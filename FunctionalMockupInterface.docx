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135892" w14:textId="06F74D20" w:rsidR="0053478F" w:rsidRPr="0098259C" w:rsidDel="00044749" w:rsidRDefault="00E13DB1">
      <w:pPr>
        <w:rPr>
          <w:del w:id="2" w:author="Bertsch Christian (CR/AEE3)" w:date="2019-10-02T10:27:00Z"/>
        </w:rPr>
      </w:pPr>
      <w:ins w:id="3" w:author="Bertsch Christian (CR/AEE3)" w:date="2019-10-02T10:30:00Z">
        <w:r w:rsidRPr="006C244A">
          <w:rPr>
            <w:noProof/>
            <w:lang w:eastAsia="en-US"/>
          </w:rPr>
          <w:drawing>
            <wp:anchor distT="0" distB="0" distL="114300" distR="114300" simplePos="0" relativeHeight="251663360" behindDoc="0" locked="0" layoutInCell="1" allowOverlap="1" wp14:anchorId="35C92C56" wp14:editId="4B2C2E61">
              <wp:simplePos x="0" y="0"/>
              <wp:positionH relativeFrom="column">
                <wp:posOffset>4192549</wp:posOffset>
              </wp:positionH>
              <wp:positionV relativeFrom="paragraph">
                <wp:posOffset>-839470</wp:posOffset>
              </wp:positionV>
              <wp:extent cx="1789430" cy="848995"/>
              <wp:effectExtent l="0" t="0" r="127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cbt2si\AppData\Local\Microsoft\Windows\INetCache\Content.Outlook\AZD9RRYF\Modelica_Associatio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9430" cy="848995"/>
                      </a:xfrm>
                      <a:prstGeom prst="rect">
                        <a:avLst/>
                      </a:prstGeom>
                      <a:noFill/>
                      <a:ln>
                        <a:noFill/>
                      </a:ln>
                    </pic:spPr>
                  </pic:pic>
                </a:graphicData>
              </a:graphic>
              <wp14:sizeRelH relativeFrom="page">
                <wp14:pctWidth>0</wp14:pctWidth>
              </wp14:sizeRelH>
              <wp14:sizeRelV relativeFrom="page">
                <wp14:pctHeight>0</wp14:pctHeight>
              </wp14:sizeRelV>
            </wp:anchor>
          </w:drawing>
        </w:r>
      </w:ins>
      <w:ins w:id="4" w:author="Bertsch Christian (CR/AEE3)" w:date="2019-10-02T10:27:00Z">
        <w:r w:rsidR="006C244A" w:rsidRPr="00044749">
          <w:rPr>
            <w:noProof/>
            <w:lang w:eastAsia="en-US"/>
          </w:rPr>
          <w:drawing>
            <wp:anchor distT="0" distB="0" distL="114300" distR="114300" simplePos="0" relativeHeight="251662336" behindDoc="0" locked="0" layoutInCell="1" allowOverlap="1" wp14:anchorId="62FDCA73" wp14:editId="0676CA7B">
              <wp:simplePos x="0" y="0"/>
              <wp:positionH relativeFrom="column">
                <wp:posOffset>-635</wp:posOffset>
              </wp:positionH>
              <wp:positionV relativeFrom="paragraph">
                <wp:posOffset>-839470</wp:posOffset>
              </wp:positionV>
              <wp:extent cx="2413048" cy="848360"/>
              <wp:effectExtent l="0" t="0" r="6350" b="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13048" cy="84836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4939B61A" w14:textId="1F792A08" w:rsidR="007C0012" w:rsidRPr="0098259C" w:rsidRDefault="007C0012">
      <w:pPr>
        <w:sectPr w:rsidR="007C0012" w:rsidRPr="0098259C" w:rsidSect="00C22B4B">
          <w:headerReference w:type="default" r:id="rId10"/>
          <w:headerReference w:type="first" r:id="rId11"/>
          <w:pgSz w:w="11906" w:h="16838" w:code="9"/>
          <w:pgMar w:top="2693" w:right="851" w:bottom="794" w:left="1361" w:header="851" w:footer="0" w:gutter="0"/>
          <w:pgNumType w:start="0"/>
          <w:cols w:space="720"/>
          <w:titlePg/>
          <w:docGrid w:linePitch="360"/>
        </w:sectPr>
        <w:pPrChange w:id="11" w:author="Bertsch Christian (CR/AEE3)" w:date="2019-10-02T10:33:00Z">
          <w:pPr>
            <w:pStyle w:val="BodyText"/>
          </w:pPr>
        </w:pPrChange>
      </w:pPr>
    </w:p>
    <w:p w14:paraId="460BCDD9" w14:textId="62A2B7B5" w:rsidR="00F27D01" w:rsidDel="006C244A" w:rsidRDefault="00F27D01">
      <w:pPr>
        <w:rPr>
          <w:del w:id="12" w:author="Bertsch Christian (CR/AEE3)" w:date="2019-10-02T10:27:00Z"/>
          <w:rStyle w:val="SubtleReference"/>
        </w:rPr>
        <w:pPrChange w:id="13" w:author="Bertsch Christian (CR/AEE3)" w:date="2019-10-02T10:33:00Z">
          <w:pPr>
            <w:pStyle w:val="Titlefrontpage"/>
            <w:jc w:val="left"/>
          </w:pPr>
        </w:pPrChange>
      </w:pPr>
    </w:p>
    <w:p w14:paraId="176E7798" w14:textId="03EEB7B9" w:rsidR="006C244A" w:rsidRDefault="006C244A">
      <w:pPr>
        <w:rPr>
          <w:ins w:id="14" w:author="Bertsch Christian (CR/AEE3)" w:date="2019-10-02T10:33:00Z"/>
          <w:rStyle w:val="SubtleReference"/>
        </w:rPr>
        <w:pPrChange w:id="15" w:author="Bertsch Christian (CR/AEE3)" w:date="2019-10-02T10:33:00Z">
          <w:pPr>
            <w:pStyle w:val="Titlefrontpage"/>
            <w:jc w:val="left"/>
          </w:pPr>
        </w:pPrChange>
      </w:pPr>
    </w:p>
    <w:p w14:paraId="780ADBD7" w14:textId="77777777" w:rsidR="006C244A" w:rsidRPr="006C244A" w:rsidRDefault="006C244A">
      <w:pPr>
        <w:rPr>
          <w:ins w:id="16" w:author="Bertsch Christian (CR/AEE3)" w:date="2019-10-02T10:33:00Z"/>
          <w:rStyle w:val="SubtleReference"/>
          <w:rPrChange w:id="17" w:author="Bertsch Christian (CR/AEE3)" w:date="2019-10-02T10:33:00Z">
            <w:rPr>
              <w:ins w:id="18" w:author="Bertsch Christian (CR/AEE3)" w:date="2019-10-02T10:33:00Z"/>
              <w:szCs w:val="32"/>
            </w:rPr>
          </w:rPrChange>
        </w:rPr>
        <w:pPrChange w:id="19" w:author="Bertsch Christian (CR/AEE3)" w:date="2019-10-02T10:33:00Z">
          <w:pPr>
            <w:pStyle w:val="Titlefrontpage"/>
            <w:jc w:val="left"/>
          </w:pPr>
        </w:pPrChange>
      </w:pPr>
    </w:p>
    <w:p w14:paraId="021760A5" w14:textId="53D4D42B" w:rsidR="006C244A" w:rsidRDefault="006C244A" w:rsidP="00471821">
      <w:pPr>
        <w:pStyle w:val="Titlefrontpage"/>
        <w:jc w:val="left"/>
        <w:rPr>
          <w:ins w:id="20" w:author="Bertsch Christian (CR/AEE3)" w:date="2019-10-02T10:34:00Z"/>
          <w:szCs w:val="32"/>
        </w:rPr>
      </w:pPr>
    </w:p>
    <w:p w14:paraId="26DC4ABE" w14:textId="254569DF" w:rsidR="006C244A" w:rsidRDefault="006C244A" w:rsidP="00471821">
      <w:pPr>
        <w:pStyle w:val="Titlefrontpage"/>
        <w:jc w:val="left"/>
        <w:rPr>
          <w:ins w:id="21" w:author="Bertsch Christian (CR/AEE3)" w:date="2019-10-02T10:34:00Z"/>
          <w:szCs w:val="32"/>
        </w:rPr>
      </w:pPr>
    </w:p>
    <w:p w14:paraId="72FB4B34" w14:textId="77777777" w:rsidR="006C244A" w:rsidRDefault="006C244A" w:rsidP="00471821">
      <w:pPr>
        <w:pStyle w:val="Titlefrontpage"/>
        <w:jc w:val="left"/>
        <w:rPr>
          <w:ins w:id="22" w:author="Bertsch Christian (CR/AEE3)" w:date="2019-10-02T10:32:00Z"/>
          <w:szCs w:val="32"/>
        </w:rPr>
      </w:pPr>
    </w:p>
    <w:p w14:paraId="4DE4E5D5" w14:textId="413CFB06" w:rsidR="00F27D01" w:rsidDel="006C244A" w:rsidRDefault="00F27D01" w:rsidP="00471821">
      <w:pPr>
        <w:pStyle w:val="Titlefrontpage"/>
        <w:jc w:val="left"/>
        <w:rPr>
          <w:del w:id="23" w:author="Bertsch Christian (CR/AEE3)" w:date="2019-10-02T10:33:00Z"/>
          <w:szCs w:val="32"/>
        </w:rPr>
      </w:pPr>
    </w:p>
    <w:p w14:paraId="6151FAB6" w14:textId="77777777" w:rsidR="0053478F" w:rsidRPr="0098259C" w:rsidRDefault="00332E07">
      <w:pPr>
        <w:pStyle w:val="Titlefrontpage"/>
        <w:jc w:val="center"/>
        <w:rPr>
          <w:szCs w:val="32"/>
        </w:rPr>
        <w:pPrChange w:id="24" w:author="Bertsch Christian (CR/AEE3)" w:date="2019-10-02T10:27:00Z">
          <w:pPr>
            <w:pStyle w:val="Titlefrontpage"/>
            <w:jc w:val="left"/>
          </w:pPr>
        </w:pPrChange>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476AFF9D" w:rsidR="009314E5" w:rsidRDefault="009314E5" w:rsidP="0053478F">
      <w:pPr>
        <w:pStyle w:val="Titlefrontpage"/>
        <w:rPr>
          <w:ins w:id="25" w:author="Bertsch Christian (CR/AEE3)" w:date="2019-10-02T10:32:00Z"/>
        </w:rPr>
      </w:pPr>
    </w:p>
    <w:p w14:paraId="6EDCFF87" w14:textId="47039C19" w:rsidR="006C244A" w:rsidRDefault="006C244A" w:rsidP="0053478F">
      <w:pPr>
        <w:pStyle w:val="Titlefrontpage"/>
        <w:rPr>
          <w:ins w:id="26" w:author="Bertsch Christian (CR/AEE3)" w:date="2019-10-02T10:32:00Z"/>
        </w:rPr>
      </w:pPr>
    </w:p>
    <w:p w14:paraId="7088485D" w14:textId="77777777" w:rsidR="006C244A" w:rsidRDefault="006C244A" w:rsidP="0053478F">
      <w:pPr>
        <w:pStyle w:val="Titlefrontpage"/>
        <w:rPr>
          <w:ins w:id="27" w:author="Bertsch Christian (CR/AEE3)" w:date="2019-10-02T10:32:00Z"/>
        </w:rPr>
      </w:pPr>
    </w:p>
    <w:p w14:paraId="3B4CD784" w14:textId="77777777" w:rsidR="006C244A" w:rsidRPr="0098259C" w:rsidRDefault="006C244A" w:rsidP="0053478F">
      <w:pPr>
        <w:pStyle w:val="Titlefrontpage"/>
      </w:pPr>
    </w:p>
    <w:p w14:paraId="663F0848" w14:textId="493CB916"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ins w:id="28" w:author="Bertsch Christian (CR/AEE3)" w:date="2019-09-06T11:23:00Z">
        <w:r w:rsidR="00C60628">
          <w:rPr>
            <w:sz w:val="24"/>
          </w:rPr>
          <w:t>.1</w:t>
        </w:r>
      </w:ins>
    </w:p>
    <w:p w14:paraId="1B2D96DD" w14:textId="7FEA55F8" w:rsidR="0084747C" w:rsidRDefault="00D0034A" w:rsidP="00D0034A">
      <w:pPr>
        <w:pStyle w:val="Subtitlefrontpage"/>
        <w:tabs>
          <w:tab w:val="left" w:pos="3060"/>
        </w:tabs>
        <w:rPr>
          <w:sz w:val="24"/>
        </w:rPr>
      </w:pPr>
      <w:r w:rsidRPr="00AE2A4F">
        <w:rPr>
          <w:sz w:val="24"/>
        </w:rPr>
        <w:tab/>
      </w:r>
      <w:del w:id="29" w:author="Bertsch Christian (CR/AEE3)" w:date="2019-09-24T22:41:00Z">
        <w:r w:rsidR="00683EB8" w:rsidDel="00054FCF">
          <w:rPr>
            <w:sz w:val="24"/>
          </w:rPr>
          <w:delText>July</w:delText>
        </w:r>
        <w:r w:rsidR="00C42CEF" w:rsidDel="00054FCF">
          <w:rPr>
            <w:sz w:val="24"/>
          </w:rPr>
          <w:delText xml:space="preserve"> </w:delText>
        </w:r>
      </w:del>
      <w:del w:id="30" w:author="Bertsch Christian (CR/AEE3)" w:date="2019-09-06T11:23:00Z">
        <w:r w:rsidR="002B1DE3">
          <w:rPr>
            <w:sz w:val="24"/>
          </w:rPr>
          <w:delText>25</w:delText>
        </w:r>
        <w:r w:rsidR="005B682A">
          <w:rPr>
            <w:sz w:val="24"/>
          </w:rPr>
          <w:delText xml:space="preserve">, </w:delText>
        </w:r>
        <w:r w:rsidRPr="00AE2A4F">
          <w:rPr>
            <w:sz w:val="24"/>
          </w:rPr>
          <w:delText>201</w:delText>
        </w:r>
        <w:r w:rsidR="005B682A">
          <w:rPr>
            <w:sz w:val="24"/>
          </w:rPr>
          <w:delText>4</w:delText>
        </w:r>
      </w:del>
      <w:ins w:id="31" w:author="Bertsch Christian (CR/AEE3)" w:date="2019-09-24T22:41:00Z">
        <w:r w:rsidR="00054FCF">
          <w:rPr>
            <w:sz w:val="24"/>
          </w:rPr>
          <w:t>October 2</w:t>
        </w:r>
        <w:r w:rsidR="00054FCF" w:rsidRPr="00054FCF">
          <w:rPr>
            <w:sz w:val="24"/>
            <w:vertAlign w:val="superscript"/>
            <w:rPrChange w:id="32" w:author="Bertsch Christian (CR/AEE3)" w:date="2019-09-24T22:41:00Z">
              <w:rPr>
                <w:sz w:val="24"/>
              </w:rPr>
            </w:rPrChange>
          </w:rPr>
          <w:t>nd</w:t>
        </w:r>
      </w:ins>
      <w:ins w:id="33" w:author="Bertsch Christian (CR/AEE3)" w:date="2019-09-06T11:23:00Z">
        <w:r w:rsidR="005B682A">
          <w:rPr>
            <w:sz w:val="24"/>
          </w:rPr>
          <w:t xml:space="preserve"> </w:t>
        </w:r>
        <w:r w:rsidRPr="00AE2A4F">
          <w:rPr>
            <w:sz w:val="24"/>
          </w:rPr>
          <w:t>201</w:t>
        </w:r>
        <w:r w:rsidR="00C60628">
          <w:rPr>
            <w:sz w:val="24"/>
          </w:rPr>
          <w:t>9</w:t>
        </w:r>
      </w:ins>
    </w:p>
    <w:p w14:paraId="3F01548F" w14:textId="7FD114C8" w:rsidR="00247AA6" w:rsidRDefault="00C01C3E" w:rsidP="00247AA6">
      <w:pPr>
        <w:pStyle w:val="NormalWeb"/>
        <w:spacing w:before="0" w:beforeAutospacing="0" w:after="0" w:afterAutospacing="0"/>
        <w:rPr>
          <w:ins w:id="34" w:author="Bertsch Christian (CR/AEE3)" w:date="2019-10-02T10:32:00Z"/>
          <w:b/>
          <w:sz w:val="24"/>
        </w:rPr>
      </w:pPr>
      <w:r>
        <w:rPr>
          <w:b/>
          <w:sz w:val="24"/>
        </w:rPr>
        <w:br/>
      </w:r>
    </w:p>
    <w:p w14:paraId="13173F1C" w14:textId="7DDCD1C9" w:rsidR="006C244A" w:rsidRDefault="006C244A" w:rsidP="00247AA6">
      <w:pPr>
        <w:pStyle w:val="NormalWeb"/>
        <w:spacing w:before="0" w:beforeAutospacing="0" w:after="0" w:afterAutospacing="0"/>
        <w:rPr>
          <w:ins w:id="35" w:author="Bertsch Christian (CR/AEE3)" w:date="2019-10-02T10:32:00Z"/>
          <w:b/>
          <w:sz w:val="24"/>
        </w:rPr>
      </w:pPr>
    </w:p>
    <w:p w14:paraId="1B690A34" w14:textId="77777777" w:rsidR="006C244A" w:rsidRDefault="006C244A" w:rsidP="00247AA6">
      <w:pPr>
        <w:pStyle w:val="NormalWeb"/>
        <w:spacing w:before="0" w:beforeAutospacing="0" w:after="0" w:afterAutospacing="0"/>
        <w:rPr>
          <w:b/>
          <w:sz w:val="24"/>
        </w:rPr>
      </w:pPr>
    </w:p>
    <w:p w14:paraId="3115B53C" w14:textId="592DAE68" w:rsidR="00247AA6" w:rsidRPr="00A75A80" w:rsidRDefault="00247AA6" w:rsidP="00247AA6">
      <w:pPr>
        <w:pStyle w:val="NormalWeb"/>
        <w:spacing w:before="0" w:beforeAutospacing="0" w:after="0" w:afterAutospacing="0"/>
        <w:rPr>
          <w:szCs w:val="20"/>
        </w:rPr>
      </w:pPr>
      <w:r w:rsidRPr="00A75A80">
        <w:rPr>
          <w:szCs w:val="20"/>
        </w:rPr>
        <w:t>This document defines the Functional Mock-up Interface (FMI), version 2.0.</w:t>
      </w:r>
      <w:ins w:id="36" w:author="Bertsch Christian (CR/AEE3)" w:date="2019-09-25T07:55:00Z">
        <w:r w:rsidR="00FD58BF">
          <w:rPr>
            <w:szCs w:val="20"/>
          </w:rPr>
          <w:t>1.</w:t>
        </w:r>
      </w:ins>
      <w:r w:rsidRPr="00A75A80">
        <w:rPr>
          <w:szCs w:val="20"/>
        </w:rPr>
        <w:t xml:space="preserve"> </w:t>
      </w:r>
      <w:ins w:id="37" w:author="Bertsch Christian (CR/AEE3)" w:date="2019-09-25T07:56:00Z">
        <w:r w:rsidR="00FD58BF">
          <w:rPr>
            <w:szCs w:val="20"/>
          </w:rPr>
          <w:t xml:space="preserve">This is a maintenance </w:t>
        </w:r>
      </w:ins>
      <w:ins w:id="38" w:author="Bertsch Christian (CR/AEE3)" w:date="2019-09-25T07:57:00Z">
        <w:r w:rsidR="00FD58BF">
          <w:rPr>
            <w:szCs w:val="20"/>
          </w:rPr>
          <w:t xml:space="preserve">release with no new features compared to FMI 2.0. </w:t>
        </w:r>
      </w:ins>
      <w:r w:rsidRPr="00A75A80">
        <w:rPr>
          <w:szCs w:val="20"/>
        </w:rPr>
        <w:t xml:space="preserve">FMI is a </w:t>
      </w:r>
      <w:r w:rsidR="005D1624">
        <w:rPr>
          <w:szCs w:val="20"/>
        </w:rPr>
        <w:t>tool</w:t>
      </w:r>
      <w:ins w:id="39" w:author="Bertsch Christian (CR/AEE3)" w:date="2019-09-06T11:23:00Z">
        <w:r w:rsidR="005D1624">
          <w:rPr>
            <w:szCs w:val="20"/>
          </w:rPr>
          <w:t>-</w:t>
        </w:r>
      </w:ins>
      <w:r w:rsidR="005D1624">
        <w:rPr>
          <w:szCs w:val="20"/>
        </w:rPr>
        <w:t>independent</w:t>
      </w:r>
      <w:r w:rsidRPr="00A75A80">
        <w:rPr>
          <w:szCs w:val="20"/>
        </w:rPr>
        <w:t xml:space="preserve"> standard to support both model exchange and co-simulation of dynamic models using a combination of </w:t>
      </w:r>
      <w:del w:id="40" w:author="Bertsch Christian (CR/AEE3)" w:date="2019-09-06T11:23:00Z">
        <w:r w:rsidRPr="00A75A80">
          <w:rPr>
            <w:szCs w:val="20"/>
          </w:rPr>
          <w:delText>xml-files</w:delText>
        </w:r>
      </w:del>
      <w:ins w:id="41" w:author="Bertsch Christian (CR/AEE3)" w:date="2019-09-06T11:23:00Z">
        <w:r w:rsidR="00B8417F">
          <w:rPr>
            <w:szCs w:val="20"/>
          </w:rPr>
          <w:t>XML</w:t>
        </w:r>
      </w:ins>
      <w:ins w:id="42" w:author="Bertsch Christian (CR/AEE3)" w:date="2019-09-23T17:41:00Z">
        <w:r w:rsidR="00C42950">
          <w:rPr>
            <w:szCs w:val="20"/>
          </w:rPr>
          <w:t xml:space="preserve"> </w:t>
        </w:r>
      </w:ins>
      <w:ins w:id="43" w:author="Bertsch Christian (CR/AEE3)" w:date="2019-09-06T11:23:00Z">
        <w:r w:rsidRPr="00A75A80">
          <w:rPr>
            <w:szCs w:val="20"/>
          </w:rPr>
          <w:t>files</w:t>
        </w:r>
      </w:ins>
      <w:r w:rsidRPr="00A75A80">
        <w:rPr>
          <w:szCs w:val="20"/>
        </w:rPr>
        <w:t xml:space="preserve"> and C</w:t>
      </w:r>
      <w:r w:rsidR="007F616C">
        <w:rPr>
          <w:szCs w:val="20"/>
        </w:rPr>
        <w:t xml:space="preserve"> </w:t>
      </w:r>
      <w:del w:id="44" w:author="Bertsch Christian (CR/AEE3)" w:date="2019-09-06T11:23:00Z">
        <w:r w:rsidRPr="00A75A80">
          <w:rPr>
            <w:szCs w:val="20"/>
          </w:rPr>
          <w:delText>-</w:delText>
        </w:r>
      </w:del>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ins w:id="45" w:author="Bertsch Christian (CR/AEE3)" w:date="2019-09-25T07:58:00Z">
        <w:r w:rsidR="00FD58BF">
          <w:rPr>
            <w:szCs w:val="20"/>
          </w:rPr>
          <w:t>many</w:t>
        </w:r>
      </w:ins>
      <w:del w:id="46" w:author="Bertsch Christian (CR/AEE3)" w:date="2019-09-25T07:58:00Z">
        <w:r w:rsidRPr="006F0075" w:rsidDel="00FD58BF">
          <w:rPr>
            <w:szCs w:val="20"/>
          </w:rPr>
          <w:delText>16</w:delText>
        </w:r>
      </w:del>
      <w:r w:rsidRPr="006F0075">
        <w:rPr>
          <w:szCs w:val="20"/>
        </w:rPr>
        <w:t xml:space="preserve"> companies and research institutes</w:t>
      </w:r>
      <w:r w:rsidRPr="00A75A80">
        <w:rPr>
          <w:szCs w:val="20"/>
        </w:rPr>
        <w:t xml:space="preserve">. FMI </w:t>
      </w:r>
      <w:ins w:id="47" w:author="Bertsch Christian (CR/AEE3)" w:date="2019-09-25T07:58:00Z">
        <w:r w:rsidR="00FD58BF">
          <w:rPr>
            <w:szCs w:val="20"/>
          </w:rPr>
          <w:t>2</w:t>
        </w:r>
      </w:ins>
      <w:del w:id="48" w:author="Bertsch Christian (CR/AEE3)" w:date="2019-09-25T07:58:00Z">
        <w:r w:rsidRPr="00A75A80" w:rsidDel="00FD58BF">
          <w:rPr>
            <w:szCs w:val="20"/>
          </w:rPr>
          <w:delText>1</w:delText>
        </w:r>
      </w:del>
      <w:r w:rsidRPr="00A75A80">
        <w:rPr>
          <w:szCs w:val="20"/>
        </w:rPr>
        <w:t xml:space="preserve">.0 is supported by </w:t>
      </w:r>
      <w:r w:rsidRPr="006F0075">
        <w:rPr>
          <w:szCs w:val="20"/>
        </w:rPr>
        <w:t xml:space="preserve">over </w:t>
      </w:r>
      <w:ins w:id="49" w:author="Bertsch Christian (CR/AEE3)" w:date="2019-09-25T07:59:00Z">
        <w:r w:rsidR="00FD58BF">
          <w:rPr>
            <w:szCs w:val="20"/>
          </w:rPr>
          <w:t>100</w:t>
        </w:r>
      </w:ins>
      <w:del w:id="50" w:author="Bertsch Christian (CR/AEE3)" w:date="2019-09-25T07:59:00Z">
        <w:r w:rsidR="00C07CA5" w:rsidDel="00FD58BF">
          <w:rPr>
            <w:szCs w:val="20"/>
          </w:rPr>
          <w:delText>4</w:delText>
        </w:r>
        <w:r w:rsidRPr="006F0075" w:rsidDel="00FD58BF">
          <w:rPr>
            <w:szCs w:val="20"/>
          </w:rPr>
          <w:delText>5</w:delText>
        </w:r>
      </w:del>
      <w:r w:rsidRPr="006F0075">
        <w:rPr>
          <w:szCs w:val="20"/>
        </w:rPr>
        <w:t xml:space="preserve"> tools</w:t>
      </w:r>
      <w:r w:rsidRPr="00A75A80">
        <w:rPr>
          <w:szCs w:val="20"/>
        </w:rPr>
        <w:t xml:space="preserve"> and is used by automotive and non-automotive organizations throughout Europe, Asia and North America.</w:t>
      </w:r>
    </w:p>
    <w:p w14:paraId="28D69CFC" w14:textId="284761CD" w:rsidR="00247AA6" w:rsidRPr="00A75A80" w:rsidRDefault="00C42950" w:rsidP="00247AA6">
      <w:pPr>
        <w:pStyle w:val="NormalWeb"/>
        <w:rPr>
          <w:szCs w:val="20"/>
        </w:rPr>
      </w:pPr>
      <w:ins w:id="51" w:author="Bertsch Christian (CR/AEE3)" w:date="2019-09-23T17:41:00Z">
        <w:r>
          <w:rPr>
            <w:szCs w:val="20"/>
          </w:rPr>
          <w:t>T</w:t>
        </w:r>
      </w:ins>
      <w:del w:id="52" w:author="Bertsch Christian (CR/AEE3)" w:date="2019-09-23T17:41:00Z">
        <w:r w:rsidR="00247AA6" w:rsidRPr="00A75A80" w:rsidDel="00C42950">
          <w:rPr>
            <w:szCs w:val="20"/>
          </w:rPr>
          <w:delText>On</w:delText>
        </w:r>
        <w:r w:rsidR="00B96AA8" w:rsidDel="00C42950">
          <w:rPr>
            <w:szCs w:val="20"/>
          </w:rPr>
          <w:delText xml:space="preserve"> t</w:delText>
        </w:r>
      </w:del>
      <w:r w:rsidR="00247AA6" w:rsidRPr="00A75A80">
        <w:rPr>
          <w:szCs w:val="20"/>
        </w:rPr>
        <w:t xml:space="preserve">he </w:t>
      </w:r>
      <w:del w:id="53" w:author="Bertsch Christian (CR/AEE3)" w:date="2019-09-06T11:23:00Z">
        <w:r w:rsidR="00247AA6" w:rsidRPr="006F0075">
          <w:rPr>
            <w:szCs w:val="20"/>
          </w:rPr>
          <w:delText>Downloads</w:delText>
        </w:r>
      </w:del>
      <w:ins w:id="54" w:author="Bertsch Christian (CR/AEE3)" w:date="2019-09-06T11:23:00Z">
        <w:r w:rsidR="00C72DAC">
          <w:rPr>
            <w:szCs w:val="20"/>
          </w:rPr>
          <w:t>d</w:t>
        </w:r>
        <w:r w:rsidR="00247AA6" w:rsidRPr="006F0075">
          <w:rPr>
            <w:szCs w:val="20"/>
          </w:rPr>
          <w:t>ownloads</w:t>
        </w:r>
      </w:ins>
      <w:r w:rsidR="00247AA6" w:rsidRPr="00A75A80">
        <w:rPr>
          <w:szCs w:val="20"/>
        </w:rPr>
        <w:t xml:space="preserve"> page</w:t>
      </w:r>
      <w:r w:rsidR="006F0075">
        <w:rPr>
          <w:szCs w:val="20"/>
        </w:rPr>
        <w:t xml:space="preserve"> (</w:t>
      </w:r>
      <w:hyperlink r:id="rId12" w:history="1">
        <w:r w:rsidR="00C60628" w:rsidRPr="00C60628">
          <w:rPr>
            <w:rStyle w:val="Hyperlink"/>
            <w:szCs w:val="20"/>
          </w:rPr>
          <w:t>https://fmi-standard.org/downloads</w:t>
        </w:r>
      </w:hyperlink>
      <w:del w:id="55" w:author="Bertsch Christian (CR/AEE3)" w:date="2019-09-06T11:23:00Z">
        <w:r w:rsidR="006F0075">
          <w:rPr>
            <w:szCs w:val="20"/>
          </w:rPr>
          <w:delText>)</w:delText>
        </w:r>
        <w:r w:rsidR="00247AA6" w:rsidRPr="00A75A80">
          <w:rPr>
            <w:szCs w:val="20"/>
          </w:rPr>
          <w:delText>,</w:delText>
        </w:r>
      </w:del>
      <w:ins w:id="56" w:author="Bertsch Christian (CR/AEE3)" w:date="2019-09-06T11:23:00Z">
        <w:r w:rsidR="00C60628">
          <w:rPr>
            <w:rStyle w:val="Hyperlink"/>
            <w:szCs w:val="20"/>
          </w:rPr>
          <w:t>/</w:t>
        </w:r>
        <w:r w:rsidR="006F0075">
          <w:rPr>
            <w:szCs w:val="20"/>
          </w:rPr>
          <w:t>)</w:t>
        </w:r>
        <w:r w:rsidR="00B15947">
          <w:rPr>
            <w:szCs w:val="20"/>
          </w:rPr>
          <w:t xml:space="preserve"> provides</w:t>
        </w:r>
      </w:ins>
      <w:r w:rsidR="00247AA6" w:rsidRPr="00A75A80">
        <w:rPr>
          <w:szCs w:val="20"/>
        </w:rPr>
        <w:t xml:space="preserve"> this specification, as well as supporting C</w:t>
      </w:r>
      <w:r w:rsidR="00CF3ADA">
        <w:rPr>
          <w:szCs w:val="20"/>
        </w:rPr>
        <w:t xml:space="preserve"> </w:t>
      </w:r>
      <w:del w:id="57" w:author="Bertsch Christian (CR/AEE3)" w:date="2019-09-06T11:23:00Z">
        <w:r w:rsidR="00247AA6" w:rsidRPr="00A75A80">
          <w:rPr>
            <w:szCs w:val="20"/>
          </w:rPr>
          <w:delText>-</w:delText>
        </w:r>
      </w:del>
      <w:r w:rsidR="00247AA6" w:rsidRPr="00A75A80">
        <w:rPr>
          <w:szCs w:val="20"/>
        </w:rPr>
        <w:t xml:space="preserve">header and </w:t>
      </w:r>
      <w:del w:id="58" w:author="Bertsch Christian (CR/AEE3)" w:date="2019-09-06T11:23:00Z">
        <w:r w:rsidR="00247AA6" w:rsidRPr="00A75A80">
          <w:rPr>
            <w:szCs w:val="20"/>
          </w:rPr>
          <w:delText>xml</w:delText>
        </w:r>
      </w:del>
      <w:ins w:id="59" w:author="Bertsch Christian (CR/AEE3)" w:date="2019-09-06T11:23:00Z">
        <w:r w:rsidR="00CF3ADA">
          <w:rPr>
            <w:szCs w:val="20"/>
          </w:rPr>
          <w:t>XML</w:t>
        </w:r>
      </w:ins>
      <w:r w:rsidR="00CF3ADA" w:rsidRPr="00A75A80">
        <w:rPr>
          <w:szCs w:val="20"/>
        </w:rPr>
        <w:t xml:space="preserve"> </w:t>
      </w:r>
      <w:r w:rsidR="00247AA6" w:rsidRPr="00A75A80">
        <w:rPr>
          <w:szCs w:val="20"/>
        </w:rPr>
        <w:t>schema files</w:t>
      </w:r>
      <w:del w:id="60" w:author="Bertsch Christian (CR/AEE3)" w:date="2019-09-06T11:23:00Z">
        <w:r w:rsidR="00247AA6" w:rsidRPr="00A75A80">
          <w:rPr>
            <w:szCs w:val="20"/>
          </w:rPr>
          <w:delText>,</w:delText>
        </w:r>
      </w:del>
      <w:r w:rsidR="00247AA6" w:rsidRPr="00A75A80">
        <w:rPr>
          <w:szCs w:val="20"/>
        </w:rPr>
        <w:t xml:space="preserve"> and an FMI compliance checker</w:t>
      </w:r>
      <w:del w:id="61" w:author="Bertsch Christian (CR/AEE3)" w:date="2019-09-06T11:23:00Z">
        <w:r w:rsidR="00126C04">
          <w:rPr>
            <w:szCs w:val="20"/>
          </w:rPr>
          <w:delText xml:space="preserve"> is</w:delText>
        </w:r>
        <w:r w:rsidR="00247AA6" w:rsidRPr="00A75A80">
          <w:rPr>
            <w:szCs w:val="20"/>
          </w:rPr>
          <w:delText xml:space="preserve"> provided</w:delText>
        </w:r>
      </w:del>
      <w:r w:rsidR="00247AA6" w:rsidRPr="00A75A80">
        <w:rPr>
          <w:szCs w:val="20"/>
        </w:rPr>
        <w:t>.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ins w:id="62" w:author="Bertsch Christian (CR/AEE3)" w:date="2019-09-06T11:23:00Z">
        <w:r w:rsidR="00B15947">
          <w:rPr>
            <w:szCs w:val="20"/>
          </w:rPr>
          <w:t>(Functional Mock-</w:t>
        </w:r>
        <w:r w:rsidR="00B8417F">
          <w:rPr>
            <w:szCs w:val="20"/>
          </w:rPr>
          <w:t>u</w:t>
        </w:r>
        <w:r w:rsidR="00B15947">
          <w:rPr>
            <w:szCs w:val="20"/>
          </w:rPr>
          <w:t xml:space="preserve">p Units) </w:t>
        </w:r>
      </w:ins>
      <w:r w:rsidR="006F0075">
        <w:rPr>
          <w:szCs w:val="20"/>
        </w:rPr>
        <w:t>are appropriately handled by a tool.</w:t>
      </w:r>
    </w:p>
    <w:p w14:paraId="4C512F63" w14:textId="7AFE3DB9" w:rsidR="00247AA6" w:rsidRPr="00A75A80" w:rsidRDefault="00247AA6" w:rsidP="00247AA6">
      <w:pPr>
        <w:pStyle w:val="NormalWeb"/>
        <w:rPr>
          <w:sz w:val="22"/>
          <w:szCs w:val="22"/>
        </w:rPr>
      </w:pPr>
      <w:r w:rsidRPr="00A75A80">
        <w:rPr>
          <w:szCs w:val="20"/>
        </w:rPr>
        <w:t xml:space="preserve">Contact the FMI development group at </w:t>
      </w:r>
      <w:hyperlink r:id="rId13"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63" w:name="_Toc215371355"/>
      <w:bookmarkStart w:id="64" w:name="_Toc217788014"/>
      <w:r w:rsidR="00882F43" w:rsidRPr="0098259C">
        <w:lastRenderedPageBreak/>
        <w:t>History</w:t>
      </w:r>
      <w:bookmarkEnd w:id="63"/>
      <w:bookmarkEnd w:id="64"/>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EA73BA">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EA73BA">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EA73BA">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EA73BA">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EA73BA" w:rsidRPr="0098259C" w14:paraId="20339750" w14:textId="77777777" w:rsidTr="00EA73BA">
        <w:trPr>
          <w:ins w:id="65" w:author="Bertsch Christian (CR/AEE3)" w:date="2019-10-01T16:45:00Z"/>
        </w:trPr>
        <w:tc>
          <w:tcPr>
            <w:tcW w:w="1560" w:type="dxa"/>
          </w:tcPr>
          <w:p w14:paraId="6D1FF4AA" w14:textId="1BDA13DC" w:rsidR="00EA73BA" w:rsidRDefault="00EA73BA" w:rsidP="00907F9F">
            <w:pPr>
              <w:pStyle w:val="tablecontents"/>
              <w:rPr>
                <w:ins w:id="66" w:author="Bertsch Christian (CR/AEE3)" w:date="2019-10-01T16:45:00Z"/>
              </w:rPr>
            </w:pPr>
            <w:ins w:id="67" w:author="Bertsch Christian (CR/AEE3)" w:date="2019-10-01T16:46:00Z">
              <w:r>
                <w:t>2.0.1</w:t>
              </w:r>
            </w:ins>
          </w:p>
        </w:tc>
        <w:tc>
          <w:tcPr>
            <w:tcW w:w="1212" w:type="dxa"/>
          </w:tcPr>
          <w:p w14:paraId="7DFA07B4" w14:textId="5E2BD21C" w:rsidR="00EA73BA" w:rsidRDefault="00EA73BA">
            <w:pPr>
              <w:pStyle w:val="tablecontents"/>
              <w:rPr>
                <w:ins w:id="68" w:author="Bertsch Christian (CR/AEE3)" w:date="2019-10-01T16:45:00Z"/>
              </w:rPr>
            </w:pPr>
            <w:ins w:id="69" w:author="Bertsch Christian (CR/AEE3)" w:date="2019-10-01T16:46:00Z">
              <w:r>
                <w:t>2019-10-02</w:t>
              </w:r>
            </w:ins>
          </w:p>
        </w:tc>
        <w:tc>
          <w:tcPr>
            <w:tcW w:w="6768" w:type="dxa"/>
          </w:tcPr>
          <w:p w14:paraId="7C067E98" w14:textId="455CBF6D" w:rsidR="00EA73BA" w:rsidRDefault="00EA73BA">
            <w:pPr>
              <w:pStyle w:val="tablecontents"/>
              <w:rPr>
                <w:ins w:id="70" w:author="Bertsch Christian (CR/AEE3)" w:date="2019-10-01T16:45:00Z"/>
              </w:rPr>
            </w:pPr>
            <w:ins w:id="71" w:author="Bertsch Christian (CR/AEE3)" w:date="2019-10-01T16:46:00Z">
              <w:r>
                <w:t>Bugfix/maintenance release of FMI for Model Exchange and Co-Simulation 2.0</w:t>
              </w:r>
            </w:ins>
          </w:p>
        </w:tc>
      </w:tr>
    </w:tbl>
    <w:p w14:paraId="688BC042" w14:textId="77777777" w:rsidR="00471821" w:rsidRPr="000D2C95" w:rsidRDefault="00471821" w:rsidP="00E04F7A">
      <w:pPr>
        <w:rPr>
          <w:szCs w:val="20"/>
        </w:rPr>
      </w:pPr>
    </w:p>
    <w:p w14:paraId="545B9A10" w14:textId="40CC4003" w:rsidR="000D2C95" w:rsidRDefault="000D2C95" w:rsidP="000D2C95">
      <w:pPr>
        <w:pStyle w:val="Subtitlefrontpage"/>
        <w:tabs>
          <w:tab w:val="left" w:pos="3060"/>
        </w:tabs>
        <w:jc w:val="left"/>
        <w:rPr>
          <w:ins w:id="72" w:author="Bertsch Christian (CR/AEE3)" w:date="2019-10-01T16:46:00Z"/>
          <w:sz w:val="20"/>
        </w:rPr>
      </w:pPr>
      <w:r w:rsidRPr="000D2C95">
        <w:rPr>
          <w:sz w:val="20"/>
        </w:rPr>
        <w:t xml:space="preserve">Please, report issues that you find with this specification to the public FMI issue tracking system: </w:t>
      </w:r>
    </w:p>
    <w:p w14:paraId="74CAF47F" w14:textId="77777777" w:rsidR="00EA73BA" w:rsidRDefault="00EA73BA" w:rsidP="00EA73BA">
      <w:pPr>
        <w:pStyle w:val="PlainText"/>
        <w:rPr>
          <w:ins w:id="73" w:author="Bertsch Christian (CR/AEE3)" w:date="2019-10-01T16:46:00Z"/>
        </w:rPr>
      </w:pPr>
      <w:ins w:id="74" w:author="Bertsch Christian (CR/AEE3)" w:date="2019-10-01T16:46:00Z">
        <w:r>
          <w:fldChar w:fldCharType="begin"/>
        </w:r>
        <w:r>
          <w:instrText xml:space="preserve"> HYPERLINK "https://github.com/modelica/fmi-standard/issues/" </w:instrText>
        </w:r>
        <w:r>
          <w:fldChar w:fldCharType="separate"/>
        </w:r>
        <w:r>
          <w:rPr>
            <w:rStyle w:val="Hyperlink"/>
          </w:rPr>
          <w:t>https://github.com/modelica/fmi-standard/issues/</w:t>
        </w:r>
        <w:r>
          <w:fldChar w:fldCharType="end"/>
        </w:r>
      </w:ins>
    </w:p>
    <w:p w14:paraId="76C08F53" w14:textId="77777777" w:rsidR="00EA73BA" w:rsidRPr="000D2C95" w:rsidRDefault="00EA73BA" w:rsidP="000D2C95">
      <w:pPr>
        <w:pStyle w:val="Subtitlefrontpage"/>
        <w:tabs>
          <w:tab w:val="left" w:pos="3060"/>
        </w:tabs>
        <w:jc w:val="left"/>
        <w:rPr>
          <w:rStyle w:val="Hyperlink"/>
          <w:sz w:val="20"/>
        </w:rPr>
      </w:pPr>
    </w:p>
    <w:p w14:paraId="59323BD7" w14:textId="77777777" w:rsidR="00471821" w:rsidRPr="0098259C" w:rsidRDefault="00471821" w:rsidP="00471821">
      <w:pPr>
        <w:pStyle w:val="BodyText"/>
      </w:pPr>
    </w:p>
    <w:p w14:paraId="772E93C0" w14:textId="458C4FA1" w:rsidR="00AC10E5" w:rsidRDefault="00AC10E5">
      <w:pPr>
        <w:pStyle w:val="Heading1"/>
        <w:numPr>
          <w:ilvl w:val="0"/>
          <w:numId w:val="0"/>
        </w:numPr>
        <w:pPrChange w:id="75" w:author="Bertsch Christian (CR/AEE3)" w:date="2019-09-25T07:54:00Z">
          <w:pPr>
            <w:spacing w:line="240" w:lineRule="auto"/>
          </w:pPr>
        </w:pPrChange>
      </w:pPr>
      <w:del w:id="76" w:author="Bertsch Christian (CR/AEE3)" w:date="2019-09-25T07:54:00Z">
        <w:r w:rsidDel="00FD58BF">
          <w:br w:type="page"/>
        </w:r>
      </w:del>
    </w:p>
    <w:p w14:paraId="50E71520" w14:textId="77777777" w:rsidR="00471821" w:rsidRPr="0098259C" w:rsidRDefault="00471821" w:rsidP="00471821">
      <w:pPr>
        <w:pStyle w:val="BodyText"/>
        <w:rPr>
          <w:b/>
          <w:sz w:val="22"/>
          <w:szCs w:val="22"/>
        </w:rPr>
      </w:pPr>
      <w:r w:rsidRPr="0098259C">
        <w:rPr>
          <w:b/>
          <w:sz w:val="22"/>
          <w:szCs w:val="22"/>
        </w:rPr>
        <w:t>License of this document</w:t>
      </w:r>
    </w:p>
    <w:p w14:paraId="4C224783" w14:textId="77777777" w:rsidR="006F0EE0" w:rsidRPr="0098259C" w:rsidRDefault="006F0EE0" w:rsidP="006F0EE0">
      <w:pPr>
        <w:pStyle w:val="BodyTextIndent"/>
        <w:ind w:firstLine="0"/>
        <w:jc w:val="left"/>
      </w:pPr>
    </w:p>
    <w:p w14:paraId="5A1E5317" w14:textId="613172B4" w:rsidR="00471821" w:rsidRPr="0098259C" w:rsidRDefault="00471821" w:rsidP="006F0EE0">
      <w:pPr>
        <w:pStyle w:val="BodyTextIndent"/>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-201</w:t>
      </w:r>
      <w:ins w:id="77" w:author="Bertsch Christian (CR/AEE3)" w:date="2019-09-25T07:57:00Z">
        <w:r w:rsidR="00FD58BF">
          <w:t>9</w:t>
        </w:r>
      </w:ins>
      <w:del w:id="78" w:author="Bertsch Christian (CR/AEE3)" w:date="2019-09-25T07:57:00Z">
        <w:r w:rsidR="005B682A" w:rsidDel="00FD58BF">
          <w:delText>4</w:delText>
        </w:r>
      </w:del>
      <w:r w:rsidR="00910A7B">
        <w:t xml:space="preserve"> Modelica Association Project “FMI”</w:t>
      </w:r>
      <w:r w:rsidRPr="0098259C">
        <w:br/>
      </w:r>
    </w:p>
    <w:p w14:paraId="586685C7" w14:textId="3D2CACA5" w:rsidR="00471821" w:rsidRPr="0098259C" w:rsidRDefault="00471821" w:rsidP="006F0EE0">
      <w:pPr>
        <w:pStyle w:val="BodyTextIndent"/>
        <w:spacing w:after="120"/>
        <w:ind w:firstLine="0"/>
        <w:jc w:val="left"/>
      </w:pPr>
      <w:r w:rsidRPr="0098259C">
        <w:t>This document is provided “as is" without any warranty. It is licensed under the CC-BY-SA (Creative Commons Attrib</w:t>
      </w:r>
      <w:r w:rsidR="001A1E16" w:rsidRPr="0098259C">
        <w:t xml:space="preserve">ution-Sharealike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4" w:history="1">
        <w:r w:rsidR="00CF3ADA" w:rsidRPr="00D61DC2">
          <w:rPr>
            <w:rStyle w:val="Hyperlink"/>
          </w:rPr>
          <w:t>http://creativecommons.org/licenses/by-sa/4.0/</w:t>
        </w:r>
      </w:hyperlink>
      <w:del w:id="79" w:author="Bertsch Christian (CR/AEE3)" w:date="2019-09-06T11:23:00Z">
        <w:r w:rsidRPr="0098259C">
          <w:delText>:</w:delText>
        </w:r>
      </w:del>
      <w:ins w:id="80" w:author="Bertsch Christian (CR/AEE3)" w:date="2019-09-06T11:23:00Z">
        <w:r w:rsidRPr="0098259C">
          <w:t xml:space="preserve"> </w:t>
        </w:r>
        <w:r w:rsidR="005F1513" w:rsidRPr="00CF3ADA">
          <w:rPr>
            <w:rStyle w:val="Hyperlink"/>
            <w:color w:val="auto"/>
            <w:u w:val="none"/>
          </w:rPr>
          <w:t>is as follows</w:t>
        </w:r>
        <w:r w:rsidRPr="0098259C">
          <w:t>:</w:t>
        </w:r>
      </w:ins>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the material in any medium or format</w:t>
            </w:r>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remix, transform, and build upon the material</w:t>
            </w:r>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The licensor cannot revoke these freedoms as long as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BodyText"/>
      </w:pPr>
      <w:r w:rsidRPr="0098259C">
        <w:t>The legal license text and disclaimer is available at:</w:t>
      </w:r>
    </w:p>
    <w:p w14:paraId="615DE12F" w14:textId="4DF033C1" w:rsidR="00471821" w:rsidRPr="0098259C" w:rsidRDefault="004F204D" w:rsidP="006F0EE0">
      <w:pPr>
        <w:pStyle w:val="BodyText"/>
        <w:jc w:val="center"/>
        <w:rPr>
          <w:color w:val="000000"/>
        </w:rPr>
      </w:pPr>
      <w:hyperlink r:id="rId15" w:history="1">
        <w:r w:rsidR="00A41281" w:rsidRPr="00D61DC2">
          <w:rPr>
            <w:rStyle w:val="Hyperlink"/>
          </w:rPr>
          <w:t>http://creativecommons.org/licenses/by-sa/4.0/legalcode</w:t>
        </w:r>
      </w:hyperlink>
    </w:p>
    <w:p w14:paraId="6994BBB0" w14:textId="77777777" w:rsidR="00471821" w:rsidRPr="0098259C" w:rsidRDefault="00471821" w:rsidP="006F0EE0">
      <w:pPr>
        <w:pStyle w:val="BodyText"/>
      </w:pPr>
      <w:r w:rsidRPr="0098259C">
        <w:t>Note:</w:t>
      </w:r>
    </w:p>
    <w:p w14:paraId="09F13332" w14:textId="77777777" w:rsidR="00471821" w:rsidRPr="0098259C" w:rsidRDefault="00655CA0" w:rsidP="00655CA0">
      <w:pPr>
        <w:pStyle w:val="BulletItemFirst"/>
        <w:tabs>
          <w:tab w:val="num" w:pos="524"/>
        </w:tabs>
        <w:ind w:left="524"/>
      </w:pPr>
      <w:r w:rsidRPr="0098259C">
        <w:t>Article (3a) of this license requires that modifications of this work must clearly label, demarcate or otherwise identify that changes were made.</w:t>
      </w:r>
    </w:p>
    <w:p w14:paraId="0545B9FE" w14:textId="62D4BBC6"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del w:id="81" w:author="Bertsch Christian (CR/AEE3)" w:date="2019-09-06T11:23:00Z">
        <w:r w:rsidRPr="0098259C">
          <w:delText>-</w:delText>
        </w:r>
      </w:del>
      <w:r w:rsidRPr="0098259C">
        <w:t xml:space="preserve">schema files that accompany this document are available under the BSD </w:t>
      </w:r>
      <w:r w:rsidR="004B7790">
        <w:t xml:space="preserve">2-Clause </w:t>
      </w:r>
      <w:r w:rsidRPr="0098259C">
        <w:t>license (</w:t>
      </w:r>
      <w:hyperlink r:id="rId16" w:history="1">
        <w:r w:rsidRPr="0098259C">
          <w:rPr>
            <w:rStyle w:val="Hyperlink"/>
          </w:rPr>
          <w:t>http://www.opensource.org/licenses/bsd-license.html</w:t>
        </w:r>
      </w:hyperlink>
      <w:del w:id="82" w:author="Bertsch Christian (CR/AEE3)" w:date="2019-09-06T11:23:00Z">
        <w:r w:rsidRPr="0098259C">
          <w:delText>) with the extension that modifications must be also provided under the BSD</w:delText>
        </w:r>
        <w:r w:rsidR="00AD2C7F">
          <w:delText xml:space="preserve"> 2-Clause</w:delText>
        </w:r>
        <w:r w:rsidRPr="0098259C">
          <w:delText xml:space="preserve"> license.</w:delText>
        </w:r>
      </w:del>
      <w:ins w:id="83" w:author="Bertsch Christian (CR/AEE3)" w:date="2019-09-06T11:23:00Z">
        <w:r w:rsidRPr="0098259C">
          <w:t>)</w:t>
        </w:r>
        <w:r w:rsidR="00040452">
          <w:t>.</w:t>
        </w:r>
        <w:r w:rsidRPr="0098259C">
          <w:t xml:space="preserve"> </w:t>
        </w:r>
      </w:ins>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7"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BodyText"/>
        <w:rPr>
          <w:b/>
          <w:sz w:val="22"/>
          <w:szCs w:val="22"/>
        </w:rPr>
      </w:pPr>
      <w:r w:rsidRPr="0098259C">
        <w:rPr>
          <w:b/>
          <w:sz w:val="22"/>
          <w:szCs w:val="22"/>
        </w:rPr>
        <w:br w:type="page"/>
      </w:r>
      <w:r w:rsidR="006F0EE0" w:rsidRPr="0098259C">
        <w:rPr>
          <w:b/>
          <w:sz w:val="22"/>
          <w:szCs w:val="22"/>
        </w:rPr>
        <w:t>Abstract</w:t>
      </w:r>
    </w:p>
    <w:p w14:paraId="03539A75" w14:textId="02FD6763" w:rsidR="00364630" w:rsidRPr="0098259C" w:rsidRDefault="00364630" w:rsidP="00364630">
      <w:pPr>
        <w:pStyle w:val="BodyText"/>
      </w:pPr>
      <w:r w:rsidRPr="0098259C">
        <w:t>This document defines the Functional Mock-up Interface (FMI), version 2.0</w:t>
      </w:r>
      <w:ins w:id="84" w:author="Bertsch Christian (CR/AEE3)" w:date="2019-09-25T07:57:00Z">
        <w:r w:rsidR="00FD58BF">
          <w:t>.1</w:t>
        </w:r>
      </w:ins>
      <w:r w:rsidRPr="0098259C">
        <w:t xml:space="preserve">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BodyText"/>
        <w:spacing w:before="240"/>
        <w:rPr>
          <w:i/>
        </w:rPr>
      </w:pPr>
      <w:r w:rsidRPr="0098259C">
        <w:rPr>
          <w:i/>
        </w:rPr>
        <w:t>FMI for Model Exchange (chapter 3)</w:t>
      </w:r>
    </w:p>
    <w:p w14:paraId="2D290927" w14:textId="2DACC169" w:rsidR="00364630" w:rsidRPr="0098259C" w:rsidRDefault="00364630" w:rsidP="002F3E46">
      <w:pPr>
        <w:pStyle w:val="BodyText"/>
        <w:spacing w:before="0"/>
      </w:pPr>
      <w:r w:rsidRPr="0098259C">
        <w:t>The intention is that a modeling environment can generate</w:t>
      </w:r>
      <w:r w:rsidR="00B8417F">
        <w:t xml:space="preserve"> </w:t>
      </w:r>
      <w:ins w:id="85" w:author="Bertsch Christian (CR/AEE3)" w:date="2019-09-06T11:23:00Z">
        <w:r w:rsidR="00B8417F">
          <w:t>a</w:t>
        </w:r>
        <w:r w:rsidRPr="0098259C">
          <w:t xml:space="preserve"> </w:t>
        </w:r>
      </w:ins>
      <w:r w:rsidR="003B3242">
        <w:t>C code</w:t>
      </w:r>
      <w:ins w:id="86" w:author="Bertsch Christian (CR/AEE3)" w:date="2019-09-06T11:23:00Z">
        <w:r w:rsidRPr="0098259C">
          <w:t xml:space="preserve"> </w:t>
        </w:r>
        <w:r w:rsidR="003A78D1">
          <w:t>representation</w:t>
        </w:r>
      </w:ins>
      <w:r w:rsidR="003A78D1">
        <w:t xml:space="preserve">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w:t>
      </w:r>
      <w:del w:id="87" w:author="Bertsch Christian (CR/AEE3)" w:date="2019-09-06T11:23:00Z">
        <w:r w:rsidRPr="0098259C">
          <w:delText xml:space="preserve">then </w:delText>
        </w:r>
      </w:del>
      <w:r w:rsidRPr="0098259C">
        <w:t xml:space="preserve">this system is solved with the integrators of the environment where it is used. The models </w:t>
      </w:r>
      <w:del w:id="88" w:author="Bertsch Christian (CR/AEE3)" w:date="2019-09-06T11:23:00Z">
        <w:r w:rsidRPr="0098259C">
          <w:delText xml:space="preserve">to be </w:delText>
        </w:r>
      </w:del>
      <w:r w:rsidRPr="0098259C">
        <w:t xml:space="preserve">treated by this interface can be large for usage in offline or online simulation, or </w:t>
      </w:r>
      <w:ins w:id="89" w:author="Bertsch Christian (CR/AEE3)" w:date="2019-09-06T11:23:00Z">
        <w:r w:rsidR="003A78D1">
          <w:t xml:space="preserve">they </w:t>
        </w:r>
      </w:ins>
      <w:r w:rsidRPr="0098259C">
        <w:t xml:space="preserve">can be used in embedded control systems on </w:t>
      </w:r>
      <w:del w:id="90" w:author="Bertsch Christian (CR/AEE3)" w:date="2019-09-06T11:23:00Z">
        <w:r w:rsidRPr="0098259C">
          <w:delText>micro-processors</w:delText>
        </w:r>
      </w:del>
      <w:ins w:id="91" w:author="Bertsch Christian (CR/AEE3)" w:date="2019-09-06T11:23:00Z">
        <w:r w:rsidRPr="0098259C">
          <w:t>microprocessors</w:t>
        </w:r>
      </w:ins>
      <w:r w:rsidRPr="0098259C">
        <w:t xml:space="preserve">. </w:t>
      </w:r>
    </w:p>
    <w:p w14:paraId="1A50EA0C" w14:textId="77777777" w:rsidR="00364630" w:rsidRPr="0098259C" w:rsidRDefault="00364630" w:rsidP="002F3E46">
      <w:pPr>
        <w:pStyle w:val="BodyText"/>
        <w:spacing w:before="240"/>
      </w:pPr>
      <w:r w:rsidRPr="0098259C">
        <w:rPr>
          <w:i/>
        </w:rPr>
        <w:t>FMI for Co-Simulation (chapter 4)</w:t>
      </w:r>
    </w:p>
    <w:p w14:paraId="2D2F8FC6" w14:textId="1432F481" w:rsidR="00364630" w:rsidRPr="0098259C" w:rsidRDefault="00364630" w:rsidP="002F3E46">
      <w:pPr>
        <w:pStyle w:val="BodyText"/>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del w:id="92" w:author="Bertsch Christian (CR/AEE3)" w:date="2019-09-06T11:23:00Z">
        <w:r w:rsidRPr="0098259C">
          <w:delText>Both</w:delText>
        </w:r>
        <w:r w:rsidR="005A2A81" w:rsidRPr="0098259C">
          <w:delText>,</w:delText>
        </w:r>
        <w:r w:rsidRPr="0098259C">
          <w:delText xml:space="preserve"> rather simple</w:delText>
        </w:r>
      </w:del>
      <w:ins w:id="93" w:author="Bertsch Christian (CR/AEE3)" w:date="2019-09-06T11:23:00Z">
        <w:r w:rsidR="00394432">
          <w:t>S</w:t>
        </w:r>
        <w:r w:rsidRPr="0098259C">
          <w:t>imple</w:t>
        </w:r>
      </w:ins>
      <w:r w:rsidRPr="0098259C">
        <w:t xml:space="preserv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ins w:id="94" w:author="Bertsch Christian (CR/AEE3)" w:date="2019-09-06T11:23:00Z">
        <w:r w:rsidR="00394432">
          <w:t xml:space="preserve">both </w:t>
        </w:r>
      </w:ins>
      <w:r w:rsidRPr="0098259C">
        <w:t>supported. Note</w:t>
      </w:r>
      <w:del w:id="95" w:author="Bertsch Christian (CR/AEE3)" w:date="2019-09-06T11:23:00Z">
        <w:r w:rsidRPr="0098259C">
          <w:delText>,</w:delText>
        </w:r>
      </w:del>
      <w:r w:rsidRPr="0098259C">
        <w:t xml:space="preserv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BodyText"/>
        <w:spacing w:before="240"/>
        <w:rPr>
          <w:i/>
        </w:rPr>
      </w:pPr>
      <w:r w:rsidRPr="0098259C">
        <w:rPr>
          <w:i/>
        </w:rPr>
        <w:t>FMI Common Concepts (chapter 2)</w:t>
      </w:r>
    </w:p>
    <w:p w14:paraId="465E3A7F" w14:textId="01DAB5C9" w:rsidR="00364630" w:rsidRPr="0098259C" w:rsidRDefault="00364630" w:rsidP="002F3E46">
      <w:pPr>
        <w:pStyle w:val="BodyText"/>
        <w:spacing w:before="0"/>
      </w:pPr>
      <w:r w:rsidRPr="0098259C">
        <w:t>The two interface standards have many parts in common. In particular, it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slave</w:t>
      </w:r>
      <w:r w:rsidRPr="0098259C">
        <w:t xml:space="preserve"> or the coupling part of a tool, is distributed in one </w:t>
      </w:r>
      <w:del w:id="96" w:author="Bertsch Christian (CR/AEE3)" w:date="2019-09-06T11:23:00Z">
        <w:r w:rsidR="00374F39" w:rsidRPr="0098259C">
          <w:delText>zip</w:delText>
        </w:r>
      </w:del>
      <w:ins w:id="97" w:author="Bertsch Christian (CR/AEE3)" w:date="2019-09-06T11:23:00Z">
        <w:r w:rsidR="00B8417F">
          <w:t>ZIP</w:t>
        </w:r>
      </w:ins>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3E7C86FC" w:rsidR="00364630" w:rsidRPr="0098259C" w:rsidRDefault="00364630" w:rsidP="006E60E6">
      <w:pPr>
        <w:pStyle w:val="BodyTextIndent"/>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w:t>
      </w:r>
      <w:del w:id="98" w:author="Bertsch Christian (CR/AEE3)" w:date="2019-09-06T11:23:00Z">
        <w:r w:rsidRPr="0098259C">
          <w:delText>definition</w:delText>
        </w:r>
      </w:del>
      <w:ins w:id="99" w:author="Bertsch Christian (CR/AEE3)" w:date="2019-09-06T11:23:00Z">
        <w:r w:rsidRPr="0098259C">
          <w:t>definition</w:t>
        </w:r>
        <w:r w:rsidR="00E71963">
          <w:t>s</w:t>
        </w:r>
      </w:ins>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755B21D9" w:rsidR="00364630" w:rsidRPr="0098259C" w:rsidRDefault="00364630" w:rsidP="006E60E6">
      <w:pPr>
        <w:pStyle w:val="BodyTextIndent"/>
        <w:numPr>
          <w:ilvl w:val="0"/>
          <w:numId w:val="30"/>
        </w:numPr>
        <w:tabs>
          <w:tab w:val="clear" w:pos="630"/>
          <w:tab w:val="num" w:pos="360"/>
        </w:tabs>
        <w:spacing w:before="120"/>
        <w:ind w:left="360" w:hanging="360"/>
      </w:pPr>
      <w:r w:rsidRPr="0098259C">
        <w:t xml:space="preserve">All </w:t>
      </w:r>
      <w:del w:id="100" w:author="Bertsch Christian (CR/AEE3)" w:date="2019-09-06T11:23:00Z">
        <w:r w:rsidRPr="0098259C">
          <w:delText>needed</w:delText>
        </w:r>
      </w:del>
      <w:ins w:id="101" w:author="Bertsch Christian (CR/AEE3)" w:date="2019-09-06T11:23:00Z">
        <w:r w:rsidR="00256050">
          <w:t>required</w:t>
        </w:r>
      </w:ins>
      <w:r w:rsidR="00256050" w:rsidRPr="0098259C">
        <w:t xml:space="preserve"> </w:t>
      </w:r>
      <w:r w:rsidRPr="0098259C">
        <w:t>model equations or the access to co-simulation tools are provided with a small set of easy</w:t>
      </w:r>
      <w:ins w:id="102" w:author="Bertsch Christian (CR/AEE3)" w:date="2019-09-06T11:23:00Z">
        <w:r w:rsidR="00E71963">
          <w:t>-</w:t>
        </w:r>
      </w:ins>
      <w:r w:rsidRPr="0098259C">
        <w:t>to</w:t>
      </w:r>
      <w:ins w:id="103" w:author="Bertsch Christian (CR/AEE3)" w:date="2019-09-06T11:23:00Z">
        <w:r w:rsidR="00E71963">
          <w:t>-</w:t>
        </w:r>
      </w:ins>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del w:id="104" w:author="Bertsch Christian (CR/AEE3)" w:date="2019-09-06T11:23:00Z">
        <w:r w:rsidR="00374F39" w:rsidRPr="0098259C">
          <w:delText>zip</w:delText>
        </w:r>
      </w:del>
      <w:ins w:id="105" w:author="Bertsch Christian (CR/AEE3)" w:date="2019-09-06T11:23:00Z">
        <w:r w:rsidR="00E71963">
          <w:t>ZIP</w:t>
        </w:r>
      </w:ins>
      <w:r w:rsidR="00E71963" w:rsidRPr="0098259C">
        <w:t xml:space="preserve"> </w:t>
      </w:r>
      <w:r w:rsidR="00374F39" w:rsidRPr="0098259C">
        <w:t>file</w:t>
      </w:r>
      <w:r w:rsidRPr="0098259C">
        <w:t>.</w:t>
      </w:r>
    </w:p>
    <w:p w14:paraId="183632E0" w14:textId="039C76A9" w:rsidR="00306FBB" w:rsidRPr="0098259C" w:rsidRDefault="00306FBB" w:rsidP="006E60E6">
      <w:pPr>
        <w:pStyle w:val="BodyTextIndent"/>
        <w:numPr>
          <w:ilvl w:val="0"/>
          <w:numId w:val="30"/>
        </w:numPr>
        <w:tabs>
          <w:tab w:val="clear" w:pos="630"/>
          <w:tab w:val="num" w:pos="360"/>
        </w:tabs>
        <w:spacing w:before="120"/>
        <w:ind w:left="360" w:hanging="360"/>
      </w:pPr>
      <w:r w:rsidRPr="0098259C">
        <w:t xml:space="preserve">The model equations or the co-simuation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ins w:id="106" w:author="Bertsch Christian (CR/AEE3)" w:date="2019-09-06T11:23:00Z">
        <w:r w:rsidR="00256050">
          <w:t>,</w:t>
        </w:r>
      </w:ins>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442E7B84" w:rsidR="00306FBB" w:rsidRPr="0098259C" w:rsidRDefault="00364630" w:rsidP="006E60E6">
      <w:pPr>
        <w:pStyle w:val="BodyTextIndent"/>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del w:id="107" w:author="Bertsch Christian (CR/AEE3)" w:date="2019-09-06T11:23:00Z">
        <w:r w:rsidR="00374F39" w:rsidRPr="0098259C">
          <w:delText>zip</w:delText>
        </w:r>
      </w:del>
      <w:ins w:id="108" w:author="Bertsch Christian (CR/AEE3)" w:date="2019-09-06T11:23:00Z">
        <w:r w:rsidR="00E71963">
          <w:t>ZIP</w:t>
        </w:r>
      </w:ins>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BodyText"/>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4F204D" w:rsidP="00364630">
      <w:pPr>
        <w:pStyle w:val="BodyText"/>
        <w:jc w:val="center"/>
      </w:pPr>
      <w:hyperlink r:id="rId18" w:history="1">
        <w:r w:rsidR="000C745A" w:rsidRPr="003200BB">
          <w:rPr>
            <w:rStyle w:val="Hyperlink"/>
          </w:rPr>
          <w:t>https://www.fmi-standard.org</w:t>
        </w:r>
        <w:r w:rsidR="003714E7" w:rsidRPr="003200BB">
          <w:rPr>
            <w:rStyle w:val="Hyperlink"/>
          </w:rPr>
          <w:t>/tools</w:t>
        </w:r>
      </w:hyperlink>
    </w:p>
    <w:p w14:paraId="09BF38A0" w14:textId="3C3D7A73" w:rsidR="00C36FAB" w:rsidRPr="003200BB" w:rsidRDefault="00C36FAB" w:rsidP="00C36FAB">
      <w:pPr>
        <w:pStyle w:val="BodyText"/>
        <w:jc w:val="center"/>
        <w:rPr>
          <w:b/>
          <w:sz w:val="24"/>
        </w:rPr>
      </w:pPr>
      <w:r w:rsidRPr="003200BB">
        <w:br w:type="page"/>
      </w:r>
      <w:r w:rsidR="002358C2" w:rsidRPr="003200BB">
        <w:rPr>
          <w:b/>
          <w:sz w:val="24"/>
        </w:rPr>
        <w:t>About FMI 2.0</w:t>
      </w:r>
      <w:ins w:id="109" w:author="Bertsch Christian (CR/AEE3)" w:date="2019-09-25T07:58:00Z">
        <w:r w:rsidR="00FD58BF">
          <w:rPr>
            <w:b/>
            <w:sz w:val="24"/>
          </w:rPr>
          <w:t>.1</w:t>
        </w:r>
      </w:ins>
    </w:p>
    <w:p w14:paraId="76A63EAD" w14:textId="00825EF2" w:rsidR="00B86BE3" w:rsidRDefault="00B86BE3" w:rsidP="00FA3E81">
      <w:pPr>
        <w:pStyle w:val="BodyText"/>
        <w:rPr>
          <w:ins w:id="110" w:author="Bertsch Christian (CR/AEE3)" w:date="2019-09-28T19:26:00Z"/>
        </w:rPr>
      </w:pPr>
      <w:ins w:id="111" w:author="Bertsch Christian (CR/AEE3)" w:date="2019-09-28T19:27:00Z">
        <w:r>
          <w:t xml:space="preserve">FMI 2.0.1 </w:t>
        </w:r>
      </w:ins>
      <w:del w:id="112" w:author="Bertsch Christian (CR/AEE3)" w:date="2019-09-28T19:27:00Z">
        <w:r w:rsidR="00C36FAB" w:rsidRPr="0098259C" w:rsidDel="00B86BE3">
          <w:delText>This version 2.0</w:delText>
        </w:r>
      </w:del>
      <w:ins w:id="113" w:author="Bertsch Christian (CR/AEE3)" w:date="2019-09-25T07:59:00Z">
        <w:r w:rsidR="00FD58BF">
          <w:t>is a maintenance release with no new features compared to FMI 2.</w:t>
        </w:r>
      </w:ins>
      <w:ins w:id="114" w:author="Bertsch Christian (CR/AEE3)" w:date="2019-09-25T08:00:00Z">
        <w:r w:rsidR="00FD58BF">
          <w:t xml:space="preserve">0. FMUs created according to FMI 2.0.1 are valid FMUs according to FMI 2.0. </w:t>
        </w:r>
      </w:ins>
    </w:p>
    <w:p w14:paraId="7D2FCF52" w14:textId="1A11360B" w:rsidR="00B86BE3" w:rsidRPr="003200BB" w:rsidRDefault="00B86BE3" w:rsidP="00B86BE3">
      <w:pPr>
        <w:pStyle w:val="BodyText"/>
        <w:jc w:val="center"/>
        <w:rPr>
          <w:ins w:id="115" w:author="Bertsch Christian (CR/AEE3)" w:date="2019-09-28T19:27:00Z"/>
          <w:b/>
          <w:sz w:val="24"/>
        </w:rPr>
      </w:pPr>
      <w:ins w:id="116" w:author="Bertsch Christian (CR/AEE3)" w:date="2019-09-28T19:27:00Z">
        <w:r w:rsidRPr="003200BB">
          <w:rPr>
            <w:b/>
            <w:sz w:val="24"/>
          </w:rPr>
          <w:t>About FMI 2.0</w:t>
        </w:r>
      </w:ins>
    </w:p>
    <w:p w14:paraId="6A0559E4" w14:textId="6A34B32B" w:rsidR="00AF7BFB" w:rsidRPr="0098259C" w:rsidRDefault="00FD58BF" w:rsidP="00CF7199">
      <w:pPr>
        <w:pStyle w:val="BodyText"/>
      </w:pPr>
      <w:ins w:id="117" w:author="Bertsch Christian (CR/AEE3)" w:date="2019-09-25T08:00:00Z">
        <w:r>
          <w:t>FMI 2.0</w:t>
        </w:r>
      </w:ins>
      <w:r w:rsidR="00C36FAB" w:rsidRPr="0098259C">
        <w:t xml:space="preserve"> </w:t>
      </w:r>
      <w:ins w:id="118" w:author="Bertsch Christian (CR/AEE3)" w:date="2019-09-25T08:00:00Z">
        <w:r>
          <w:t>was</w:t>
        </w:r>
      </w:ins>
      <w:del w:id="119" w:author="Bertsch Christian (CR/AEE3)" w:date="2019-09-25T08:00:00Z">
        <w:r w:rsidR="00C36FAB" w:rsidRPr="0098259C" w:rsidDel="00FD58BF">
          <w:delText>is</w:delText>
        </w:r>
      </w:del>
      <w:r w:rsidR="00C36FAB" w:rsidRPr="0098259C">
        <w:t xml:space="preserve"> a </w:t>
      </w:r>
      <w:r w:rsidR="00DA7ACF">
        <w:t xml:space="preserve">major enhancement </w:t>
      </w:r>
      <w:del w:id="120" w:author="Bertsch Christian (CR/AEE3)" w:date="2019-09-06T11:23:00Z">
        <w:r w:rsidR="00DA7ACF">
          <w:delText xml:space="preserve">compared </w:delText>
        </w:r>
      </w:del>
      <w:r w:rsidR="00DA7ACF">
        <w:t>to FMI 1.0</w:t>
      </w:r>
      <w:del w:id="121" w:author="Bertsch Christian (CR/AEE3)" w:date="2019-09-06T11:23:00Z">
        <w:r w:rsidR="00C36FAB" w:rsidRPr="0098259C">
          <w:delText>, where</w:delText>
        </w:r>
      </w:del>
      <w:ins w:id="122" w:author="Bertsch Christian (CR/AEE3)" w:date="2019-09-06T11:23:00Z">
        <w:r w:rsidR="00C36FAB" w:rsidRPr="0098259C">
          <w:t xml:space="preserve"> </w:t>
        </w:r>
        <w:r w:rsidR="00407000">
          <w:t>that merges</w:t>
        </w:r>
      </w:ins>
      <w:r w:rsidR="00407000">
        <w:t xml:space="preserve"> </w:t>
      </w:r>
      <w:r w:rsidR="00C36FAB" w:rsidRPr="0098259C">
        <w:t xml:space="preserve">the FMI 1.0 Model Exchange and Co-Simulation </w:t>
      </w:r>
      <w:r w:rsidR="00306FBB" w:rsidRPr="0098259C">
        <w:t>standards</w:t>
      </w:r>
      <w:r w:rsidR="00C36FAB" w:rsidRPr="0098259C">
        <w:t xml:space="preserve"> </w:t>
      </w:r>
      <w:del w:id="123" w:author="Bertsch Christian (CR/AEE3)" w:date="2019-09-06T11:23:00Z">
        <w:r w:rsidR="00C36FAB" w:rsidRPr="0098259C">
          <w:delText xml:space="preserve">have been merged, </w:delText>
        </w:r>
      </w:del>
      <w:r w:rsidR="00C36FAB" w:rsidRPr="0098259C">
        <w:t>and</w:t>
      </w:r>
      <w:ins w:id="124" w:author="Bertsch Christian (CR/AEE3)" w:date="2019-09-06T11:23:00Z">
        <w:r w:rsidR="00C36FAB" w:rsidRPr="0098259C">
          <w:t xml:space="preserve"> </w:t>
        </w:r>
        <w:r w:rsidR="00407000">
          <w:t>incorporates</w:t>
        </w:r>
      </w:ins>
      <w:r w:rsidR="00407000">
        <w:t xml:space="preserve"> </w:t>
      </w:r>
      <w:r w:rsidR="00C36FAB" w:rsidRPr="0098259C">
        <w:t>many improvements</w:t>
      </w:r>
      <w:del w:id="125" w:author="Bertsch Christian (CR/AEE3)" w:date="2019-09-06T11:23:00Z">
        <w:r w:rsidR="00C36FAB" w:rsidRPr="0098259C">
          <w:delText xml:space="preserve"> have been incorporated</w:delText>
        </w:r>
      </w:del>
      <w:r w:rsidR="00C36FAB" w:rsidRPr="0098259C">
        <w:t xml:space="preserve">,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0440B4">
        <w:t>A.3.1</w:t>
      </w:r>
      <w:r w:rsidR="00306FBB" w:rsidRPr="0098259C">
        <w:fldChar w:fldCharType="end"/>
      </w:r>
      <w:r w:rsidR="00AF7BFB" w:rsidRPr="0098259C">
        <w:t>.</w:t>
      </w:r>
      <w:r w:rsidR="005A2A81" w:rsidRPr="0098259C">
        <w:t xml:space="preserve"> </w:t>
      </w:r>
      <w:del w:id="126" w:author="Bertsch Christian (CR/AEE3)" w:date="2019-09-06T11:23:00Z">
        <w:r w:rsidR="00AF7BFB" w:rsidRPr="0098259C">
          <w:delText>The appendix of the FMI 1.0 specification has been mostly moved in an extended and improved form to a companion document</w:delText>
        </w:r>
      </w:del>
    </w:p>
    <w:p w14:paraId="72EE0772" w14:textId="77777777" w:rsidR="00AF7BFB" w:rsidRPr="0098259C" w:rsidRDefault="00AF7BFB" w:rsidP="00867BB6">
      <w:pPr>
        <w:pStyle w:val="BodyText"/>
        <w:spacing w:before="60"/>
        <w:ind w:left="720"/>
        <w:rPr>
          <w:del w:id="127" w:author="Bertsch Christian (CR/AEE3)" w:date="2019-09-06T11:23:00Z"/>
        </w:rPr>
      </w:pPr>
      <w:del w:id="128" w:author="Bertsch Christian (CR/AEE3)" w:date="2019-09-06T11:23:00Z">
        <w:r w:rsidRPr="0098259C">
          <w:delText>“FunctionalMockupInterface-ImplementationHints.</w:delText>
        </w:r>
        <w:r w:rsidR="00B93F47" w:rsidRPr="0098259C">
          <w:delText>pdf</w:delText>
        </w:r>
        <w:r w:rsidRPr="0098259C">
          <w:delText>”</w:delText>
        </w:r>
      </w:del>
    </w:p>
    <w:p w14:paraId="30A094EE" w14:textId="77777777" w:rsidR="00AF7BFB" w:rsidRPr="0098259C" w:rsidRDefault="005A2A81" w:rsidP="00867BB6">
      <w:pPr>
        <w:pStyle w:val="BodyText"/>
        <w:spacing w:before="60"/>
        <w:rPr>
          <w:del w:id="129" w:author="Bertsch Christian (CR/AEE3)" w:date="2019-09-06T11:23:00Z"/>
        </w:rPr>
      </w:pPr>
      <w:del w:id="130" w:author="Bertsch Christian (CR/AEE3)" w:date="2019-09-06T11:23:00Z">
        <w:r w:rsidRPr="0098259C">
          <w:delText>where</w:delText>
        </w:r>
        <w:r w:rsidR="00AF7BFB" w:rsidRPr="0098259C">
          <w:delText xml:space="preserve"> practical information for the implementation of the FMI standard is provided.</w:delText>
        </w:r>
      </w:del>
    </w:p>
    <w:p w14:paraId="6A567AEF" w14:textId="77777777" w:rsidR="00AF7BFB" w:rsidRPr="0098259C" w:rsidRDefault="00AF7BFB" w:rsidP="002F3E46">
      <w:pPr>
        <w:pStyle w:val="BodyText"/>
        <w:spacing w:before="240"/>
        <w:jc w:val="center"/>
        <w:rPr>
          <w:b/>
          <w:sz w:val="24"/>
        </w:rPr>
      </w:pPr>
      <w:r w:rsidRPr="0098259C">
        <w:rPr>
          <w:b/>
          <w:sz w:val="24"/>
        </w:rPr>
        <w:t>Conventions used in this Document</w:t>
      </w:r>
    </w:p>
    <w:p w14:paraId="12B70D60" w14:textId="77777777" w:rsidR="00AF7BFB" w:rsidRPr="0098259C" w:rsidRDefault="00AF7BFB" w:rsidP="002F3E46">
      <w:pPr>
        <w:pStyle w:val="BodyText"/>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BodyText"/>
        <w:numPr>
          <w:ilvl w:val="0"/>
          <w:numId w:val="41"/>
        </w:numPr>
        <w:spacing w:before="60"/>
      </w:pPr>
      <w:r w:rsidRPr="0098259C">
        <w:t>Arrays appe</w:t>
      </w:r>
      <w:r w:rsidR="00611D03" w:rsidRPr="0098259C">
        <w:t>ar in two forms</w:t>
      </w:r>
      <w:r w:rsidRPr="0098259C">
        <w:t>:</w:t>
      </w:r>
    </w:p>
    <w:p w14:paraId="0436ADF9" w14:textId="5383A7DB" w:rsidR="00AF7BFB" w:rsidRPr="0098259C" w:rsidRDefault="00AF7BFB" w:rsidP="002F3E46">
      <w:pPr>
        <w:pStyle w:val="BodyText"/>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important tools in this area is utilized</w:t>
      </w:r>
      <w:del w:id="131" w:author="Bertsch Christian (CR/AEE3)" w:date="2019-09-06T11:23:00Z">
        <w:r w:rsidRPr="0098259C">
          <w:delText xml:space="preserve">, </w:delText>
        </w:r>
        <w:r w:rsidR="00D73B94" w:rsidRPr="0098259C">
          <w:delText>in</w:delText>
        </w:r>
      </w:del>
      <w:ins w:id="132" w:author="Bertsch Christian (CR/AEE3)" w:date="2019-09-06T11:23:00Z">
        <w:r w:rsidR="007D2FEF">
          <w:t>.</w:t>
        </w:r>
        <w:r w:rsidRPr="0098259C">
          <w:t xml:space="preserve"> </w:t>
        </w:r>
        <w:r w:rsidR="007D2FEF">
          <w:t>I</w:t>
        </w:r>
        <w:r w:rsidR="00D73B94" w:rsidRPr="0098259C">
          <w:t>n</w:t>
        </w:r>
      </w:ins>
      <w:r w:rsidR="00D73B94" w:rsidRPr="0098259C">
        <w:t xml:space="preserve"> other words</w:t>
      </w:r>
      <w:ins w:id="133" w:author="Bertsch Christian (CR/AEE3)" w:date="2019-09-06T11:23:00Z">
        <w:r w:rsidR="007D2FEF">
          <w:t>,</w:t>
        </w:r>
      </w:ins>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del w:id="134" w:author="Bertsch Christian (CR/AEE3)" w:date="2019-09-06T11:23:00Z">
        <w:r w:rsidRPr="0098259C">
          <w:delText>Example: In</w:delText>
        </w:r>
      </w:del>
      <w:ins w:id="135" w:author="Bertsch Christian (CR/AEE3)" w:date="2019-09-06T11:23:00Z">
        <w:r w:rsidR="007D2FEF">
          <w:t>For e</w:t>
        </w:r>
        <w:r w:rsidRPr="0098259C">
          <w:t>xample</w:t>
        </w:r>
        <w:r w:rsidR="007D2FEF">
          <w:t>,</w:t>
        </w:r>
        <w:r w:rsidRPr="0098259C">
          <w:t xml:space="preserve"> </w:t>
        </w:r>
        <w:r w:rsidR="007D2FEF">
          <w:t>i</w:t>
        </w:r>
        <w:r w:rsidRPr="0098259C">
          <w:t>n</w:t>
        </w:r>
      </w:ins>
      <w:r w:rsidRPr="0098259C">
        <w:t xml:space="preserve"> the modelDescription.</w:t>
      </w:r>
      <w:r w:rsidR="008E76A9">
        <w:t>xml</w:t>
      </w:r>
      <w:r w:rsidRPr="0098259C">
        <w:t xml:space="preserve"> file, the </w:t>
      </w:r>
      <w:r w:rsidR="00CA2B0C">
        <w:t>set of exposed variables is</w:t>
      </w:r>
      <w:r w:rsidRPr="0098259C">
        <w:t xml:space="preserve"> defined as ordered sets where the first 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77777777" w:rsidR="00611D03" w:rsidRPr="0098259C" w:rsidRDefault="00611D03" w:rsidP="002F3E46">
      <w:pPr>
        <w:pStyle w:val="BodyText"/>
        <w:numPr>
          <w:ilvl w:val="1"/>
          <w:numId w:val="42"/>
        </w:numPr>
        <w:tabs>
          <w:tab w:val="clear" w:pos="1100"/>
          <w:tab w:val="num" w:pos="600"/>
        </w:tabs>
        <w:spacing w:before="60"/>
        <w:ind w:left="600" w:hanging="351"/>
      </w:pPr>
      <w:r w:rsidRPr="0098259C">
        <w:t>In the implementation view, one-dimensional C-arrays are used. In order to access an array element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r w:rsidRPr="0098259C">
        <w:rPr>
          <w:rStyle w:val="CODE"/>
        </w:rPr>
        <w:t>setContinuousStates(..)</w:t>
      </w:r>
      <w:r w:rsidRPr="0098259C">
        <w:t xml:space="preserve"> is </w:t>
      </w:r>
      <w:r w:rsidRPr="0098259C">
        <w:rPr>
          <w:rStyle w:val="CODE"/>
        </w:rPr>
        <w:t>x[0]</w:t>
      </w:r>
      <w:r w:rsidRPr="0098259C">
        <w:t>.</w:t>
      </w:r>
    </w:p>
    <w:p w14:paraId="54CDAC62" w14:textId="77777777" w:rsidR="00F1049A" w:rsidRPr="002F3E46" w:rsidRDefault="00F1049A" w:rsidP="002F3E46">
      <w:pPr>
        <w:pStyle w:val="BodyText"/>
        <w:spacing w:before="240"/>
        <w:jc w:val="center"/>
        <w:rPr>
          <w:b/>
          <w:sz w:val="24"/>
        </w:rPr>
      </w:pPr>
      <w:r w:rsidRPr="002F3E46">
        <w:rPr>
          <w:b/>
          <w:sz w:val="24"/>
        </w:rPr>
        <w:t>FMI 2.0 Implementation Help</w:t>
      </w:r>
    </w:p>
    <w:p w14:paraId="025014B5" w14:textId="4143CE1F" w:rsidR="00F1049A" w:rsidRDefault="00F1049A" w:rsidP="002F3E46">
      <w:pPr>
        <w:pStyle w:val="BodyText"/>
      </w:pPr>
      <w:r>
        <w:t>If you plan to export or import models in FMI 2.0 format, you may find the following tools/models helpful for your development</w:t>
      </w:r>
      <w:r w:rsidR="007351E0">
        <w:t xml:space="preserve"> (available from </w:t>
      </w:r>
      <w:hyperlink r:id="rId19" w:history="1">
        <w:r w:rsidR="007351E0" w:rsidRPr="007351E0">
          <w:rPr>
            <w:rStyle w:val="Hyperlink"/>
          </w:rPr>
          <w:t>https://fmi-standard.org/downloads</w:t>
        </w:r>
      </w:hyperlink>
      <w:r w:rsidR="007351E0">
        <w:t>)</w:t>
      </w:r>
      <w:r>
        <w:t>:</w:t>
      </w:r>
    </w:p>
    <w:p w14:paraId="785CC86A" w14:textId="600F5D89" w:rsidR="00F1049A" w:rsidRDefault="00F1049A" w:rsidP="009047AB">
      <w:pPr>
        <w:pStyle w:val="BodyText"/>
        <w:numPr>
          <w:ilvl w:val="0"/>
          <w:numId w:val="70"/>
        </w:numPr>
      </w:pPr>
      <w:r w:rsidRPr="002F3E46">
        <w:rPr>
          <w:b/>
        </w:rPr>
        <w:t>FMU Compliance Checker</w:t>
      </w:r>
      <w:r w:rsidRPr="00F1049A">
        <w:t xml:space="preserve"> </w:t>
      </w:r>
      <w:r>
        <w:br/>
        <w:t>Free software to check whether an FMI model is compliant to the FMI standard.</w:t>
      </w:r>
    </w:p>
    <w:p w14:paraId="626C2B9E" w14:textId="02783DA0" w:rsidR="009047AB" w:rsidRDefault="009047AB">
      <w:pPr>
        <w:pStyle w:val="BodyText"/>
        <w:numPr>
          <w:ilvl w:val="0"/>
          <w:numId w:val="70"/>
        </w:numPr>
      </w:pPr>
      <w:r w:rsidRPr="002F3E46">
        <w:rPr>
          <w:b/>
        </w:rPr>
        <w:t>FMUs from other tools</w:t>
      </w:r>
      <w:r>
        <w:br/>
        <w:t xml:space="preserve">In order to test the import of FMI models from other vendors in your tool, a set of test FMUs </w:t>
      </w:r>
      <w:del w:id="136" w:author="Bertsch Christian (CR/AEE3)" w:date="2019-09-28T15:31:00Z">
        <w:r w:rsidDel="00D878BC">
          <w:delText xml:space="preserve">are </w:delText>
        </w:r>
      </w:del>
      <w:ins w:id="137" w:author="Bertsch Christian (CR/AEE3)" w:date="2019-09-28T15:31:00Z">
        <w:r w:rsidR="00D878BC">
          <w:t xml:space="preserve">is </w:t>
        </w:r>
      </w:ins>
      <w:r>
        <w:t>provided</w:t>
      </w:r>
      <w:r w:rsidR="007351E0">
        <w:t>.</w:t>
      </w:r>
      <w:r>
        <w:t xml:space="preserve"> </w:t>
      </w:r>
    </w:p>
    <w:p w14:paraId="310442CE" w14:textId="15604311" w:rsidR="009047AB" w:rsidRPr="0098259C" w:rsidRDefault="009047AB">
      <w:pPr>
        <w:pStyle w:val="BodyText"/>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BodyText"/>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BodyText"/>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TOC1"/>
        <w:rPr>
          <w:sz w:val="24"/>
        </w:rPr>
      </w:pPr>
      <w:r w:rsidRPr="0098259C">
        <w:br w:type="page"/>
      </w:r>
      <w:bookmarkStart w:id="138" w:name="_Toc448903945"/>
      <w:bookmarkStart w:id="139" w:name="_Toc450645653"/>
      <w:r w:rsidR="00E04F7A" w:rsidRPr="002F3E46">
        <w:rPr>
          <w:sz w:val="24"/>
        </w:rPr>
        <w:t>Contents</w:t>
      </w:r>
      <w:bookmarkStart w:id="140" w:name="_Toc240646361"/>
      <w:bookmarkStart w:id="141" w:name="_Toc247884534"/>
      <w:bookmarkStart w:id="142" w:name="_Toc471724423"/>
      <w:bookmarkStart w:id="143" w:name="_Toc471724556"/>
      <w:bookmarkStart w:id="144" w:name="_Toc471785676"/>
      <w:bookmarkStart w:id="145" w:name="_Toc497546652"/>
      <w:bookmarkStart w:id="146" w:name="_Toc497547108"/>
      <w:bookmarkStart w:id="147" w:name="_Toc153341732"/>
      <w:bookmarkEnd w:id="138"/>
      <w:bookmarkEnd w:id="139"/>
    </w:p>
    <w:p w14:paraId="5B8C360E" w14:textId="2AE93B14" w:rsidR="009D64E4" w:rsidRDefault="00A803FC">
      <w:pPr>
        <w:pStyle w:val="TOC1"/>
        <w:rPr>
          <w:ins w:id="148" w:author="Bertsch Christian (CR/AEE3)" w:date="2019-10-01T16:31:00Z"/>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ins w:id="149" w:author="Bertsch Christian (CR/AEE3)" w:date="2019-10-01T16:31:00Z">
        <w:r w:rsidR="009D64E4" w:rsidRPr="00EF671A">
          <w:rPr>
            <w:rStyle w:val="Hyperlink"/>
          </w:rPr>
          <w:fldChar w:fldCharType="begin"/>
        </w:r>
        <w:r w:rsidR="009D64E4" w:rsidRPr="00EF671A">
          <w:rPr>
            <w:rStyle w:val="Hyperlink"/>
          </w:rPr>
          <w:instrText xml:space="preserve"> </w:instrText>
        </w:r>
        <w:r w:rsidR="009D64E4">
          <w:instrText>HYPERLINK \l "_Toc20839910"</w:instrText>
        </w:r>
        <w:r w:rsidR="009D64E4" w:rsidRPr="00EF671A">
          <w:rPr>
            <w:rStyle w:val="Hyperlink"/>
          </w:rPr>
          <w:instrText xml:space="preserve"> </w:instrText>
        </w:r>
        <w:r w:rsidR="009D64E4" w:rsidRPr="00EF671A">
          <w:rPr>
            <w:rStyle w:val="Hyperlink"/>
          </w:rPr>
          <w:fldChar w:fldCharType="separate"/>
        </w:r>
        <w:r w:rsidR="009D64E4" w:rsidRPr="00EF671A">
          <w:rPr>
            <w:rStyle w:val="Hyperlink"/>
          </w:rPr>
          <w:t>1.</w:t>
        </w:r>
        <w:r w:rsidR="009D64E4">
          <w:rPr>
            <w:rFonts w:asciiTheme="minorHAnsi" w:eastAsiaTheme="minorEastAsia" w:hAnsiTheme="minorHAnsi" w:cstheme="minorBidi"/>
            <w:b w:val="0"/>
            <w:bCs w:val="0"/>
            <w:spacing w:val="0"/>
            <w:szCs w:val="22"/>
            <w:lang w:eastAsia="en-US"/>
          </w:rPr>
          <w:tab/>
        </w:r>
        <w:r w:rsidR="009D64E4" w:rsidRPr="00EF671A">
          <w:rPr>
            <w:rStyle w:val="Hyperlink"/>
          </w:rPr>
          <w:t>Overview</w:t>
        </w:r>
        <w:r w:rsidR="009D64E4">
          <w:rPr>
            <w:webHidden/>
          </w:rPr>
          <w:tab/>
        </w:r>
        <w:r w:rsidR="009D64E4">
          <w:rPr>
            <w:webHidden/>
          </w:rPr>
          <w:fldChar w:fldCharType="begin"/>
        </w:r>
        <w:r w:rsidR="009D64E4">
          <w:rPr>
            <w:webHidden/>
          </w:rPr>
          <w:instrText xml:space="preserve"> PAGEREF _Toc20839910 \h </w:instrText>
        </w:r>
      </w:ins>
      <w:r w:rsidR="009D64E4">
        <w:rPr>
          <w:webHidden/>
        </w:rPr>
      </w:r>
      <w:r w:rsidR="009D64E4">
        <w:rPr>
          <w:webHidden/>
        </w:rPr>
        <w:fldChar w:fldCharType="separate"/>
      </w:r>
      <w:ins w:id="150" w:author="Bertsch Christian (CR/AEE3)" w:date="2019-10-03T18:12:00Z">
        <w:r w:rsidR="000440B4">
          <w:rPr>
            <w:webHidden/>
          </w:rPr>
          <w:t>8</w:t>
        </w:r>
      </w:ins>
      <w:ins w:id="151" w:author="Bertsch Christian (CR/AEE3)" w:date="2019-10-01T16:31:00Z">
        <w:r w:rsidR="009D64E4">
          <w:rPr>
            <w:webHidden/>
          </w:rPr>
          <w:fldChar w:fldCharType="end"/>
        </w:r>
        <w:r w:rsidR="009D64E4" w:rsidRPr="00EF671A">
          <w:rPr>
            <w:rStyle w:val="Hyperlink"/>
          </w:rPr>
          <w:fldChar w:fldCharType="end"/>
        </w:r>
      </w:ins>
    </w:p>
    <w:p w14:paraId="2D02B079" w14:textId="2E361953" w:rsidR="009D64E4" w:rsidRDefault="009D64E4" w:rsidP="009D64E4">
      <w:pPr>
        <w:pStyle w:val="TOC2"/>
        <w:rPr>
          <w:ins w:id="152" w:author="Bertsch Christian (CR/AEE3)" w:date="2019-10-01T16:31:00Z"/>
          <w:rFonts w:asciiTheme="minorHAnsi" w:eastAsiaTheme="minorEastAsia" w:hAnsiTheme="minorHAnsi" w:cstheme="minorBidi"/>
          <w:spacing w:val="0"/>
          <w:sz w:val="22"/>
          <w:lang w:eastAsia="en-US"/>
        </w:rPr>
      </w:pPr>
      <w:ins w:id="153" w:author="Bertsch Christian (CR/AEE3)" w:date="2019-10-01T16:31:00Z">
        <w:r w:rsidRPr="00EF671A">
          <w:rPr>
            <w:rStyle w:val="Hyperlink"/>
          </w:rPr>
          <w:fldChar w:fldCharType="begin"/>
        </w:r>
        <w:r w:rsidRPr="00EF671A">
          <w:rPr>
            <w:rStyle w:val="Hyperlink"/>
          </w:rPr>
          <w:instrText xml:space="preserve"> </w:instrText>
        </w:r>
        <w:r>
          <w:instrText>HYPERLINK \l "_Toc20839911"</w:instrText>
        </w:r>
        <w:r w:rsidRPr="00EF671A">
          <w:rPr>
            <w:rStyle w:val="Hyperlink"/>
          </w:rPr>
          <w:instrText xml:space="preserve"> </w:instrText>
        </w:r>
        <w:r w:rsidRPr="00EF671A">
          <w:rPr>
            <w:rStyle w:val="Hyperlink"/>
          </w:rPr>
          <w:fldChar w:fldCharType="separate"/>
        </w:r>
        <w:r w:rsidRPr="00EF671A">
          <w:rPr>
            <w:rStyle w:val="Hyperlink"/>
            <w:rFonts w:eastAsia="MS Mincho"/>
          </w:rPr>
          <w:t>1.1</w:t>
        </w:r>
        <w:r>
          <w:rPr>
            <w:rFonts w:asciiTheme="minorHAnsi" w:eastAsiaTheme="minorEastAsia" w:hAnsiTheme="minorHAnsi" w:cstheme="minorBidi"/>
            <w:spacing w:val="0"/>
            <w:sz w:val="22"/>
            <w:lang w:eastAsia="en-US"/>
          </w:rPr>
          <w:tab/>
        </w:r>
        <w:r w:rsidRPr="00EF671A">
          <w:rPr>
            <w:rStyle w:val="Hyperlink"/>
            <w:rFonts w:eastAsia="MS Mincho"/>
          </w:rPr>
          <w:t>Properties and Guiding Ideas</w:t>
        </w:r>
        <w:r>
          <w:rPr>
            <w:webHidden/>
          </w:rPr>
          <w:tab/>
        </w:r>
        <w:r>
          <w:rPr>
            <w:webHidden/>
          </w:rPr>
          <w:fldChar w:fldCharType="begin"/>
        </w:r>
        <w:r>
          <w:rPr>
            <w:webHidden/>
          </w:rPr>
          <w:instrText xml:space="preserve"> PAGEREF _Toc20839911 \h </w:instrText>
        </w:r>
      </w:ins>
      <w:r>
        <w:rPr>
          <w:webHidden/>
        </w:rPr>
      </w:r>
      <w:r>
        <w:rPr>
          <w:webHidden/>
        </w:rPr>
        <w:fldChar w:fldCharType="separate"/>
      </w:r>
      <w:ins w:id="154" w:author="Bertsch Christian (CR/AEE3)" w:date="2019-10-03T18:12:00Z">
        <w:r w:rsidR="000440B4">
          <w:rPr>
            <w:webHidden/>
          </w:rPr>
          <w:t>9</w:t>
        </w:r>
      </w:ins>
      <w:ins w:id="155" w:author="Bertsch Christian (CR/AEE3)" w:date="2019-10-01T16:31:00Z">
        <w:r>
          <w:rPr>
            <w:webHidden/>
          </w:rPr>
          <w:fldChar w:fldCharType="end"/>
        </w:r>
        <w:r w:rsidRPr="00EF671A">
          <w:rPr>
            <w:rStyle w:val="Hyperlink"/>
          </w:rPr>
          <w:fldChar w:fldCharType="end"/>
        </w:r>
      </w:ins>
    </w:p>
    <w:p w14:paraId="5B38CF52" w14:textId="1277DB59" w:rsidR="009D64E4" w:rsidRDefault="009D64E4" w:rsidP="009D64E4">
      <w:pPr>
        <w:pStyle w:val="TOC2"/>
        <w:rPr>
          <w:ins w:id="156" w:author="Bertsch Christian (CR/AEE3)" w:date="2019-10-01T16:31:00Z"/>
          <w:rFonts w:asciiTheme="minorHAnsi" w:eastAsiaTheme="minorEastAsia" w:hAnsiTheme="minorHAnsi" w:cstheme="minorBidi"/>
          <w:spacing w:val="0"/>
          <w:sz w:val="22"/>
          <w:lang w:eastAsia="en-US"/>
        </w:rPr>
      </w:pPr>
      <w:ins w:id="157" w:author="Bertsch Christian (CR/AEE3)" w:date="2019-10-01T16:31:00Z">
        <w:r w:rsidRPr="00EF671A">
          <w:rPr>
            <w:rStyle w:val="Hyperlink"/>
          </w:rPr>
          <w:fldChar w:fldCharType="begin"/>
        </w:r>
        <w:r w:rsidRPr="00EF671A">
          <w:rPr>
            <w:rStyle w:val="Hyperlink"/>
          </w:rPr>
          <w:instrText xml:space="preserve"> </w:instrText>
        </w:r>
        <w:r>
          <w:instrText>HYPERLINK \l "_Toc20839912"</w:instrText>
        </w:r>
        <w:r w:rsidRPr="00EF671A">
          <w:rPr>
            <w:rStyle w:val="Hyperlink"/>
          </w:rPr>
          <w:instrText xml:space="preserve"> </w:instrText>
        </w:r>
        <w:r w:rsidRPr="00EF671A">
          <w:rPr>
            <w:rStyle w:val="Hyperlink"/>
          </w:rPr>
          <w:fldChar w:fldCharType="separate"/>
        </w:r>
        <w:r w:rsidRPr="00EF671A">
          <w:rPr>
            <w:rStyle w:val="Hyperlink"/>
          </w:rPr>
          <w:t>1.2</w:t>
        </w:r>
        <w:r>
          <w:rPr>
            <w:rFonts w:asciiTheme="minorHAnsi" w:eastAsiaTheme="minorEastAsia" w:hAnsiTheme="minorHAnsi" w:cstheme="minorBidi"/>
            <w:spacing w:val="0"/>
            <w:sz w:val="22"/>
            <w:lang w:eastAsia="en-US"/>
          </w:rPr>
          <w:tab/>
        </w:r>
        <w:r w:rsidRPr="00EF671A">
          <w:rPr>
            <w:rStyle w:val="Hyperlink"/>
          </w:rPr>
          <w:t>Acknowledgements</w:t>
        </w:r>
        <w:r>
          <w:rPr>
            <w:webHidden/>
          </w:rPr>
          <w:tab/>
        </w:r>
        <w:r>
          <w:rPr>
            <w:webHidden/>
          </w:rPr>
          <w:fldChar w:fldCharType="begin"/>
        </w:r>
        <w:r>
          <w:rPr>
            <w:webHidden/>
          </w:rPr>
          <w:instrText xml:space="preserve"> PAGEREF _Toc20839912 \h </w:instrText>
        </w:r>
      </w:ins>
      <w:r>
        <w:rPr>
          <w:webHidden/>
        </w:rPr>
      </w:r>
      <w:r>
        <w:rPr>
          <w:webHidden/>
        </w:rPr>
        <w:fldChar w:fldCharType="separate"/>
      </w:r>
      <w:ins w:id="158" w:author="Bertsch Christian (CR/AEE3)" w:date="2019-10-03T18:12:00Z">
        <w:r w:rsidR="000440B4">
          <w:rPr>
            <w:webHidden/>
          </w:rPr>
          <w:t>12</w:t>
        </w:r>
      </w:ins>
      <w:ins w:id="159" w:author="Bertsch Christian (CR/AEE3)" w:date="2019-10-01T16:31:00Z">
        <w:r>
          <w:rPr>
            <w:webHidden/>
          </w:rPr>
          <w:fldChar w:fldCharType="end"/>
        </w:r>
        <w:r w:rsidRPr="00EF671A">
          <w:rPr>
            <w:rStyle w:val="Hyperlink"/>
          </w:rPr>
          <w:fldChar w:fldCharType="end"/>
        </w:r>
      </w:ins>
    </w:p>
    <w:p w14:paraId="2D7673ED" w14:textId="33568826" w:rsidR="009D64E4" w:rsidRDefault="009D64E4">
      <w:pPr>
        <w:pStyle w:val="TOC1"/>
        <w:rPr>
          <w:ins w:id="160" w:author="Bertsch Christian (CR/AEE3)" w:date="2019-10-01T16:31:00Z"/>
          <w:rFonts w:asciiTheme="minorHAnsi" w:eastAsiaTheme="minorEastAsia" w:hAnsiTheme="minorHAnsi" w:cstheme="minorBidi"/>
          <w:b w:val="0"/>
          <w:bCs w:val="0"/>
          <w:spacing w:val="0"/>
          <w:szCs w:val="22"/>
          <w:lang w:eastAsia="en-US"/>
        </w:rPr>
      </w:pPr>
      <w:ins w:id="161" w:author="Bertsch Christian (CR/AEE3)" w:date="2019-10-01T16:31:00Z">
        <w:r w:rsidRPr="00EF671A">
          <w:rPr>
            <w:rStyle w:val="Hyperlink"/>
          </w:rPr>
          <w:fldChar w:fldCharType="begin"/>
        </w:r>
        <w:r w:rsidRPr="00EF671A">
          <w:rPr>
            <w:rStyle w:val="Hyperlink"/>
          </w:rPr>
          <w:instrText xml:space="preserve"> </w:instrText>
        </w:r>
        <w:r>
          <w:instrText>HYPERLINK \l "_Toc20839913"</w:instrText>
        </w:r>
        <w:r w:rsidRPr="00EF671A">
          <w:rPr>
            <w:rStyle w:val="Hyperlink"/>
          </w:rPr>
          <w:instrText xml:space="preserve"> </w:instrText>
        </w:r>
        <w:r w:rsidRPr="00EF671A">
          <w:rPr>
            <w:rStyle w:val="Hyperlink"/>
          </w:rPr>
          <w:fldChar w:fldCharType="separate"/>
        </w:r>
        <w:r w:rsidRPr="00EF671A">
          <w:rPr>
            <w:rStyle w:val="Hyperlink"/>
          </w:rPr>
          <w:t>2.</w:t>
        </w:r>
        <w:r>
          <w:rPr>
            <w:rFonts w:asciiTheme="minorHAnsi" w:eastAsiaTheme="minorEastAsia" w:hAnsiTheme="minorHAnsi" w:cstheme="minorBidi"/>
            <w:b w:val="0"/>
            <w:bCs w:val="0"/>
            <w:spacing w:val="0"/>
            <w:szCs w:val="22"/>
            <w:lang w:eastAsia="en-US"/>
          </w:rPr>
          <w:tab/>
        </w:r>
        <w:r w:rsidRPr="00EF671A">
          <w:rPr>
            <w:rStyle w:val="Hyperlink"/>
          </w:rPr>
          <w:t>FMI Common Concepts for Model Exchange and Co-Simulation</w:t>
        </w:r>
        <w:r>
          <w:rPr>
            <w:webHidden/>
          </w:rPr>
          <w:tab/>
        </w:r>
        <w:r>
          <w:rPr>
            <w:webHidden/>
          </w:rPr>
          <w:fldChar w:fldCharType="begin"/>
        </w:r>
        <w:r>
          <w:rPr>
            <w:webHidden/>
          </w:rPr>
          <w:instrText xml:space="preserve"> PAGEREF _Toc20839913 \h </w:instrText>
        </w:r>
      </w:ins>
      <w:r>
        <w:rPr>
          <w:webHidden/>
        </w:rPr>
      </w:r>
      <w:r>
        <w:rPr>
          <w:webHidden/>
        </w:rPr>
        <w:fldChar w:fldCharType="separate"/>
      </w:r>
      <w:ins w:id="162" w:author="Bertsch Christian (CR/AEE3)" w:date="2019-10-03T18:12:00Z">
        <w:r w:rsidR="000440B4">
          <w:rPr>
            <w:webHidden/>
          </w:rPr>
          <w:t>13</w:t>
        </w:r>
      </w:ins>
      <w:ins w:id="163" w:author="Bertsch Christian (CR/AEE3)" w:date="2019-10-01T16:31:00Z">
        <w:r>
          <w:rPr>
            <w:webHidden/>
          </w:rPr>
          <w:fldChar w:fldCharType="end"/>
        </w:r>
        <w:r w:rsidRPr="00EF671A">
          <w:rPr>
            <w:rStyle w:val="Hyperlink"/>
          </w:rPr>
          <w:fldChar w:fldCharType="end"/>
        </w:r>
      </w:ins>
    </w:p>
    <w:p w14:paraId="344A1D98" w14:textId="576D3A30" w:rsidR="009D64E4" w:rsidRDefault="009D64E4" w:rsidP="009D64E4">
      <w:pPr>
        <w:pStyle w:val="TOC2"/>
        <w:rPr>
          <w:ins w:id="164" w:author="Bertsch Christian (CR/AEE3)" w:date="2019-10-01T16:31:00Z"/>
          <w:rFonts w:asciiTheme="minorHAnsi" w:eastAsiaTheme="minorEastAsia" w:hAnsiTheme="minorHAnsi" w:cstheme="minorBidi"/>
          <w:spacing w:val="0"/>
          <w:sz w:val="22"/>
          <w:lang w:eastAsia="en-US"/>
        </w:rPr>
      </w:pPr>
      <w:ins w:id="165" w:author="Bertsch Christian (CR/AEE3)" w:date="2019-10-01T16:31:00Z">
        <w:r w:rsidRPr="00EF671A">
          <w:rPr>
            <w:rStyle w:val="Hyperlink"/>
          </w:rPr>
          <w:fldChar w:fldCharType="begin"/>
        </w:r>
        <w:r w:rsidRPr="00EF671A">
          <w:rPr>
            <w:rStyle w:val="Hyperlink"/>
          </w:rPr>
          <w:instrText xml:space="preserve"> </w:instrText>
        </w:r>
        <w:r>
          <w:instrText>HYPERLINK \l "_Toc20839914"</w:instrText>
        </w:r>
        <w:r w:rsidRPr="00EF671A">
          <w:rPr>
            <w:rStyle w:val="Hyperlink"/>
          </w:rPr>
          <w:instrText xml:space="preserve"> </w:instrText>
        </w:r>
        <w:r w:rsidRPr="00EF671A">
          <w:rPr>
            <w:rStyle w:val="Hyperlink"/>
          </w:rPr>
          <w:fldChar w:fldCharType="separate"/>
        </w:r>
        <w:r w:rsidRPr="00EF671A">
          <w:rPr>
            <w:rStyle w:val="Hyperlink"/>
          </w:rPr>
          <w:t>2.1</w:t>
        </w:r>
        <w:r>
          <w:rPr>
            <w:rFonts w:asciiTheme="minorHAnsi" w:eastAsiaTheme="minorEastAsia" w:hAnsiTheme="minorHAnsi" w:cstheme="minorBidi"/>
            <w:spacing w:val="0"/>
            <w:sz w:val="22"/>
            <w:lang w:eastAsia="en-US"/>
          </w:rPr>
          <w:tab/>
        </w:r>
        <w:r w:rsidRPr="00EF671A">
          <w:rPr>
            <w:rStyle w:val="Hyperlink"/>
          </w:rPr>
          <w:t>FMI Application Programming Interface</w:t>
        </w:r>
        <w:r>
          <w:rPr>
            <w:webHidden/>
          </w:rPr>
          <w:tab/>
        </w:r>
        <w:r>
          <w:rPr>
            <w:webHidden/>
          </w:rPr>
          <w:fldChar w:fldCharType="begin"/>
        </w:r>
        <w:r>
          <w:rPr>
            <w:webHidden/>
          </w:rPr>
          <w:instrText xml:space="preserve"> PAGEREF _Toc20839914 \h </w:instrText>
        </w:r>
      </w:ins>
      <w:r>
        <w:rPr>
          <w:webHidden/>
        </w:rPr>
      </w:r>
      <w:r>
        <w:rPr>
          <w:webHidden/>
        </w:rPr>
        <w:fldChar w:fldCharType="separate"/>
      </w:r>
      <w:ins w:id="166" w:author="Bertsch Christian (CR/AEE3)" w:date="2019-10-03T18:12:00Z">
        <w:r w:rsidR="000440B4">
          <w:rPr>
            <w:webHidden/>
          </w:rPr>
          <w:t>13</w:t>
        </w:r>
      </w:ins>
      <w:ins w:id="167" w:author="Bertsch Christian (CR/AEE3)" w:date="2019-10-01T16:31:00Z">
        <w:r>
          <w:rPr>
            <w:webHidden/>
          </w:rPr>
          <w:fldChar w:fldCharType="end"/>
        </w:r>
        <w:r w:rsidRPr="00EF671A">
          <w:rPr>
            <w:rStyle w:val="Hyperlink"/>
          </w:rPr>
          <w:fldChar w:fldCharType="end"/>
        </w:r>
      </w:ins>
    </w:p>
    <w:p w14:paraId="1A5E2989" w14:textId="78C707C6" w:rsidR="009D64E4" w:rsidRDefault="009D64E4" w:rsidP="009D64E4">
      <w:pPr>
        <w:pStyle w:val="TOC3"/>
        <w:rPr>
          <w:ins w:id="168" w:author="Bertsch Christian (CR/AEE3)" w:date="2019-10-01T16:31:00Z"/>
          <w:rFonts w:asciiTheme="minorHAnsi" w:eastAsiaTheme="minorEastAsia" w:hAnsiTheme="minorHAnsi" w:cstheme="minorBidi"/>
          <w:spacing w:val="0"/>
          <w:sz w:val="22"/>
          <w:lang w:eastAsia="en-US"/>
        </w:rPr>
      </w:pPr>
      <w:ins w:id="169" w:author="Bertsch Christian (CR/AEE3)" w:date="2019-10-01T16:31:00Z">
        <w:r w:rsidRPr="00EF671A">
          <w:rPr>
            <w:rStyle w:val="Hyperlink"/>
          </w:rPr>
          <w:fldChar w:fldCharType="begin"/>
        </w:r>
        <w:r w:rsidRPr="00EF671A">
          <w:rPr>
            <w:rStyle w:val="Hyperlink"/>
          </w:rPr>
          <w:instrText xml:space="preserve"> </w:instrText>
        </w:r>
        <w:r>
          <w:instrText>HYPERLINK \l "_Toc20839915"</w:instrText>
        </w:r>
        <w:r w:rsidRPr="00EF671A">
          <w:rPr>
            <w:rStyle w:val="Hyperlink"/>
          </w:rPr>
          <w:instrText xml:space="preserve"> </w:instrText>
        </w:r>
        <w:r w:rsidRPr="00EF671A">
          <w:rPr>
            <w:rStyle w:val="Hyperlink"/>
          </w:rPr>
          <w:fldChar w:fldCharType="separate"/>
        </w:r>
        <w:r w:rsidRPr="00EF671A">
          <w:rPr>
            <w:rStyle w:val="Hyperlink"/>
          </w:rPr>
          <w:t>2.1.1</w:t>
        </w:r>
        <w:r>
          <w:rPr>
            <w:rFonts w:asciiTheme="minorHAnsi" w:eastAsiaTheme="minorEastAsia" w:hAnsiTheme="minorHAnsi" w:cstheme="minorBidi"/>
            <w:spacing w:val="0"/>
            <w:sz w:val="22"/>
            <w:lang w:eastAsia="en-US"/>
          </w:rPr>
          <w:tab/>
        </w:r>
        <w:r w:rsidRPr="00EF671A">
          <w:rPr>
            <w:rStyle w:val="Hyperlink"/>
          </w:rPr>
          <w:t>Header Files and Naming of Functions</w:t>
        </w:r>
        <w:r>
          <w:rPr>
            <w:webHidden/>
          </w:rPr>
          <w:tab/>
        </w:r>
        <w:r>
          <w:rPr>
            <w:webHidden/>
          </w:rPr>
          <w:fldChar w:fldCharType="begin"/>
        </w:r>
        <w:r>
          <w:rPr>
            <w:webHidden/>
          </w:rPr>
          <w:instrText xml:space="preserve"> PAGEREF _Toc20839915 \h </w:instrText>
        </w:r>
      </w:ins>
      <w:r>
        <w:rPr>
          <w:webHidden/>
        </w:rPr>
      </w:r>
      <w:r>
        <w:rPr>
          <w:webHidden/>
        </w:rPr>
        <w:fldChar w:fldCharType="separate"/>
      </w:r>
      <w:ins w:id="170" w:author="Bertsch Christian (CR/AEE3)" w:date="2019-10-03T18:12:00Z">
        <w:r w:rsidR="000440B4">
          <w:rPr>
            <w:webHidden/>
          </w:rPr>
          <w:t>13</w:t>
        </w:r>
      </w:ins>
      <w:ins w:id="171" w:author="Bertsch Christian (CR/AEE3)" w:date="2019-10-01T16:31:00Z">
        <w:r>
          <w:rPr>
            <w:webHidden/>
          </w:rPr>
          <w:fldChar w:fldCharType="end"/>
        </w:r>
        <w:r w:rsidRPr="00EF671A">
          <w:rPr>
            <w:rStyle w:val="Hyperlink"/>
          </w:rPr>
          <w:fldChar w:fldCharType="end"/>
        </w:r>
      </w:ins>
    </w:p>
    <w:p w14:paraId="296C3407" w14:textId="4AF1B776" w:rsidR="009D64E4" w:rsidRDefault="009D64E4" w:rsidP="009D64E4">
      <w:pPr>
        <w:pStyle w:val="TOC3"/>
        <w:rPr>
          <w:ins w:id="172" w:author="Bertsch Christian (CR/AEE3)" w:date="2019-10-01T16:31:00Z"/>
          <w:rFonts w:asciiTheme="minorHAnsi" w:eastAsiaTheme="minorEastAsia" w:hAnsiTheme="minorHAnsi" w:cstheme="minorBidi"/>
          <w:spacing w:val="0"/>
          <w:sz w:val="22"/>
          <w:lang w:eastAsia="en-US"/>
        </w:rPr>
      </w:pPr>
      <w:ins w:id="173" w:author="Bertsch Christian (CR/AEE3)" w:date="2019-10-01T16:31:00Z">
        <w:r w:rsidRPr="00EF671A">
          <w:rPr>
            <w:rStyle w:val="Hyperlink"/>
          </w:rPr>
          <w:fldChar w:fldCharType="begin"/>
        </w:r>
        <w:r w:rsidRPr="00EF671A">
          <w:rPr>
            <w:rStyle w:val="Hyperlink"/>
          </w:rPr>
          <w:instrText xml:space="preserve"> </w:instrText>
        </w:r>
        <w:r>
          <w:instrText>HYPERLINK \l "_Toc20839916"</w:instrText>
        </w:r>
        <w:r w:rsidRPr="00EF671A">
          <w:rPr>
            <w:rStyle w:val="Hyperlink"/>
          </w:rPr>
          <w:instrText xml:space="preserve"> </w:instrText>
        </w:r>
        <w:r w:rsidRPr="00EF671A">
          <w:rPr>
            <w:rStyle w:val="Hyperlink"/>
          </w:rPr>
          <w:fldChar w:fldCharType="separate"/>
        </w:r>
        <w:r w:rsidRPr="00EF671A">
          <w:rPr>
            <w:rStyle w:val="Hyperlink"/>
            <w:lang w:val="sv-SE"/>
          </w:rPr>
          <w:t>2.1.2</w:t>
        </w:r>
        <w:r>
          <w:rPr>
            <w:rFonts w:asciiTheme="minorHAnsi" w:eastAsiaTheme="minorEastAsia" w:hAnsiTheme="minorHAnsi" w:cstheme="minorBidi"/>
            <w:spacing w:val="0"/>
            <w:sz w:val="22"/>
            <w:lang w:eastAsia="en-US"/>
          </w:rPr>
          <w:tab/>
        </w:r>
        <w:r w:rsidRPr="00EF671A">
          <w:rPr>
            <w:rStyle w:val="Hyperlink"/>
            <w:lang w:val="sv-SE"/>
          </w:rPr>
          <w:t>Platform Dependent Definitions (</w:t>
        </w:r>
        <w:r w:rsidRPr="00EF671A">
          <w:rPr>
            <w:rStyle w:val="Hyperlink"/>
            <w:rFonts w:ascii="Courier New" w:hAnsi="Courier New" w:cs="Courier New"/>
            <w:lang w:val="sv-SE"/>
          </w:rPr>
          <w:t>fmi2TypesPlatform.h</w:t>
        </w:r>
        <w:r w:rsidRPr="00EF671A">
          <w:rPr>
            <w:rStyle w:val="Hyperlink"/>
            <w:lang w:val="sv-SE"/>
          </w:rPr>
          <w:t>)</w:t>
        </w:r>
        <w:r>
          <w:rPr>
            <w:webHidden/>
          </w:rPr>
          <w:tab/>
        </w:r>
        <w:r>
          <w:rPr>
            <w:webHidden/>
          </w:rPr>
          <w:fldChar w:fldCharType="begin"/>
        </w:r>
        <w:r>
          <w:rPr>
            <w:webHidden/>
          </w:rPr>
          <w:instrText xml:space="preserve"> PAGEREF _Toc20839916 \h </w:instrText>
        </w:r>
      </w:ins>
      <w:r>
        <w:rPr>
          <w:webHidden/>
        </w:rPr>
      </w:r>
      <w:r>
        <w:rPr>
          <w:webHidden/>
        </w:rPr>
        <w:fldChar w:fldCharType="separate"/>
      </w:r>
      <w:ins w:id="174" w:author="Bertsch Christian (CR/AEE3)" w:date="2019-10-03T18:12:00Z">
        <w:r w:rsidR="000440B4">
          <w:rPr>
            <w:webHidden/>
          </w:rPr>
          <w:t>15</w:t>
        </w:r>
      </w:ins>
      <w:ins w:id="175" w:author="Bertsch Christian (CR/AEE3)" w:date="2019-10-01T16:31:00Z">
        <w:r>
          <w:rPr>
            <w:webHidden/>
          </w:rPr>
          <w:fldChar w:fldCharType="end"/>
        </w:r>
        <w:r w:rsidRPr="00EF671A">
          <w:rPr>
            <w:rStyle w:val="Hyperlink"/>
          </w:rPr>
          <w:fldChar w:fldCharType="end"/>
        </w:r>
      </w:ins>
    </w:p>
    <w:p w14:paraId="3714C06B" w14:textId="54C2CC5C" w:rsidR="009D64E4" w:rsidRDefault="009D64E4" w:rsidP="009D64E4">
      <w:pPr>
        <w:pStyle w:val="TOC3"/>
        <w:rPr>
          <w:ins w:id="176" w:author="Bertsch Christian (CR/AEE3)" w:date="2019-10-01T16:31:00Z"/>
          <w:rFonts w:asciiTheme="minorHAnsi" w:eastAsiaTheme="minorEastAsia" w:hAnsiTheme="minorHAnsi" w:cstheme="minorBidi"/>
          <w:spacing w:val="0"/>
          <w:sz w:val="22"/>
          <w:lang w:eastAsia="en-US"/>
        </w:rPr>
      </w:pPr>
      <w:ins w:id="177" w:author="Bertsch Christian (CR/AEE3)" w:date="2019-10-01T16:31:00Z">
        <w:r w:rsidRPr="00EF671A">
          <w:rPr>
            <w:rStyle w:val="Hyperlink"/>
          </w:rPr>
          <w:fldChar w:fldCharType="begin"/>
        </w:r>
        <w:r w:rsidRPr="00EF671A">
          <w:rPr>
            <w:rStyle w:val="Hyperlink"/>
          </w:rPr>
          <w:instrText xml:space="preserve"> </w:instrText>
        </w:r>
        <w:r>
          <w:instrText>HYPERLINK \l "_Toc20839917"</w:instrText>
        </w:r>
        <w:r w:rsidRPr="00EF671A">
          <w:rPr>
            <w:rStyle w:val="Hyperlink"/>
          </w:rPr>
          <w:instrText xml:space="preserve"> </w:instrText>
        </w:r>
        <w:r w:rsidRPr="00EF671A">
          <w:rPr>
            <w:rStyle w:val="Hyperlink"/>
          </w:rPr>
          <w:fldChar w:fldCharType="separate"/>
        </w:r>
        <w:r w:rsidRPr="00EF671A">
          <w:rPr>
            <w:rStyle w:val="Hyperlink"/>
          </w:rPr>
          <w:t>2.1.3</w:t>
        </w:r>
        <w:r>
          <w:rPr>
            <w:rFonts w:asciiTheme="minorHAnsi" w:eastAsiaTheme="minorEastAsia" w:hAnsiTheme="minorHAnsi" w:cstheme="minorBidi"/>
            <w:spacing w:val="0"/>
            <w:sz w:val="22"/>
            <w:lang w:eastAsia="en-US"/>
          </w:rPr>
          <w:tab/>
        </w:r>
        <w:r w:rsidRPr="00EF671A">
          <w:rPr>
            <w:rStyle w:val="Hyperlink"/>
          </w:rPr>
          <w:t>Status Returned by Functions</w:t>
        </w:r>
        <w:r>
          <w:rPr>
            <w:webHidden/>
          </w:rPr>
          <w:tab/>
        </w:r>
        <w:r>
          <w:rPr>
            <w:webHidden/>
          </w:rPr>
          <w:fldChar w:fldCharType="begin"/>
        </w:r>
        <w:r>
          <w:rPr>
            <w:webHidden/>
          </w:rPr>
          <w:instrText xml:space="preserve"> PAGEREF _Toc20839917 \h </w:instrText>
        </w:r>
      </w:ins>
      <w:r>
        <w:rPr>
          <w:webHidden/>
        </w:rPr>
      </w:r>
      <w:r>
        <w:rPr>
          <w:webHidden/>
        </w:rPr>
        <w:fldChar w:fldCharType="separate"/>
      </w:r>
      <w:ins w:id="178" w:author="Bertsch Christian (CR/AEE3)" w:date="2019-10-03T18:12:00Z">
        <w:r w:rsidR="000440B4">
          <w:rPr>
            <w:webHidden/>
          </w:rPr>
          <w:t>17</w:t>
        </w:r>
      </w:ins>
      <w:ins w:id="179" w:author="Bertsch Christian (CR/AEE3)" w:date="2019-10-01T16:31:00Z">
        <w:r>
          <w:rPr>
            <w:webHidden/>
          </w:rPr>
          <w:fldChar w:fldCharType="end"/>
        </w:r>
        <w:r w:rsidRPr="00EF671A">
          <w:rPr>
            <w:rStyle w:val="Hyperlink"/>
          </w:rPr>
          <w:fldChar w:fldCharType="end"/>
        </w:r>
      </w:ins>
    </w:p>
    <w:p w14:paraId="3226947A" w14:textId="7D69B222" w:rsidR="009D64E4" w:rsidRDefault="009D64E4" w:rsidP="009D64E4">
      <w:pPr>
        <w:pStyle w:val="TOC3"/>
        <w:rPr>
          <w:ins w:id="180" w:author="Bertsch Christian (CR/AEE3)" w:date="2019-10-01T16:31:00Z"/>
          <w:rFonts w:asciiTheme="minorHAnsi" w:eastAsiaTheme="minorEastAsia" w:hAnsiTheme="minorHAnsi" w:cstheme="minorBidi"/>
          <w:spacing w:val="0"/>
          <w:sz w:val="22"/>
          <w:lang w:eastAsia="en-US"/>
        </w:rPr>
      </w:pPr>
      <w:ins w:id="181" w:author="Bertsch Christian (CR/AEE3)" w:date="2019-10-01T16:31:00Z">
        <w:r w:rsidRPr="00EF671A">
          <w:rPr>
            <w:rStyle w:val="Hyperlink"/>
          </w:rPr>
          <w:fldChar w:fldCharType="begin"/>
        </w:r>
        <w:r w:rsidRPr="00EF671A">
          <w:rPr>
            <w:rStyle w:val="Hyperlink"/>
          </w:rPr>
          <w:instrText xml:space="preserve"> </w:instrText>
        </w:r>
        <w:r>
          <w:instrText>HYPERLINK \l "_Toc20839918"</w:instrText>
        </w:r>
        <w:r w:rsidRPr="00EF671A">
          <w:rPr>
            <w:rStyle w:val="Hyperlink"/>
          </w:rPr>
          <w:instrText xml:space="preserve"> </w:instrText>
        </w:r>
        <w:r w:rsidRPr="00EF671A">
          <w:rPr>
            <w:rStyle w:val="Hyperlink"/>
          </w:rPr>
          <w:fldChar w:fldCharType="separate"/>
        </w:r>
        <w:r w:rsidRPr="00EF671A">
          <w:rPr>
            <w:rStyle w:val="Hyperlink"/>
          </w:rPr>
          <w:t>2.1.4</w:t>
        </w:r>
        <w:r>
          <w:rPr>
            <w:rFonts w:asciiTheme="minorHAnsi" w:eastAsiaTheme="minorEastAsia" w:hAnsiTheme="minorHAnsi" w:cstheme="minorBidi"/>
            <w:spacing w:val="0"/>
            <w:sz w:val="22"/>
            <w:lang w:eastAsia="en-US"/>
          </w:rPr>
          <w:tab/>
        </w:r>
        <w:r w:rsidRPr="00EF671A">
          <w:rPr>
            <w:rStyle w:val="Hyperlink"/>
          </w:rPr>
          <w:t>Inquire Platform and Version Number of Header Files</w:t>
        </w:r>
        <w:r>
          <w:rPr>
            <w:webHidden/>
          </w:rPr>
          <w:tab/>
        </w:r>
        <w:r>
          <w:rPr>
            <w:webHidden/>
          </w:rPr>
          <w:fldChar w:fldCharType="begin"/>
        </w:r>
        <w:r>
          <w:rPr>
            <w:webHidden/>
          </w:rPr>
          <w:instrText xml:space="preserve"> PAGEREF _Toc20839918 \h </w:instrText>
        </w:r>
      </w:ins>
      <w:r>
        <w:rPr>
          <w:webHidden/>
        </w:rPr>
      </w:r>
      <w:r>
        <w:rPr>
          <w:webHidden/>
        </w:rPr>
        <w:fldChar w:fldCharType="separate"/>
      </w:r>
      <w:ins w:id="182" w:author="Bertsch Christian (CR/AEE3)" w:date="2019-10-03T18:12:00Z">
        <w:r w:rsidR="000440B4">
          <w:rPr>
            <w:webHidden/>
          </w:rPr>
          <w:t>18</w:t>
        </w:r>
      </w:ins>
      <w:ins w:id="183" w:author="Bertsch Christian (CR/AEE3)" w:date="2019-10-01T16:31:00Z">
        <w:r>
          <w:rPr>
            <w:webHidden/>
          </w:rPr>
          <w:fldChar w:fldCharType="end"/>
        </w:r>
        <w:r w:rsidRPr="00EF671A">
          <w:rPr>
            <w:rStyle w:val="Hyperlink"/>
          </w:rPr>
          <w:fldChar w:fldCharType="end"/>
        </w:r>
      </w:ins>
    </w:p>
    <w:p w14:paraId="0D1ACA5D" w14:textId="6D050644" w:rsidR="009D64E4" w:rsidRDefault="009D64E4" w:rsidP="009D64E4">
      <w:pPr>
        <w:pStyle w:val="TOC3"/>
        <w:rPr>
          <w:ins w:id="184" w:author="Bertsch Christian (CR/AEE3)" w:date="2019-10-01T16:31:00Z"/>
          <w:rFonts w:asciiTheme="minorHAnsi" w:eastAsiaTheme="minorEastAsia" w:hAnsiTheme="minorHAnsi" w:cstheme="minorBidi"/>
          <w:spacing w:val="0"/>
          <w:sz w:val="22"/>
          <w:lang w:eastAsia="en-US"/>
        </w:rPr>
      </w:pPr>
      <w:ins w:id="185" w:author="Bertsch Christian (CR/AEE3)" w:date="2019-10-01T16:31:00Z">
        <w:r w:rsidRPr="00EF671A">
          <w:rPr>
            <w:rStyle w:val="Hyperlink"/>
          </w:rPr>
          <w:fldChar w:fldCharType="begin"/>
        </w:r>
        <w:r w:rsidRPr="00EF671A">
          <w:rPr>
            <w:rStyle w:val="Hyperlink"/>
          </w:rPr>
          <w:instrText xml:space="preserve"> </w:instrText>
        </w:r>
        <w:r>
          <w:instrText>HYPERLINK \l "_Toc20839919"</w:instrText>
        </w:r>
        <w:r w:rsidRPr="00EF671A">
          <w:rPr>
            <w:rStyle w:val="Hyperlink"/>
          </w:rPr>
          <w:instrText xml:space="preserve"> </w:instrText>
        </w:r>
        <w:r w:rsidRPr="00EF671A">
          <w:rPr>
            <w:rStyle w:val="Hyperlink"/>
          </w:rPr>
          <w:fldChar w:fldCharType="separate"/>
        </w:r>
        <w:r w:rsidRPr="00EF671A">
          <w:rPr>
            <w:rStyle w:val="Hyperlink"/>
          </w:rPr>
          <w:t>2.1.5</w:t>
        </w:r>
        <w:r>
          <w:rPr>
            <w:rFonts w:asciiTheme="minorHAnsi" w:eastAsiaTheme="minorEastAsia" w:hAnsiTheme="minorHAnsi" w:cstheme="minorBidi"/>
            <w:spacing w:val="0"/>
            <w:sz w:val="22"/>
            <w:lang w:eastAsia="en-US"/>
          </w:rPr>
          <w:tab/>
        </w:r>
        <w:r w:rsidRPr="00EF671A">
          <w:rPr>
            <w:rStyle w:val="Hyperlink"/>
          </w:rPr>
          <w:t>Creation, Destruction and Logging of FMU Instances</w:t>
        </w:r>
        <w:r>
          <w:rPr>
            <w:webHidden/>
          </w:rPr>
          <w:tab/>
        </w:r>
        <w:r>
          <w:rPr>
            <w:webHidden/>
          </w:rPr>
          <w:fldChar w:fldCharType="begin"/>
        </w:r>
        <w:r>
          <w:rPr>
            <w:webHidden/>
          </w:rPr>
          <w:instrText xml:space="preserve"> PAGEREF _Toc20839919 \h </w:instrText>
        </w:r>
      </w:ins>
      <w:r>
        <w:rPr>
          <w:webHidden/>
        </w:rPr>
      </w:r>
      <w:r>
        <w:rPr>
          <w:webHidden/>
        </w:rPr>
        <w:fldChar w:fldCharType="separate"/>
      </w:r>
      <w:ins w:id="186" w:author="Bertsch Christian (CR/AEE3)" w:date="2019-10-03T18:12:00Z">
        <w:r w:rsidR="000440B4">
          <w:rPr>
            <w:webHidden/>
          </w:rPr>
          <w:t>18</w:t>
        </w:r>
      </w:ins>
      <w:ins w:id="187" w:author="Bertsch Christian (CR/AEE3)" w:date="2019-10-01T16:31:00Z">
        <w:r>
          <w:rPr>
            <w:webHidden/>
          </w:rPr>
          <w:fldChar w:fldCharType="end"/>
        </w:r>
        <w:r w:rsidRPr="00EF671A">
          <w:rPr>
            <w:rStyle w:val="Hyperlink"/>
          </w:rPr>
          <w:fldChar w:fldCharType="end"/>
        </w:r>
      </w:ins>
    </w:p>
    <w:p w14:paraId="57D2148C" w14:textId="2AD6EAB8" w:rsidR="009D64E4" w:rsidRDefault="009D64E4" w:rsidP="009D64E4">
      <w:pPr>
        <w:pStyle w:val="TOC3"/>
        <w:rPr>
          <w:ins w:id="188" w:author="Bertsch Christian (CR/AEE3)" w:date="2019-10-01T16:31:00Z"/>
          <w:rFonts w:asciiTheme="minorHAnsi" w:eastAsiaTheme="minorEastAsia" w:hAnsiTheme="minorHAnsi" w:cstheme="minorBidi"/>
          <w:spacing w:val="0"/>
          <w:sz w:val="22"/>
          <w:lang w:eastAsia="en-US"/>
        </w:rPr>
      </w:pPr>
      <w:ins w:id="189" w:author="Bertsch Christian (CR/AEE3)" w:date="2019-10-01T16:31:00Z">
        <w:r w:rsidRPr="00EF671A">
          <w:rPr>
            <w:rStyle w:val="Hyperlink"/>
          </w:rPr>
          <w:fldChar w:fldCharType="begin"/>
        </w:r>
        <w:r w:rsidRPr="00EF671A">
          <w:rPr>
            <w:rStyle w:val="Hyperlink"/>
          </w:rPr>
          <w:instrText xml:space="preserve"> </w:instrText>
        </w:r>
        <w:r>
          <w:instrText>HYPERLINK \l "_Toc20839920"</w:instrText>
        </w:r>
        <w:r w:rsidRPr="00EF671A">
          <w:rPr>
            <w:rStyle w:val="Hyperlink"/>
          </w:rPr>
          <w:instrText xml:space="preserve"> </w:instrText>
        </w:r>
        <w:r w:rsidRPr="00EF671A">
          <w:rPr>
            <w:rStyle w:val="Hyperlink"/>
          </w:rPr>
          <w:fldChar w:fldCharType="separate"/>
        </w:r>
        <w:r w:rsidRPr="00EF671A">
          <w:rPr>
            <w:rStyle w:val="Hyperlink"/>
          </w:rPr>
          <w:t>2.1.6</w:t>
        </w:r>
        <w:r>
          <w:rPr>
            <w:rFonts w:asciiTheme="minorHAnsi" w:eastAsiaTheme="minorEastAsia" w:hAnsiTheme="minorHAnsi" w:cstheme="minorBidi"/>
            <w:spacing w:val="0"/>
            <w:sz w:val="22"/>
            <w:lang w:eastAsia="en-US"/>
          </w:rPr>
          <w:tab/>
        </w:r>
        <w:r w:rsidRPr="00EF671A">
          <w:rPr>
            <w:rStyle w:val="Hyperlink"/>
          </w:rPr>
          <w:t>Initialization, Termination, and Resetting an FMU</w:t>
        </w:r>
        <w:r>
          <w:rPr>
            <w:webHidden/>
          </w:rPr>
          <w:tab/>
        </w:r>
        <w:r>
          <w:rPr>
            <w:webHidden/>
          </w:rPr>
          <w:fldChar w:fldCharType="begin"/>
        </w:r>
        <w:r>
          <w:rPr>
            <w:webHidden/>
          </w:rPr>
          <w:instrText xml:space="preserve"> PAGEREF _Toc20839920 \h </w:instrText>
        </w:r>
      </w:ins>
      <w:r>
        <w:rPr>
          <w:webHidden/>
        </w:rPr>
      </w:r>
      <w:r>
        <w:rPr>
          <w:webHidden/>
        </w:rPr>
        <w:fldChar w:fldCharType="separate"/>
      </w:r>
      <w:ins w:id="190" w:author="Bertsch Christian (CR/AEE3)" w:date="2019-10-03T18:12:00Z">
        <w:r w:rsidR="000440B4">
          <w:rPr>
            <w:webHidden/>
          </w:rPr>
          <w:t>21</w:t>
        </w:r>
      </w:ins>
      <w:ins w:id="191" w:author="Bertsch Christian (CR/AEE3)" w:date="2019-10-01T16:31:00Z">
        <w:r>
          <w:rPr>
            <w:webHidden/>
          </w:rPr>
          <w:fldChar w:fldCharType="end"/>
        </w:r>
        <w:r w:rsidRPr="00EF671A">
          <w:rPr>
            <w:rStyle w:val="Hyperlink"/>
          </w:rPr>
          <w:fldChar w:fldCharType="end"/>
        </w:r>
      </w:ins>
    </w:p>
    <w:p w14:paraId="316B12A1" w14:textId="5972A2DF" w:rsidR="009D64E4" w:rsidRDefault="009D64E4" w:rsidP="009D64E4">
      <w:pPr>
        <w:pStyle w:val="TOC3"/>
        <w:rPr>
          <w:ins w:id="192" w:author="Bertsch Christian (CR/AEE3)" w:date="2019-10-01T16:31:00Z"/>
          <w:rFonts w:asciiTheme="minorHAnsi" w:eastAsiaTheme="minorEastAsia" w:hAnsiTheme="minorHAnsi" w:cstheme="minorBidi"/>
          <w:spacing w:val="0"/>
          <w:sz w:val="22"/>
          <w:lang w:eastAsia="en-US"/>
        </w:rPr>
      </w:pPr>
      <w:ins w:id="193" w:author="Bertsch Christian (CR/AEE3)" w:date="2019-10-01T16:31:00Z">
        <w:r w:rsidRPr="00EF671A">
          <w:rPr>
            <w:rStyle w:val="Hyperlink"/>
          </w:rPr>
          <w:fldChar w:fldCharType="begin"/>
        </w:r>
        <w:r w:rsidRPr="00EF671A">
          <w:rPr>
            <w:rStyle w:val="Hyperlink"/>
          </w:rPr>
          <w:instrText xml:space="preserve"> </w:instrText>
        </w:r>
        <w:r>
          <w:instrText>HYPERLINK \l "_Toc20839921"</w:instrText>
        </w:r>
        <w:r w:rsidRPr="00EF671A">
          <w:rPr>
            <w:rStyle w:val="Hyperlink"/>
          </w:rPr>
          <w:instrText xml:space="preserve"> </w:instrText>
        </w:r>
        <w:r w:rsidRPr="00EF671A">
          <w:rPr>
            <w:rStyle w:val="Hyperlink"/>
          </w:rPr>
          <w:fldChar w:fldCharType="separate"/>
        </w:r>
        <w:r w:rsidRPr="00EF671A">
          <w:rPr>
            <w:rStyle w:val="Hyperlink"/>
          </w:rPr>
          <w:t>2.1.7</w:t>
        </w:r>
        <w:r>
          <w:rPr>
            <w:rFonts w:asciiTheme="minorHAnsi" w:eastAsiaTheme="minorEastAsia" w:hAnsiTheme="minorHAnsi" w:cstheme="minorBidi"/>
            <w:spacing w:val="0"/>
            <w:sz w:val="22"/>
            <w:lang w:eastAsia="en-US"/>
          </w:rPr>
          <w:tab/>
        </w:r>
        <w:r w:rsidRPr="00EF671A">
          <w:rPr>
            <w:rStyle w:val="Hyperlink"/>
          </w:rPr>
          <w:t>Getting and Setting Variable Values</w:t>
        </w:r>
        <w:r>
          <w:rPr>
            <w:webHidden/>
          </w:rPr>
          <w:tab/>
        </w:r>
        <w:r>
          <w:rPr>
            <w:webHidden/>
          </w:rPr>
          <w:fldChar w:fldCharType="begin"/>
        </w:r>
        <w:r>
          <w:rPr>
            <w:webHidden/>
          </w:rPr>
          <w:instrText xml:space="preserve"> PAGEREF _Toc20839921 \h </w:instrText>
        </w:r>
      </w:ins>
      <w:r>
        <w:rPr>
          <w:webHidden/>
        </w:rPr>
      </w:r>
      <w:r>
        <w:rPr>
          <w:webHidden/>
        </w:rPr>
        <w:fldChar w:fldCharType="separate"/>
      </w:r>
      <w:ins w:id="194" w:author="Bertsch Christian (CR/AEE3)" w:date="2019-10-03T18:12:00Z">
        <w:r w:rsidR="000440B4">
          <w:rPr>
            <w:webHidden/>
          </w:rPr>
          <w:t>23</w:t>
        </w:r>
      </w:ins>
      <w:ins w:id="195" w:author="Bertsch Christian (CR/AEE3)" w:date="2019-10-01T16:31:00Z">
        <w:r>
          <w:rPr>
            <w:webHidden/>
          </w:rPr>
          <w:fldChar w:fldCharType="end"/>
        </w:r>
        <w:r w:rsidRPr="00EF671A">
          <w:rPr>
            <w:rStyle w:val="Hyperlink"/>
          </w:rPr>
          <w:fldChar w:fldCharType="end"/>
        </w:r>
      </w:ins>
    </w:p>
    <w:p w14:paraId="73B6872C" w14:textId="1336A84D" w:rsidR="009D64E4" w:rsidRDefault="009D64E4" w:rsidP="009D64E4">
      <w:pPr>
        <w:pStyle w:val="TOC3"/>
        <w:rPr>
          <w:ins w:id="196" w:author="Bertsch Christian (CR/AEE3)" w:date="2019-10-01T16:31:00Z"/>
          <w:rFonts w:asciiTheme="minorHAnsi" w:eastAsiaTheme="minorEastAsia" w:hAnsiTheme="minorHAnsi" w:cstheme="minorBidi"/>
          <w:spacing w:val="0"/>
          <w:sz w:val="22"/>
          <w:lang w:eastAsia="en-US"/>
        </w:rPr>
      </w:pPr>
      <w:ins w:id="197" w:author="Bertsch Christian (CR/AEE3)" w:date="2019-10-01T16:31:00Z">
        <w:r w:rsidRPr="00EF671A">
          <w:rPr>
            <w:rStyle w:val="Hyperlink"/>
          </w:rPr>
          <w:fldChar w:fldCharType="begin"/>
        </w:r>
        <w:r w:rsidRPr="00EF671A">
          <w:rPr>
            <w:rStyle w:val="Hyperlink"/>
          </w:rPr>
          <w:instrText xml:space="preserve"> </w:instrText>
        </w:r>
        <w:r>
          <w:instrText>HYPERLINK \l "_Toc20839922"</w:instrText>
        </w:r>
        <w:r w:rsidRPr="00EF671A">
          <w:rPr>
            <w:rStyle w:val="Hyperlink"/>
          </w:rPr>
          <w:instrText xml:space="preserve"> </w:instrText>
        </w:r>
        <w:r w:rsidRPr="00EF671A">
          <w:rPr>
            <w:rStyle w:val="Hyperlink"/>
          </w:rPr>
          <w:fldChar w:fldCharType="separate"/>
        </w:r>
        <w:r w:rsidRPr="00EF671A">
          <w:rPr>
            <w:rStyle w:val="Hyperlink"/>
          </w:rPr>
          <w:t>2.1.8</w:t>
        </w:r>
        <w:r>
          <w:rPr>
            <w:rFonts w:asciiTheme="minorHAnsi" w:eastAsiaTheme="minorEastAsia" w:hAnsiTheme="minorHAnsi" w:cstheme="minorBidi"/>
            <w:spacing w:val="0"/>
            <w:sz w:val="22"/>
            <w:lang w:eastAsia="en-US"/>
          </w:rPr>
          <w:tab/>
        </w:r>
        <w:r w:rsidRPr="00EF671A">
          <w:rPr>
            <w:rStyle w:val="Hyperlink"/>
          </w:rPr>
          <w:t>Getting and Setting the Complete FMU State</w:t>
        </w:r>
        <w:r>
          <w:rPr>
            <w:webHidden/>
          </w:rPr>
          <w:tab/>
        </w:r>
        <w:r>
          <w:rPr>
            <w:webHidden/>
          </w:rPr>
          <w:fldChar w:fldCharType="begin"/>
        </w:r>
        <w:r>
          <w:rPr>
            <w:webHidden/>
          </w:rPr>
          <w:instrText xml:space="preserve"> PAGEREF _Toc20839922 \h </w:instrText>
        </w:r>
      </w:ins>
      <w:r>
        <w:rPr>
          <w:webHidden/>
        </w:rPr>
      </w:r>
      <w:r>
        <w:rPr>
          <w:webHidden/>
        </w:rPr>
        <w:fldChar w:fldCharType="separate"/>
      </w:r>
      <w:ins w:id="198" w:author="Bertsch Christian (CR/AEE3)" w:date="2019-10-03T18:12:00Z">
        <w:r w:rsidR="000440B4">
          <w:rPr>
            <w:webHidden/>
          </w:rPr>
          <w:t>24</w:t>
        </w:r>
      </w:ins>
      <w:ins w:id="199" w:author="Bertsch Christian (CR/AEE3)" w:date="2019-10-01T16:31:00Z">
        <w:r>
          <w:rPr>
            <w:webHidden/>
          </w:rPr>
          <w:fldChar w:fldCharType="end"/>
        </w:r>
        <w:r w:rsidRPr="00EF671A">
          <w:rPr>
            <w:rStyle w:val="Hyperlink"/>
          </w:rPr>
          <w:fldChar w:fldCharType="end"/>
        </w:r>
      </w:ins>
    </w:p>
    <w:p w14:paraId="3C6C9746" w14:textId="56CBFD57" w:rsidR="009D64E4" w:rsidRDefault="009D64E4" w:rsidP="009D64E4">
      <w:pPr>
        <w:pStyle w:val="TOC3"/>
        <w:rPr>
          <w:ins w:id="200" w:author="Bertsch Christian (CR/AEE3)" w:date="2019-10-01T16:31:00Z"/>
          <w:rFonts w:asciiTheme="minorHAnsi" w:eastAsiaTheme="minorEastAsia" w:hAnsiTheme="minorHAnsi" w:cstheme="minorBidi"/>
          <w:spacing w:val="0"/>
          <w:sz w:val="22"/>
          <w:lang w:eastAsia="en-US"/>
        </w:rPr>
      </w:pPr>
      <w:ins w:id="201" w:author="Bertsch Christian (CR/AEE3)" w:date="2019-10-01T16:31:00Z">
        <w:r w:rsidRPr="00EF671A">
          <w:rPr>
            <w:rStyle w:val="Hyperlink"/>
          </w:rPr>
          <w:fldChar w:fldCharType="begin"/>
        </w:r>
        <w:r w:rsidRPr="00EF671A">
          <w:rPr>
            <w:rStyle w:val="Hyperlink"/>
          </w:rPr>
          <w:instrText xml:space="preserve"> </w:instrText>
        </w:r>
        <w:r>
          <w:instrText>HYPERLINK \l "_Toc20839923"</w:instrText>
        </w:r>
        <w:r w:rsidRPr="00EF671A">
          <w:rPr>
            <w:rStyle w:val="Hyperlink"/>
          </w:rPr>
          <w:instrText xml:space="preserve"> </w:instrText>
        </w:r>
        <w:r w:rsidRPr="00EF671A">
          <w:rPr>
            <w:rStyle w:val="Hyperlink"/>
          </w:rPr>
          <w:fldChar w:fldCharType="separate"/>
        </w:r>
        <w:r w:rsidRPr="00EF671A">
          <w:rPr>
            <w:rStyle w:val="Hyperlink"/>
          </w:rPr>
          <w:t>2.1.9</w:t>
        </w:r>
        <w:r>
          <w:rPr>
            <w:rFonts w:asciiTheme="minorHAnsi" w:eastAsiaTheme="minorEastAsia" w:hAnsiTheme="minorHAnsi" w:cstheme="minorBidi"/>
            <w:spacing w:val="0"/>
            <w:sz w:val="22"/>
            <w:lang w:eastAsia="en-US"/>
          </w:rPr>
          <w:tab/>
        </w:r>
        <w:r w:rsidRPr="00EF671A">
          <w:rPr>
            <w:rStyle w:val="Hyperlink"/>
          </w:rPr>
          <w:t>Getting Partial Derivatives</w:t>
        </w:r>
        <w:r>
          <w:rPr>
            <w:webHidden/>
          </w:rPr>
          <w:tab/>
        </w:r>
        <w:r>
          <w:rPr>
            <w:webHidden/>
          </w:rPr>
          <w:fldChar w:fldCharType="begin"/>
        </w:r>
        <w:r>
          <w:rPr>
            <w:webHidden/>
          </w:rPr>
          <w:instrText xml:space="preserve"> PAGEREF _Toc20839923 \h </w:instrText>
        </w:r>
      </w:ins>
      <w:r>
        <w:rPr>
          <w:webHidden/>
        </w:rPr>
      </w:r>
      <w:r>
        <w:rPr>
          <w:webHidden/>
        </w:rPr>
        <w:fldChar w:fldCharType="separate"/>
      </w:r>
      <w:ins w:id="202" w:author="Bertsch Christian (CR/AEE3)" w:date="2019-10-03T18:12:00Z">
        <w:r w:rsidR="000440B4">
          <w:rPr>
            <w:webHidden/>
          </w:rPr>
          <w:t>25</w:t>
        </w:r>
      </w:ins>
      <w:ins w:id="203" w:author="Bertsch Christian (CR/AEE3)" w:date="2019-10-01T16:31:00Z">
        <w:r>
          <w:rPr>
            <w:webHidden/>
          </w:rPr>
          <w:fldChar w:fldCharType="end"/>
        </w:r>
        <w:r w:rsidRPr="00EF671A">
          <w:rPr>
            <w:rStyle w:val="Hyperlink"/>
          </w:rPr>
          <w:fldChar w:fldCharType="end"/>
        </w:r>
      </w:ins>
    </w:p>
    <w:p w14:paraId="2CF42EAC" w14:textId="50F8A2C1" w:rsidR="009D64E4" w:rsidRDefault="009D64E4" w:rsidP="009D64E4">
      <w:pPr>
        <w:pStyle w:val="TOC2"/>
        <w:rPr>
          <w:ins w:id="204" w:author="Bertsch Christian (CR/AEE3)" w:date="2019-10-01T16:31:00Z"/>
          <w:rFonts w:asciiTheme="minorHAnsi" w:eastAsiaTheme="minorEastAsia" w:hAnsiTheme="minorHAnsi" w:cstheme="minorBidi"/>
          <w:spacing w:val="0"/>
          <w:sz w:val="22"/>
          <w:lang w:eastAsia="en-US"/>
        </w:rPr>
      </w:pPr>
      <w:ins w:id="205" w:author="Bertsch Christian (CR/AEE3)" w:date="2019-10-01T16:31:00Z">
        <w:r w:rsidRPr="00EF671A">
          <w:rPr>
            <w:rStyle w:val="Hyperlink"/>
          </w:rPr>
          <w:fldChar w:fldCharType="begin"/>
        </w:r>
        <w:r w:rsidRPr="00EF671A">
          <w:rPr>
            <w:rStyle w:val="Hyperlink"/>
          </w:rPr>
          <w:instrText xml:space="preserve"> </w:instrText>
        </w:r>
        <w:r>
          <w:instrText>HYPERLINK \l "_Toc20839924"</w:instrText>
        </w:r>
        <w:r w:rsidRPr="00EF671A">
          <w:rPr>
            <w:rStyle w:val="Hyperlink"/>
          </w:rPr>
          <w:instrText xml:space="preserve"> </w:instrText>
        </w:r>
        <w:r w:rsidRPr="00EF671A">
          <w:rPr>
            <w:rStyle w:val="Hyperlink"/>
          </w:rPr>
          <w:fldChar w:fldCharType="separate"/>
        </w:r>
        <w:r w:rsidRPr="00EF671A">
          <w:rPr>
            <w:rStyle w:val="Hyperlink"/>
          </w:rPr>
          <w:t>2.2</w:t>
        </w:r>
        <w:r>
          <w:rPr>
            <w:rFonts w:asciiTheme="minorHAnsi" w:eastAsiaTheme="minorEastAsia" w:hAnsiTheme="minorHAnsi" w:cstheme="minorBidi"/>
            <w:spacing w:val="0"/>
            <w:sz w:val="22"/>
            <w:lang w:eastAsia="en-US"/>
          </w:rPr>
          <w:tab/>
        </w:r>
        <w:r w:rsidRPr="00EF671A">
          <w:rPr>
            <w:rStyle w:val="Hyperlink"/>
          </w:rPr>
          <w:t>FMI Description Schema</w:t>
        </w:r>
        <w:r>
          <w:rPr>
            <w:webHidden/>
          </w:rPr>
          <w:tab/>
        </w:r>
        <w:r>
          <w:rPr>
            <w:webHidden/>
          </w:rPr>
          <w:fldChar w:fldCharType="begin"/>
        </w:r>
        <w:r>
          <w:rPr>
            <w:webHidden/>
          </w:rPr>
          <w:instrText xml:space="preserve"> PAGEREF _Toc20839924 \h </w:instrText>
        </w:r>
      </w:ins>
      <w:r>
        <w:rPr>
          <w:webHidden/>
        </w:rPr>
      </w:r>
      <w:r>
        <w:rPr>
          <w:webHidden/>
        </w:rPr>
        <w:fldChar w:fldCharType="separate"/>
      </w:r>
      <w:ins w:id="206" w:author="Bertsch Christian (CR/AEE3)" w:date="2019-10-03T18:12:00Z">
        <w:r w:rsidR="000440B4">
          <w:rPr>
            <w:webHidden/>
          </w:rPr>
          <w:t>28</w:t>
        </w:r>
      </w:ins>
      <w:ins w:id="207" w:author="Bertsch Christian (CR/AEE3)" w:date="2019-10-01T16:31:00Z">
        <w:r>
          <w:rPr>
            <w:webHidden/>
          </w:rPr>
          <w:fldChar w:fldCharType="end"/>
        </w:r>
        <w:r w:rsidRPr="00EF671A">
          <w:rPr>
            <w:rStyle w:val="Hyperlink"/>
          </w:rPr>
          <w:fldChar w:fldCharType="end"/>
        </w:r>
      </w:ins>
    </w:p>
    <w:p w14:paraId="2EAF58F3" w14:textId="2E309C85" w:rsidR="009D64E4" w:rsidRDefault="009D64E4" w:rsidP="009D64E4">
      <w:pPr>
        <w:pStyle w:val="TOC3"/>
        <w:rPr>
          <w:ins w:id="208" w:author="Bertsch Christian (CR/AEE3)" w:date="2019-10-01T16:31:00Z"/>
          <w:rFonts w:asciiTheme="minorHAnsi" w:eastAsiaTheme="minorEastAsia" w:hAnsiTheme="minorHAnsi" w:cstheme="minorBidi"/>
          <w:spacing w:val="0"/>
          <w:sz w:val="22"/>
          <w:lang w:eastAsia="en-US"/>
        </w:rPr>
      </w:pPr>
      <w:ins w:id="209" w:author="Bertsch Christian (CR/AEE3)" w:date="2019-10-01T16:31:00Z">
        <w:r w:rsidRPr="00EF671A">
          <w:rPr>
            <w:rStyle w:val="Hyperlink"/>
          </w:rPr>
          <w:fldChar w:fldCharType="begin"/>
        </w:r>
        <w:r w:rsidRPr="00EF671A">
          <w:rPr>
            <w:rStyle w:val="Hyperlink"/>
          </w:rPr>
          <w:instrText xml:space="preserve"> </w:instrText>
        </w:r>
        <w:r>
          <w:instrText>HYPERLINK \l "_Toc20839925"</w:instrText>
        </w:r>
        <w:r w:rsidRPr="00EF671A">
          <w:rPr>
            <w:rStyle w:val="Hyperlink"/>
          </w:rPr>
          <w:instrText xml:space="preserve"> </w:instrText>
        </w:r>
        <w:r w:rsidRPr="00EF671A">
          <w:rPr>
            <w:rStyle w:val="Hyperlink"/>
          </w:rPr>
          <w:fldChar w:fldCharType="separate"/>
        </w:r>
        <w:r w:rsidRPr="00EF671A">
          <w:rPr>
            <w:rStyle w:val="Hyperlink"/>
          </w:rPr>
          <w:t>2.2.1</w:t>
        </w:r>
        <w:r>
          <w:rPr>
            <w:rFonts w:asciiTheme="minorHAnsi" w:eastAsiaTheme="minorEastAsia" w:hAnsiTheme="minorHAnsi" w:cstheme="minorBidi"/>
            <w:spacing w:val="0"/>
            <w:sz w:val="22"/>
            <w:lang w:eastAsia="en-US"/>
          </w:rPr>
          <w:tab/>
        </w:r>
        <w:r w:rsidRPr="00EF671A">
          <w:rPr>
            <w:rStyle w:val="Hyperlink"/>
          </w:rPr>
          <w:t>Definition of an FMU (fmiModelDescription)</w:t>
        </w:r>
        <w:r>
          <w:rPr>
            <w:webHidden/>
          </w:rPr>
          <w:tab/>
        </w:r>
        <w:r>
          <w:rPr>
            <w:webHidden/>
          </w:rPr>
          <w:fldChar w:fldCharType="begin"/>
        </w:r>
        <w:r>
          <w:rPr>
            <w:webHidden/>
          </w:rPr>
          <w:instrText xml:space="preserve"> PAGEREF _Toc20839925 \h </w:instrText>
        </w:r>
      </w:ins>
      <w:r>
        <w:rPr>
          <w:webHidden/>
        </w:rPr>
      </w:r>
      <w:r>
        <w:rPr>
          <w:webHidden/>
        </w:rPr>
        <w:fldChar w:fldCharType="separate"/>
      </w:r>
      <w:ins w:id="210" w:author="Bertsch Christian (CR/AEE3)" w:date="2019-10-03T18:12:00Z">
        <w:r w:rsidR="000440B4">
          <w:rPr>
            <w:webHidden/>
          </w:rPr>
          <w:t>30</w:t>
        </w:r>
      </w:ins>
      <w:ins w:id="211" w:author="Bertsch Christian (CR/AEE3)" w:date="2019-10-01T16:31:00Z">
        <w:r>
          <w:rPr>
            <w:webHidden/>
          </w:rPr>
          <w:fldChar w:fldCharType="end"/>
        </w:r>
        <w:r w:rsidRPr="00EF671A">
          <w:rPr>
            <w:rStyle w:val="Hyperlink"/>
          </w:rPr>
          <w:fldChar w:fldCharType="end"/>
        </w:r>
      </w:ins>
    </w:p>
    <w:p w14:paraId="17F41B4D" w14:textId="5D3608E5" w:rsidR="009D64E4" w:rsidRDefault="009D64E4" w:rsidP="009D64E4">
      <w:pPr>
        <w:pStyle w:val="TOC3"/>
        <w:rPr>
          <w:ins w:id="212" w:author="Bertsch Christian (CR/AEE3)" w:date="2019-10-01T16:31:00Z"/>
          <w:rFonts w:asciiTheme="minorHAnsi" w:eastAsiaTheme="minorEastAsia" w:hAnsiTheme="minorHAnsi" w:cstheme="minorBidi"/>
          <w:spacing w:val="0"/>
          <w:sz w:val="22"/>
          <w:lang w:eastAsia="en-US"/>
        </w:rPr>
      </w:pPr>
      <w:ins w:id="213" w:author="Bertsch Christian (CR/AEE3)" w:date="2019-10-01T16:31:00Z">
        <w:r w:rsidRPr="00EF671A">
          <w:rPr>
            <w:rStyle w:val="Hyperlink"/>
          </w:rPr>
          <w:fldChar w:fldCharType="begin"/>
        </w:r>
        <w:r w:rsidRPr="00EF671A">
          <w:rPr>
            <w:rStyle w:val="Hyperlink"/>
          </w:rPr>
          <w:instrText xml:space="preserve"> </w:instrText>
        </w:r>
        <w:r>
          <w:instrText>HYPERLINK \l "_Toc20839926"</w:instrText>
        </w:r>
        <w:r w:rsidRPr="00EF671A">
          <w:rPr>
            <w:rStyle w:val="Hyperlink"/>
          </w:rPr>
          <w:instrText xml:space="preserve"> </w:instrText>
        </w:r>
        <w:r w:rsidRPr="00EF671A">
          <w:rPr>
            <w:rStyle w:val="Hyperlink"/>
          </w:rPr>
          <w:fldChar w:fldCharType="separate"/>
        </w:r>
        <w:r w:rsidRPr="00EF671A">
          <w:rPr>
            <w:rStyle w:val="Hyperlink"/>
          </w:rPr>
          <w:t>2.2.2</w:t>
        </w:r>
        <w:r>
          <w:rPr>
            <w:rFonts w:asciiTheme="minorHAnsi" w:eastAsiaTheme="minorEastAsia" w:hAnsiTheme="minorHAnsi" w:cstheme="minorBidi"/>
            <w:spacing w:val="0"/>
            <w:sz w:val="22"/>
            <w:lang w:eastAsia="en-US"/>
          </w:rPr>
          <w:tab/>
        </w:r>
        <w:r w:rsidRPr="00EF671A">
          <w:rPr>
            <w:rStyle w:val="Hyperlink"/>
          </w:rPr>
          <w:t>Definition of Units (UnitDefinitions)</w:t>
        </w:r>
        <w:r>
          <w:rPr>
            <w:webHidden/>
          </w:rPr>
          <w:tab/>
        </w:r>
        <w:r>
          <w:rPr>
            <w:webHidden/>
          </w:rPr>
          <w:fldChar w:fldCharType="begin"/>
        </w:r>
        <w:r>
          <w:rPr>
            <w:webHidden/>
          </w:rPr>
          <w:instrText xml:space="preserve"> PAGEREF _Toc20839926 \h </w:instrText>
        </w:r>
      </w:ins>
      <w:r>
        <w:rPr>
          <w:webHidden/>
        </w:rPr>
      </w:r>
      <w:r>
        <w:rPr>
          <w:webHidden/>
        </w:rPr>
        <w:fldChar w:fldCharType="separate"/>
      </w:r>
      <w:ins w:id="214" w:author="Bertsch Christian (CR/AEE3)" w:date="2019-10-03T18:12:00Z">
        <w:r w:rsidR="000440B4">
          <w:rPr>
            <w:webHidden/>
          </w:rPr>
          <w:t>34</w:t>
        </w:r>
      </w:ins>
      <w:ins w:id="215" w:author="Bertsch Christian (CR/AEE3)" w:date="2019-10-01T16:31:00Z">
        <w:r>
          <w:rPr>
            <w:webHidden/>
          </w:rPr>
          <w:fldChar w:fldCharType="end"/>
        </w:r>
        <w:r w:rsidRPr="00EF671A">
          <w:rPr>
            <w:rStyle w:val="Hyperlink"/>
          </w:rPr>
          <w:fldChar w:fldCharType="end"/>
        </w:r>
      </w:ins>
    </w:p>
    <w:p w14:paraId="0AC81538" w14:textId="07E99FF1" w:rsidR="009D64E4" w:rsidRDefault="009D64E4" w:rsidP="009D64E4">
      <w:pPr>
        <w:pStyle w:val="TOC3"/>
        <w:rPr>
          <w:ins w:id="216" w:author="Bertsch Christian (CR/AEE3)" w:date="2019-10-01T16:31:00Z"/>
          <w:rFonts w:asciiTheme="minorHAnsi" w:eastAsiaTheme="minorEastAsia" w:hAnsiTheme="minorHAnsi" w:cstheme="minorBidi"/>
          <w:spacing w:val="0"/>
          <w:sz w:val="22"/>
          <w:lang w:eastAsia="en-US"/>
        </w:rPr>
      </w:pPr>
      <w:ins w:id="217" w:author="Bertsch Christian (CR/AEE3)" w:date="2019-10-01T16:31:00Z">
        <w:r w:rsidRPr="00EF671A">
          <w:rPr>
            <w:rStyle w:val="Hyperlink"/>
          </w:rPr>
          <w:fldChar w:fldCharType="begin"/>
        </w:r>
        <w:r w:rsidRPr="00EF671A">
          <w:rPr>
            <w:rStyle w:val="Hyperlink"/>
          </w:rPr>
          <w:instrText xml:space="preserve"> </w:instrText>
        </w:r>
        <w:r>
          <w:instrText>HYPERLINK \l "_Toc20839927"</w:instrText>
        </w:r>
        <w:r w:rsidRPr="00EF671A">
          <w:rPr>
            <w:rStyle w:val="Hyperlink"/>
          </w:rPr>
          <w:instrText xml:space="preserve"> </w:instrText>
        </w:r>
        <w:r w:rsidRPr="00EF671A">
          <w:rPr>
            <w:rStyle w:val="Hyperlink"/>
          </w:rPr>
          <w:fldChar w:fldCharType="separate"/>
        </w:r>
        <w:r w:rsidRPr="00EF671A">
          <w:rPr>
            <w:rStyle w:val="Hyperlink"/>
          </w:rPr>
          <w:t>2.2.3</w:t>
        </w:r>
        <w:r>
          <w:rPr>
            <w:rFonts w:asciiTheme="minorHAnsi" w:eastAsiaTheme="minorEastAsia" w:hAnsiTheme="minorHAnsi" w:cstheme="minorBidi"/>
            <w:spacing w:val="0"/>
            <w:sz w:val="22"/>
            <w:lang w:eastAsia="en-US"/>
          </w:rPr>
          <w:tab/>
        </w:r>
        <w:r w:rsidRPr="00EF671A">
          <w:rPr>
            <w:rStyle w:val="Hyperlink"/>
          </w:rPr>
          <w:t>Definition of Types (TypeDefinitions)</w:t>
        </w:r>
        <w:r>
          <w:rPr>
            <w:webHidden/>
          </w:rPr>
          <w:tab/>
        </w:r>
        <w:r>
          <w:rPr>
            <w:webHidden/>
          </w:rPr>
          <w:fldChar w:fldCharType="begin"/>
        </w:r>
        <w:r>
          <w:rPr>
            <w:webHidden/>
          </w:rPr>
          <w:instrText xml:space="preserve"> PAGEREF _Toc20839927 \h </w:instrText>
        </w:r>
      </w:ins>
      <w:r>
        <w:rPr>
          <w:webHidden/>
        </w:rPr>
      </w:r>
      <w:r>
        <w:rPr>
          <w:webHidden/>
        </w:rPr>
        <w:fldChar w:fldCharType="separate"/>
      </w:r>
      <w:ins w:id="218" w:author="Bertsch Christian (CR/AEE3)" w:date="2019-10-03T18:12:00Z">
        <w:r w:rsidR="000440B4">
          <w:rPr>
            <w:webHidden/>
          </w:rPr>
          <w:t>39</w:t>
        </w:r>
      </w:ins>
      <w:ins w:id="219" w:author="Bertsch Christian (CR/AEE3)" w:date="2019-10-01T16:31:00Z">
        <w:r>
          <w:rPr>
            <w:webHidden/>
          </w:rPr>
          <w:fldChar w:fldCharType="end"/>
        </w:r>
        <w:r w:rsidRPr="00EF671A">
          <w:rPr>
            <w:rStyle w:val="Hyperlink"/>
          </w:rPr>
          <w:fldChar w:fldCharType="end"/>
        </w:r>
      </w:ins>
    </w:p>
    <w:p w14:paraId="38E2BA52" w14:textId="0E780D02" w:rsidR="009D64E4" w:rsidRDefault="009D64E4" w:rsidP="009D64E4">
      <w:pPr>
        <w:pStyle w:val="TOC3"/>
        <w:rPr>
          <w:ins w:id="220" w:author="Bertsch Christian (CR/AEE3)" w:date="2019-10-01T16:31:00Z"/>
          <w:rFonts w:asciiTheme="minorHAnsi" w:eastAsiaTheme="minorEastAsia" w:hAnsiTheme="minorHAnsi" w:cstheme="minorBidi"/>
          <w:spacing w:val="0"/>
          <w:sz w:val="22"/>
          <w:lang w:eastAsia="en-US"/>
        </w:rPr>
      </w:pPr>
      <w:ins w:id="221" w:author="Bertsch Christian (CR/AEE3)" w:date="2019-10-01T16:31:00Z">
        <w:r w:rsidRPr="00EF671A">
          <w:rPr>
            <w:rStyle w:val="Hyperlink"/>
          </w:rPr>
          <w:fldChar w:fldCharType="begin"/>
        </w:r>
        <w:r w:rsidRPr="00EF671A">
          <w:rPr>
            <w:rStyle w:val="Hyperlink"/>
          </w:rPr>
          <w:instrText xml:space="preserve"> </w:instrText>
        </w:r>
        <w:r>
          <w:instrText>HYPERLINK \l "_Toc20839928"</w:instrText>
        </w:r>
        <w:r w:rsidRPr="00EF671A">
          <w:rPr>
            <w:rStyle w:val="Hyperlink"/>
          </w:rPr>
          <w:instrText xml:space="preserve"> </w:instrText>
        </w:r>
        <w:r w:rsidRPr="00EF671A">
          <w:rPr>
            <w:rStyle w:val="Hyperlink"/>
          </w:rPr>
          <w:fldChar w:fldCharType="separate"/>
        </w:r>
        <w:r w:rsidRPr="00EF671A">
          <w:rPr>
            <w:rStyle w:val="Hyperlink"/>
          </w:rPr>
          <w:t>2.2.4</w:t>
        </w:r>
        <w:r>
          <w:rPr>
            <w:rFonts w:asciiTheme="minorHAnsi" w:eastAsiaTheme="minorEastAsia" w:hAnsiTheme="minorHAnsi" w:cstheme="minorBidi"/>
            <w:spacing w:val="0"/>
            <w:sz w:val="22"/>
            <w:lang w:eastAsia="en-US"/>
          </w:rPr>
          <w:tab/>
        </w:r>
        <w:r w:rsidRPr="00EF671A">
          <w:rPr>
            <w:rStyle w:val="Hyperlink"/>
          </w:rPr>
          <w:t>Definition of Log Categories (LogCategories)</w:t>
        </w:r>
        <w:r>
          <w:rPr>
            <w:webHidden/>
          </w:rPr>
          <w:tab/>
        </w:r>
        <w:r>
          <w:rPr>
            <w:webHidden/>
          </w:rPr>
          <w:fldChar w:fldCharType="begin"/>
        </w:r>
        <w:r>
          <w:rPr>
            <w:webHidden/>
          </w:rPr>
          <w:instrText xml:space="preserve"> PAGEREF _Toc20839928 \h </w:instrText>
        </w:r>
      </w:ins>
      <w:r>
        <w:rPr>
          <w:webHidden/>
        </w:rPr>
      </w:r>
      <w:r>
        <w:rPr>
          <w:webHidden/>
        </w:rPr>
        <w:fldChar w:fldCharType="separate"/>
      </w:r>
      <w:ins w:id="222" w:author="Bertsch Christian (CR/AEE3)" w:date="2019-10-03T18:12:00Z">
        <w:r w:rsidR="000440B4">
          <w:rPr>
            <w:webHidden/>
          </w:rPr>
          <w:t>43</w:t>
        </w:r>
      </w:ins>
      <w:ins w:id="223" w:author="Bertsch Christian (CR/AEE3)" w:date="2019-10-01T16:31:00Z">
        <w:r>
          <w:rPr>
            <w:webHidden/>
          </w:rPr>
          <w:fldChar w:fldCharType="end"/>
        </w:r>
        <w:r w:rsidRPr="00EF671A">
          <w:rPr>
            <w:rStyle w:val="Hyperlink"/>
          </w:rPr>
          <w:fldChar w:fldCharType="end"/>
        </w:r>
      </w:ins>
    </w:p>
    <w:p w14:paraId="6D129F5F" w14:textId="0FCAF8FE" w:rsidR="009D64E4" w:rsidRDefault="009D64E4" w:rsidP="009D64E4">
      <w:pPr>
        <w:pStyle w:val="TOC3"/>
        <w:rPr>
          <w:ins w:id="224" w:author="Bertsch Christian (CR/AEE3)" w:date="2019-10-01T16:31:00Z"/>
          <w:rFonts w:asciiTheme="minorHAnsi" w:eastAsiaTheme="minorEastAsia" w:hAnsiTheme="minorHAnsi" w:cstheme="minorBidi"/>
          <w:spacing w:val="0"/>
          <w:sz w:val="22"/>
          <w:lang w:eastAsia="en-US"/>
        </w:rPr>
      </w:pPr>
      <w:ins w:id="225" w:author="Bertsch Christian (CR/AEE3)" w:date="2019-10-01T16:31:00Z">
        <w:r w:rsidRPr="00EF671A">
          <w:rPr>
            <w:rStyle w:val="Hyperlink"/>
          </w:rPr>
          <w:fldChar w:fldCharType="begin"/>
        </w:r>
        <w:r w:rsidRPr="00EF671A">
          <w:rPr>
            <w:rStyle w:val="Hyperlink"/>
          </w:rPr>
          <w:instrText xml:space="preserve"> </w:instrText>
        </w:r>
        <w:r>
          <w:instrText>HYPERLINK \l "_Toc20839929"</w:instrText>
        </w:r>
        <w:r w:rsidRPr="00EF671A">
          <w:rPr>
            <w:rStyle w:val="Hyperlink"/>
          </w:rPr>
          <w:instrText xml:space="preserve"> </w:instrText>
        </w:r>
        <w:r w:rsidRPr="00EF671A">
          <w:rPr>
            <w:rStyle w:val="Hyperlink"/>
          </w:rPr>
          <w:fldChar w:fldCharType="separate"/>
        </w:r>
        <w:r w:rsidRPr="00EF671A">
          <w:rPr>
            <w:rStyle w:val="Hyperlink"/>
          </w:rPr>
          <w:t>2.2.5</w:t>
        </w:r>
        <w:r>
          <w:rPr>
            <w:rFonts w:asciiTheme="minorHAnsi" w:eastAsiaTheme="minorEastAsia" w:hAnsiTheme="minorHAnsi" w:cstheme="minorBidi"/>
            <w:spacing w:val="0"/>
            <w:sz w:val="22"/>
            <w:lang w:eastAsia="en-US"/>
          </w:rPr>
          <w:tab/>
        </w:r>
        <w:r w:rsidRPr="00EF671A">
          <w:rPr>
            <w:rStyle w:val="Hyperlink"/>
          </w:rPr>
          <w:t>Definition of a Default Experiment (DefaultExperiment)</w:t>
        </w:r>
        <w:r>
          <w:rPr>
            <w:webHidden/>
          </w:rPr>
          <w:tab/>
        </w:r>
        <w:r>
          <w:rPr>
            <w:webHidden/>
          </w:rPr>
          <w:fldChar w:fldCharType="begin"/>
        </w:r>
        <w:r>
          <w:rPr>
            <w:webHidden/>
          </w:rPr>
          <w:instrText xml:space="preserve"> PAGEREF _Toc20839929 \h </w:instrText>
        </w:r>
      </w:ins>
      <w:r>
        <w:rPr>
          <w:webHidden/>
        </w:rPr>
      </w:r>
      <w:r>
        <w:rPr>
          <w:webHidden/>
        </w:rPr>
        <w:fldChar w:fldCharType="separate"/>
      </w:r>
      <w:ins w:id="226" w:author="Bertsch Christian (CR/AEE3)" w:date="2019-10-03T18:12:00Z">
        <w:r w:rsidR="000440B4">
          <w:rPr>
            <w:webHidden/>
          </w:rPr>
          <w:t>44</w:t>
        </w:r>
      </w:ins>
      <w:ins w:id="227" w:author="Bertsch Christian (CR/AEE3)" w:date="2019-10-01T16:31:00Z">
        <w:r>
          <w:rPr>
            <w:webHidden/>
          </w:rPr>
          <w:fldChar w:fldCharType="end"/>
        </w:r>
        <w:r w:rsidRPr="00EF671A">
          <w:rPr>
            <w:rStyle w:val="Hyperlink"/>
          </w:rPr>
          <w:fldChar w:fldCharType="end"/>
        </w:r>
      </w:ins>
    </w:p>
    <w:p w14:paraId="7E78F991" w14:textId="50540024" w:rsidR="009D64E4" w:rsidRDefault="009D64E4" w:rsidP="009D64E4">
      <w:pPr>
        <w:pStyle w:val="TOC3"/>
        <w:rPr>
          <w:ins w:id="228" w:author="Bertsch Christian (CR/AEE3)" w:date="2019-10-01T16:31:00Z"/>
          <w:rFonts w:asciiTheme="minorHAnsi" w:eastAsiaTheme="minorEastAsia" w:hAnsiTheme="minorHAnsi" w:cstheme="minorBidi"/>
          <w:spacing w:val="0"/>
          <w:sz w:val="22"/>
          <w:lang w:eastAsia="en-US"/>
        </w:rPr>
      </w:pPr>
      <w:ins w:id="229" w:author="Bertsch Christian (CR/AEE3)" w:date="2019-10-01T16:31:00Z">
        <w:r w:rsidRPr="00EF671A">
          <w:rPr>
            <w:rStyle w:val="Hyperlink"/>
          </w:rPr>
          <w:fldChar w:fldCharType="begin"/>
        </w:r>
        <w:r w:rsidRPr="00EF671A">
          <w:rPr>
            <w:rStyle w:val="Hyperlink"/>
          </w:rPr>
          <w:instrText xml:space="preserve"> </w:instrText>
        </w:r>
        <w:r>
          <w:instrText>HYPERLINK \l "_Toc20839930"</w:instrText>
        </w:r>
        <w:r w:rsidRPr="00EF671A">
          <w:rPr>
            <w:rStyle w:val="Hyperlink"/>
          </w:rPr>
          <w:instrText xml:space="preserve"> </w:instrText>
        </w:r>
        <w:r w:rsidRPr="00EF671A">
          <w:rPr>
            <w:rStyle w:val="Hyperlink"/>
          </w:rPr>
          <w:fldChar w:fldCharType="separate"/>
        </w:r>
        <w:r w:rsidRPr="00EF671A">
          <w:rPr>
            <w:rStyle w:val="Hyperlink"/>
          </w:rPr>
          <w:t>2.2.6</w:t>
        </w:r>
        <w:r>
          <w:rPr>
            <w:rFonts w:asciiTheme="minorHAnsi" w:eastAsiaTheme="minorEastAsia" w:hAnsiTheme="minorHAnsi" w:cstheme="minorBidi"/>
            <w:spacing w:val="0"/>
            <w:sz w:val="22"/>
            <w:lang w:eastAsia="en-US"/>
          </w:rPr>
          <w:tab/>
        </w:r>
        <w:r w:rsidRPr="00EF671A">
          <w:rPr>
            <w:rStyle w:val="Hyperlink"/>
          </w:rPr>
          <w:t>Definition of Vendor Annotations (VendorAnnotations)</w:t>
        </w:r>
        <w:r>
          <w:rPr>
            <w:webHidden/>
          </w:rPr>
          <w:tab/>
        </w:r>
        <w:r>
          <w:rPr>
            <w:webHidden/>
          </w:rPr>
          <w:fldChar w:fldCharType="begin"/>
        </w:r>
        <w:r>
          <w:rPr>
            <w:webHidden/>
          </w:rPr>
          <w:instrText xml:space="preserve"> PAGEREF _Toc20839930 \h </w:instrText>
        </w:r>
      </w:ins>
      <w:r>
        <w:rPr>
          <w:webHidden/>
        </w:rPr>
      </w:r>
      <w:r>
        <w:rPr>
          <w:webHidden/>
        </w:rPr>
        <w:fldChar w:fldCharType="separate"/>
      </w:r>
      <w:ins w:id="230" w:author="Bertsch Christian (CR/AEE3)" w:date="2019-10-03T18:12:00Z">
        <w:r w:rsidR="000440B4">
          <w:rPr>
            <w:webHidden/>
          </w:rPr>
          <w:t>44</w:t>
        </w:r>
      </w:ins>
      <w:ins w:id="231" w:author="Bertsch Christian (CR/AEE3)" w:date="2019-10-01T16:31:00Z">
        <w:r>
          <w:rPr>
            <w:webHidden/>
          </w:rPr>
          <w:fldChar w:fldCharType="end"/>
        </w:r>
        <w:r w:rsidRPr="00EF671A">
          <w:rPr>
            <w:rStyle w:val="Hyperlink"/>
          </w:rPr>
          <w:fldChar w:fldCharType="end"/>
        </w:r>
      </w:ins>
    </w:p>
    <w:p w14:paraId="020B2BD6" w14:textId="3D18021C" w:rsidR="009D64E4" w:rsidRDefault="009D64E4" w:rsidP="009D64E4">
      <w:pPr>
        <w:pStyle w:val="TOC3"/>
        <w:rPr>
          <w:ins w:id="232" w:author="Bertsch Christian (CR/AEE3)" w:date="2019-10-01T16:31:00Z"/>
          <w:rFonts w:asciiTheme="minorHAnsi" w:eastAsiaTheme="minorEastAsia" w:hAnsiTheme="minorHAnsi" w:cstheme="minorBidi"/>
          <w:spacing w:val="0"/>
          <w:sz w:val="22"/>
          <w:lang w:eastAsia="en-US"/>
        </w:rPr>
      </w:pPr>
      <w:ins w:id="233" w:author="Bertsch Christian (CR/AEE3)" w:date="2019-10-01T16:31:00Z">
        <w:r w:rsidRPr="00EF671A">
          <w:rPr>
            <w:rStyle w:val="Hyperlink"/>
          </w:rPr>
          <w:fldChar w:fldCharType="begin"/>
        </w:r>
        <w:r w:rsidRPr="00EF671A">
          <w:rPr>
            <w:rStyle w:val="Hyperlink"/>
          </w:rPr>
          <w:instrText xml:space="preserve"> </w:instrText>
        </w:r>
        <w:r>
          <w:instrText>HYPERLINK \l "_Toc20839931"</w:instrText>
        </w:r>
        <w:r w:rsidRPr="00EF671A">
          <w:rPr>
            <w:rStyle w:val="Hyperlink"/>
          </w:rPr>
          <w:instrText xml:space="preserve"> </w:instrText>
        </w:r>
        <w:r w:rsidRPr="00EF671A">
          <w:rPr>
            <w:rStyle w:val="Hyperlink"/>
          </w:rPr>
          <w:fldChar w:fldCharType="separate"/>
        </w:r>
        <w:r w:rsidRPr="00EF671A">
          <w:rPr>
            <w:rStyle w:val="Hyperlink"/>
          </w:rPr>
          <w:t>2.2.7</w:t>
        </w:r>
        <w:r>
          <w:rPr>
            <w:rFonts w:asciiTheme="minorHAnsi" w:eastAsiaTheme="minorEastAsia" w:hAnsiTheme="minorHAnsi" w:cstheme="minorBidi"/>
            <w:spacing w:val="0"/>
            <w:sz w:val="22"/>
            <w:lang w:eastAsia="en-US"/>
          </w:rPr>
          <w:tab/>
        </w:r>
        <w:r w:rsidRPr="00EF671A">
          <w:rPr>
            <w:rStyle w:val="Hyperlink"/>
          </w:rPr>
          <w:t>Definition of Model Variables (ModelVariables)</w:t>
        </w:r>
        <w:r>
          <w:rPr>
            <w:webHidden/>
          </w:rPr>
          <w:tab/>
        </w:r>
        <w:r>
          <w:rPr>
            <w:webHidden/>
          </w:rPr>
          <w:fldChar w:fldCharType="begin"/>
        </w:r>
        <w:r>
          <w:rPr>
            <w:webHidden/>
          </w:rPr>
          <w:instrText xml:space="preserve"> PAGEREF _Toc20839931 \h </w:instrText>
        </w:r>
      </w:ins>
      <w:r>
        <w:rPr>
          <w:webHidden/>
        </w:rPr>
      </w:r>
      <w:r>
        <w:rPr>
          <w:webHidden/>
        </w:rPr>
        <w:fldChar w:fldCharType="separate"/>
      </w:r>
      <w:ins w:id="234" w:author="Bertsch Christian (CR/AEE3)" w:date="2019-10-03T18:12:00Z">
        <w:r w:rsidR="000440B4">
          <w:rPr>
            <w:webHidden/>
          </w:rPr>
          <w:t>45</w:t>
        </w:r>
      </w:ins>
      <w:ins w:id="235" w:author="Bertsch Christian (CR/AEE3)" w:date="2019-10-01T16:31:00Z">
        <w:r>
          <w:rPr>
            <w:webHidden/>
          </w:rPr>
          <w:fldChar w:fldCharType="end"/>
        </w:r>
        <w:r w:rsidRPr="00EF671A">
          <w:rPr>
            <w:rStyle w:val="Hyperlink"/>
          </w:rPr>
          <w:fldChar w:fldCharType="end"/>
        </w:r>
      </w:ins>
    </w:p>
    <w:p w14:paraId="019D6379" w14:textId="28C46278" w:rsidR="009D64E4" w:rsidRDefault="009D64E4" w:rsidP="009D64E4">
      <w:pPr>
        <w:pStyle w:val="TOC3"/>
        <w:rPr>
          <w:ins w:id="236" w:author="Bertsch Christian (CR/AEE3)" w:date="2019-10-01T16:31:00Z"/>
          <w:rFonts w:asciiTheme="minorHAnsi" w:eastAsiaTheme="minorEastAsia" w:hAnsiTheme="minorHAnsi" w:cstheme="minorBidi"/>
          <w:spacing w:val="0"/>
          <w:sz w:val="22"/>
          <w:lang w:eastAsia="en-US"/>
        </w:rPr>
      </w:pPr>
      <w:ins w:id="237" w:author="Bertsch Christian (CR/AEE3)" w:date="2019-10-01T16:31:00Z">
        <w:r w:rsidRPr="00EF671A">
          <w:rPr>
            <w:rStyle w:val="Hyperlink"/>
          </w:rPr>
          <w:fldChar w:fldCharType="begin"/>
        </w:r>
        <w:r w:rsidRPr="00EF671A">
          <w:rPr>
            <w:rStyle w:val="Hyperlink"/>
          </w:rPr>
          <w:instrText xml:space="preserve"> </w:instrText>
        </w:r>
        <w:r>
          <w:instrText>HYPERLINK \l "_Toc20839932"</w:instrText>
        </w:r>
        <w:r w:rsidRPr="00EF671A">
          <w:rPr>
            <w:rStyle w:val="Hyperlink"/>
          </w:rPr>
          <w:instrText xml:space="preserve"> </w:instrText>
        </w:r>
        <w:r w:rsidRPr="00EF671A">
          <w:rPr>
            <w:rStyle w:val="Hyperlink"/>
          </w:rPr>
          <w:fldChar w:fldCharType="separate"/>
        </w:r>
        <w:r w:rsidRPr="00EF671A">
          <w:rPr>
            <w:rStyle w:val="Hyperlink"/>
          </w:rPr>
          <w:t>2.2.8</w:t>
        </w:r>
        <w:r>
          <w:rPr>
            <w:rFonts w:asciiTheme="minorHAnsi" w:eastAsiaTheme="minorEastAsia" w:hAnsiTheme="minorHAnsi" w:cstheme="minorBidi"/>
            <w:spacing w:val="0"/>
            <w:sz w:val="22"/>
            <w:lang w:eastAsia="en-US"/>
          </w:rPr>
          <w:tab/>
        </w:r>
        <w:r w:rsidRPr="00EF671A">
          <w:rPr>
            <w:rStyle w:val="Hyperlink"/>
          </w:rPr>
          <w:t>Definition of the Model Structure (ModelStructure)</w:t>
        </w:r>
        <w:r>
          <w:rPr>
            <w:webHidden/>
          </w:rPr>
          <w:tab/>
        </w:r>
        <w:r>
          <w:rPr>
            <w:webHidden/>
          </w:rPr>
          <w:fldChar w:fldCharType="begin"/>
        </w:r>
        <w:r>
          <w:rPr>
            <w:webHidden/>
          </w:rPr>
          <w:instrText xml:space="preserve"> PAGEREF _Toc20839932 \h </w:instrText>
        </w:r>
      </w:ins>
      <w:r>
        <w:rPr>
          <w:webHidden/>
        </w:rPr>
      </w:r>
      <w:r>
        <w:rPr>
          <w:webHidden/>
        </w:rPr>
        <w:fldChar w:fldCharType="separate"/>
      </w:r>
      <w:ins w:id="238" w:author="Bertsch Christian (CR/AEE3)" w:date="2019-10-03T18:12:00Z">
        <w:r w:rsidR="000440B4">
          <w:rPr>
            <w:webHidden/>
          </w:rPr>
          <w:t>57</w:t>
        </w:r>
      </w:ins>
      <w:ins w:id="239" w:author="Bertsch Christian (CR/AEE3)" w:date="2019-10-01T16:31:00Z">
        <w:r>
          <w:rPr>
            <w:webHidden/>
          </w:rPr>
          <w:fldChar w:fldCharType="end"/>
        </w:r>
        <w:r w:rsidRPr="00EF671A">
          <w:rPr>
            <w:rStyle w:val="Hyperlink"/>
          </w:rPr>
          <w:fldChar w:fldCharType="end"/>
        </w:r>
      </w:ins>
    </w:p>
    <w:p w14:paraId="0DFDCB51" w14:textId="2254EB36" w:rsidR="009D64E4" w:rsidRDefault="009D64E4" w:rsidP="009D64E4">
      <w:pPr>
        <w:pStyle w:val="TOC3"/>
        <w:rPr>
          <w:ins w:id="240" w:author="Bertsch Christian (CR/AEE3)" w:date="2019-10-01T16:31:00Z"/>
          <w:rFonts w:asciiTheme="minorHAnsi" w:eastAsiaTheme="minorEastAsia" w:hAnsiTheme="minorHAnsi" w:cstheme="minorBidi"/>
          <w:spacing w:val="0"/>
          <w:sz w:val="22"/>
          <w:lang w:eastAsia="en-US"/>
        </w:rPr>
      </w:pPr>
      <w:ins w:id="241" w:author="Bertsch Christian (CR/AEE3)" w:date="2019-10-01T16:31:00Z">
        <w:r w:rsidRPr="00EF671A">
          <w:rPr>
            <w:rStyle w:val="Hyperlink"/>
          </w:rPr>
          <w:fldChar w:fldCharType="begin"/>
        </w:r>
        <w:r w:rsidRPr="00EF671A">
          <w:rPr>
            <w:rStyle w:val="Hyperlink"/>
          </w:rPr>
          <w:instrText xml:space="preserve"> </w:instrText>
        </w:r>
        <w:r>
          <w:instrText>HYPERLINK \l "_Toc20839933"</w:instrText>
        </w:r>
        <w:r w:rsidRPr="00EF671A">
          <w:rPr>
            <w:rStyle w:val="Hyperlink"/>
          </w:rPr>
          <w:instrText xml:space="preserve"> </w:instrText>
        </w:r>
        <w:r w:rsidRPr="00EF671A">
          <w:rPr>
            <w:rStyle w:val="Hyperlink"/>
          </w:rPr>
          <w:fldChar w:fldCharType="separate"/>
        </w:r>
        <w:r w:rsidRPr="00EF671A">
          <w:rPr>
            <w:rStyle w:val="Hyperlink"/>
          </w:rPr>
          <w:t>2.2.9</w:t>
        </w:r>
        <w:r>
          <w:rPr>
            <w:rFonts w:asciiTheme="minorHAnsi" w:eastAsiaTheme="minorEastAsia" w:hAnsiTheme="minorHAnsi" w:cstheme="minorBidi"/>
            <w:spacing w:val="0"/>
            <w:sz w:val="22"/>
            <w:lang w:eastAsia="en-US"/>
          </w:rPr>
          <w:tab/>
        </w:r>
        <w:r w:rsidRPr="00EF671A">
          <w:rPr>
            <w:rStyle w:val="Hyperlink"/>
          </w:rPr>
          <w:t>Variable Naming Conventions (variableNamingConvention)</w:t>
        </w:r>
        <w:r>
          <w:rPr>
            <w:webHidden/>
          </w:rPr>
          <w:tab/>
        </w:r>
        <w:r>
          <w:rPr>
            <w:webHidden/>
          </w:rPr>
          <w:fldChar w:fldCharType="begin"/>
        </w:r>
        <w:r>
          <w:rPr>
            <w:webHidden/>
          </w:rPr>
          <w:instrText xml:space="preserve"> PAGEREF _Toc20839933 \h </w:instrText>
        </w:r>
      </w:ins>
      <w:r>
        <w:rPr>
          <w:webHidden/>
        </w:rPr>
      </w:r>
      <w:r>
        <w:rPr>
          <w:webHidden/>
        </w:rPr>
        <w:fldChar w:fldCharType="separate"/>
      </w:r>
      <w:ins w:id="242" w:author="Bertsch Christian (CR/AEE3)" w:date="2019-10-03T18:12:00Z">
        <w:r w:rsidR="000440B4">
          <w:rPr>
            <w:webHidden/>
          </w:rPr>
          <w:t>66</w:t>
        </w:r>
      </w:ins>
      <w:ins w:id="243" w:author="Bertsch Christian (CR/AEE3)" w:date="2019-10-01T16:31:00Z">
        <w:r>
          <w:rPr>
            <w:webHidden/>
          </w:rPr>
          <w:fldChar w:fldCharType="end"/>
        </w:r>
        <w:r w:rsidRPr="00EF671A">
          <w:rPr>
            <w:rStyle w:val="Hyperlink"/>
          </w:rPr>
          <w:fldChar w:fldCharType="end"/>
        </w:r>
      </w:ins>
    </w:p>
    <w:p w14:paraId="5C6D88EF" w14:textId="034D67FF" w:rsidR="009D64E4" w:rsidRDefault="009D64E4" w:rsidP="009D64E4">
      <w:pPr>
        <w:pStyle w:val="TOC2"/>
        <w:rPr>
          <w:ins w:id="244" w:author="Bertsch Christian (CR/AEE3)" w:date="2019-10-01T16:31:00Z"/>
          <w:rFonts w:asciiTheme="minorHAnsi" w:eastAsiaTheme="minorEastAsia" w:hAnsiTheme="minorHAnsi" w:cstheme="minorBidi"/>
          <w:spacing w:val="0"/>
          <w:sz w:val="22"/>
          <w:lang w:eastAsia="en-US"/>
        </w:rPr>
      </w:pPr>
      <w:ins w:id="245" w:author="Bertsch Christian (CR/AEE3)" w:date="2019-10-01T16:31:00Z">
        <w:r w:rsidRPr="00EF671A">
          <w:rPr>
            <w:rStyle w:val="Hyperlink"/>
          </w:rPr>
          <w:fldChar w:fldCharType="begin"/>
        </w:r>
        <w:r w:rsidRPr="00EF671A">
          <w:rPr>
            <w:rStyle w:val="Hyperlink"/>
          </w:rPr>
          <w:instrText xml:space="preserve"> </w:instrText>
        </w:r>
        <w:r>
          <w:instrText>HYPERLINK \l "_Toc20839934"</w:instrText>
        </w:r>
        <w:r w:rsidRPr="00EF671A">
          <w:rPr>
            <w:rStyle w:val="Hyperlink"/>
          </w:rPr>
          <w:instrText xml:space="preserve"> </w:instrText>
        </w:r>
        <w:r w:rsidRPr="00EF671A">
          <w:rPr>
            <w:rStyle w:val="Hyperlink"/>
          </w:rPr>
          <w:fldChar w:fldCharType="separate"/>
        </w:r>
        <w:r w:rsidRPr="00EF671A">
          <w:rPr>
            <w:rStyle w:val="Hyperlink"/>
          </w:rPr>
          <w:t>2.3</w:t>
        </w:r>
        <w:r>
          <w:rPr>
            <w:rFonts w:asciiTheme="minorHAnsi" w:eastAsiaTheme="minorEastAsia" w:hAnsiTheme="minorHAnsi" w:cstheme="minorBidi"/>
            <w:spacing w:val="0"/>
            <w:sz w:val="22"/>
            <w:lang w:eastAsia="en-US"/>
          </w:rPr>
          <w:tab/>
        </w:r>
        <w:r w:rsidRPr="00EF671A">
          <w:rPr>
            <w:rStyle w:val="Hyperlink"/>
          </w:rPr>
          <w:t>FMU Distribution</w:t>
        </w:r>
        <w:r>
          <w:rPr>
            <w:webHidden/>
          </w:rPr>
          <w:tab/>
        </w:r>
        <w:r>
          <w:rPr>
            <w:webHidden/>
          </w:rPr>
          <w:fldChar w:fldCharType="begin"/>
        </w:r>
        <w:r>
          <w:rPr>
            <w:webHidden/>
          </w:rPr>
          <w:instrText xml:space="preserve"> PAGEREF _Toc20839934 \h </w:instrText>
        </w:r>
      </w:ins>
      <w:r>
        <w:rPr>
          <w:webHidden/>
        </w:rPr>
      </w:r>
      <w:r>
        <w:rPr>
          <w:webHidden/>
        </w:rPr>
        <w:fldChar w:fldCharType="separate"/>
      </w:r>
      <w:ins w:id="246" w:author="Bertsch Christian (CR/AEE3)" w:date="2019-10-03T18:12:00Z">
        <w:r w:rsidR="000440B4">
          <w:rPr>
            <w:webHidden/>
          </w:rPr>
          <w:t>67</w:t>
        </w:r>
      </w:ins>
      <w:ins w:id="247" w:author="Bertsch Christian (CR/AEE3)" w:date="2019-10-01T16:31:00Z">
        <w:r>
          <w:rPr>
            <w:webHidden/>
          </w:rPr>
          <w:fldChar w:fldCharType="end"/>
        </w:r>
        <w:r w:rsidRPr="00EF671A">
          <w:rPr>
            <w:rStyle w:val="Hyperlink"/>
          </w:rPr>
          <w:fldChar w:fldCharType="end"/>
        </w:r>
      </w:ins>
    </w:p>
    <w:p w14:paraId="712B0D79" w14:textId="230B74F8" w:rsidR="009D64E4" w:rsidRDefault="009D64E4">
      <w:pPr>
        <w:pStyle w:val="TOC1"/>
        <w:rPr>
          <w:ins w:id="248" w:author="Bertsch Christian (CR/AEE3)" w:date="2019-10-01T16:31:00Z"/>
          <w:rFonts w:asciiTheme="minorHAnsi" w:eastAsiaTheme="minorEastAsia" w:hAnsiTheme="minorHAnsi" w:cstheme="minorBidi"/>
          <w:b w:val="0"/>
          <w:bCs w:val="0"/>
          <w:spacing w:val="0"/>
          <w:szCs w:val="22"/>
          <w:lang w:eastAsia="en-US"/>
        </w:rPr>
      </w:pPr>
      <w:ins w:id="249" w:author="Bertsch Christian (CR/AEE3)" w:date="2019-10-01T16:31:00Z">
        <w:r w:rsidRPr="00EF671A">
          <w:rPr>
            <w:rStyle w:val="Hyperlink"/>
          </w:rPr>
          <w:fldChar w:fldCharType="begin"/>
        </w:r>
        <w:r w:rsidRPr="00EF671A">
          <w:rPr>
            <w:rStyle w:val="Hyperlink"/>
          </w:rPr>
          <w:instrText xml:space="preserve"> </w:instrText>
        </w:r>
        <w:r>
          <w:instrText>HYPERLINK \l "_Toc20839935"</w:instrText>
        </w:r>
        <w:r w:rsidRPr="00EF671A">
          <w:rPr>
            <w:rStyle w:val="Hyperlink"/>
          </w:rPr>
          <w:instrText xml:space="preserve"> </w:instrText>
        </w:r>
        <w:r w:rsidRPr="00EF671A">
          <w:rPr>
            <w:rStyle w:val="Hyperlink"/>
          </w:rPr>
          <w:fldChar w:fldCharType="separate"/>
        </w:r>
        <w:r w:rsidRPr="00EF671A">
          <w:rPr>
            <w:rStyle w:val="Hyperlink"/>
          </w:rPr>
          <w:t>3.</w:t>
        </w:r>
        <w:r>
          <w:rPr>
            <w:rFonts w:asciiTheme="minorHAnsi" w:eastAsiaTheme="minorEastAsia" w:hAnsiTheme="minorHAnsi" w:cstheme="minorBidi"/>
            <w:b w:val="0"/>
            <w:bCs w:val="0"/>
            <w:spacing w:val="0"/>
            <w:szCs w:val="22"/>
            <w:lang w:eastAsia="en-US"/>
          </w:rPr>
          <w:tab/>
        </w:r>
        <w:r w:rsidRPr="00EF671A">
          <w:rPr>
            <w:rStyle w:val="Hyperlink"/>
          </w:rPr>
          <w:t>FMI for Model Exchange</w:t>
        </w:r>
        <w:r>
          <w:rPr>
            <w:webHidden/>
          </w:rPr>
          <w:tab/>
        </w:r>
        <w:r>
          <w:rPr>
            <w:webHidden/>
          </w:rPr>
          <w:fldChar w:fldCharType="begin"/>
        </w:r>
        <w:r>
          <w:rPr>
            <w:webHidden/>
          </w:rPr>
          <w:instrText xml:space="preserve"> PAGEREF _Toc20839935 \h </w:instrText>
        </w:r>
      </w:ins>
      <w:r>
        <w:rPr>
          <w:webHidden/>
        </w:rPr>
      </w:r>
      <w:r>
        <w:rPr>
          <w:webHidden/>
        </w:rPr>
        <w:fldChar w:fldCharType="separate"/>
      </w:r>
      <w:ins w:id="250" w:author="Bertsch Christian (CR/AEE3)" w:date="2019-10-03T18:12:00Z">
        <w:r w:rsidR="000440B4">
          <w:rPr>
            <w:webHidden/>
          </w:rPr>
          <w:t>71</w:t>
        </w:r>
      </w:ins>
      <w:ins w:id="251" w:author="Bertsch Christian (CR/AEE3)" w:date="2019-10-01T16:31:00Z">
        <w:r>
          <w:rPr>
            <w:webHidden/>
          </w:rPr>
          <w:fldChar w:fldCharType="end"/>
        </w:r>
        <w:r w:rsidRPr="00EF671A">
          <w:rPr>
            <w:rStyle w:val="Hyperlink"/>
          </w:rPr>
          <w:fldChar w:fldCharType="end"/>
        </w:r>
      </w:ins>
    </w:p>
    <w:p w14:paraId="1BB0C668" w14:textId="6853E856" w:rsidR="009D64E4" w:rsidRDefault="009D64E4" w:rsidP="009D64E4">
      <w:pPr>
        <w:pStyle w:val="TOC2"/>
        <w:rPr>
          <w:ins w:id="252" w:author="Bertsch Christian (CR/AEE3)" w:date="2019-10-01T16:31:00Z"/>
          <w:rFonts w:asciiTheme="minorHAnsi" w:eastAsiaTheme="minorEastAsia" w:hAnsiTheme="minorHAnsi" w:cstheme="minorBidi"/>
          <w:spacing w:val="0"/>
          <w:sz w:val="22"/>
          <w:lang w:eastAsia="en-US"/>
        </w:rPr>
      </w:pPr>
      <w:ins w:id="253" w:author="Bertsch Christian (CR/AEE3)" w:date="2019-10-01T16:31:00Z">
        <w:r w:rsidRPr="00EF671A">
          <w:rPr>
            <w:rStyle w:val="Hyperlink"/>
          </w:rPr>
          <w:fldChar w:fldCharType="begin"/>
        </w:r>
        <w:r w:rsidRPr="00EF671A">
          <w:rPr>
            <w:rStyle w:val="Hyperlink"/>
          </w:rPr>
          <w:instrText xml:space="preserve"> </w:instrText>
        </w:r>
        <w:r>
          <w:instrText>HYPERLINK \l "_Toc20839936"</w:instrText>
        </w:r>
        <w:r w:rsidRPr="00EF671A">
          <w:rPr>
            <w:rStyle w:val="Hyperlink"/>
          </w:rPr>
          <w:instrText xml:space="preserve"> </w:instrText>
        </w:r>
        <w:r w:rsidRPr="00EF671A">
          <w:rPr>
            <w:rStyle w:val="Hyperlink"/>
          </w:rPr>
          <w:fldChar w:fldCharType="separate"/>
        </w:r>
        <w:r w:rsidRPr="00EF671A">
          <w:rPr>
            <w:rStyle w:val="Hyperlink"/>
          </w:rPr>
          <w:t>3.1</w:t>
        </w:r>
        <w:r>
          <w:rPr>
            <w:rFonts w:asciiTheme="minorHAnsi" w:eastAsiaTheme="minorEastAsia" w:hAnsiTheme="minorHAnsi" w:cstheme="minorBidi"/>
            <w:spacing w:val="0"/>
            <w:sz w:val="22"/>
            <w:lang w:eastAsia="en-US"/>
          </w:rPr>
          <w:tab/>
        </w:r>
        <w:r w:rsidRPr="00EF671A">
          <w:rPr>
            <w:rStyle w:val="Hyperlink"/>
          </w:rPr>
          <w:t>Mathematical Description</w:t>
        </w:r>
        <w:r>
          <w:rPr>
            <w:webHidden/>
          </w:rPr>
          <w:tab/>
        </w:r>
        <w:r>
          <w:rPr>
            <w:webHidden/>
          </w:rPr>
          <w:fldChar w:fldCharType="begin"/>
        </w:r>
        <w:r>
          <w:rPr>
            <w:webHidden/>
          </w:rPr>
          <w:instrText xml:space="preserve"> PAGEREF _Toc20839936 \h </w:instrText>
        </w:r>
      </w:ins>
      <w:r>
        <w:rPr>
          <w:webHidden/>
        </w:rPr>
      </w:r>
      <w:r>
        <w:rPr>
          <w:webHidden/>
        </w:rPr>
        <w:fldChar w:fldCharType="separate"/>
      </w:r>
      <w:ins w:id="254" w:author="Bertsch Christian (CR/AEE3)" w:date="2019-10-03T18:12:00Z">
        <w:r w:rsidR="000440B4">
          <w:rPr>
            <w:webHidden/>
          </w:rPr>
          <w:t>71</w:t>
        </w:r>
      </w:ins>
      <w:ins w:id="255" w:author="Bertsch Christian (CR/AEE3)" w:date="2019-10-01T16:31:00Z">
        <w:r>
          <w:rPr>
            <w:webHidden/>
          </w:rPr>
          <w:fldChar w:fldCharType="end"/>
        </w:r>
        <w:r w:rsidRPr="00EF671A">
          <w:rPr>
            <w:rStyle w:val="Hyperlink"/>
          </w:rPr>
          <w:fldChar w:fldCharType="end"/>
        </w:r>
      </w:ins>
    </w:p>
    <w:p w14:paraId="67B8498A" w14:textId="3E9A2F03" w:rsidR="009D64E4" w:rsidRDefault="009D64E4" w:rsidP="009D64E4">
      <w:pPr>
        <w:pStyle w:val="TOC2"/>
        <w:rPr>
          <w:ins w:id="256" w:author="Bertsch Christian (CR/AEE3)" w:date="2019-10-01T16:31:00Z"/>
          <w:rFonts w:asciiTheme="minorHAnsi" w:eastAsiaTheme="minorEastAsia" w:hAnsiTheme="minorHAnsi" w:cstheme="minorBidi"/>
          <w:spacing w:val="0"/>
          <w:sz w:val="22"/>
          <w:lang w:eastAsia="en-US"/>
        </w:rPr>
      </w:pPr>
      <w:ins w:id="257" w:author="Bertsch Christian (CR/AEE3)" w:date="2019-10-01T16:31:00Z">
        <w:r w:rsidRPr="00EF671A">
          <w:rPr>
            <w:rStyle w:val="Hyperlink"/>
          </w:rPr>
          <w:fldChar w:fldCharType="begin"/>
        </w:r>
        <w:r w:rsidRPr="00EF671A">
          <w:rPr>
            <w:rStyle w:val="Hyperlink"/>
          </w:rPr>
          <w:instrText xml:space="preserve"> </w:instrText>
        </w:r>
        <w:r>
          <w:instrText>HYPERLINK \l "_Toc20839937"</w:instrText>
        </w:r>
        <w:r w:rsidRPr="00EF671A">
          <w:rPr>
            <w:rStyle w:val="Hyperlink"/>
          </w:rPr>
          <w:instrText xml:space="preserve"> </w:instrText>
        </w:r>
        <w:r w:rsidRPr="00EF671A">
          <w:rPr>
            <w:rStyle w:val="Hyperlink"/>
          </w:rPr>
          <w:fldChar w:fldCharType="separate"/>
        </w:r>
        <w:r w:rsidRPr="00EF671A">
          <w:rPr>
            <w:rStyle w:val="Hyperlink"/>
          </w:rPr>
          <w:t>3.2</w:t>
        </w:r>
        <w:r>
          <w:rPr>
            <w:rFonts w:asciiTheme="minorHAnsi" w:eastAsiaTheme="minorEastAsia" w:hAnsiTheme="minorHAnsi" w:cstheme="minorBidi"/>
            <w:spacing w:val="0"/>
            <w:sz w:val="22"/>
            <w:lang w:eastAsia="en-US"/>
          </w:rPr>
          <w:tab/>
        </w:r>
        <w:r w:rsidRPr="00EF671A">
          <w:rPr>
            <w:rStyle w:val="Hyperlink"/>
          </w:rPr>
          <w:t>FMI Application Programming Interface</w:t>
        </w:r>
        <w:r>
          <w:rPr>
            <w:webHidden/>
          </w:rPr>
          <w:tab/>
        </w:r>
        <w:r>
          <w:rPr>
            <w:webHidden/>
          </w:rPr>
          <w:fldChar w:fldCharType="begin"/>
        </w:r>
        <w:r>
          <w:rPr>
            <w:webHidden/>
          </w:rPr>
          <w:instrText xml:space="preserve"> PAGEREF _Toc20839937 \h </w:instrText>
        </w:r>
      </w:ins>
      <w:r>
        <w:rPr>
          <w:webHidden/>
        </w:rPr>
      </w:r>
      <w:r>
        <w:rPr>
          <w:webHidden/>
        </w:rPr>
        <w:fldChar w:fldCharType="separate"/>
      </w:r>
      <w:ins w:id="258" w:author="Bertsch Christian (CR/AEE3)" w:date="2019-10-03T18:12:00Z">
        <w:r w:rsidR="000440B4">
          <w:rPr>
            <w:webHidden/>
          </w:rPr>
          <w:t>81</w:t>
        </w:r>
      </w:ins>
      <w:ins w:id="259" w:author="Bertsch Christian (CR/AEE3)" w:date="2019-10-01T16:31:00Z">
        <w:r>
          <w:rPr>
            <w:webHidden/>
          </w:rPr>
          <w:fldChar w:fldCharType="end"/>
        </w:r>
        <w:r w:rsidRPr="00EF671A">
          <w:rPr>
            <w:rStyle w:val="Hyperlink"/>
          </w:rPr>
          <w:fldChar w:fldCharType="end"/>
        </w:r>
      </w:ins>
    </w:p>
    <w:p w14:paraId="23EA1118" w14:textId="719F66B4" w:rsidR="009D64E4" w:rsidRDefault="009D64E4" w:rsidP="009D64E4">
      <w:pPr>
        <w:pStyle w:val="TOC3"/>
        <w:rPr>
          <w:ins w:id="260" w:author="Bertsch Christian (CR/AEE3)" w:date="2019-10-01T16:31:00Z"/>
          <w:rFonts w:asciiTheme="minorHAnsi" w:eastAsiaTheme="minorEastAsia" w:hAnsiTheme="minorHAnsi" w:cstheme="minorBidi"/>
          <w:spacing w:val="0"/>
          <w:sz w:val="22"/>
          <w:lang w:eastAsia="en-US"/>
        </w:rPr>
      </w:pPr>
      <w:ins w:id="261" w:author="Bertsch Christian (CR/AEE3)" w:date="2019-10-01T16:31:00Z">
        <w:r w:rsidRPr="00EF671A">
          <w:rPr>
            <w:rStyle w:val="Hyperlink"/>
          </w:rPr>
          <w:fldChar w:fldCharType="begin"/>
        </w:r>
        <w:r w:rsidRPr="00EF671A">
          <w:rPr>
            <w:rStyle w:val="Hyperlink"/>
          </w:rPr>
          <w:instrText xml:space="preserve"> </w:instrText>
        </w:r>
        <w:r>
          <w:instrText>HYPERLINK \l "_Toc20839938"</w:instrText>
        </w:r>
        <w:r w:rsidRPr="00EF671A">
          <w:rPr>
            <w:rStyle w:val="Hyperlink"/>
          </w:rPr>
          <w:instrText xml:space="preserve"> </w:instrText>
        </w:r>
        <w:r w:rsidRPr="00EF671A">
          <w:rPr>
            <w:rStyle w:val="Hyperlink"/>
          </w:rPr>
          <w:fldChar w:fldCharType="separate"/>
        </w:r>
        <w:r w:rsidRPr="00EF671A">
          <w:rPr>
            <w:rStyle w:val="Hyperlink"/>
          </w:rPr>
          <w:t>3.2.1</w:t>
        </w:r>
        <w:r>
          <w:rPr>
            <w:rFonts w:asciiTheme="minorHAnsi" w:eastAsiaTheme="minorEastAsia" w:hAnsiTheme="minorHAnsi" w:cstheme="minorBidi"/>
            <w:spacing w:val="0"/>
            <w:sz w:val="22"/>
            <w:lang w:eastAsia="en-US"/>
          </w:rPr>
          <w:tab/>
        </w:r>
        <w:r w:rsidRPr="00EF671A">
          <w:rPr>
            <w:rStyle w:val="Hyperlink"/>
          </w:rPr>
          <w:t>Providing Independent Variables and Re-initialization of Caching</w:t>
        </w:r>
        <w:r>
          <w:rPr>
            <w:webHidden/>
          </w:rPr>
          <w:tab/>
        </w:r>
        <w:r>
          <w:rPr>
            <w:webHidden/>
          </w:rPr>
          <w:fldChar w:fldCharType="begin"/>
        </w:r>
        <w:r>
          <w:rPr>
            <w:webHidden/>
          </w:rPr>
          <w:instrText xml:space="preserve"> PAGEREF _Toc20839938 \h </w:instrText>
        </w:r>
      </w:ins>
      <w:r>
        <w:rPr>
          <w:webHidden/>
        </w:rPr>
      </w:r>
      <w:r>
        <w:rPr>
          <w:webHidden/>
        </w:rPr>
        <w:fldChar w:fldCharType="separate"/>
      </w:r>
      <w:ins w:id="262" w:author="Bertsch Christian (CR/AEE3)" w:date="2019-10-03T18:12:00Z">
        <w:r w:rsidR="000440B4">
          <w:rPr>
            <w:webHidden/>
          </w:rPr>
          <w:t>81</w:t>
        </w:r>
      </w:ins>
      <w:ins w:id="263" w:author="Bertsch Christian (CR/AEE3)" w:date="2019-10-01T16:31:00Z">
        <w:r>
          <w:rPr>
            <w:webHidden/>
          </w:rPr>
          <w:fldChar w:fldCharType="end"/>
        </w:r>
        <w:r w:rsidRPr="00EF671A">
          <w:rPr>
            <w:rStyle w:val="Hyperlink"/>
          </w:rPr>
          <w:fldChar w:fldCharType="end"/>
        </w:r>
      </w:ins>
    </w:p>
    <w:p w14:paraId="659E9704" w14:textId="65452D46" w:rsidR="009D64E4" w:rsidRDefault="009D64E4" w:rsidP="009D64E4">
      <w:pPr>
        <w:pStyle w:val="TOC3"/>
        <w:rPr>
          <w:ins w:id="264" w:author="Bertsch Christian (CR/AEE3)" w:date="2019-10-01T16:31:00Z"/>
          <w:rFonts w:asciiTheme="minorHAnsi" w:eastAsiaTheme="minorEastAsia" w:hAnsiTheme="minorHAnsi" w:cstheme="minorBidi"/>
          <w:spacing w:val="0"/>
          <w:sz w:val="22"/>
          <w:lang w:eastAsia="en-US"/>
        </w:rPr>
      </w:pPr>
      <w:ins w:id="265" w:author="Bertsch Christian (CR/AEE3)" w:date="2019-10-01T16:31:00Z">
        <w:r w:rsidRPr="00EF671A">
          <w:rPr>
            <w:rStyle w:val="Hyperlink"/>
          </w:rPr>
          <w:fldChar w:fldCharType="begin"/>
        </w:r>
        <w:r w:rsidRPr="00EF671A">
          <w:rPr>
            <w:rStyle w:val="Hyperlink"/>
          </w:rPr>
          <w:instrText xml:space="preserve"> </w:instrText>
        </w:r>
        <w:r>
          <w:instrText>HYPERLINK \l "_Toc20839939"</w:instrText>
        </w:r>
        <w:r w:rsidRPr="00EF671A">
          <w:rPr>
            <w:rStyle w:val="Hyperlink"/>
          </w:rPr>
          <w:instrText xml:space="preserve"> </w:instrText>
        </w:r>
        <w:r w:rsidRPr="00EF671A">
          <w:rPr>
            <w:rStyle w:val="Hyperlink"/>
          </w:rPr>
          <w:fldChar w:fldCharType="separate"/>
        </w:r>
        <w:r w:rsidRPr="00EF671A">
          <w:rPr>
            <w:rStyle w:val="Hyperlink"/>
          </w:rPr>
          <w:t>3.2.2</w:t>
        </w:r>
        <w:r>
          <w:rPr>
            <w:rFonts w:asciiTheme="minorHAnsi" w:eastAsiaTheme="minorEastAsia" w:hAnsiTheme="minorHAnsi" w:cstheme="minorBidi"/>
            <w:spacing w:val="0"/>
            <w:sz w:val="22"/>
            <w:lang w:eastAsia="en-US"/>
          </w:rPr>
          <w:tab/>
        </w:r>
        <w:r w:rsidRPr="00EF671A">
          <w:rPr>
            <w:rStyle w:val="Hyperlink"/>
          </w:rPr>
          <w:t>Evaluation of Model Equations</w:t>
        </w:r>
        <w:r>
          <w:rPr>
            <w:webHidden/>
          </w:rPr>
          <w:tab/>
        </w:r>
        <w:r>
          <w:rPr>
            <w:webHidden/>
          </w:rPr>
          <w:fldChar w:fldCharType="begin"/>
        </w:r>
        <w:r>
          <w:rPr>
            <w:webHidden/>
          </w:rPr>
          <w:instrText xml:space="preserve"> PAGEREF _Toc20839939 \h </w:instrText>
        </w:r>
      </w:ins>
      <w:r>
        <w:rPr>
          <w:webHidden/>
        </w:rPr>
      </w:r>
      <w:r>
        <w:rPr>
          <w:webHidden/>
        </w:rPr>
        <w:fldChar w:fldCharType="separate"/>
      </w:r>
      <w:ins w:id="266" w:author="Bertsch Christian (CR/AEE3)" w:date="2019-10-03T18:12:00Z">
        <w:r w:rsidR="000440B4">
          <w:rPr>
            <w:webHidden/>
          </w:rPr>
          <w:t>82</w:t>
        </w:r>
      </w:ins>
      <w:ins w:id="267" w:author="Bertsch Christian (CR/AEE3)" w:date="2019-10-01T16:31:00Z">
        <w:r>
          <w:rPr>
            <w:webHidden/>
          </w:rPr>
          <w:fldChar w:fldCharType="end"/>
        </w:r>
        <w:r w:rsidRPr="00EF671A">
          <w:rPr>
            <w:rStyle w:val="Hyperlink"/>
          </w:rPr>
          <w:fldChar w:fldCharType="end"/>
        </w:r>
      </w:ins>
    </w:p>
    <w:p w14:paraId="1014515E" w14:textId="1737FCDD" w:rsidR="009D64E4" w:rsidRDefault="009D64E4" w:rsidP="009D64E4">
      <w:pPr>
        <w:pStyle w:val="TOC3"/>
        <w:rPr>
          <w:ins w:id="268" w:author="Bertsch Christian (CR/AEE3)" w:date="2019-10-01T16:31:00Z"/>
          <w:rFonts w:asciiTheme="minorHAnsi" w:eastAsiaTheme="minorEastAsia" w:hAnsiTheme="minorHAnsi" w:cstheme="minorBidi"/>
          <w:spacing w:val="0"/>
          <w:sz w:val="22"/>
          <w:lang w:eastAsia="en-US"/>
        </w:rPr>
      </w:pPr>
      <w:ins w:id="269" w:author="Bertsch Christian (CR/AEE3)" w:date="2019-10-01T16:31:00Z">
        <w:r w:rsidRPr="00EF671A">
          <w:rPr>
            <w:rStyle w:val="Hyperlink"/>
          </w:rPr>
          <w:fldChar w:fldCharType="begin"/>
        </w:r>
        <w:r w:rsidRPr="00EF671A">
          <w:rPr>
            <w:rStyle w:val="Hyperlink"/>
          </w:rPr>
          <w:instrText xml:space="preserve"> </w:instrText>
        </w:r>
        <w:r>
          <w:instrText>HYPERLINK \l "_Toc20839940"</w:instrText>
        </w:r>
        <w:r w:rsidRPr="00EF671A">
          <w:rPr>
            <w:rStyle w:val="Hyperlink"/>
          </w:rPr>
          <w:instrText xml:space="preserve"> </w:instrText>
        </w:r>
        <w:r w:rsidRPr="00EF671A">
          <w:rPr>
            <w:rStyle w:val="Hyperlink"/>
          </w:rPr>
          <w:fldChar w:fldCharType="separate"/>
        </w:r>
        <w:r w:rsidRPr="00EF671A">
          <w:rPr>
            <w:rStyle w:val="Hyperlink"/>
          </w:rPr>
          <w:t>3.2.3</w:t>
        </w:r>
        <w:r>
          <w:rPr>
            <w:rFonts w:asciiTheme="minorHAnsi" w:eastAsiaTheme="minorEastAsia" w:hAnsiTheme="minorHAnsi" w:cstheme="minorBidi"/>
            <w:spacing w:val="0"/>
            <w:sz w:val="22"/>
            <w:lang w:eastAsia="en-US"/>
          </w:rPr>
          <w:tab/>
        </w:r>
        <w:r w:rsidRPr="00EF671A">
          <w:rPr>
            <w:rStyle w:val="Hyperlink"/>
          </w:rPr>
          <w:t>State Machine of Calling Sequence</w:t>
        </w:r>
        <w:r>
          <w:rPr>
            <w:webHidden/>
          </w:rPr>
          <w:tab/>
        </w:r>
        <w:r>
          <w:rPr>
            <w:webHidden/>
          </w:rPr>
          <w:fldChar w:fldCharType="begin"/>
        </w:r>
        <w:r>
          <w:rPr>
            <w:webHidden/>
          </w:rPr>
          <w:instrText xml:space="preserve"> PAGEREF _Toc20839940 \h </w:instrText>
        </w:r>
      </w:ins>
      <w:r>
        <w:rPr>
          <w:webHidden/>
        </w:rPr>
      </w:r>
      <w:r>
        <w:rPr>
          <w:webHidden/>
        </w:rPr>
        <w:fldChar w:fldCharType="separate"/>
      </w:r>
      <w:ins w:id="270" w:author="Bertsch Christian (CR/AEE3)" w:date="2019-10-03T18:12:00Z">
        <w:r w:rsidR="000440B4">
          <w:rPr>
            <w:webHidden/>
          </w:rPr>
          <w:t>85</w:t>
        </w:r>
      </w:ins>
      <w:ins w:id="271" w:author="Bertsch Christian (CR/AEE3)" w:date="2019-10-01T16:31:00Z">
        <w:r>
          <w:rPr>
            <w:webHidden/>
          </w:rPr>
          <w:fldChar w:fldCharType="end"/>
        </w:r>
        <w:r w:rsidRPr="00EF671A">
          <w:rPr>
            <w:rStyle w:val="Hyperlink"/>
          </w:rPr>
          <w:fldChar w:fldCharType="end"/>
        </w:r>
      </w:ins>
    </w:p>
    <w:p w14:paraId="76823F9D" w14:textId="5D48A2D4" w:rsidR="009D64E4" w:rsidRDefault="009D64E4" w:rsidP="009D64E4">
      <w:pPr>
        <w:pStyle w:val="TOC3"/>
        <w:rPr>
          <w:ins w:id="272" w:author="Bertsch Christian (CR/AEE3)" w:date="2019-10-01T16:31:00Z"/>
          <w:rFonts w:asciiTheme="minorHAnsi" w:eastAsiaTheme="minorEastAsia" w:hAnsiTheme="minorHAnsi" w:cstheme="minorBidi"/>
          <w:spacing w:val="0"/>
          <w:sz w:val="22"/>
          <w:lang w:eastAsia="en-US"/>
        </w:rPr>
      </w:pPr>
      <w:ins w:id="273" w:author="Bertsch Christian (CR/AEE3)" w:date="2019-10-01T16:31:00Z">
        <w:r w:rsidRPr="00EF671A">
          <w:rPr>
            <w:rStyle w:val="Hyperlink"/>
          </w:rPr>
          <w:fldChar w:fldCharType="begin"/>
        </w:r>
        <w:r w:rsidRPr="00EF671A">
          <w:rPr>
            <w:rStyle w:val="Hyperlink"/>
          </w:rPr>
          <w:instrText xml:space="preserve"> </w:instrText>
        </w:r>
        <w:r>
          <w:instrText>HYPERLINK \l "_Toc20839941"</w:instrText>
        </w:r>
        <w:r w:rsidRPr="00EF671A">
          <w:rPr>
            <w:rStyle w:val="Hyperlink"/>
          </w:rPr>
          <w:instrText xml:space="preserve"> </w:instrText>
        </w:r>
        <w:r w:rsidRPr="00EF671A">
          <w:rPr>
            <w:rStyle w:val="Hyperlink"/>
          </w:rPr>
          <w:fldChar w:fldCharType="separate"/>
        </w:r>
        <w:r w:rsidRPr="00EF671A">
          <w:rPr>
            <w:rStyle w:val="Hyperlink"/>
          </w:rPr>
          <w:t>3.2.4</w:t>
        </w:r>
        <w:r>
          <w:rPr>
            <w:rFonts w:asciiTheme="minorHAnsi" w:eastAsiaTheme="minorEastAsia" w:hAnsiTheme="minorHAnsi" w:cstheme="minorBidi"/>
            <w:spacing w:val="0"/>
            <w:sz w:val="22"/>
            <w:lang w:eastAsia="en-US"/>
          </w:rPr>
          <w:tab/>
        </w:r>
        <w:r w:rsidRPr="00EF671A">
          <w:rPr>
            <w:rStyle w:val="Hyperlink"/>
          </w:rPr>
          <w:t>Pseudocode Example</w:t>
        </w:r>
        <w:r>
          <w:rPr>
            <w:webHidden/>
          </w:rPr>
          <w:tab/>
        </w:r>
        <w:r>
          <w:rPr>
            <w:webHidden/>
          </w:rPr>
          <w:fldChar w:fldCharType="begin"/>
        </w:r>
        <w:r>
          <w:rPr>
            <w:webHidden/>
          </w:rPr>
          <w:instrText xml:space="preserve"> PAGEREF _Toc20839941 \h </w:instrText>
        </w:r>
      </w:ins>
      <w:r>
        <w:rPr>
          <w:webHidden/>
        </w:rPr>
      </w:r>
      <w:r>
        <w:rPr>
          <w:webHidden/>
        </w:rPr>
        <w:fldChar w:fldCharType="separate"/>
      </w:r>
      <w:ins w:id="274" w:author="Bertsch Christian (CR/AEE3)" w:date="2019-10-03T18:12:00Z">
        <w:r w:rsidR="000440B4">
          <w:rPr>
            <w:webHidden/>
          </w:rPr>
          <w:t>88</w:t>
        </w:r>
      </w:ins>
      <w:ins w:id="275" w:author="Bertsch Christian (CR/AEE3)" w:date="2019-10-01T16:31:00Z">
        <w:r>
          <w:rPr>
            <w:webHidden/>
          </w:rPr>
          <w:fldChar w:fldCharType="end"/>
        </w:r>
        <w:r w:rsidRPr="00EF671A">
          <w:rPr>
            <w:rStyle w:val="Hyperlink"/>
          </w:rPr>
          <w:fldChar w:fldCharType="end"/>
        </w:r>
      </w:ins>
    </w:p>
    <w:p w14:paraId="7DCF5A46" w14:textId="5638D291" w:rsidR="009D64E4" w:rsidRDefault="009D64E4" w:rsidP="009D64E4">
      <w:pPr>
        <w:pStyle w:val="TOC2"/>
        <w:rPr>
          <w:ins w:id="276" w:author="Bertsch Christian (CR/AEE3)" w:date="2019-10-01T16:31:00Z"/>
          <w:rFonts w:asciiTheme="minorHAnsi" w:eastAsiaTheme="minorEastAsia" w:hAnsiTheme="minorHAnsi" w:cstheme="minorBidi"/>
          <w:spacing w:val="0"/>
          <w:sz w:val="22"/>
          <w:lang w:eastAsia="en-US"/>
        </w:rPr>
      </w:pPr>
      <w:ins w:id="277" w:author="Bertsch Christian (CR/AEE3)" w:date="2019-10-01T16:31:00Z">
        <w:r w:rsidRPr="00EF671A">
          <w:rPr>
            <w:rStyle w:val="Hyperlink"/>
          </w:rPr>
          <w:fldChar w:fldCharType="begin"/>
        </w:r>
        <w:r w:rsidRPr="00EF671A">
          <w:rPr>
            <w:rStyle w:val="Hyperlink"/>
          </w:rPr>
          <w:instrText xml:space="preserve"> </w:instrText>
        </w:r>
        <w:r>
          <w:instrText>HYPERLINK \l "_Toc20839942"</w:instrText>
        </w:r>
        <w:r w:rsidRPr="00EF671A">
          <w:rPr>
            <w:rStyle w:val="Hyperlink"/>
          </w:rPr>
          <w:instrText xml:space="preserve"> </w:instrText>
        </w:r>
        <w:r w:rsidRPr="00EF671A">
          <w:rPr>
            <w:rStyle w:val="Hyperlink"/>
          </w:rPr>
          <w:fldChar w:fldCharType="separate"/>
        </w:r>
        <w:r w:rsidRPr="00EF671A">
          <w:rPr>
            <w:rStyle w:val="Hyperlink"/>
          </w:rPr>
          <w:t>3.3</w:t>
        </w:r>
        <w:r>
          <w:rPr>
            <w:rFonts w:asciiTheme="minorHAnsi" w:eastAsiaTheme="minorEastAsia" w:hAnsiTheme="minorHAnsi" w:cstheme="minorBidi"/>
            <w:spacing w:val="0"/>
            <w:sz w:val="22"/>
            <w:lang w:eastAsia="en-US"/>
          </w:rPr>
          <w:tab/>
        </w:r>
        <w:r w:rsidRPr="00EF671A">
          <w:rPr>
            <w:rStyle w:val="Hyperlink"/>
          </w:rPr>
          <w:t>FMI Description Schema</w:t>
        </w:r>
        <w:r>
          <w:rPr>
            <w:webHidden/>
          </w:rPr>
          <w:tab/>
        </w:r>
        <w:r>
          <w:rPr>
            <w:webHidden/>
          </w:rPr>
          <w:fldChar w:fldCharType="begin"/>
        </w:r>
        <w:r>
          <w:rPr>
            <w:webHidden/>
          </w:rPr>
          <w:instrText xml:space="preserve"> PAGEREF _Toc20839942 \h </w:instrText>
        </w:r>
      </w:ins>
      <w:r>
        <w:rPr>
          <w:webHidden/>
        </w:rPr>
      </w:r>
      <w:r>
        <w:rPr>
          <w:webHidden/>
        </w:rPr>
        <w:fldChar w:fldCharType="separate"/>
      </w:r>
      <w:ins w:id="278" w:author="Bertsch Christian (CR/AEE3)" w:date="2019-10-03T18:12:00Z">
        <w:r w:rsidR="000440B4">
          <w:rPr>
            <w:webHidden/>
          </w:rPr>
          <w:t>90</w:t>
        </w:r>
      </w:ins>
      <w:ins w:id="279" w:author="Bertsch Christian (CR/AEE3)" w:date="2019-10-01T16:31:00Z">
        <w:r>
          <w:rPr>
            <w:webHidden/>
          </w:rPr>
          <w:fldChar w:fldCharType="end"/>
        </w:r>
        <w:r w:rsidRPr="00EF671A">
          <w:rPr>
            <w:rStyle w:val="Hyperlink"/>
          </w:rPr>
          <w:fldChar w:fldCharType="end"/>
        </w:r>
      </w:ins>
    </w:p>
    <w:p w14:paraId="16C73388" w14:textId="6B1BAD76" w:rsidR="009D64E4" w:rsidRDefault="009D64E4" w:rsidP="009D64E4">
      <w:pPr>
        <w:pStyle w:val="TOC3"/>
        <w:rPr>
          <w:ins w:id="280" w:author="Bertsch Christian (CR/AEE3)" w:date="2019-10-01T16:31:00Z"/>
          <w:rFonts w:asciiTheme="minorHAnsi" w:eastAsiaTheme="minorEastAsia" w:hAnsiTheme="minorHAnsi" w:cstheme="minorBidi"/>
          <w:spacing w:val="0"/>
          <w:sz w:val="22"/>
          <w:lang w:eastAsia="en-US"/>
        </w:rPr>
      </w:pPr>
      <w:ins w:id="281" w:author="Bertsch Christian (CR/AEE3)" w:date="2019-10-01T16:31:00Z">
        <w:r w:rsidRPr="00EF671A">
          <w:rPr>
            <w:rStyle w:val="Hyperlink"/>
          </w:rPr>
          <w:fldChar w:fldCharType="begin"/>
        </w:r>
        <w:r w:rsidRPr="00EF671A">
          <w:rPr>
            <w:rStyle w:val="Hyperlink"/>
          </w:rPr>
          <w:instrText xml:space="preserve"> </w:instrText>
        </w:r>
        <w:r>
          <w:instrText>HYPERLINK \l "_Toc20839943"</w:instrText>
        </w:r>
        <w:r w:rsidRPr="00EF671A">
          <w:rPr>
            <w:rStyle w:val="Hyperlink"/>
          </w:rPr>
          <w:instrText xml:space="preserve"> </w:instrText>
        </w:r>
        <w:r w:rsidRPr="00EF671A">
          <w:rPr>
            <w:rStyle w:val="Hyperlink"/>
          </w:rPr>
          <w:fldChar w:fldCharType="separate"/>
        </w:r>
        <w:r w:rsidRPr="00EF671A">
          <w:rPr>
            <w:rStyle w:val="Hyperlink"/>
          </w:rPr>
          <w:t>3.3.1</w:t>
        </w:r>
        <w:r>
          <w:rPr>
            <w:rFonts w:asciiTheme="minorHAnsi" w:eastAsiaTheme="minorEastAsia" w:hAnsiTheme="minorHAnsi" w:cstheme="minorBidi"/>
            <w:spacing w:val="0"/>
            <w:sz w:val="22"/>
            <w:lang w:eastAsia="en-US"/>
          </w:rPr>
          <w:tab/>
        </w:r>
        <w:r w:rsidRPr="00EF671A">
          <w:rPr>
            <w:rStyle w:val="Hyperlink"/>
          </w:rPr>
          <w:t>Model Exchange FMU (ModelExchange)</w:t>
        </w:r>
        <w:r>
          <w:rPr>
            <w:webHidden/>
          </w:rPr>
          <w:tab/>
        </w:r>
        <w:r>
          <w:rPr>
            <w:webHidden/>
          </w:rPr>
          <w:fldChar w:fldCharType="begin"/>
        </w:r>
        <w:r>
          <w:rPr>
            <w:webHidden/>
          </w:rPr>
          <w:instrText xml:space="preserve"> PAGEREF _Toc20839943 \h </w:instrText>
        </w:r>
      </w:ins>
      <w:r>
        <w:rPr>
          <w:webHidden/>
        </w:rPr>
      </w:r>
      <w:r>
        <w:rPr>
          <w:webHidden/>
        </w:rPr>
        <w:fldChar w:fldCharType="separate"/>
      </w:r>
      <w:ins w:id="282" w:author="Bertsch Christian (CR/AEE3)" w:date="2019-10-03T18:12:00Z">
        <w:r w:rsidR="000440B4">
          <w:rPr>
            <w:webHidden/>
          </w:rPr>
          <w:t>91</w:t>
        </w:r>
      </w:ins>
      <w:ins w:id="283" w:author="Bertsch Christian (CR/AEE3)" w:date="2019-10-01T16:31:00Z">
        <w:r>
          <w:rPr>
            <w:webHidden/>
          </w:rPr>
          <w:fldChar w:fldCharType="end"/>
        </w:r>
        <w:r w:rsidRPr="00EF671A">
          <w:rPr>
            <w:rStyle w:val="Hyperlink"/>
          </w:rPr>
          <w:fldChar w:fldCharType="end"/>
        </w:r>
      </w:ins>
    </w:p>
    <w:p w14:paraId="7310A4DF" w14:textId="1AA92EA2" w:rsidR="009D64E4" w:rsidRDefault="009D64E4" w:rsidP="009D64E4">
      <w:pPr>
        <w:pStyle w:val="TOC3"/>
        <w:rPr>
          <w:ins w:id="284" w:author="Bertsch Christian (CR/AEE3)" w:date="2019-10-01T16:31:00Z"/>
          <w:rFonts w:asciiTheme="minorHAnsi" w:eastAsiaTheme="minorEastAsia" w:hAnsiTheme="minorHAnsi" w:cstheme="minorBidi"/>
          <w:spacing w:val="0"/>
          <w:sz w:val="22"/>
          <w:lang w:eastAsia="en-US"/>
        </w:rPr>
      </w:pPr>
      <w:ins w:id="285" w:author="Bertsch Christian (CR/AEE3)" w:date="2019-10-01T16:31:00Z">
        <w:r w:rsidRPr="00EF671A">
          <w:rPr>
            <w:rStyle w:val="Hyperlink"/>
          </w:rPr>
          <w:fldChar w:fldCharType="begin"/>
        </w:r>
        <w:r w:rsidRPr="00EF671A">
          <w:rPr>
            <w:rStyle w:val="Hyperlink"/>
          </w:rPr>
          <w:instrText xml:space="preserve"> </w:instrText>
        </w:r>
        <w:r>
          <w:instrText>HYPERLINK \l "_Toc20839944"</w:instrText>
        </w:r>
        <w:r w:rsidRPr="00EF671A">
          <w:rPr>
            <w:rStyle w:val="Hyperlink"/>
          </w:rPr>
          <w:instrText xml:space="preserve"> </w:instrText>
        </w:r>
        <w:r w:rsidRPr="00EF671A">
          <w:rPr>
            <w:rStyle w:val="Hyperlink"/>
          </w:rPr>
          <w:fldChar w:fldCharType="separate"/>
        </w:r>
        <w:r w:rsidRPr="00EF671A">
          <w:rPr>
            <w:rStyle w:val="Hyperlink"/>
          </w:rPr>
          <w:t>3.3.2</w:t>
        </w:r>
        <w:r>
          <w:rPr>
            <w:rFonts w:asciiTheme="minorHAnsi" w:eastAsiaTheme="minorEastAsia" w:hAnsiTheme="minorHAnsi" w:cstheme="minorBidi"/>
            <w:spacing w:val="0"/>
            <w:sz w:val="22"/>
            <w:lang w:eastAsia="en-US"/>
          </w:rPr>
          <w:tab/>
        </w:r>
        <w:r w:rsidRPr="00EF671A">
          <w:rPr>
            <w:rStyle w:val="Hyperlink"/>
          </w:rPr>
          <w:t>Example XML Description File</w:t>
        </w:r>
        <w:r>
          <w:rPr>
            <w:webHidden/>
          </w:rPr>
          <w:tab/>
        </w:r>
        <w:r>
          <w:rPr>
            <w:webHidden/>
          </w:rPr>
          <w:fldChar w:fldCharType="begin"/>
        </w:r>
        <w:r>
          <w:rPr>
            <w:webHidden/>
          </w:rPr>
          <w:instrText xml:space="preserve"> PAGEREF _Toc20839944 \h </w:instrText>
        </w:r>
      </w:ins>
      <w:r>
        <w:rPr>
          <w:webHidden/>
        </w:rPr>
      </w:r>
      <w:r>
        <w:rPr>
          <w:webHidden/>
        </w:rPr>
        <w:fldChar w:fldCharType="separate"/>
      </w:r>
      <w:ins w:id="286" w:author="Bertsch Christian (CR/AEE3)" w:date="2019-10-03T18:12:00Z">
        <w:r w:rsidR="000440B4">
          <w:rPr>
            <w:webHidden/>
          </w:rPr>
          <w:t>93</w:t>
        </w:r>
      </w:ins>
      <w:ins w:id="287" w:author="Bertsch Christian (CR/AEE3)" w:date="2019-10-01T16:31:00Z">
        <w:r>
          <w:rPr>
            <w:webHidden/>
          </w:rPr>
          <w:fldChar w:fldCharType="end"/>
        </w:r>
        <w:r w:rsidRPr="00EF671A">
          <w:rPr>
            <w:rStyle w:val="Hyperlink"/>
          </w:rPr>
          <w:fldChar w:fldCharType="end"/>
        </w:r>
      </w:ins>
    </w:p>
    <w:p w14:paraId="6091EF41" w14:textId="2123C201" w:rsidR="009D64E4" w:rsidRDefault="009D64E4">
      <w:pPr>
        <w:pStyle w:val="TOC1"/>
        <w:rPr>
          <w:ins w:id="288" w:author="Bertsch Christian (CR/AEE3)" w:date="2019-10-01T16:31:00Z"/>
          <w:rFonts w:asciiTheme="minorHAnsi" w:eastAsiaTheme="minorEastAsia" w:hAnsiTheme="minorHAnsi" w:cstheme="minorBidi"/>
          <w:b w:val="0"/>
          <w:bCs w:val="0"/>
          <w:spacing w:val="0"/>
          <w:szCs w:val="22"/>
          <w:lang w:eastAsia="en-US"/>
        </w:rPr>
      </w:pPr>
      <w:ins w:id="289" w:author="Bertsch Christian (CR/AEE3)" w:date="2019-10-01T16:31:00Z">
        <w:r w:rsidRPr="00EF671A">
          <w:rPr>
            <w:rStyle w:val="Hyperlink"/>
          </w:rPr>
          <w:fldChar w:fldCharType="begin"/>
        </w:r>
        <w:r w:rsidRPr="00EF671A">
          <w:rPr>
            <w:rStyle w:val="Hyperlink"/>
          </w:rPr>
          <w:instrText xml:space="preserve"> </w:instrText>
        </w:r>
        <w:r>
          <w:instrText>HYPERLINK \l "_Toc20839945"</w:instrText>
        </w:r>
        <w:r w:rsidRPr="00EF671A">
          <w:rPr>
            <w:rStyle w:val="Hyperlink"/>
          </w:rPr>
          <w:instrText xml:space="preserve"> </w:instrText>
        </w:r>
        <w:r w:rsidRPr="00EF671A">
          <w:rPr>
            <w:rStyle w:val="Hyperlink"/>
          </w:rPr>
          <w:fldChar w:fldCharType="separate"/>
        </w:r>
        <w:r w:rsidRPr="00EF671A">
          <w:rPr>
            <w:rStyle w:val="Hyperlink"/>
          </w:rPr>
          <w:t>4.</w:t>
        </w:r>
        <w:r>
          <w:rPr>
            <w:rFonts w:asciiTheme="minorHAnsi" w:eastAsiaTheme="minorEastAsia" w:hAnsiTheme="minorHAnsi" w:cstheme="minorBidi"/>
            <w:b w:val="0"/>
            <w:bCs w:val="0"/>
            <w:spacing w:val="0"/>
            <w:szCs w:val="22"/>
            <w:lang w:eastAsia="en-US"/>
          </w:rPr>
          <w:tab/>
        </w:r>
        <w:r w:rsidRPr="00EF671A">
          <w:rPr>
            <w:rStyle w:val="Hyperlink"/>
          </w:rPr>
          <w:t>FMI for Co</w:t>
        </w:r>
        <w:r w:rsidRPr="00EF671A">
          <w:rPr>
            <w:rStyle w:val="Hyperlink"/>
          </w:rPr>
          <w:noBreakHyphen/>
          <w:t>Simulation</w:t>
        </w:r>
        <w:r>
          <w:rPr>
            <w:webHidden/>
          </w:rPr>
          <w:tab/>
        </w:r>
        <w:r>
          <w:rPr>
            <w:webHidden/>
          </w:rPr>
          <w:fldChar w:fldCharType="begin"/>
        </w:r>
        <w:r>
          <w:rPr>
            <w:webHidden/>
          </w:rPr>
          <w:instrText xml:space="preserve"> PAGEREF _Toc20839945 \h </w:instrText>
        </w:r>
      </w:ins>
      <w:r>
        <w:rPr>
          <w:webHidden/>
        </w:rPr>
      </w:r>
      <w:r>
        <w:rPr>
          <w:webHidden/>
        </w:rPr>
        <w:fldChar w:fldCharType="separate"/>
      </w:r>
      <w:ins w:id="290" w:author="Bertsch Christian (CR/AEE3)" w:date="2019-10-03T18:12:00Z">
        <w:r w:rsidR="000440B4">
          <w:rPr>
            <w:webHidden/>
          </w:rPr>
          <w:t>95</w:t>
        </w:r>
      </w:ins>
      <w:ins w:id="291" w:author="Bertsch Christian (CR/AEE3)" w:date="2019-10-01T16:31:00Z">
        <w:r>
          <w:rPr>
            <w:webHidden/>
          </w:rPr>
          <w:fldChar w:fldCharType="end"/>
        </w:r>
        <w:r w:rsidRPr="00EF671A">
          <w:rPr>
            <w:rStyle w:val="Hyperlink"/>
          </w:rPr>
          <w:fldChar w:fldCharType="end"/>
        </w:r>
      </w:ins>
    </w:p>
    <w:p w14:paraId="59946E59" w14:textId="003B9234" w:rsidR="009D64E4" w:rsidRDefault="009D64E4" w:rsidP="009D64E4">
      <w:pPr>
        <w:pStyle w:val="TOC2"/>
        <w:rPr>
          <w:ins w:id="292" w:author="Bertsch Christian (CR/AEE3)" w:date="2019-10-01T16:31:00Z"/>
          <w:rFonts w:asciiTheme="minorHAnsi" w:eastAsiaTheme="minorEastAsia" w:hAnsiTheme="minorHAnsi" w:cstheme="minorBidi"/>
          <w:spacing w:val="0"/>
          <w:sz w:val="22"/>
          <w:lang w:eastAsia="en-US"/>
        </w:rPr>
      </w:pPr>
      <w:ins w:id="293" w:author="Bertsch Christian (CR/AEE3)" w:date="2019-10-01T16:31:00Z">
        <w:r w:rsidRPr="00EF671A">
          <w:rPr>
            <w:rStyle w:val="Hyperlink"/>
          </w:rPr>
          <w:fldChar w:fldCharType="begin"/>
        </w:r>
        <w:r w:rsidRPr="00EF671A">
          <w:rPr>
            <w:rStyle w:val="Hyperlink"/>
          </w:rPr>
          <w:instrText xml:space="preserve"> </w:instrText>
        </w:r>
        <w:r>
          <w:instrText>HYPERLINK \l "_Toc20839946"</w:instrText>
        </w:r>
        <w:r w:rsidRPr="00EF671A">
          <w:rPr>
            <w:rStyle w:val="Hyperlink"/>
          </w:rPr>
          <w:instrText xml:space="preserve"> </w:instrText>
        </w:r>
        <w:r w:rsidRPr="00EF671A">
          <w:rPr>
            <w:rStyle w:val="Hyperlink"/>
          </w:rPr>
          <w:fldChar w:fldCharType="separate"/>
        </w:r>
        <w:r w:rsidRPr="00EF671A">
          <w:rPr>
            <w:rStyle w:val="Hyperlink"/>
          </w:rPr>
          <w:t>4.1</w:t>
        </w:r>
        <w:r>
          <w:rPr>
            <w:rFonts w:asciiTheme="minorHAnsi" w:eastAsiaTheme="minorEastAsia" w:hAnsiTheme="minorHAnsi" w:cstheme="minorBidi"/>
            <w:spacing w:val="0"/>
            <w:sz w:val="22"/>
            <w:lang w:eastAsia="en-US"/>
          </w:rPr>
          <w:tab/>
        </w:r>
        <w:r w:rsidRPr="00EF671A">
          <w:rPr>
            <w:rStyle w:val="Hyperlink"/>
          </w:rPr>
          <w:t>Mathematical Description</w:t>
        </w:r>
        <w:r>
          <w:rPr>
            <w:webHidden/>
          </w:rPr>
          <w:tab/>
        </w:r>
        <w:r>
          <w:rPr>
            <w:webHidden/>
          </w:rPr>
          <w:fldChar w:fldCharType="begin"/>
        </w:r>
        <w:r>
          <w:rPr>
            <w:webHidden/>
          </w:rPr>
          <w:instrText xml:space="preserve"> PAGEREF _Toc20839946 \h </w:instrText>
        </w:r>
      </w:ins>
      <w:r>
        <w:rPr>
          <w:webHidden/>
        </w:rPr>
      </w:r>
      <w:r>
        <w:rPr>
          <w:webHidden/>
        </w:rPr>
        <w:fldChar w:fldCharType="separate"/>
      </w:r>
      <w:ins w:id="294" w:author="Bertsch Christian (CR/AEE3)" w:date="2019-10-03T18:12:00Z">
        <w:r w:rsidR="000440B4">
          <w:rPr>
            <w:webHidden/>
          </w:rPr>
          <w:t>96</w:t>
        </w:r>
      </w:ins>
      <w:ins w:id="295" w:author="Bertsch Christian (CR/AEE3)" w:date="2019-10-01T16:31:00Z">
        <w:r>
          <w:rPr>
            <w:webHidden/>
          </w:rPr>
          <w:fldChar w:fldCharType="end"/>
        </w:r>
        <w:r w:rsidRPr="00EF671A">
          <w:rPr>
            <w:rStyle w:val="Hyperlink"/>
          </w:rPr>
          <w:fldChar w:fldCharType="end"/>
        </w:r>
      </w:ins>
    </w:p>
    <w:p w14:paraId="2E5A2F17" w14:textId="14CD4472" w:rsidR="009D64E4" w:rsidRDefault="009D64E4" w:rsidP="009D64E4">
      <w:pPr>
        <w:pStyle w:val="TOC3"/>
        <w:rPr>
          <w:ins w:id="296" w:author="Bertsch Christian (CR/AEE3)" w:date="2019-10-01T16:31:00Z"/>
          <w:rFonts w:asciiTheme="minorHAnsi" w:eastAsiaTheme="minorEastAsia" w:hAnsiTheme="minorHAnsi" w:cstheme="minorBidi"/>
          <w:spacing w:val="0"/>
          <w:sz w:val="22"/>
          <w:lang w:eastAsia="en-US"/>
        </w:rPr>
      </w:pPr>
      <w:ins w:id="297" w:author="Bertsch Christian (CR/AEE3)" w:date="2019-10-01T16:31:00Z">
        <w:r w:rsidRPr="00EF671A">
          <w:rPr>
            <w:rStyle w:val="Hyperlink"/>
          </w:rPr>
          <w:fldChar w:fldCharType="begin"/>
        </w:r>
        <w:r w:rsidRPr="00EF671A">
          <w:rPr>
            <w:rStyle w:val="Hyperlink"/>
          </w:rPr>
          <w:instrText xml:space="preserve"> </w:instrText>
        </w:r>
        <w:r>
          <w:instrText>HYPERLINK \l "_Toc20839947"</w:instrText>
        </w:r>
        <w:r w:rsidRPr="00EF671A">
          <w:rPr>
            <w:rStyle w:val="Hyperlink"/>
          </w:rPr>
          <w:instrText xml:space="preserve"> </w:instrText>
        </w:r>
        <w:r w:rsidRPr="00EF671A">
          <w:rPr>
            <w:rStyle w:val="Hyperlink"/>
          </w:rPr>
          <w:fldChar w:fldCharType="separate"/>
        </w:r>
        <w:r w:rsidRPr="00EF671A">
          <w:rPr>
            <w:rStyle w:val="Hyperlink"/>
          </w:rPr>
          <w:t>4.1.1</w:t>
        </w:r>
        <w:r>
          <w:rPr>
            <w:rFonts w:asciiTheme="minorHAnsi" w:eastAsiaTheme="minorEastAsia" w:hAnsiTheme="minorHAnsi" w:cstheme="minorBidi"/>
            <w:spacing w:val="0"/>
            <w:sz w:val="22"/>
            <w:lang w:eastAsia="en-US"/>
          </w:rPr>
          <w:tab/>
        </w:r>
        <w:r w:rsidRPr="00EF671A">
          <w:rPr>
            <w:rStyle w:val="Hyperlink"/>
          </w:rPr>
          <w:t>Basics</w:t>
        </w:r>
        <w:r>
          <w:rPr>
            <w:webHidden/>
          </w:rPr>
          <w:tab/>
        </w:r>
        <w:r>
          <w:rPr>
            <w:webHidden/>
          </w:rPr>
          <w:fldChar w:fldCharType="begin"/>
        </w:r>
        <w:r>
          <w:rPr>
            <w:webHidden/>
          </w:rPr>
          <w:instrText xml:space="preserve"> PAGEREF _Toc20839947 \h </w:instrText>
        </w:r>
      </w:ins>
      <w:r>
        <w:rPr>
          <w:webHidden/>
        </w:rPr>
      </w:r>
      <w:r>
        <w:rPr>
          <w:webHidden/>
        </w:rPr>
        <w:fldChar w:fldCharType="separate"/>
      </w:r>
      <w:ins w:id="298" w:author="Bertsch Christian (CR/AEE3)" w:date="2019-10-03T18:12:00Z">
        <w:r w:rsidR="000440B4">
          <w:rPr>
            <w:webHidden/>
          </w:rPr>
          <w:t>96</w:t>
        </w:r>
      </w:ins>
      <w:ins w:id="299" w:author="Bertsch Christian (CR/AEE3)" w:date="2019-10-01T16:31:00Z">
        <w:r>
          <w:rPr>
            <w:webHidden/>
          </w:rPr>
          <w:fldChar w:fldCharType="end"/>
        </w:r>
        <w:r w:rsidRPr="00EF671A">
          <w:rPr>
            <w:rStyle w:val="Hyperlink"/>
          </w:rPr>
          <w:fldChar w:fldCharType="end"/>
        </w:r>
      </w:ins>
    </w:p>
    <w:p w14:paraId="54CD4844" w14:textId="7C8A7279" w:rsidR="009D64E4" w:rsidRDefault="009D64E4" w:rsidP="009D64E4">
      <w:pPr>
        <w:pStyle w:val="TOC3"/>
        <w:rPr>
          <w:ins w:id="300" w:author="Bertsch Christian (CR/AEE3)" w:date="2019-10-01T16:31:00Z"/>
          <w:rFonts w:asciiTheme="minorHAnsi" w:eastAsiaTheme="minorEastAsia" w:hAnsiTheme="minorHAnsi" w:cstheme="minorBidi"/>
          <w:spacing w:val="0"/>
          <w:sz w:val="22"/>
          <w:lang w:eastAsia="en-US"/>
        </w:rPr>
      </w:pPr>
      <w:ins w:id="301" w:author="Bertsch Christian (CR/AEE3)" w:date="2019-10-01T16:31:00Z">
        <w:r w:rsidRPr="00EF671A">
          <w:rPr>
            <w:rStyle w:val="Hyperlink"/>
          </w:rPr>
          <w:fldChar w:fldCharType="begin"/>
        </w:r>
        <w:r w:rsidRPr="00EF671A">
          <w:rPr>
            <w:rStyle w:val="Hyperlink"/>
          </w:rPr>
          <w:instrText xml:space="preserve"> </w:instrText>
        </w:r>
        <w:r>
          <w:instrText>HYPERLINK \l "_Toc20839948"</w:instrText>
        </w:r>
        <w:r w:rsidRPr="00EF671A">
          <w:rPr>
            <w:rStyle w:val="Hyperlink"/>
          </w:rPr>
          <w:instrText xml:space="preserve"> </w:instrText>
        </w:r>
        <w:r w:rsidRPr="00EF671A">
          <w:rPr>
            <w:rStyle w:val="Hyperlink"/>
          </w:rPr>
          <w:fldChar w:fldCharType="separate"/>
        </w:r>
        <w:r w:rsidRPr="00EF671A">
          <w:rPr>
            <w:rStyle w:val="Hyperlink"/>
          </w:rPr>
          <w:t>4.1.2</w:t>
        </w:r>
        <w:r>
          <w:rPr>
            <w:rFonts w:asciiTheme="minorHAnsi" w:eastAsiaTheme="minorEastAsia" w:hAnsiTheme="minorHAnsi" w:cstheme="minorBidi"/>
            <w:spacing w:val="0"/>
            <w:sz w:val="22"/>
            <w:lang w:eastAsia="en-US"/>
          </w:rPr>
          <w:tab/>
        </w:r>
        <w:r w:rsidRPr="00EF671A">
          <w:rPr>
            <w:rStyle w:val="Hyperlink"/>
          </w:rPr>
          <w:t>Mathematical Model</w:t>
        </w:r>
        <w:r>
          <w:rPr>
            <w:webHidden/>
          </w:rPr>
          <w:tab/>
        </w:r>
        <w:r>
          <w:rPr>
            <w:webHidden/>
          </w:rPr>
          <w:fldChar w:fldCharType="begin"/>
        </w:r>
        <w:r>
          <w:rPr>
            <w:webHidden/>
          </w:rPr>
          <w:instrText xml:space="preserve"> PAGEREF _Toc20839948 \h </w:instrText>
        </w:r>
      </w:ins>
      <w:r>
        <w:rPr>
          <w:webHidden/>
        </w:rPr>
      </w:r>
      <w:r>
        <w:rPr>
          <w:webHidden/>
        </w:rPr>
        <w:fldChar w:fldCharType="separate"/>
      </w:r>
      <w:ins w:id="302" w:author="Bertsch Christian (CR/AEE3)" w:date="2019-10-03T18:12:00Z">
        <w:r w:rsidR="000440B4">
          <w:rPr>
            <w:webHidden/>
          </w:rPr>
          <w:t>98</w:t>
        </w:r>
      </w:ins>
      <w:ins w:id="303" w:author="Bertsch Christian (CR/AEE3)" w:date="2019-10-01T16:31:00Z">
        <w:r>
          <w:rPr>
            <w:webHidden/>
          </w:rPr>
          <w:fldChar w:fldCharType="end"/>
        </w:r>
        <w:r w:rsidRPr="00EF671A">
          <w:rPr>
            <w:rStyle w:val="Hyperlink"/>
          </w:rPr>
          <w:fldChar w:fldCharType="end"/>
        </w:r>
      </w:ins>
    </w:p>
    <w:p w14:paraId="625A3A68" w14:textId="1E39A5FA" w:rsidR="009D64E4" w:rsidRDefault="009D64E4" w:rsidP="009D64E4">
      <w:pPr>
        <w:pStyle w:val="TOC2"/>
        <w:rPr>
          <w:ins w:id="304" w:author="Bertsch Christian (CR/AEE3)" w:date="2019-10-01T16:31:00Z"/>
          <w:rFonts w:asciiTheme="minorHAnsi" w:eastAsiaTheme="minorEastAsia" w:hAnsiTheme="minorHAnsi" w:cstheme="minorBidi"/>
          <w:spacing w:val="0"/>
          <w:sz w:val="22"/>
          <w:lang w:eastAsia="en-US"/>
        </w:rPr>
      </w:pPr>
      <w:ins w:id="305" w:author="Bertsch Christian (CR/AEE3)" w:date="2019-10-01T16:31:00Z">
        <w:r w:rsidRPr="00EF671A">
          <w:rPr>
            <w:rStyle w:val="Hyperlink"/>
          </w:rPr>
          <w:fldChar w:fldCharType="begin"/>
        </w:r>
        <w:r w:rsidRPr="00EF671A">
          <w:rPr>
            <w:rStyle w:val="Hyperlink"/>
          </w:rPr>
          <w:instrText xml:space="preserve"> </w:instrText>
        </w:r>
        <w:r>
          <w:instrText>HYPERLINK \l "_Toc20839949"</w:instrText>
        </w:r>
        <w:r w:rsidRPr="00EF671A">
          <w:rPr>
            <w:rStyle w:val="Hyperlink"/>
          </w:rPr>
          <w:instrText xml:space="preserve"> </w:instrText>
        </w:r>
        <w:r w:rsidRPr="00EF671A">
          <w:rPr>
            <w:rStyle w:val="Hyperlink"/>
          </w:rPr>
          <w:fldChar w:fldCharType="separate"/>
        </w:r>
        <w:r w:rsidRPr="00EF671A">
          <w:rPr>
            <w:rStyle w:val="Hyperlink"/>
          </w:rPr>
          <w:t>4.2</w:t>
        </w:r>
        <w:r>
          <w:rPr>
            <w:rFonts w:asciiTheme="minorHAnsi" w:eastAsiaTheme="minorEastAsia" w:hAnsiTheme="minorHAnsi" w:cstheme="minorBidi"/>
            <w:spacing w:val="0"/>
            <w:sz w:val="22"/>
            <w:lang w:eastAsia="en-US"/>
          </w:rPr>
          <w:tab/>
        </w:r>
        <w:r w:rsidRPr="00EF671A">
          <w:rPr>
            <w:rStyle w:val="Hyperlink"/>
          </w:rPr>
          <w:t>FMI Application Programming Interface</w:t>
        </w:r>
        <w:r>
          <w:rPr>
            <w:webHidden/>
          </w:rPr>
          <w:tab/>
        </w:r>
        <w:r>
          <w:rPr>
            <w:webHidden/>
          </w:rPr>
          <w:fldChar w:fldCharType="begin"/>
        </w:r>
        <w:r>
          <w:rPr>
            <w:webHidden/>
          </w:rPr>
          <w:instrText xml:space="preserve"> PAGEREF _Toc20839949 \h </w:instrText>
        </w:r>
      </w:ins>
      <w:r>
        <w:rPr>
          <w:webHidden/>
        </w:rPr>
      </w:r>
      <w:r>
        <w:rPr>
          <w:webHidden/>
        </w:rPr>
        <w:fldChar w:fldCharType="separate"/>
      </w:r>
      <w:ins w:id="306" w:author="Bertsch Christian (CR/AEE3)" w:date="2019-10-03T18:12:00Z">
        <w:r w:rsidR="000440B4">
          <w:rPr>
            <w:webHidden/>
          </w:rPr>
          <w:t>101</w:t>
        </w:r>
      </w:ins>
      <w:ins w:id="307" w:author="Bertsch Christian (CR/AEE3)" w:date="2019-10-01T16:31:00Z">
        <w:r>
          <w:rPr>
            <w:webHidden/>
          </w:rPr>
          <w:fldChar w:fldCharType="end"/>
        </w:r>
        <w:r w:rsidRPr="00EF671A">
          <w:rPr>
            <w:rStyle w:val="Hyperlink"/>
          </w:rPr>
          <w:fldChar w:fldCharType="end"/>
        </w:r>
      </w:ins>
    </w:p>
    <w:p w14:paraId="3A7FA297" w14:textId="564485E3" w:rsidR="009D64E4" w:rsidRDefault="009D64E4" w:rsidP="009D64E4">
      <w:pPr>
        <w:pStyle w:val="TOC3"/>
        <w:rPr>
          <w:ins w:id="308" w:author="Bertsch Christian (CR/AEE3)" w:date="2019-10-01T16:31:00Z"/>
          <w:rFonts w:asciiTheme="minorHAnsi" w:eastAsiaTheme="minorEastAsia" w:hAnsiTheme="minorHAnsi" w:cstheme="minorBidi"/>
          <w:spacing w:val="0"/>
          <w:sz w:val="22"/>
          <w:lang w:eastAsia="en-US"/>
        </w:rPr>
      </w:pPr>
      <w:ins w:id="309" w:author="Bertsch Christian (CR/AEE3)" w:date="2019-10-01T16:31:00Z">
        <w:r w:rsidRPr="00EF671A">
          <w:rPr>
            <w:rStyle w:val="Hyperlink"/>
          </w:rPr>
          <w:fldChar w:fldCharType="begin"/>
        </w:r>
        <w:r w:rsidRPr="00EF671A">
          <w:rPr>
            <w:rStyle w:val="Hyperlink"/>
          </w:rPr>
          <w:instrText xml:space="preserve"> </w:instrText>
        </w:r>
        <w:r>
          <w:instrText>HYPERLINK \l "_Toc20839950"</w:instrText>
        </w:r>
        <w:r w:rsidRPr="00EF671A">
          <w:rPr>
            <w:rStyle w:val="Hyperlink"/>
          </w:rPr>
          <w:instrText xml:space="preserve"> </w:instrText>
        </w:r>
        <w:r w:rsidRPr="00EF671A">
          <w:rPr>
            <w:rStyle w:val="Hyperlink"/>
          </w:rPr>
          <w:fldChar w:fldCharType="separate"/>
        </w:r>
        <w:r w:rsidRPr="00EF671A">
          <w:rPr>
            <w:rStyle w:val="Hyperlink"/>
          </w:rPr>
          <w:t>4.2.1</w:t>
        </w:r>
        <w:r>
          <w:rPr>
            <w:rFonts w:asciiTheme="minorHAnsi" w:eastAsiaTheme="minorEastAsia" w:hAnsiTheme="minorHAnsi" w:cstheme="minorBidi"/>
            <w:spacing w:val="0"/>
            <w:sz w:val="22"/>
            <w:lang w:eastAsia="en-US"/>
          </w:rPr>
          <w:tab/>
        </w:r>
        <w:r w:rsidRPr="00EF671A">
          <w:rPr>
            <w:rStyle w:val="Hyperlink"/>
          </w:rPr>
          <w:t>Transfer of Input / Output Values and Parameters</w:t>
        </w:r>
        <w:r>
          <w:rPr>
            <w:webHidden/>
          </w:rPr>
          <w:tab/>
        </w:r>
        <w:r>
          <w:rPr>
            <w:webHidden/>
          </w:rPr>
          <w:fldChar w:fldCharType="begin"/>
        </w:r>
        <w:r>
          <w:rPr>
            <w:webHidden/>
          </w:rPr>
          <w:instrText xml:space="preserve"> PAGEREF _Toc20839950 \h </w:instrText>
        </w:r>
      </w:ins>
      <w:r>
        <w:rPr>
          <w:webHidden/>
        </w:rPr>
      </w:r>
      <w:r>
        <w:rPr>
          <w:webHidden/>
        </w:rPr>
        <w:fldChar w:fldCharType="separate"/>
      </w:r>
      <w:ins w:id="310" w:author="Bertsch Christian (CR/AEE3)" w:date="2019-10-03T18:12:00Z">
        <w:r w:rsidR="000440B4">
          <w:rPr>
            <w:webHidden/>
          </w:rPr>
          <w:t>101</w:t>
        </w:r>
      </w:ins>
      <w:ins w:id="311" w:author="Bertsch Christian (CR/AEE3)" w:date="2019-10-01T16:31:00Z">
        <w:r>
          <w:rPr>
            <w:webHidden/>
          </w:rPr>
          <w:fldChar w:fldCharType="end"/>
        </w:r>
        <w:r w:rsidRPr="00EF671A">
          <w:rPr>
            <w:rStyle w:val="Hyperlink"/>
          </w:rPr>
          <w:fldChar w:fldCharType="end"/>
        </w:r>
      </w:ins>
    </w:p>
    <w:p w14:paraId="4D8D4988" w14:textId="0157C3BD" w:rsidR="009D64E4" w:rsidRDefault="009D64E4" w:rsidP="009D64E4">
      <w:pPr>
        <w:pStyle w:val="TOC3"/>
        <w:rPr>
          <w:ins w:id="312" w:author="Bertsch Christian (CR/AEE3)" w:date="2019-10-01T16:31:00Z"/>
          <w:rFonts w:asciiTheme="minorHAnsi" w:eastAsiaTheme="minorEastAsia" w:hAnsiTheme="minorHAnsi" w:cstheme="minorBidi"/>
          <w:spacing w:val="0"/>
          <w:sz w:val="22"/>
          <w:lang w:eastAsia="en-US"/>
        </w:rPr>
      </w:pPr>
      <w:ins w:id="313" w:author="Bertsch Christian (CR/AEE3)" w:date="2019-10-01T16:31:00Z">
        <w:r w:rsidRPr="00EF671A">
          <w:rPr>
            <w:rStyle w:val="Hyperlink"/>
          </w:rPr>
          <w:fldChar w:fldCharType="begin"/>
        </w:r>
        <w:r w:rsidRPr="00EF671A">
          <w:rPr>
            <w:rStyle w:val="Hyperlink"/>
          </w:rPr>
          <w:instrText xml:space="preserve"> </w:instrText>
        </w:r>
        <w:r>
          <w:instrText>HYPERLINK \l "_Toc20839951"</w:instrText>
        </w:r>
        <w:r w:rsidRPr="00EF671A">
          <w:rPr>
            <w:rStyle w:val="Hyperlink"/>
          </w:rPr>
          <w:instrText xml:space="preserve"> </w:instrText>
        </w:r>
        <w:r w:rsidRPr="00EF671A">
          <w:rPr>
            <w:rStyle w:val="Hyperlink"/>
          </w:rPr>
          <w:fldChar w:fldCharType="separate"/>
        </w:r>
        <w:r w:rsidRPr="00EF671A">
          <w:rPr>
            <w:rStyle w:val="Hyperlink"/>
          </w:rPr>
          <w:t>4.2.2</w:t>
        </w:r>
        <w:r>
          <w:rPr>
            <w:rFonts w:asciiTheme="minorHAnsi" w:eastAsiaTheme="minorEastAsia" w:hAnsiTheme="minorHAnsi" w:cstheme="minorBidi"/>
            <w:spacing w:val="0"/>
            <w:sz w:val="22"/>
            <w:lang w:eastAsia="en-US"/>
          </w:rPr>
          <w:tab/>
        </w:r>
        <w:r w:rsidRPr="00EF671A">
          <w:rPr>
            <w:rStyle w:val="Hyperlink"/>
          </w:rPr>
          <w:t>Computation</w:t>
        </w:r>
        <w:r>
          <w:rPr>
            <w:webHidden/>
          </w:rPr>
          <w:tab/>
        </w:r>
        <w:r>
          <w:rPr>
            <w:webHidden/>
          </w:rPr>
          <w:fldChar w:fldCharType="begin"/>
        </w:r>
        <w:r>
          <w:rPr>
            <w:webHidden/>
          </w:rPr>
          <w:instrText xml:space="preserve"> PAGEREF _Toc20839951 \h </w:instrText>
        </w:r>
      </w:ins>
      <w:r>
        <w:rPr>
          <w:webHidden/>
        </w:rPr>
      </w:r>
      <w:r>
        <w:rPr>
          <w:webHidden/>
        </w:rPr>
        <w:fldChar w:fldCharType="separate"/>
      </w:r>
      <w:ins w:id="314" w:author="Bertsch Christian (CR/AEE3)" w:date="2019-10-03T18:12:00Z">
        <w:r w:rsidR="000440B4">
          <w:rPr>
            <w:webHidden/>
          </w:rPr>
          <w:t>102</w:t>
        </w:r>
      </w:ins>
      <w:ins w:id="315" w:author="Bertsch Christian (CR/AEE3)" w:date="2019-10-01T16:31:00Z">
        <w:r>
          <w:rPr>
            <w:webHidden/>
          </w:rPr>
          <w:fldChar w:fldCharType="end"/>
        </w:r>
        <w:r w:rsidRPr="00EF671A">
          <w:rPr>
            <w:rStyle w:val="Hyperlink"/>
          </w:rPr>
          <w:fldChar w:fldCharType="end"/>
        </w:r>
      </w:ins>
    </w:p>
    <w:p w14:paraId="404AB59B" w14:textId="66157560" w:rsidR="009D64E4" w:rsidRDefault="009D64E4" w:rsidP="009D64E4">
      <w:pPr>
        <w:pStyle w:val="TOC3"/>
        <w:rPr>
          <w:ins w:id="316" w:author="Bertsch Christian (CR/AEE3)" w:date="2019-10-01T16:31:00Z"/>
          <w:rFonts w:asciiTheme="minorHAnsi" w:eastAsiaTheme="minorEastAsia" w:hAnsiTheme="minorHAnsi" w:cstheme="minorBidi"/>
          <w:spacing w:val="0"/>
          <w:sz w:val="22"/>
          <w:lang w:eastAsia="en-US"/>
        </w:rPr>
      </w:pPr>
      <w:ins w:id="317" w:author="Bertsch Christian (CR/AEE3)" w:date="2019-10-01T16:31:00Z">
        <w:r w:rsidRPr="00EF671A">
          <w:rPr>
            <w:rStyle w:val="Hyperlink"/>
          </w:rPr>
          <w:fldChar w:fldCharType="begin"/>
        </w:r>
        <w:r w:rsidRPr="00EF671A">
          <w:rPr>
            <w:rStyle w:val="Hyperlink"/>
          </w:rPr>
          <w:instrText xml:space="preserve"> </w:instrText>
        </w:r>
        <w:r>
          <w:instrText>HYPERLINK \l "_Toc20839952"</w:instrText>
        </w:r>
        <w:r w:rsidRPr="00EF671A">
          <w:rPr>
            <w:rStyle w:val="Hyperlink"/>
          </w:rPr>
          <w:instrText xml:space="preserve"> </w:instrText>
        </w:r>
        <w:r w:rsidRPr="00EF671A">
          <w:rPr>
            <w:rStyle w:val="Hyperlink"/>
          </w:rPr>
          <w:fldChar w:fldCharType="separate"/>
        </w:r>
        <w:r w:rsidRPr="00EF671A">
          <w:rPr>
            <w:rStyle w:val="Hyperlink"/>
          </w:rPr>
          <w:t>4.2.3</w:t>
        </w:r>
        <w:r>
          <w:rPr>
            <w:rFonts w:asciiTheme="minorHAnsi" w:eastAsiaTheme="minorEastAsia" w:hAnsiTheme="minorHAnsi" w:cstheme="minorBidi"/>
            <w:spacing w:val="0"/>
            <w:sz w:val="22"/>
            <w:lang w:eastAsia="en-US"/>
          </w:rPr>
          <w:tab/>
        </w:r>
        <w:r w:rsidRPr="00EF671A">
          <w:rPr>
            <w:rStyle w:val="Hyperlink"/>
          </w:rPr>
          <w:t>Retrieving Status Information from the Slave</w:t>
        </w:r>
        <w:r>
          <w:rPr>
            <w:webHidden/>
          </w:rPr>
          <w:tab/>
        </w:r>
        <w:r>
          <w:rPr>
            <w:webHidden/>
          </w:rPr>
          <w:fldChar w:fldCharType="begin"/>
        </w:r>
        <w:r>
          <w:rPr>
            <w:webHidden/>
          </w:rPr>
          <w:instrText xml:space="preserve"> PAGEREF _Toc20839952 \h </w:instrText>
        </w:r>
      </w:ins>
      <w:r>
        <w:rPr>
          <w:webHidden/>
        </w:rPr>
      </w:r>
      <w:r>
        <w:rPr>
          <w:webHidden/>
        </w:rPr>
        <w:fldChar w:fldCharType="separate"/>
      </w:r>
      <w:ins w:id="318" w:author="Bertsch Christian (CR/AEE3)" w:date="2019-10-03T18:12:00Z">
        <w:r w:rsidR="000440B4">
          <w:rPr>
            <w:webHidden/>
          </w:rPr>
          <w:t>104</w:t>
        </w:r>
      </w:ins>
      <w:ins w:id="319" w:author="Bertsch Christian (CR/AEE3)" w:date="2019-10-01T16:31:00Z">
        <w:r>
          <w:rPr>
            <w:webHidden/>
          </w:rPr>
          <w:fldChar w:fldCharType="end"/>
        </w:r>
        <w:r w:rsidRPr="00EF671A">
          <w:rPr>
            <w:rStyle w:val="Hyperlink"/>
          </w:rPr>
          <w:fldChar w:fldCharType="end"/>
        </w:r>
      </w:ins>
    </w:p>
    <w:p w14:paraId="0D25D4ED" w14:textId="4DB0D7AE" w:rsidR="009D64E4" w:rsidRDefault="009D64E4" w:rsidP="009D64E4">
      <w:pPr>
        <w:pStyle w:val="TOC3"/>
        <w:rPr>
          <w:ins w:id="320" w:author="Bertsch Christian (CR/AEE3)" w:date="2019-10-01T16:31:00Z"/>
          <w:rFonts w:asciiTheme="minorHAnsi" w:eastAsiaTheme="minorEastAsia" w:hAnsiTheme="minorHAnsi" w:cstheme="minorBidi"/>
          <w:spacing w:val="0"/>
          <w:sz w:val="22"/>
          <w:lang w:eastAsia="en-US"/>
        </w:rPr>
      </w:pPr>
      <w:ins w:id="321" w:author="Bertsch Christian (CR/AEE3)" w:date="2019-10-01T16:31:00Z">
        <w:r w:rsidRPr="00EF671A">
          <w:rPr>
            <w:rStyle w:val="Hyperlink"/>
          </w:rPr>
          <w:fldChar w:fldCharType="begin"/>
        </w:r>
        <w:r w:rsidRPr="00EF671A">
          <w:rPr>
            <w:rStyle w:val="Hyperlink"/>
          </w:rPr>
          <w:instrText xml:space="preserve"> </w:instrText>
        </w:r>
        <w:r>
          <w:instrText>HYPERLINK \l "_Toc20839953"</w:instrText>
        </w:r>
        <w:r w:rsidRPr="00EF671A">
          <w:rPr>
            <w:rStyle w:val="Hyperlink"/>
          </w:rPr>
          <w:instrText xml:space="preserve"> </w:instrText>
        </w:r>
        <w:r w:rsidRPr="00EF671A">
          <w:rPr>
            <w:rStyle w:val="Hyperlink"/>
          </w:rPr>
          <w:fldChar w:fldCharType="separate"/>
        </w:r>
        <w:r w:rsidRPr="00EF671A">
          <w:rPr>
            <w:rStyle w:val="Hyperlink"/>
          </w:rPr>
          <w:t>4.2.4</w:t>
        </w:r>
        <w:r>
          <w:rPr>
            <w:rFonts w:asciiTheme="minorHAnsi" w:eastAsiaTheme="minorEastAsia" w:hAnsiTheme="minorHAnsi" w:cstheme="minorBidi"/>
            <w:spacing w:val="0"/>
            <w:sz w:val="22"/>
            <w:lang w:eastAsia="en-US"/>
          </w:rPr>
          <w:tab/>
        </w:r>
        <w:r w:rsidRPr="00EF671A">
          <w:rPr>
            <w:rStyle w:val="Hyperlink"/>
          </w:rPr>
          <w:t>State Machine of Calling Sequence from Master to Slave</w:t>
        </w:r>
        <w:r>
          <w:rPr>
            <w:webHidden/>
          </w:rPr>
          <w:tab/>
        </w:r>
        <w:r>
          <w:rPr>
            <w:webHidden/>
          </w:rPr>
          <w:fldChar w:fldCharType="begin"/>
        </w:r>
        <w:r>
          <w:rPr>
            <w:webHidden/>
          </w:rPr>
          <w:instrText xml:space="preserve"> PAGEREF _Toc20839953 \h </w:instrText>
        </w:r>
      </w:ins>
      <w:r>
        <w:rPr>
          <w:webHidden/>
        </w:rPr>
      </w:r>
      <w:r>
        <w:rPr>
          <w:webHidden/>
        </w:rPr>
        <w:fldChar w:fldCharType="separate"/>
      </w:r>
      <w:ins w:id="322" w:author="Bertsch Christian (CR/AEE3)" w:date="2019-10-03T18:12:00Z">
        <w:r w:rsidR="000440B4">
          <w:rPr>
            <w:webHidden/>
          </w:rPr>
          <w:t>105</w:t>
        </w:r>
      </w:ins>
      <w:ins w:id="323" w:author="Bertsch Christian (CR/AEE3)" w:date="2019-10-01T16:31:00Z">
        <w:r>
          <w:rPr>
            <w:webHidden/>
          </w:rPr>
          <w:fldChar w:fldCharType="end"/>
        </w:r>
        <w:r w:rsidRPr="00EF671A">
          <w:rPr>
            <w:rStyle w:val="Hyperlink"/>
          </w:rPr>
          <w:fldChar w:fldCharType="end"/>
        </w:r>
      </w:ins>
    </w:p>
    <w:p w14:paraId="7F6644DC" w14:textId="38255EB0" w:rsidR="009D64E4" w:rsidRDefault="009D64E4" w:rsidP="009D64E4">
      <w:pPr>
        <w:pStyle w:val="TOC3"/>
        <w:rPr>
          <w:ins w:id="324" w:author="Bertsch Christian (CR/AEE3)" w:date="2019-10-01T16:31:00Z"/>
          <w:rFonts w:asciiTheme="minorHAnsi" w:eastAsiaTheme="minorEastAsia" w:hAnsiTheme="minorHAnsi" w:cstheme="minorBidi"/>
          <w:spacing w:val="0"/>
          <w:sz w:val="22"/>
          <w:lang w:eastAsia="en-US"/>
        </w:rPr>
      </w:pPr>
      <w:ins w:id="325" w:author="Bertsch Christian (CR/AEE3)" w:date="2019-10-01T16:31:00Z">
        <w:r w:rsidRPr="00EF671A">
          <w:rPr>
            <w:rStyle w:val="Hyperlink"/>
          </w:rPr>
          <w:fldChar w:fldCharType="begin"/>
        </w:r>
        <w:r w:rsidRPr="00EF671A">
          <w:rPr>
            <w:rStyle w:val="Hyperlink"/>
          </w:rPr>
          <w:instrText xml:space="preserve"> </w:instrText>
        </w:r>
        <w:r>
          <w:instrText>HYPERLINK \l "_Toc20839954"</w:instrText>
        </w:r>
        <w:r w:rsidRPr="00EF671A">
          <w:rPr>
            <w:rStyle w:val="Hyperlink"/>
          </w:rPr>
          <w:instrText xml:space="preserve"> </w:instrText>
        </w:r>
        <w:r w:rsidRPr="00EF671A">
          <w:rPr>
            <w:rStyle w:val="Hyperlink"/>
          </w:rPr>
          <w:fldChar w:fldCharType="separate"/>
        </w:r>
        <w:r w:rsidRPr="00EF671A">
          <w:rPr>
            <w:rStyle w:val="Hyperlink"/>
          </w:rPr>
          <w:t>4.2.5</w:t>
        </w:r>
        <w:r>
          <w:rPr>
            <w:rFonts w:asciiTheme="minorHAnsi" w:eastAsiaTheme="minorEastAsia" w:hAnsiTheme="minorHAnsi" w:cstheme="minorBidi"/>
            <w:spacing w:val="0"/>
            <w:sz w:val="22"/>
            <w:lang w:eastAsia="en-US"/>
          </w:rPr>
          <w:tab/>
        </w:r>
        <w:r w:rsidRPr="00EF671A">
          <w:rPr>
            <w:rStyle w:val="Hyperlink"/>
          </w:rPr>
          <w:t>Pseudocode Example</w:t>
        </w:r>
        <w:r>
          <w:rPr>
            <w:webHidden/>
          </w:rPr>
          <w:tab/>
        </w:r>
        <w:r>
          <w:rPr>
            <w:webHidden/>
          </w:rPr>
          <w:fldChar w:fldCharType="begin"/>
        </w:r>
        <w:r>
          <w:rPr>
            <w:webHidden/>
          </w:rPr>
          <w:instrText xml:space="preserve"> PAGEREF _Toc20839954 \h </w:instrText>
        </w:r>
      </w:ins>
      <w:r>
        <w:rPr>
          <w:webHidden/>
        </w:rPr>
      </w:r>
      <w:r>
        <w:rPr>
          <w:webHidden/>
        </w:rPr>
        <w:fldChar w:fldCharType="separate"/>
      </w:r>
      <w:ins w:id="326" w:author="Bertsch Christian (CR/AEE3)" w:date="2019-10-03T18:12:00Z">
        <w:r w:rsidR="000440B4">
          <w:rPr>
            <w:webHidden/>
          </w:rPr>
          <w:t>108</w:t>
        </w:r>
      </w:ins>
      <w:ins w:id="327" w:author="Bertsch Christian (CR/AEE3)" w:date="2019-10-01T16:31:00Z">
        <w:r>
          <w:rPr>
            <w:webHidden/>
          </w:rPr>
          <w:fldChar w:fldCharType="end"/>
        </w:r>
        <w:r w:rsidRPr="00EF671A">
          <w:rPr>
            <w:rStyle w:val="Hyperlink"/>
          </w:rPr>
          <w:fldChar w:fldCharType="end"/>
        </w:r>
      </w:ins>
    </w:p>
    <w:p w14:paraId="116CB80A" w14:textId="1652C15A" w:rsidR="009D64E4" w:rsidRDefault="009D64E4" w:rsidP="009D64E4">
      <w:pPr>
        <w:pStyle w:val="TOC2"/>
        <w:rPr>
          <w:ins w:id="328" w:author="Bertsch Christian (CR/AEE3)" w:date="2019-10-01T16:31:00Z"/>
          <w:rFonts w:asciiTheme="minorHAnsi" w:eastAsiaTheme="minorEastAsia" w:hAnsiTheme="minorHAnsi" w:cstheme="minorBidi"/>
          <w:spacing w:val="0"/>
          <w:sz w:val="22"/>
          <w:lang w:eastAsia="en-US"/>
        </w:rPr>
      </w:pPr>
      <w:ins w:id="329" w:author="Bertsch Christian (CR/AEE3)" w:date="2019-10-01T16:31:00Z">
        <w:r w:rsidRPr="00EF671A">
          <w:rPr>
            <w:rStyle w:val="Hyperlink"/>
          </w:rPr>
          <w:fldChar w:fldCharType="begin"/>
        </w:r>
        <w:r w:rsidRPr="00EF671A">
          <w:rPr>
            <w:rStyle w:val="Hyperlink"/>
          </w:rPr>
          <w:instrText xml:space="preserve"> </w:instrText>
        </w:r>
        <w:r>
          <w:instrText>HYPERLINK \l "_Toc20839955"</w:instrText>
        </w:r>
        <w:r w:rsidRPr="00EF671A">
          <w:rPr>
            <w:rStyle w:val="Hyperlink"/>
          </w:rPr>
          <w:instrText xml:space="preserve"> </w:instrText>
        </w:r>
        <w:r w:rsidRPr="00EF671A">
          <w:rPr>
            <w:rStyle w:val="Hyperlink"/>
          </w:rPr>
          <w:fldChar w:fldCharType="separate"/>
        </w:r>
        <w:r w:rsidRPr="00EF671A">
          <w:rPr>
            <w:rStyle w:val="Hyperlink"/>
          </w:rPr>
          <w:t>4.3</w:t>
        </w:r>
        <w:r>
          <w:rPr>
            <w:rFonts w:asciiTheme="minorHAnsi" w:eastAsiaTheme="minorEastAsia" w:hAnsiTheme="minorHAnsi" w:cstheme="minorBidi"/>
            <w:spacing w:val="0"/>
            <w:sz w:val="22"/>
            <w:lang w:eastAsia="en-US"/>
          </w:rPr>
          <w:tab/>
        </w:r>
        <w:r w:rsidRPr="00EF671A">
          <w:rPr>
            <w:rStyle w:val="Hyperlink"/>
          </w:rPr>
          <w:t>FMI Description Schema</w:t>
        </w:r>
        <w:r>
          <w:rPr>
            <w:webHidden/>
          </w:rPr>
          <w:tab/>
        </w:r>
        <w:r>
          <w:rPr>
            <w:webHidden/>
          </w:rPr>
          <w:fldChar w:fldCharType="begin"/>
        </w:r>
        <w:r>
          <w:rPr>
            <w:webHidden/>
          </w:rPr>
          <w:instrText xml:space="preserve"> PAGEREF _Toc20839955 \h </w:instrText>
        </w:r>
      </w:ins>
      <w:r>
        <w:rPr>
          <w:webHidden/>
        </w:rPr>
      </w:r>
      <w:r>
        <w:rPr>
          <w:webHidden/>
        </w:rPr>
        <w:fldChar w:fldCharType="separate"/>
      </w:r>
      <w:ins w:id="330" w:author="Bertsch Christian (CR/AEE3)" w:date="2019-10-03T18:12:00Z">
        <w:r w:rsidR="000440B4">
          <w:rPr>
            <w:webHidden/>
          </w:rPr>
          <w:t>110</w:t>
        </w:r>
      </w:ins>
      <w:ins w:id="331" w:author="Bertsch Christian (CR/AEE3)" w:date="2019-10-01T16:31:00Z">
        <w:r>
          <w:rPr>
            <w:webHidden/>
          </w:rPr>
          <w:fldChar w:fldCharType="end"/>
        </w:r>
        <w:r w:rsidRPr="00EF671A">
          <w:rPr>
            <w:rStyle w:val="Hyperlink"/>
          </w:rPr>
          <w:fldChar w:fldCharType="end"/>
        </w:r>
      </w:ins>
    </w:p>
    <w:p w14:paraId="12DD24E3" w14:textId="749DA91F" w:rsidR="009D64E4" w:rsidRDefault="009D64E4" w:rsidP="009D64E4">
      <w:pPr>
        <w:pStyle w:val="TOC3"/>
        <w:rPr>
          <w:ins w:id="332" w:author="Bertsch Christian (CR/AEE3)" w:date="2019-10-01T16:31:00Z"/>
          <w:rFonts w:asciiTheme="minorHAnsi" w:eastAsiaTheme="minorEastAsia" w:hAnsiTheme="minorHAnsi" w:cstheme="minorBidi"/>
          <w:spacing w:val="0"/>
          <w:sz w:val="22"/>
          <w:lang w:eastAsia="en-US"/>
        </w:rPr>
      </w:pPr>
      <w:ins w:id="333" w:author="Bertsch Christian (CR/AEE3)" w:date="2019-10-01T16:31:00Z">
        <w:r w:rsidRPr="00EF671A">
          <w:rPr>
            <w:rStyle w:val="Hyperlink"/>
          </w:rPr>
          <w:fldChar w:fldCharType="begin"/>
        </w:r>
        <w:r w:rsidRPr="00EF671A">
          <w:rPr>
            <w:rStyle w:val="Hyperlink"/>
          </w:rPr>
          <w:instrText xml:space="preserve"> </w:instrText>
        </w:r>
        <w:r>
          <w:instrText>HYPERLINK \l "_Toc20839956"</w:instrText>
        </w:r>
        <w:r w:rsidRPr="00EF671A">
          <w:rPr>
            <w:rStyle w:val="Hyperlink"/>
          </w:rPr>
          <w:instrText xml:space="preserve"> </w:instrText>
        </w:r>
        <w:r w:rsidRPr="00EF671A">
          <w:rPr>
            <w:rStyle w:val="Hyperlink"/>
          </w:rPr>
          <w:fldChar w:fldCharType="separate"/>
        </w:r>
        <w:r w:rsidRPr="00EF671A">
          <w:rPr>
            <w:rStyle w:val="Hyperlink"/>
          </w:rPr>
          <w:t>4.3.1</w:t>
        </w:r>
        <w:r>
          <w:rPr>
            <w:rFonts w:asciiTheme="minorHAnsi" w:eastAsiaTheme="minorEastAsia" w:hAnsiTheme="minorHAnsi" w:cstheme="minorBidi"/>
            <w:spacing w:val="0"/>
            <w:sz w:val="22"/>
            <w:lang w:eastAsia="en-US"/>
          </w:rPr>
          <w:tab/>
        </w:r>
        <w:r w:rsidRPr="00EF671A">
          <w:rPr>
            <w:rStyle w:val="Hyperlink"/>
          </w:rPr>
          <w:t>Co</w:t>
        </w:r>
        <w:r w:rsidRPr="00EF671A">
          <w:rPr>
            <w:rStyle w:val="Hyperlink"/>
          </w:rPr>
          <w:noBreakHyphen/>
          <w:t>Simulation FMU (CoSimulation)</w:t>
        </w:r>
        <w:r>
          <w:rPr>
            <w:webHidden/>
          </w:rPr>
          <w:tab/>
        </w:r>
        <w:r>
          <w:rPr>
            <w:webHidden/>
          </w:rPr>
          <w:fldChar w:fldCharType="begin"/>
        </w:r>
        <w:r>
          <w:rPr>
            <w:webHidden/>
          </w:rPr>
          <w:instrText xml:space="preserve"> PAGEREF _Toc20839956 \h </w:instrText>
        </w:r>
      </w:ins>
      <w:r>
        <w:rPr>
          <w:webHidden/>
        </w:rPr>
      </w:r>
      <w:r>
        <w:rPr>
          <w:webHidden/>
        </w:rPr>
        <w:fldChar w:fldCharType="separate"/>
      </w:r>
      <w:ins w:id="334" w:author="Bertsch Christian (CR/AEE3)" w:date="2019-10-03T18:12:00Z">
        <w:r w:rsidR="000440B4">
          <w:rPr>
            <w:webHidden/>
          </w:rPr>
          <w:t>110</w:t>
        </w:r>
      </w:ins>
      <w:ins w:id="335" w:author="Bertsch Christian (CR/AEE3)" w:date="2019-10-01T16:31:00Z">
        <w:r>
          <w:rPr>
            <w:webHidden/>
          </w:rPr>
          <w:fldChar w:fldCharType="end"/>
        </w:r>
        <w:r w:rsidRPr="00EF671A">
          <w:rPr>
            <w:rStyle w:val="Hyperlink"/>
          </w:rPr>
          <w:fldChar w:fldCharType="end"/>
        </w:r>
      </w:ins>
    </w:p>
    <w:p w14:paraId="48DCD65B" w14:textId="17E57366" w:rsidR="009D64E4" w:rsidRDefault="009D64E4" w:rsidP="009D64E4">
      <w:pPr>
        <w:pStyle w:val="TOC3"/>
        <w:rPr>
          <w:ins w:id="336" w:author="Bertsch Christian (CR/AEE3)" w:date="2019-10-01T16:31:00Z"/>
          <w:rFonts w:asciiTheme="minorHAnsi" w:eastAsiaTheme="minorEastAsia" w:hAnsiTheme="minorHAnsi" w:cstheme="minorBidi"/>
          <w:spacing w:val="0"/>
          <w:sz w:val="22"/>
          <w:lang w:eastAsia="en-US"/>
        </w:rPr>
      </w:pPr>
      <w:ins w:id="337" w:author="Bertsch Christian (CR/AEE3)" w:date="2019-10-01T16:31:00Z">
        <w:r w:rsidRPr="00EF671A">
          <w:rPr>
            <w:rStyle w:val="Hyperlink"/>
          </w:rPr>
          <w:fldChar w:fldCharType="begin"/>
        </w:r>
        <w:r w:rsidRPr="00EF671A">
          <w:rPr>
            <w:rStyle w:val="Hyperlink"/>
          </w:rPr>
          <w:instrText xml:space="preserve"> </w:instrText>
        </w:r>
        <w:r>
          <w:instrText>HYPERLINK \l "_Toc20839957"</w:instrText>
        </w:r>
        <w:r w:rsidRPr="00EF671A">
          <w:rPr>
            <w:rStyle w:val="Hyperlink"/>
          </w:rPr>
          <w:instrText xml:space="preserve"> </w:instrText>
        </w:r>
        <w:r w:rsidRPr="00EF671A">
          <w:rPr>
            <w:rStyle w:val="Hyperlink"/>
          </w:rPr>
          <w:fldChar w:fldCharType="separate"/>
        </w:r>
        <w:r w:rsidRPr="00EF671A">
          <w:rPr>
            <w:rStyle w:val="Hyperlink"/>
          </w:rPr>
          <w:t>4.3.2</w:t>
        </w:r>
        <w:r>
          <w:rPr>
            <w:rFonts w:asciiTheme="minorHAnsi" w:eastAsiaTheme="minorEastAsia" w:hAnsiTheme="minorHAnsi" w:cstheme="minorBidi"/>
            <w:spacing w:val="0"/>
            <w:sz w:val="22"/>
            <w:lang w:eastAsia="en-US"/>
          </w:rPr>
          <w:tab/>
        </w:r>
        <w:r w:rsidRPr="00EF671A">
          <w:rPr>
            <w:rStyle w:val="Hyperlink"/>
          </w:rPr>
          <w:t>Example XML Description File</w:t>
        </w:r>
        <w:r>
          <w:rPr>
            <w:webHidden/>
          </w:rPr>
          <w:tab/>
        </w:r>
        <w:r>
          <w:rPr>
            <w:webHidden/>
          </w:rPr>
          <w:fldChar w:fldCharType="begin"/>
        </w:r>
        <w:r>
          <w:rPr>
            <w:webHidden/>
          </w:rPr>
          <w:instrText xml:space="preserve"> PAGEREF _Toc20839957 \h </w:instrText>
        </w:r>
      </w:ins>
      <w:r>
        <w:rPr>
          <w:webHidden/>
        </w:rPr>
      </w:r>
      <w:r>
        <w:rPr>
          <w:webHidden/>
        </w:rPr>
        <w:fldChar w:fldCharType="separate"/>
      </w:r>
      <w:ins w:id="338" w:author="Bertsch Christian (CR/AEE3)" w:date="2019-10-03T18:12:00Z">
        <w:r w:rsidR="000440B4">
          <w:rPr>
            <w:webHidden/>
          </w:rPr>
          <w:t>112</w:t>
        </w:r>
      </w:ins>
      <w:ins w:id="339" w:author="Bertsch Christian (CR/AEE3)" w:date="2019-10-01T16:31:00Z">
        <w:r>
          <w:rPr>
            <w:webHidden/>
          </w:rPr>
          <w:fldChar w:fldCharType="end"/>
        </w:r>
        <w:r w:rsidRPr="00EF671A">
          <w:rPr>
            <w:rStyle w:val="Hyperlink"/>
          </w:rPr>
          <w:fldChar w:fldCharType="end"/>
        </w:r>
      </w:ins>
    </w:p>
    <w:p w14:paraId="5B183C3F" w14:textId="14150F50" w:rsidR="009D64E4" w:rsidRDefault="009D64E4">
      <w:pPr>
        <w:pStyle w:val="TOC1"/>
        <w:rPr>
          <w:ins w:id="340" w:author="Bertsch Christian (CR/AEE3)" w:date="2019-10-01T16:31:00Z"/>
          <w:rFonts w:asciiTheme="minorHAnsi" w:eastAsiaTheme="minorEastAsia" w:hAnsiTheme="minorHAnsi" w:cstheme="minorBidi"/>
          <w:b w:val="0"/>
          <w:bCs w:val="0"/>
          <w:spacing w:val="0"/>
          <w:szCs w:val="22"/>
          <w:lang w:eastAsia="en-US"/>
        </w:rPr>
      </w:pPr>
      <w:ins w:id="341" w:author="Bertsch Christian (CR/AEE3)" w:date="2019-10-01T16:31:00Z">
        <w:r w:rsidRPr="00EF671A">
          <w:rPr>
            <w:rStyle w:val="Hyperlink"/>
          </w:rPr>
          <w:fldChar w:fldCharType="begin"/>
        </w:r>
        <w:r w:rsidRPr="00EF671A">
          <w:rPr>
            <w:rStyle w:val="Hyperlink"/>
          </w:rPr>
          <w:instrText xml:space="preserve"> </w:instrText>
        </w:r>
        <w:r>
          <w:instrText>HYPERLINK \l "_Toc20839958"</w:instrText>
        </w:r>
        <w:r w:rsidRPr="00EF671A">
          <w:rPr>
            <w:rStyle w:val="Hyperlink"/>
          </w:rPr>
          <w:instrText xml:space="preserve"> </w:instrText>
        </w:r>
        <w:r w:rsidRPr="00EF671A">
          <w:rPr>
            <w:rStyle w:val="Hyperlink"/>
          </w:rPr>
          <w:fldChar w:fldCharType="separate"/>
        </w:r>
        <w:r w:rsidRPr="00EF671A">
          <w:rPr>
            <w:rStyle w:val="Hyperlink"/>
          </w:rPr>
          <w:t>5.</w:t>
        </w:r>
        <w:r>
          <w:rPr>
            <w:rFonts w:asciiTheme="minorHAnsi" w:eastAsiaTheme="minorEastAsia" w:hAnsiTheme="minorHAnsi" w:cstheme="minorBidi"/>
            <w:b w:val="0"/>
            <w:bCs w:val="0"/>
            <w:spacing w:val="0"/>
            <w:szCs w:val="22"/>
            <w:lang w:eastAsia="en-US"/>
          </w:rPr>
          <w:tab/>
        </w:r>
        <w:r w:rsidRPr="00EF671A">
          <w:rPr>
            <w:rStyle w:val="Hyperlink"/>
          </w:rPr>
          <w:t>Literature</w:t>
        </w:r>
        <w:r>
          <w:rPr>
            <w:webHidden/>
          </w:rPr>
          <w:tab/>
        </w:r>
        <w:r>
          <w:rPr>
            <w:webHidden/>
          </w:rPr>
          <w:fldChar w:fldCharType="begin"/>
        </w:r>
        <w:r>
          <w:rPr>
            <w:webHidden/>
          </w:rPr>
          <w:instrText xml:space="preserve"> PAGEREF _Toc20839958 \h </w:instrText>
        </w:r>
      </w:ins>
      <w:r>
        <w:rPr>
          <w:webHidden/>
        </w:rPr>
      </w:r>
      <w:r>
        <w:rPr>
          <w:webHidden/>
        </w:rPr>
        <w:fldChar w:fldCharType="separate"/>
      </w:r>
      <w:ins w:id="342" w:author="Bertsch Christian (CR/AEE3)" w:date="2019-10-03T18:12:00Z">
        <w:r w:rsidR="000440B4">
          <w:rPr>
            <w:webHidden/>
          </w:rPr>
          <w:t>115</w:t>
        </w:r>
      </w:ins>
      <w:ins w:id="343" w:author="Bertsch Christian (CR/AEE3)" w:date="2019-10-01T16:31:00Z">
        <w:r>
          <w:rPr>
            <w:webHidden/>
          </w:rPr>
          <w:fldChar w:fldCharType="end"/>
        </w:r>
        <w:r w:rsidRPr="00EF671A">
          <w:rPr>
            <w:rStyle w:val="Hyperlink"/>
          </w:rPr>
          <w:fldChar w:fldCharType="end"/>
        </w:r>
      </w:ins>
    </w:p>
    <w:p w14:paraId="4BCC18E6" w14:textId="1D68273B" w:rsidR="009D64E4" w:rsidRDefault="009D64E4">
      <w:pPr>
        <w:pStyle w:val="TOC1"/>
        <w:tabs>
          <w:tab w:val="left" w:pos="1680"/>
        </w:tabs>
        <w:rPr>
          <w:ins w:id="344" w:author="Bertsch Christian (CR/AEE3)" w:date="2019-10-01T16:31:00Z"/>
          <w:rFonts w:asciiTheme="minorHAnsi" w:eastAsiaTheme="minorEastAsia" w:hAnsiTheme="minorHAnsi" w:cstheme="minorBidi"/>
          <w:b w:val="0"/>
          <w:bCs w:val="0"/>
          <w:spacing w:val="0"/>
          <w:szCs w:val="22"/>
          <w:lang w:eastAsia="en-US"/>
        </w:rPr>
      </w:pPr>
      <w:ins w:id="345" w:author="Bertsch Christian (CR/AEE3)" w:date="2019-10-01T16:31:00Z">
        <w:r w:rsidRPr="00EF671A">
          <w:rPr>
            <w:rStyle w:val="Hyperlink"/>
          </w:rPr>
          <w:fldChar w:fldCharType="begin"/>
        </w:r>
        <w:r w:rsidRPr="00EF671A">
          <w:rPr>
            <w:rStyle w:val="Hyperlink"/>
          </w:rPr>
          <w:instrText xml:space="preserve"> </w:instrText>
        </w:r>
        <w:r>
          <w:instrText>HYPERLINK \l "_Toc20839959"</w:instrText>
        </w:r>
        <w:r w:rsidRPr="00EF671A">
          <w:rPr>
            <w:rStyle w:val="Hyperlink"/>
          </w:rPr>
          <w:instrText xml:space="preserve"> </w:instrText>
        </w:r>
        <w:r w:rsidRPr="00EF671A">
          <w:rPr>
            <w:rStyle w:val="Hyperlink"/>
          </w:rPr>
          <w:fldChar w:fldCharType="separate"/>
        </w:r>
        <w:r w:rsidRPr="00EF671A">
          <w:rPr>
            <w:rStyle w:val="Hyperlink"/>
          </w:rPr>
          <w:t>Appendix A</w:t>
        </w:r>
        <w:r>
          <w:rPr>
            <w:rFonts w:asciiTheme="minorHAnsi" w:eastAsiaTheme="minorEastAsia" w:hAnsiTheme="minorHAnsi" w:cstheme="minorBidi"/>
            <w:b w:val="0"/>
            <w:bCs w:val="0"/>
            <w:spacing w:val="0"/>
            <w:szCs w:val="22"/>
            <w:lang w:eastAsia="en-US"/>
          </w:rPr>
          <w:tab/>
        </w:r>
        <w:r w:rsidRPr="00EF671A">
          <w:rPr>
            <w:rStyle w:val="Hyperlink"/>
          </w:rPr>
          <w:t>FMI Revision History</w:t>
        </w:r>
        <w:r>
          <w:rPr>
            <w:webHidden/>
          </w:rPr>
          <w:tab/>
        </w:r>
        <w:r>
          <w:rPr>
            <w:webHidden/>
          </w:rPr>
          <w:fldChar w:fldCharType="begin"/>
        </w:r>
        <w:r>
          <w:rPr>
            <w:webHidden/>
          </w:rPr>
          <w:instrText xml:space="preserve"> PAGEREF _Toc20839959 \h </w:instrText>
        </w:r>
      </w:ins>
      <w:r>
        <w:rPr>
          <w:webHidden/>
        </w:rPr>
      </w:r>
      <w:r>
        <w:rPr>
          <w:webHidden/>
        </w:rPr>
        <w:fldChar w:fldCharType="separate"/>
      </w:r>
      <w:ins w:id="346" w:author="Bertsch Christian (CR/AEE3)" w:date="2019-10-03T18:12:00Z">
        <w:r w:rsidR="000440B4">
          <w:rPr>
            <w:webHidden/>
          </w:rPr>
          <w:t>116</w:t>
        </w:r>
      </w:ins>
      <w:ins w:id="347" w:author="Bertsch Christian (CR/AEE3)" w:date="2019-10-01T16:31:00Z">
        <w:r>
          <w:rPr>
            <w:webHidden/>
          </w:rPr>
          <w:fldChar w:fldCharType="end"/>
        </w:r>
        <w:r w:rsidRPr="00EF671A">
          <w:rPr>
            <w:rStyle w:val="Hyperlink"/>
          </w:rPr>
          <w:fldChar w:fldCharType="end"/>
        </w:r>
      </w:ins>
    </w:p>
    <w:p w14:paraId="6FE40B7D" w14:textId="3CB0F38B" w:rsidR="009D64E4" w:rsidRDefault="009D64E4" w:rsidP="009D64E4">
      <w:pPr>
        <w:pStyle w:val="TOC2"/>
        <w:rPr>
          <w:ins w:id="348" w:author="Bertsch Christian (CR/AEE3)" w:date="2019-10-01T16:31:00Z"/>
          <w:rFonts w:asciiTheme="minorHAnsi" w:eastAsiaTheme="minorEastAsia" w:hAnsiTheme="minorHAnsi" w:cstheme="minorBidi"/>
          <w:spacing w:val="0"/>
          <w:sz w:val="22"/>
          <w:lang w:eastAsia="en-US"/>
        </w:rPr>
      </w:pPr>
      <w:ins w:id="349" w:author="Bertsch Christian (CR/AEE3)" w:date="2019-10-01T16:31:00Z">
        <w:r w:rsidRPr="00EF671A">
          <w:rPr>
            <w:rStyle w:val="Hyperlink"/>
          </w:rPr>
          <w:fldChar w:fldCharType="begin"/>
        </w:r>
        <w:r w:rsidRPr="00EF671A">
          <w:rPr>
            <w:rStyle w:val="Hyperlink"/>
          </w:rPr>
          <w:instrText xml:space="preserve"> </w:instrText>
        </w:r>
        <w:r>
          <w:instrText>HYPERLINK \l "_Toc20839960"</w:instrText>
        </w:r>
        <w:r w:rsidRPr="00EF671A">
          <w:rPr>
            <w:rStyle w:val="Hyperlink"/>
          </w:rPr>
          <w:instrText xml:space="preserve"> </w:instrText>
        </w:r>
        <w:r w:rsidRPr="00EF671A">
          <w:rPr>
            <w:rStyle w:val="Hyperlink"/>
          </w:rPr>
          <w:fldChar w:fldCharType="separate"/>
        </w:r>
        <w:r w:rsidRPr="00EF671A">
          <w:rPr>
            <w:rStyle w:val="Hyperlink"/>
          </w:rPr>
          <w:t>A.1</w:t>
        </w:r>
        <w:r>
          <w:rPr>
            <w:rFonts w:asciiTheme="minorHAnsi" w:eastAsiaTheme="minorEastAsia" w:hAnsiTheme="minorHAnsi" w:cstheme="minorBidi"/>
            <w:spacing w:val="0"/>
            <w:sz w:val="22"/>
            <w:lang w:eastAsia="en-US"/>
          </w:rPr>
          <w:tab/>
        </w:r>
        <w:r w:rsidRPr="00EF671A">
          <w:rPr>
            <w:rStyle w:val="Hyperlink"/>
          </w:rPr>
          <w:t>Version 1.0 – FMI for Model Exchange</w:t>
        </w:r>
        <w:r>
          <w:rPr>
            <w:webHidden/>
          </w:rPr>
          <w:tab/>
        </w:r>
        <w:r>
          <w:rPr>
            <w:webHidden/>
          </w:rPr>
          <w:fldChar w:fldCharType="begin"/>
        </w:r>
        <w:r>
          <w:rPr>
            <w:webHidden/>
          </w:rPr>
          <w:instrText xml:space="preserve"> PAGEREF _Toc20839960 \h </w:instrText>
        </w:r>
      </w:ins>
      <w:r>
        <w:rPr>
          <w:webHidden/>
        </w:rPr>
      </w:r>
      <w:r>
        <w:rPr>
          <w:webHidden/>
        </w:rPr>
        <w:fldChar w:fldCharType="separate"/>
      </w:r>
      <w:ins w:id="350" w:author="Bertsch Christian (CR/AEE3)" w:date="2019-10-03T18:12:00Z">
        <w:r w:rsidR="000440B4">
          <w:rPr>
            <w:webHidden/>
          </w:rPr>
          <w:t>116</w:t>
        </w:r>
      </w:ins>
      <w:ins w:id="351" w:author="Bertsch Christian (CR/AEE3)" w:date="2019-10-01T16:31:00Z">
        <w:r>
          <w:rPr>
            <w:webHidden/>
          </w:rPr>
          <w:fldChar w:fldCharType="end"/>
        </w:r>
        <w:r w:rsidRPr="00EF671A">
          <w:rPr>
            <w:rStyle w:val="Hyperlink"/>
          </w:rPr>
          <w:fldChar w:fldCharType="end"/>
        </w:r>
      </w:ins>
    </w:p>
    <w:p w14:paraId="1A99B5BF" w14:textId="0F2C02A6" w:rsidR="009D64E4" w:rsidRDefault="009D64E4" w:rsidP="009D64E4">
      <w:pPr>
        <w:pStyle w:val="TOC2"/>
        <w:rPr>
          <w:ins w:id="352" w:author="Bertsch Christian (CR/AEE3)" w:date="2019-10-01T16:31:00Z"/>
          <w:rFonts w:asciiTheme="minorHAnsi" w:eastAsiaTheme="minorEastAsia" w:hAnsiTheme="minorHAnsi" w:cstheme="minorBidi"/>
          <w:spacing w:val="0"/>
          <w:sz w:val="22"/>
          <w:lang w:eastAsia="en-US"/>
        </w:rPr>
      </w:pPr>
      <w:ins w:id="353" w:author="Bertsch Christian (CR/AEE3)" w:date="2019-10-01T16:31:00Z">
        <w:r w:rsidRPr="00EF671A">
          <w:rPr>
            <w:rStyle w:val="Hyperlink"/>
          </w:rPr>
          <w:fldChar w:fldCharType="begin"/>
        </w:r>
        <w:r w:rsidRPr="00EF671A">
          <w:rPr>
            <w:rStyle w:val="Hyperlink"/>
          </w:rPr>
          <w:instrText xml:space="preserve"> </w:instrText>
        </w:r>
        <w:r>
          <w:instrText>HYPERLINK \l "_Toc20839961"</w:instrText>
        </w:r>
        <w:r w:rsidRPr="00EF671A">
          <w:rPr>
            <w:rStyle w:val="Hyperlink"/>
          </w:rPr>
          <w:instrText xml:space="preserve"> </w:instrText>
        </w:r>
        <w:r w:rsidRPr="00EF671A">
          <w:rPr>
            <w:rStyle w:val="Hyperlink"/>
          </w:rPr>
          <w:fldChar w:fldCharType="separate"/>
        </w:r>
        <w:r w:rsidRPr="00EF671A">
          <w:rPr>
            <w:rStyle w:val="Hyperlink"/>
          </w:rPr>
          <w:t>A.2</w:t>
        </w:r>
        <w:r>
          <w:rPr>
            <w:rFonts w:asciiTheme="minorHAnsi" w:eastAsiaTheme="minorEastAsia" w:hAnsiTheme="minorHAnsi" w:cstheme="minorBidi"/>
            <w:spacing w:val="0"/>
            <w:sz w:val="22"/>
            <w:lang w:eastAsia="en-US"/>
          </w:rPr>
          <w:tab/>
        </w:r>
        <w:r w:rsidRPr="00EF671A">
          <w:rPr>
            <w:rStyle w:val="Hyperlink"/>
          </w:rPr>
          <w:t>Version 1.0 – FMI for Co-Simulation</w:t>
        </w:r>
        <w:r>
          <w:rPr>
            <w:webHidden/>
          </w:rPr>
          <w:tab/>
        </w:r>
        <w:r>
          <w:rPr>
            <w:webHidden/>
          </w:rPr>
          <w:fldChar w:fldCharType="begin"/>
        </w:r>
        <w:r>
          <w:rPr>
            <w:webHidden/>
          </w:rPr>
          <w:instrText xml:space="preserve"> PAGEREF _Toc20839961 \h </w:instrText>
        </w:r>
      </w:ins>
      <w:r>
        <w:rPr>
          <w:webHidden/>
        </w:rPr>
      </w:r>
      <w:r>
        <w:rPr>
          <w:webHidden/>
        </w:rPr>
        <w:fldChar w:fldCharType="separate"/>
      </w:r>
      <w:ins w:id="354" w:author="Bertsch Christian (CR/AEE3)" w:date="2019-10-03T18:12:00Z">
        <w:r w:rsidR="000440B4">
          <w:rPr>
            <w:webHidden/>
          </w:rPr>
          <w:t>117</w:t>
        </w:r>
      </w:ins>
      <w:ins w:id="355" w:author="Bertsch Christian (CR/AEE3)" w:date="2019-10-01T16:31:00Z">
        <w:r>
          <w:rPr>
            <w:webHidden/>
          </w:rPr>
          <w:fldChar w:fldCharType="end"/>
        </w:r>
        <w:r w:rsidRPr="00EF671A">
          <w:rPr>
            <w:rStyle w:val="Hyperlink"/>
          </w:rPr>
          <w:fldChar w:fldCharType="end"/>
        </w:r>
      </w:ins>
    </w:p>
    <w:p w14:paraId="15DE1344" w14:textId="7093C45C" w:rsidR="009D64E4" w:rsidRDefault="009D64E4" w:rsidP="009D64E4">
      <w:pPr>
        <w:pStyle w:val="TOC2"/>
        <w:rPr>
          <w:ins w:id="356" w:author="Bertsch Christian (CR/AEE3)" w:date="2019-10-01T16:31:00Z"/>
          <w:rFonts w:asciiTheme="minorHAnsi" w:eastAsiaTheme="minorEastAsia" w:hAnsiTheme="minorHAnsi" w:cstheme="minorBidi"/>
          <w:spacing w:val="0"/>
          <w:sz w:val="22"/>
          <w:lang w:eastAsia="en-US"/>
        </w:rPr>
      </w:pPr>
      <w:ins w:id="357" w:author="Bertsch Christian (CR/AEE3)" w:date="2019-10-01T16:31:00Z">
        <w:r w:rsidRPr="00EF671A">
          <w:rPr>
            <w:rStyle w:val="Hyperlink"/>
          </w:rPr>
          <w:fldChar w:fldCharType="begin"/>
        </w:r>
        <w:r w:rsidRPr="00EF671A">
          <w:rPr>
            <w:rStyle w:val="Hyperlink"/>
          </w:rPr>
          <w:instrText xml:space="preserve"> </w:instrText>
        </w:r>
        <w:r>
          <w:instrText>HYPERLINK \l "_Toc20839983"</w:instrText>
        </w:r>
        <w:r w:rsidRPr="00EF671A">
          <w:rPr>
            <w:rStyle w:val="Hyperlink"/>
          </w:rPr>
          <w:instrText xml:space="preserve"> </w:instrText>
        </w:r>
        <w:r w:rsidRPr="00EF671A">
          <w:rPr>
            <w:rStyle w:val="Hyperlink"/>
          </w:rPr>
          <w:fldChar w:fldCharType="separate"/>
        </w:r>
        <w:r w:rsidRPr="00EF671A">
          <w:rPr>
            <w:rStyle w:val="Hyperlink"/>
          </w:rPr>
          <w:t>A.3</w:t>
        </w:r>
        <w:r>
          <w:rPr>
            <w:rFonts w:asciiTheme="minorHAnsi" w:eastAsiaTheme="minorEastAsia" w:hAnsiTheme="minorHAnsi" w:cstheme="minorBidi"/>
            <w:spacing w:val="0"/>
            <w:sz w:val="22"/>
            <w:lang w:eastAsia="en-US"/>
          </w:rPr>
          <w:tab/>
        </w:r>
        <w:r w:rsidRPr="00EF671A">
          <w:rPr>
            <w:rStyle w:val="Hyperlink"/>
          </w:rPr>
          <w:t>Version 2.0 – FMI for Model Exchange and Co-Simulation</w:t>
        </w:r>
        <w:r>
          <w:rPr>
            <w:webHidden/>
          </w:rPr>
          <w:tab/>
        </w:r>
        <w:r>
          <w:rPr>
            <w:webHidden/>
          </w:rPr>
          <w:fldChar w:fldCharType="begin"/>
        </w:r>
        <w:r>
          <w:rPr>
            <w:webHidden/>
          </w:rPr>
          <w:instrText xml:space="preserve"> PAGEREF _Toc20839983 \h </w:instrText>
        </w:r>
      </w:ins>
      <w:r>
        <w:rPr>
          <w:webHidden/>
        </w:rPr>
      </w:r>
      <w:r>
        <w:rPr>
          <w:webHidden/>
        </w:rPr>
        <w:fldChar w:fldCharType="separate"/>
      </w:r>
      <w:ins w:id="358" w:author="Bertsch Christian (CR/AEE3)" w:date="2019-10-03T18:12:00Z">
        <w:r w:rsidR="000440B4">
          <w:rPr>
            <w:webHidden/>
          </w:rPr>
          <w:t>117</w:t>
        </w:r>
      </w:ins>
      <w:ins w:id="359" w:author="Bertsch Christian (CR/AEE3)" w:date="2019-10-01T16:31:00Z">
        <w:r>
          <w:rPr>
            <w:webHidden/>
          </w:rPr>
          <w:fldChar w:fldCharType="end"/>
        </w:r>
        <w:r w:rsidRPr="00EF671A">
          <w:rPr>
            <w:rStyle w:val="Hyperlink"/>
          </w:rPr>
          <w:fldChar w:fldCharType="end"/>
        </w:r>
      </w:ins>
    </w:p>
    <w:p w14:paraId="0395D7FF" w14:textId="248E7EF6" w:rsidR="009D64E4" w:rsidRDefault="009D64E4" w:rsidP="009D64E4">
      <w:pPr>
        <w:pStyle w:val="TOC3"/>
        <w:rPr>
          <w:ins w:id="360" w:author="Bertsch Christian (CR/AEE3)" w:date="2019-10-01T16:31:00Z"/>
          <w:rFonts w:asciiTheme="minorHAnsi" w:eastAsiaTheme="minorEastAsia" w:hAnsiTheme="minorHAnsi" w:cstheme="minorBidi"/>
          <w:spacing w:val="0"/>
          <w:sz w:val="22"/>
          <w:lang w:eastAsia="en-US"/>
        </w:rPr>
      </w:pPr>
      <w:ins w:id="361" w:author="Bertsch Christian (CR/AEE3)" w:date="2019-10-01T16:31:00Z">
        <w:r w:rsidRPr="00EF671A">
          <w:rPr>
            <w:rStyle w:val="Hyperlink"/>
          </w:rPr>
          <w:fldChar w:fldCharType="begin"/>
        </w:r>
        <w:r w:rsidRPr="00EF671A">
          <w:rPr>
            <w:rStyle w:val="Hyperlink"/>
          </w:rPr>
          <w:instrText xml:space="preserve"> </w:instrText>
        </w:r>
        <w:r>
          <w:instrText>HYPERLINK \l "_Toc20839984"</w:instrText>
        </w:r>
        <w:r w:rsidRPr="00EF671A">
          <w:rPr>
            <w:rStyle w:val="Hyperlink"/>
          </w:rPr>
          <w:instrText xml:space="preserve"> </w:instrText>
        </w:r>
        <w:r w:rsidRPr="00EF671A">
          <w:rPr>
            <w:rStyle w:val="Hyperlink"/>
          </w:rPr>
          <w:fldChar w:fldCharType="separate"/>
        </w:r>
        <w:r w:rsidRPr="00EF671A">
          <w:rPr>
            <w:rStyle w:val="Hyperlink"/>
          </w:rPr>
          <w:t>A.3.1</w:t>
        </w:r>
        <w:r>
          <w:rPr>
            <w:rFonts w:asciiTheme="minorHAnsi" w:eastAsiaTheme="minorEastAsia" w:hAnsiTheme="minorHAnsi" w:cstheme="minorBidi"/>
            <w:spacing w:val="0"/>
            <w:sz w:val="22"/>
            <w:lang w:eastAsia="en-US"/>
          </w:rPr>
          <w:tab/>
        </w:r>
        <w:r w:rsidRPr="00EF671A">
          <w:rPr>
            <w:rStyle w:val="Hyperlink"/>
          </w:rPr>
          <w:t>Overview</w:t>
        </w:r>
        <w:r>
          <w:rPr>
            <w:webHidden/>
          </w:rPr>
          <w:tab/>
        </w:r>
        <w:r>
          <w:rPr>
            <w:webHidden/>
          </w:rPr>
          <w:fldChar w:fldCharType="begin"/>
        </w:r>
        <w:r>
          <w:rPr>
            <w:webHidden/>
          </w:rPr>
          <w:instrText xml:space="preserve"> PAGEREF _Toc20839984 \h </w:instrText>
        </w:r>
      </w:ins>
      <w:r>
        <w:rPr>
          <w:webHidden/>
        </w:rPr>
      </w:r>
      <w:r>
        <w:rPr>
          <w:webHidden/>
        </w:rPr>
        <w:fldChar w:fldCharType="separate"/>
      </w:r>
      <w:ins w:id="362" w:author="Bertsch Christian (CR/AEE3)" w:date="2019-10-03T18:12:00Z">
        <w:r w:rsidR="000440B4">
          <w:rPr>
            <w:webHidden/>
          </w:rPr>
          <w:t>117</w:t>
        </w:r>
      </w:ins>
      <w:ins w:id="363" w:author="Bertsch Christian (CR/AEE3)" w:date="2019-10-01T16:31:00Z">
        <w:r>
          <w:rPr>
            <w:webHidden/>
          </w:rPr>
          <w:fldChar w:fldCharType="end"/>
        </w:r>
        <w:r w:rsidRPr="00EF671A">
          <w:rPr>
            <w:rStyle w:val="Hyperlink"/>
          </w:rPr>
          <w:fldChar w:fldCharType="end"/>
        </w:r>
      </w:ins>
    </w:p>
    <w:p w14:paraId="268BFF45" w14:textId="43A009AC" w:rsidR="009D64E4" w:rsidRDefault="009D64E4" w:rsidP="009D64E4">
      <w:pPr>
        <w:pStyle w:val="TOC3"/>
        <w:rPr>
          <w:ins w:id="364" w:author="Bertsch Christian (CR/AEE3)" w:date="2019-10-01T16:31:00Z"/>
          <w:rFonts w:asciiTheme="minorHAnsi" w:eastAsiaTheme="minorEastAsia" w:hAnsiTheme="minorHAnsi" w:cstheme="minorBidi"/>
          <w:spacing w:val="0"/>
          <w:sz w:val="22"/>
          <w:lang w:eastAsia="en-US"/>
        </w:rPr>
      </w:pPr>
      <w:ins w:id="365" w:author="Bertsch Christian (CR/AEE3)" w:date="2019-10-01T16:31:00Z">
        <w:r w:rsidRPr="00EF671A">
          <w:rPr>
            <w:rStyle w:val="Hyperlink"/>
          </w:rPr>
          <w:fldChar w:fldCharType="begin"/>
        </w:r>
        <w:r w:rsidRPr="00EF671A">
          <w:rPr>
            <w:rStyle w:val="Hyperlink"/>
          </w:rPr>
          <w:instrText xml:space="preserve"> </w:instrText>
        </w:r>
        <w:r>
          <w:instrText>HYPERLINK \l "_Toc20839985"</w:instrText>
        </w:r>
        <w:r w:rsidRPr="00EF671A">
          <w:rPr>
            <w:rStyle w:val="Hyperlink"/>
          </w:rPr>
          <w:instrText xml:space="preserve"> </w:instrText>
        </w:r>
        <w:r w:rsidRPr="00EF671A">
          <w:rPr>
            <w:rStyle w:val="Hyperlink"/>
          </w:rPr>
          <w:fldChar w:fldCharType="separate"/>
        </w:r>
        <w:r w:rsidRPr="00EF671A">
          <w:rPr>
            <w:rStyle w:val="Hyperlink"/>
          </w:rPr>
          <w:t>A.3.2</w:t>
        </w:r>
        <w:r>
          <w:rPr>
            <w:rFonts w:asciiTheme="minorHAnsi" w:eastAsiaTheme="minorEastAsia" w:hAnsiTheme="minorHAnsi" w:cstheme="minorBidi"/>
            <w:spacing w:val="0"/>
            <w:sz w:val="22"/>
            <w:lang w:eastAsia="en-US"/>
          </w:rPr>
          <w:tab/>
        </w:r>
        <w:r w:rsidRPr="00EF671A">
          <w:rPr>
            <w:rStyle w:val="Hyperlink"/>
          </w:rPr>
          <w:t>Main changes</w:t>
        </w:r>
        <w:r>
          <w:rPr>
            <w:webHidden/>
          </w:rPr>
          <w:tab/>
        </w:r>
        <w:r>
          <w:rPr>
            <w:webHidden/>
          </w:rPr>
          <w:fldChar w:fldCharType="begin"/>
        </w:r>
        <w:r>
          <w:rPr>
            <w:webHidden/>
          </w:rPr>
          <w:instrText xml:space="preserve"> PAGEREF _Toc20839985 \h </w:instrText>
        </w:r>
      </w:ins>
      <w:r>
        <w:rPr>
          <w:webHidden/>
        </w:rPr>
      </w:r>
      <w:r>
        <w:rPr>
          <w:webHidden/>
        </w:rPr>
        <w:fldChar w:fldCharType="separate"/>
      </w:r>
      <w:ins w:id="366" w:author="Bertsch Christian (CR/AEE3)" w:date="2019-10-03T18:12:00Z">
        <w:r w:rsidR="000440B4">
          <w:rPr>
            <w:webHidden/>
          </w:rPr>
          <w:t>119</w:t>
        </w:r>
      </w:ins>
      <w:ins w:id="367" w:author="Bertsch Christian (CR/AEE3)" w:date="2019-10-01T16:31:00Z">
        <w:r>
          <w:rPr>
            <w:webHidden/>
          </w:rPr>
          <w:fldChar w:fldCharType="end"/>
        </w:r>
        <w:r w:rsidRPr="00EF671A">
          <w:rPr>
            <w:rStyle w:val="Hyperlink"/>
          </w:rPr>
          <w:fldChar w:fldCharType="end"/>
        </w:r>
      </w:ins>
    </w:p>
    <w:p w14:paraId="63CCC54B" w14:textId="286D0700" w:rsidR="009D64E4" w:rsidRDefault="009D64E4" w:rsidP="009D64E4">
      <w:pPr>
        <w:pStyle w:val="TOC3"/>
        <w:rPr>
          <w:ins w:id="368" w:author="Bertsch Christian (CR/AEE3)" w:date="2019-10-01T16:31:00Z"/>
          <w:rFonts w:asciiTheme="minorHAnsi" w:eastAsiaTheme="minorEastAsia" w:hAnsiTheme="minorHAnsi" w:cstheme="minorBidi"/>
          <w:spacing w:val="0"/>
          <w:sz w:val="22"/>
          <w:lang w:eastAsia="en-US"/>
        </w:rPr>
      </w:pPr>
      <w:ins w:id="369" w:author="Bertsch Christian (CR/AEE3)" w:date="2019-10-01T16:31:00Z">
        <w:r w:rsidRPr="00EF671A">
          <w:rPr>
            <w:rStyle w:val="Hyperlink"/>
          </w:rPr>
          <w:fldChar w:fldCharType="begin"/>
        </w:r>
        <w:r w:rsidRPr="00EF671A">
          <w:rPr>
            <w:rStyle w:val="Hyperlink"/>
          </w:rPr>
          <w:instrText xml:space="preserve"> </w:instrText>
        </w:r>
        <w:r>
          <w:instrText>HYPERLINK \l "_Toc20839986"</w:instrText>
        </w:r>
        <w:r w:rsidRPr="00EF671A">
          <w:rPr>
            <w:rStyle w:val="Hyperlink"/>
          </w:rPr>
          <w:instrText xml:space="preserve"> </w:instrText>
        </w:r>
        <w:r w:rsidRPr="00EF671A">
          <w:rPr>
            <w:rStyle w:val="Hyperlink"/>
          </w:rPr>
          <w:fldChar w:fldCharType="separate"/>
        </w:r>
        <w:r w:rsidRPr="00EF671A">
          <w:rPr>
            <w:rStyle w:val="Hyperlink"/>
          </w:rPr>
          <w:t>A.3.3</w:t>
        </w:r>
        <w:r>
          <w:rPr>
            <w:rFonts w:asciiTheme="minorHAnsi" w:eastAsiaTheme="minorEastAsia" w:hAnsiTheme="minorHAnsi" w:cstheme="minorBidi"/>
            <w:spacing w:val="0"/>
            <w:sz w:val="22"/>
            <w:lang w:eastAsia="en-US"/>
          </w:rPr>
          <w:tab/>
        </w:r>
        <w:r w:rsidRPr="00EF671A">
          <w:rPr>
            <w:rStyle w:val="Hyperlink"/>
          </w:rPr>
          <w:t>Contributors</w:t>
        </w:r>
        <w:r>
          <w:rPr>
            <w:webHidden/>
          </w:rPr>
          <w:tab/>
        </w:r>
        <w:r>
          <w:rPr>
            <w:webHidden/>
          </w:rPr>
          <w:fldChar w:fldCharType="begin"/>
        </w:r>
        <w:r>
          <w:rPr>
            <w:webHidden/>
          </w:rPr>
          <w:instrText xml:space="preserve"> PAGEREF _Toc20839986 \h </w:instrText>
        </w:r>
      </w:ins>
      <w:r>
        <w:rPr>
          <w:webHidden/>
        </w:rPr>
      </w:r>
      <w:r>
        <w:rPr>
          <w:webHidden/>
        </w:rPr>
        <w:fldChar w:fldCharType="separate"/>
      </w:r>
      <w:ins w:id="370" w:author="Bertsch Christian (CR/AEE3)" w:date="2019-10-03T18:12:00Z">
        <w:r w:rsidR="000440B4">
          <w:rPr>
            <w:webHidden/>
          </w:rPr>
          <w:t>123</w:t>
        </w:r>
      </w:ins>
      <w:ins w:id="371" w:author="Bertsch Christian (CR/AEE3)" w:date="2019-10-01T16:31:00Z">
        <w:r>
          <w:rPr>
            <w:webHidden/>
          </w:rPr>
          <w:fldChar w:fldCharType="end"/>
        </w:r>
        <w:r w:rsidRPr="00EF671A">
          <w:rPr>
            <w:rStyle w:val="Hyperlink"/>
          </w:rPr>
          <w:fldChar w:fldCharType="end"/>
        </w:r>
      </w:ins>
    </w:p>
    <w:p w14:paraId="41B9B62C" w14:textId="4A636E55" w:rsidR="009D64E4" w:rsidRDefault="009D64E4" w:rsidP="009D64E4">
      <w:pPr>
        <w:pStyle w:val="TOC3"/>
        <w:rPr>
          <w:ins w:id="372" w:author="Bertsch Christian (CR/AEE3)" w:date="2019-10-01T16:31:00Z"/>
          <w:rFonts w:asciiTheme="minorHAnsi" w:eastAsiaTheme="minorEastAsia" w:hAnsiTheme="minorHAnsi" w:cstheme="minorBidi"/>
          <w:spacing w:val="0"/>
          <w:sz w:val="22"/>
          <w:lang w:eastAsia="en-US"/>
        </w:rPr>
      </w:pPr>
      <w:ins w:id="373" w:author="Bertsch Christian (CR/AEE3)" w:date="2019-10-01T16:31:00Z">
        <w:r w:rsidRPr="00EF671A">
          <w:rPr>
            <w:rStyle w:val="Hyperlink"/>
          </w:rPr>
          <w:fldChar w:fldCharType="begin"/>
        </w:r>
        <w:r w:rsidRPr="00EF671A">
          <w:rPr>
            <w:rStyle w:val="Hyperlink"/>
          </w:rPr>
          <w:instrText xml:space="preserve"> </w:instrText>
        </w:r>
        <w:r>
          <w:instrText>HYPERLINK \l "_Toc20839987"</w:instrText>
        </w:r>
        <w:r w:rsidRPr="00EF671A">
          <w:rPr>
            <w:rStyle w:val="Hyperlink"/>
          </w:rPr>
          <w:instrText xml:space="preserve"> </w:instrText>
        </w:r>
        <w:r w:rsidRPr="00EF671A">
          <w:rPr>
            <w:rStyle w:val="Hyperlink"/>
          </w:rPr>
          <w:fldChar w:fldCharType="separate"/>
        </w:r>
        <w:r w:rsidRPr="00EF671A">
          <w:rPr>
            <w:rStyle w:val="Hyperlink"/>
          </w:rPr>
          <w:t>A.3.4</w:t>
        </w:r>
        <w:r>
          <w:rPr>
            <w:rFonts w:asciiTheme="minorHAnsi" w:eastAsiaTheme="minorEastAsia" w:hAnsiTheme="minorHAnsi" w:cstheme="minorBidi"/>
            <w:spacing w:val="0"/>
            <w:sz w:val="22"/>
            <w:lang w:eastAsia="en-US"/>
          </w:rPr>
          <w:tab/>
        </w:r>
        <w:r w:rsidRPr="00EF671A">
          <w:rPr>
            <w:rStyle w:val="Hyperlink"/>
          </w:rPr>
          <w:t>FMI 2.0.1 maintenane release: changes and contributors</w:t>
        </w:r>
        <w:r>
          <w:rPr>
            <w:webHidden/>
          </w:rPr>
          <w:tab/>
        </w:r>
        <w:r>
          <w:rPr>
            <w:webHidden/>
          </w:rPr>
          <w:fldChar w:fldCharType="begin"/>
        </w:r>
        <w:r>
          <w:rPr>
            <w:webHidden/>
          </w:rPr>
          <w:instrText xml:space="preserve"> PAGEREF _Toc20839987 \h </w:instrText>
        </w:r>
      </w:ins>
      <w:r>
        <w:rPr>
          <w:webHidden/>
        </w:rPr>
      </w:r>
      <w:r>
        <w:rPr>
          <w:webHidden/>
        </w:rPr>
        <w:fldChar w:fldCharType="separate"/>
      </w:r>
      <w:ins w:id="374" w:author="Bertsch Christian (CR/AEE3)" w:date="2019-10-03T18:12:00Z">
        <w:r w:rsidR="000440B4">
          <w:rPr>
            <w:webHidden/>
          </w:rPr>
          <w:t>125</w:t>
        </w:r>
      </w:ins>
      <w:ins w:id="375" w:author="Bertsch Christian (CR/AEE3)" w:date="2019-10-01T16:31:00Z">
        <w:r>
          <w:rPr>
            <w:webHidden/>
          </w:rPr>
          <w:fldChar w:fldCharType="end"/>
        </w:r>
        <w:r w:rsidRPr="00EF671A">
          <w:rPr>
            <w:rStyle w:val="Hyperlink"/>
          </w:rPr>
          <w:fldChar w:fldCharType="end"/>
        </w:r>
      </w:ins>
    </w:p>
    <w:p w14:paraId="0C8E8D5B" w14:textId="2083D197" w:rsidR="009D64E4" w:rsidRDefault="009D64E4">
      <w:pPr>
        <w:pStyle w:val="TOC1"/>
        <w:tabs>
          <w:tab w:val="left" w:pos="1680"/>
        </w:tabs>
        <w:rPr>
          <w:ins w:id="376" w:author="Bertsch Christian (CR/AEE3)" w:date="2019-10-01T16:31:00Z"/>
          <w:rFonts w:asciiTheme="minorHAnsi" w:eastAsiaTheme="minorEastAsia" w:hAnsiTheme="minorHAnsi" w:cstheme="minorBidi"/>
          <w:b w:val="0"/>
          <w:bCs w:val="0"/>
          <w:spacing w:val="0"/>
          <w:szCs w:val="22"/>
          <w:lang w:eastAsia="en-US"/>
        </w:rPr>
      </w:pPr>
      <w:ins w:id="377" w:author="Bertsch Christian (CR/AEE3)" w:date="2019-10-01T16:31:00Z">
        <w:r w:rsidRPr="00EF671A">
          <w:rPr>
            <w:rStyle w:val="Hyperlink"/>
          </w:rPr>
          <w:fldChar w:fldCharType="begin"/>
        </w:r>
        <w:r w:rsidRPr="00EF671A">
          <w:rPr>
            <w:rStyle w:val="Hyperlink"/>
          </w:rPr>
          <w:instrText xml:space="preserve"> </w:instrText>
        </w:r>
        <w:r>
          <w:instrText>HYPERLINK \l "_Toc20839988"</w:instrText>
        </w:r>
        <w:r w:rsidRPr="00EF671A">
          <w:rPr>
            <w:rStyle w:val="Hyperlink"/>
          </w:rPr>
          <w:instrText xml:space="preserve"> </w:instrText>
        </w:r>
        <w:r w:rsidRPr="00EF671A">
          <w:rPr>
            <w:rStyle w:val="Hyperlink"/>
          </w:rPr>
          <w:fldChar w:fldCharType="separate"/>
        </w:r>
        <w:r w:rsidRPr="00EF671A">
          <w:rPr>
            <w:rStyle w:val="Hyperlink"/>
          </w:rPr>
          <w:t>Appendix B</w:t>
        </w:r>
        <w:r>
          <w:rPr>
            <w:rFonts w:asciiTheme="minorHAnsi" w:eastAsiaTheme="minorEastAsia" w:hAnsiTheme="minorHAnsi" w:cstheme="minorBidi"/>
            <w:b w:val="0"/>
            <w:bCs w:val="0"/>
            <w:spacing w:val="0"/>
            <w:szCs w:val="22"/>
            <w:lang w:eastAsia="en-US"/>
          </w:rPr>
          <w:tab/>
        </w:r>
        <w:r w:rsidRPr="00EF671A">
          <w:rPr>
            <w:rStyle w:val="Hyperlink"/>
          </w:rPr>
          <w:t>Glossary</w:t>
        </w:r>
        <w:r>
          <w:rPr>
            <w:webHidden/>
          </w:rPr>
          <w:tab/>
        </w:r>
        <w:r>
          <w:rPr>
            <w:webHidden/>
          </w:rPr>
          <w:fldChar w:fldCharType="begin"/>
        </w:r>
        <w:r>
          <w:rPr>
            <w:webHidden/>
          </w:rPr>
          <w:instrText xml:space="preserve"> PAGEREF _Toc20839988 \h </w:instrText>
        </w:r>
      </w:ins>
      <w:r>
        <w:rPr>
          <w:webHidden/>
        </w:rPr>
      </w:r>
      <w:r>
        <w:rPr>
          <w:webHidden/>
        </w:rPr>
        <w:fldChar w:fldCharType="separate"/>
      </w:r>
      <w:ins w:id="378" w:author="Bertsch Christian (CR/AEE3)" w:date="2019-10-03T18:12:00Z">
        <w:r w:rsidR="000440B4">
          <w:rPr>
            <w:webHidden/>
          </w:rPr>
          <w:t>126</w:t>
        </w:r>
      </w:ins>
      <w:ins w:id="379" w:author="Bertsch Christian (CR/AEE3)" w:date="2019-10-01T16:31:00Z">
        <w:r>
          <w:rPr>
            <w:webHidden/>
          </w:rPr>
          <w:fldChar w:fldCharType="end"/>
        </w:r>
        <w:r w:rsidRPr="00EF671A">
          <w:rPr>
            <w:rStyle w:val="Hyperlink"/>
          </w:rPr>
          <w:fldChar w:fldCharType="end"/>
        </w:r>
      </w:ins>
    </w:p>
    <w:p w14:paraId="756B4241" w14:textId="075CB95C" w:rsidR="007C1036" w:rsidDel="009D64E4" w:rsidRDefault="007C1036">
      <w:pPr>
        <w:pStyle w:val="TOC1"/>
        <w:rPr>
          <w:ins w:id="380" w:author="Otter, Martin" w:date="2019-09-06T11:29:00Z"/>
          <w:del w:id="381" w:author="Bertsch Christian (CR/AEE3)" w:date="2019-10-01T16:31:00Z"/>
          <w:rFonts w:asciiTheme="minorHAnsi" w:eastAsiaTheme="minorEastAsia" w:hAnsiTheme="minorHAnsi" w:cstheme="minorBidi"/>
          <w:b w:val="0"/>
          <w:bCs w:val="0"/>
          <w:spacing w:val="0"/>
          <w:szCs w:val="22"/>
          <w:lang w:eastAsia="en-US"/>
        </w:rPr>
      </w:pPr>
      <w:ins w:id="382" w:author="Otter, Martin" w:date="2019-09-06T11:29:00Z">
        <w:del w:id="383" w:author="Bertsch Christian (CR/AEE3)" w:date="2019-10-01T16:31:00Z">
          <w:r w:rsidRPr="00EA73BA" w:rsidDel="009D64E4">
            <w:rPr>
              <w:rStyle w:val="Hyperlink"/>
            </w:rPr>
            <w:delText>1.</w:delText>
          </w:r>
          <w:r w:rsidDel="009D64E4">
            <w:rPr>
              <w:rFonts w:asciiTheme="minorHAnsi" w:eastAsiaTheme="minorEastAsia" w:hAnsiTheme="minorHAnsi" w:cstheme="minorBidi"/>
              <w:b w:val="0"/>
              <w:bCs w:val="0"/>
              <w:spacing w:val="0"/>
              <w:szCs w:val="22"/>
              <w:lang w:eastAsia="en-US"/>
            </w:rPr>
            <w:tab/>
          </w:r>
          <w:r w:rsidRPr="00EA73BA" w:rsidDel="009D64E4">
            <w:rPr>
              <w:rStyle w:val="Hyperlink"/>
            </w:rPr>
            <w:delText>Overview</w:delText>
          </w:r>
          <w:r w:rsidDel="009D64E4">
            <w:rPr>
              <w:webHidden/>
            </w:rPr>
            <w:tab/>
          </w:r>
        </w:del>
      </w:ins>
      <w:ins w:id="384" w:author="Otter, Martin" w:date="2019-09-06T11:33:00Z">
        <w:del w:id="385" w:author="Bertsch Christian (CR/AEE3)" w:date="2019-09-23T06:20:00Z">
          <w:r w:rsidDel="005C4EE5">
            <w:rPr>
              <w:webHidden/>
            </w:rPr>
            <w:delText>9</w:delText>
          </w:r>
        </w:del>
      </w:ins>
    </w:p>
    <w:p w14:paraId="2ED9B904" w14:textId="0B3FA7DC" w:rsidR="007C1036" w:rsidDel="009D64E4" w:rsidRDefault="007C1036">
      <w:pPr>
        <w:pStyle w:val="TOC2"/>
        <w:rPr>
          <w:ins w:id="386" w:author="Otter, Martin" w:date="2019-09-06T11:29:00Z"/>
          <w:del w:id="387" w:author="Bertsch Christian (CR/AEE3)" w:date="2019-10-01T16:31:00Z"/>
          <w:rFonts w:asciiTheme="minorHAnsi" w:eastAsiaTheme="minorEastAsia" w:hAnsiTheme="minorHAnsi" w:cstheme="minorBidi"/>
          <w:iCs w:val="0"/>
          <w:spacing w:val="0"/>
          <w:sz w:val="22"/>
          <w:lang w:eastAsia="en-US"/>
        </w:rPr>
      </w:pPr>
      <w:ins w:id="388" w:author="Otter, Martin" w:date="2019-09-06T11:29:00Z">
        <w:del w:id="389" w:author="Bertsch Christian (CR/AEE3)" w:date="2019-10-01T16:31:00Z">
          <w:r w:rsidRPr="00EA73BA" w:rsidDel="009D64E4">
            <w:rPr>
              <w:rStyle w:val="Hyperlink"/>
              <w:rFonts w:eastAsia="MS Mincho"/>
            </w:rPr>
            <w:delText>1.1</w:delText>
          </w:r>
          <w:r w:rsidDel="009D64E4">
            <w:rPr>
              <w:rFonts w:asciiTheme="minorHAnsi" w:eastAsiaTheme="minorEastAsia" w:hAnsiTheme="minorHAnsi" w:cstheme="minorBidi"/>
              <w:iCs w:val="0"/>
              <w:spacing w:val="0"/>
              <w:sz w:val="22"/>
              <w:lang w:eastAsia="en-US"/>
            </w:rPr>
            <w:tab/>
          </w:r>
          <w:r w:rsidRPr="00EA73BA" w:rsidDel="009D64E4">
            <w:rPr>
              <w:rStyle w:val="Hyperlink"/>
              <w:rFonts w:eastAsia="MS Mincho"/>
            </w:rPr>
            <w:delText>Properties and Guiding Ideas</w:delText>
          </w:r>
          <w:r w:rsidDel="009D64E4">
            <w:rPr>
              <w:webHidden/>
            </w:rPr>
            <w:tab/>
          </w:r>
        </w:del>
      </w:ins>
      <w:ins w:id="390" w:author="Otter, Martin" w:date="2019-09-06T11:33:00Z">
        <w:del w:id="391" w:author="Bertsch Christian (CR/AEE3)" w:date="2019-09-23T06:20:00Z">
          <w:r w:rsidDel="005C4EE5">
            <w:rPr>
              <w:webHidden/>
            </w:rPr>
            <w:delText>10</w:delText>
          </w:r>
        </w:del>
      </w:ins>
    </w:p>
    <w:p w14:paraId="719B9C9A" w14:textId="2417678F" w:rsidR="007C1036" w:rsidDel="009D64E4" w:rsidRDefault="007C1036">
      <w:pPr>
        <w:pStyle w:val="TOC2"/>
        <w:rPr>
          <w:ins w:id="392" w:author="Otter, Martin" w:date="2019-09-06T11:29:00Z"/>
          <w:del w:id="393" w:author="Bertsch Christian (CR/AEE3)" w:date="2019-10-01T16:31:00Z"/>
          <w:rFonts w:asciiTheme="minorHAnsi" w:eastAsiaTheme="minorEastAsia" w:hAnsiTheme="minorHAnsi" w:cstheme="minorBidi"/>
          <w:iCs w:val="0"/>
          <w:spacing w:val="0"/>
          <w:sz w:val="22"/>
          <w:lang w:eastAsia="en-US"/>
        </w:rPr>
      </w:pPr>
      <w:ins w:id="394" w:author="Otter, Martin" w:date="2019-09-06T11:29:00Z">
        <w:del w:id="395" w:author="Bertsch Christian (CR/AEE3)" w:date="2019-10-01T16:31:00Z">
          <w:r w:rsidRPr="00EA73BA" w:rsidDel="009D64E4">
            <w:rPr>
              <w:rStyle w:val="Hyperlink"/>
            </w:rPr>
            <w:delText>1.2</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Acknowledgements</w:delText>
          </w:r>
          <w:r w:rsidDel="009D64E4">
            <w:rPr>
              <w:webHidden/>
            </w:rPr>
            <w:tab/>
          </w:r>
        </w:del>
      </w:ins>
      <w:ins w:id="396" w:author="Otter, Martin" w:date="2019-09-06T11:33:00Z">
        <w:del w:id="397" w:author="Bertsch Christian (CR/AEE3)" w:date="2019-09-23T06:20:00Z">
          <w:r w:rsidDel="005C4EE5">
            <w:rPr>
              <w:webHidden/>
            </w:rPr>
            <w:delText>13</w:delText>
          </w:r>
        </w:del>
      </w:ins>
    </w:p>
    <w:p w14:paraId="79D3AB17" w14:textId="30EC9B1D" w:rsidR="007C1036" w:rsidDel="009D64E4" w:rsidRDefault="007C1036">
      <w:pPr>
        <w:pStyle w:val="TOC1"/>
        <w:rPr>
          <w:ins w:id="398" w:author="Otter, Martin" w:date="2019-09-06T11:29:00Z"/>
          <w:del w:id="399" w:author="Bertsch Christian (CR/AEE3)" w:date="2019-10-01T16:31:00Z"/>
          <w:rFonts w:asciiTheme="minorHAnsi" w:eastAsiaTheme="minorEastAsia" w:hAnsiTheme="minorHAnsi" w:cstheme="minorBidi"/>
          <w:b w:val="0"/>
          <w:bCs w:val="0"/>
          <w:spacing w:val="0"/>
          <w:szCs w:val="22"/>
          <w:lang w:eastAsia="en-US"/>
        </w:rPr>
      </w:pPr>
      <w:ins w:id="400" w:author="Otter, Martin" w:date="2019-09-06T11:29:00Z">
        <w:del w:id="401" w:author="Bertsch Christian (CR/AEE3)" w:date="2019-10-01T16:31:00Z">
          <w:r w:rsidRPr="00EA73BA" w:rsidDel="009D64E4">
            <w:rPr>
              <w:rStyle w:val="Hyperlink"/>
            </w:rPr>
            <w:delText>2.</w:delText>
          </w:r>
          <w:r w:rsidDel="009D64E4">
            <w:rPr>
              <w:rFonts w:asciiTheme="minorHAnsi" w:eastAsiaTheme="minorEastAsia" w:hAnsiTheme="minorHAnsi" w:cstheme="minorBidi"/>
              <w:b w:val="0"/>
              <w:bCs w:val="0"/>
              <w:spacing w:val="0"/>
              <w:szCs w:val="22"/>
              <w:lang w:eastAsia="en-US"/>
            </w:rPr>
            <w:tab/>
          </w:r>
          <w:r w:rsidRPr="00EA73BA" w:rsidDel="009D64E4">
            <w:rPr>
              <w:rStyle w:val="Hyperlink"/>
            </w:rPr>
            <w:delText>FMI Common Concepts for Model Exchange and Co-Simulation</w:delText>
          </w:r>
          <w:r w:rsidDel="009D64E4">
            <w:rPr>
              <w:webHidden/>
            </w:rPr>
            <w:tab/>
          </w:r>
        </w:del>
      </w:ins>
      <w:ins w:id="402" w:author="Otter, Martin" w:date="2019-09-06T11:33:00Z">
        <w:del w:id="403" w:author="Bertsch Christian (CR/AEE3)" w:date="2019-09-23T06:20:00Z">
          <w:r w:rsidDel="005C4EE5">
            <w:rPr>
              <w:webHidden/>
            </w:rPr>
            <w:delText>14</w:delText>
          </w:r>
        </w:del>
      </w:ins>
    </w:p>
    <w:p w14:paraId="485787D1" w14:textId="000769ED" w:rsidR="007C1036" w:rsidDel="009D64E4" w:rsidRDefault="007C1036">
      <w:pPr>
        <w:pStyle w:val="TOC2"/>
        <w:rPr>
          <w:ins w:id="404" w:author="Otter, Martin" w:date="2019-09-06T11:29:00Z"/>
          <w:del w:id="405" w:author="Bertsch Christian (CR/AEE3)" w:date="2019-10-01T16:31:00Z"/>
          <w:rFonts w:asciiTheme="minorHAnsi" w:eastAsiaTheme="minorEastAsia" w:hAnsiTheme="minorHAnsi" w:cstheme="minorBidi"/>
          <w:iCs w:val="0"/>
          <w:spacing w:val="0"/>
          <w:sz w:val="22"/>
          <w:lang w:eastAsia="en-US"/>
        </w:rPr>
      </w:pPr>
      <w:ins w:id="406" w:author="Otter, Martin" w:date="2019-09-06T11:29:00Z">
        <w:del w:id="407" w:author="Bertsch Christian (CR/AEE3)" w:date="2019-10-01T16:31:00Z">
          <w:r w:rsidRPr="00EA73BA" w:rsidDel="009D64E4">
            <w:rPr>
              <w:rStyle w:val="Hyperlink"/>
            </w:rPr>
            <w:delText>2.1</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FMI Application Programming Interface</w:delText>
          </w:r>
          <w:r w:rsidDel="009D64E4">
            <w:rPr>
              <w:webHidden/>
            </w:rPr>
            <w:tab/>
          </w:r>
        </w:del>
      </w:ins>
      <w:ins w:id="408" w:author="Otter, Martin" w:date="2019-09-06T11:33:00Z">
        <w:del w:id="409" w:author="Bertsch Christian (CR/AEE3)" w:date="2019-09-23T06:20:00Z">
          <w:r w:rsidDel="005C4EE5">
            <w:rPr>
              <w:webHidden/>
            </w:rPr>
            <w:delText>14</w:delText>
          </w:r>
        </w:del>
      </w:ins>
    </w:p>
    <w:p w14:paraId="61023D82" w14:textId="37775A07" w:rsidR="007C1036" w:rsidDel="009D64E4" w:rsidRDefault="007C1036">
      <w:pPr>
        <w:pStyle w:val="TOC3"/>
        <w:rPr>
          <w:ins w:id="410" w:author="Otter, Martin" w:date="2019-09-06T11:29:00Z"/>
          <w:del w:id="411" w:author="Bertsch Christian (CR/AEE3)" w:date="2019-10-01T16:31:00Z"/>
          <w:rFonts w:asciiTheme="minorHAnsi" w:eastAsiaTheme="minorEastAsia" w:hAnsiTheme="minorHAnsi" w:cstheme="minorBidi"/>
          <w:iCs w:val="0"/>
          <w:spacing w:val="0"/>
          <w:sz w:val="22"/>
          <w:lang w:eastAsia="en-US"/>
        </w:rPr>
      </w:pPr>
      <w:ins w:id="412" w:author="Otter, Martin" w:date="2019-09-06T11:29:00Z">
        <w:del w:id="413" w:author="Bertsch Christian (CR/AEE3)" w:date="2019-10-01T16:31:00Z">
          <w:r w:rsidRPr="00EA73BA" w:rsidDel="009D64E4">
            <w:rPr>
              <w:rStyle w:val="Hyperlink"/>
            </w:rPr>
            <w:delText>2.1.1</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Header Files and Naming of Functions</w:delText>
          </w:r>
          <w:r w:rsidDel="009D64E4">
            <w:rPr>
              <w:webHidden/>
            </w:rPr>
            <w:tab/>
          </w:r>
        </w:del>
      </w:ins>
      <w:ins w:id="414" w:author="Otter, Martin" w:date="2019-09-06T11:33:00Z">
        <w:del w:id="415" w:author="Bertsch Christian (CR/AEE3)" w:date="2019-09-23T06:20:00Z">
          <w:r w:rsidDel="005C4EE5">
            <w:rPr>
              <w:webHidden/>
            </w:rPr>
            <w:delText>14</w:delText>
          </w:r>
        </w:del>
      </w:ins>
    </w:p>
    <w:p w14:paraId="2DFE833D" w14:textId="78C58978" w:rsidR="007C1036" w:rsidDel="009D64E4" w:rsidRDefault="007C1036">
      <w:pPr>
        <w:pStyle w:val="TOC3"/>
        <w:rPr>
          <w:ins w:id="416" w:author="Otter, Martin" w:date="2019-09-06T11:29:00Z"/>
          <w:del w:id="417" w:author="Bertsch Christian (CR/AEE3)" w:date="2019-10-01T16:31:00Z"/>
          <w:rFonts w:asciiTheme="minorHAnsi" w:eastAsiaTheme="minorEastAsia" w:hAnsiTheme="minorHAnsi" w:cstheme="minorBidi"/>
          <w:iCs w:val="0"/>
          <w:spacing w:val="0"/>
          <w:sz w:val="22"/>
          <w:lang w:eastAsia="en-US"/>
        </w:rPr>
      </w:pPr>
      <w:ins w:id="418" w:author="Otter, Martin" w:date="2019-09-06T11:29:00Z">
        <w:del w:id="419" w:author="Bertsch Christian (CR/AEE3)" w:date="2019-10-01T16:31:00Z">
          <w:r w:rsidRPr="00EA73BA" w:rsidDel="009D64E4">
            <w:rPr>
              <w:rStyle w:val="Hyperlink"/>
              <w:lang w:val="sv-SE"/>
            </w:rPr>
            <w:delText>2.1.2</w:delText>
          </w:r>
          <w:r w:rsidDel="009D64E4">
            <w:rPr>
              <w:rFonts w:asciiTheme="minorHAnsi" w:eastAsiaTheme="minorEastAsia" w:hAnsiTheme="minorHAnsi" w:cstheme="minorBidi"/>
              <w:iCs w:val="0"/>
              <w:spacing w:val="0"/>
              <w:sz w:val="22"/>
              <w:lang w:eastAsia="en-US"/>
            </w:rPr>
            <w:tab/>
          </w:r>
          <w:r w:rsidRPr="00EA73BA" w:rsidDel="009D64E4">
            <w:rPr>
              <w:rStyle w:val="Hyperlink"/>
              <w:lang w:val="sv-SE"/>
            </w:rPr>
            <w:delText>Platform Dependent Definitions (fmi2TypesPlatform.h)</w:delText>
          </w:r>
          <w:r w:rsidDel="009D64E4">
            <w:rPr>
              <w:webHidden/>
            </w:rPr>
            <w:tab/>
          </w:r>
        </w:del>
      </w:ins>
      <w:ins w:id="420" w:author="Otter, Martin" w:date="2019-09-06T11:33:00Z">
        <w:del w:id="421" w:author="Bertsch Christian (CR/AEE3)" w:date="2019-09-23T06:20:00Z">
          <w:r w:rsidDel="005C4EE5">
            <w:rPr>
              <w:webHidden/>
            </w:rPr>
            <w:delText>16</w:delText>
          </w:r>
        </w:del>
      </w:ins>
    </w:p>
    <w:p w14:paraId="17FD7AED" w14:textId="4D37C0A5" w:rsidR="007C1036" w:rsidDel="009D64E4" w:rsidRDefault="007C1036">
      <w:pPr>
        <w:pStyle w:val="TOC3"/>
        <w:rPr>
          <w:ins w:id="422" w:author="Otter, Martin" w:date="2019-09-06T11:29:00Z"/>
          <w:del w:id="423" w:author="Bertsch Christian (CR/AEE3)" w:date="2019-10-01T16:31:00Z"/>
          <w:rFonts w:asciiTheme="minorHAnsi" w:eastAsiaTheme="minorEastAsia" w:hAnsiTheme="minorHAnsi" w:cstheme="minorBidi"/>
          <w:iCs w:val="0"/>
          <w:spacing w:val="0"/>
          <w:sz w:val="22"/>
          <w:lang w:eastAsia="en-US"/>
        </w:rPr>
      </w:pPr>
      <w:ins w:id="424" w:author="Otter, Martin" w:date="2019-09-06T11:29:00Z">
        <w:del w:id="425" w:author="Bertsch Christian (CR/AEE3)" w:date="2019-10-01T16:31:00Z">
          <w:r w:rsidRPr="00EA73BA" w:rsidDel="009D64E4">
            <w:rPr>
              <w:rStyle w:val="Hyperlink"/>
            </w:rPr>
            <w:delText>2.1.3</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Status Returned by Functions</w:delText>
          </w:r>
          <w:r w:rsidDel="009D64E4">
            <w:rPr>
              <w:webHidden/>
            </w:rPr>
            <w:tab/>
          </w:r>
        </w:del>
      </w:ins>
      <w:ins w:id="426" w:author="Otter, Martin" w:date="2019-09-06T11:33:00Z">
        <w:del w:id="427" w:author="Bertsch Christian (CR/AEE3)" w:date="2019-09-23T06:20:00Z">
          <w:r w:rsidDel="005C4EE5">
            <w:rPr>
              <w:webHidden/>
            </w:rPr>
            <w:delText>18</w:delText>
          </w:r>
        </w:del>
      </w:ins>
    </w:p>
    <w:p w14:paraId="72619FAD" w14:textId="6EE6641D" w:rsidR="007C1036" w:rsidDel="009D64E4" w:rsidRDefault="007C1036">
      <w:pPr>
        <w:pStyle w:val="TOC3"/>
        <w:rPr>
          <w:ins w:id="428" w:author="Otter, Martin" w:date="2019-09-06T11:29:00Z"/>
          <w:del w:id="429" w:author="Bertsch Christian (CR/AEE3)" w:date="2019-10-01T16:31:00Z"/>
          <w:rFonts w:asciiTheme="minorHAnsi" w:eastAsiaTheme="minorEastAsia" w:hAnsiTheme="minorHAnsi" w:cstheme="minorBidi"/>
          <w:iCs w:val="0"/>
          <w:spacing w:val="0"/>
          <w:sz w:val="22"/>
          <w:lang w:eastAsia="en-US"/>
        </w:rPr>
      </w:pPr>
      <w:ins w:id="430" w:author="Otter, Martin" w:date="2019-09-06T11:29:00Z">
        <w:del w:id="431" w:author="Bertsch Christian (CR/AEE3)" w:date="2019-10-01T16:31:00Z">
          <w:r w:rsidRPr="00EA73BA" w:rsidDel="009D64E4">
            <w:rPr>
              <w:rStyle w:val="Hyperlink"/>
            </w:rPr>
            <w:delText>2.1.4</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Inquire Platform and Version Number of Header Files</w:delText>
          </w:r>
          <w:r w:rsidDel="009D64E4">
            <w:rPr>
              <w:webHidden/>
            </w:rPr>
            <w:tab/>
          </w:r>
        </w:del>
      </w:ins>
      <w:ins w:id="432" w:author="Otter, Martin" w:date="2019-09-06T11:33:00Z">
        <w:del w:id="433" w:author="Bertsch Christian (CR/AEE3)" w:date="2019-09-23T06:20:00Z">
          <w:r w:rsidDel="005C4EE5">
            <w:rPr>
              <w:webHidden/>
            </w:rPr>
            <w:delText>19</w:delText>
          </w:r>
        </w:del>
      </w:ins>
    </w:p>
    <w:p w14:paraId="263797ED" w14:textId="179B9523" w:rsidR="007C1036" w:rsidDel="009D64E4" w:rsidRDefault="007C1036">
      <w:pPr>
        <w:pStyle w:val="TOC3"/>
        <w:rPr>
          <w:ins w:id="434" w:author="Otter, Martin" w:date="2019-09-06T11:29:00Z"/>
          <w:del w:id="435" w:author="Bertsch Christian (CR/AEE3)" w:date="2019-10-01T16:31:00Z"/>
          <w:rFonts w:asciiTheme="minorHAnsi" w:eastAsiaTheme="minorEastAsia" w:hAnsiTheme="minorHAnsi" w:cstheme="minorBidi"/>
          <w:iCs w:val="0"/>
          <w:spacing w:val="0"/>
          <w:sz w:val="22"/>
          <w:lang w:eastAsia="en-US"/>
        </w:rPr>
      </w:pPr>
      <w:ins w:id="436" w:author="Otter, Martin" w:date="2019-09-06T11:29:00Z">
        <w:del w:id="437" w:author="Bertsch Christian (CR/AEE3)" w:date="2019-10-01T16:31:00Z">
          <w:r w:rsidRPr="00EA73BA" w:rsidDel="009D64E4">
            <w:rPr>
              <w:rStyle w:val="Hyperlink"/>
            </w:rPr>
            <w:delText>2.1.5</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Creation, Destruction and Logging of FMU Instances</w:delText>
          </w:r>
          <w:r w:rsidDel="009D64E4">
            <w:rPr>
              <w:webHidden/>
            </w:rPr>
            <w:tab/>
          </w:r>
        </w:del>
      </w:ins>
      <w:ins w:id="438" w:author="Otter, Martin" w:date="2019-09-06T11:33:00Z">
        <w:del w:id="439" w:author="Bertsch Christian (CR/AEE3)" w:date="2019-09-23T06:20:00Z">
          <w:r w:rsidDel="005C4EE5">
            <w:rPr>
              <w:webHidden/>
            </w:rPr>
            <w:delText>19</w:delText>
          </w:r>
        </w:del>
      </w:ins>
    </w:p>
    <w:p w14:paraId="3DCC1E1D" w14:textId="46B52912" w:rsidR="007C1036" w:rsidDel="009D64E4" w:rsidRDefault="007C1036">
      <w:pPr>
        <w:pStyle w:val="TOC3"/>
        <w:rPr>
          <w:ins w:id="440" w:author="Otter, Martin" w:date="2019-09-06T11:29:00Z"/>
          <w:del w:id="441" w:author="Bertsch Christian (CR/AEE3)" w:date="2019-10-01T16:31:00Z"/>
          <w:rFonts w:asciiTheme="minorHAnsi" w:eastAsiaTheme="minorEastAsia" w:hAnsiTheme="minorHAnsi" w:cstheme="minorBidi"/>
          <w:iCs w:val="0"/>
          <w:spacing w:val="0"/>
          <w:sz w:val="22"/>
          <w:lang w:eastAsia="en-US"/>
        </w:rPr>
      </w:pPr>
      <w:ins w:id="442" w:author="Otter, Martin" w:date="2019-09-06T11:29:00Z">
        <w:del w:id="443" w:author="Bertsch Christian (CR/AEE3)" w:date="2019-10-01T16:31:00Z">
          <w:r w:rsidRPr="00EA73BA" w:rsidDel="009D64E4">
            <w:rPr>
              <w:rStyle w:val="Hyperlink"/>
            </w:rPr>
            <w:delText>2.1.6</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Initialization, Termination, and Resetting an FMU</w:delText>
          </w:r>
          <w:r w:rsidDel="009D64E4">
            <w:rPr>
              <w:webHidden/>
            </w:rPr>
            <w:tab/>
          </w:r>
        </w:del>
      </w:ins>
      <w:ins w:id="444" w:author="Otter, Martin" w:date="2019-09-06T11:33:00Z">
        <w:del w:id="445" w:author="Bertsch Christian (CR/AEE3)" w:date="2019-09-23T06:20:00Z">
          <w:r w:rsidDel="005C4EE5">
            <w:rPr>
              <w:webHidden/>
            </w:rPr>
            <w:delText>23</w:delText>
          </w:r>
        </w:del>
      </w:ins>
    </w:p>
    <w:p w14:paraId="5AAC0F28" w14:textId="2EF56AB6" w:rsidR="007C1036" w:rsidDel="009D64E4" w:rsidRDefault="007C1036">
      <w:pPr>
        <w:pStyle w:val="TOC3"/>
        <w:rPr>
          <w:ins w:id="446" w:author="Otter, Martin" w:date="2019-09-06T11:29:00Z"/>
          <w:del w:id="447" w:author="Bertsch Christian (CR/AEE3)" w:date="2019-10-01T16:31:00Z"/>
          <w:rFonts w:asciiTheme="minorHAnsi" w:eastAsiaTheme="minorEastAsia" w:hAnsiTheme="minorHAnsi" w:cstheme="minorBidi"/>
          <w:iCs w:val="0"/>
          <w:spacing w:val="0"/>
          <w:sz w:val="22"/>
          <w:lang w:eastAsia="en-US"/>
        </w:rPr>
      </w:pPr>
      <w:ins w:id="448" w:author="Otter, Martin" w:date="2019-09-06T11:29:00Z">
        <w:del w:id="449" w:author="Bertsch Christian (CR/AEE3)" w:date="2019-10-01T16:31:00Z">
          <w:r w:rsidRPr="00EA73BA" w:rsidDel="009D64E4">
            <w:rPr>
              <w:rStyle w:val="Hyperlink"/>
            </w:rPr>
            <w:delText>2.1.7</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Getting and Setting Variable Values</w:delText>
          </w:r>
          <w:r w:rsidDel="009D64E4">
            <w:rPr>
              <w:webHidden/>
            </w:rPr>
            <w:tab/>
          </w:r>
        </w:del>
      </w:ins>
      <w:ins w:id="450" w:author="Otter, Martin" w:date="2019-09-06T11:33:00Z">
        <w:del w:id="451" w:author="Bertsch Christian (CR/AEE3)" w:date="2019-09-23T06:20:00Z">
          <w:r w:rsidDel="005C4EE5">
            <w:rPr>
              <w:webHidden/>
            </w:rPr>
            <w:delText>24</w:delText>
          </w:r>
        </w:del>
      </w:ins>
    </w:p>
    <w:p w14:paraId="15CE5C75" w14:textId="180B936C" w:rsidR="007C1036" w:rsidDel="009D64E4" w:rsidRDefault="007C1036">
      <w:pPr>
        <w:pStyle w:val="TOC3"/>
        <w:rPr>
          <w:ins w:id="452" w:author="Otter, Martin" w:date="2019-09-06T11:29:00Z"/>
          <w:del w:id="453" w:author="Bertsch Christian (CR/AEE3)" w:date="2019-10-01T16:31:00Z"/>
          <w:rFonts w:asciiTheme="minorHAnsi" w:eastAsiaTheme="minorEastAsia" w:hAnsiTheme="minorHAnsi" w:cstheme="minorBidi"/>
          <w:iCs w:val="0"/>
          <w:spacing w:val="0"/>
          <w:sz w:val="22"/>
          <w:lang w:eastAsia="en-US"/>
        </w:rPr>
      </w:pPr>
      <w:ins w:id="454" w:author="Otter, Martin" w:date="2019-09-06T11:29:00Z">
        <w:del w:id="455" w:author="Bertsch Christian (CR/AEE3)" w:date="2019-10-01T16:31:00Z">
          <w:r w:rsidRPr="00EA73BA" w:rsidDel="009D64E4">
            <w:rPr>
              <w:rStyle w:val="Hyperlink"/>
            </w:rPr>
            <w:delText>2.1.8</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Getting and Setting the Complete FMU State</w:delText>
          </w:r>
          <w:r w:rsidDel="009D64E4">
            <w:rPr>
              <w:webHidden/>
            </w:rPr>
            <w:tab/>
          </w:r>
        </w:del>
      </w:ins>
      <w:ins w:id="456" w:author="Otter, Martin" w:date="2019-09-06T11:33:00Z">
        <w:del w:id="457" w:author="Bertsch Christian (CR/AEE3)" w:date="2019-09-23T06:20:00Z">
          <w:r w:rsidDel="005C4EE5">
            <w:rPr>
              <w:webHidden/>
            </w:rPr>
            <w:delText>25</w:delText>
          </w:r>
        </w:del>
      </w:ins>
    </w:p>
    <w:p w14:paraId="28BDAFB3" w14:textId="0F235EC5" w:rsidR="007C1036" w:rsidDel="009D64E4" w:rsidRDefault="007C1036">
      <w:pPr>
        <w:pStyle w:val="TOC3"/>
        <w:rPr>
          <w:ins w:id="458" w:author="Otter, Martin" w:date="2019-09-06T11:29:00Z"/>
          <w:del w:id="459" w:author="Bertsch Christian (CR/AEE3)" w:date="2019-10-01T16:31:00Z"/>
          <w:rFonts w:asciiTheme="minorHAnsi" w:eastAsiaTheme="minorEastAsia" w:hAnsiTheme="minorHAnsi" w:cstheme="minorBidi"/>
          <w:iCs w:val="0"/>
          <w:spacing w:val="0"/>
          <w:sz w:val="22"/>
          <w:lang w:eastAsia="en-US"/>
        </w:rPr>
      </w:pPr>
      <w:ins w:id="460" w:author="Otter, Martin" w:date="2019-09-06T11:29:00Z">
        <w:del w:id="461" w:author="Bertsch Christian (CR/AEE3)" w:date="2019-10-01T16:31:00Z">
          <w:r w:rsidRPr="00EA73BA" w:rsidDel="009D64E4">
            <w:rPr>
              <w:rStyle w:val="Hyperlink"/>
            </w:rPr>
            <w:delText>2.1.9</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Getting Partial Derivatives</w:delText>
          </w:r>
          <w:r w:rsidDel="009D64E4">
            <w:rPr>
              <w:webHidden/>
            </w:rPr>
            <w:tab/>
          </w:r>
        </w:del>
      </w:ins>
      <w:ins w:id="462" w:author="Otter, Martin" w:date="2019-09-06T11:33:00Z">
        <w:del w:id="463" w:author="Bertsch Christian (CR/AEE3)" w:date="2019-09-23T06:20:00Z">
          <w:r w:rsidDel="005C4EE5">
            <w:rPr>
              <w:webHidden/>
            </w:rPr>
            <w:delText>26</w:delText>
          </w:r>
        </w:del>
      </w:ins>
    </w:p>
    <w:p w14:paraId="100A2C8A" w14:textId="5AF75872" w:rsidR="007C1036" w:rsidDel="009D64E4" w:rsidRDefault="007C1036">
      <w:pPr>
        <w:pStyle w:val="TOC2"/>
        <w:rPr>
          <w:ins w:id="464" w:author="Otter, Martin" w:date="2019-09-06T11:29:00Z"/>
          <w:del w:id="465" w:author="Bertsch Christian (CR/AEE3)" w:date="2019-10-01T16:31:00Z"/>
          <w:rFonts w:asciiTheme="minorHAnsi" w:eastAsiaTheme="minorEastAsia" w:hAnsiTheme="minorHAnsi" w:cstheme="minorBidi"/>
          <w:iCs w:val="0"/>
          <w:spacing w:val="0"/>
          <w:sz w:val="22"/>
          <w:lang w:eastAsia="en-US"/>
        </w:rPr>
      </w:pPr>
      <w:ins w:id="466" w:author="Otter, Martin" w:date="2019-09-06T11:29:00Z">
        <w:del w:id="467" w:author="Bertsch Christian (CR/AEE3)" w:date="2019-10-01T16:31:00Z">
          <w:r w:rsidRPr="00EA73BA" w:rsidDel="009D64E4">
            <w:rPr>
              <w:rStyle w:val="Hyperlink"/>
            </w:rPr>
            <w:delText>2.2</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FMI Description Schema</w:delText>
          </w:r>
          <w:r w:rsidDel="009D64E4">
            <w:rPr>
              <w:webHidden/>
            </w:rPr>
            <w:tab/>
          </w:r>
        </w:del>
      </w:ins>
      <w:ins w:id="468" w:author="Otter, Martin" w:date="2019-09-06T11:33:00Z">
        <w:del w:id="469" w:author="Bertsch Christian (CR/AEE3)" w:date="2019-09-23T06:20:00Z">
          <w:r w:rsidDel="005C4EE5">
            <w:rPr>
              <w:webHidden/>
            </w:rPr>
            <w:delText>29</w:delText>
          </w:r>
        </w:del>
      </w:ins>
    </w:p>
    <w:p w14:paraId="715B5AAF" w14:textId="5E09060C" w:rsidR="007C1036" w:rsidDel="009D64E4" w:rsidRDefault="007C1036">
      <w:pPr>
        <w:pStyle w:val="TOC3"/>
        <w:rPr>
          <w:ins w:id="470" w:author="Otter, Martin" w:date="2019-09-06T11:29:00Z"/>
          <w:del w:id="471" w:author="Bertsch Christian (CR/AEE3)" w:date="2019-10-01T16:31:00Z"/>
          <w:rFonts w:asciiTheme="minorHAnsi" w:eastAsiaTheme="minorEastAsia" w:hAnsiTheme="minorHAnsi" w:cstheme="minorBidi"/>
          <w:iCs w:val="0"/>
          <w:spacing w:val="0"/>
          <w:sz w:val="22"/>
          <w:lang w:eastAsia="en-US"/>
        </w:rPr>
      </w:pPr>
      <w:ins w:id="472" w:author="Otter, Martin" w:date="2019-09-06T11:29:00Z">
        <w:del w:id="473" w:author="Bertsch Christian (CR/AEE3)" w:date="2019-10-01T16:31:00Z">
          <w:r w:rsidRPr="00EA73BA" w:rsidDel="009D64E4">
            <w:rPr>
              <w:rStyle w:val="Hyperlink"/>
            </w:rPr>
            <w:delText>2.2.1</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Definition of an FMU (fmiModelDescription)</w:delText>
          </w:r>
          <w:r w:rsidDel="009D64E4">
            <w:rPr>
              <w:webHidden/>
            </w:rPr>
            <w:tab/>
          </w:r>
        </w:del>
      </w:ins>
      <w:ins w:id="474" w:author="Otter, Martin" w:date="2019-09-06T11:33:00Z">
        <w:del w:id="475" w:author="Bertsch Christian (CR/AEE3)" w:date="2019-09-23T06:20:00Z">
          <w:r w:rsidDel="005C4EE5">
            <w:rPr>
              <w:webHidden/>
            </w:rPr>
            <w:delText>30</w:delText>
          </w:r>
        </w:del>
      </w:ins>
    </w:p>
    <w:p w14:paraId="58B2E063" w14:textId="1B39E522" w:rsidR="007C1036" w:rsidDel="009D64E4" w:rsidRDefault="007C1036">
      <w:pPr>
        <w:pStyle w:val="TOC3"/>
        <w:rPr>
          <w:ins w:id="476" w:author="Otter, Martin" w:date="2019-09-06T11:29:00Z"/>
          <w:del w:id="477" w:author="Bertsch Christian (CR/AEE3)" w:date="2019-10-01T16:31:00Z"/>
          <w:rFonts w:asciiTheme="minorHAnsi" w:eastAsiaTheme="minorEastAsia" w:hAnsiTheme="minorHAnsi" w:cstheme="minorBidi"/>
          <w:iCs w:val="0"/>
          <w:spacing w:val="0"/>
          <w:sz w:val="22"/>
          <w:lang w:eastAsia="en-US"/>
        </w:rPr>
      </w:pPr>
      <w:ins w:id="478" w:author="Otter, Martin" w:date="2019-09-06T11:29:00Z">
        <w:del w:id="479" w:author="Bertsch Christian (CR/AEE3)" w:date="2019-10-01T16:31:00Z">
          <w:r w:rsidRPr="00EA73BA" w:rsidDel="009D64E4">
            <w:rPr>
              <w:rStyle w:val="Hyperlink"/>
            </w:rPr>
            <w:delText>2.2.2</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Definition of Units (UnitDefinitions)</w:delText>
          </w:r>
          <w:r w:rsidDel="009D64E4">
            <w:rPr>
              <w:webHidden/>
            </w:rPr>
            <w:tab/>
          </w:r>
        </w:del>
      </w:ins>
      <w:ins w:id="480" w:author="Otter, Martin" w:date="2019-09-06T11:33:00Z">
        <w:del w:id="481" w:author="Bertsch Christian (CR/AEE3)" w:date="2019-09-23T06:20:00Z">
          <w:r w:rsidDel="005C4EE5">
            <w:rPr>
              <w:webHidden/>
            </w:rPr>
            <w:delText>35</w:delText>
          </w:r>
        </w:del>
      </w:ins>
    </w:p>
    <w:p w14:paraId="615716B2" w14:textId="17181CF9" w:rsidR="007C1036" w:rsidDel="009D64E4" w:rsidRDefault="007C1036">
      <w:pPr>
        <w:pStyle w:val="TOC3"/>
        <w:rPr>
          <w:ins w:id="482" w:author="Otter, Martin" w:date="2019-09-06T11:29:00Z"/>
          <w:del w:id="483" w:author="Bertsch Christian (CR/AEE3)" w:date="2019-10-01T16:31:00Z"/>
          <w:rFonts w:asciiTheme="minorHAnsi" w:eastAsiaTheme="minorEastAsia" w:hAnsiTheme="minorHAnsi" w:cstheme="minorBidi"/>
          <w:iCs w:val="0"/>
          <w:spacing w:val="0"/>
          <w:sz w:val="22"/>
          <w:lang w:eastAsia="en-US"/>
        </w:rPr>
      </w:pPr>
      <w:ins w:id="484" w:author="Otter, Martin" w:date="2019-09-06T11:29:00Z">
        <w:del w:id="485" w:author="Bertsch Christian (CR/AEE3)" w:date="2019-10-01T16:31:00Z">
          <w:r w:rsidRPr="00EA73BA" w:rsidDel="009D64E4">
            <w:rPr>
              <w:rStyle w:val="Hyperlink"/>
            </w:rPr>
            <w:delText>2.2.3</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Definition of Types (TypeDefinitions)</w:delText>
          </w:r>
          <w:r w:rsidDel="009D64E4">
            <w:rPr>
              <w:webHidden/>
            </w:rPr>
            <w:tab/>
          </w:r>
        </w:del>
      </w:ins>
      <w:ins w:id="486" w:author="Otter, Martin" w:date="2019-09-06T11:33:00Z">
        <w:del w:id="487" w:author="Bertsch Christian (CR/AEE3)" w:date="2019-09-23T06:20:00Z">
          <w:r w:rsidDel="005C4EE5">
            <w:rPr>
              <w:webHidden/>
            </w:rPr>
            <w:delText>40</w:delText>
          </w:r>
        </w:del>
      </w:ins>
    </w:p>
    <w:p w14:paraId="650E979C" w14:textId="131C4B36" w:rsidR="007C1036" w:rsidDel="009D64E4" w:rsidRDefault="007C1036">
      <w:pPr>
        <w:pStyle w:val="TOC3"/>
        <w:rPr>
          <w:ins w:id="488" w:author="Otter, Martin" w:date="2019-09-06T11:29:00Z"/>
          <w:del w:id="489" w:author="Bertsch Christian (CR/AEE3)" w:date="2019-10-01T16:31:00Z"/>
          <w:rFonts w:asciiTheme="minorHAnsi" w:eastAsiaTheme="minorEastAsia" w:hAnsiTheme="minorHAnsi" w:cstheme="minorBidi"/>
          <w:iCs w:val="0"/>
          <w:spacing w:val="0"/>
          <w:sz w:val="22"/>
          <w:lang w:eastAsia="en-US"/>
        </w:rPr>
      </w:pPr>
      <w:ins w:id="490" w:author="Otter, Martin" w:date="2019-09-06T11:29:00Z">
        <w:del w:id="491" w:author="Bertsch Christian (CR/AEE3)" w:date="2019-10-01T16:31:00Z">
          <w:r w:rsidRPr="00EA73BA" w:rsidDel="009D64E4">
            <w:rPr>
              <w:rStyle w:val="Hyperlink"/>
            </w:rPr>
            <w:delText>2.2.4</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Definition of Log Categories (LogCategories)</w:delText>
          </w:r>
          <w:r w:rsidDel="009D64E4">
            <w:rPr>
              <w:webHidden/>
            </w:rPr>
            <w:tab/>
          </w:r>
        </w:del>
      </w:ins>
      <w:ins w:id="492" w:author="Otter, Martin" w:date="2019-09-06T11:33:00Z">
        <w:del w:id="493" w:author="Bertsch Christian (CR/AEE3)" w:date="2019-09-23T06:20:00Z">
          <w:r w:rsidDel="005C4EE5">
            <w:rPr>
              <w:webHidden/>
            </w:rPr>
            <w:delText>44</w:delText>
          </w:r>
        </w:del>
      </w:ins>
    </w:p>
    <w:p w14:paraId="7BDB198E" w14:textId="3F7E066C" w:rsidR="007C1036" w:rsidDel="009D64E4" w:rsidRDefault="007C1036">
      <w:pPr>
        <w:pStyle w:val="TOC3"/>
        <w:rPr>
          <w:ins w:id="494" w:author="Otter, Martin" w:date="2019-09-06T11:29:00Z"/>
          <w:del w:id="495" w:author="Bertsch Christian (CR/AEE3)" w:date="2019-10-01T16:31:00Z"/>
          <w:rFonts w:asciiTheme="minorHAnsi" w:eastAsiaTheme="minorEastAsia" w:hAnsiTheme="minorHAnsi" w:cstheme="minorBidi"/>
          <w:iCs w:val="0"/>
          <w:spacing w:val="0"/>
          <w:sz w:val="22"/>
          <w:lang w:eastAsia="en-US"/>
        </w:rPr>
      </w:pPr>
      <w:ins w:id="496" w:author="Otter, Martin" w:date="2019-09-06T11:29:00Z">
        <w:del w:id="497" w:author="Bertsch Christian (CR/AEE3)" w:date="2019-10-01T16:31:00Z">
          <w:r w:rsidRPr="00EA73BA" w:rsidDel="009D64E4">
            <w:rPr>
              <w:rStyle w:val="Hyperlink"/>
            </w:rPr>
            <w:delText>2.2.5</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Definition of a Default Experiment (DefaultExperiment)</w:delText>
          </w:r>
          <w:r w:rsidDel="009D64E4">
            <w:rPr>
              <w:webHidden/>
            </w:rPr>
            <w:tab/>
          </w:r>
        </w:del>
      </w:ins>
      <w:ins w:id="498" w:author="Otter, Martin" w:date="2019-09-06T11:33:00Z">
        <w:del w:id="499" w:author="Bertsch Christian (CR/AEE3)" w:date="2019-09-23T06:20:00Z">
          <w:r w:rsidDel="005C4EE5">
            <w:rPr>
              <w:webHidden/>
            </w:rPr>
            <w:delText>45</w:delText>
          </w:r>
        </w:del>
      </w:ins>
    </w:p>
    <w:p w14:paraId="1F704D48" w14:textId="60C932BA" w:rsidR="007C1036" w:rsidDel="009D64E4" w:rsidRDefault="007C1036">
      <w:pPr>
        <w:pStyle w:val="TOC3"/>
        <w:rPr>
          <w:ins w:id="500" w:author="Otter, Martin" w:date="2019-09-06T11:29:00Z"/>
          <w:del w:id="501" w:author="Bertsch Christian (CR/AEE3)" w:date="2019-10-01T16:31:00Z"/>
          <w:rFonts w:asciiTheme="minorHAnsi" w:eastAsiaTheme="minorEastAsia" w:hAnsiTheme="minorHAnsi" w:cstheme="minorBidi"/>
          <w:iCs w:val="0"/>
          <w:spacing w:val="0"/>
          <w:sz w:val="22"/>
          <w:lang w:eastAsia="en-US"/>
        </w:rPr>
      </w:pPr>
      <w:ins w:id="502" w:author="Otter, Martin" w:date="2019-09-06T11:29:00Z">
        <w:del w:id="503" w:author="Bertsch Christian (CR/AEE3)" w:date="2019-10-01T16:31:00Z">
          <w:r w:rsidRPr="00EA73BA" w:rsidDel="009D64E4">
            <w:rPr>
              <w:rStyle w:val="Hyperlink"/>
            </w:rPr>
            <w:delText>2.2.6</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Definition of Vendor Annotations (VendorAnnotations)</w:delText>
          </w:r>
          <w:r w:rsidDel="009D64E4">
            <w:rPr>
              <w:webHidden/>
            </w:rPr>
            <w:tab/>
          </w:r>
        </w:del>
      </w:ins>
      <w:ins w:id="504" w:author="Otter, Martin" w:date="2019-09-06T11:33:00Z">
        <w:del w:id="505" w:author="Bertsch Christian (CR/AEE3)" w:date="2019-09-23T06:20:00Z">
          <w:r w:rsidDel="005C4EE5">
            <w:rPr>
              <w:webHidden/>
            </w:rPr>
            <w:delText>45</w:delText>
          </w:r>
        </w:del>
      </w:ins>
    </w:p>
    <w:p w14:paraId="32517DD4" w14:textId="21ABED14" w:rsidR="007C1036" w:rsidDel="009D64E4" w:rsidRDefault="007C1036">
      <w:pPr>
        <w:pStyle w:val="TOC3"/>
        <w:rPr>
          <w:ins w:id="506" w:author="Otter, Martin" w:date="2019-09-06T11:29:00Z"/>
          <w:del w:id="507" w:author="Bertsch Christian (CR/AEE3)" w:date="2019-10-01T16:31:00Z"/>
          <w:rFonts w:asciiTheme="minorHAnsi" w:eastAsiaTheme="minorEastAsia" w:hAnsiTheme="minorHAnsi" w:cstheme="minorBidi"/>
          <w:iCs w:val="0"/>
          <w:spacing w:val="0"/>
          <w:sz w:val="22"/>
          <w:lang w:eastAsia="en-US"/>
        </w:rPr>
      </w:pPr>
      <w:ins w:id="508" w:author="Otter, Martin" w:date="2019-09-06T11:29:00Z">
        <w:del w:id="509" w:author="Bertsch Christian (CR/AEE3)" w:date="2019-10-01T16:31:00Z">
          <w:r w:rsidRPr="00EA73BA" w:rsidDel="009D64E4">
            <w:rPr>
              <w:rStyle w:val="Hyperlink"/>
            </w:rPr>
            <w:delText>2.2.7</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Definition of Model Variables (ModelVariables)</w:delText>
          </w:r>
          <w:r w:rsidDel="009D64E4">
            <w:rPr>
              <w:webHidden/>
            </w:rPr>
            <w:tab/>
          </w:r>
        </w:del>
      </w:ins>
      <w:ins w:id="510" w:author="Otter, Martin" w:date="2019-09-06T11:33:00Z">
        <w:del w:id="511" w:author="Bertsch Christian (CR/AEE3)" w:date="2019-09-23T06:20:00Z">
          <w:r w:rsidDel="005C4EE5">
            <w:rPr>
              <w:webHidden/>
            </w:rPr>
            <w:delText>46</w:delText>
          </w:r>
        </w:del>
      </w:ins>
    </w:p>
    <w:p w14:paraId="7B54EA1B" w14:textId="5BB2D422" w:rsidR="007C1036" w:rsidDel="009D64E4" w:rsidRDefault="007C1036">
      <w:pPr>
        <w:pStyle w:val="TOC3"/>
        <w:rPr>
          <w:ins w:id="512" w:author="Otter, Martin" w:date="2019-09-06T11:29:00Z"/>
          <w:del w:id="513" w:author="Bertsch Christian (CR/AEE3)" w:date="2019-10-01T16:31:00Z"/>
          <w:rFonts w:asciiTheme="minorHAnsi" w:eastAsiaTheme="minorEastAsia" w:hAnsiTheme="minorHAnsi" w:cstheme="minorBidi"/>
          <w:iCs w:val="0"/>
          <w:spacing w:val="0"/>
          <w:sz w:val="22"/>
          <w:lang w:eastAsia="en-US"/>
        </w:rPr>
      </w:pPr>
      <w:ins w:id="514" w:author="Otter, Martin" w:date="2019-09-06T11:29:00Z">
        <w:del w:id="515" w:author="Bertsch Christian (CR/AEE3)" w:date="2019-10-01T16:31:00Z">
          <w:r w:rsidRPr="00EA73BA" w:rsidDel="009D64E4">
            <w:rPr>
              <w:rStyle w:val="Hyperlink"/>
            </w:rPr>
            <w:delText>2.2.8</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Definition of the Model Structure (ModelStructure)</w:delText>
          </w:r>
          <w:r w:rsidDel="009D64E4">
            <w:rPr>
              <w:webHidden/>
            </w:rPr>
            <w:tab/>
          </w:r>
        </w:del>
      </w:ins>
      <w:ins w:id="516" w:author="Otter, Martin" w:date="2019-09-06T11:33:00Z">
        <w:del w:id="517" w:author="Bertsch Christian (CR/AEE3)" w:date="2019-09-23T06:20:00Z">
          <w:r w:rsidDel="005C4EE5">
            <w:rPr>
              <w:webHidden/>
            </w:rPr>
            <w:delText>60</w:delText>
          </w:r>
        </w:del>
      </w:ins>
    </w:p>
    <w:p w14:paraId="03A60194" w14:textId="7680FB35" w:rsidR="007C1036" w:rsidDel="009D64E4" w:rsidRDefault="007C1036">
      <w:pPr>
        <w:pStyle w:val="TOC3"/>
        <w:rPr>
          <w:ins w:id="518" w:author="Otter, Martin" w:date="2019-09-06T11:29:00Z"/>
          <w:del w:id="519" w:author="Bertsch Christian (CR/AEE3)" w:date="2019-10-01T16:31:00Z"/>
          <w:rFonts w:asciiTheme="minorHAnsi" w:eastAsiaTheme="minorEastAsia" w:hAnsiTheme="minorHAnsi" w:cstheme="minorBidi"/>
          <w:iCs w:val="0"/>
          <w:spacing w:val="0"/>
          <w:sz w:val="22"/>
          <w:lang w:eastAsia="en-US"/>
        </w:rPr>
      </w:pPr>
      <w:ins w:id="520" w:author="Otter, Martin" w:date="2019-09-06T11:29:00Z">
        <w:del w:id="521" w:author="Bertsch Christian (CR/AEE3)" w:date="2019-10-01T16:31:00Z">
          <w:r w:rsidRPr="00EA73BA" w:rsidDel="009D64E4">
            <w:rPr>
              <w:rStyle w:val="Hyperlink"/>
            </w:rPr>
            <w:delText>2.2.9</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Variable Naming Conventions (variableNamingConvention)</w:delText>
          </w:r>
          <w:r w:rsidDel="009D64E4">
            <w:rPr>
              <w:webHidden/>
            </w:rPr>
            <w:tab/>
          </w:r>
        </w:del>
      </w:ins>
      <w:ins w:id="522" w:author="Otter, Martin" w:date="2019-09-06T11:33:00Z">
        <w:del w:id="523" w:author="Bertsch Christian (CR/AEE3)" w:date="2019-09-23T06:20:00Z">
          <w:r w:rsidDel="005C4EE5">
            <w:rPr>
              <w:webHidden/>
            </w:rPr>
            <w:delText>70</w:delText>
          </w:r>
        </w:del>
      </w:ins>
    </w:p>
    <w:p w14:paraId="1297304F" w14:textId="4D321ECF" w:rsidR="007C1036" w:rsidDel="009D64E4" w:rsidRDefault="007C1036">
      <w:pPr>
        <w:pStyle w:val="TOC2"/>
        <w:rPr>
          <w:ins w:id="524" w:author="Otter, Martin" w:date="2019-09-06T11:29:00Z"/>
          <w:del w:id="525" w:author="Bertsch Christian (CR/AEE3)" w:date="2019-10-01T16:31:00Z"/>
          <w:rFonts w:asciiTheme="minorHAnsi" w:eastAsiaTheme="minorEastAsia" w:hAnsiTheme="minorHAnsi" w:cstheme="minorBidi"/>
          <w:iCs w:val="0"/>
          <w:spacing w:val="0"/>
          <w:sz w:val="22"/>
          <w:lang w:eastAsia="en-US"/>
        </w:rPr>
      </w:pPr>
      <w:ins w:id="526" w:author="Otter, Martin" w:date="2019-09-06T11:29:00Z">
        <w:del w:id="527" w:author="Bertsch Christian (CR/AEE3)" w:date="2019-10-01T16:31:00Z">
          <w:r w:rsidRPr="00EA73BA" w:rsidDel="009D64E4">
            <w:rPr>
              <w:rStyle w:val="Hyperlink"/>
            </w:rPr>
            <w:delText>2.3</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FMU Distribution</w:delText>
          </w:r>
          <w:r w:rsidDel="009D64E4">
            <w:rPr>
              <w:webHidden/>
            </w:rPr>
            <w:tab/>
          </w:r>
        </w:del>
      </w:ins>
      <w:ins w:id="528" w:author="Otter, Martin" w:date="2019-09-06T11:33:00Z">
        <w:del w:id="529" w:author="Bertsch Christian (CR/AEE3)" w:date="2019-09-23T06:20:00Z">
          <w:r w:rsidDel="005C4EE5">
            <w:rPr>
              <w:webHidden/>
            </w:rPr>
            <w:delText>72</w:delText>
          </w:r>
        </w:del>
      </w:ins>
    </w:p>
    <w:p w14:paraId="4D24FA40" w14:textId="16D4BD19" w:rsidR="007C1036" w:rsidDel="009D64E4" w:rsidRDefault="007C1036">
      <w:pPr>
        <w:pStyle w:val="TOC1"/>
        <w:rPr>
          <w:ins w:id="530" w:author="Otter, Martin" w:date="2019-09-06T11:29:00Z"/>
          <w:del w:id="531" w:author="Bertsch Christian (CR/AEE3)" w:date="2019-10-01T16:31:00Z"/>
          <w:rFonts w:asciiTheme="minorHAnsi" w:eastAsiaTheme="minorEastAsia" w:hAnsiTheme="minorHAnsi" w:cstheme="minorBidi"/>
          <w:b w:val="0"/>
          <w:bCs w:val="0"/>
          <w:spacing w:val="0"/>
          <w:szCs w:val="22"/>
          <w:lang w:eastAsia="en-US"/>
        </w:rPr>
      </w:pPr>
      <w:ins w:id="532" w:author="Otter, Martin" w:date="2019-09-06T11:29:00Z">
        <w:del w:id="533" w:author="Bertsch Christian (CR/AEE3)" w:date="2019-10-01T16:31:00Z">
          <w:r w:rsidRPr="00EA73BA" w:rsidDel="009D64E4">
            <w:rPr>
              <w:rStyle w:val="Hyperlink"/>
            </w:rPr>
            <w:delText>3.</w:delText>
          </w:r>
          <w:r w:rsidDel="009D64E4">
            <w:rPr>
              <w:rFonts w:asciiTheme="minorHAnsi" w:eastAsiaTheme="minorEastAsia" w:hAnsiTheme="minorHAnsi" w:cstheme="minorBidi"/>
              <w:b w:val="0"/>
              <w:bCs w:val="0"/>
              <w:spacing w:val="0"/>
              <w:szCs w:val="22"/>
              <w:lang w:eastAsia="en-US"/>
            </w:rPr>
            <w:tab/>
          </w:r>
          <w:r w:rsidRPr="00EA73BA" w:rsidDel="009D64E4">
            <w:rPr>
              <w:rStyle w:val="Hyperlink"/>
            </w:rPr>
            <w:delText>FMI for Model Exchange</w:delText>
          </w:r>
          <w:r w:rsidDel="009D64E4">
            <w:rPr>
              <w:webHidden/>
            </w:rPr>
            <w:tab/>
          </w:r>
        </w:del>
      </w:ins>
      <w:ins w:id="534" w:author="Otter, Martin" w:date="2019-09-06T11:33:00Z">
        <w:del w:id="535" w:author="Bertsch Christian (CR/AEE3)" w:date="2019-09-23T06:20:00Z">
          <w:r w:rsidDel="005C4EE5">
            <w:rPr>
              <w:webHidden/>
            </w:rPr>
            <w:delText>76</w:delText>
          </w:r>
        </w:del>
      </w:ins>
    </w:p>
    <w:p w14:paraId="1EA141E4" w14:textId="7A673003" w:rsidR="007C1036" w:rsidDel="009D64E4" w:rsidRDefault="007C1036">
      <w:pPr>
        <w:pStyle w:val="TOC2"/>
        <w:rPr>
          <w:ins w:id="536" w:author="Otter, Martin" w:date="2019-09-06T11:29:00Z"/>
          <w:del w:id="537" w:author="Bertsch Christian (CR/AEE3)" w:date="2019-10-01T16:31:00Z"/>
          <w:rFonts w:asciiTheme="minorHAnsi" w:eastAsiaTheme="minorEastAsia" w:hAnsiTheme="minorHAnsi" w:cstheme="minorBidi"/>
          <w:iCs w:val="0"/>
          <w:spacing w:val="0"/>
          <w:sz w:val="22"/>
          <w:lang w:eastAsia="en-US"/>
        </w:rPr>
      </w:pPr>
      <w:ins w:id="538" w:author="Otter, Martin" w:date="2019-09-06T11:29:00Z">
        <w:del w:id="539" w:author="Bertsch Christian (CR/AEE3)" w:date="2019-10-01T16:31:00Z">
          <w:r w:rsidRPr="00EA73BA" w:rsidDel="009D64E4">
            <w:rPr>
              <w:rStyle w:val="Hyperlink"/>
            </w:rPr>
            <w:delText>3.1</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Mathematical Description</w:delText>
          </w:r>
          <w:r w:rsidDel="009D64E4">
            <w:rPr>
              <w:webHidden/>
            </w:rPr>
            <w:tab/>
          </w:r>
        </w:del>
      </w:ins>
      <w:ins w:id="540" w:author="Otter, Martin" w:date="2019-09-06T11:33:00Z">
        <w:del w:id="541" w:author="Bertsch Christian (CR/AEE3)" w:date="2019-09-23T06:20:00Z">
          <w:r w:rsidDel="005C4EE5">
            <w:rPr>
              <w:webHidden/>
            </w:rPr>
            <w:delText>77</w:delText>
          </w:r>
        </w:del>
      </w:ins>
    </w:p>
    <w:p w14:paraId="2B699D19" w14:textId="63A9CB50" w:rsidR="007C1036" w:rsidDel="009D64E4" w:rsidRDefault="007C1036">
      <w:pPr>
        <w:pStyle w:val="TOC2"/>
        <w:rPr>
          <w:ins w:id="542" w:author="Otter, Martin" w:date="2019-09-06T11:29:00Z"/>
          <w:del w:id="543" w:author="Bertsch Christian (CR/AEE3)" w:date="2019-10-01T16:31:00Z"/>
          <w:rFonts w:asciiTheme="minorHAnsi" w:eastAsiaTheme="minorEastAsia" w:hAnsiTheme="minorHAnsi" w:cstheme="minorBidi"/>
          <w:iCs w:val="0"/>
          <w:spacing w:val="0"/>
          <w:sz w:val="22"/>
          <w:lang w:eastAsia="en-US"/>
        </w:rPr>
      </w:pPr>
      <w:ins w:id="544" w:author="Otter, Martin" w:date="2019-09-06T11:29:00Z">
        <w:del w:id="545" w:author="Bertsch Christian (CR/AEE3)" w:date="2019-10-01T16:31:00Z">
          <w:r w:rsidRPr="00EA73BA" w:rsidDel="009D64E4">
            <w:rPr>
              <w:rStyle w:val="Hyperlink"/>
            </w:rPr>
            <w:delText>3.2</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FMI Application Programming Interface</w:delText>
          </w:r>
          <w:r w:rsidDel="009D64E4">
            <w:rPr>
              <w:webHidden/>
            </w:rPr>
            <w:tab/>
          </w:r>
        </w:del>
      </w:ins>
      <w:ins w:id="546" w:author="Otter, Martin" w:date="2019-09-06T11:33:00Z">
        <w:del w:id="547" w:author="Bertsch Christian (CR/AEE3)" w:date="2019-09-23T06:20:00Z">
          <w:r w:rsidDel="005C4EE5">
            <w:rPr>
              <w:webHidden/>
            </w:rPr>
            <w:delText>87</w:delText>
          </w:r>
        </w:del>
      </w:ins>
    </w:p>
    <w:p w14:paraId="0DBC96AF" w14:textId="03E9AF62" w:rsidR="007C1036" w:rsidDel="009D64E4" w:rsidRDefault="007C1036">
      <w:pPr>
        <w:pStyle w:val="TOC3"/>
        <w:rPr>
          <w:ins w:id="548" w:author="Otter, Martin" w:date="2019-09-06T11:29:00Z"/>
          <w:del w:id="549" w:author="Bertsch Christian (CR/AEE3)" w:date="2019-10-01T16:31:00Z"/>
          <w:rFonts w:asciiTheme="minorHAnsi" w:eastAsiaTheme="minorEastAsia" w:hAnsiTheme="minorHAnsi" w:cstheme="minorBidi"/>
          <w:iCs w:val="0"/>
          <w:spacing w:val="0"/>
          <w:sz w:val="22"/>
          <w:lang w:eastAsia="en-US"/>
        </w:rPr>
      </w:pPr>
      <w:ins w:id="550" w:author="Otter, Martin" w:date="2019-09-06T11:29:00Z">
        <w:del w:id="551" w:author="Bertsch Christian (CR/AEE3)" w:date="2019-10-01T16:31:00Z">
          <w:r w:rsidRPr="00EA73BA" w:rsidDel="009D64E4">
            <w:rPr>
              <w:rStyle w:val="Hyperlink"/>
            </w:rPr>
            <w:delText>3.2.1</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Providing Independent Variables and Re-initialization of Caching</w:delText>
          </w:r>
          <w:r w:rsidDel="009D64E4">
            <w:rPr>
              <w:webHidden/>
            </w:rPr>
            <w:tab/>
          </w:r>
        </w:del>
      </w:ins>
      <w:ins w:id="552" w:author="Otter, Martin" w:date="2019-09-06T11:33:00Z">
        <w:del w:id="553" w:author="Bertsch Christian (CR/AEE3)" w:date="2019-09-23T06:20:00Z">
          <w:r w:rsidDel="005C4EE5">
            <w:rPr>
              <w:webHidden/>
            </w:rPr>
            <w:delText>87</w:delText>
          </w:r>
        </w:del>
      </w:ins>
    </w:p>
    <w:p w14:paraId="16ED7FCF" w14:textId="36F9E49F" w:rsidR="007C1036" w:rsidDel="009D64E4" w:rsidRDefault="007C1036">
      <w:pPr>
        <w:pStyle w:val="TOC3"/>
        <w:rPr>
          <w:ins w:id="554" w:author="Otter, Martin" w:date="2019-09-06T11:29:00Z"/>
          <w:del w:id="555" w:author="Bertsch Christian (CR/AEE3)" w:date="2019-10-01T16:31:00Z"/>
          <w:rFonts w:asciiTheme="minorHAnsi" w:eastAsiaTheme="minorEastAsia" w:hAnsiTheme="minorHAnsi" w:cstheme="minorBidi"/>
          <w:iCs w:val="0"/>
          <w:spacing w:val="0"/>
          <w:sz w:val="22"/>
          <w:lang w:eastAsia="en-US"/>
        </w:rPr>
      </w:pPr>
      <w:ins w:id="556" w:author="Otter, Martin" w:date="2019-09-06T11:29:00Z">
        <w:del w:id="557" w:author="Bertsch Christian (CR/AEE3)" w:date="2019-10-01T16:31:00Z">
          <w:r w:rsidRPr="00EA73BA" w:rsidDel="009D64E4">
            <w:rPr>
              <w:rStyle w:val="Hyperlink"/>
            </w:rPr>
            <w:delText>3.2.2</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Evaluation of Model Equations</w:delText>
          </w:r>
          <w:r w:rsidDel="009D64E4">
            <w:rPr>
              <w:webHidden/>
            </w:rPr>
            <w:tab/>
          </w:r>
        </w:del>
      </w:ins>
      <w:ins w:id="558" w:author="Otter, Martin" w:date="2019-09-06T11:33:00Z">
        <w:del w:id="559" w:author="Bertsch Christian (CR/AEE3)" w:date="2019-09-23T06:20:00Z">
          <w:r w:rsidDel="005C4EE5">
            <w:rPr>
              <w:webHidden/>
            </w:rPr>
            <w:delText>88</w:delText>
          </w:r>
        </w:del>
      </w:ins>
    </w:p>
    <w:p w14:paraId="304CDF93" w14:textId="2BC46D12" w:rsidR="007C1036" w:rsidDel="009D64E4" w:rsidRDefault="007C1036">
      <w:pPr>
        <w:pStyle w:val="TOC3"/>
        <w:rPr>
          <w:ins w:id="560" w:author="Otter, Martin" w:date="2019-09-06T11:29:00Z"/>
          <w:del w:id="561" w:author="Bertsch Christian (CR/AEE3)" w:date="2019-10-01T16:31:00Z"/>
          <w:rFonts w:asciiTheme="minorHAnsi" w:eastAsiaTheme="minorEastAsia" w:hAnsiTheme="minorHAnsi" w:cstheme="minorBidi"/>
          <w:iCs w:val="0"/>
          <w:spacing w:val="0"/>
          <w:sz w:val="22"/>
          <w:lang w:eastAsia="en-US"/>
        </w:rPr>
      </w:pPr>
      <w:ins w:id="562" w:author="Otter, Martin" w:date="2019-09-06T11:29:00Z">
        <w:del w:id="563" w:author="Bertsch Christian (CR/AEE3)" w:date="2019-10-01T16:31:00Z">
          <w:r w:rsidRPr="00EA73BA" w:rsidDel="009D64E4">
            <w:rPr>
              <w:rStyle w:val="Hyperlink"/>
            </w:rPr>
            <w:delText>3.2.3</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State Machine of Calling Sequence</w:delText>
          </w:r>
          <w:r w:rsidDel="009D64E4">
            <w:rPr>
              <w:webHidden/>
            </w:rPr>
            <w:tab/>
          </w:r>
        </w:del>
      </w:ins>
      <w:ins w:id="564" w:author="Otter, Martin" w:date="2019-09-06T11:33:00Z">
        <w:del w:id="565" w:author="Bertsch Christian (CR/AEE3)" w:date="2019-09-23T06:20:00Z">
          <w:r w:rsidDel="005C4EE5">
            <w:rPr>
              <w:webHidden/>
            </w:rPr>
            <w:delText>91</w:delText>
          </w:r>
        </w:del>
      </w:ins>
    </w:p>
    <w:p w14:paraId="1029C6CC" w14:textId="2999260E" w:rsidR="007C1036" w:rsidDel="009D64E4" w:rsidRDefault="007C1036">
      <w:pPr>
        <w:pStyle w:val="TOC3"/>
        <w:rPr>
          <w:ins w:id="566" w:author="Otter, Martin" w:date="2019-09-06T11:29:00Z"/>
          <w:del w:id="567" w:author="Bertsch Christian (CR/AEE3)" w:date="2019-10-01T16:31:00Z"/>
          <w:rFonts w:asciiTheme="minorHAnsi" w:eastAsiaTheme="minorEastAsia" w:hAnsiTheme="minorHAnsi" w:cstheme="minorBidi"/>
          <w:iCs w:val="0"/>
          <w:spacing w:val="0"/>
          <w:sz w:val="22"/>
          <w:lang w:eastAsia="en-US"/>
        </w:rPr>
      </w:pPr>
      <w:ins w:id="568" w:author="Otter, Martin" w:date="2019-09-06T11:29:00Z">
        <w:del w:id="569" w:author="Bertsch Christian (CR/AEE3)" w:date="2019-10-01T16:31:00Z">
          <w:r w:rsidRPr="00EA73BA" w:rsidDel="009D64E4">
            <w:rPr>
              <w:rStyle w:val="Hyperlink"/>
            </w:rPr>
            <w:delText>3.2.4</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Pseudocode Example</w:delText>
          </w:r>
          <w:r w:rsidDel="009D64E4">
            <w:rPr>
              <w:webHidden/>
            </w:rPr>
            <w:tab/>
          </w:r>
        </w:del>
      </w:ins>
      <w:ins w:id="570" w:author="Otter, Martin" w:date="2019-09-06T11:33:00Z">
        <w:del w:id="571" w:author="Bertsch Christian (CR/AEE3)" w:date="2019-09-23T06:20:00Z">
          <w:r w:rsidDel="005C4EE5">
            <w:rPr>
              <w:webHidden/>
            </w:rPr>
            <w:delText>95</w:delText>
          </w:r>
        </w:del>
      </w:ins>
    </w:p>
    <w:p w14:paraId="2DBC4306" w14:textId="7355AABE" w:rsidR="007C1036" w:rsidDel="009D64E4" w:rsidRDefault="007C1036">
      <w:pPr>
        <w:pStyle w:val="TOC2"/>
        <w:rPr>
          <w:ins w:id="572" w:author="Otter, Martin" w:date="2019-09-06T11:29:00Z"/>
          <w:del w:id="573" w:author="Bertsch Christian (CR/AEE3)" w:date="2019-10-01T16:31:00Z"/>
          <w:rFonts w:asciiTheme="minorHAnsi" w:eastAsiaTheme="minorEastAsia" w:hAnsiTheme="minorHAnsi" w:cstheme="minorBidi"/>
          <w:iCs w:val="0"/>
          <w:spacing w:val="0"/>
          <w:sz w:val="22"/>
          <w:lang w:eastAsia="en-US"/>
        </w:rPr>
      </w:pPr>
      <w:ins w:id="574" w:author="Otter, Martin" w:date="2019-09-06T11:29:00Z">
        <w:del w:id="575" w:author="Bertsch Christian (CR/AEE3)" w:date="2019-10-01T16:31:00Z">
          <w:r w:rsidRPr="00EA73BA" w:rsidDel="009D64E4">
            <w:rPr>
              <w:rStyle w:val="Hyperlink"/>
            </w:rPr>
            <w:delText>3.3</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FMI Description Schema</w:delText>
          </w:r>
          <w:r w:rsidDel="009D64E4">
            <w:rPr>
              <w:webHidden/>
            </w:rPr>
            <w:tab/>
          </w:r>
        </w:del>
      </w:ins>
      <w:ins w:id="576" w:author="Otter, Martin" w:date="2019-09-06T11:33:00Z">
        <w:del w:id="577" w:author="Bertsch Christian (CR/AEE3)" w:date="2019-09-23T06:20:00Z">
          <w:r w:rsidDel="005C4EE5">
            <w:rPr>
              <w:webHidden/>
            </w:rPr>
            <w:delText>98</w:delText>
          </w:r>
        </w:del>
      </w:ins>
    </w:p>
    <w:p w14:paraId="2A63F886" w14:textId="38843C0D" w:rsidR="007C1036" w:rsidDel="009D64E4" w:rsidRDefault="007C1036">
      <w:pPr>
        <w:pStyle w:val="TOC3"/>
        <w:rPr>
          <w:ins w:id="578" w:author="Otter, Martin" w:date="2019-09-06T11:29:00Z"/>
          <w:del w:id="579" w:author="Bertsch Christian (CR/AEE3)" w:date="2019-10-01T16:31:00Z"/>
          <w:rFonts w:asciiTheme="minorHAnsi" w:eastAsiaTheme="minorEastAsia" w:hAnsiTheme="minorHAnsi" w:cstheme="minorBidi"/>
          <w:iCs w:val="0"/>
          <w:spacing w:val="0"/>
          <w:sz w:val="22"/>
          <w:lang w:eastAsia="en-US"/>
        </w:rPr>
      </w:pPr>
      <w:ins w:id="580" w:author="Otter, Martin" w:date="2019-09-06T11:29:00Z">
        <w:del w:id="581" w:author="Bertsch Christian (CR/AEE3)" w:date="2019-10-01T16:31:00Z">
          <w:r w:rsidRPr="00EA73BA" w:rsidDel="009D64E4">
            <w:rPr>
              <w:rStyle w:val="Hyperlink"/>
            </w:rPr>
            <w:delText>3.3.1</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Model Exchange FMU (ModelExchange)</w:delText>
          </w:r>
          <w:r w:rsidDel="009D64E4">
            <w:rPr>
              <w:webHidden/>
            </w:rPr>
            <w:tab/>
          </w:r>
        </w:del>
      </w:ins>
      <w:ins w:id="582" w:author="Otter, Martin" w:date="2019-09-06T11:33:00Z">
        <w:del w:id="583" w:author="Bertsch Christian (CR/AEE3)" w:date="2019-09-23T06:20:00Z">
          <w:r w:rsidDel="005C4EE5">
            <w:rPr>
              <w:webHidden/>
            </w:rPr>
            <w:delText>99</w:delText>
          </w:r>
        </w:del>
      </w:ins>
    </w:p>
    <w:p w14:paraId="5842011F" w14:textId="44009078" w:rsidR="007C1036" w:rsidDel="009D64E4" w:rsidRDefault="007C1036">
      <w:pPr>
        <w:pStyle w:val="TOC3"/>
        <w:rPr>
          <w:ins w:id="584" w:author="Otter, Martin" w:date="2019-09-06T11:29:00Z"/>
          <w:del w:id="585" w:author="Bertsch Christian (CR/AEE3)" w:date="2019-10-01T16:31:00Z"/>
          <w:rFonts w:asciiTheme="minorHAnsi" w:eastAsiaTheme="minorEastAsia" w:hAnsiTheme="minorHAnsi" w:cstheme="minorBidi"/>
          <w:iCs w:val="0"/>
          <w:spacing w:val="0"/>
          <w:sz w:val="22"/>
          <w:lang w:eastAsia="en-US"/>
        </w:rPr>
      </w:pPr>
      <w:ins w:id="586" w:author="Otter, Martin" w:date="2019-09-06T11:29:00Z">
        <w:del w:id="587" w:author="Bertsch Christian (CR/AEE3)" w:date="2019-10-01T16:31:00Z">
          <w:r w:rsidRPr="00EA73BA" w:rsidDel="009D64E4">
            <w:rPr>
              <w:rStyle w:val="Hyperlink"/>
            </w:rPr>
            <w:delText>3.3.2</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Example XML Description File</w:delText>
          </w:r>
          <w:r w:rsidDel="009D64E4">
            <w:rPr>
              <w:webHidden/>
            </w:rPr>
            <w:tab/>
          </w:r>
        </w:del>
      </w:ins>
      <w:ins w:id="588" w:author="Otter, Martin" w:date="2019-09-06T11:33:00Z">
        <w:del w:id="589" w:author="Bertsch Christian (CR/AEE3)" w:date="2019-09-23T06:20:00Z">
          <w:r w:rsidDel="005C4EE5">
            <w:rPr>
              <w:webHidden/>
            </w:rPr>
            <w:delText>101</w:delText>
          </w:r>
        </w:del>
      </w:ins>
    </w:p>
    <w:p w14:paraId="7731F74C" w14:textId="64B32BF3" w:rsidR="007C1036" w:rsidDel="009D64E4" w:rsidRDefault="007C1036">
      <w:pPr>
        <w:pStyle w:val="TOC1"/>
        <w:rPr>
          <w:ins w:id="590" w:author="Otter, Martin" w:date="2019-09-06T11:29:00Z"/>
          <w:del w:id="591" w:author="Bertsch Christian (CR/AEE3)" w:date="2019-10-01T16:31:00Z"/>
          <w:rFonts w:asciiTheme="minorHAnsi" w:eastAsiaTheme="minorEastAsia" w:hAnsiTheme="minorHAnsi" w:cstheme="minorBidi"/>
          <w:b w:val="0"/>
          <w:bCs w:val="0"/>
          <w:spacing w:val="0"/>
          <w:szCs w:val="22"/>
          <w:lang w:eastAsia="en-US"/>
        </w:rPr>
      </w:pPr>
      <w:ins w:id="592" w:author="Otter, Martin" w:date="2019-09-06T11:29:00Z">
        <w:del w:id="593" w:author="Bertsch Christian (CR/AEE3)" w:date="2019-10-01T16:31:00Z">
          <w:r w:rsidRPr="00EA73BA" w:rsidDel="009D64E4">
            <w:rPr>
              <w:rStyle w:val="Hyperlink"/>
            </w:rPr>
            <w:delText>4.</w:delText>
          </w:r>
          <w:r w:rsidDel="009D64E4">
            <w:rPr>
              <w:rFonts w:asciiTheme="minorHAnsi" w:eastAsiaTheme="minorEastAsia" w:hAnsiTheme="minorHAnsi" w:cstheme="minorBidi"/>
              <w:b w:val="0"/>
              <w:bCs w:val="0"/>
              <w:spacing w:val="0"/>
              <w:szCs w:val="22"/>
              <w:lang w:eastAsia="en-US"/>
            </w:rPr>
            <w:tab/>
          </w:r>
          <w:r w:rsidRPr="00EA73BA" w:rsidDel="009D64E4">
            <w:rPr>
              <w:rStyle w:val="Hyperlink"/>
            </w:rPr>
            <w:delText>FMI for Co</w:delText>
          </w:r>
          <w:r w:rsidRPr="00EA73BA" w:rsidDel="009D64E4">
            <w:rPr>
              <w:rStyle w:val="Hyperlink"/>
            </w:rPr>
            <w:noBreakHyphen/>
            <w:delText>Simulation</w:delText>
          </w:r>
          <w:r w:rsidDel="009D64E4">
            <w:rPr>
              <w:webHidden/>
            </w:rPr>
            <w:tab/>
          </w:r>
        </w:del>
      </w:ins>
      <w:ins w:id="594" w:author="Otter, Martin" w:date="2019-09-06T11:33:00Z">
        <w:del w:id="595" w:author="Bertsch Christian (CR/AEE3)" w:date="2019-09-23T06:20:00Z">
          <w:r w:rsidDel="005C4EE5">
            <w:rPr>
              <w:webHidden/>
            </w:rPr>
            <w:delText>103</w:delText>
          </w:r>
        </w:del>
      </w:ins>
    </w:p>
    <w:p w14:paraId="52E9142C" w14:textId="48A9F9BF" w:rsidR="007C1036" w:rsidDel="009D64E4" w:rsidRDefault="007C1036">
      <w:pPr>
        <w:pStyle w:val="TOC2"/>
        <w:rPr>
          <w:ins w:id="596" w:author="Otter, Martin" w:date="2019-09-06T11:29:00Z"/>
          <w:del w:id="597" w:author="Bertsch Christian (CR/AEE3)" w:date="2019-10-01T16:31:00Z"/>
          <w:rFonts w:asciiTheme="minorHAnsi" w:eastAsiaTheme="minorEastAsia" w:hAnsiTheme="minorHAnsi" w:cstheme="minorBidi"/>
          <w:iCs w:val="0"/>
          <w:spacing w:val="0"/>
          <w:sz w:val="22"/>
          <w:lang w:eastAsia="en-US"/>
        </w:rPr>
      </w:pPr>
      <w:ins w:id="598" w:author="Otter, Martin" w:date="2019-09-06T11:29:00Z">
        <w:del w:id="599" w:author="Bertsch Christian (CR/AEE3)" w:date="2019-10-01T16:31:00Z">
          <w:r w:rsidRPr="00EA73BA" w:rsidDel="009D64E4">
            <w:rPr>
              <w:rStyle w:val="Hyperlink"/>
            </w:rPr>
            <w:delText>4.1</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Mathematical Description</w:delText>
          </w:r>
          <w:r w:rsidDel="009D64E4">
            <w:rPr>
              <w:webHidden/>
            </w:rPr>
            <w:tab/>
          </w:r>
        </w:del>
      </w:ins>
      <w:ins w:id="600" w:author="Otter, Martin" w:date="2019-09-06T11:33:00Z">
        <w:del w:id="601" w:author="Bertsch Christian (CR/AEE3)" w:date="2019-09-23T06:20:00Z">
          <w:r w:rsidDel="005C4EE5">
            <w:rPr>
              <w:webHidden/>
            </w:rPr>
            <w:delText>104</w:delText>
          </w:r>
        </w:del>
      </w:ins>
    </w:p>
    <w:p w14:paraId="52B7B5AC" w14:textId="3BDEE084" w:rsidR="007C1036" w:rsidDel="009D64E4" w:rsidRDefault="007C1036">
      <w:pPr>
        <w:pStyle w:val="TOC3"/>
        <w:rPr>
          <w:ins w:id="602" w:author="Otter, Martin" w:date="2019-09-06T11:29:00Z"/>
          <w:del w:id="603" w:author="Bertsch Christian (CR/AEE3)" w:date="2019-10-01T16:31:00Z"/>
          <w:rFonts w:asciiTheme="minorHAnsi" w:eastAsiaTheme="minorEastAsia" w:hAnsiTheme="minorHAnsi" w:cstheme="minorBidi"/>
          <w:iCs w:val="0"/>
          <w:spacing w:val="0"/>
          <w:sz w:val="22"/>
          <w:lang w:eastAsia="en-US"/>
        </w:rPr>
      </w:pPr>
      <w:ins w:id="604" w:author="Otter, Martin" w:date="2019-09-06T11:29:00Z">
        <w:del w:id="605" w:author="Bertsch Christian (CR/AEE3)" w:date="2019-10-01T16:31:00Z">
          <w:r w:rsidRPr="00EA73BA" w:rsidDel="009D64E4">
            <w:rPr>
              <w:rStyle w:val="Hyperlink"/>
            </w:rPr>
            <w:delText>4.1.1</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Basics</w:delText>
          </w:r>
          <w:r w:rsidDel="009D64E4">
            <w:rPr>
              <w:webHidden/>
            </w:rPr>
            <w:tab/>
          </w:r>
        </w:del>
      </w:ins>
      <w:ins w:id="606" w:author="Otter, Martin" w:date="2019-09-06T11:33:00Z">
        <w:del w:id="607" w:author="Bertsch Christian (CR/AEE3)" w:date="2019-09-23T06:20:00Z">
          <w:r w:rsidDel="005C4EE5">
            <w:rPr>
              <w:webHidden/>
            </w:rPr>
            <w:delText>104</w:delText>
          </w:r>
        </w:del>
      </w:ins>
    </w:p>
    <w:p w14:paraId="6CC17195" w14:textId="7057F068" w:rsidR="007C1036" w:rsidDel="009D64E4" w:rsidRDefault="007C1036">
      <w:pPr>
        <w:pStyle w:val="TOC3"/>
        <w:rPr>
          <w:ins w:id="608" w:author="Otter, Martin" w:date="2019-09-06T11:29:00Z"/>
          <w:del w:id="609" w:author="Bertsch Christian (CR/AEE3)" w:date="2019-10-01T16:31:00Z"/>
          <w:rFonts w:asciiTheme="minorHAnsi" w:eastAsiaTheme="minorEastAsia" w:hAnsiTheme="minorHAnsi" w:cstheme="minorBidi"/>
          <w:iCs w:val="0"/>
          <w:spacing w:val="0"/>
          <w:sz w:val="22"/>
          <w:lang w:eastAsia="en-US"/>
        </w:rPr>
      </w:pPr>
      <w:ins w:id="610" w:author="Otter, Martin" w:date="2019-09-06T11:29:00Z">
        <w:del w:id="611" w:author="Bertsch Christian (CR/AEE3)" w:date="2019-10-01T16:31:00Z">
          <w:r w:rsidRPr="00EA73BA" w:rsidDel="009D64E4">
            <w:rPr>
              <w:rStyle w:val="Hyperlink"/>
            </w:rPr>
            <w:delText>4.1.2</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Mathematical Model</w:delText>
          </w:r>
          <w:r w:rsidDel="009D64E4">
            <w:rPr>
              <w:webHidden/>
            </w:rPr>
            <w:tab/>
          </w:r>
        </w:del>
      </w:ins>
      <w:ins w:id="612" w:author="Otter, Martin" w:date="2019-09-06T11:33:00Z">
        <w:del w:id="613" w:author="Bertsch Christian (CR/AEE3)" w:date="2019-09-23T06:20:00Z">
          <w:r w:rsidDel="005C4EE5">
            <w:rPr>
              <w:webHidden/>
            </w:rPr>
            <w:delText>106</w:delText>
          </w:r>
        </w:del>
      </w:ins>
    </w:p>
    <w:p w14:paraId="542F42C2" w14:textId="78AEB86B" w:rsidR="007C1036" w:rsidDel="009D64E4" w:rsidRDefault="007C1036">
      <w:pPr>
        <w:pStyle w:val="TOC2"/>
        <w:rPr>
          <w:ins w:id="614" w:author="Otter, Martin" w:date="2019-09-06T11:29:00Z"/>
          <w:del w:id="615" w:author="Bertsch Christian (CR/AEE3)" w:date="2019-10-01T16:31:00Z"/>
          <w:rFonts w:asciiTheme="minorHAnsi" w:eastAsiaTheme="minorEastAsia" w:hAnsiTheme="minorHAnsi" w:cstheme="minorBidi"/>
          <w:iCs w:val="0"/>
          <w:spacing w:val="0"/>
          <w:sz w:val="22"/>
          <w:lang w:eastAsia="en-US"/>
        </w:rPr>
      </w:pPr>
      <w:ins w:id="616" w:author="Otter, Martin" w:date="2019-09-06T11:29:00Z">
        <w:del w:id="617" w:author="Bertsch Christian (CR/AEE3)" w:date="2019-10-01T16:31:00Z">
          <w:r w:rsidRPr="00EA73BA" w:rsidDel="009D64E4">
            <w:rPr>
              <w:rStyle w:val="Hyperlink"/>
            </w:rPr>
            <w:delText>4.2</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FMI Application Programming Interface</w:delText>
          </w:r>
          <w:r w:rsidDel="009D64E4">
            <w:rPr>
              <w:webHidden/>
            </w:rPr>
            <w:tab/>
          </w:r>
        </w:del>
      </w:ins>
      <w:ins w:id="618" w:author="Otter, Martin" w:date="2019-09-06T11:33:00Z">
        <w:del w:id="619" w:author="Bertsch Christian (CR/AEE3)" w:date="2019-09-23T06:20:00Z">
          <w:r w:rsidDel="005C4EE5">
            <w:rPr>
              <w:webHidden/>
            </w:rPr>
            <w:delText>109</w:delText>
          </w:r>
        </w:del>
      </w:ins>
    </w:p>
    <w:p w14:paraId="34210064" w14:textId="61E5DDC6" w:rsidR="007C1036" w:rsidDel="009D64E4" w:rsidRDefault="007C1036">
      <w:pPr>
        <w:pStyle w:val="TOC3"/>
        <w:rPr>
          <w:ins w:id="620" w:author="Otter, Martin" w:date="2019-09-06T11:29:00Z"/>
          <w:del w:id="621" w:author="Bertsch Christian (CR/AEE3)" w:date="2019-10-01T16:31:00Z"/>
          <w:rFonts w:asciiTheme="minorHAnsi" w:eastAsiaTheme="minorEastAsia" w:hAnsiTheme="minorHAnsi" w:cstheme="minorBidi"/>
          <w:iCs w:val="0"/>
          <w:spacing w:val="0"/>
          <w:sz w:val="22"/>
          <w:lang w:eastAsia="en-US"/>
        </w:rPr>
      </w:pPr>
      <w:ins w:id="622" w:author="Otter, Martin" w:date="2019-09-06T11:29:00Z">
        <w:del w:id="623" w:author="Bertsch Christian (CR/AEE3)" w:date="2019-10-01T16:31:00Z">
          <w:r w:rsidRPr="00EA73BA" w:rsidDel="009D64E4">
            <w:rPr>
              <w:rStyle w:val="Hyperlink"/>
            </w:rPr>
            <w:delText>4.2.1</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Transfer of Input / Output Values and Parameters</w:delText>
          </w:r>
          <w:r w:rsidDel="009D64E4">
            <w:rPr>
              <w:webHidden/>
            </w:rPr>
            <w:tab/>
          </w:r>
        </w:del>
      </w:ins>
      <w:ins w:id="624" w:author="Otter, Martin" w:date="2019-09-06T11:33:00Z">
        <w:del w:id="625" w:author="Bertsch Christian (CR/AEE3)" w:date="2019-09-23T06:20:00Z">
          <w:r w:rsidDel="005C4EE5">
            <w:rPr>
              <w:webHidden/>
            </w:rPr>
            <w:delText>109</w:delText>
          </w:r>
        </w:del>
      </w:ins>
    </w:p>
    <w:p w14:paraId="7118D617" w14:textId="4A79ED57" w:rsidR="007C1036" w:rsidDel="009D64E4" w:rsidRDefault="007C1036">
      <w:pPr>
        <w:pStyle w:val="TOC3"/>
        <w:rPr>
          <w:ins w:id="626" w:author="Otter, Martin" w:date="2019-09-06T11:29:00Z"/>
          <w:del w:id="627" w:author="Bertsch Christian (CR/AEE3)" w:date="2019-10-01T16:31:00Z"/>
          <w:rFonts w:asciiTheme="minorHAnsi" w:eastAsiaTheme="minorEastAsia" w:hAnsiTheme="minorHAnsi" w:cstheme="minorBidi"/>
          <w:iCs w:val="0"/>
          <w:spacing w:val="0"/>
          <w:sz w:val="22"/>
          <w:lang w:eastAsia="en-US"/>
        </w:rPr>
      </w:pPr>
      <w:ins w:id="628" w:author="Otter, Martin" w:date="2019-09-06T11:29:00Z">
        <w:del w:id="629" w:author="Bertsch Christian (CR/AEE3)" w:date="2019-10-01T16:31:00Z">
          <w:r w:rsidRPr="00EA73BA" w:rsidDel="009D64E4">
            <w:rPr>
              <w:rStyle w:val="Hyperlink"/>
            </w:rPr>
            <w:delText>4.2.2</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Computation</w:delText>
          </w:r>
          <w:r w:rsidDel="009D64E4">
            <w:rPr>
              <w:webHidden/>
            </w:rPr>
            <w:tab/>
          </w:r>
        </w:del>
      </w:ins>
      <w:ins w:id="630" w:author="Otter, Martin" w:date="2019-09-06T11:33:00Z">
        <w:del w:id="631" w:author="Bertsch Christian (CR/AEE3)" w:date="2019-09-23T06:20:00Z">
          <w:r w:rsidDel="005C4EE5">
            <w:rPr>
              <w:webHidden/>
            </w:rPr>
            <w:delText>110</w:delText>
          </w:r>
        </w:del>
      </w:ins>
    </w:p>
    <w:p w14:paraId="60DA216C" w14:textId="4292F879" w:rsidR="007C1036" w:rsidDel="009D64E4" w:rsidRDefault="007C1036">
      <w:pPr>
        <w:pStyle w:val="TOC3"/>
        <w:rPr>
          <w:ins w:id="632" w:author="Otter, Martin" w:date="2019-09-06T11:29:00Z"/>
          <w:del w:id="633" w:author="Bertsch Christian (CR/AEE3)" w:date="2019-10-01T16:31:00Z"/>
          <w:rFonts w:asciiTheme="minorHAnsi" w:eastAsiaTheme="minorEastAsia" w:hAnsiTheme="minorHAnsi" w:cstheme="minorBidi"/>
          <w:iCs w:val="0"/>
          <w:spacing w:val="0"/>
          <w:sz w:val="22"/>
          <w:lang w:eastAsia="en-US"/>
        </w:rPr>
      </w:pPr>
      <w:ins w:id="634" w:author="Otter, Martin" w:date="2019-09-06T11:29:00Z">
        <w:del w:id="635" w:author="Bertsch Christian (CR/AEE3)" w:date="2019-10-01T16:31:00Z">
          <w:r w:rsidRPr="00EA73BA" w:rsidDel="009D64E4">
            <w:rPr>
              <w:rStyle w:val="Hyperlink"/>
            </w:rPr>
            <w:delText>4.2.3</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Retrieving Status Information from the Slave</w:delText>
          </w:r>
          <w:r w:rsidDel="009D64E4">
            <w:rPr>
              <w:webHidden/>
            </w:rPr>
            <w:tab/>
          </w:r>
        </w:del>
      </w:ins>
      <w:ins w:id="636" w:author="Otter, Martin" w:date="2019-09-06T11:33:00Z">
        <w:del w:id="637" w:author="Bertsch Christian (CR/AEE3)" w:date="2019-09-23T06:20:00Z">
          <w:r w:rsidDel="005C4EE5">
            <w:rPr>
              <w:webHidden/>
            </w:rPr>
            <w:delText>113</w:delText>
          </w:r>
        </w:del>
      </w:ins>
    </w:p>
    <w:p w14:paraId="2B4109D2" w14:textId="1B5319F1" w:rsidR="007C1036" w:rsidDel="009D64E4" w:rsidRDefault="007C1036">
      <w:pPr>
        <w:pStyle w:val="TOC3"/>
        <w:rPr>
          <w:ins w:id="638" w:author="Otter, Martin" w:date="2019-09-06T11:29:00Z"/>
          <w:del w:id="639" w:author="Bertsch Christian (CR/AEE3)" w:date="2019-10-01T16:31:00Z"/>
          <w:rFonts w:asciiTheme="minorHAnsi" w:eastAsiaTheme="minorEastAsia" w:hAnsiTheme="minorHAnsi" w:cstheme="minorBidi"/>
          <w:iCs w:val="0"/>
          <w:spacing w:val="0"/>
          <w:sz w:val="22"/>
          <w:lang w:eastAsia="en-US"/>
        </w:rPr>
      </w:pPr>
      <w:ins w:id="640" w:author="Otter, Martin" w:date="2019-09-06T11:29:00Z">
        <w:del w:id="641" w:author="Bertsch Christian (CR/AEE3)" w:date="2019-10-01T16:31:00Z">
          <w:r w:rsidRPr="00EA73BA" w:rsidDel="009D64E4">
            <w:rPr>
              <w:rStyle w:val="Hyperlink"/>
            </w:rPr>
            <w:delText>4.2.4</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State Machine of Calling Sequence from Master to Slave</w:delText>
          </w:r>
          <w:r w:rsidDel="009D64E4">
            <w:rPr>
              <w:webHidden/>
            </w:rPr>
            <w:tab/>
          </w:r>
        </w:del>
      </w:ins>
      <w:ins w:id="642" w:author="Otter, Martin" w:date="2019-09-06T11:33:00Z">
        <w:del w:id="643" w:author="Bertsch Christian (CR/AEE3)" w:date="2019-09-23T06:20:00Z">
          <w:r w:rsidDel="005C4EE5">
            <w:rPr>
              <w:webHidden/>
            </w:rPr>
            <w:delText>114</w:delText>
          </w:r>
        </w:del>
      </w:ins>
    </w:p>
    <w:p w14:paraId="7922921B" w14:textId="5E17002D" w:rsidR="007C1036" w:rsidDel="009D64E4" w:rsidRDefault="007C1036">
      <w:pPr>
        <w:pStyle w:val="TOC3"/>
        <w:rPr>
          <w:ins w:id="644" w:author="Otter, Martin" w:date="2019-09-06T11:29:00Z"/>
          <w:del w:id="645" w:author="Bertsch Christian (CR/AEE3)" w:date="2019-10-01T16:31:00Z"/>
          <w:rFonts w:asciiTheme="minorHAnsi" w:eastAsiaTheme="minorEastAsia" w:hAnsiTheme="minorHAnsi" w:cstheme="minorBidi"/>
          <w:iCs w:val="0"/>
          <w:spacing w:val="0"/>
          <w:sz w:val="22"/>
          <w:lang w:eastAsia="en-US"/>
        </w:rPr>
      </w:pPr>
      <w:ins w:id="646" w:author="Otter, Martin" w:date="2019-09-06T11:29:00Z">
        <w:del w:id="647" w:author="Bertsch Christian (CR/AEE3)" w:date="2019-10-01T16:31:00Z">
          <w:r w:rsidRPr="00EA73BA" w:rsidDel="009D64E4">
            <w:rPr>
              <w:rStyle w:val="Hyperlink"/>
            </w:rPr>
            <w:delText>4.2.5</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Pseudocode Example</w:delText>
          </w:r>
          <w:r w:rsidDel="009D64E4">
            <w:rPr>
              <w:webHidden/>
            </w:rPr>
            <w:tab/>
          </w:r>
        </w:del>
      </w:ins>
      <w:ins w:id="648" w:author="Otter, Martin" w:date="2019-09-06T11:33:00Z">
        <w:del w:id="649" w:author="Bertsch Christian (CR/AEE3)" w:date="2019-09-23T06:20:00Z">
          <w:r w:rsidDel="005C4EE5">
            <w:rPr>
              <w:webHidden/>
            </w:rPr>
            <w:delText>117</w:delText>
          </w:r>
        </w:del>
      </w:ins>
    </w:p>
    <w:p w14:paraId="3E4C0753" w14:textId="336E9F15" w:rsidR="007C1036" w:rsidDel="009D64E4" w:rsidRDefault="007C1036">
      <w:pPr>
        <w:pStyle w:val="TOC2"/>
        <w:rPr>
          <w:ins w:id="650" w:author="Otter, Martin" w:date="2019-09-06T11:29:00Z"/>
          <w:del w:id="651" w:author="Bertsch Christian (CR/AEE3)" w:date="2019-10-01T16:31:00Z"/>
          <w:rFonts w:asciiTheme="minorHAnsi" w:eastAsiaTheme="minorEastAsia" w:hAnsiTheme="minorHAnsi" w:cstheme="minorBidi"/>
          <w:iCs w:val="0"/>
          <w:spacing w:val="0"/>
          <w:sz w:val="22"/>
          <w:lang w:eastAsia="en-US"/>
        </w:rPr>
      </w:pPr>
      <w:ins w:id="652" w:author="Otter, Martin" w:date="2019-09-06T11:29:00Z">
        <w:del w:id="653" w:author="Bertsch Christian (CR/AEE3)" w:date="2019-10-01T16:31:00Z">
          <w:r w:rsidRPr="00EA73BA" w:rsidDel="009D64E4">
            <w:rPr>
              <w:rStyle w:val="Hyperlink"/>
            </w:rPr>
            <w:delText>4.3</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FMI Description Schema</w:delText>
          </w:r>
          <w:r w:rsidDel="009D64E4">
            <w:rPr>
              <w:webHidden/>
            </w:rPr>
            <w:tab/>
          </w:r>
        </w:del>
      </w:ins>
      <w:ins w:id="654" w:author="Otter, Martin" w:date="2019-09-06T11:33:00Z">
        <w:del w:id="655" w:author="Bertsch Christian (CR/AEE3)" w:date="2019-09-23T06:20:00Z">
          <w:r w:rsidDel="005C4EE5">
            <w:rPr>
              <w:webHidden/>
            </w:rPr>
            <w:delText>119</w:delText>
          </w:r>
        </w:del>
      </w:ins>
    </w:p>
    <w:p w14:paraId="05C1DC30" w14:textId="35D9AF36" w:rsidR="007C1036" w:rsidDel="009D64E4" w:rsidRDefault="007C1036">
      <w:pPr>
        <w:pStyle w:val="TOC3"/>
        <w:rPr>
          <w:ins w:id="656" w:author="Otter, Martin" w:date="2019-09-06T11:29:00Z"/>
          <w:del w:id="657" w:author="Bertsch Christian (CR/AEE3)" w:date="2019-10-01T16:31:00Z"/>
          <w:rFonts w:asciiTheme="minorHAnsi" w:eastAsiaTheme="minorEastAsia" w:hAnsiTheme="minorHAnsi" w:cstheme="minorBidi"/>
          <w:iCs w:val="0"/>
          <w:spacing w:val="0"/>
          <w:sz w:val="22"/>
          <w:lang w:eastAsia="en-US"/>
        </w:rPr>
      </w:pPr>
      <w:ins w:id="658" w:author="Otter, Martin" w:date="2019-09-06T11:29:00Z">
        <w:del w:id="659" w:author="Bertsch Christian (CR/AEE3)" w:date="2019-10-01T16:31:00Z">
          <w:r w:rsidRPr="00EA73BA" w:rsidDel="009D64E4">
            <w:rPr>
              <w:rStyle w:val="Hyperlink"/>
            </w:rPr>
            <w:delText>4.3.1</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Co</w:delText>
          </w:r>
          <w:r w:rsidRPr="00EA73BA" w:rsidDel="009D64E4">
            <w:rPr>
              <w:rStyle w:val="Hyperlink"/>
            </w:rPr>
            <w:noBreakHyphen/>
            <w:delText>Simulation FMU (CoSimulation)</w:delText>
          </w:r>
          <w:r w:rsidDel="009D64E4">
            <w:rPr>
              <w:webHidden/>
            </w:rPr>
            <w:tab/>
          </w:r>
        </w:del>
      </w:ins>
      <w:ins w:id="660" w:author="Otter, Martin" w:date="2019-09-06T11:33:00Z">
        <w:del w:id="661" w:author="Bertsch Christian (CR/AEE3)" w:date="2019-09-23T06:20:00Z">
          <w:r w:rsidDel="005C4EE5">
            <w:rPr>
              <w:webHidden/>
            </w:rPr>
            <w:delText>119</w:delText>
          </w:r>
        </w:del>
      </w:ins>
    </w:p>
    <w:p w14:paraId="7928D987" w14:textId="7B238880" w:rsidR="007C1036" w:rsidDel="009D64E4" w:rsidRDefault="007C1036">
      <w:pPr>
        <w:pStyle w:val="TOC3"/>
        <w:rPr>
          <w:ins w:id="662" w:author="Otter, Martin" w:date="2019-09-06T11:29:00Z"/>
          <w:del w:id="663" w:author="Bertsch Christian (CR/AEE3)" w:date="2019-10-01T16:31:00Z"/>
          <w:rFonts w:asciiTheme="minorHAnsi" w:eastAsiaTheme="minorEastAsia" w:hAnsiTheme="minorHAnsi" w:cstheme="minorBidi"/>
          <w:iCs w:val="0"/>
          <w:spacing w:val="0"/>
          <w:sz w:val="22"/>
          <w:lang w:eastAsia="en-US"/>
        </w:rPr>
      </w:pPr>
      <w:ins w:id="664" w:author="Otter, Martin" w:date="2019-09-06T11:29:00Z">
        <w:del w:id="665" w:author="Bertsch Christian (CR/AEE3)" w:date="2019-10-01T16:31:00Z">
          <w:r w:rsidRPr="00EA73BA" w:rsidDel="009D64E4">
            <w:rPr>
              <w:rStyle w:val="Hyperlink"/>
            </w:rPr>
            <w:delText>4.3.2</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Example XML Description File</w:delText>
          </w:r>
          <w:r w:rsidDel="009D64E4">
            <w:rPr>
              <w:webHidden/>
            </w:rPr>
            <w:tab/>
          </w:r>
        </w:del>
      </w:ins>
      <w:ins w:id="666" w:author="Otter, Martin" w:date="2019-09-06T11:33:00Z">
        <w:del w:id="667" w:author="Bertsch Christian (CR/AEE3)" w:date="2019-09-23T06:20:00Z">
          <w:r w:rsidDel="005C4EE5">
            <w:rPr>
              <w:webHidden/>
            </w:rPr>
            <w:delText>123</w:delText>
          </w:r>
        </w:del>
      </w:ins>
    </w:p>
    <w:p w14:paraId="2F2E03CF" w14:textId="1D388732" w:rsidR="007C1036" w:rsidDel="009D64E4" w:rsidRDefault="007C1036">
      <w:pPr>
        <w:pStyle w:val="TOC1"/>
        <w:rPr>
          <w:ins w:id="668" w:author="Otter, Martin" w:date="2019-09-06T11:29:00Z"/>
          <w:del w:id="669" w:author="Bertsch Christian (CR/AEE3)" w:date="2019-10-01T16:31:00Z"/>
          <w:rFonts w:asciiTheme="minorHAnsi" w:eastAsiaTheme="minorEastAsia" w:hAnsiTheme="minorHAnsi" w:cstheme="minorBidi"/>
          <w:b w:val="0"/>
          <w:bCs w:val="0"/>
          <w:spacing w:val="0"/>
          <w:szCs w:val="22"/>
          <w:lang w:eastAsia="en-US"/>
        </w:rPr>
      </w:pPr>
      <w:ins w:id="670" w:author="Otter, Martin" w:date="2019-09-06T11:29:00Z">
        <w:del w:id="671" w:author="Bertsch Christian (CR/AEE3)" w:date="2019-10-01T16:31:00Z">
          <w:r w:rsidRPr="00EA73BA" w:rsidDel="009D64E4">
            <w:rPr>
              <w:rStyle w:val="Hyperlink"/>
            </w:rPr>
            <w:delText>5.</w:delText>
          </w:r>
          <w:r w:rsidDel="009D64E4">
            <w:rPr>
              <w:rFonts w:asciiTheme="minorHAnsi" w:eastAsiaTheme="minorEastAsia" w:hAnsiTheme="minorHAnsi" w:cstheme="minorBidi"/>
              <w:b w:val="0"/>
              <w:bCs w:val="0"/>
              <w:spacing w:val="0"/>
              <w:szCs w:val="22"/>
              <w:lang w:eastAsia="en-US"/>
            </w:rPr>
            <w:tab/>
          </w:r>
          <w:r w:rsidRPr="00EA73BA" w:rsidDel="009D64E4">
            <w:rPr>
              <w:rStyle w:val="Hyperlink"/>
            </w:rPr>
            <w:delText>Literature</w:delText>
          </w:r>
          <w:r w:rsidDel="009D64E4">
            <w:rPr>
              <w:webHidden/>
            </w:rPr>
            <w:tab/>
          </w:r>
        </w:del>
      </w:ins>
      <w:ins w:id="672" w:author="Otter, Martin" w:date="2019-09-06T11:33:00Z">
        <w:del w:id="673" w:author="Bertsch Christian (CR/AEE3)" w:date="2019-09-23T06:20:00Z">
          <w:r w:rsidDel="005C4EE5">
            <w:rPr>
              <w:webHidden/>
            </w:rPr>
            <w:delText>126</w:delText>
          </w:r>
        </w:del>
      </w:ins>
    </w:p>
    <w:p w14:paraId="1354E81B" w14:textId="1CA743D6" w:rsidR="007C1036" w:rsidDel="009D64E4" w:rsidRDefault="007C1036">
      <w:pPr>
        <w:pStyle w:val="TOC1"/>
        <w:tabs>
          <w:tab w:val="left" w:pos="1680"/>
        </w:tabs>
        <w:rPr>
          <w:ins w:id="674" w:author="Otter, Martin" w:date="2019-09-06T11:29:00Z"/>
          <w:del w:id="675" w:author="Bertsch Christian (CR/AEE3)" w:date="2019-10-01T16:31:00Z"/>
          <w:rFonts w:asciiTheme="minorHAnsi" w:eastAsiaTheme="minorEastAsia" w:hAnsiTheme="minorHAnsi" w:cstheme="minorBidi"/>
          <w:b w:val="0"/>
          <w:bCs w:val="0"/>
          <w:spacing w:val="0"/>
          <w:szCs w:val="22"/>
          <w:lang w:eastAsia="en-US"/>
        </w:rPr>
      </w:pPr>
      <w:ins w:id="676" w:author="Otter, Martin" w:date="2019-09-06T11:29:00Z">
        <w:del w:id="677" w:author="Bertsch Christian (CR/AEE3)" w:date="2019-10-01T16:31:00Z">
          <w:r w:rsidRPr="00EA73BA" w:rsidDel="009D64E4">
            <w:rPr>
              <w:rStyle w:val="Hyperlink"/>
            </w:rPr>
            <w:delText>Appendix A</w:delText>
          </w:r>
          <w:r w:rsidDel="009D64E4">
            <w:rPr>
              <w:rFonts w:asciiTheme="minorHAnsi" w:eastAsiaTheme="minorEastAsia" w:hAnsiTheme="minorHAnsi" w:cstheme="minorBidi"/>
              <w:b w:val="0"/>
              <w:bCs w:val="0"/>
              <w:spacing w:val="0"/>
              <w:szCs w:val="22"/>
              <w:lang w:eastAsia="en-US"/>
            </w:rPr>
            <w:tab/>
          </w:r>
          <w:r w:rsidRPr="00EA73BA" w:rsidDel="009D64E4">
            <w:rPr>
              <w:rStyle w:val="Hyperlink"/>
            </w:rPr>
            <w:delText>FMI Revision History</w:delText>
          </w:r>
          <w:r w:rsidDel="009D64E4">
            <w:rPr>
              <w:webHidden/>
            </w:rPr>
            <w:tab/>
          </w:r>
        </w:del>
      </w:ins>
      <w:ins w:id="678" w:author="Otter, Martin" w:date="2019-09-06T11:33:00Z">
        <w:del w:id="679" w:author="Bertsch Christian (CR/AEE3)" w:date="2019-09-23T06:20:00Z">
          <w:r w:rsidDel="005C4EE5">
            <w:rPr>
              <w:webHidden/>
            </w:rPr>
            <w:delText>127</w:delText>
          </w:r>
        </w:del>
      </w:ins>
    </w:p>
    <w:p w14:paraId="3B59075C" w14:textId="57E224D5" w:rsidR="007C1036" w:rsidDel="009D64E4" w:rsidRDefault="007C1036">
      <w:pPr>
        <w:pStyle w:val="TOC2"/>
        <w:rPr>
          <w:ins w:id="680" w:author="Otter, Martin" w:date="2019-09-06T11:29:00Z"/>
          <w:del w:id="681" w:author="Bertsch Christian (CR/AEE3)" w:date="2019-10-01T16:31:00Z"/>
          <w:rFonts w:asciiTheme="minorHAnsi" w:eastAsiaTheme="minorEastAsia" w:hAnsiTheme="minorHAnsi" w:cstheme="minorBidi"/>
          <w:iCs w:val="0"/>
          <w:spacing w:val="0"/>
          <w:sz w:val="22"/>
          <w:lang w:eastAsia="en-US"/>
        </w:rPr>
      </w:pPr>
      <w:ins w:id="682" w:author="Otter, Martin" w:date="2019-09-06T11:29:00Z">
        <w:del w:id="683" w:author="Bertsch Christian (CR/AEE3)" w:date="2019-10-01T16:31:00Z">
          <w:r w:rsidRPr="00EA73BA" w:rsidDel="009D64E4">
            <w:rPr>
              <w:rStyle w:val="Hyperlink"/>
            </w:rPr>
            <w:delText>A.1</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Version 1.0 – FMI for Model Exchange</w:delText>
          </w:r>
          <w:r w:rsidDel="009D64E4">
            <w:rPr>
              <w:webHidden/>
            </w:rPr>
            <w:tab/>
          </w:r>
        </w:del>
      </w:ins>
      <w:ins w:id="684" w:author="Otter, Martin" w:date="2019-09-06T11:33:00Z">
        <w:del w:id="685" w:author="Bertsch Christian (CR/AEE3)" w:date="2019-09-23T06:20:00Z">
          <w:r w:rsidDel="005C4EE5">
            <w:rPr>
              <w:webHidden/>
            </w:rPr>
            <w:delText>127</w:delText>
          </w:r>
        </w:del>
      </w:ins>
    </w:p>
    <w:p w14:paraId="617C2D0F" w14:textId="19ABF325" w:rsidR="007C1036" w:rsidDel="009D64E4" w:rsidRDefault="007C1036">
      <w:pPr>
        <w:pStyle w:val="TOC2"/>
        <w:rPr>
          <w:ins w:id="686" w:author="Otter, Martin" w:date="2019-09-06T11:29:00Z"/>
          <w:del w:id="687" w:author="Bertsch Christian (CR/AEE3)" w:date="2019-10-01T16:31:00Z"/>
          <w:rFonts w:asciiTheme="minorHAnsi" w:eastAsiaTheme="minorEastAsia" w:hAnsiTheme="minorHAnsi" w:cstheme="minorBidi"/>
          <w:iCs w:val="0"/>
          <w:spacing w:val="0"/>
          <w:sz w:val="22"/>
          <w:lang w:eastAsia="en-US"/>
        </w:rPr>
      </w:pPr>
      <w:ins w:id="688" w:author="Otter, Martin" w:date="2019-09-06T11:29:00Z">
        <w:del w:id="689" w:author="Bertsch Christian (CR/AEE3)" w:date="2019-10-01T16:31:00Z">
          <w:r w:rsidRPr="00EA73BA" w:rsidDel="009D64E4">
            <w:rPr>
              <w:rStyle w:val="Hyperlink"/>
            </w:rPr>
            <w:delText>A.2</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Version 1.0 – FMI for Co-Simulation</w:delText>
          </w:r>
          <w:r w:rsidDel="009D64E4">
            <w:rPr>
              <w:webHidden/>
            </w:rPr>
            <w:tab/>
          </w:r>
        </w:del>
      </w:ins>
      <w:ins w:id="690" w:author="Otter, Martin" w:date="2019-09-06T11:33:00Z">
        <w:del w:id="691" w:author="Bertsch Christian (CR/AEE3)" w:date="2019-09-23T06:20:00Z">
          <w:r w:rsidDel="005C4EE5">
            <w:rPr>
              <w:webHidden/>
            </w:rPr>
            <w:delText>128</w:delText>
          </w:r>
        </w:del>
      </w:ins>
    </w:p>
    <w:p w14:paraId="73D99414" w14:textId="749B9E44" w:rsidR="007C1036" w:rsidDel="009D64E4" w:rsidRDefault="007C1036">
      <w:pPr>
        <w:pStyle w:val="TOC2"/>
        <w:rPr>
          <w:ins w:id="692" w:author="Otter, Martin" w:date="2019-09-06T11:29:00Z"/>
          <w:del w:id="693" w:author="Bertsch Christian (CR/AEE3)" w:date="2019-10-01T16:31:00Z"/>
          <w:rFonts w:asciiTheme="minorHAnsi" w:eastAsiaTheme="minorEastAsia" w:hAnsiTheme="minorHAnsi" w:cstheme="minorBidi"/>
          <w:iCs w:val="0"/>
          <w:spacing w:val="0"/>
          <w:sz w:val="22"/>
          <w:lang w:eastAsia="en-US"/>
        </w:rPr>
      </w:pPr>
      <w:ins w:id="694" w:author="Otter, Martin" w:date="2019-09-06T11:29:00Z">
        <w:del w:id="695" w:author="Bertsch Christian (CR/AEE3)" w:date="2019-10-01T16:31:00Z">
          <w:r w:rsidRPr="00EA73BA" w:rsidDel="009D64E4">
            <w:rPr>
              <w:rStyle w:val="Hyperlink"/>
            </w:rPr>
            <w:delText>A.3</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Version 2.0 – FMI for Model Exchange and Co-Simulation</w:delText>
          </w:r>
          <w:r w:rsidDel="009D64E4">
            <w:rPr>
              <w:webHidden/>
            </w:rPr>
            <w:tab/>
          </w:r>
        </w:del>
      </w:ins>
      <w:ins w:id="696" w:author="Otter, Martin" w:date="2019-09-06T11:33:00Z">
        <w:del w:id="697" w:author="Bertsch Christian (CR/AEE3)" w:date="2019-09-23T06:20:00Z">
          <w:r w:rsidDel="005C4EE5">
            <w:rPr>
              <w:webHidden/>
            </w:rPr>
            <w:delText>129</w:delText>
          </w:r>
        </w:del>
      </w:ins>
    </w:p>
    <w:p w14:paraId="7D12B83A" w14:textId="11139004" w:rsidR="007C1036" w:rsidDel="009D64E4" w:rsidRDefault="007C1036">
      <w:pPr>
        <w:pStyle w:val="TOC3"/>
        <w:rPr>
          <w:ins w:id="698" w:author="Otter, Martin" w:date="2019-09-06T11:29:00Z"/>
          <w:del w:id="699" w:author="Bertsch Christian (CR/AEE3)" w:date="2019-10-01T16:31:00Z"/>
          <w:rFonts w:asciiTheme="minorHAnsi" w:eastAsiaTheme="minorEastAsia" w:hAnsiTheme="minorHAnsi" w:cstheme="minorBidi"/>
          <w:iCs w:val="0"/>
          <w:spacing w:val="0"/>
          <w:sz w:val="22"/>
          <w:lang w:eastAsia="en-US"/>
        </w:rPr>
      </w:pPr>
      <w:ins w:id="700" w:author="Otter, Martin" w:date="2019-09-06T11:29:00Z">
        <w:del w:id="701" w:author="Bertsch Christian (CR/AEE3)" w:date="2019-10-01T16:31:00Z">
          <w:r w:rsidRPr="00EA73BA" w:rsidDel="009D64E4">
            <w:rPr>
              <w:rStyle w:val="Hyperlink"/>
            </w:rPr>
            <w:delText>A.3.1</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Overview</w:delText>
          </w:r>
          <w:r w:rsidDel="009D64E4">
            <w:rPr>
              <w:webHidden/>
            </w:rPr>
            <w:tab/>
          </w:r>
        </w:del>
      </w:ins>
      <w:ins w:id="702" w:author="Otter, Martin" w:date="2019-09-06T11:33:00Z">
        <w:del w:id="703" w:author="Bertsch Christian (CR/AEE3)" w:date="2019-09-23T06:20:00Z">
          <w:r w:rsidDel="005C4EE5">
            <w:rPr>
              <w:webHidden/>
            </w:rPr>
            <w:delText>129</w:delText>
          </w:r>
        </w:del>
      </w:ins>
    </w:p>
    <w:p w14:paraId="523277BD" w14:textId="36889FED" w:rsidR="007C1036" w:rsidDel="009D64E4" w:rsidRDefault="007C1036">
      <w:pPr>
        <w:pStyle w:val="TOC3"/>
        <w:rPr>
          <w:ins w:id="704" w:author="Otter, Martin" w:date="2019-09-06T11:29:00Z"/>
          <w:del w:id="705" w:author="Bertsch Christian (CR/AEE3)" w:date="2019-10-01T16:31:00Z"/>
          <w:rFonts w:asciiTheme="minorHAnsi" w:eastAsiaTheme="minorEastAsia" w:hAnsiTheme="minorHAnsi" w:cstheme="minorBidi"/>
          <w:iCs w:val="0"/>
          <w:spacing w:val="0"/>
          <w:sz w:val="22"/>
          <w:lang w:eastAsia="en-US"/>
        </w:rPr>
      </w:pPr>
      <w:ins w:id="706" w:author="Otter, Martin" w:date="2019-09-06T11:29:00Z">
        <w:del w:id="707" w:author="Bertsch Christian (CR/AEE3)" w:date="2019-10-01T16:31:00Z">
          <w:r w:rsidRPr="00EA73BA" w:rsidDel="009D64E4">
            <w:rPr>
              <w:rStyle w:val="Hyperlink"/>
            </w:rPr>
            <w:delText>A.3.2</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Main changes</w:delText>
          </w:r>
          <w:r w:rsidDel="009D64E4">
            <w:rPr>
              <w:webHidden/>
            </w:rPr>
            <w:tab/>
          </w:r>
        </w:del>
      </w:ins>
      <w:ins w:id="708" w:author="Otter, Martin" w:date="2019-09-06T11:33:00Z">
        <w:del w:id="709" w:author="Bertsch Christian (CR/AEE3)" w:date="2019-09-23T06:20:00Z">
          <w:r w:rsidDel="005C4EE5">
            <w:rPr>
              <w:webHidden/>
            </w:rPr>
            <w:delText>130</w:delText>
          </w:r>
        </w:del>
      </w:ins>
    </w:p>
    <w:p w14:paraId="40D1E1B1" w14:textId="546FA8C6" w:rsidR="00C26740" w:rsidRPr="00C26740" w:rsidDel="009D64E4" w:rsidRDefault="007C1036">
      <w:pPr>
        <w:pStyle w:val="TOC3"/>
        <w:rPr>
          <w:ins w:id="710" w:author="Otter, Martin" w:date="2019-09-06T11:29:00Z"/>
          <w:del w:id="711" w:author="Bertsch Christian (CR/AEE3)" w:date="2019-10-01T16:31:00Z"/>
          <w:color w:val="0000FF"/>
          <w:u w:val="single"/>
          <w:rPrChange w:id="712" w:author="Bertsch Christian (CR/AEE3)" w:date="2019-09-28T21:01:00Z">
            <w:rPr>
              <w:ins w:id="713" w:author="Otter, Martin" w:date="2019-09-06T11:29:00Z"/>
              <w:del w:id="714" w:author="Bertsch Christian (CR/AEE3)" w:date="2019-10-01T16:31:00Z"/>
              <w:rFonts w:asciiTheme="minorHAnsi" w:eastAsiaTheme="minorEastAsia" w:hAnsiTheme="minorHAnsi" w:cstheme="minorBidi"/>
              <w:spacing w:val="0"/>
              <w:sz w:val="22"/>
              <w:lang w:eastAsia="en-US"/>
            </w:rPr>
          </w:rPrChange>
        </w:rPr>
      </w:pPr>
      <w:ins w:id="715" w:author="Otter, Martin" w:date="2019-09-06T11:29:00Z">
        <w:del w:id="716" w:author="Bertsch Christian (CR/AEE3)" w:date="2019-10-01T16:31:00Z">
          <w:r w:rsidRPr="00EA73BA" w:rsidDel="009D64E4">
            <w:rPr>
              <w:rStyle w:val="Hyperlink"/>
            </w:rPr>
            <w:delText>A.3.3</w:delText>
          </w:r>
          <w:r w:rsidDel="009D64E4">
            <w:rPr>
              <w:rFonts w:asciiTheme="minorHAnsi" w:eastAsiaTheme="minorEastAsia" w:hAnsiTheme="minorHAnsi" w:cstheme="minorBidi"/>
              <w:iCs w:val="0"/>
              <w:spacing w:val="0"/>
              <w:sz w:val="22"/>
              <w:lang w:eastAsia="en-US"/>
            </w:rPr>
            <w:tab/>
          </w:r>
          <w:r w:rsidRPr="00EA73BA" w:rsidDel="009D64E4">
            <w:rPr>
              <w:rStyle w:val="Hyperlink"/>
            </w:rPr>
            <w:delText>Contributors</w:delText>
          </w:r>
          <w:r w:rsidDel="009D64E4">
            <w:rPr>
              <w:webHidden/>
            </w:rPr>
            <w:tab/>
          </w:r>
        </w:del>
      </w:ins>
      <w:ins w:id="717" w:author="Otter, Martin" w:date="2019-09-06T11:33:00Z">
        <w:del w:id="718" w:author="Bertsch Christian (CR/AEE3)" w:date="2019-09-23T06:20:00Z">
          <w:r w:rsidDel="005C4EE5">
            <w:rPr>
              <w:webHidden/>
            </w:rPr>
            <w:delText>134</w:delText>
          </w:r>
        </w:del>
      </w:ins>
    </w:p>
    <w:p w14:paraId="2BBB184B" w14:textId="5AAA8A65" w:rsidR="007C1036" w:rsidDel="009D64E4" w:rsidRDefault="007C1036">
      <w:pPr>
        <w:pStyle w:val="TOC1"/>
        <w:tabs>
          <w:tab w:val="left" w:pos="1680"/>
        </w:tabs>
        <w:rPr>
          <w:ins w:id="719" w:author="Otter, Martin" w:date="2019-09-06T11:29:00Z"/>
          <w:del w:id="720" w:author="Bertsch Christian (CR/AEE3)" w:date="2019-10-01T16:31:00Z"/>
          <w:rFonts w:asciiTheme="minorHAnsi" w:eastAsiaTheme="minorEastAsia" w:hAnsiTheme="minorHAnsi" w:cstheme="minorBidi"/>
          <w:b w:val="0"/>
          <w:bCs w:val="0"/>
          <w:spacing w:val="0"/>
          <w:szCs w:val="22"/>
          <w:lang w:eastAsia="en-US"/>
        </w:rPr>
      </w:pPr>
      <w:ins w:id="721" w:author="Otter, Martin" w:date="2019-09-06T11:29:00Z">
        <w:del w:id="722" w:author="Bertsch Christian (CR/AEE3)" w:date="2019-10-01T16:31:00Z">
          <w:r w:rsidRPr="00EA73BA" w:rsidDel="009D64E4">
            <w:rPr>
              <w:rStyle w:val="Hyperlink"/>
            </w:rPr>
            <w:delText>Appendix B</w:delText>
          </w:r>
          <w:r w:rsidDel="009D64E4">
            <w:rPr>
              <w:rFonts w:asciiTheme="minorHAnsi" w:eastAsiaTheme="minorEastAsia" w:hAnsiTheme="minorHAnsi" w:cstheme="minorBidi"/>
              <w:b w:val="0"/>
              <w:bCs w:val="0"/>
              <w:spacing w:val="0"/>
              <w:szCs w:val="22"/>
              <w:lang w:eastAsia="en-US"/>
            </w:rPr>
            <w:tab/>
          </w:r>
          <w:r w:rsidRPr="00EA73BA" w:rsidDel="009D64E4">
            <w:rPr>
              <w:rStyle w:val="Hyperlink"/>
            </w:rPr>
            <w:delText>Glossary</w:delText>
          </w:r>
          <w:r w:rsidDel="009D64E4">
            <w:rPr>
              <w:webHidden/>
            </w:rPr>
            <w:tab/>
          </w:r>
        </w:del>
      </w:ins>
      <w:ins w:id="723" w:author="Otter, Martin" w:date="2019-09-06T11:33:00Z">
        <w:del w:id="724" w:author="Bertsch Christian (CR/AEE3)" w:date="2019-09-23T06:20:00Z">
          <w:r w:rsidDel="005C4EE5">
            <w:rPr>
              <w:webHidden/>
            </w:rPr>
            <w:delText>136</w:delText>
          </w:r>
        </w:del>
      </w:ins>
    </w:p>
    <w:p w14:paraId="64367F57" w14:textId="5058EC79" w:rsidR="00B0099D" w:rsidDel="009D64E4" w:rsidRDefault="00B0099D">
      <w:pPr>
        <w:pStyle w:val="TOC1"/>
        <w:rPr>
          <w:del w:id="725" w:author="Bertsch Christian (CR/AEE3)" w:date="2019-10-01T16:31:00Z"/>
          <w:rFonts w:asciiTheme="minorHAnsi" w:eastAsiaTheme="minorEastAsia" w:hAnsiTheme="minorHAnsi" w:cstheme="minorBidi"/>
          <w:b w:val="0"/>
          <w:bCs w:val="0"/>
          <w:spacing w:val="0"/>
          <w:szCs w:val="22"/>
          <w:lang w:eastAsia="en-US"/>
        </w:rPr>
      </w:pPr>
      <w:del w:id="726" w:author="Bertsch Christian (CR/AEE3)" w:date="2019-10-01T16:31:00Z">
        <w:r w:rsidRPr="007C1036" w:rsidDel="009D64E4">
          <w:rPr>
            <w:rStyle w:val="Hyperlink"/>
          </w:rPr>
          <w:delText>1.</w:delText>
        </w:r>
        <w:r w:rsidDel="009D64E4">
          <w:rPr>
            <w:rFonts w:asciiTheme="minorHAnsi" w:eastAsiaTheme="minorEastAsia" w:hAnsiTheme="minorHAnsi" w:cstheme="minorBidi"/>
            <w:b w:val="0"/>
            <w:bCs w:val="0"/>
            <w:spacing w:val="0"/>
            <w:szCs w:val="22"/>
            <w:lang w:eastAsia="en-US"/>
          </w:rPr>
          <w:tab/>
        </w:r>
        <w:r w:rsidRPr="007C1036" w:rsidDel="009D64E4">
          <w:rPr>
            <w:rStyle w:val="Hyperlink"/>
          </w:rPr>
          <w:delText>Overview</w:delText>
        </w:r>
        <w:r w:rsidDel="009D64E4">
          <w:rPr>
            <w:webHidden/>
          </w:rPr>
          <w:tab/>
          <w:delText>8</w:delText>
        </w:r>
      </w:del>
    </w:p>
    <w:p w14:paraId="19C02491" w14:textId="70945543" w:rsidR="00B0099D" w:rsidDel="009D64E4" w:rsidRDefault="00B0099D">
      <w:pPr>
        <w:pStyle w:val="TOC2"/>
        <w:rPr>
          <w:del w:id="727" w:author="Bertsch Christian (CR/AEE3)" w:date="2019-10-01T16:31:00Z"/>
          <w:rFonts w:asciiTheme="minorHAnsi" w:eastAsiaTheme="minorEastAsia" w:hAnsiTheme="minorHAnsi" w:cstheme="minorBidi"/>
          <w:iCs w:val="0"/>
          <w:spacing w:val="0"/>
          <w:sz w:val="22"/>
          <w:lang w:eastAsia="en-US"/>
        </w:rPr>
      </w:pPr>
      <w:del w:id="728" w:author="Bertsch Christian (CR/AEE3)" w:date="2019-10-01T16:31:00Z">
        <w:r w:rsidRPr="007C1036" w:rsidDel="009D64E4">
          <w:rPr>
            <w:rStyle w:val="Hyperlink"/>
            <w:rFonts w:eastAsia="MS Mincho"/>
          </w:rPr>
          <w:delText>1.1</w:delText>
        </w:r>
        <w:r w:rsidDel="009D64E4">
          <w:rPr>
            <w:rFonts w:asciiTheme="minorHAnsi" w:eastAsiaTheme="minorEastAsia" w:hAnsiTheme="minorHAnsi" w:cstheme="minorBidi"/>
            <w:iCs w:val="0"/>
            <w:spacing w:val="0"/>
            <w:sz w:val="22"/>
            <w:lang w:eastAsia="en-US"/>
          </w:rPr>
          <w:tab/>
        </w:r>
        <w:r w:rsidRPr="007C1036" w:rsidDel="009D64E4">
          <w:rPr>
            <w:rStyle w:val="Hyperlink"/>
            <w:rFonts w:eastAsia="MS Mincho"/>
          </w:rPr>
          <w:delText>Properties and Guiding Ideas</w:delText>
        </w:r>
        <w:r w:rsidDel="009D64E4">
          <w:rPr>
            <w:webHidden/>
          </w:rPr>
          <w:tab/>
          <w:delText>9</w:delText>
        </w:r>
      </w:del>
    </w:p>
    <w:p w14:paraId="7B47A118" w14:textId="0597CE53" w:rsidR="00B0099D" w:rsidDel="009D64E4" w:rsidRDefault="00B0099D">
      <w:pPr>
        <w:pStyle w:val="TOC2"/>
        <w:rPr>
          <w:del w:id="729" w:author="Bertsch Christian (CR/AEE3)" w:date="2019-10-01T16:31:00Z"/>
          <w:rFonts w:asciiTheme="minorHAnsi" w:eastAsiaTheme="minorEastAsia" w:hAnsiTheme="minorHAnsi" w:cstheme="minorBidi"/>
          <w:iCs w:val="0"/>
          <w:spacing w:val="0"/>
          <w:sz w:val="22"/>
          <w:lang w:eastAsia="en-US"/>
        </w:rPr>
      </w:pPr>
      <w:del w:id="730" w:author="Bertsch Christian (CR/AEE3)" w:date="2019-10-01T16:31:00Z">
        <w:r w:rsidRPr="007C1036" w:rsidDel="009D64E4">
          <w:rPr>
            <w:rStyle w:val="Hyperlink"/>
          </w:rPr>
          <w:delText>1.2</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Acknowledgements</w:delText>
        </w:r>
        <w:r w:rsidDel="009D64E4">
          <w:rPr>
            <w:webHidden/>
          </w:rPr>
          <w:tab/>
          <w:delText>12</w:delText>
        </w:r>
      </w:del>
    </w:p>
    <w:p w14:paraId="05FC0E6F" w14:textId="2BD2F7AE" w:rsidR="00B0099D" w:rsidDel="009D64E4" w:rsidRDefault="00B0099D">
      <w:pPr>
        <w:pStyle w:val="TOC1"/>
        <w:rPr>
          <w:del w:id="731" w:author="Bertsch Christian (CR/AEE3)" w:date="2019-10-01T16:31:00Z"/>
          <w:rFonts w:asciiTheme="minorHAnsi" w:eastAsiaTheme="minorEastAsia" w:hAnsiTheme="minorHAnsi" w:cstheme="minorBidi"/>
          <w:b w:val="0"/>
          <w:bCs w:val="0"/>
          <w:spacing w:val="0"/>
          <w:szCs w:val="22"/>
          <w:lang w:eastAsia="en-US"/>
        </w:rPr>
      </w:pPr>
      <w:del w:id="732" w:author="Bertsch Christian (CR/AEE3)" w:date="2019-10-01T16:31:00Z">
        <w:r w:rsidRPr="007C1036" w:rsidDel="009D64E4">
          <w:rPr>
            <w:rStyle w:val="Hyperlink"/>
          </w:rPr>
          <w:delText>2.</w:delText>
        </w:r>
        <w:r w:rsidDel="009D64E4">
          <w:rPr>
            <w:rFonts w:asciiTheme="minorHAnsi" w:eastAsiaTheme="minorEastAsia" w:hAnsiTheme="minorHAnsi" w:cstheme="minorBidi"/>
            <w:b w:val="0"/>
            <w:bCs w:val="0"/>
            <w:spacing w:val="0"/>
            <w:szCs w:val="22"/>
            <w:lang w:eastAsia="en-US"/>
          </w:rPr>
          <w:tab/>
        </w:r>
        <w:r w:rsidRPr="007C1036" w:rsidDel="009D64E4">
          <w:rPr>
            <w:rStyle w:val="Hyperlink"/>
          </w:rPr>
          <w:delText>FMI Common Concepts for Model Exchange and Co-Simulation</w:delText>
        </w:r>
        <w:r w:rsidDel="009D64E4">
          <w:rPr>
            <w:webHidden/>
          </w:rPr>
          <w:tab/>
          <w:delText>13</w:delText>
        </w:r>
      </w:del>
    </w:p>
    <w:p w14:paraId="31C25D6A" w14:textId="5774AA86" w:rsidR="00B0099D" w:rsidDel="009D64E4" w:rsidRDefault="00B0099D">
      <w:pPr>
        <w:pStyle w:val="TOC2"/>
        <w:rPr>
          <w:del w:id="733" w:author="Bertsch Christian (CR/AEE3)" w:date="2019-10-01T16:31:00Z"/>
          <w:rFonts w:asciiTheme="minorHAnsi" w:eastAsiaTheme="minorEastAsia" w:hAnsiTheme="minorHAnsi" w:cstheme="minorBidi"/>
          <w:iCs w:val="0"/>
          <w:spacing w:val="0"/>
          <w:sz w:val="22"/>
          <w:lang w:eastAsia="en-US"/>
        </w:rPr>
      </w:pPr>
      <w:del w:id="734" w:author="Bertsch Christian (CR/AEE3)" w:date="2019-10-01T16:31:00Z">
        <w:r w:rsidRPr="007C1036" w:rsidDel="009D64E4">
          <w:rPr>
            <w:rStyle w:val="Hyperlink"/>
          </w:rPr>
          <w:delText>2.1</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FMI Application Programming Interface</w:delText>
        </w:r>
        <w:r w:rsidDel="009D64E4">
          <w:rPr>
            <w:webHidden/>
          </w:rPr>
          <w:tab/>
          <w:delText>13</w:delText>
        </w:r>
      </w:del>
    </w:p>
    <w:p w14:paraId="088681FB" w14:textId="31BEA821" w:rsidR="00B0099D" w:rsidDel="009D64E4" w:rsidRDefault="00B0099D">
      <w:pPr>
        <w:pStyle w:val="TOC3"/>
        <w:rPr>
          <w:del w:id="735" w:author="Bertsch Christian (CR/AEE3)" w:date="2019-10-01T16:31:00Z"/>
          <w:rFonts w:asciiTheme="minorHAnsi" w:eastAsiaTheme="minorEastAsia" w:hAnsiTheme="minorHAnsi" w:cstheme="minorBidi"/>
          <w:iCs w:val="0"/>
          <w:spacing w:val="0"/>
          <w:sz w:val="22"/>
          <w:lang w:eastAsia="en-US"/>
        </w:rPr>
      </w:pPr>
      <w:del w:id="736" w:author="Bertsch Christian (CR/AEE3)" w:date="2019-10-01T16:31:00Z">
        <w:r w:rsidRPr="007C1036" w:rsidDel="009D64E4">
          <w:rPr>
            <w:rStyle w:val="Hyperlink"/>
          </w:rPr>
          <w:delText>2.1.1</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Header Files and Naming of Functions</w:delText>
        </w:r>
        <w:r w:rsidDel="009D64E4">
          <w:rPr>
            <w:webHidden/>
          </w:rPr>
          <w:tab/>
          <w:delText>13</w:delText>
        </w:r>
      </w:del>
    </w:p>
    <w:p w14:paraId="2B351ED3" w14:textId="7A44BE78" w:rsidR="00B0099D" w:rsidDel="009D64E4" w:rsidRDefault="00B0099D">
      <w:pPr>
        <w:pStyle w:val="TOC3"/>
        <w:rPr>
          <w:del w:id="737" w:author="Bertsch Christian (CR/AEE3)" w:date="2019-10-01T16:31:00Z"/>
          <w:rFonts w:asciiTheme="minorHAnsi" w:eastAsiaTheme="minorEastAsia" w:hAnsiTheme="minorHAnsi" w:cstheme="minorBidi"/>
          <w:iCs w:val="0"/>
          <w:spacing w:val="0"/>
          <w:sz w:val="22"/>
          <w:lang w:eastAsia="en-US"/>
        </w:rPr>
      </w:pPr>
      <w:del w:id="738" w:author="Bertsch Christian (CR/AEE3)" w:date="2019-10-01T16:31:00Z">
        <w:r w:rsidRPr="007C1036" w:rsidDel="009D64E4">
          <w:rPr>
            <w:rStyle w:val="Hyperlink"/>
            <w:lang w:val="sv-SE"/>
          </w:rPr>
          <w:delText>2.1.2</w:delText>
        </w:r>
        <w:r w:rsidDel="009D64E4">
          <w:rPr>
            <w:rFonts w:asciiTheme="minorHAnsi" w:eastAsiaTheme="minorEastAsia" w:hAnsiTheme="minorHAnsi" w:cstheme="minorBidi"/>
            <w:iCs w:val="0"/>
            <w:spacing w:val="0"/>
            <w:sz w:val="22"/>
            <w:lang w:eastAsia="en-US"/>
          </w:rPr>
          <w:tab/>
        </w:r>
        <w:r w:rsidRPr="007C1036" w:rsidDel="009D64E4">
          <w:rPr>
            <w:rStyle w:val="Hyperlink"/>
            <w:lang w:val="sv-SE"/>
          </w:rPr>
          <w:delText>Platform Dependent Definitions (fmi2TypesPlatform.h)</w:delText>
        </w:r>
        <w:r w:rsidDel="009D64E4">
          <w:rPr>
            <w:webHidden/>
          </w:rPr>
          <w:tab/>
          <w:delText>15</w:delText>
        </w:r>
      </w:del>
    </w:p>
    <w:p w14:paraId="2FEC57AD" w14:textId="3A4C028C" w:rsidR="00B0099D" w:rsidDel="009D64E4" w:rsidRDefault="00B0099D">
      <w:pPr>
        <w:pStyle w:val="TOC3"/>
        <w:rPr>
          <w:del w:id="739" w:author="Bertsch Christian (CR/AEE3)" w:date="2019-10-01T16:31:00Z"/>
          <w:rFonts w:asciiTheme="minorHAnsi" w:eastAsiaTheme="minorEastAsia" w:hAnsiTheme="minorHAnsi" w:cstheme="minorBidi"/>
          <w:iCs w:val="0"/>
          <w:spacing w:val="0"/>
          <w:sz w:val="22"/>
          <w:lang w:eastAsia="en-US"/>
        </w:rPr>
      </w:pPr>
      <w:del w:id="740" w:author="Bertsch Christian (CR/AEE3)" w:date="2019-10-01T16:31:00Z">
        <w:r w:rsidRPr="007C1036" w:rsidDel="009D64E4">
          <w:rPr>
            <w:rStyle w:val="Hyperlink"/>
          </w:rPr>
          <w:delText>2.1.3</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Status Returned by Functions</w:delText>
        </w:r>
        <w:r w:rsidDel="009D64E4">
          <w:rPr>
            <w:webHidden/>
          </w:rPr>
          <w:tab/>
          <w:delText>17</w:delText>
        </w:r>
      </w:del>
    </w:p>
    <w:p w14:paraId="18EC4537" w14:textId="110A7F91" w:rsidR="00B0099D" w:rsidDel="009D64E4" w:rsidRDefault="00B0099D">
      <w:pPr>
        <w:pStyle w:val="TOC3"/>
        <w:rPr>
          <w:del w:id="741" w:author="Bertsch Christian (CR/AEE3)" w:date="2019-10-01T16:31:00Z"/>
          <w:rFonts w:asciiTheme="minorHAnsi" w:eastAsiaTheme="minorEastAsia" w:hAnsiTheme="minorHAnsi" w:cstheme="minorBidi"/>
          <w:iCs w:val="0"/>
          <w:spacing w:val="0"/>
          <w:sz w:val="22"/>
          <w:lang w:eastAsia="en-US"/>
        </w:rPr>
      </w:pPr>
      <w:del w:id="742" w:author="Bertsch Christian (CR/AEE3)" w:date="2019-10-01T16:31:00Z">
        <w:r w:rsidRPr="007C1036" w:rsidDel="009D64E4">
          <w:rPr>
            <w:rStyle w:val="Hyperlink"/>
          </w:rPr>
          <w:delText>2.1.4</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Inquire Platform and Version Number of Header Files</w:delText>
        </w:r>
        <w:r w:rsidDel="009D64E4">
          <w:rPr>
            <w:webHidden/>
          </w:rPr>
          <w:tab/>
          <w:delText>18</w:delText>
        </w:r>
      </w:del>
    </w:p>
    <w:p w14:paraId="3B281FC1" w14:textId="5ACC94D2" w:rsidR="00B0099D" w:rsidDel="009D64E4" w:rsidRDefault="00B0099D">
      <w:pPr>
        <w:pStyle w:val="TOC3"/>
        <w:rPr>
          <w:del w:id="743" w:author="Bertsch Christian (CR/AEE3)" w:date="2019-10-01T16:31:00Z"/>
          <w:rFonts w:asciiTheme="minorHAnsi" w:eastAsiaTheme="minorEastAsia" w:hAnsiTheme="minorHAnsi" w:cstheme="minorBidi"/>
          <w:iCs w:val="0"/>
          <w:spacing w:val="0"/>
          <w:sz w:val="22"/>
          <w:lang w:eastAsia="en-US"/>
        </w:rPr>
      </w:pPr>
      <w:del w:id="744" w:author="Bertsch Christian (CR/AEE3)" w:date="2019-10-01T16:31:00Z">
        <w:r w:rsidRPr="007C1036" w:rsidDel="009D64E4">
          <w:rPr>
            <w:rStyle w:val="Hyperlink"/>
          </w:rPr>
          <w:delText>2.1.5</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Creation, Destruction and Logging of FMU Instances</w:delText>
        </w:r>
        <w:r w:rsidDel="009D64E4">
          <w:rPr>
            <w:webHidden/>
          </w:rPr>
          <w:tab/>
          <w:delText>18</w:delText>
        </w:r>
      </w:del>
    </w:p>
    <w:p w14:paraId="0D57019D" w14:textId="75763080" w:rsidR="00B0099D" w:rsidDel="009D64E4" w:rsidRDefault="00B0099D">
      <w:pPr>
        <w:pStyle w:val="TOC3"/>
        <w:rPr>
          <w:del w:id="745" w:author="Bertsch Christian (CR/AEE3)" w:date="2019-10-01T16:31:00Z"/>
          <w:rFonts w:asciiTheme="minorHAnsi" w:eastAsiaTheme="minorEastAsia" w:hAnsiTheme="minorHAnsi" w:cstheme="minorBidi"/>
          <w:iCs w:val="0"/>
          <w:spacing w:val="0"/>
          <w:sz w:val="22"/>
          <w:lang w:eastAsia="en-US"/>
        </w:rPr>
      </w:pPr>
      <w:del w:id="746" w:author="Bertsch Christian (CR/AEE3)" w:date="2019-10-01T16:31:00Z">
        <w:r w:rsidRPr="007C1036" w:rsidDel="009D64E4">
          <w:rPr>
            <w:rStyle w:val="Hyperlink"/>
          </w:rPr>
          <w:delText>2.1.6</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Initialization, Termination, and Resetting an FMU</w:delText>
        </w:r>
        <w:r w:rsidDel="009D64E4">
          <w:rPr>
            <w:webHidden/>
          </w:rPr>
          <w:tab/>
          <w:delText>22</w:delText>
        </w:r>
      </w:del>
    </w:p>
    <w:p w14:paraId="5DE596FC" w14:textId="522F9423" w:rsidR="00B0099D" w:rsidDel="009D64E4" w:rsidRDefault="00B0099D">
      <w:pPr>
        <w:pStyle w:val="TOC3"/>
        <w:rPr>
          <w:del w:id="747" w:author="Bertsch Christian (CR/AEE3)" w:date="2019-10-01T16:31:00Z"/>
          <w:rFonts w:asciiTheme="minorHAnsi" w:eastAsiaTheme="minorEastAsia" w:hAnsiTheme="minorHAnsi" w:cstheme="minorBidi"/>
          <w:iCs w:val="0"/>
          <w:spacing w:val="0"/>
          <w:sz w:val="22"/>
          <w:lang w:eastAsia="en-US"/>
        </w:rPr>
      </w:pPr>
      <w:del w:id="748" w:author="Bertsch Christian (CR/AEE3)" w:date="2019-10-01T16:31:00Z">
        <w:r w:rsidRPr="007C1036" w:rsidDel="009D64E4">
          <w:rPr>
            <w:rStyle w:val="Hyperlink"/>
          </w:rPr>
          <w:delText>2.1.7</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Getting and Setting Variable Values</w:delText>
        </w:r>
        <w:r w:rsidDel="009D64E4">
          <w:rPr>
            <w:webHidden/>
          </w:rPr>
          <w:tab/>
          <w:delText>23</w:delText>
        </w:r>
      </w:del>
    </w:p>
    <w:p w14:paraId="4BDE2F2B" w14:textId="0652E34D" w:rsidR="00B0099D" w:rsidDel="009D64E4" w:rsidRDefault="00B0099D">
      <w:pPr>
        <w:pStyle w:val="TOC3"/>
        <w:rPr>
          <w:del w:id="749" w:author="Bertsch Christian (CR/AEE3)" w:date="2019-10-01T16:31:00Z"/>
          <w:rFonts w:asciiTheme="minorHAnsi" w:eastAsiaTheme="minorEastAsia" w:hAnsiTheme="minorHAnsi" w:cstheme="minorBidi"/>
          <w:iCs w:val="0"/>
          <w:spacing w:val="0"/>
          <w:sz w:val="22"/>
          <w:lang w:eastAsia="en-US"/>
        </w:rPr>
      </w:pPr>
      <w:del w:id="750" w:author="Bertsch Christian (CR/AEE3)" w:date="2019-10-01T16:31:00Z">
        <w:r w:rsidRPr="007C1036" w:rsidDel="009D64E4">
          <w:rPr>
            <w:rStyle w:val="Hyperlink"/>
          </w:rPr>
          <w:delText>2.1.8</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Getting and Setting the Complete FMU State</w:delText>
        </w:r>
        <w:r w:rsidDel="009D64E4">
          <w:rPr>
            <w:webHidden/>
          </w:rPr>
          <w:tab/>
          <w:delText>24</w:delText>
        </w:r>
      </w:del>
    </w:p>
    <w:p w14:paraId="25C4547F" w14:textId="34E6B99F" w:rsidR="00B0099D" w:rsidDel="009D64E4" w:rsidRDefault="00B0099D">
      <w:pPr>
        <w:pStyle w:val="TOC3"/>
        <w:rPr>
          <w:del w:id="751" w:author="Bertsch Christian (CR/AEE3)" w:date="2019-10-01T16:31:00Z"/>
          <w:rFonts w:asciiTheme="minorHAnsi" w:eastAsiaTheme="minorEastAsia" w:hAnsiTheme="minorHAnsi" w:cstheme="minorBidi"/>
          <w:iCs w:val="0"/>
          <w:spacing w:val="0"/>
          <w:sz w:val="22"/>
          <w:lang w:eastAsia="en-US"/>
        </w:rPr>
      </w:pPr>
      <w:del w:id="752" w:author="Bertsch Christian (CR/AEE3)" w:date="2019-10-01T16:31:00Z">
        <w:r w:rsidRPr="007C1036" w:rsidDel="009D64E4">
          <w:rPr>
            <w:rStyle w:val="Hyperlink"/>
          </w:rPr>
          <w:delText>2.1.9</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Getting Partial Derivatives</w:delText>
        </w:r>
        <w:r w:rsidDel="009D64E4">
          <w:rPr>
            <w:webHidden/>
          </w:rPr>
          <w:tab/>
          <w:delText>25</w:delText>
        </w:r>
      </w:del>
    </w:p>
    <w:p w14:paraId="77EA57BC" w14:textId="126BC887" w:rsidR="00B0099D" w:rsidDel="009D64E4" w:rsidRDefault="00B0099D">
      <w:pPr>
        <w:pStyle w:val="TOC2"/>
        <w:rPr>
          <w:del w:id="753" w:author="Bertsch Christian (CR/AEE3)" w:date="2019-10-01T16:31:00Z"/>
          <w:rFonts w:asciiTheme="minorHAnsi" w:eastAsiaTheme="minorEastAsia" w:hAnsiTheme="minorHAnsi" w:cstheme="minorBidi"/>
          <w:iCs w:val="0"/>
          <w:spacing w:val="0"/>
          <w:sz w:val="22"/>
          <w:lang w:eastAsia="en-US"/>
        </w:rPr>
      </w:pPr>
      <w:del w:id="754" w:author="Bertsch Christian (CR/AEE3)" w:date="2019-10-01T16:31:00Z">
        <w:r w:rsidRPr="007C1036" w:rsidDel="009D64E4">
          <w:rPr>
            <w:rStyle w:val="Hyperlink"/>
          </w:rPr>
          <w:delText>2.2</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FMI Description Schema</w:delText>
        </w:r>
        <w:r w:rsidDel="009D64E4">
          <w:rPr>
            <w:webHidden/>
          </w:rPr>
          <w:tab/>
          <w:delText>28</w:delText>
        </w:r>
      </w:del>
    </w:p>
    <w:p w14:paraId="7434D210" w14:textId="4BF8AC9F" w:rsidR="00B0099D" w:rsidDel="009D64E4" w:rsidRDefault="00B0099D">
      <w:pPr>
        <w:pStyle w:val="TOC3"/>
        <w:rPr>
          <w:del w:id="755" w:author="Bertsch Christian (CR/AEE3)" w:date="2019-10-01T16:31:00Z"/>
          <w:rFonts w:asciiTheme="minorHAnsi" w:eastAsiaTheme="minorEastAsia" w:hAnsiTheme="minorHAnsi" w:cstheme="minorBidi"/>
          <w:iCs w:val="0"/>
          <w:spacing w:val="0"/>
          <w:sz w:val="22"/>
          <w:lang w:eastAsia="en-US"/>
        </w:rPr>
      </w:pPr>
      <w:del w:id="756" w:author="Bertsch Christian (CR/AEE3)" w:date="2019-10-01T16:31:00Z">
        <w:r w:rsidRPr="007C1036" w:rsidDel="009D64E4">
          <w:rPr>
            <w:rStyle w:val="Hyperlink"/>
          </w:rPr>
          <w:delText>2.2.1</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Definition of an FMU (fmiModelDescription)</w:delText>
        </w:r>
        <w:r w:rsidDel="009D64E4">
          <w:rPr>
            <w:webHidden/>
          </w:rPr>
          <w:tab/>
          <w:delText>29</w:delText>
        </w:r>
      </w:del>
    </w:p>
    <w:p w14:paraId="296B98F0" w14:textId="1E0337D7" w:rsidR="00B0099D" w:rsidDel="009D64E4" w:rsidRDefault="00B0099D">
      <w:pPr>
        <w:pStyle w:val="TOC3"/>
        <w:rPr>
          <w:del w:id="757" w:author="Bertsch Christian (CR/AEE3)" w:date="2019-10-01T16:31:00Z"/>
          <w:rFonts w:asciiTheme="minorHAnsi" w:eastAsiaTheme="minorEastAsia" w:hAnsiTheme="minorHAnsi" w:cstheme="minorBidi"/>
          <w:iCs w:val="0"/>
          <w:spacing w:val="0"/>
          <w:sz w:val="22"/>
          <w:lang w:eastAsia="en-US"/>
        </w:rPr>
      </w:pPr>
      <w:del w:id="758" w:author="Bertsch Christian (CR/AEE3)" w:date="2019-10-01T16:31:00Z">
        <w:r w:rsidRPr="007C1036" w:rsidDel="009D64E4">
          <w:rPr>
            <w:rStyle w:val="Hyperlink"/>
          </w:rPr>
          <w:delText>2.2.2</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Definition of Units (UnitDefinitions)</w:delText>
        </w:r>
        <w:r w:rsidDel="009D64E4">
          <w:rPr>
            <w:webHidden/>
          </w:rPr>
          <w:tab/>
          <w:delText>34</w:delText>
        </w:r>
      </w:del>
    </w:p>
    <w:p w14:paraId="1FD70309" w14:textId="7C81F20B" w:rsidR="00B0099D" w:rsidDel="009D64E4" w:rsidRDefault="00B0099D">
      <w:pPr>
        <w:pStyle w:val="TOC3"/>
        <w:rPr>
          <w:del w:id="759" w:author="Bertsch Christian (CR/AEE3)" w:date="2019-10-01T16:31:00Z"/>
          <w:rFonts w:asciiTheme="minorHAnsi" w:eastAsiaTheme="minorEastAsia" w:hAnsiTheme="minorHAnsi" w:cstheme="minorBidi"/>
          <w:iCs w:val="0"/>
          <w:spacing w:val="0"/>
          <w:sz w:val="22"/>
          <w:lang w:eastAsia="en-US"/>
        </w:rPr>
      </w:pPr>
      <w:del w:id="760" w:author="Bertsch Christian (CR/AEE3)" w:date="2019-10-01T16:31:00Z">
        <w:r w:rsidRPr="007C1036" w:rsidDel="009D64E4">
          <w:rPr>
            <w:rStyle w:val="Hyperlink"/>
          </w:rPr>
          <w:delText>2.2.3</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Definition of Types (TypeDefinitions)</w:delText>
        </w:r>
        <w:r w:rsidDel="009D64E4">
          <w:rPr>
            <w:webHidden/>
          </w:rPr>
          <w:tab/>
          <w:delText>39</w:delText>
        </w:r>
      </w:del>
    </w:p>
    <w:p w14:paraId="169C2D90" w14:textId="202F8004" w:rsidR="00B0099D" w:rsidDel="009D64E4" w:rsidRDefault="00B0099D">
      <w:pPr>
        <w:pStyle w:val="TOC3"/>
        <w:rPr>
          <w:del w:id="761" w:author="Bertsch Christian (CR/AEE3)" w:date="2019-10-01T16:31:00Z"/>
          <w:rFonts w:asciiTheme="minorHAnsi" w:eastAsiaTheme="minorEastAsia" w:hAnsiTheme="minorHAnsi" w:cstheme="minorBidi"/>
          <w:iCs w:val="0"/>
          <w:spacing w:val="0"/>
          <w:sz w:val="22"/>
          <w:lang w:eastAsia="en-US"/>
        </w:rPr>
      </w:pPr>
      <w:del w:id="762" w:author="Bertsch Christian (CR/AEE3)" w:date="2019-10-01T16:31:00Z">
        <w:r w:rsidRPr="007C1036" w:rsidDel="009D64E4">
          <w:rPr>
            <w:rStyle w:val="Hyperlink"/>
          </w:rPr>
          <w:delText>2.2.4</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Definition of Log Categories (LogCategories)</w:delText>
        </w:r>
        <w:r w:rsidDel="009D64E4">
          <w:rPr>
            <w:webHidden/>
          </w:rPr>
          <w:tab/>
          <w:delText>43</w:delText>
        </w:r>
      </w:del>
    </w:p>
    <w:p w14:paraId="008CB71F" w14:textId="594EE235" w:rsidR="00B0099D" w:rsidDel="009D64E4" w:rsidRDefault="00B0099D">
      <w:pPr>
        <w:pStyle w:val="TOC3"/>
        <w:rPr>
          <w:del w:id="763" w:author="Bertsch Christian (CR/AEE3)" w:date="2019-10-01T16:31:00Z"/>
          <w:rFonts w:asciiTheme="minorHAnsi" w:eastAsiaTheme="minorEastAsia" w:hAnsiTheme="minorHAnsi" w:cstheme="minorBidi"/>
          <w:iCs w:val="0"/>
          <w:spacing w:val="0"/>
          <w:sz w:val="22"/>
          <w:lang w:eastAsia="en-US"/>
        </w:rPr>
      </w:pPr>
      <w:del w:id="764" w:author="Bertsch Christian (CR/AEE3)" w:date="2019-10-01T16:31:00Z">
        <w:r w:rsidRPr="007C1036" w:rsidDel="009D64E4">
          <w:rPr>
            <w:rStyle w:val="Hyperlink"/>
          </w:rPr>
          <w:delText>2.2.5</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Definition of a Default Experiment (DefaultExperiment)</w:delText>
        </w:r>
        <w:r w:rsidDel="009D64E4">
          <w:rPr>
            <w:webHidden/>
          </w:rPr>
          <w:tab/>
          <w:delText>44</w:delText>
        </w:r>
      </w:del>
    </w:p>
    <w:p w14:paraId="3159D084" w14:textId="4248F368" w:rsidR="00B0099D" w:rsidDel="009D64E4" w:rsidRDefault="00B0099D">
      <w:pPr>
        <w:pStyle w:val="TOC3"/>
        <w:rPr>
          <w:del w:id="765" w:author="Bertsch Christian (CR/AEE3)" w:date="2019-10-01T16:31:00Z"/>
          <w:rFonts w:asciiTheme="minorHAnsi" w:eastAsiaTheme="minorEastAsia" w:hAnsiTheme="minorHAnsi" w:cstheme="minorBidi"/>
          <w:iCs w:val="0"/>
          <w:spacing w:val="0"/>
          <w:sz w:val="22"/>
          <w:lang w:eastAsia="en-US"/>
        </w:rPr>
      </w:pPr>
      <w:del w:id="766" w:author="Bertsch Christian (CR/AEE3)" w:date="2019-10-01T16:31:00Z">
        <w:r w:rsidRPr="007C1036" w:rsidDel="009D64E4">
          <w:rPr>
            <w:rStyle w:val="Hyperlink"/>
          </w:rPr>
          <w:delText>2.2.6</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Definition of Vendor Annotations (VendorAnnotations)</w:delText>
        </w:r>
        <w:r w:rsidDel="009D64E4">
          <w:rPr>
            <w:webHidden/>
          </w:rPr>
          <w:tab/>
          <w:delText>44</w:delText>
        </w:r>
      </w:del>
    </w:p>
    <w:p w14:paraId="5DA130E5" w14:textId="03AEA2B1" w:rsidR="00B0099D" w:rsidDel="009D64E4" w:rsidRDefault="00B0099D">
      <w:pPr>
        <w:pStyle w:val="TOC3"/>
        <w:rPr>
          <w:del w:id="767" w:author="Bertsch Christian (CR/AEE3)" w:date="2019-10-01T16:31:00Z"/>
          <w:rFonts w:asciiTheme="minorHAnsi" w:eastAsiaTheme="minorEastAsia" w:hAnsiTheme="minorHAnsi" w:cstheme="minorBidi"/>
          <w:iCs w:val="0"/>
          <w:spacing w:val="0"/>
          <w:sz w:val="22"/>
          <w:lang w:eastAsia="en-US"/>
        </w:rPr>
      </w:pPr>
      <w:del w:id="768" w:author="Bertsch Christian (CR/AEE3)" w:date="2019-10-01T16:31:00Z">
        <w:r w:rsidRPr="007C1036" w:rsidDel="009D64E4">
          <w:rPr>
            <w:rStyle w:val="Hyperlink"/>
          </w:rPr>
          <w:delText>2.2.7</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Definition of Model Variables (ModelVariables)</w:delText>
        </w:r>
        <w:r w:rsidDel="009D64E4">
          <w:rPr>
            <w:webHidden/>
          </w:rPr>
          <w:tab/>
          <w:delText>45</w:delText>
        </w:r>
      </w:del>
    </w:p>
    <w:p w14:paraId="0BDD977A" w14:textId="5DA425D5" w:rsidR="00B0099D" w:rsidDel="009D64E4" w:rsidRDefault="00B0099D">
      <w:pPr>
        <w:pStyle w:val="TOC3"/>
        <w:rPr>
          <w:del w:id="769" w:author="Bertsch Christian (CR/AEE3)" w:date="2019-10-01T16:31:00Z"/>
          <w:rFonts w:asciiTheme="minorHAnsi" w:eastAsiaTheme="minorEastAsia" w:hAnsiTheme="minorHAnsi" w:cstheme="minorBidi"/>
          <w:iCs w:val="0"/>
          <w:spacing w:val="0"/>
          <w:sz w:val="22"/>
          <w:lang w:eastAsia="en-US"/>
        </w:rPr>
      </w:pPr>
      <w:del w:id="770" w:author="Bertsch Christian (CR/AEE3)" w:date="2019-10-01T16:31:00Z">
        <w:r w:rsidRPr="007C1036" w:rsidDel="009D64E4">
          <w:rPr>
            <w:rStyle w:val="Hyperlink"/>
          </w:rPr>
          <w:delText>2.2.8</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Definition of the Model Structure (ModelStructure)</w:delText>
        </w:r>
        <w:r w:rsidDel="009D64E4">
          <w:rPr>
            <w:webHidden/>
          </w:rPr>
          <w:tab/>
          <w:delText>59</w:delText>
        </w:r>
      </w:del>
    </w:p>
    <w:p w14:paraId="4F08C9C2" w14:textId="7D4C4BCB" w:rsidR="00B0099D" w:rsidDel="009D64E4" w:rsidRDefault="00B0099D">
      <w:pPr>
        <w:pStyle w:val="TOC3"/>
        <w:rPr>
          <w:del w:id="771" w:author="Bertsch Christian (CR/AEE3)" w:date="2019-10-01T16:31:00Z"/>
          <w:rFonts w:asciiTheme="minorHAnsi" w:eastAsiaTheme="minorEastAsia" w:hAnsiTheme="minorHAnsi" w:cstheme="minorBidi"/>
          <w:iCs w:val="0"/>
          <w:spacing w:val="0"/>
          <w:sz w:val="22"/>
          <w:lang w:eastAsia="en-US"/>
        </w:rPr>
      </w:pPr>
      <w:del w:id="772" w:author="Bertsch Christian (CR/AEE3)" w:date="2019-10-01T16:31:00Z">
        <w:r w:rsidRPr="007C1036" w:rsidDel="009D64E4">
          <w:rPr>
            <w:rStyle w:val="Hyperlink"/>
          </w:rPr>
          <w:delText>2.2.9</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Variable Naming Conventions (variableNamingConvention)</w:delText>
        </w:r>
        <w:r w:rsidDel="009D64E4">
          <w:rPr>
            <w:webHidden/>
          </w:rPr>
          <w:tab/>
          <w:delText>69</w:delText>
        </w:r>
      </w:del>
    </w:p>
    <w:p w14:paraId="1F30F849" w14:textId="7304AEC4" w:rsidR="00B0099D" w:rsidDel="009D64E4" w:rsidRDefault="00B0099D">
      <w:pPr>
        <w:pStyle w:val="TOC2"/>
        <w:rPr>
          <w:del w:id="773" w:author="Bertsch Christian (CR/AEE3)" w:date="2019-10-01T16:31:00Z"/>
          <w:rFonts w:asciiTheme="minorHAnsi" w:eastAsiaTheme="minorEastAsia" w:hAnsiTheme="minorHAnsi" w:cstheme="minorBidi"/>
          <w:iCs w:val="0"/>
          <w:spacing w:val="0"/>
          <w:sz w:val="22"/>
          <w:lang w:eastAsia="en-US"/>
        </w:rPr>
      </w:pPr>
      <w:del w:id="774" w:author="Bertsch Christian (CR/AEE3)" w:date="2019-10-01T16:31:00Z">
        <w:r w:rsidRPr="007C1036" w:rsidDel="009D64E4">
          <w:rPr>
            <w:rStyle w:val="Hyperlink"/>
          </w:rPr>
          <w:delText>2.3</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FMU Distribution</w:delText>
        </w:r>
        <w:r w:rsidDel="009D64E4">
          <w:rPr>
            <w:webHidden/>
          </w:rPr>
          <w:tab/>
          <w:delText>71</w:delText>
        </w:r>
      </w:del>
    </w:p>
    <w:p w14:paraId="34B1D612" w14:textId="15B1975B" w:rsidR="00B0099D" w:rsidDel="009D64E4" w:rsidRDefault="00B0099D">
      <w:pPr>
        <w:pStyle w:val="TOC1"/>
        <w:rPr>
          <w:del w:id="775" w:author="Bertsch Christian (CR/AEE3)" w:date="2019-10-01T16:31:00Z"/>
          <w:rFonts w:asciiTheme="minorHAnsi" w:eastAsiaTheme="minorEastAsia" w:hAnsiTheme="minorHAnsi" w:cstheme="minorBidi"/>
          <w:b w:val="0"/>
          <w:bCs w:val="0"/>
          <w:spacing w:val="0"/>
          <w:szCs w:val="22"/>
          <w:lang w:eastAsia="en-US"/>
        </w:rPr>
      </w:pPr>
      <w:del w:id="776" w:author="Bertsch Christian (CR/AEE3)" w:date="2019-10-01T16:31:00Z">
        <w:r w:rsidRPr="007C1036" w:rsidDel="009D64E4">
          <w:rPr>
            <w:rStyle w:val="Hyperlink"/>
          </w:rPr>
          <w:delText>3.</w:delText>
        </w:r>
        <w:r w:rsidDel="009D64E4">
          <w:rPr>
            <w:rFonts w:asciiTheme="minorHAnsi" w:eastAsiaTheme="minorEastAsia" w:hAnsiTheme="minorHAnsi" w:cstheme="minorBidi"/>
            <w:b w:val="0"/>
            <w:bCs w:val="0"/>
            <w:spacing w:val="0"/>
            <w:szCs w:val="22"/>
            <w:lang w:eastAsia="en-US"/>
          </w:rPr>
          <w:tab/>
        </w:r>
        <w:r w:rsidRPr="007C1036" w:rsidDel="009D64E4">
          <w:rPr>
            <w:rStyle w:val="Hyperlink"/>
          </w:rPr>
          <w:delText>FMI for Model Exchange</w:delText>
        </w:r>
        <w:r w:rsidDel="009D64E4">
          <w:rPr>
            <w:webHidden/>
          </w:rPr>
          <w:tab/>
          <w:delText>75</w:delText>
        </w:r>
      </w:del>
    </w:p>
    <w:p w14:paraId="256E4A4E" w14:textId="5908452A" w:rsidR="00B0099D" w:rsidDel="009D64E4" w:rsidRDefault="00B0099D">
      <w:pPr>
        <w:pStyle w:val="TOC2"/>
        <w:rPr>
          <w:del w:id="777" w:author="Bertsch Christian (CR/AEE3)" w:date="2019-10-01T16:31:00Z"/>
          <w:rFonts w:asciiTheme="minorHAnsi" w:eastAsiaTheme="minorEastAsia" w:hAnsiTheme="minorHAnsi" w:cstheme="minorBidi"/>
          <w:iCs w:val="0"/>
          <w:spacing w:val="0"/>
          <w:sz w:val="22"/>
          <w:lang w:eastAsia="en-US"/>
        </w:rPr>
      </w:pPr>
      <w:del w:id="778" w:author="Bertsch Christian (CR/AEE3)" w:date="2019-10-01T16:31:00Z">
        <w:r w:rsidRPr="007C1036" w:rsidDel="009D64E4">
          <w:rPr>
            <w:rStyle w:val="Hyperlink"/>
          </w:rPr>
          <w:delText>3.1</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Mathematical Description</w:delText>
        </w:r>
        <w:r w:rsidDel="009D64E4">
          <w:rPr>
            <w:webHidden/>
          </w:rPr>
          <w:tab/>
          <w:delText>76</w:delText>
        </w:r>
      </w:del>
    </w:p>
    <w:p w14:paraId="13255D0B" w14:textId="2D52448F" w:rsidR="00B0099D" w:rsidDel="009D64E4" w:rsidRDefault="00B0099D">
      <w:pPr>
        <w:pStyle w:val="TOC2"/>
        <w:rPr>
          <w:del w:id="779" w:author="Bertsch Christian (CR/AEE3)" w:date="2019-10-01T16:31:00Z"/>
          <w:rFonts w:asciiTheme="minorHAnsi" w:eastAsiaTheme="minorEastAsia" w:hAnsiTheme="minorHAnsi" w:cstheme="minorBidi"/>
          <w:iCs w:val="0"/>
          <w:spacing w:val="0"/>
          <w:sz w:val="22"/>
          <w:lang w:eastAsia="en-US"/>
        </w:rPr>
      </w:pPr>
      <w:del w:id="780" w:author="Bertsch Christian (CR/AEE3)" w:date="2019-10-01T16:31:00Z">
        <w:r w:rsidRPr="007C1036" w:rsidDel="009D64E4">
          <w:rPr>
            <w:rStyle w:val="Hyperlink"/>
          </w:rPr>
          <w:delText>3.2</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FMI Application Programming Interface</w:delText>
        </w:r>
        <w:r w:rsidDel="009D64E4">
          <w:rPr>
            <w:webHidden/>
          </w:rPr>
          <w:tab/>
          <w:delText>86</w:delText>
        </w:r>
      </w:del>
    </w:p>
    <w:p w14:paraId="1B6F2625" w14:textId="481CF5CB" w:rsidR="00B0099D" w:rsidDel="009D64E4" w:rsidRDefault="00B0099D">
      <w:pPr>
        <w:pStyle w:val="TOC3"/>
        <w:rPr>
          <w:del w:id="781" w:author="Bertsch Christian (CR/AEE3)" w:date="2019-10-01T16:31:00Z"/>
          <w:rFonts w:asciiTheme="minorHAnsi" w:eastAsiaTheme="minorEastAsia" w:hAnsiTheme="minorHAnsi" w:cstheme="minorBidi"/>
          <w:iCs w:val="0"/>
          <w:spacing w:val="0"/>
          <w:sz w:val="22"/>
          <w:lang w:eastAsia="en-US"/>
        </w:rPr>
      </w:pPr>
      <w:del w:id="782" w:author="Bertsch Christian (CR/AEE3)" w:date="2019-10-01T16:31:00Z">
        <w:r w:rsidRPr="007C1036" w:rsidDel="009D64E4">
          <w:rPr>
            <w:rStyle w:val="Hyperlink"/>
          </w:rPr>
          <w:delText>3.2.1</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Providing Independent Variables and Re-initialization of Caching</w:delText>
        </w:r>
        <w:r w:rsidDel="009D64E4">
          <w:rPr>
            <w:webHidden/>
          </w:rPr>
          <w:tab/>
          <w:delText>86</w:delText>
        </w:r>
      </w:del>
    </w:p>
    <w:p w14:paraId="1217274C" w14:textId="1A0E5067" w:rsidR="00B0099D" w:rsidDel="009D64E4" w:rsidRDefault="00B0099D">
      <w:pPr>
        <w:pStyle w:val="TOC3"/>
        <w:rPr>
          <w:del w:id="783" w:author="Bertsch Christian (CR/AEE3)" w:date="2019-10-01T16:31:00Z"/>
          <w:rFonts w:asciiTheme="minorHAnsi" w:eastAsiaTheme="minorEastAsia" w:hAnsiTheme="minorHAnsi" w:cstheme="minorBidi"/>
          <w:iCs w:val="0"/>
          <w:spacing w:val="0"/>
          <w:sz w:val="22"/>
          <w:lang w:eastAsia="en-US"/>
        </w:rPr>
      </w:pPr>
      <w:del w:id="784" w:author="Bertsch Christian (CR/AEE3)" w:date="2019-10-01T16:31:00Z">
        <w:r w:rsidRPr="007C1036" w:rsidDel="009D64E4">
          <w:rPr>
            <w:rStyle w:val="Hyperlink"/>
          </w:rPr>
          <w:delText>3.2.2</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Evaluation of Model Equations</w:delText>
        </w:r>
        <w:r w:rsidDel="009D64E4">
          <w:rPr>
            <w:webHidden/>
          </w:rPr>
          <w:tab/>
          <w:delText>87</w:delText>
        </w:r>
      </w:del>
    </w:p>
    <w:p w14:paraId="1D4B3786" w14:textId="322F4939" w:rsidR="00B0099D" w:rsidDel="009D64E4" w:rsidRDefault="00B0099D">
      <w:pPr>
        <w:pStyle w:val="TOC3"/>
        <w:rPr>
          <w:del w:id="785" w:author="Bertsch Christian (CR/AEE3)" w:date="2019-10-01T16:31:00Z"/>
          <w:rFonts w:asciiTheme="minorHAnsi" w:eastAsiaTheme="minorEastAsia" w:hAnsiTheme="minorHAnsi" w:cstheme="minorBidi"/>
          <w:iCs w:val="0"/>
          <w:spacing w:val="0"/>
          <w:sz w:val="22"/>
          <w:lang w:eastAsia="en-US"/>
        </w:rPr>
      </w:pPr>
      <w:del w:id="786" w:author="Bertsch Christian (CR/AEE3)" w:date="2019-10-01T16:31:00Z">
        <w:r w:rsidRPr="007C1036" w:rsidDel="009D64E4">
          <w:rPr>
            <w:rStyle w:val="Hyperlink"/>
          </w:rPr>
          <w:delText>3.2.3</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State Machine of Calling Sequence</w:delText>
        </w:r>
        <w:r w:rsidDel="009D64E4">
          <w:rPr>
            <w:webHidden/>
          </w:rPr>
          <w:tab/>
          <w:delText>90</w:delText>
        </w:r>
      </w:del>
    </w:p>
    <w:p w14:paraId="699DC9E6" w14:textId="5B18E653" w:rsidR="00B0099D" w:rsidDel="009D64E4" w:rsidRDefault="00B0099D">
      <w:pPr>
        <w:pStyle w:val="TOC3"/>
        <w:rPr>
          <w:del w:id="787" w:author="Bertsch Christian (CR/AEE3)" w:date="2019-10-01T16:31:00Z"/>
          <w:rFonts w:asciiTheme="minorHAnsi" w:eastAsiaTheme="minorEastAsia" w:hAnsiTheme="minorHAnsi" w:cstheme="minorBidi"/>
          <w:iCs w:val="0"/>
          <w:spacing w:val="0"/>
          <w:sz w:val="22"/>
          <w:lang w:eastAsia="en-US"/>
        </w:rPr>
      </w:pPr>
      <w:del w:id="788" w:author="Bertsch Christian (CR/AEE3)" w:date="2019-10-01T16:31:00Z">
        <w:r w:rsidRPr="007C1036" w:rsidDel="009D64E4">
          <w:rPr>
            <w:rStyle w:val="Hyperlink"/>
          </w:rPr>
          <w:delText>3.2.4</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Pseudocode Example</w:delText>
        </w:r>
        <w:r w:rsidDel="009D64E4">
          <w:rPr>
            <w:webHidden/>
          </w:rPr>
          <w:tab/>
          <w:delText>94</w:delText>
        </w:r>
      </w:del>
    </w:p>
    <w:p w14:paraId="65575B90" w14:textId="6548D717" w:rsidR="00B0099D" w:rsidDel="009D64E4" w:rsidRDefault="00B0099D">
      <w:pPr>
        <w:pStyle w:val="TOC2"/>
        <w:rPr>
          <w:del w:id="789" w:author="Bertsch Christian (CR/AEE3)" w:date="2019-10-01T16:31:00Z"/>
          <w:rFonts w:asciiTheme="minorHAnsi" w:eastAsiaTheme="minorEastAsia" w:hAnsiTheme="minorHAnsi" w:cstheme="minorBidi"/>
          <w:iCs w:val="0"/>
          <w:spacing w:val="0"/>
          <w:sz w:val="22"/>
          <w:lang w:eastAsia="en-US"/>
        </w:rPr>
      </w:pPr>
      <w:del w:id="790" w:author="Bertsch Christian (CR/AEE3)" w:date="2019-10-01T16:31:00Z">
        <w:r w:rsidRPr="007C1036" w:rsidDel="009D64E4">
          <w:rPr>
            <w:rStyle w:val="Hyperlink"/>
          </w:rPr>
          <w:delText>3.3</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FMI Description Schema</w:delText>
        </w:r>
        <w:r w:rsidDel="009D64E4">
          <w:rPr>
            <w:webHidden/>
          </w:rPr>
          <w:tab/>
          <w:delText>97</w:delText>
        </w:r>
      </w:del>
    </w:p>
    <w:p w14:paraId="63608970" w14:textId="36707E80" w:rsidR="00B0099D" w:rsidDel="009D64E4" w:rsidRDefault="00B0099D">
      <w:pPr>
        <w:pStyle w:val="TOC3"/>
        <w:rPr>
          <w:del w:id="791" w:author="Bertsch Christian (CR/AEE3)" w:date="2019-10-01T16:31:00Z"/>
          <w:rFonts w:asciiTheme="minorHAnsi" w:eastAsiaTheme="minorEastAsia" w:hAnsiTheme="minorHAnsi" w:cstheme="minorBidi"/>
          <w:iCs w:val="0"/>
          <w:spacing w:val="0"/>
          <w:sz w:val="22"/>
          <w:lang w:eastAsia="en-US"/>
        </w:rPr>
      </w:pPr>
      <w:del w:id="792" w:author="Bertsch Christian (CR/AEE3)" w:date="2019-10-01T16:31:00Z">
        <w:r w:rsidRPr="007C1036" w:rsidDel="009D64E4">
          <w:rPr>
            <w:rStyle w:val="Hyperlink"/>
          </w:rPr>
          <w:delText>3.3.1</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Model Exchange FMU (ModelExchange)</w:delText>
        </w:r>
        <w:r w:rsidDel="009D64E4">
          <w:rPr>
            <w:webHidden/>
          </w:rPr>
          <w:tab/>
          <w:delText>98</w:delText>
        </w:r>
      </w:del>
    </w:p>
    <w:p w14:paraId="09857DA2" w14:textId="14B1B29E" w:rsidR="00B0099D" w:rsidDel="009D64E4" w:rsidRDefault="00B0099D">
      <w:pPr>
        <w:pStyle w:val="TOC3"/>
        <w:rPr>
          <w:del w:id="793" w:author="Bertsch Christian (CR/AEE3)" w:date="2019-10-01T16:31:00Z"/>
          <w:rFonts w:asciiTheme="minorHAnsi" w:eastAsiaTheme="minorEastAsia" w:hAnsiTheme="minorHAnsi" w:cstheme="minorBidi"/>
          <w:iCs w:val="0"/>
          <w:spacing w:val="0"/>
          <w:sz w:val="22"/>
          <w:lang w:eastAsia="en-US"/>
        </w:rPr>
      </w:pPr>
      <w:del w:id="794" w:author="Bertsch Christian (CR/AEE3)" w:date="2019-10-01T16:31:00Z">
        <w:r w:rsidRPr="007C1036" w:rsidDel="009D64E4">
          <w:rPr>
            <w:rStyle w:val="Hyperlink"/>
          </w:rPr>
          <w:delText>3.3.2</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Example XML Description File</w:delText>
        </w:r>
        <w:r w:rsidDel="009D64E4">
          <w:rPr>
            <w:webHidden/>
          </w:rPr>
          <w:tab/>
          <w:delText>100</w:delText>
        </w:r>
      </w:del>
    </w:p>
    <w:p w14:paraId="61317190" w14:textId="001E2122" w:rsidR="00B0099D" w:rsidDel="009D64E4" w:rsidRDefault="00B0099D">
      <w:pPr>
        <w:pStyle w:val="TOC1"/>
        <w:rPr>
          <w:del w:id="795" w:author="Bertsch Christian (CR/AEE3)" w:date="2019-10-01T16:31:00Z"/>
          <w:rFonts w:asciiTheme="minorHAnsi" w:eastAsiaTheme="minorEastAsia" w:hAnsiTheme="minorHAnsi" w:cstheme="minorBidi"/>
          <w:b w:val="0"/>
          <w:bCs w:val="0"/>
          <w:spacing w:val="0"/>
          <w:szCs w:val="22"/>
          <w:lang w:eastAsia="en-US"/>
        </w:rPr>
      </w:pPr>
      <w:del w:id="796" w:author="Bertsch Christian (CR/AEE3)" w:date="2019-10-01T16:31:00Z">
        <w:r w:rsidRPr="007C1036" w:rsidDel="009D64E4">
          <w:rPr>
            <w:rStyle w:val="Hyperlink"/>
          </w:rPr>
          <w:delText>4.</w:delText>
        </w:r>
        <w:r w:rsidDel="009D64E4">
          <w:rPr>
            <w:rFonts w:asciiTheme="minorHAnsi" w:eastAsiaTheme="minorEastAsia" w:hAnsiTheme="minorHAnsi" w:cstheme="minorBidi"/>
            <w:b w:val="0"/>
            <w:bCs w:val="0"/>
            <w:spacing w:val="0"/>
            <w:szCs w:val="22"/>
            <w:lang w:eastAsia="en-US"/>
          </w:rPr>
          <w:tab/>
        </w:r>
        <w:r w:rsidRPr="007C1036" w:rsidDel="009D64E4">
          <w:rPr>
            <w:rStyle w:val="Hyperlink"/>
          </w:rPr>
          <w:delText>FMI for Co</w:delText>
        </w:r>
        <w:r w:rsidRPr="007C1036" w:rsidDel="009D64E4">
          <w:rPr>
            <w:rStyle w:val="Hyperlink"/>
          </w:rPr>
          <w:noBreakHyphen/>
          <w:delText>Simulation</w:delText>
        </w:r>
        <w:r w:rsidDel="009D64E4">
          <w:rPr>
            <w:webHidden/>
          </w:rPr>
          <w:tab/>
          <w:delText>102</w:delText>
        </w:r>
      </w:del>
    </w:p>
    <w:p w14:paraId="40DE869E" w14:textId="1EE9BEA4" w:rsidR="00B0099D" w:rsidDel="009D64E4" w:rsidRDefault="00B0099D">
      <w:pPr>
        <w:pStyle w:val="TOC2"/>
        <w:rPr>
          <w:del w:id="797" w:author="Bertsch Christian (CR/AEE3)" w:date="2019-10-01T16:31:00Z"/>
          <w:rFonts w:asciiTheme="minorHAnsi" w:eastAsiaTheme="minorEastAsia" w:hAnsiTheme="minorHAnsi" w:cstheme="minorBidi"/>
          <w:iCs w:val="0"/>
          <w:spacing w:val="0"/>
          <w:sz w:val="22"/>
          <w:lang w:eastAsia="en-US"/>
        </w:rPr>
      </w:pPr>
      <w:del w:id="798" w:author="Bertsch Christian (CR/AEE3)" w:date="2019-10-01T16:31:00Z">
        <w:r w:rsidRPr="007C1036" w:rsidDel="009D64E4">
          <w:rPr>
            <w:rStyle w:val="Hyperlink"/>
          </w:rPr>
          <w:delText>4.1</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Mathematical Description</w:delText>
        </w:r>
        <w:r w:rsidDel="009D64E4">
          <w:rPr>
            <w:webHidden/>
          </w:rPr>
          <w:tab/>
          <w:delText>103</w:delText>
        </w:r>
      </w:del>
    </w:p>
    <w:p w14:paraId="33DF250E" w14:textId="08435048" w:rsidR="00B0099D" w:rsidDel="009D64E4" w:rsidRDefault="00B0099D">
      <w:pPr>
        <w:pStyle w:val="TOC3"/>
        <w:rPr>
          <w:del w:id="799" w:author="Bertsch Christian (CR/AEE3)" w:date="2019-10-01T16:31:00Z"/>
          <w:rFonts w:asciiTheme="minorHAnsi" w:eastAsiaTheme="minorEastAsia" w:hAnsiTheme="minorHAnsi" w:cstheme="minorBidi"/>
          <w:iCs w:val="0"/>
          <w:spacing w:val="0"/>
          <w:sz w:val="22"/>
          <w:lang w:eastAsia="en-US"/>
        </w:rPr>
      </w:pPr>
      <w:del w:id="800" w:author="Bertsch Christian (CR/AEE3)" w:date="2019-10-01T16:31:00Z">
        <w:r w:rsidRPr="007C1036" w:rsidDel="009D64E4">
          <w:rPr>
            <w:rStyle w:val="Hyperlink"/>
          </w:rPr>
          <w:delText>4.1.1</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Basics</w:delText>
        </w:r>
        <w:r w:rsidDel="009D64E4">
          <w:rPr>
            <w:webHidden/>
          </w:rPr>
          <w:tab/>
          <w:delText>103</w:delText>
        </w:r>
      </w:del>
    </w:p>
    <w:p w14:paraId="129D52C5" w14:textId="196B8C96" w:rsidR="00B0099D" w:rsidDel="009D64E4" w:rsidRDefault="00B0099D">
      <w:pPr>
        <w:pStyle w:val="TOC3"/>
        <w:rPr>
          <w:del w:id="801" w:author="Bertsch Christian (CR/AEE3)" w:date="2019-10-01T16:31:00Z"/>
          <w:rFonts w:asciiTheme="minorHAnsi" w:eastAsiaTheme="minorEastAsia" w:hAnsiTheme="minorHAnsi" w:cstheme="minorBidi"/>
          <w:iCs w:val="0"/>
          <w:spacing w:val="0"/>
          <w:sz w:val="22"/>
          <w:lang w:eastAsia="en-US"/>
        </w:rPr>
      </w:pPr>
      <w:del w:id="802" w:author="Bertsch Christian (CR/AEE3)" w:date="2019-10-01T16:31:00Z">
        <w:r w:rsidRPr="007C1036" w:rsidDel="009D64E4">
          <w:rPr>
            <w:rStyle w:val="Hyperlink"/>
          </w:rPr>
          <w:delText>4.1.2</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Mathematical Model</w:delText>
        </w:r>
        <w:r w:rsidDel="009D64E4">
          <w:rPr>
            <w:webHidden/>
          </w:rPr>
          <w:tab/>
          <w:delText>105</w:delText>
        </w:r>
      </w:del>
    </w:p>
    <w:p w14:paraId="387D0A63" w14:textId="4DFD1355" w:rsidR="00B0099D" w:rsidDel="009D64E4" w:rsidRDefault="00B0099D">
      <w:pPr>
        <w:pStyle w:val="TOC2"/>
        <w:rPr>
          <w:del w:id="803" w:author="Bertsch Christian (CR/AEE3)" w:date="2019-10-01T16:31:00Z"/>
          <w:rFonts w:asciiTheme="minorHAnsi" w:eastAsiaTheme="minorEastAsia" w:hAnsiTheme="minorHAnsi" w:cstheme="minorBidi"/>
          <w:iCs w:val="0"/>
          <w:spacing w:val="0"/>
          <w:sz w:val="22"/>
          <w:lang w:eastAsia="en-US"/>
        </w:rPr>
      </w:pPr>
      <w:del w:id="804" w:author="Bertsch Christian (CR/AEE3)" w:date="2019-10-01T16:31:00Z">
        <w:r w:rsidRPr="007C1036" w:rsidDel="009D64E4">
          <w:rPr>
            <w:rStyle w:val="Hyperlink"/>
          </w:rPr>
          <w:delText>4.2</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FMI Application Programming Interface</w:delText>
        </w:r>
        <w:r w:rsidDel="009D64E4">
          <w:rPr>
            <w:webHidden/>
          </w:rPr>
          <w:tab/>
          <w:delText>108</w:delText>
        </w:r>
      </w:del>
    </w:p>
    <w:p w14:paraId="300441FF" w14:textId="00DB909B" w:rsidR="00B0099D" w:rsidDel="009D64E4" w:rsidRDefault="00B0099D">
      <w:pPr>
        <w:pStyle w:val="TOC3"/>
        <w:rPr>
          <w:del w:id="805" w:author="Bertsch Christian (CR/AEE3)" w:date="2019-10-01T16:31:00Z"/>
          <w:rFonts w:asciiTheme="minorHAnsi" w:eastAsiaTheme="minorEastAsia" w:hAnsiTheme="minorHAnsi" w:cstheme="minorBidi"/>
          <w:iCs w:val="0"/>
          <w:spacing w:val="0"/>
          <w:sz w:val="22"/>
          <w:lang w:eastAsia="en-US"/>
        </w:rPr>
      </w:pPr>
      <w:del w:id="806" w:author="Bertsch Christian (CR/AEE3)" w:date="2019-10-01T16:31:00Z">
        <w:r w:rsidRPr="007C1036" w:rsidDel="009D64E4">
          <w:rPr>
            <w:rStyle w:val="Hyperlink"/>
          </w:rPr>
          <w:delText>4.2.1</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Transfer of Input / Output Values and Parameters</w:delText>
        </w:r>
        <w:r w:rsidDel="009D64E4">
          <w:rPr>
            <w:webHidden/>
          </w:rPr>
          <w:tab/>
          <w:delText>108</w:delText>
        </w:r>
      </w:del>
    </w:p>
    <w:p w14:paraId="2E6498CC" w14:textId="02472CEE" w:rsidR="00B0099D" w:rsidDel="009D64E4" w:rsidRDefault="00B0099D">
      <w:pPr>
        <w:pStyle w:val="TOC3"/>
        <w:rPr>
          <w:del w:id="807" w:author="Bertsch Christian (CR/AEE3)" w:date="2019-10-01T16:31:00Z"/>
          <w:rFonts w:asciiTheme="minorHAnsi" w:eastAsiaTheme="minorEastAsia" w:hAnsiTheme="minorHAnsi" w:cstheme="minorBidi"/>
          <w:iCs w:val="0"/>
          <w:spacing w:val="0"/>
          <w:sz w:val="22"/>
          <w:lang w:eastAsia="en-US"/>
        </w:rPr>
      </w:pPr>
      <w:del w:id="808" w:author="Bertsch Christian (CR/AEE3)" w:date="2019-10-01T16:31:00Z">
        <w:r w:rsidRPr="007C1036" w:rsidDel="009D64E4">
          <w:rPr>
            <w:rStyle w:val="Hyperlink"/>
          </w:rPr>
          <w:delText>4.2.2</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Computation</w:delText>
        </w:r>
        <w:r w:rsidDel="009D64E4">
          <w:rPr>
            <w:webHidden/>
          </w:rPr>
          <w:tab/>
          <w:delText>109</w:delText>
        </w:r>
      </w:del>
    </w:p>
    <w:p w14:paraId="644696AF" w14:textId="7F9356CA" w:rsidR="00B0099D" w:rsidDel="009D64E4" w:rsidRDefault="00B0099D">
      <w:pPr>
        <w:pStyle w:val="TOC3"/>
        <w:rPr>
          <w:del w:id="809" w:author="Bertsch Christian (CR/AEE3)" w:date="2019-10-01T16:31:00Z"/>
          <w:rFonts w:asciiTheme="minorHAnsi" w:eastAsiaTheme="minorEastAsia" w:hAnsiTheme="minorHAnsi" w:cstheme="minorBidi"/>
          <w:iCs w:val="0"/>
          <w:spacing w:val="0"/>
          <w:sz w:val="22"/>
          <w:lang w:eastAsia="en-US"/>
        </w:rPr>
      </w:pPr>
      <w:del w:id="810" w:author="Bertsch Christian (CR/AEE3)" w:date="2019-10-01T16:31:00Z">
        <w:r w:rsidRPr="007C1036" w:rsidDel="009D64E4">
          <w:rPr>
            <w:rStyle w:val="Hyperlink"/>
          </w:rPr>
          <w:delText>4.2.3</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Retrieving Status Information from the Slave</w:delText>
        </w:r>
        <w:r w:rsidDel="009D64E4">
          <w:rPr>
            <w:webHidden/>
          </w:rPr>
          <w:tab/>
          <w:delText>112</w:delText>
        </w:r>
      </w:del>
    </w:p>
    <w:p w14:paraId="030FA9D8" w14:textId="52756ECA" w:rsidR="00B0099D" w:rsidDel="009D64E4" w:rsidRDefault="00B0099D">
      <w:pPr>
        <w:pStyle w:val="TOC3"/>
        <w:rPr>
          <w:del w:id="811" w:author="Bertsch Christian (CR/AEE3)" w:date="2019-10-01T16:31:00Z"/>
          <w:rFonts w:asciiTheme="minorHAnsi" w:eastAsiaTheme="minorEastAsia" w:hAnsiTheme="minorHAnsi" w:cstheme="minorBidi"/>
          <w:iCs w:val="0"/>
          <w:spacing w:val="0"/>
          <w:sz w:val="22"/>
          <w:lang w:eastAsia="en-US"/>
        </w:rPr>
      </w:pPr>
      <w:del w:id="812" w:author="Bertsch Christian (CR/AEE3)" w:date="2019-10-01T16:31:00Z">
        <w:r w:rsidRPr="007C1036" w:rsidDel="009D64E4">
          <w:rPr>
            <w:rStyle w:val="Hyperlink"/>
          </w:rPr>
          <w:delText>4.2.4</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State Machine of Calling Sequence from Master to Slave</w:delText>
        </w:r>
        <w:r w:rsidDel="009D64E4">
          <w:rPr>
            <w:webHidden/>
          </w:rPr>
          <w:tab/>
          <w:delText>113</w:delText>
        </w:r>
      </w:del>
    </w:p>
    <w:p w14:paraId="0AF37706" w14:textId="7E282002" w:rsidR="00B0099D" w:rsidDel="009D64E4" w:rsidRDefault="00B0099D">
      <w:pPr>
        <w:pStyle w:val="TOC3"/>
        <w:rPr>
          <w:del w:id="813" w:author="Bertsch Christian (CR/AEE3)" w:date="2019-10-01T16:31:00Z"/>
          <w:rFonts w:asciiTheme="minorHAnsi" w:eastAsiaTheme="minorEastAsia" w:hAnsiTheme="minorHAnsi" w:cstheme="minorBidi"/>
          <w:iCs w:val="0"/>
          <w:spacing w:val="0"/>
          <w:sz w:val="22"/>
          <w:lang w:eastAsia="en-US"/>
        </w:rPr>
      </w:pPr>
      <w:del w:id="814" w:author="Bertsch Christian (CR/AEE3)" w:date="2019-10-01T16:31:00Z">
        <w:r w:rsidRPr="007C1036" w:rsidDel="009D64E4">
          <w:rPr>
            <w:rStyle w:val="Hyperlink"/>
          </w:rPr>
          <w:delText>4.2.5</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Pseudocode Example</w:delText>
        </w:r>
        <w:r w:rsidDel="009D64E4">
          <w:rPr>
            <w:webHidden/>
          </w:rPr>
          <w:tab/>
          <w:delText>116</w:delText>
        </w:r>
      </w:del>
    </w:p>
    <w:p w14:paraId="3929D376" w14:textId="6460EAC1" w:rsidR="00B0099D" w:rsidDel="009D64E4" w:rsidRDefault="00B0099D">
      <w:pPr>
        <w:pStyle w:val="TOC2"/>
        <w:rPr>
          <w:del w:id="815" w:author="Bertsch Christian (CR/AEE3)" w:date="2019-10-01T16:31:00Z"/>
          <w:rFonts w:asciiTheme="minorHAnsi" w:eastAsiaTheme="minorEastAsia" w:hAnsiTheme="minorHAnsi" w:cstheme="minorBidi"/>
          <w:iCs w:val="0"/>
          <w:spacing w:val="0"/>
          <w:sz w:val="22"/>
          <w:lang w:eastAsia="en-US"/>
        </w:rPr>
      </w:pPr>
      <w:del w:id="816" w:author="Bertsch Christian (CR/AEE3)" w:date="2019-10-01T16:31:00Z">
        <w:r w:rsidRPr="007C1036" w:rsidDel="009D64E4">
          <w:rPr>
            <w:rStyle w:val="Hyperlink"/>
          </w:rPr>
          <w:delText>4.3</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FMI Description Schema</w:delText>
        </w:r>
        <w:r w:rsidDel="009D64E4">
          <w:rPr>
            <w:webHidden/>
          </w:rPr>
          <w:tab/>
          <w:delText>118</w:delText>
        </w:r>
      </w:del>
    </w:p>
    <w:p w14:paraId="14A21BC5" w14:textId="751ADBE1" w:rsidR="00B0099D" w:rsidDel="009D64E4" w:rsidRDefault="00B0099D">
      <w:pPr>
        <w:pStyle w:val="TOC3"/>
        <w:rPr>
          <w:del w:id="817" w:author="Bertsch Christian (CR/AEE3)" w:date="2019-10-01T16:31:00Z"/>
          <w:rFonts w:asciiTheme="minorHAnsi" w:eastAsiaTheme="minorEastAsia" w:hAnsiTheme="minorHAnsi" w:cstheme="minorBidi"/>
          <w:iCs w:val="0"/>
          <w:spacing w:val="0"/>
          <w:sz w:val="22"/>
          <w:lang w:eastAsia="en-US"/>
        </w:rPr>
      </w:pPr>
      <w:del w:id="818" w:author="Bertsch Christian (CR/AEE3)" w:date="2019-10-01T16:31:00Z">
        <w:r w:rsidRPr="007C1036" w:rsidDel="009D64E4">
          <w:rPr>
            <w:rStyle w:val="Hyperlink"/>
          </w:rPr>
          <w:delText>4.3.1</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Co</w:delText>
        </w:r>
        <w:r w:rsidRPr="007C1036" w:rsidDel="009D64E4">
          <w:rPr>
            <w:rStyle w:val="Hyperlink"/>
          </w:rPr>
          <w:noBreakHyphen/>
          <w:delText>Simulation FMU (CoSimulation)</w:delText>
        </w:r>
        <w:r w:rsidDel="009D64E4">
          <w:rPr>
            <w:webHidden/>
          </w:rPr>
          <w:tab/>
          <w:delText>118</w:delText>
        </w:r>
      </w:del>
    </w:p>
    <w:p w14:paraId="2A100AD1" w14:textId="22724AEA" w:rsidR="00B0099D" w:rsidDel="009D64E4" w:rsidRDefault="00B0099D">
      <w:pPr>
        <w:pStyle w:val="TOC3"/>
        <w:rPr>
          <w:del w:id="819" w:author="Bertsch Christian (CR/AEE3)" w:date="2019-10-01T16:31:00Z"/>
          <w:rFonts w:asciiTheme="minorHAnsi" w:eastAsiaTheme="minorEastAsia" w:hAnsiTheme="minorHAnsi" w:cstheme="minorBidi"/>
          <w:iCs w:val="0"/>
          <w:spacing w:val="0"/>
          <w:sz w:val="22"/>
          <w:lang w:eastAsia="en-US"/>
        </w:rPr>
      </w:pPr>
      <w:del w:id="820" w:author="Bertsch Christian (CR/AEE3)" w:date="2019-10-01T16:31:00Z">
        <w:r w:rsidRPr="007C1036" w:rsidDel="009D64E4">
          <w:rPr>
            <w:rStyle w:val="Hyperlink"/>
          </w:rPr>
          <w:delText>4.3.2</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Example XML Description File</w:delText>
        </w:r>
        <w:r w:rsidDel="009D64E4">
          <w:rPr>
            <w:webHidden/>
          </w:rPr>
          <w:tab/>
          <w:delText>122</w:delText>
        </w:r>
      </w:del>
    </w:p>
    <w:p w14:paraId="447BBAE2" w14:textId="15B0B65F" w:rsidR="00B0099D" w:rsidDel="009D64E4" w:rsidRDefault="00B0099D">
      <w:pPr>
        <w:pStyle w:val="TOC1"/>
        <w:rPr>
          <w:del w:id="821" w:author="Bertsch Christian (CR/AEE3)" w:date="2019-10-01T16:31:00Z"/>
          <w:rFonts w:asciiTheme="minorHAnsi" w:eastAsiaTheme="minorEastAsia" w:hAnsiTheme="minorHAnsi" w:cstheme="minorBidi"/>
          <w:b w:val="0"/>
          <w:bCs w:val="0"/>
          <w:spacing w:val="0"/>
          <w:szCs w:val="22"/>
          <w:lang w:eastAsia="en-US"/>
        </w:rPr>
      </w:pPr>
      <w:del w:id="822" w:author="Bertsch Christian (CR/AEE3)" w:date="2019-10-01T16:31:00Z">
        <w:r w:rsidRPr="007C1036" w:rsidDel="009D64E4">
          <w:rPr>
            <w:rStyle w:val="Hyperlink"/>
          </w:rPr>
          <w:delText>5.</w:delText>
        </w:r>
        <w:r w:rsidDel="009D64E4">
          <w:rPr>
            <w:rFonts w:asciiTheme="minorHAnsi" w:eastAsiaTheme="minorEastAsia" w:hAnsiTheme="minorHAnsi" w:cstheme="minorBidi"/>
            <w:b w:val="0"/>
            <w:bCs w:val="0"/>
            <w:spacing w:val="0"/>
            <w:szCs w:val="22"/>
            <w:lang w:eastAsia="en-US"/>
          </w:rPr>
          <w:tab/>
        </w:r>
        <w:r w:rsidRPr="007C1036" w:rsidDel="009D64E4">
          <w:rPr>
            <w:rStyle w:val="Hyperlink"/>
          </w:rPr>
          <w:delText>Literature</w:delText>
        </w:r>
        <w:r w:rsidDel="009D64E4">
          <w:rPr>
            <w:webHidden/>
          </w:rPr>
          <w:tab/>
          <w:delText>125</w:delText>
        </w:r>
      </w:del>
    </w:p>
    <w:p w14:paraId="59BD4A77" w14:textId="3751194D" w:rsidR="00B0099D" w:rsidDel="009D64E4" w:rsidRDefault="00B0099D">
      <w:pPr>
        <w:pStyle w:val="TOC1"/>
        <w:tabs>
          <w:tab w:val="left" w:pos="1680"/>
        </w:tabs>
        <w:rPr>
          <w:del w:id="823" w:author="Bertsch Christian (CR/AEE3)" w:date="2019-10-01T16:31:00Z"/>
          <w:rFonts w:asciiTheme="minorHAnsi" w:eastAsiaTheme="minorEastAsia" w:hAnsiTheme="minorHAnsi" w:cstheme="minorBidi"/>
          <w:b w:val="0"/>
          <w:bCs w:val="0"/>
          <w:spacing w:val="0"/>
          <w:szCs w:val="22"/>
          <w:lang w:eastAsia="en-US"/>
        </w:rPr>
      </w:pPr>
      <w:del w:id="824" w:author="Bertsch Christian (CR/AEE3)" w:date="2019-10-01T16:31:00Z">
        <w:r w:rsidRPr="007C1036" w:rsidDel="009D64E4">
          <w:rPr>
            <w:rStyle w:val="Hyperlink"/>
          </w:rPr>
          <w:delText>Appendix A</w:delText>
        </w:r>
        <w:r w:rsidDel="009D64E4">
          <w:rPr>
            <w:rFonts w:asciiTheme="minorHAnsi" w:eastAsiaTheme="minorEastAsia" w:hAnsiTheme="minorHAnsi" w:cstheme="minorBidi"/>
            <w:b w:val="0"/>
            <w:bCs w:val="0"/>
            <w:spacing w:val="0"/>
            <w:szCs w:val="22"/>
            <w:lang w:eastAsia="en-US"/>
          </w:rPr>
          <w:tab/>
        </w:r>
        <w:r w:rsidRPr="007C1036" w:rsidDel="009D64E4">
          <w:rPr>
            <w:rStyle w:val="Hyperlink"/>
          </w:rPr>
          <w:delText>FMI Revision History</w:delText>
        </w:r>
        <w:r w:rsidDel="009D64E4">
          <w:rPr>
            <w:webHidden/>
          </w:rPr>
          <w:tab/>
          <w:delText>126</w:delText>
        </w:r>
      </w:del>
    </w:p>
    <w:p w14:paraId="4DDE9351" w14:textId="3D44810E" w:rsidR="00B0099D" w:rsidDel="009D64E4" w:rsidRDefault="00B0099D">
      <w:pPr>
        <w:pStyle w:val="TOC2"/>
        <w:rPr>
          <w:del w:id="825" w:author="Bertsch Christian (CR/AEE3)" w:date="2019-10-01T16:31:00Z"/>
          <w:rFonts w:asciiTheme="minorHAnsi" w:eastAsiaTheme="minorEastAsia" w:hAnsiTheme="minorHAnsi" w:cstheme="minorBidi"/>
          <w:iCs w:val="0"/>
          <w:spacing w:val="0"/>
          <w:sz w:val="22"/>
          <w:lang w:eastAsia="en-US"/>
        </w:rPr>
      </w:pPr>
      <w:del w:id="826" w:author="Bertsch Christian (CR/AEE3)" w:date="2019-10-01T16:31:00Z">
        <w:r w:rsidRPr="007C1036" w:rsidDel="009D64E4">
          <w:rPr>
            <w:rStyle w:val="Hyperlink"/>
          </w:rPr>
          <w:delText>A.1</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Version 1.0 – FMI for Model Exchange</w:delText>
        </w:r>
        <w:r w:rsidDel="009D64E4">
          <w:rPr>
            <w:webHidden/>
          </w:rPr>
          <w:tab/>
          <w:delText>126</w:delText>
        </w:r>
      </w:del>
    </w:p>
    <w:p w14:paraId="6EC66D54" w14:textId="0817C703" w:rsidR="00B0099D" w:rsidDel="009D64E4" w:rsidRDefault="00B0099D">
      <w:pPr>
        <w:pStyle w:val="TOC2"/>
        <w:rPr>
          <w:del w:id="827" w:author="Bertsch Christian (CR/AEE3)" w:date="2019-10-01T16:31:00Z"/>
          <w:rFonts w:asciiTheme="minorHAnsi" w:eastAsiaTheme="minorEastAsia" w:hAnsiTheme="minorHAnsi" w:cstheme="minorBidi"/>
          <w:iCs w:val="0"/>
          <w:spacing w:val="0"/>
          <w:sz w:val="22"/>
          <w:lang w:eastAsia="en-US"/>
        </w:rPr>
      </w:pPr>
      <w:del w:id="828" w:author="Bertsch Christian (CR/AEE3)" w:date="2019-10-01T16:31:00Z">
        <w:r w:rsidRPr="007C1036" w:rsidDel="009D64E4">
          <w:rPr>
            <w:rStyle w:val="Hyperlink"/>
          </w:rPr>
          <w:delText>A.2</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Version 1.0 – FMI for Co-Simulation</w:delText>
        </w:r>
        <w:r w:rsidDel="009D64E4">
          <w:rPr>
            <w:webHidden/>
          </w:rPr>
          <w:tab/>
          <w:delText>127</w:delText>
        </w:r>
      </w:del>
    </w:p>
    <w:p w14:paraId="4D5D26BA" w14:textId="133A782A" w:rsidR="00B0099D" w:rsidDel="009D64E4" w:rsidRDefault="00B0099D">
      <w:pPr>
        <w:pStyle w:val="TOC2"/>
        <w:rPr>
          <w:del w:id="829" w:author="Bertsch Christian (CR/AEE3)" w:date="2019-10-01T16:31:00Z"/>
          <w:rFonts w:asciiTheme="minorHAnsi" w:eastAsiaTheme="minorEastAsia" w:hAnsiTheme="minorHAnsi" w:cstheme="minorBidi"/>
          <w:iCs w:val="0"/>
          <w:spacing w:val="0"/>
          <w:sz w:val="22"/>
          <w:lang w:eastAsia="en-US"/>
        </w:rPr>
      </w:pPr>
      <w:del w:id="830" w:author="Bertsch Christian (CR/AEE3)" w:date="2019-10-01T16:31:00Z">
        <w:r w:rsidRPr="007C1036" w:rsidDel="009D64E4">
          <w:rPr>
            <w:rStyle w:val="Hyperlink"/>
          </w:rPr>
          <w:delText>A.3</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Version 2.0 – FMI for Model Exchange and Co-Simulation</w:delText>
        </w:r>
        <w:r w:rsidDel="009D64E4">
          <w:rPr>
            <w:webHidden/>
          </w:rPr>
          <w:tab/>
          <w:delText>128</w:delText>
        </w:r>
      </w:del>
    </w:p>
    <w:p w14:paraId="09A3871D" w14:textId="45208DF8" w:rsidR="00B0099D" w:rsidDel="009D64E4" w:rsidRDefault="00B0099D">
      <w:pPr>
        <w:pStyle w:val="TOC3"/>
        <w:rPr>
          <w:del w:id="831" w:author="Bertsch Christian (CR/AEE3)" w:date="2019-10-01T16:31:00Z"/>
          <w:rFonts w:asciiTheme="minorHAnsi" w:eastAsiaTheme="minorEastAsia" w:hAnsiTheme="minorHAnsi" w:cstheme="minorBidi"/>
          <w:iCs w:val="0"/>
          <w:spacing w:val="0"/>
          <w:sz w:val="22"/>
          <w:lang w:eastAsia="en-US"/>
        </w:rPr>
      </w:pPr>
      <w:del w:id="832" w:author="Bertsch Christian (CR/AEE3)" w:date="2019-10-01T16:31:00Z">
        <w:r w:rsidRPr="007C1036" w:rsidDel="009D64E4">
          <w:rPr>
            <w:rStyle w:val="Hyperlink"/>
          </w:rPr>
          <w:delText>A.3.1</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Overview</w:delText>
        </w:r>
        <w:r w:rsidDel="009D64E4">
          <w:rPr>
            <w:webHidden/>
          </w:rPr>
          <w:tab/>
          <w:delText>128</w:delText>
        </w:r>
      </w:del>
    </w:p>
    <w:p w14:paraId="61831955" w14:textId="0CF32B1A" w:rsidR="00B0099D" w:rsidDel="009D64E4" w:rsidRDefault="00B0099D">
      <w:pPr>
        <w:pStyle w:val="TOC3"/>
        <w:rPr>
          <w:del w:id="833" w:author="Bertsch Christian (CR/AEE3)" w:date="2019-10-01T16:31:00Z"/>
          <w:rFonts w:asciiTheme="minorHAnsi" w:eastAsiaTheme="minorEastAsia" w:hAnsiTheme="minorHAnsi" w:cstheme="minorBidi"/>
          <w:iCs w:val="0"/>
          <w:spacing w:val="0"/>
          <w:sz w:val="22"/>
          <w:lang w:eastAsia="en-US"/>
        </w:rPr>
      </w:pPr>
      <w:del w:id="834" w:author="Bertsch Christian (CR/AEE3)" w:date="2019-10-01T16:31:00Z">
        <w:r w:rsidRPr="007C1036" w:rsidDel="009D64E4">
          <w:rPr>
            <w:rStyle w:val="Hyperlink"/>
          </w:rPr>
          <w:delText>A.3.2</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Main changes</w:delText>
        </w:r>
        <w:r w:rsidDel="009D64E4">
          <w:rPr>
            <w:webHidden/>
          </w:rPr>
          <w:tab/>
          <w:delText>129</w:delText>
        </w:r>
      </w:del>
    </w:p>
    <w:p w14:paraId="7D6FBBC0" w14:textId="67C94D46" w:rsidR="00B0099D" w:rsidDel="009D64E4" w:rsidRDefault="00B0099D">
      <w:pPr>
        <w:pStyle w:val="TOC3"/>
        <w:rPr>
          <w:del w:id="835" w:author="Bertsch Christian (CR/AEE3)" w:date="2019-10-01T16:31:00Z"/>
          <w:rFonts w:asciiTheme="minorHAnsi" w:eastAsiaTheme="minorEastAsia" w:hAnsiTheme="minorHAnsi" w:cstheme="minorBidi"/>
          <w:iCs w:val="0"/>
          <w:spacing w:val="0"/>
          <w:sz w:val="22"/>
          <w:lang w:eastAsia="en-US"/>
        </w:rPr>
      </w:pPr>
      <w:del w:id="836" w:author="Bertsch Christian (CR/AEE3)" w:date="2019-10-01T16:31:00Z">
        <w:r w:rsidRPr="007C1036" w:rsidDel="009D64E4">
          <w:rPr>
            <w:rStyle w:val="Hyperlink"/>
          </w:rPr>
          <w:delText>A.3.3</w:delText>
        </w:r>
        <w:r w:rsidDel="009D64E4">
          <w:rPr>
            <w:rFonts w:asciiTheme="minorHAnsi" w:eastAsiaTheme="minorEastAsia" w:hAnsiTheme="minorHAnsi" w:cstheme="minorBidi"/>
            <w:iCs w:val="0"/>
            <w:spacing w:val="0"/>
            <w:sz w:val="22"/>
            <w:lang w:eastAsia="en-US"/>
          </w:rPr>
          <w:tab/>
        </w:r>
        <w:r w:rsidRPr="007C1036" w:rsidDel="009D64E4">
          <w:rPr>
            <w:rStyle w:val="Hyperlink"/>
          </w:rPr>
          <w:delText>Contributors</w:delText>
        </w:r>
        <w:r w:rsidDel="009D64E4">
          <w:rPr>
            <w:webHidden/>
          </w:rPr>
          <w:tab/>
          <w:delText>133</w:delText>
        </w:r>
      </w:del>
    </w:p>
    <w:p w14:paraId="4282A7D7" w14:textId="30A6658D" w:rsidR="00B0099D" w:rsidDel="009D64E4" w:rsidRDefault="00B0099D">
      <w:pPr>
        <w:pStyle w:val="TOC1"/>
        <w:tabs>
          <w:tab w:val="left" w:pos="1680"/>
        </w:tabs>
        <w:rPr>
          <w:del w:id="837" w:author="Bertsch Christian (CR/AEE3)" w:date="2019-10-01T16:31:00Z"/>
          <w:rFonts w:asciiTheme="minorHAnsi" w:eastAsiaTheme="minorEastAsia" w:hAnsiTheme="minorHAnsi" w:cstheme="minorBidi"/>
          <w:b w:val="0"/>
          <w:bCs w:val="0"/>
          <w:spacing w:val="0"/>
          <w:szCs w:val="22"/>
          <w:lang w:eastAsia="en-US"/>
        </w:rPr>
      </w:pPr>
      <w:del w:id="838" w:author="Bertsch Christian (CR/AEE3)" w:date="2019-10-01T16:31:00Z">
        <w:r w:rsidRPr="007C1036" w:rsidDel="009D64E4">
          <w:rPr>
            <w:rStyle w:val="Hyperlink"/>
          </w:rPr>
          <w:delText>Appendix B</w:delText>
        </w:r>
        <w:r w:rsidDel="009D64E4">
          <w:rPr>
            <w:rFonts w:asciiTheme="minorHAnsi" w:eastAsiaTheme="minorEastAsia" w:hAnsiTheme="minorHAnsi" w:cstheme="minorBidi"/>
            <w:b w:val="0"/>
            <w:bCs w:val="0"/>
            <w:spacing w:val="0"/>
            <w:szCs w:val="22"/>
            <w:lang w:eastAsia="en-US"/>
          </w:rPr>
          <w:tab/>
        </w:r>
        <w:r w:rsidRPr="007C1036" w:rsidDel="009D64E4">
          <w:rPr>
            <w:rStyle w:val="Hyperlink"/>
          </w:rPr>
          <w:delText>Glossary</w:delText>
        </w:r>
        <w:r w:rsidDel="009D64E4">
          <w:rPr>
            <w:webHidden/>
          </w:rPr>
          <w:tab/>
          <w:delText>135</w:delText>
        </w:r>
      </w:del>
    </w:p>
    <w:p w14:paraId="7CFB77F5" w14:textId="77777777" w:rsidR="00990EFE" w:rsidRPr="0098259C" w:rsidRDefault="00A803FC" w:rsidP="00A803FC">
      <w:pPr>
        <w:pStyle w:val="Heading1"/>
      </w:pPr>
      <w:r>
        <w:fldChar w:fldCharType="end"/>
      </w:r>
      <w:bookmarkStart w:id="839" w:name="_Toc20839910"/>
      <w:r w:rsidR="00990EFE" w:rsidRPr="0098259C">
        <w:t>Overview</w:t>
      </w:r>
      <w:bookmarkEnd w:id="140"/>
      <w:bookmarkEnd w:id="141"/>
      <w:bookmarkEnd w:id="839"/>
    </w:p>
    <w:p w14:paraId="5635EB9D" w14:textId="4626DBC6" w:rsidR="0089725E" w:rsidRPr="0098259C" w:rsidRDefault="0089725E" w:rsidP="0089725E">
      <w:pPr>
        <w:pStyle w:val="BodyText"/>
      </w:pPr>
      <w:r w:rsidRPr="0098259C">
        <w:t xml:space="preserve">The FMI (Functional Mock-up Interface) defines an interface to be implemented by an executable called </w:t>
      </w:r>
      <w:ins w:id="840" w:author="Bertsch Christian (CR/AEE3)" w:date="2019-09-06T11:23:00Z">
        <w:r w:rsidR="00792702">
          <w:t xml:space="preserve">an </w:t>
        </w:r>
      </w:ins>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0440B4">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0440B4">
        <w:t>3</w:t>
      </w:r>
      <w:r w:rsidRPr="0098259C">
        <w:fldChar w:fldCharType="end"/>
      </w:r>
      <w:r w:rsidRPr="0098259C">
        <w:t xml:space="preserve">). The goal of this interface is that the calling of an FMU in a simulation environment is reasonably simple. No provisions are provided in this document </w:t>
      </w:r>
      <w:ins w:id="841" w:author="Bertsch Christian (CR/AEE3)" w:date="2019-09-06T11:23:00Z">
        <w:r w:rsidR="00BB529F">
          <w:t xml:space="preserve">for </w:t>
        </w:r>
      </w:ins>
      <w:r w:rsidRPr="0098259C">
        <w:t xml:space="preserve">how to generate an FMU from a </w:t>
      </w:r>
      <w:r w:rsidR="005A2A81" w:rsidRPr="0098259C">
        <w:t>modeling</w:t>
      </w:r>
      <w:r w:rsidRPr="0098259C">
        <w:t xml:space="preserve"> environment</w:t>
      </w:r>
      <w:r w:rsidR="006F0075">
        <w:t xml:space="preserve">. </w:t>
      </w:r>
      <w:del w:id="842" w:author="Bertsch Christian (CR/AEE3)" w:date="2019-09-06T11:23:00Z">
        <w:r w:rsidR="006F0075">
          <w:delText>Hints</w:delText>
        </w:r>
        <w:r w:rsidRPr="0098259C">
          <w:delText xml:space="preserve"> for implementation </w:delText>
        </w:r>
        <w:r w:rsidR="006F0075">
          <w:delText xml:space="preserve">can be found </w:delText>
        </w:r>
        <w:r w:rsidRPr="0098259C">
          <w:delText xml:space="preserve">in </w:delText>
        </w:r>
        <w:r w:rsidR="00B93F47" w:rsidRPr="0098259C">
          <w:delText>the companion document “FunctionalMockupIn</w:delText>
        </w:r>
        <w:r w:rsidR="009C36C4">
          <w:delText>terface-ImplementationHints.pdf</w:delText>
        </w:r>
        <w:r w:rsidR="00B93F47" w:rsidRPr="0098259C">
          <w:delText>“</w:delText>
        </w:r>
        <w:r w:rsidRPr="0098259C">
          <w:delText>.</w:delText>
        </w:r>
      </w:del>
    </w:p>
    <w:p w14:paraId="6D9CB861" w14:textId="20201455" w:rsidR="0089725E" w:rsidRPr="0098259C" w:rsidRDefault="0089725E" w:rsidP="0089725E">
      <w:pPr>
        <w:pStyle w:val="BodyText"/>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del w:id="843" w:author="Bertsch Christian (CR/AEE3)" w:date="2019-09-06T11:23:00Z">
        <w:r w:rsidRPr="0098259C">
          <w:delText xml:space="preserve"> and to provide</w:delText>
        </w:r>
      </w:del>
      <w:ins w:id="844" w:author="Bertsch Christian (CR/AEE3)" w:date="2019-09-06T11:23:00Z">
        <w:r w:rsidR="00B737A0">
          <w:t xml:space="preserve">. It </w:t>
        </w:r>
        <w:r w:rsidRPr="0098259C">
          <w:t>provide</w:t>
        </w:r>
        <w:r w:rsidR="00B737A0">
          <w:t>s</w:t>
        </w:r>
      </w:ins>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ins w:id="845" w:author="Bertsch Christian (CR/AEE3)" w:date="2019-09-06T11:23:00Z">
        <w:r w:rsidR="00B509F5">
          <w:t>,</w:t>
        </w:r>
      </w:ins>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BodyText"/>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ins w:id="846" w:author="Bertsch Christian (CR/AEE3)" w:date="2019-09-06T11:23:00Z">
        <w:r w:rsidR="00DA7A64">
          <w:t>-</w:t>
        </w:r>
      </w:ins>
      <w:r w:rsidRPr="0098259C">
        <w:t>dependent coupled systems consisting of subsystems that are continuous in time (model components that are described by differential-algebraic equations) or</w:t>
      </w:r>
      <w:r w:rsidR="00DA7A64">
        <w:t xml:space="preserve"> </w:t>
      </w:r>
      <w:ins w:id="847" w:author="Bertsch Christian (CR/AEE3)" w:date="2019-09-06T11:23:00Z">
        <w:r w:rsidR="00DA7A64">
          <w:t>are</w:t>
        </w:r>
        <w:r w:rsidRPr="0098259C">
          <w:t xml:space="preserve"> </w:t>
        </w:r>
      </w:ins>
      <w:r w:rsidRPr="0098259C">
        <w:t xml:space="preserve">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09B8C13F" w:rsidR="0089725E" w:rsidRPr="0098259C" w:rsidRDefault="0089725E" w:rsidP="0089725E">
      <w:pPr>
        <w:pStyle w:val="BodyTextIndent"/>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Finally,</w:t>
      </w:r>
      <w:del w:id="848" w:author="Bertsch Christian (CR/AEE3)" w:date="2019-09-06T11:23:00Z">
        <w:r w:rsidRPr="0098259C">
          <w:delText xml:space="preserve"> also</w:delText>
        </w:r>
      </w:del>
      <w:r w:rsidRPr="0098259C">
        <w:t xml:space="preserve"> the visualization and post-processing of simulation data is done individually for each subsystem in its own native simulation tool. </w:t>
      </w:r>
    </w:p>
    <w:p w14:paraId="4BFA6670" w14:textId="7215C08A" w:rsidR="0089725E" w:rsidRPr="0098259C" w:rsidRDefault="0089725E" w:rsidP="0089725E">
      <w:pPr>
        <w:pStyle w:val="BodyText"/>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0440B4">
        <w:t>2</w:t>
      </w:r>
      <w:r w:rsidRPr="0098259C">
        <w:fldChar w:fldCharType="end"/>
      </w:r>
      <w:r w:rsidRPr="0098259C">
        <w:t>. In particular:</w:t>
      </w:r>
    </w:p>
    <w:p w14:paraId="6038C774" w14:textId="1AA18F92" w:rsidR="0089725E" w:rsidRPr="0098259C" w:rsidRDefault="0089725E" w:rsidP="006E60E6">
      <w:pPr>
        <w:pStyle w:val="BodyText"/>
        <w:numPr>
          <w:ilvl w:val="0"/>
          <w:numId w:val="20"/>
        </w:numPr>
        <w:rPr>
          <w:u w:val="single"/>
        </w:rPr>
      </w:pPr>
      <w:r w:rsidRPr="0098259C">
        <w:rPr>
          <w:u w:val="single"/>
        </w:rPr>
        <w:t>FMI Application Programming Interface (C)</w:t>
      </w:r>
      <w:r w:rsidRPr="0098259C">
        <w:br/>
        <w:t xml:space="preserve">All </w:t>
      </w:r>
      <w:del w:id="849" w:author="Bertsch Christian (CR/AEE3)" w:date="2019-09-06T11:23:00Z">
        <w:r w:rsidRPr="0098259C">
          <w:delText>needed</w:delText>
        </w:r>
      </w:del>
      <w:ins w:id="850" w:author="Bertsch Christian (CR/AEE3)" w:date="2019-09-06T11:23:00Z">
        <w:r w:rsidR="00AD5010">
          <w:t>required</w:t>
        </w:r>
      </w:ins>
      <w:r w:rsidR="00AD5010" w:rsidRPr="0098259C">
        <w:t xml:space="preserve"> </w:t>
      </w:r>
      <w:r w:rsidRPr="0098259C">
        <w:t xml:space="preserve">equations or tool coupling computations are evaluated by calling standardized </w:t>
      </w:r>
      <w:del w:id="851" w:author="Bertsch Christian (CR/AEE3)" w:date="2019-09-06T11:23:00Z">
        <w:r w:rsidRPr="0098259C">
          <w:rPr>
            <w:u w:val="single"/>
          </w:rPr>
          <w:delText>“</w:delText>
        </w:r>
      </w:del>
      <w:r w:rsidRPr="0098259C">
        <w:rPr>
          <w:u w:val="single"/>
        </w:rPr>
        <w:t>C</w:t>
      </w:r>
      <w:del w:id="852" w:author="Bertsch Christian (CR/AEE3)" w:date="2019-09-06T11:23:00Z">
        <w:r w:rsidRPr="0098259C">
          <w:rPr>
            <w:u w:val="single"/>
          </w:rPr>
          <w:delText>”</w:delText>
        </w:r>
      </w:del>
      <w:r w:rsidRPr="0098259C">
        <w:rPr>
          <w:u w:val="single"/>
        </w:rPr>
        <w:t xml:space="preserve"> functions</w:t>
      </w:r>
      <w:r w:rsidRPr="0098259C">
        <w:t xml:space="preserve">. </w:t>
      </w:r>
      <w:del w:id="853" w:author="Bertsch Christian (CR/AEE3)" w:date="2019-09-06T11:23:00Z">
        <w:r w:rsidRPr="0098259C">
          <w:delText>“</w:delText>
        </w:r>
      </w:del>
      <w:r w:rsidRPr="0098259C">
        <w:t>C</w:t>
      </w:r>
      <w:del w:id="854" w:author="Bertsch Christian (CR/AEE3)" w:date="2019-09-06T11:23:00Z">
        <w:r w:rsidRPr="0098259C">
          <w:delText>”</w:delText>
        </w:r>
      </w:del>
      <w:r w:rsidRPr="0098259C">
        <w:t xml:space="preserve"> is used</w:t>
      </w:r>
      <w:del w:id="855" w:author="Bertsch Christian (CR/AEE3)" w:date="2019-09-06T11:23:00Z">
        <w:r w:rsidRPr="0098259C">
          <w:delText>,</w:delText>
        </w:r>
      </w:del>
      <w:r w:rsidRPr="0098259C">
        <w:t xml:space="preserve"> because it is the most portable programming language today and is the only programming language that can be utilized in all embedded control systems.</w:t>
      </w:r>
    </w:p>
    <w:p w14:paraId="7D489523" w14:textId="7DDBA63F" w:rsidR="0089725E" w:rsidRPr="0098259C" w:rsidRDefault="0089725E" w:rsidP="006E60E6">
      <w:pPr>
        <w:pStyle w:val="BodyText"/>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structure and tools should be free </w:t>
      </w:r>
      <w:ins w:id="856" w:author="Bertsch Christian (CR/AEE3)" w:date="2019-09-06T11:23:00Z">
        <w:r w:rsidRPr="0098259C">
          <w:t xml:space="preserve">to </w:t>
        </w:r>
        <w:r w:rsidR="005C28DD">
          <w:t xml:space="preserve">determine </w:t>
        </w:r>
      </w:ins>
      <w:r w:rsidR="005C28DD">
        <w:t xml:space="preserve">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del w:id="857" w:author="Bertsch Christian (CR/AEE3)" w:date="2019-09-06T11:23:00Z">
        <w:r w:rsidRPr="0098259C">
          <w:delText>,</w:delText>
        </w:r>
      </w:del>
      <w:ins w:id="858" w:author="Bertsch Christian (CR/AEE3)" w:date="2019-09-06T11:23:00Z">
        <w:r w:rsidR="006C36ED">
          <w:t xml:space="preserve"> that</w:t>
        </w:r>
      </w:ins>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del w:id="859" w:author="Bertsch Christian (CR/AEE3)" w:date="2019-09-06T11:23:00Z">
        <w:r w:rsidRPr="0098259C">
          <w:delText>, see</w:delText>
        </w:r>
      </w:del>
      <w:ins w:id="860" w:author="Bertsch Christian (CR/AEE3)" w:date="2019-09-06T11:23:00Z">
        <w:r w:rsidR="006B28EF">
          <w:t>.</w:t>
        </w:r>
        <w:r w:rsidRPr="0098259C">
          <w:t xml:space="preserve"> </w:t>
        </w:r>
        <w:r w:rsidR="006B28EF">
          <w:t>S</w:t>
        </w:r>
        <w:r w:rsidRPr="0098259C">
          <w:t>ee</w:t>
        </w:r>
      </w:ins>
      <w:r w:rsidRPr="0098259C">
        <w:t xml:space="preserve"> </w:t>
      </w:r>
      <w:r w:rsidR="009F2AEB" w:rsidRPr="0098259C">
        <w:t>for example</w:t>
      </w:r>
      <w:r w:rsidRPr="0098259C">
        <w:t xml:space="preserve"> </w:t>
      </w:r>
      <w:hyperlink r:id="rId20" w:anchor="Parsers" w:history="1">
        <w:r w:rsidRPr="0098259C">
          <w:rPr>
            <w:rStyle w:val="Hyperlink"/>
          </w:rPr>
          <w:t>http://en.wikipedia.org/wiki/</w:t>
        </w:r>
        <w:r w:rsidR="00374F39" w:rsidRPr="0098259C">
          <w:rPr>
            <w:rStyle w:val="Hyperlink"/>
          </w:rPr>
          <w:t>XML</w:t>
        </w:r>
        <w:r w:rsidRPr="0098259C">
          <w:rPr>
            <w:rStyle w:val="Hyperlink"/>
          </w:rPr>
          <w:t>#Parsers</w:t>
        </w:r>
      </w:hyperlink>
      <w:del w:id="861" w:author="Bertsch Christian (CR/AEE3)" w:date="2019-09-06T11:23:00Z">
        <w:r w:rsidRPr="0098259C">
          <w:delText>,</w:delText>
        </w:r>
      </w:del>
      <w:r w:rsidRPr="0098259C">
        <w:t xml:space="preserve"> and especially the efficient open source parser SAX (</w:t>
      </w:r>
      <w:hyperlink r:id="rId21" w:history="1">
        <w:r w:rsidRPr="0098259C">
          <w:rPr>
            <w:rStyle w:val="Hyperlink"/>
          </w:rPr>
          <w:t>http://sax.sourceforge.net/</w:t>
        </w:r>
      </w:hyperlink>
      <w:r w:rsidRPr="0098259C">
        <w:t xml:space="preserve">, </w:t>
      </w:r>
      <w:hyperlink r:id="rId22" w:history="1">
        <w:r w:rsidRPr="0098259C">
          <w:rPr>
            <w:rStyle w:val="Hyperlink"/>
          </w:rPr>
          <w:t>http://en.wikipedia.org/wiki/Simple_API_for_</w:t>
        </w:r>
        <w:r w:rsidR="00374F39" w:rsidRPr="0098259C">
          <w:rPr>
            <w:rStyle w:val="Hyperlink"/>
          </w:rPr>
          <w:t>XML</w:t>
        </w:r>
      </w:hyperlink>
      <w:r w:rsidRPr="0098259C">
        <w:t>).</w:t>
      </w:r>
    </w:p>
    <w:p w14:paraId="648E6469" w14:textId="547FB322" w:rsidR="0089725E" w:rsidRPr="0098259C" w:rsidRDefault="0089725E" w:rsidP="0089725E">
      <w:pPr>
        <w:pStyle w:val="BodyText"/>
      </w:pPr>
      <w:r w:rsidRPr="0098259C">
        <w:t>An FMU (</w:t>
      </w:r>
      <w:r w:rsidR="00D73B94" w:rsidRPr="0098259C">
        <w:t>in other words</w:t>
      </w:r>
      <w:r w:rsidRPr="0098259C">
        <w:t xml:space="preserve"> a model without integrators, a runnable model with integrators, or a tool coupling interface) is distributed in one </w:t>
      </w:r>
      <w:del w:id="862" w:author="Bertsch Christian (CR/AEE3)" w:date="2019-09-06T11:23:00Z">
        <w:r w:rsidR="00374F39" w:rsidRPr="0098259C">
          <w:delText>zip file</w:delText>
        </w:r>
      </w:del>
      <w:ins w:id="863" w:author="Bertsch Christian (CR/AEE3)" w:date="2019-09-06T11:23:00Z">
        <w:r w:rsidR="00280342">
          <w:t>ZIP</w:t>
        </w:r>
      </w:ins>
      <w:ins w:id="864" w:author="Bertsch Christian (CR/AEE3)" w:date="2019-09-23T17:43:00Z">
        <w:r w:rsidR="00C42950">
          <w:t xml:space="preserve"> </w:t>
        </w:r>
      </w:ins>
      <w:ins w:id="865" w:author="Bertsch Christian (CR/AEE3)" w:date="2019-09-06T11:23:00Z">
        <w:r w:rsidR="00374F39" w:rsidRPr="0098259C">
          <w:t>file</w:t>
        </w:r>
      </w:ins>
      <w:r w:rsidRPr="0098259C">
        <w:t xml:space="preserve">. The </w:t>
      </w:r>
      <w:del w:id="866" w:author="Bertsch Christian (CR/AEE3)" w:date="2019-09-06T11:23:00Z">
        <w:r w:rsidR="00374F39" w:rsidRPr="0098259C">
          <w:delText>zip file</w:delText>
        </w:r>
      </w:del>
      <w:ins w:id="867" w:author="Bertsch Christian (CR/AEE3)" w:date="2019-09-06T11:23:00Z">
        <w:r w:rsidR="00280342">
          <w:t>ZIP</w:t>
        </w:r>
      </w:ins>
      <w:ins w:id="868" w:author="Bertsch Christian (CR/AEE3)" w:date="2019-09-23T17:43:00Z">
        <w:r w:rsidR="00C42950">
          <w:t xml:space="preserve"> </w:t>
        </w:r>
      </w:ins>
      <w:ins w:id="869" w:author="Bertsch Christian (CR/AEE3)" w:date="2019-09-06T11:23:00Z">
        <w:r w:rsidR="00374F39" w:rsidRPr="0098259C">
          <w:t>file</w:t>
        </w:r>
      </w:ins>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0440B4">
        <w:t>2.3</w:t>
      </w:r>
      <w:r w:rsidR="009C36C4">
        <w:fldChar w:fldCharType="end"/>
      </w:r>
      <w:r w:rsidRPr="0098259C">
        <w:t>):</w:t>
      </w:r>
    </w:p>
    <w:p w14:paraId="45AF045C" w14:textId="77777777" w:rsidR="0089725E" w:rsidRPr="0098259C" w:rsidRDefault="0089725E" w:rsidP="006E60E6">
      <w:pPr>
        <w:pStyle w:val="BodyText"/>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BodyText"/>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(.dll)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AF8DE0C" w:rsidR="0089725E" w:rsidRPr="0098259C" w:rsidRDefault="0089725E" w:rsidP="006E60E6">
      <w:pPr>
        <w:pStyle w:val="BodyText"/>
        <w:numPr>
          <w:ilvl w:val="0"/>
          <w:numId w:val="22"/>
        </w:numPr>
      </w:pPr>
      <w:r w:rsidRPr="0098259C">
        <w:t>Additional FMU data (</w:t>
      </w:r>
      <w:del w:id="870" w:author="Bertsch Christian (CR/AEE3)" w:date="2019-09-06T11:23:00Z">
        <w:r w:rsidRPr="0098259C">
          <w:delText>like</w:delText>
        </w:r>
      </w:del>
      <w:ins w:id="871" w:author="Bertsch Christian (CR/AEE3)" w:date="2019-09-06T11:23:00Z">
        <w:r w:rsidR="006B28EF">
          <w:t>such as</w:t>
        </w:r>
      </w:ins>
      <w:r w:rsidR="006B28EF" w:rsidRPr="0098259C">
        <w:t xml:space="preserve"> </w:t>
      </w:r>
      <w:r w:rsidRPr="0098259C">
        <w:t>tables</w:t>
      </w:r>
      <w:del w:id="872" w:author="Bertsch Christian (CR/AEE3)" w:date="2019-09-06T11:23:00Z">
        <w:r w:rsidRPr="0098259C">
          <w:delText>,</w:delText>
        </w:r>
      </w:del>
      <w:ins w:id="873" w:author="Bertsch Christian (CR/AEE3)" w:date="2019-09-06T11:23:00Z">
        <w:r w:rsidR="006B28EF">
          <w:t xml:space="preserve"> or</w:t>
        </w:r>
      </w:ins>
      <w:r w:rsidRPr="0098259C">
        <w:t xml:space="preserve"> maps) in FMU specific file formats.</w:t>
      </w:r>
    </w:p>
    <w:p w14:paraId="0D06F4E6" w14:textId="1A1E3E1D" w:rsidR="0089725E" w:rsidRPr="0098259C" w:rsidRDefault="0089725E" w:rsidP="0089725E">
      <w:pPr>
        <w:pStyle w:val="BodyTextIndent"/>
        <w:spacing w:before="120"/>
      </w:pPr>
      <w:r w:rsidRPr="0098259C">
        <w:t>A schematic view of an FMU is shown in</w:t>
      </w:r>
      <w:r w:rsidR="0097533A">
        <w:t xml:space="preserve"> </w:t>
      </w:r>
      <w:r w:rsidR="00520A5E">
        <w:fldChar w:fldCharType="begin"/>
      </w:r>
      <w:r w:rsidR="00520A5E">
        <w:instrText xml:space="preserve"> REF _Ref289631998 \h </w:instrText>
      </w:r>
      <w:r w:rsidR="00520A5E">
        <w:fldChar w:fldCharType="separate"/>
      </w:r>
      <w:ins w:id="874" w:author="Bertsch Christian (CR/AEE3)" w:date="2019-10-03T18:12:00Z">
        <w:r w:rsidR="000440B4" w:rsidRPr="0098259C">
          <w:t xml:space="preserve">Figure </w:t>
        </w:r>
        <w:r w:rsidR="000440B4">
          <w:rPr>
            <w:noProof/>
          </w:rPr>
          <w:t>1</w:t>
        </w:r>
      </w:ins>
      <w:del w:id="875" w:author="Bertsch Christian (CR/AEE3)" w:date="2019-10-03T17:32:00Z">
        <w:r w:rsidR="00520A5E" w:rsidRPr="0098259C" w:rsidDel="00FB0155">
          <w:delText xml:space="preserve">Figure </w:delText>
        </w:r>
        <w:r w:rsidR="00520A5E" w:rsidDel="00FB0155">
          <w:rPr>
            <w:noProof/>
          </w:rPr>
          <w:delText>1</w:delText>
        </w:r>
      </w:del>
      <w:r w:rsidR="00520A5E">
        <w:fldChar w:fldCharType="end"/>
      </w:r>
      <w:r w:rsidR="00520A5E">
        <w:t>:</w:t>
      </w:r>
    </w:p>
    <w:p w14:paraId="5EEDDB51" w14:textId="77777777" w:rsidR="00990EFE" w:rsidRPr="0098259C" w:rsidRDefault="004F204D" w:rsidP="00A019C0">
      <w:pPr>
        <w:pStyle w:val="Bild"/>
        <w:spacing w:before="0"/>
        <w:rPr>
          <w:lang w:val="en-US"/>
        </w:rPr>
      </w:pPr>
      <w:r>
        <w:rPr>
          <w:lang w:val="en-US"/>
        </w:rPr>
        <w:object w:dxaOrig="1440" w:dyaOrig="1440" w14:anchorId="52BF534E">
          <v:group id="_x0000_s1113"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4" type="#_x0000_t75" style="position:absolute;left:1134;top:572;width:9666;height:3714" o:preferrelative="f">
              <v:fill o:detectmouseclick="t"/>
              <v:path o:extrusionok="t" o:connecttype="none"/>
              <o:lock v:ext="edit" text="t"/>
            </v:shape>
            <v:rect id="_x0000_s1116" style="position:absolute;left:2792;top:1234;width:6408;height:2922;mso-wrap-style:none;v-text-anchor:middle" fillcolor="#eaeaea" strokeweight="1.5pt">
              <v:fill rotate="t" angle="-135" type="gradient"/>
            </v:rect>
            <v:line id="_x0000_s1117" style="position:absolute;v-text-anchor:middle" from="6632,722" to="6633,1623" strokecolor="red" strokeweight="2.25pt">
              <v:stroke endarrow="block" endarrowlength="long"/>
            </v:line>
            <v:rect id="_x0000_s1118"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1119" type="#_x0000_t202" style="position:absolute;left:3077;top:2479;width:363;height:448" filled="f" fillcolor="#bbe0e3" stroked="f">
              <v:textbox style="mso-next-textbox:#_x0000_s1119;mso-fit-shape-to-text:t">
                <w:txbxContent>
                  <w:p w14:paraId="0883E220" w14:textId="77777777" w:rsidR="00BD2272" w:rsidRDefault="00BD2272"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1120" type="#_x0000_t202" style="position:absolute;left:8520;top:2504;width:362;height:448" filled="f" fillcolor="#bbe0e3" stroked="f">
              <v:textbox style="mso-next-textbox:#_x0000_s1120;mso-fit-shape-to-text:t">
                <w:txbxContent>
                  <w:p w14:paraId="321729DD" w14:textId="77777777" w:rsidR="00BD2272" w:rsidRDefault="00BD2272"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1121" type="#_x0000_t202" style="position:absolute;left:2733;top:1182;width:3286;height:475" filled="f" fillcolor="#bbe0e3" stroked="f">
              <v:textbox style="mso-next-textbox:#_x0000_s1121;mso-fit-shape-to-text:t">
                <w:txbxContent>
                  <w:p w14:paraId="50487A79" w14:textId="77777777" w:rsidR="00BD2272" w:rsidRDefault="00BD2272" w:rsidP="00990EFE">
                    <w:pPr>
                      <w:autoSpaceDE w:val="0"/>
                      <w:autoSpaceDN w:val="0"/>
                      <w:adjustRightInd w:val="0"/>
                      <w:rPr>
                        <w:color w:val="000000"/>
                        <w:sz w:val="24"/>
                      </w:rPr>
                    </w:pPr>
                    <w:r>
                      <w:rPr>
                        <w:color w:val="000000"/>
                        <w:sz w:val="24"/>
                      </w:rPr>
                      <w:t>Enclosing Model</w:t>
                    </w:r>
                  </w:p>
                </w:txbxContent>
              </v:textbox>
            </v:shape>
            <v:line id="_x0000_s1122" style="position:absolute;v-text-anchor:middle" from="3020,2992" to="3585,2992" strokecolor="red" strokeweight="2.25pt">
              <v:stroke endarrow="block" endarrowlength="long"/>
            </v:line>
            <v:line id="_x0000_s1123" style="position:absolute;flip:y;v-text-anchor:middle" from="8475,3012" to="9061,3013" strokecolor="#339" strokeweight="2.25pt">
              <v:stroke endarrow="block" endarrowlength="long"/>
            </v:line>
            <v:line id="_x0000_s1131" style="position:absolute;v-text-anchor:middle" from="7598,722" to="7599,1617" strokecolor="#339" strokeweight="2.25pt">
              <v:stroke startarrow="block" endarrowlength="long"/>
            </v:line>
            <v:shape id="_x0000_s1132" type="#_x0000_t202" style="position:absolute;left:7738;top:651;width:362;height:448" filled="f" fillcolor="#bbe0e3" stroked="f">
              <v:textbox style="mso-next-textbox:#_x0000_s1132;mso-fit-shape-to-text:t">
                <w:txbxContent>
                  <w:p w14:paraId="1E32AD99" w14:textId="77777777" w:rsidR="00BD2272" w:rsidRDefault="00BD2272"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1133" type="#_x0000_t75" style="position:absolute;left:3335;top:766;width:3159;height:321">
              <v:imagedata r:id="rId23" o:title=""/>
            </v:shape>
            <v:shape id="_x0000_s1134" type="#_x0000_t202" style="position:absolute;left:3601;top:1650;width:4830;height:2126" stroked="f">
              <v:fill color2="#bbe0e3" rotate="t" focus="100%" type="gradient"/>
              <v:textbox style="mso-next-textbox:#_x0000_s1134">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BD2272" w14:paraId="02E2D11B" w14:textId="77777777" w:rsidTr="00965B2D">
                      <w:tc>
                        <w:tcPr>
                          <w:tcW w:w="348" w:type="dxa"/>
                        </w:tcPr>
                        <w:p w14:paraId="73246639" w14:textId="77777777" w:rsidR="00BD2272" w:rsidRPr="00BD4780" w:rsidRDefault="00BD2272">
                          <w:pPr>
                            <w:rPr>
                              <w:i/>
                            </w:rPr>
                          </w:pPr>
                          <w:r w:rsidRPr="00BD4780">
                            <w:rPr>
                              <w:i/>
                            </w:rPr>
                            <w:t>t</w:t>
                          </w:r>
                        </w:p>
                      </w:tc>
                      <w:tc>
                        <w:tcPr>
                          <w:tcW w:w="4499" w:type="dxa"/>
                        </w:tcPr>
                        <w:p w14:paraId="56728846" w14:textId="77777777" w:rsidR="00BD2272" w:rsidRDefault="00BD2272">
                          <w:r>
                            <w:t>time</w:t>
                          </w:r>
                        </w:p>
                      </w:tc>
                    </w:tr>
                    <w:tr w:rsidR="00BD2272" w14:paraId="7CDA8735" w14:textId="77777777" w:rsidTr="00965B2D">
                      <w:tc>
                        <w:tcPr>
                          <w:tcW w:w="348" w:type="dxa"/>
                        </w:tcPr>
                        <w:p w14:paraId="527CACF5" w14:textId="77777777" w:rsidR="00BD2272" w:rsidRPr="00BD4780" w:rsidRDefault="00BD2272">
                          <w:pPr>
                            <w:rPr>
                              <w:b/>
                            </w:rPr>
                          </w:pPr>
                          <w:r>
                            <w:rPr>
                              <w:b/>
                            </w:rPr>
                            <w:t>p</w:t>
                          </w:r>
                        </w:p>
                      </w:tc>
                      <w:tc>
                        <w:tcPr>
                          <w:tcW w:w="4499" w:type="dxa"/>
                        </w:tcPr>
                        <w:p w14:paraId="14041D08" w14:textId="77777777" w:rsidR="00BD2272" w:rsidRDefault="00BD2272">
                          <w:r>
                            <w:t>parameters of type Real, Integer, Boolean, String</w:t>
                          </w:r>
                        </w:p>
                      </w:tc>
                    </w:tr>
                    <w:tr w:rsidR="00BD2272" w14:paraId="6C0798FE" w14:textId="77777777" w:rsidTr="00965B2D">
                      <w:tc>
                        <w:tcPr>
                          <w:tcW w:w="348" w:type="dxa"/>
                        </w:tcPr>
                        <w:p w14:paraId="6681EB25" w14:textId="77777777" w:rsidR="00BD2272" w:rsidRPr="00BD4780" w:rsidRDefault="00BD2272">
                          <w:pPr>
                            <w:rPr>
                              <w:b/>
                            </w:rPr>
                          </w:pPr>
                          <w:r w:rsidRPr="00BD4780">
                            <w:rPr>
                              <w:b/>
                            </w:rPr>
                            <w:t>u</w:t>
                          </w:r>
                        </w:p>
                      </w:tc>
                      <w:tc>
                        <w:tcPr>
                          <w:tcW w:w="4499" w:type="dxa"/>
                        </w:tcPr>
                        <w:p w14:paraId="2126E40D" w14:textId="77777777" w:rsidR="00BD2272" w:rsidRDefault="00BD2272">
                          <w:r>
                            <w:t>inputs of type Real, Integer, Boolean, String</w:t>
                          </w:r>
                        </w:p>
                      </w:tc>
                    </w:tr>
                    <w:tr w:rsidR="00BD2272" w14:paraId="315B19E1" w14:textId="77777777" w:rsidTr="00965B2D">
                      <w:tc>
                        <w:tcPr>
                          <w:tcW w:w="348" w:type="dxa"/>
                        </w:tcPr>
                        <w:p w14:paraId="7A85330B" w14:textId="77777777" w:rsidR="00BD2272" w:rsidRPr="00BD4780" w:rsidRDefault="00BD2272" w:rsidP="00CA4345">
                          <w:pPr>
                            <w:rPr>
                              <w:b/>
                            </w:rPr>
                          </w:pPr>
                          <w:r w:rsidRPr="00BD4780">
                            <w:rPr>
                              <w:b/>
                            </w:rPr>
                            <w:t>v</w:t>
                          </w:r>
                        </w:p>
                      </w:tc>
                      <w:tc>
                        <w:tcPr>
                          <w:tcW w:w="4499" w:type="dxa"/>
                        </w:tcPr>
                        <w:p w14:paraId="6304270D" w14:textId="77777777" w:rsidR="00BD2272" w:rsidRDefault="00BD2272" w:rsidP="00CA4345">
                          <w:r>
                            <w:t>all exposed variables</w:t>
                          </w:r>
                        </w:p>
                      </w:tc>
                    </w:tr>
                    <w:tr w:rsidR="00BD2272" w14:paraId="10940E48" w14:textId="77777777" w:rsidTr="00965B2D">
                      <w:tc>
                        <w:tcPr>
                          <w:tcW w:w="348" w:type="dxa"/>
                        </w:tcPr>
                        <w:p w14:paraId="0EFCA5C2" w14:textId="77777777" w:rsidR="00BD2272" w:rsidRPr="00BD4780" w:rsidRDefault="00BD2272">
                          <w:pPr>
                            <w:rPr>
                              <w:b/>
                            </w:rPr>
                          </w:pPr>
                          <w:r w:rsidRPr="00BD4780">
                            <w:rPr>
                              <w:b/>
                            </w:rPr>
                            <w:t>y</w:t>
                          </w:r>
                        </w:p>
                      </w:tc>
                      <w:tc>
                        <w:tcPr>
                          <w:tcW w:w="4499" w:type="dxa"/>
                        </w:tcPr>
                        <w:p w14:paraId="0D6FAEDD" w14:textId="77777777" w:rsidR="00BD2272" w:rsidRDefault="00BD2272">
                          <w:r>
                            <w:t>outputs of type Real, Integer, Boolean, String</w:t>
                          </w:r>
                        </w:p>
                      </w:tc>
                    </w:tr>
                  </w:tbl>
                  <w:p w14:paraId="1AF4AA43" w14:textId="77777777" w:rsidR="00BD2272" w:rsidRDefault="00BD2272"/>
                </w:txbxContent>
              </v:textbox>
            </v:shape>
            <v:shape id="_x0000_s1135" type="#_x0000_t202" style="position:absolute;left:3663;top:3101;width:4762;height:751" filled="f" fillcolor="#bbe0e3" stroked="f">
              <v:textbox style="mso-next-textbox:#_x0000_s1135;mso-fit-shape-to-text:t">
                <w:txbxContent>
                  <w:p w14:paraId="77C9FC0C" w14:textId="77777777" w:rsidR="00BD2272" w:rsidRPr="00A019C0" w:rsidRDefault="00BD2272"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1133" DrawAspect="Content" ObjectID="_1631682355" r:id="rId24"/>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5A920BA6" w:rsidR="00990EFE" w:rsidRPr="0098259C" w:rsidRDefault="000D0261" w:rsidP="00B93F47">
      <w:pPr>
        <w:pStyle w:val="Caption"/>
        <w:spacing w:before="0"/>
        <w:ind w:left="1163" w:hanging="879"/>
        <w:rPr>
          <w:b w:val="0"/>
        </w:rPr>
      </w:pPr>
      <w:bookmarkStart w:id="876" w:name="_Ref289631998"/>
      <w:bookmarkStart w:id="877" w:name="OLE_LINK5"/>
      <w:r w:rsidRPr="0098259C">
        <w:t xml:space="preserve">Figure </w:t>
      </w:r>
      <w:r w:rsidRPr="0098259C">
        <w:fldChar w:fldCharType="begin"/>
      </w:r>
      <w:r w:rsidRPr="0098259C">
        <w:instrText xml:space="preserve"> SEQ Figure \* ARABIC </w:instrText>
      </w:r>
      <w:r w:rsidRPr="0098259C">
        <w:fldChar w:fldCharType="separate"/>
      </w:r>
      <w:r w:rsidR="000440B4">
        <w:rPr>
          <w:noProof/>
        </w:rPr>
        <w:t>1</w:t>
      </w:r>
      <w:r w:rsidRPr="0098259C">
        <w:fldChar w:fldCharType="end"/>
      </w:r>
      <w:bookmarkEnd w:id="876"/>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0440B4">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0440B4">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877"/>
    </w:p>
    <w:p w14:paraId="3478D83A" w14:textId="55576938" w:rsidR="00DE46C4" w:rsidRPr="0098259C" w:rsidRDefault="000A1398" w:rsidP="00DE46C4">
      <w:pPr>
        <w:pStyle w:val="BodyText"/>
        <w:rPr>
          <w:rFonts w:eastAsia="MS Mincho"/>
        </w:rPr>
      </w:pPr>
      <w:bookmarkStart w:id="878" w:name="_Toc240646362"/>
      <w:bookmarkStart w:id="879" w:name="_Toc247884535"/>
      <w:bookmarkStart w:id="880" w:name="_Ref289411586"/>
      <w:r>
        <w:rPr>
          <w:rFonts w:eastAsia="MS Mincho"/>
        </w:rPr>
        <w:t>P</w:t>
      </w:r>
      <w:r w:rsidR="00DE46C4" w:rsidRPr="0098259C">
        <w:rPr>
          <w:rFonts w:eastAsia="MS Mincho"/>
        </w:rPr>
        <w:t xml:space="preserve">ublications for FMI are </w:t>
      </w:r>
      <w:r>
        <w:rPr>
          <w:rFonts w:eastAsia="MS Mincho"/>
        </w:rPr>
        <w:t xml:space="preserve">available from </w:t>
      </w:r>
      <w:del w:id="881" w:author="Bertsch Christian (CR/AEE3)" w:date="2019-09-06T11:23:00Z">
        <w:r>
          <w:rPr>
            <w:rFonts w:eastAsia="MS Mincho"/>
          </w:rPr>
          <w:delText>,</w:delText>
        </w:r>
      </w:del>
      <w:ins w:id="882" w:author="Bertsch Christian (CR/AEE3)" w:date="2019-09-06T11:23:00Z">
        <w:r w:rsidR="00C928DF" w:rsidRPr="00C928DF">
          <w:t>https://fmi-standard.org/literature/</w:t>
        </w:r>
        <w:r>
          <w:rPr>
            <w:rFonts w:eastAsia="MS Mincho"/>
          </w:rPr>
          <w:t>,</w:t>
        </w:r>
      </w:ins>
      <w:r>
        <w:rPr>
          <w:rFonts w:eastAsia="MS Mincho"/>
        </w:rPr>
        <w:t xml:space="preserve"> especially </w:t>
      </w:r>
      <w:r w:rsidR="00DE46C4" w:rsidRPr="0098259C">
        <w:rPr>
          <w:rFonts w:eastAsia="MS Mincho"/>
          <w:i/>
        </w:rPr>
        <w:t xml:space="preserve">Blochwitz et.al. </w:t>
      </w:r>
      <w:hyperlink r:id="rId25"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6"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Heading2"/>
        <w:rPr>
          <w:rFonts w:eastAsia="MS Mincho"/>
        </w:rPr>
      </w:pPr>
      <w:bookmarkStart w:id="883" w:name="_Toc20839911"/>
      <w:r w:rsidRPr="0098259C">
        <w:rPr>
          <w:rFonts w:eastAsia="MS Mincho"/>
        </w:rPr>
        <w:t>Properties and Guiding Ideas</w:t>
      </w:r>
      <w:bookmarkEnd w:id="878"/>
      <w:bookmarkEnd w:id="879"/>
      <w:bookmarkEnd w:id="880"/>
      <w:bookmarkEnd w:id="883"/>
    </w:p>
    <w:p w14:paraId="32D084BF" w14:textId="77777777" w:rsidR="00990EFE" w:rsidRPr="0098259C" w:rsidRDefault="00990EFE" w:rsidP="00990EFE">
      <w:pPr>
        <w:pStyle w:val="BodyText"/>
        <w:rPr>
          <w:lang w:eastAsia="ar-SA"/>
        </w:rPr>
      </w:pPr>
      <w:r w:rsidRPr="0098259C">
        <w:rPr>
          <w:lang w:eastAsia="ar-SA"/>
        </w:rPr>
        <w:t>In this section, properties are listed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self consistency of the interface functions. The listed issues are sorted, starting from high-level properties to low-level implementation issues. </w:t>
      </w:r>
    </w:p>
    <w:p w14:paraId="04815C12" w14:textId="4DEAE56B" w:rsidR="00990EFE" w:rsidRDefault="00990EFE" w:rsidP="00990EFE">
      <w:pPr>
        <w:pStyle w:val="BodyText"/>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ootnoteReference"/>
          <w:rFonts w:eastAsia="Lucida Sans Unicode"/>
          <w:lang w:bidi="en-US"/>
        </w:rPr>
        <w:footnoteReference w:id="1"/>
      </w:r>
      <w:r w:rsidRPr="0098259C">
        <w:rPr>
          <w:rFonts w:eastAsia="Lucida Sans Unicode"/>
          <w:lang w:bidi="en-US"/>
        </w:rPr>
        <w:t xml:space="preserve"> can </w:t>
      </w:r>
      <w:del w:id="884" w:author="Bertsch Christian (CR/AEE3)" w:date="2019-09-06T11:23:00Z">
        <w:r w:rsidRPr="0098259C">
          <w:rPr>
            <w:rFonts w:eastAsia="Lucida Sans Unicode"/>
            <w:lang w:bidi="en-US"/>
          </w:rPr>
          <w:delText>be transformed</w:delText>
        </w:r>
      </w:del>
      <w:ins w:id="885" w:author="Bertsch Christian (CR/AEE3)" w:date="2019-09-23T17:45:00Z">
        <w:r w:rsidR="00C42950">
          <w:rPr>
            <w:rFonts w:eastAsia="Lucida Sans Unicode"/>
            <w:lang w:bidi="en-US"/>
          </w:rPr>
          <w:t xml:space="preserve">be transformed </w:t>
        </w:r>
      </w:ins>
      <w:del w:id="886" w:author="Bertsch Christian (CR/AEE3)" w:date="2019-09-23T17:45:00Z">
        <w:r w:rsidRPr="0098259C" w:rsidDel="00C42950">
          <w:rPr>
            <w:rFonts w:eastAsia="Lucida Sans Unicode"/>
            <w:lang w:bidi="en-US"/>
          </w:rPr>
          <w:delText xml:space="preserve"> </w:delText>
        </w:r>
      </w:del>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7AC6CC80" w:rsidR="007D4919" w:rsidRDefault="002358C2" w:rsidP="00990EFE">
      <w:pPr>
        <w:pStyle w:val="BodyText"/>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ins w:id="887" w:author="Bertsch Christian (CR/AEE3)" w:date="2019-09-06T11:23:00Z">
        <w:r w:rsidR="00FA34C4">
          <w:rPr>
            <w:rFonts w:eastAsia="Lucida Sans Unicode"/>
            <w:lang w:bidi="en-US"/>
          </w:rPr>
          <w:t xml:space="preserve">The </w:t>
        </w:r>
      </w:ins>
      <w:r w:rsidRPr="002358C2">
        <w:rPr>
          <w:rFonts w:eastAsia="Lucida Sans Unicode"/>
          <w:lang w:bidi="en-US"/>
        </w:rPr>
        <w:t xml:space="preserve">FMI is expected to be supported by many simulation tools </w:t>
      </w:r>
      <w:del w:id="888" w:author="Bertsch Christian (CR/AEE3)" w:date="2019-09-06T11:23:00Z">
        <w:r w:rsidRPr="002358C2">
          <w:rPr>
            <w:rFonts w:eastAsia="Lucida Sans Unicode"/>
            <w:lang w:bidi="en-US"/>
          </w:rPr>
          <w:delText>world wide</w:delText>
        </w:r>
      </w:del>
      <w:ins w:id="889" w:author="Bertsch Christian (CR/AEE3)" w:date="2019-09-06T11:23:00Z">
        <w:r w:rsidRPr="002358C2">
          <w:rPr>
            <w:rFonts w:eastAsia="Lucida Sans Unicode"/>
            <w:lang w:bidi="en-US"/>
          </w:rPr>
          <w:t>worldwide</w:t>
        </w:r>
      </w:ins>
      <w:r w:rsidRPr="002358C2">
        <w:rPr>
          <w:rFonts w:eastAsia="Lucida Sans Unicode"/>
          <w:lang w:bidi="en-US"/>
        </w:rPr>
        <w:t>.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BodyText"/>
        <w:ind w:left="720" w:hanging="720"/>
        <w:rPr>
          <w:rFonts w:eastAsia="Lucida Sans Unicode"/>
          <w:lang w:bidi="en-US"/>
        </w:rPr>
      </w:pPr>
      <w:r w:rsidRPr="0098259C">
        <w:rPr>
          <w:rFonts w:eastAsia="Lucida Sans Unicode"/>
          <w:i/>
          <w:iCs/>
          <w:lang w:bidi="en-US"/>
        </w:rPr>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124B2D9B" w:rsidR="00990EFE" w:rsidRPr="0098259C" w:rsidRDefault="00990EFE" w:rsidP="00990EFE">
      <w:pPr>
        <w:pStyle w:val="BodyText"/>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w:t>
      </w:r>
      <w:ins w:id="890" w:author="Bertsch Christian (CR/AEE3)" w:date="2019-09-06T11:23:00Z">
        <w:r w:rsidRPr="0098259C">
          <w:rPr>
            <w:lang w:eastAsia="ar-SA"/>
          </w:rPr>
          <w:t>an FMU</w:t>
        </w:r>
        <w:r w:rsidR="000E642C">
          <w:rPr>
            <w:lang w:eastAsia="ar-SA"/>
          </w:rPr>
          <w:t xml:space="preserve"> </w:t>
        </w:r>
      </w:ins>
      <w:r w:rsidR="000E642C" w:rsidRPr="0098259C">
        <w:rPr>
          <w:lang w:eastAsia="ar-SA"/>
        </w:rPr>
        <w:t>to run</w:t>
      </w:r>
      <w:del w:id="891" w:author="Bertsch Christian (CR/AEE3)" w:date="2019-09-06T11:23:00Z">
        <w:r w:rsidRPr="0098259C">
          <w:rPr>
            <w:lang w:eastAsia="ar-SA"/>
          </w:rPr>
          <w:delText xml:space="preserve"> an FMU</w:delText>
        </w:r>
      </w:del>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del w:id="892" w:author="Bertsch Christian (CR/AEE3)" w:date="2019-09-06T11:23:00Z">
        <w:r w:rsidRPr="0098259C">
          <w:rPr>
            <w:lang w:eastAsia="ar-SA"/>
          </w:rPr>
          <w:delText>e. g.</w:delText>
        </w:r>
      </w:del>
      <w:ins w:id="893" w:author="Bertsch Christian (CR/AEE3)" w:date="2019-09-06T11:23:00Z">
        <w:r w:rsidR="00AA6E80">
          <w:rPr>
            <w:lang w:eastAsia="ar-SA"/>
          </w:rPr>
          <w:t>for example,</w:t>
        </w:r>
      </w:ins>
      <w:r w:rsidRPr="0098259C">
        <w:rPr>
          <w:lang w:eastAsia="ar-SA"/>
        </w:rPr>
        <w:t xml:space="preserve"> as part of an AUTOSAR SWC. Keeping the FMU independent of the target processor increases the usability of the FMU and is even required by the AUTOSAR software component model. Implementation: </w:t>
      </w:r>
      <w:del w:id="894" w:author="Bertsch Christian (CR/AEE3)" w:date="2019-09-06T11:23:00Z">
        <w:r w:rsidRPr="0098259C">
          <w:rPr>
            <w:lang w:eastAsia="ar-SA"/>
          </w:rPr>
          <w:delText>using</w:delText>
        </w:r>
      </w:del>
      <w:ins w:id="895" w:author="Bertsch Christian (CR/AEE3)" w:date="2019-09-06T11:23:00Z">
        <w:r w:rsidR="00F92C05">
          <w:rPr>
            <w:lang w:eastAsia="ar-SA"/>
          </w:rPr>
          <w:t>U</w:t>
        </w:r>
        <w:r w:rsidRPr="0098259C">
          <w:rPr>
            <w:lang w:eastAsia="ar-SA"/>
          </w:rPr>
          <w:t>sing</w:t>
        </w:r>
      </w:ins>
      <w:r w:rsidRPr="0098259C">
        <w:rPr>
          <w:lang w:eastAsia="ar-SA"/>
        </w:rPr>
        <w:t xml:space="preserve"> a textual FMU (distribute the C source of the FMU).</w:t>
      </w:r>
    </w:p>
    <w:p w14:paraId="2750298D" w14:textId="3F4040B0" w:rsidR="00990EFE" w:rsidRPr="0098259C" w:rsidRDefault="00990EFE" w:rsidP="00990EFE">
      <w:pPr>
        <w:pStyle w:val="BodyText"/>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del w:id="896" w:author="Bertsch Christian (CR/AEE3)" w:date="2019-09-06T11:23:00Z">
        <w:r w:rsidRPr="0098259C">
          <w:rPr>
            <w:lang w:eastAsia="ar-SA"/>
          </w:rPr>
          <w:delText>using</w:delText>
        </w:r>
      </w:del>
      <w:ins w:id="897" w:author="Bertsch Christian (CR/AEE3)" w:date="2019-09-06T11:23:00Z">
        <w:r w:rsidR="00F92C05">
          <w:rPr>
            <w:lang w:eastAsia="ar-SA"/>
          </w:rPr>
          <w:t>U</w:t>
        </w:r>
        <w:r w:rsidRPr="0098259C">
          <w:rPr>
            <w:lang w:eastAsia="ar-SA"/>
          </w:rPr>
          <w:t>sing</w:t>
        </w:r>
      </w:ins>
      <w:r w:rsidRPr="0098259C">
        <w:rPr>
          <w:lang w:eastAsia="ar-SA"/>
        </w:rPr>
        <w:t xml:space="preserve"> a binary FMU. When generating a binary FMU</w:t>
      </w:r>
      <w:del w:id="898" w:author="Bertsch Christian (CR/AEE3)" w:date="2019-09-06T11:23:00Z">
        <w:r w:rsidRPr="0098259C">
          <w:rPr>
            <w:lang w:eastAsia="ar-SA"/>
          </w:rPr>
          <w:delText>, e. g.</w:delText>
        </w:r>
      </w:del>
      <w:ins w:id="899" w:author="Bertsch Christian (CR/AEE3)" w:date="2019-09-06T11:23:00Z">
        <w:r w:rsidR="00AA6E80">
          <w:rPr>
            <w:lang w:eastAsia="ar-SA"/>
          </w:rPr>
          <w:t xml:space="preserve"> such as</w:t>
        </w:r>
      </w:ins>
      <w:r w:rsidRPr="0098259C">
        <w:rPr>
          <w:lang w:eastAsia="ar-SA"/>
        </w:rPr>
        <w:t xml:space="preserve"> a Windows dynamic link library (.dll)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BodyText"/>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ins w:id="900" w:author="Bertsch Christian (CR/AEE3)" w:date="2019-09-06T11:23:00Z">
        <w:r w:rsidR="00F92C05">
          <w:rPr>
            <w:lang w:eastAsia="ar-SA"/>
          </w:rPr>
          <w:t>-</w:t>
        </w:r>
      </w:ins>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23F45492" w:rsidR="00990EFE" w:rsidRPr="0098259C" w:rsidRDefault="00990EFE" w:rsidP="00990EFE">
      <w:pPr>
        <w:pStyle w:val="BodyText"/>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ins w:id="901" w:author="Bertsch Christian (CR/AEE3)" w:date="2019-09-06T11:23:00Z">
        <w:r w:rsidR="009C6BEE">
          <w:rPr>
            <w:lang w:eastAsia="ar-SA"/>
          </w:rPr>
          <w:t>,</w:t>
        </w:r>
      </w:ins>
      <w:r w:rsidRPr="0098259C">
        <w:rPr>
          <w:lang w:eastAsia="ar-SA"/>
        </w:rPr>
        <w:t xml:space="preserve"> a </w:t>
      </w:r>
      <w:del w:id="902" w:author="Bertsch Christian (CR/AEE3)" w:date="2019-09-06T11:23:00Z">
        <w:r w:rsidRPr="0098259C">
          <w:rPr>
            <w:lang w:eastAsia="ar-SA"/>
          </w:rPr>
          <w:delText>micro processor</w:delText>
        </w:r>
      </w:del>
      <w:ins w:id="903" w:author="Bertsch Christian (CR/AEE3)" w:date="2019-09-06T11:23:00Z">
        <w:r w:rsidRPr="0098259C">
          <w:rPr>
            <w:lang w:eastAsia="ar-SA"/>
          </w:rPr>
          <w:t>microprocessor</w:t>
        </w:r>
      </w:ins>
      <w:r w:rsidRPr="0098259C">
        <w:rPr>
          <w:lang w:eastAsia="ar-SA"/>
        </w:rPr>
        <w:t xml:space="preserve">),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xml:space="preserve">) that is not needed on the </w:t>
      </w:r>
      <w:del w:id="904" w:author="Bertsch Christian (CR/AEE3)" w:date="2019-09-06T11:23:00Z">
        <w:r w:rsidRPr="0098259C">
          <w:rPr>
            <w:lang w:eastAsia="ar-SA"/>
          </w:rPr>
          <w:delText>micro processor</w:delText>
        </w:r>
      </w:del>
      <w:ins w:id="905" w:author="Bertsch Christian (CR/AEE3)" w:date="2019-09-06T11:23:00Z">
        <w:r w:rsidRPr="0098259C">
          <w:rPr>
            <w:lang w:eastAsia="ar-SA"/>
          </w:rPr>
          <w:t>microprocessor</w:t>
        </w:r>
      </w:ins>
      <w:r w:rsidRPr="0098259C">
        <w:rPr>
          <w:lang w:eastAsia="ar-SA"/>
        </w:rPr>
        <w:t xml:space="preserve"> where the executable might run.</w:t>
      </w:r>
    </w:p>
    <w:p w14:paraId="6B3D59C5" w14:textId="6370BB61" w:rsidR="00990EFE" w:rsidRPr="0098259C" w:rsidRDefault="00990EFE" w:rsidP="00990EFE">
      <w:pPr>
        <w:pStyle w:val="BodyText"/>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t>
      </w:r>
      <w:del w:id="906" w:author="Bertsch Christian (CR/AEE3)" w:date="2019-09-06T11:23:00Z">
        <w:r w:rsidRPr="0098259C">
          <w:rPr>
            <w:lang w:eastAsia="ar-SA"/>
          </w:rPr>
          <w:delText>whoever holds</w:delText>
        </w:r>
      </w:del>
      <w:ins w:id="907" w:author="Bertsch Christian (CR/AEE3)" w:date="2019-09-06T11:23:00Z">
        <w:r w:rsidRPr="0098259C">
          <w:rPr>
            <w:lang w:eastAsia="ar-SA"/>
          </w:rPr>
          <w:t>wh</w:t>
        </w:r>
        <w:r w:rsidR="00CE53C8">
          <w:rPr>
            <w:lang w:eastAsia="ar-SA"/>
          </w:rPr>
          <w:t>ich</w:t>
        </w:r>
        <w:r w:rsidRPr="0098259C">
          <w:rPr>
            <w:lang w:eastAsia="ar-SA"/>
          </w:rPr>
          <w:t xml:space="preserve">ever </w:t>
        </w:r>
        <w:r w:rsidR="00CE53C8">
          <w:rPr>
            <w:lang w:eastAsia="ar-SA"/>
          </w:rPr>
          <w:t>contains</w:t>
        </w:r>
      </w:ins>
      <w:r w:rsidR="00CE53C8" w:rsidRPr="0098259C">
        <w:rPr>
          <w:lang w:eastAsia="ar-SA"/>
        </w:rPr>
        <w:t xml:space="preserve"> </w:t>
      </w:r>
      <w:r w:rsidRPr="0098259C">
        <w:rPr>
          <w:lang w:eastAsia="ar-SA"/>
        </w:rPr>
        <w:t>the model data</w:t>
      </w:r>
      <w:del w:id="908" w:author="Bertsch Christian (CR/AEE3)" w:date="2019-09-06T11:23:00Z">
        <w:r w:rsidRPr="0098259C">
          <w:rPr>
            <w:lang w:eastAsia="ar-SA"/>
          </w:rPr>
          <w:delText>),</w:delText>
        </w:r>
      </w:del>
      <w:ins w:id="909" w:author="Bertsch Christian (CR/AEE3)" w:date="2019-09-06T11:23:00Z">
        <w:r w:rsidRPr="0098259C">
          <w:rPr>
            <w:lang w:eastAsia="ar-SA"/>
          </w:rPr>
          <w:t>)</w:t>
        </w:r>
      </w:ins>
      <w:r w:rsidRPr="0098259C">
        <w:rPr>
          <w:lang w:eastAsia="ar-SA"/>
        </w:rPr>
        <w:t xml:space="preserve"> to ease implementation by different tool vendors.</w:t>
      </w:r>
    </w:p>
    <w:p w14:paraId="2BA9D633" w14:textId="76D165B5" w:rsidR="00990EFE" w:rsidRPr="0098259C" w:rsidRDefault="00990EFE" w:rsidP="00990EFE">
      <w:pPr>
        <w:pStyle w:val="BodyText"/>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be connected with direct </w:t>
      </w:r>
      <w:del w:id="910" w:author="Bertsch Christian (CR/AEE3)" w:date="2019-09-06T11:23:00Z">
        <w:r w:rsidRPr="0098259C">
          <w:rPr>
            <w:lang w:eastAsia="ar-SA"/>
          </w:rPr>
          <w:delText>feed through</w:delText>
        </w:r>
      </w:del>
      <w:ins w:id="911" w:author="Bertsch Christian (CR/AEE3)" w:date="2019-09-06T11:23:00Z">
        <w:r w:rsidRPr="0098259C">
          <w:rPr>
            <w:lang w:eastAsia="ar-SA"/>
          </w:rPr>
          <w:t>feedthrough</w:t>
        </w:r>
      </w:ins>
      <w:r w:rsidRPr="0098259C">
        <w:rPr>
          <w:lang w:eastAsia="ar-SA"/>
        </w:rPr>
        <w:t xml:space="preserve">. Moreover, an FMU may contain nested FMUs. </w:t>
      </w:r>
    </w:p>
    <w:p w14:paraId="2D8B3147" w14:textId="4F4FFE61" w:rsidR="00990EFE" w:rsidRPr="0098259C" w:rsidRDefault="00990EFE" w:rsidP="00990EFE">
      <w:pPr>
        <w:pStyle w:val="BodyText"/>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for example</w:t>
      </w:r>
      <w:ins w:id="912" w:author="Bertsch Christian (CR/AEE3)" w:date="2019-09-06T11:23:00Z">
        <w:r w:rsidR="00E906FD">
          <w:rPr>
            <w:rFonts w:eastAsia="Lucida Sans Unicode"/>
            <w:lang w:bidi="en-US"/>
          </w:rPr>
          <w:t>,</w:t>
        </w:r>
      </w:ins>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5A37B90E" w:rsidR="00990EFE" w:rsidRPr="0098259C" w:rsidRDefault="00990EFE" w:rsidP="00990EFE">
      <w:pPr>
        <w:pStyle w:val="BodyText"/>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del w:id="913" w:author="Bertsch Christian (CR/AEE3)" w:date="2019-09-06T11:23:00Z">
        <w:r w:rsidRPr="0098259C">
          <w:rPr>
            <w:rFonts w:eastAsia="Lucida Sans Unicode" w:cs="Tahoma"/>
            <w:color w:val="000000"/>
            <w:lang w:bidi="en-US"/>
          </w:rPr>
          <w:delText>e. g.</w:delText>
        </w:r>
      </w:del>
      <w:ins w:id="914" w:author="Bertsch Christian (CR/AEE3)" w:date="2019-09-06T11:23:00Z">
        <w:r w:rsidR="00CE53C8">
          <w:rPr>
            <w:rFonts w:eastAsia="Lucida Sans Unicode" w:cs="Tahoma"/>
            <w:color w:val="000000"/>
            <w:lang w:bidi="en-US"/>
          </w:rPr>
          <w:t>for example</w:t>
        </w:r>
      </w:ins>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BodyText"/>
        <w:ind w:left="720" w:hanging="720"/>
        <w:rPr>
          <w:lang w:eastAsia="ar-SA"/>
        </w:rPr>
      </w:pPr>
      <w:r w:rsidRPr="0098259C">
        <w:rPr>
          <w:i/>
          <w:iCs/>
          <w:lang w:eastAsia="ar-SA"/>
        </w:rPr>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simulator will use numerical solvers. These solvers require vectors for states, derivatives and zero-crossing functions. The FMU directly fills the values of such vectors provided by the solvers. Reason: minimize execution time. The exposure of these vectors conflicts somewhat with the 'hide data structure' requirement, but the efficiency gain justifies this.</w:t>
      </w:r>
    </w:p>
    <w:p w14:paraId="426A7B6D" w14:textId="26C321EF" w:rsidR="00990EFE" w:rsidRPr="0098259C" w:rsidRDefault="00990EFE" w:rsidP="00990EFE">
      <w:pPr>
        <w:pStyle w:val="BodyText"/>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ins w:id="915" w:author="Bertsch Christian (CR/AEE3)" w:date="2019-09-06T11:23:00Z">
        <w:r w:rsidR="00AD7ED8">
          <w:rPr>
            <w:lang w:eastAsia="ar-SA"/>
          </w:rPr>
          <w:t>,</w:t>
        </w:r>
      </w:ins>
      <w:r w:rsidRPr="0098259C">
        <w:rPr>
          <w:lang w:eastAsia="ar-SA"/>
        </w:rPr>
        <w:t xml:space="preserve"> an operator (such as 'compute_derivatives')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del w:id="916" w:author="Bertsch Christian (CR/AEE3)" w:date="2019-09-06T11:23:00Z">
        <w:r w:rsidRPr="0098259C">
          <w:rPr>
            <w:lang w:eastAsia="ar-SA"/>
          </w:rPr>
          <w:delText>as</w:delText>
        </w:r>
      </w:del>
      <w:ins w:id="917" w:author="Bertsch Christian (CR/AEE3)" w:date="2019-09-06T11:23:00Z">
        <w:r w:rsidR="00CE53C8">
          <w:rPr>
            <w:lang w:eastAsia="ar-SA"/>
          </w:rPr>
          <w:t>than</w:t>
        </w:r>
      </w:ins>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BodyText"/>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ins w:id="918" w:author="Bertsch Christian (CR/AEE3)" w:date="2019-09-06T11:23:00Z">
        <w:r w:rsidR="00CE53C8">
          <w:rPr>
            <w:lang w:eastAsia="ar-SA"/>
          </w:rPr>
          <w:t>-</w:t>
        </w:r>
      </w:ins>
      <w:r w:rsidRPr="0098259C">
        <w:rPr>
          <w:lang w:eastAsia="ar-SA"/>
        </w:rPr>
        <w:t>to</w:t>
      </w:r>
      <w:ins w:id="919" w:author="Bertsch Christian (CR/AEE3)" w:date="2019-09-06T11:23:00Z">
        <w:r w:rsidR="00CE53C8">
          <w:rPr>
            <w:lang w:eastAsia="ar-SA"/>
          </w:rPr>
          <w:t>-</w:t>
        </w:r>
      </w:ins>
      <w:r w:rsidRPr="0098259C">
        <w:rPr>
          <w:lang w:eastAsia="ar-SA"/>
        </w:rPr>
        <w:t>use, and hence attractive API with a compact documentation.</w:t>
      </w:r>
    </w:p>
    <w:p w14:paraId="525D48E1" w14:textId="77777777" w:rsidR="00990EFE" w:rsidRPr="0098259C" w:rsidRDefault="00990EFE" w:rsidP="00990EFE">
      <w:pPr>
        <w:pStyle w:val="BodyText"/>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4E5AC7B4" w:rsidR="00990EFE" w:rsidRPr="0098259C" w:rsidRDefault="00990EFE" w:rsidP="00990EFE">
      <w:pPr>
        <w:pStyle w:val="BodyText"/>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w:t>
      </w:r>
      <w:del w:id="920" w:author="Bertsch Christian (CR/AEE3)" w:date="2019-09-06T11:23:00Z">
        <w:r w:rsidR="00D33F4D" w:rsidRPr="0098259C">
          <w:rPr>
            <w:lang w:eastAsia="ar-SA"/>
          </w:rPr>
          <w:delText>runtime</w:delText>
        </w:r>
      </w:del>
      <w:ins w:id="921" w:author="Bertsch Christian (CR/AEE3)" w:date="2019-09-06T11:23:00Z">
        <w:r w:rsidR="00D33F4D" w:rsidRPr="0098259C">
          <w:rPr>
            <w:lang w:eastAsia="ar-SA"/>
          </w:rPr>
          <w:t>run</w:t>
        </w:r>
        <w:r w:rsidR="00FA7841">
          <w:rPr>
            <w:lang w:eastAsia="ar-SA"/>
          </w:rPr>
          <w:t>-</w:t>
        </w:r>
        <w:r w:rsidR="00D33F4D" w:rsidRPr="0098259C">
          <w:rPr>
            <w:lang w:eastAsia="ar-SA"/>
          </w:rPr>
          <w:t>time</w:t>
        </w:r>
      </w:ins>
      <w:r w:rsidR="00D33F4D" w:rsidRPr="0098259C">
        <w:rPr>
          <w:lang w:eastAsia="ar-SA"/>
        </w:rPr>
        <w:t xml:space="preserve"> errors due to incompatible </w:t>
      </w:r>
      <w:del w:id="922" w:author="Bertsch Christian (CR/AEE3)" w:date="2019-09-06T11:23:00Z">
        <w:r w:rsidR="00D33F4D" w:rsidRPr="0098259C">
          <w:rPr>
            <w:lang w:eastAsia="ar-SA"/>
          </w:rPr>
          <w:delText>runtime</w:delText>
        </w:r>
      </w:del>
      <w:ins w:id="923" w:author="Bertsch Christian (CR/AEE3)" w:date="2019-09-06T11:23:00Z">
        <w:r w:rsidR="00D33F4D" w:rsidRPr="0098259C">
          <w:rPr>
            <w:lang w:eastAsia="ar-SA"/>
          </w:rPr>
          <w:t>run</w:t>
        </w:r>
        <w:r w:rsidR="00FA7841">
          <w:rPr>
            <w:lang w:eastAsia="ar-SA"/>
          </w:rPr>
          <w:t>-</w:t>
        </w:r>
        <w:r w:rsidR="00D33F4D" w:rsidRPr="0098259C">
          <w:rPr>
            <w:lang w:eastAsia="ar-SA"/>
          </w:rPr>
          <w:t>time</w:t>
        </w:r>
      </w:ins>
      <w:r w:rsidR="00D33F4D" w:rsidRPr="0098259C">
        <w:rPr>
          <w:lang w:eastAsia="ar-SA"/>
        </w:rPr>
        <w:t xml:space="preserve"> environments for different components</w:t>
      </w:r>
      <w:r w:rsidRPr="0098259C">
        <w:rPr>
          <w:lang w:eastAsia="ar-SA"/>
        </w:rPr>
        <w:t>.</w:t>
      </w:r>
    </w:p>
    <w:p w14:paraId="245E26EF" w14:textId="77777777" w:rsidR="00990EFE" w:rsidRDefault="00990EFE" w:rsidP="00990EFE">
      <w:pPr>
        <w:pStyle w:val="BodyText"/>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BodyText"/>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BodyText"/>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BAC1B03" w:rsidR="00990EFE" w:rsidRPr="0098259C" w:rsidRDefault="00990EFE" w:rsidP="00990EFE">
      <w:pPr>
        <w:pStyle w:val="BodyText"/>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del w:id="924" w:author="Bertsch Christian (CR/AEE3)" w:date="2019-09-06T11:23:00Z">
        <w:r w:rsidRPr="0098259C">
          <w:rPr>
            <w:lang w:eastAsia="ar-SA"/>
          </w:rPr>
          <w:delText>:</w:delText>
        </w:r>
      </w:del>
      <w:ins w:id="925" w:author="Bertsch Christian (CR/AEE3)" w:date="2019-09-06T11:23:00Z">
        <w:r w:rsidR="002270FD">
          <w:rPr>
            <w:lang w:eastAsia="ar-SA"/>
          </w:rPr>
          <w:t>.</w:t>
        </w:r>
      </w:ins>
      <w:r w:rsidRPr="0098259C">
        <w:rPr>
          <w:lang w:eastAsia="ar-SA"/>
        </w:rPr>
        <w:t xml:space="preserve"> </w:t>
      </w:r>
    </w:p>
    <w:p w14:paraId="67CF0EC2" w14:textId="6494F4AA" w:rsidR="00990EFE" w:rsidRPr="0098259C" w:rsidRDefault="000A1398" w:rsidP="006E60E6">
      <w:pPr>
        <w:pStyle w:val="BodyText"/>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ins w:id="926" w:author="Bertsch Christian (CR/AEE3)" w:date="2019-09-06T11:23:00Z">
        <w:r w:rsidR="002270FD" w:rsidRPr="0098259C">
          <w:t>(ODE</w:t>
        </w:r>
        <w:r w:rsidR="00CE53C8">
          <w:t>s</w:t>
        </w:r>
        <w:r w:rsidR="002270FD" w:rsidRPr="0098259C">
          <w:t>)</w:t>
        </w:r>
        <w:r w:rsidR="00990EFE" w:rsidRPr="0098259C">
          <w:t xml:space="preserve"> </w:t>
        </w:r>
      </w:ins>
      <w:r w:rsidR="00990EFE" w:rsidRPr="0098259C">
        <w:t>in state space form</w:t>
      </w:r>
      <w:del w:id="927" w:author="Bertsch Christian (CR/AEE3)" w:date="2019-09-06T11:23:00Z">
        <w:r w:rsidR="00990EFE" w:rsidRPr="0098259C">
          <w:delText xml:space="preserve"> (ODE).</w:delText>
        </w:r>
      </w:del>
      <w:ins w:id="928" w:author="Bertsch Christian (CR/AEE3)" w:date="2019-09-06T11:23:00Z">
        <w:r w:rsidR="00990EFE" w:rsidRPr="0098259C">
          <w:t>.</w:t>
        </w:r>
      </w:ins>
      <w:r w:rsidR="00990EFE" w:rsidRPr="0098259C">
        <w:t xml:space="preserve"> It is not for a general differential-algebraic equation system.</w:t>
      </w:r>
      <w:r w:rsidR="00BE0369" w:rsidRPr="0098259C">
        <w:t xml:space="preserve"> However, algebraic equation systems inside the FMU are supported (</w:t>
      </w:r>
      <w:r w:rsidR="000061EF" w:rsidRPr="0098259C">
        <w:t>for example</w:t>
      </w:r>
      <w:ins w:id="929" w:author="Bertsch Christian (CR/AEE3)" w:date="2019-09-06T11:23:00Z">
        <w:r w:rsidR="002270FD">
          <w:t>,</w:t>
        </w:r>
      </w:ins>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28F77209" w:rsidR="00990EFE" w:rsidRPr="0098259C" w:rsidRDefault="00990EFE" w:rsidP="006E60E6">
      <w:pPr>
        <w:pStyle w:val="BodyTextIndent"/>
        <w:numPr>
          <w:ilvl w:val="0"/>
          <w:numId w:val="25"/>
        </w:numPr>
        <w:spacing w:before="120"/>
      </w:pPr>
      <w:r w:rsidRPr="0098259C">
        <w:t xml:space="preserve">Special features </w:t>
      </w:r>
      <w:del w:id="930" w:author="Bertsch Christian (CR/AEE3)" w:date="2019-09-06T11:23:00Z">
        <w:r w:rsidRPr="0098259C">
          <w:delText>as</w:delText>
        </w:r>
      </w:del>
      <w:ins w:id="931" w:author="Bertsch Christian (CR/AEE3)" w:date="2019-09-06T11:23:00Z">
        <w:r w:rsidR="002270FD">
          <w:t>that</w:t>
        </w:r>
      </w:ins>
      <w:r w:rsidR="002270FD" w:rsidRPr="0098259C">
        <w:t xml:space="preserve"> </w:t>
      </w:r>
      <w:r w:rsidRPr="0098259C">
        <w:t xml:space="preserve">might be useful for </w:t>
      </w:r>
      <w:del w:id="932" w:author="Bertsch Christian (CR/AEE3)" w:date="2019-09-06T11:23:00Z">
        <w:r w:rsidRPr="0098259C">
          <w:delText>multi-body</w:delText>
        </w:r>
      </w:del>
      <w:ins w:id="933" w:author="Bertsch Christian (CR/AEE3)" w:date="2019-09-06T11:23:00Z">
        <w:r w:rsidRPr="0098259C">
          <w:t>multibody</w:t>
        </w:r>
      </w:ins>
      <w:r w:rsidRPr="0098259C">
        <w:t xml:space="preserve"> system programs, like SIMPACK, are not included.</w:t>
      </w:r>
    </w:p>
    <w:p w14:paraId="05D3119D" w14:textId="37DE8D00" w:rsidR="00990EFE" w:rsidRPr="0098259C" w:rsidRDefault="00990EFE" w:rsidP="006E60E6">
      <w:pPr>
        <w:pStyle w:val="BodyText"/>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ins w:id="934" w:author="Bertsch Christian (CR/AEE3)" w:date="2019-09-06T11:23:00Z">
        <w:r w:rsidR="000B3E69">
          <w:t>,</w:t>
        </w:r>
      </w:ins>
      <w:r w:rsidR="007D4919">
        <w:t xml:space="preserve"> derivatives of the model with respect to parameters during continuous integration</w:t>
      </w:r>
      <w:del w:id="935" w:author="Bertsch Christian (CR/AEE3)" w:date="2019-09-06T11:23:00Z">
        <w:r w:rsidR="007D4919">
          <w:delText>,</w:delText>
        </w:r>
      </w:del>
      <w:r w:rsidR="007D4919">
        <w:t xml:space="preserve"> </w:t>
      </w:r>
      <w:r w:rsidRPr="0098259C">
        <w:t>are not included.</w:t>
      </w:r>
    </w:p>
    <w:p w14:paraId="0D577A8C" w14:textId="77777777" w:rsidR="00990EFE" w:rsidRPr="0098259C" w:rsidRDefault="00990EFE" w:rsidP="006E60E6">
      <w:pPr>
        <w:pStyle w:val="BodyText"/>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BodyTextIndent"/>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936" w:name="_Toc240646363"/>
      <w:bookmarkStart w:id="937" w:name="_Toc247884536"/>
      <w:r>
        <w:br w:type="page"/>
      </w:r>
    </w:p>
    <w:p w14:paraId="1C712CBD" w14:textId="77777777" w:rsidR="00990EFE" w:rsidRPr="0098259C" w:rsidRDefault="00990EFE" w:rsidP="00990EFE">
      <w:pPr>
        <w:pStyle w:val="Heading2"/>
      </w:pPr>
      <w:bookmarkStart w:id="938" w:name="_Toc20839912"/>
      <w:r w:rsidRPr="0098259C">
        <w:t>Acknowledgements</w:t>
      </w:r>
      <w:bookmarkEnd w:id="936"/>
      <w:bookmarkEnd w:id="937"/>
      <w:bookmarkEnd w:id="938"/>
    </w:p>
    <w:p w14:paraId="3CCE153E" w14:textId="52FF6DA0" w:rsidR="00990EFE" w:rsidRPr="0098259C" w:rsidRDefault="007D4919" w:rsidP="00990EFE">
      <w:pPr>
        <w:pStyle w:val="BodyText"/>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7"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r w:rsidRPr="0098259C">
        <w:t>QTronic</w:t>
      </w:r>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Förderkennzeichen: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assault Systèmes</w:t>
      </w:r>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BodyText"/>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28" w:history="1">
        <w:r w:rsidR="00D5563E" w:rsidRPr="00D5563E">
          <w:rPr>
            <w:rStyle w:val="Hyperlink"/>
          </w:rPr>
          <w:t>https://itea3.org/project/modrio.html</w:t>
        </w:r>
      </w:hyperlink>
      <w:r>
        <w:t>).</w:t>
      </w:r>
    </w:p>
    <w:p w14:paraId="1788150E" w14:textId="77777777" w:rsidR="007B0F62" w:rsidRDefault="007B0F62" w:rsidP="006E60E6">
      <w:pPr>
        <w:pStyle w:val="BodyText"/>
        <w:numPr>
          <w:ilvl w:val="0"/>
          <w:numId w:val="58"/>
        </w:numPr>
      </w:pPr>
      <w:r>
        <w:t>DLR, ITI GmbH, QTronic GmbH and SIMPACK AG thank BMBF for partial funding of this work within MODRIO (BMBF Förderkennzeichen: 01IS12022E).</w:t>
      </w:r>
    </w:p>
    <w:p w14:paraId="5A9C66AB" w14:textId="040ABFFB" w:rsidR="007B0F62" w:rsidRPr="0098259C" w:rsidRDefault="007B0F62" w:rsidP="006E60E6">
      <w:pPr>
        <w:pStyle w:val="BulletItemFirst"/>
        <w:numPr>
          <w:ilvl w:val="0"/>
          <w:numId w:val="58"/>
        </w:numPr>
        <w:spacing w:before="120"/>
      </w:pPr>
      <w:r w:rsidRPr="0098259C">
        <w:t>D</w:t>
      </w:r>
      <w:r>
        <w:t>assault Systèmes</w:t>
      </w:r>
      <w:r w:rsidRPr="0098259C">
        <w:t xml:space="preserve"> </w:t>
      </w:r>
      <w:r w:rsidR="0058564A">
        <w:t>(Sweden)</w:t>
      </w:r>
      <w:r>
        <w:t>, Linköping University and Modelon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Heading1"/>
      </w:pPr>
      <w:bookmarkStart w:id="939" w:name="_Ref289418462"/>
      <w:bookmarkStart w:id="940" w:name="_Toc20839913"/>
      <w:bookmarkStart w:id="941" w:name="_Ref240515678"/>
      <w:bookmarkStart w:id="942" w:name="_Ref240515685"/>
      <w:bookmarkStart w:id="943" w:name="_Toc240646364"/>
      <w:bookmarkStart w:id="944" w:name="_Toc247884537"/>
      <w:r w:rsidRPr="0098259C">
        <w:t>F</w:t>
      </w:r>
      <w:r w:rsidR="00592436" w:rsidRPr="0098259C">
        <w:t>MI Common Concepts</w:t>
      </w:r>
      <w:bookmarkEnd w:id="939"/>
      <w:r w:rsidR="00564CCD" w:rsidRPr="0098259C">
        <w:t xml:space="preserve"> for Model Exchange and Co-Simulation</w:t>
      </w:r>
      <w:bookmarkEnd w:id="940"/>
    </w:p>
    <w:p w14:paraId="2F170CC2" w14:textId="0C19B059" w:rsidR="00DD4124" w:rsidRPr="0098259C" w:rsidRDefault="00EE3F8F" w:rsidP="00DD4124">
      <w:pPr>
        <w:pStyle w:val="BodyText"/>
      </w:pPr>
      <w:del w:id="945" w:author="Bertsch Christian (CR/AEE3)" w:date="2019-09-06T11:23:00Z">
        <w:r w:rsidRPr="0098259C">
          <w:delText>In this chapter, the</w:delText>
        </w:r>
      </w:del>
      <w:ins w:id="946" w:author="Bertsch Christian (CR/AEE3)" w:date="2019-09-06T11:23:00Z">
        <w:r w:rsidR="00EE20B3">
          <w:t xml:space="preserve"> The</w:t>
        </w:r>
      </w:ins>
      <w:r w:rsidR="00EE20B3">
        <w:t xml:space="preserve"> concepts </w:t>
      </w:r>
      <w:del w:id="947" w:author="Bertsch Christian (CR/AEE3)" w:date="2019-09-06T11:23:00Z">
        <w:r w:rsidRPr="0098259C">
          <w:delText xml:space="preserve">are </w:delText>
        </w:r>
      </w:del>
      <w:r w:rsidR="00EE20B3">
        <w:t xml:space="preserve">defined </w:t>
      </w:r>
      <w:del w:id="948" w:author="Bertsch Christian (CR/AEE3)" w:date="2019-09-06T11:23:00Z">
        <w:r w:rsidRPr="0098259C">
          <w:delText>that</w:delText>
        </w:r>
      </w:del>
      <w:ins w:id="949" w:author="Bertsch Christian (CR/AEE3)" w:date="2019-09-06T11:23:00Z">
        <w:r w:rsidR="00EE20B3">
          <w:t>in this chapter</w:t>
        </w:r>
      </w:ins>
      <w:r w:rsidRPr="0098259C">
        <w:t xml:space="preserve"> are common for “model exchange” and </w:t>
      </w:r>
      <w:del w:id="950" w:author="Bertsch Christian (CR/AEE3)" w:date="2019-09-06T11:23:00Z">
        <w:r w:rsidRPr="0098259C">
          <w:delText xml:space="preserve">for </w:delText>
        </w:r>
      </w:del>
      <w:r w:rsidRPr="0098259C">
        <w:t xml:space="preserve">“co-simulation”.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Pr="0098259C">
        <w:t xml:space="preserve"> identical</w:t>
      </w:r>
      <w:r w:rsidR="00DD4124" w:rsidRPr="0098259C">
        <w:t xml:space="preserve">. The </w:t>
      </w:r>
      <w:r w:rsidR="000954E9" w:rsidRPr="0098259C">
        <w:t xml:space="preserve">definitions </w:t>
      </w:r>
      <w:r w:rsidR="00DD4124" w:rsidRPr="0098259C">
        <w:t xml:space="preserve">that are specific to the particular </w:t>
      </w:r>
      <w:del w:id="951" w:author="Bertsch Christian (CR/AEE3)" w:date="2019-09-06T11:23:00Z">
        <w:r w:rsidR="000954E9" w:rsidRPr="0098259C">
          <w:delText>case</w:delText>
        </w:r>
      </w:del>
      <w:ins w:id="952" w:author="Bertsch Christian (CR/AEE3)" w:date="2019-09-06T11:23:00Z">
        <w:r w:rsidR="000954E9" w:rsidRPr="0098259C">
          <w:t>case</w:t>
        </w:r>
        <w:r w:rsidR="00EE20B3">
          <w:t>s</w:t>
        </w:r>
      </w:ins>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0440B4">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0440B4">
        <w:t>4</w:t>
      </w:r>
      <w:r w:rsidR="000954E9" w:rsidRPr="0098259C">
        <w:fldChar w:fldCharType="end"/>
      </w:r>
      <w:r w:rsidR="00DD4124" w:rsidRPr="0098259C">
        <w:t xml:space="preserve">. </w:t>
      </w:r>
    </w:p>
    <w:p w14:paraId="22514B51" w14:textId="1155BEC6" w:rsidR="001B2BD4" w:rsidRPr="0098259C" w:rsidRDefault="001B2BD4" w:rsidP="000954E9">
      <w:pPr>
        <w:pStyle w:val="BodyText"/>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del w:id="953" w:author="Bertsch Christian (CR/AEE3)" w:date="2019-09-06T11:23:00Z">
        <w:r w:rsidR="000954E9" w:rsidRPr="0098259C">
          <w:delText>,</w:delText>
        </w:r>
      </w:del>
      <w:ins w:id="954" w:author="Bertsch Christian (CR/AEE3)" w:date="2019-09-06T11:23:00Z">
        <w:r w:rsidR="006C36ED">
          <w:t xml:space="preserve"> that</w:t>
        </w:r>
      </w:ins>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Heading2"/>
      </w:pPr>
      <w:bookmarkStart w:id="955" w:name="_Ref288030525"/>
      <w:bookmarkStart w:id="956" w:name="_Ref289411602"/>
      <w:bookmarkStart w:id="957" w:name="_Toc20839914"/>
      <w:r w:rsidRPr="0098259C">
        <w:t xml:space="preserve">FMI </w:t>
      </w:r>
      <w:bookmarkEnd w:id="955"/>
      <w:r w:rsidRPr="0098259C">
        <w:t>Application Programming Interface</w:t>
      </w:r>
      <w:bookmarkEnd w:id="956"/>
      <w:bookmarkEnd w:id="957"/>
    </w:p>
    <w:p w14:paraId="0E79AD1A" w14:textId="77777777" w:rsidR="00D96DA8" w:rsidRDefault="001B2BD4" w:rsidP="001B2BD4">
      <w:pPr>
        <w:pStyle w:val="BodyText"/>
      </w:pPr>
      <w:r w:rsidRPr="0098259C">
        <w:t xml:space="preserve">This section contains the common interface definitions to execute functions of </w:t>
      </w:r>
      <w:r w:rsidR="000954E9" w:rsidRPr="0098259C">
        <w:t>an FMU f</w:t>
      </w:r>
      <w:r w:rsidRPr="0098259C">
        <w:t>rom a C program.</w:t>
      </w:r>
    </w:p>
    <w:p w14:paraId="6CF2754A" w14:textId="21847A3D" w:rsidR="001B2BD4" w:rsidRDefault="00D96DA8" w:rsidP="001B2BD4">
      <w:pPr>
        <w:pStyle w:val="BodyText"/>
      </w:pPr>
      <w:r>
        <w:t>Note</w:t>
      </w:r>
      <w:del w:id="958" w:author="Bertsch Christian (CR/AEE3)" w:date="2019-09-06T11:23:00Z">
        <w:r>
          <w:delText>,</w:delText>
        </w:r>
      </w:del>
      <w:ins w:id="959" w:author="Bertsch Christian (CR/AEE3)" w:date="2019-09-06T11:23:00Z">
        <w:r w:rsidR="006C36ED">
          <w:t xml:space="preserve"> that</w:t>
        </w:r>
      </w:ins>
      <w:r>
        <w:t xml:space="preserve"> the following general properties hold for an FMU:</w:t>
      </w:r>
    </w:p>
    <w:p w14:paraId="2C8A9697" w14:textId="19C571E2" w:rsidR="00D96DA8" w:rsidRDefault="00D96DA8" w:rsidP="002F3E46">
      <w:pPr>
        <w:pStyle w:val="BodyText"/>
        <w:numPr>
          <w:ilvl w:val="0"/>
          <w:numId w:val="53"/>
        </w:numPr>
      </w:pPr>
      <w:r>
        <w:t>FMI function</w:t>
      </w:r>
      <w:r w:rsidR="007E0F17">
        <w:t xml:space="preserve">s of one instance </w:t>
      </w:r>
      <w:del w:id="960" w:author="Bertsch Christian (CR/AEE3)" w:date="2019-09-06T11:23:00Z">
        <w:r w:rsidR="007E0F17">
          <w:delText>don't</w:delText>
        </w:r>
      </w:del>
      <w:ins w:id="961" w:author="Bertsch Christian (CR/AEE3)" w:date="2019-09-06T11:23:00Z">
        <w:r w:rsidR="007E0F17">
          <w:t>do</w:t>
        </w:r>
        <w:r w:rsidR="00E223F8">
          <w:t xml:space="preserve"> </w:t>
        </w:r>
        <w:r w:rsidR="007E0F17">
          <w:t>n</w:t>
        </w:r>
        <w:r w:rsidR="00E223F8">
          <w:t>o</w:t>
        </w:r>
        <w:r w:rsidR="007E0F17">
          <w:t>t</w:t>
        </w:r>
      </w:ins>
      <w:r w:rsidR="007E0F17">
        <w:t xml:space="preserve"> </w:t>
      </w:r>
      <w:r w:rsidR="00437F3C">
        <w:t>need</w:t>
      </w:r>
      <w:r w:rsidR="007E0F17">
        <w:t xml:space="preserve"> to be </w:t>
      </w:r>
      <w:r w:rsidR="00272754">
        <w:t>thread</w:t>
      </w:r>
      <w:ins w:id="962" w:author="Bertsch Christian (CR/AEE3)" w:date="2019-09-06T11:23:00Z">
        <w:r w:rsidR="00272754">
          <w:t>-</w:t>
        </w:r>
      </w:ins>
      <w:r w:rsidR="007E0F17">
        <w:t>safe</w:t>
      </w:r>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0440B4">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0440B4">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6938F13" w:rsidR="00B04343" w:rsidRDefault="004149F1" w:rsidP="002F3E46">
      <w:pPr>
        <w:pStyle w:val="BodyText"/>
        <w:numPr>
          <w:ilvl w:val="0"/>
          <w:numId w:val="53"/>
        </w:numPr>
      </w:pPr>
      <w:r>
        <w:t>FMI functions must not cha</w:t>
      </w:r>
      <w:r w:rsidR="009826BC">
        <w:t xml:space="preserve">nge global settings which </w:t>
      </w:r>
      <w:del w:id="963" w:author="Bertsch Christian (CR/AEE3)" w:date="2019-09-06T11:23:00Z">
        <w:r w:rsidR="009826BC">
          <w:delText>affects</w:delText>
        </w:r>
      </w:del>
      <w:ins w:id="964" w:author="Bertsch Christian (CR/AEE3)" w:date="2019-09-06T11:23:00Z">
        <w:r w:rsidR="009826BC">
          <w:t>affect</w:t>
        </w:r>
      </w:ins>
      <w:r w:rsidR="009826BC">
        <w:t xml:space="preserve"> </w:t>
      </w:r>
      <w:r>
        <w:t xml:space="preserve">other processes/threads. An FMI function may change settings of the process/thread in which it is called (such as floating point control registers), provided these changes are restored before leaving the function or before a callback function is called. </w:t>
      </w:r>
      <w:r w:rsidR="00B94B26">
        <w:br/>
      </w:r>
      <w:r w:rsidR="00F03D5F">
        <w:t>[</w:t>
      </w:r>
      <w:del w:id="965" w:author="Bertsch Christian (CR/AEE3)" w:date="2019-09-06T11:23:00Z">
        <w:r w:rsidR="009C36C4">
          <w:rPr>
            <w:i/>
          </w:rPr>
          <w:delText>S</w:delText>
        </w:r>
        <w:r w:rsidR="00F03D5F" w:rsidRPr="007B0F62">
          <w:rPr>
            <w:i/>
          </w:rPr>
          <w:delText>o</w:delText>
        </w:r>
      </w:del>
      <w:ins w:id="966" w:author="Bertsch Christian (CR/AEE3)" w:date="2019-09-06T11:23:00Z">
        <w:r w:rsidR="00E223F8">
          <w:rPr>
            <w:i/>
          </w:rPr>
          <w:t>Th</w:t>
        </w:r>
        <w:r w:rsidR="0048044E">
          <w:rPr>
            <w:i/>
          </w:rPr>
          <w:t>is property ensures that</w:t>
        </w:r>
      </w:ins>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If an FMI function changes for example the floating point control word of the CPU, it must restore the previous value before return of the function. For x86 CPUs, the floating point control word is set using the fldcw instruction. This can be used to switch on additional exceptions such as "floating point division by zero". An FMU might temporarily change the floating point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Heading3"/>
      </w:pPr>
      <w:bookmarkStart w:id="967" w:name="_Ref289261358"/>
      <w:bookmarkStart w:id="968" w:name="_Toc20839915"/>
      <w:r w:rsidRPr="0098259C">
        <w:t>Header Files and Naming of Functions</w:t>
      </w:r>
      <w:bookmarkEnd w:id="967"/>
      <w:bookmarkEnd w:id="968"/>
    </w:p>
    <w:p w14:paraId="0A2589DE" w14:textId="78BFA489" w:rsidR="00656E44" w:rsidRPr="0098259C" w:rsidRDefault="00974F59" w:rsidP="00656E44">
      <w:pPr>
        <w:pStyle w:val="BodyText"/>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94248C">
        <w:rPr>
          <w:rStyle w:val="CODE"/>
          <w:spacing w:val="0"/>
          <w:lang w:eastAsia="en-US"/>
          <w:rPrChange w:id="969" w:author="Bertsch Christian (CR/AEE3)" w:date="2019-09-28T15:36:00Z">
            <w:rPr>
              <w:u w:val="single"/>
            </w:rPr>
          </w:rPrChange>
        </w:rPr>
        <w:t>fmi2</w:t>
      </w:r>
      <w:r w:rsidR="00656E44" w:rsidRPr="0098259C">
        <w:t>”:</w:t>
      </w:r>
    </w:p>
    <w:p w14:paraId="5D26CF7B" w14:textId="33822B63" w:rsidR="00656E44" w:rsidRPr="0098259C" w:rsidRDefault="00656E44" w:rsidP="006E60E6">
      <w:pPr>
        <w:pStyle w:val="BodyTextIndent"/>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ins w:id="970" w:author="Bertsch Christian (CR/AEE3)" w:date="2019-09-06T11:23:00Z">
        <w:r w:rsidR="00D75A5A">
          <w:t>,</w:t>
        </w:r>
      </w:ins>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del w:id="971" w:author="Bertsch Christian (CR/AEE3)" w:date="2019-09-06T11:23:00Z">
        <w:r w:rsidRPr="0098259C">
          <w:rPr>
            <w:u w:val="single"/>
          </w:rPr>
          <w:delText>re-compiled</w:delText>
        </w:r>
      </w:del>
      <w:ins w:id="972" w:author="Bertsch Christian (CR/AEE3)" w:date="2019-09-06T11:23:00Z">
        <w:r w:rsidRPr="0098259C">
          <w:rPr>
            <w:u w:val="single"/>
          </w:rPr>
          <w:t>recompiled</w:t>
        </w:r>
      </w:ins>
      <w:r w:rsidRPr="0098259C">
        <w:t xml:space="preserve"> with the header file used by the </w:t>
      </w:r>
      <w:r w:rsidRPr="0098259C">
        <w:rPr>
          <w:u w:val="single"/>
        </w:rPr>
        <w:t>target simulator</w:t>
      </w:r>
      <w:r w:rsidRPr="0098259C">
        <w:t>. Note</w:t>
      </w:r>
      <w:del w:id="973" w:author="Bertsch Christian (CR/AEE3)" w:date="2019-09-06T11:23:00Z">
        <w:r w:rsidRPr="0098259C">
          <w:delText>,</w:delText>
        </w:r>
      </w:del>
      <w:ins w:id="974" w:author="Bertsch Christian (CR/AEE3)" w:date="2019-09-06T11:23:00Z">
        <w:r w:rsidR="006C36ED">
          <w:t xml:space="preserve"> that</w:t>
        </w:r>
      </w:ins>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del w:id="975" w:author="Bertsch Christian (CR/AEE3)" w:date="2019-09-06T11:23:00Z">
        <w:r w:rsidRPr="0098259C">
          <w:delText xml:space="preserve">, </w:delText>
        </w:r>
      </w:del>
      <w:ins w:id="976" w:author="Bertsch Christian (CR/AEE3)" w:date="2019-09-06T11:23:00Z">
        <w:r w:rsidRPr="0098259C">
          <w:t xml:space="preserve"> </w:t>
        </w:r>
        <w:r w:rsidR="000F749E">
          <w:t>(</w:t>
        </w:r>
      </w:ins>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0440B4">
        <w:t>2.1.4</w:t>
      </w:r>
      <w:r w:rsidRPr="0098259C">
        <w:fldChar w:fldCharType="end"/>
      </w:r>
      <w:del w:id="977" w:author="Bertsch Christian (CR/AEE3)" w:date="2019-09-06T11:23:00Z">
        <w:r w:rsidRPr="0098259C">
          <w:delText>.</w:delText>
        </w:r>
      </w:del>
      <w:ins w:id="978" w:author="Bertsch Christian (CR/AEE3)" w:date="2019-09-06T11:23:00Z">
        <w:r w:rsidR="000F749E">
          <w:t>)</w:t>
        </w:r>
        <w:r w:rsidRPr="0098259C">
          <w:t>.</w:t>
        </w:r>
      </w:ins>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4E4E24FF" w:rsidR="00974F59" w:rsidRPr="0098259C" w:rsidRDefault="00974F59" w:rsidP="006E60E6">
      <w:pPr>
        <w:pStyle w:val="BodyTextIndent"/>
        <w:numPr>
          <w:ilvl w:val="0"/>
          <w:numId w:val="21"/>
        </w:numPr>
        <w:spacing w:before="120"/>
        <w:jc w:val="left"/>
      </w:pPr>
      <w:r w:rsidRPr="0098259C">
        <w:t>“</w:t>
      </w:r>
      <w:r w:rsidR="00140C25">
        <w:rPr>
          <w:rStyle w:val="CODE"/>
        </w:rPr>
        <w:t>fmi2</w:t>
      </w:r>
      <w:r w:rsidRPr="0098259C">
        <w:rPr>
          <w:rStyle w:val="CODE"/>
        </w:rPr>
        <w:t>FunctionTypes.h</w:t>
      </w:r>
      <w:del w:id="979" w:author="Bertsch Christian (CR/AEE3)" w:date="2019-09-06T11:23:00Z">
        <w:r w:rsidRPr="0098259C">
          <w:delText>“</w:delText>
        </w:r>
      </w:del>
      <w:ins w:id="980" w:author="Bertsch Christian (CR/AEE3)" w:date="2019-09-06T11:23:00Z">
        <w:r w:rsidR="000F749E" w:rsidRPr="0098259C">
          <w:t>”</w:t>
        </w:r>
      </w:ins>
      <w:r w:rsidRPr="0098259C">
        <w:br/>
        <w:t xml:space="preserve">contains </w:t>
      </w:r>
      <w:r w:rsidRPr="0098259C">
        <w:rPr>
          <w:rStyle w:val="CODE"/>
          <w:b/>
        </w:rPr>
        <w:t>typedef</w:t>
      </w:r>
      <w:r w:rsidRPr="0098259C">
        <w:t xml:space="preserve"> definitions of all function prototypes of an FMU. When dynamically loading an FMU, 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r w:rsidRPr="0098259C">
        <w:rPr>
          <w:rStyle w:val="CODE"/>
        </w:rPr>
        <w:t>SetTimeTYPE(</w:t>
      </w:r>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2FBF8B2A" w:rsidR="00656E44" w:rsidRPr="0098259C" w:rsidRDefault="00656E44" w:rsidP="006E60E6">
      <w:pPr>
        <w:pStyle w:val="BodyTextIndent"/>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del w:id="981" w:author="Bertsch Christian (CR/AEE3)" w:date="2019-09-06T11:23:00Z">
        <w:r w:rsidRPr="0098259C">
          <w:delText>,</w:delText>
        </w:r>
      </w:del>
      <w:ins w:id="982" w:author="Bertsch Christian (CR/AEE3)" w:date="2019-09-06T11:23:00Z">
        <w:r w:rsidR="006C36ED">
          <w:t xml:space="preserve"> that</w:t>
        </w:r>
      </w:ins>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del w:id="983" w:author="Bertsch Christian (CR/AEE3)" w:date="2019-09-06T11:23:00Z">
        <w:r w:rsidRPr="0098259C">
          <w:delText xml:space="preserve">, </w:delText>
        </w:r>
      </w:del>
      <w:ins w:id="984" w:author="Bertsch Christian (CR/AEE3)" w:date="2019-09-06T11:23:00Z">
        <w:r w:rsidRPr="0098259C">
          <w:t xml:space="preserve"> </w:t>
        </w:r>
        <w:r w:rsidR="000F749E">
          <w:t>(</w:t>
        </w:r>
      </w:ins>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0440B4">
        <w:t>2.1.4</w:t>
      </w:r>
      <w:r w:rsidRPr="0098259C">
        <w:fldChar w:fldCharType="end"/>
      </w:r>
      <w:del w:id="985" w:author="Bertsch Christian (CR/AEE3)" w:date="2019-09-06T11:23:00Z">
        <w:r w:rsidRPr="0098259C">
          <w:delText>.</w:delText>
        </w:r>
      </w:del>
      <w:ins w:id="986" w:author="Bertsch Christian (CR/AEE3)" w:date="2019-09-06T11:23:00Z">
        <w:r w:rsidR="000F749E">
          <w:t>)</w:t>
        </w:r>
        <w:r w:rsidRPr="0098259C">
          <w:t>.</w:t>
        </w:r>
      </w:ins>
      <w:r w:rsidR="00DB2CB9" w:rsidRPr="0098259C">
        <w:t xml:space="preserve"> </w:t>
      </w:r>
      <w:r w:rsidR="009D56AE" w:rsidRPr="0098259C">
        <w:br/>
        <w:t>[</w:t>
      </w:r>
      <w:r w:rsidR="00DB2CB9" w:rsidRPr="0098259C">
        <w:rPr>
          <w:i/>
        </w:rPr>
        <w:t>Example for a definition in this header file</w:t>
      </w:r>
      <w:r w:rsidR="00DB2CB9" w:rsidRPr="0098259C">
        <w:rPr>
          <w:rStyle w:val="FootnoteReference"/>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0A61C916" w:rsidR="005B2B01" w:rsidRPr="005B2B01" w:rsidRDefault="00656E44" w:rsidP="00656E44">
      <w:pPr>
        <w:pStyle w:val="BodyText"/>
        <w:rPr>
          <w:ins w:id="987" w:author="Bertsch Christian (CR/AEE3)" w:date="2019-09-06T11:23:00Z"/>
        </w:rPr>
      </w:pPr>
      <w:r w:rsidRPr="0098259C">
        <w:t>The goal is that both textual and binary representations of FMUs are supported and that several FMUs might be present at the same time in an executable (</w:t>
      </w:r>
      <w:r w:rsidR="009F2AEB" w:rsidRPr="0098259C">
        <w:t>for example</w:t>
      </w:r>
      <w:ins w:id="988" w:author="Bertsch Christian (CR/AEE3)" w:date="2019-09-06T11:23:00Z">
        <w:r w:rsidR="000A706F">
          <w:t>,</w:t>
        </w:r>
      </w:ins>
      <w:r w:rsidRPr="0098259C">
        <w:t xml:space="preserve"> FMU A may use </w:t>
      </w:r>
      <w:r w:rsidR="00C275B5" w:rsidRPr="0098259C">
        <w:t>a</w:t>
      </w:r>
      <w:r w:rsidR="00374F39" w:rsidRPr="0098259C">
        <w:t>n FMU</w:t>
      </w:r>
      <w:r w:rsidRPr="0098259C">
        <w:t xml:space="preserve"> B). In order </w:t>
      </w:r>
      <w:r w:rsidR="007956F5" w:rsidRPr="0098259C">
        <w:t xml:space="preserve">for </w:t>
      </w:r>
      <w:r w:rsidRPr="0098259C">
        <w:t xml:space="preserve">this </w:t>
      </w:r>
      <w:r w:rsidR="007956F5" w:rsidRPr="0098259C">
        <w:t>to be</w:t>
      </w:r>
      <w:r w:rsidRPr="0098259C">
        <w:t xml:space="preserve"> possible, the names of the functions in different FMUs must be different</w:t>
      </w:r>
      <w:ins w:id="989" w:author="Bertsch Christian (CR/AEE3)" w:date="2019-09-06T11:23:00Z">
        <w:r w:rsidR="000A706F">
          <w:t>,</w:t>
        </w:r>
      </w:ins>
      <w:r w:rsidRPr="0098259C">
        <w:t xml:space="preserve"> or function pointers must be used. </w:t>
      </w:r>
      <w:r w:rsidR="007956F5" w:rsidRPr="0098259C">
        <w:t>T</w:t>
      </w:r>
      <w:r w:rsidR="003B2866" w:rsidRPr="0098259C">
        <w:t>o support the first variant</w:t>
      </w:r>
      <w:ins w:id="990" w:author="Bertsch Christian (CR/AEE3)" w:date="2019-09-06T11:23:00Z">
        <w:r w:rsidR="00CE0DF0">
          <w:t>,</w:t>
        </w:r>
      </w:ins>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ins w:id="991" w:author="Bertsch Christian (CR/AEE3)" w:date="2019-09-06T11:23:00Z">
        <w:r w:rsidR="005B2B01">
          <w:br/>
        </w:r>
        <w:r w:rsidR="005B2B01" w:rsidRPr="0040289E">
          <w:rPr>
            <w:iCs/>
            <w:rPrChange w:id="992" w:author="Bertsch Christian (CR/AEE3)" w:date="2019-09-24T14:25:00Z">
              <w:rPr>
                <w:i/>
                <w:iCs/>
              </w:rPr>
            </w:rPrChange>
          </w:rPr>
          <w:t>[</w:t>
        </w:r>
        <w:r w:rsidR="005B2B01" w:rsidRPr="005B2B01">
          <w:rPr>
            <w:i/>
            <w:iCs/>
          </w:rPr>
          <w:t xml:space="preserve">These macros can be defined differently in a target specific variant of </w:t>
        </w:r>
      </w:ins>
      <w:ins w:id="993" w:author="Bertsch Christian (CR/AEE3)" w:date="2019-09-28T15:37:00Z">
        <w:r w:rsidR="0094248C" w:rsidRPr="0098259C">
          <w:t>“</w:t>
        </w:r>
      </w:ins>
      <w:ins w:id="994" w:author="Bertsch Christian (CR/AEE3)" w:date="2019-09-06T11:23:00Z">
        <w:r w:rsidR="005B2B01" w:rsidRPr="0094248C">
          <w:rPr>
            <w:rStyle w:val="CODE"/>
            <w:rPrChange w:id="995" w:author="Bertsch Christian (CR/AEE3)" w:date="2019-09-28T15:37:00Z">
              <w:rPr>
                <w:i/>
                <w:iCs/>
              </w:rPr>
            </w:rPrChange>
          </w:rPr>
          <w:t>fmi2Functions.h</w:t>
        </w:r>
      </w:ins>
      <w:ins w:id="996" w:author="Bertsch Christian (CR/AEE3)" w:date="2019-09-28T15:37:00Z">
        <w:r w:rsidR="0094248C" w:rsidRPr="0098259C">
          <w:t>“</w:t>
        </w:r>
      </w:ins>
      <w:ins w:id="997" w:author="Bertsch Christian (CR/AEE3)" w:date="2019-09-06T11:23:00Z">
        <w:r w:rsidR="005B2B01" w:rsidRPr="005B2B01">
          <w:rPr>
            <w:i/>
            <w:iCs/>
          </w:rPr>
          <w:t xml:space="preserve"> to adjust them to the requirements of the supported compilers and platforms of the importing tool.</w:t>
        </w:r>
        <w:r w:rsidR="005B2B01" w:rsidRPr="0040289E">
          <w:rPr>
            <w:iCs/>
            <w:rPrChange w:id="998" w:author="Bertsch Christian (CR/AEE3)" w:date="2019-09-24T14:25:00Z">
              <w:rPr>
                <w:i/>
                <w:iCs/>
              </w:rPr>
            </w:rPrChange>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 xml:space="preserve">as the `modelIdentifier` attribute defined in </w:t>
        </w:r>
        <w:r w:rsidR="005B2B01" w:rsidRPr="007671F4">
          <w:rPr>
            <w:rStyle w:val="CODE"/>
          </w:rPr>
          <w:t>&lt;fmiModelDescription&gt;&lt;ModelExchange&gt;</w:t>
        </w:r>
        <w:r w:rsidR="005B2B01" w:rsidRPr="005B2B01">
          <w:t xml:space="preserve"> or </w:t>
        </w:r>
        <w:r w:rsidR="005B2B01" w:rsidRPr="007671F4">
          <w:rPr>
            <w:rStyle w:val="CODE"/>
          </w:rPr>
          <w:t>&lt;fmiModelDescription&gt;&lt;CoSimulation&gt;</w:t>
        </w:r>
        <w:r w:rsidR="005B2B01" w:rsidRPr="005B2B01">
          <w:t xml:space="preserve">together with </w:t>
        </w:r>
        <w:r w:rsidR="005B2B01">
          <w:rPr>
            <w:rStyle w:val="CODE"/>
          </w:rPr>
          <w:t xml:space="preserve">_ </w:t>
        </w:r>
        <w:r w:rsidR="005B2B01" w:rsidRPr="005B2B01">
          <w:t xml:space="preserve">at the end (see sections </w:t>
        </w:r>
      </w:ins>
      <w:ins w:id="999" w:author="Bertsch Christian (CR/AEE3)" w:date="2019-10-03T17:49:00Z">
        <w:r w:rsidR="00FB0155">
          <w:fldChar w:fldCharType="begin"/>
        </w:r>
        <w:r w:rsidR="00FB0155">
          <w:instrText xml:space="preserve"> REF _Ref20220416 \n \h </w:instrText>
        </w:r>
      </w:ins>
      <w:r w:rsidR="00FB0155">
        <w:fldChar w:fldCharType="separate"/>
      </w:r>
      <w:ins w:id="1000" w:author="Bertsch Christian (CR/AEE3)" w:date="2019-10-03T18:12:00Z">
        <w:r w:rsidR="000440B4">
          <w:t>3.3.1</w:t>
        </w:r>
      </w:ins>
      <w:ins w:id="1001" w:author="Bertsch Christian (CR/AEE3)" w:date="2019-10-03T17:49:00Z">
        <w:r w:rsidR="00FB0155">
          <w:fldChar w:fldCharType="end"/>
        </w:r>
        <w:r w:rsidR="00FB0155">
          <w:t xml:space="preserve"> </w:t>
        </w:r>
      </w:ins>
      <w:ins w:id="1002" w:author="Bertsch Christian (CR/AEE3)" w:date="2019-09-06T11:23:00Z">
        <w:r w:rsidR="00FB0155">
          <w:t xml:space="preserve">and </w:t>
        </w:r>
      </w:ins>
      <w:ins w:id="1003" w:author="Bertsch Christian (CR/AEE3)" w:date="2019-10-03T17:49:00Z">
        <w:r w:rsidR="00FB0155">
          <w:fldChar w:fldCharType="begin"/>
        </w:r>
        <w:r w:rsidR="00FB0155">
          <w:instrText xml:space="preserve"> REF _Ref298170400 \n \h </w:instrText>
        </w:r>
      </w:ins>
      <w:r w:rsidR="00FB0155">
        <w:fldChar w:fldCharType="separate"/>
      </w:r>
      <w:ins w:id="1004" w:author="Bertsch Christian (CR/AEE3)" w:date="2019-10-03T18:12:00Z">
        <w:r w:rsidR="000440B4">
          <w:t>4.3.1</w:t>
        </w:r>
      </w:ins>
      <w:ins w:id="1005" w:author="Bertsch Christian (CR/AEE3)" w:date="2019-10-03T17:49:00Z">
        <w:r w:rsidR="00FB0155">
          <w:fldChar w:fldCharType="end"/>
        </w:r>
      </w:ins>
      <w:ins w:id="1006" w:author="Bertsch Christian (CR/AEE3)" w:date="2019-09-06T11:23:00Z">
        <w:r w:rsidR="005B2B01" w:rsidRPr="005B2B01">
          <w:t>).</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follwed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ins>
    </w:p>
    <w:p w14:paraId="7518AEE6" w14:textId="113F24E4" w:rsidR="00656E44" w:rsidRPr="0098259C" w:rsidRDefault="009D56AE" w:rsidP="00656E44">
      <w:pPr>
        <w:pStyle w:val="BodyText"/>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#define</w:t>
      </w:r>
      <w:r w:rsidRPr="0098259C">
        <w:rPr>
          <w:noProof w:val="0"/>
        </w:rPr>
        <w:t xml:space="preserve">  </w:t>
      </w:r>
      <w:r w:rsidR="00422068">
        <w:rPr>
          <w:noProof w:val="0"/>
        </w:rPr>
        <w:t>FMI</w:t>
      </w:r>
      <w:r w:rsidR="00A4068F">
        <w:rPr>
          <w:noProof w:val="0"/>
        </w:rPr>
        <w:t>2</w:t>
      </w:r>
      <w:r w:rsidR="00422068">
        <w:rPr>
          <w:noProof w:val="0"/>
        </w:rPr>
        <w:t>_</w:t>
      </w:r>
      <w:r w:rsidR="00354112" w:rsidRPr="0098259C">
        <w:rPr>
          <w:noProof w:val="0"/>
        </w:rPr>
        <w:t>FUNCTION_PREFIX</w:t>
      </w:r>
      <w:r w:rsidRPr="0098259C">
        <w:rPr>
          <w:noProof w:val="0"/>
        </w:rPr>
        <w:t xml:space="preserve"> MyModel</w:t>
      </w:r>
      <w:r w:rsidR="00354112" w:rsidRPr="0098259C">
        <w:rPr>
          <w:noProof w:val="0"/>
        </w:rPr>
        <w:t>_</w:t>
      </w:r>
    </w:p>
    <w:p w14:paraId="4AC16636" w14:textId="3A5554D8" w:rsidR="00656E44" w:rsidRPr="0098259C" w:rsidRDefault="00656E44" w:rsidP="00656E44">
      <w:pPr>
        <w:pStyle w:val="CODE1"/>
        <w:rPr>
          <w:noProof w:val="0"/>
        </w:rPr>
      </w:pPr>
      <w:bookmarkStart w:id="1007"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1007"/>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DLL/SharedObject</w:t>
      </w:r>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14A993D9" w:rsidR="00354112" w:rsidRPr="0098259C" w:rsidRDefault="00656E44" w:rsidP="00354112">
      <w:pPr>
        <w:pStyle w:val="BodyText"/>
      </w:pPr>
      <w:r w:rsidRPr="0098259C">
        <w:t>A function that is defined as “</w:t>
      </w:r>
      <w:r w:rsidR="00140C25">
        <w:rPr>
          <w:rStyle w:val="CODE"/>
        </w:rPr>
        <w:t>fmi2</w:t>
      </w:r>
      <w:r w:rsidRPr="0098259C">
        <w:rPr>
          <w:rStyle w:val="CODE"/>
        </w:rPr>
        <w:t>GetReal</w:t>
      </w:r>
      <w:r w:rsidRPr="0098259C">
        <w:t xml:space="preserve">” is changed by the macros to </w:t>
      </w:r>
      <w:del w:id="1008" w:author="Bertsch Christian (CR/AEE3)" w:date="2019-09-06T11:23:00Z">
        <w:r w:rsidRPr="0098259C">
          <w:delText xml:space="preserve">the </w:delText>
        </w:r>
        <w:r w:rsidR="007671F4">
          <w:delText>following</w:delText>
        </w:r>
      </w:del>
      <w:ins w:id="1009" w:author="Bertsch Christian (CR/AEE3)" w:date="2019-09-06T11:23:00Z">
        <w:r w:rsidR="000F749E">
          <w:t>a</w:t>
        </w:r>
      </w:ins>
      <w:r w:rsidRPr="0098259C">
        <w:t xml:space="preserve"> function name</w:t>
      </w:r>
      <w:ins w:id="1010" w:author="Bertsch Christian (CR/AEE3)" w:date="2019-09-06T11:23:00Z">
        <w:r w:rsidR="000F749E">
          <w:t xml:space="preserve"> as follows</w:t>
        </w:r>
      </w:ins>
      <w:r w:rsidR="00354112" w:rsidRPr="0098259C">
        <w:t>:</w:t>
      </w:r>
    </w:p>
    <w:p w14:paraId="2376BEC1" w14:textId="402588CB" w:rsidR="00C0573A" w:rsidRPr="0098259C" w:rsidRDefault="000F749E" w:rsidP="006E60E6">
      <w:pPr>
        <w:pStyle w:val="BodyText"/>
        <w:numPr>
          <w:ilvl w:val="0"/>
          <w:numId w:val="42"/>
        </w:numPr>
      </w:pPr>
      <w:ins w:id="1011" w:author="Bertsch Christian (CR/AEE3)" w:date="2019-09-06T11:23:00Z">
        <w:r>
          <w:t xml:space="preserve">If the </w:t>
        </w:r>
      </w:ins>
      <w:r w:rsidR="00354112" w:rsidRPr="0098259C">
        <w:t xml:space="preserve">FMU is shipped with </w:t>
      </w:r>
      <w:r w:rsidR="003B3242">
        <w:t>C source</w:t>
      </w:r>
      <w:r w:rsidR="00354112" w:rsidRPr="0098259C">
        <w:t xml:space="preserve"> code</w:t>
      </w:r>
      <w:del w:id="1012" w:author="Bertsch Christian (CR/AEE3)" w:date="2019-09-06T11:23:00Z">
        <w:r w:rsidR="00354112" w:rsidRPr="0098259C">
          <w:delText>,</w:delText>
        </w:r>
      </w:del>
      <w:r w:rsidR="00354112" w:rsidRPr="0098259C">
        <w:t xml:space="preserv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del w:id="1013" w:author="Bertsch Christian (CR/AEE3)" w:date="2019-09-06T11:23:00Z">
        <w:r w:rsidR="00656E44" w:rsidRPr="0098259C">
          <w:delText xml:space="preserve">”, </w:delText>
        </w:r>
        <w:r w:rsidR="00D73B94" w:rsidRPr="0098259C">
          <w:delText>in</w:delText>
        </w:r>
      </w:del>
      <w:ins w:id="1014" w:author="Bertsch Christian (CR/AEE3)" w:date="2019-09-06T11:23:00Z">
        <w:r w:rsidR="00656E44" w:rsidRPr="0098259C">
          <w:t>”</w:t>
        </w:r>
        <w:r>
          <w:t>.</w:t>
        </w:r>
        <w:r w:rsidR="00656E44" w:rsidRPr="0098259C">
          <w:t xml:space="preserve"> </w:t>
        </w:r>
        <w:r>
          <w:t>I</w:t>
        </w:r>
        <w:r w:rsidR="00D73B94" w:rsidRPr="0098259C">
          <w:t>n</w:t>
        </w:r>
      </w:ins>
      <w:r w:rsidR="00D73B94" w:rsidRPr="0098259C">
        <w:t xml:space="preserve"> other words</w:t>
      </w:r>
      <w:r w:rsidR="00656E44" w:rsidRPr="0098259C">
        <w:t xml:space="preserve"> the function name is prefixed with the model name and an “_”</w:t>
      </w:r>
      <w:r w:rsidR="0022690C">
        <w:t>.</w:t>
      </w:r>
      <w:del w:id="1015" w:author="Bertsch Christian (CR/AEE3)" w:date="2019-09-06T11:23:00Z">
        <w:r w:rsidR="00656E44" w:rsidRPr="0098259C">
          <w:delText xml:space="preserve"> </w:delText>
        </w:r>
        <w:r w:rsidR="00354112" w:rsidRPr="0098259C">
          <w:delText xml:space="preserve">As </w:delText>
        </w:r>
        <w:r w:rsidR="005B519C">
          <w:rPr>
            <w:rStyle w:val="CODE"/>
          </w:rPr>
          <w:delText>FMI</w:delText>
        </w:r>
        <w:r w:rsidR="00A4068F">
          <w:rPr>
            <w:rStyle w:val="CODE"/>
          </w:rPr>
          <w:delText>2</w:delText>
        </w:r>
        <w:r w:rsidR="005B519C">
          <w:rPr>
            <w:rStyle w:val="CODE"/>
          </w:rPr>
          <w:delText>_F</w:delText>
        </w:r>
        <w:r w:rsidR="00354112" w:rsidRPr="0098259C">
          <w:rPr>
            <w:rStyle w:val="CODE"/>
          </w:rPr>
          <w:delText>UNCTION_PREFIX</w:delText>
        </w:r>
        <w:r w:rsidR="00354112" w:rsidRPr="0098259C">
          <w:delText xml:space="preserve"> t</w:delText>
        </w:r>
        <w:r w:rsidR="00656E44" w:rsidRPr="0098259C">
          <w:delText>he</w:delText>
        </w:r>
        <w:r w:rsidR="00354112" w:rsidRPr="0098259C">
          <w:delText xml:space="preserve"> “</w:delText>
        </w:r>
        <w:r w:rsidR="00DC16DA" w:rsidRPr="0098259C">
          <w:rPr>
            <w:rStyle w:val="CODE"/>
          </w:rPr>
          <w:delText>modelIdentifier</w:delText>
        </w:r>
        <w:r w:rsidR="00DC16DA">
          <w:rPr>
            <w:rStyle w:val="CODE"/>
          </w:rPr>
          <w:delText xml:space="preserve">” </w:delText>
        </w:r>
        <w:r w:rsidR="00354112" w:rsidRPr="0098259C">
          <w:delText>”</w:delText>
        </w:r>
        <w:r w:rsidR="007671F4">
          <w:delText xml:space="preserve">attribute defined in </w:delText>
        </w:r>
        <w:r w:rsidR="007671F4" w:rsidRPr="007671F4">
          <w:rPr>
            <w:rStyle w:val="CODE"/>
          </w:rPr>
          <w:delText>&lt;</w:delText>
        </w:r>
        <w:r w:rsidR="00107BCB" w:rsidRPr="007671F4">
          <w:rPr>
            <w:rStyle w:val="CODE"/>
          </w:rPr>
          <w:delText>fmiModelDescription</w:delText>
        </w:r>
        <w:r w:rsidR="007671F4" w:rsidRPr="007671F4">
          <w:rPr>
            <w:rStyle w:val="CODE"/>
          </w:rPr>
          <w:delText>&gt;&lt;</w:delText>
        </w:r>
        <w:r w:rsidR="00C0573A" w:rsidRPr="007671F4">
          <w:rPr>
            <w:rStyle w:val="CODE"/>
          </w:rPr>
          <w:delText>ModelExchange</w:delText>
        </w:r>
        <w:r w:rsidR="007671F4" w:rsidRPr="007671F4">
          <w:rPr>
            <w:rStyle w:val="CODE"/>
          </w:rPr>
          <w:delText>&gt;</w:delText>
        </w:r>
        <w:r w:rsidR="00C0573A" w:rsidRPr="0098259C">
          <w:delText xml:space="preserve">, </w:delText>
        </w:r>
        <w:r w:rsidR="00107BCB" w:rsidRPr="0098259C">
          <w:delText xml:space="preserve">or </w:delText>
        </w:r>
        <w:r w:rsidR="007671F4" w:rsidRPr="007671F4">
          <w:rPr>
            <w:rStyle w:val="CODE"/>
          </w:rPr>
          <w:delText>&lt;</w:delText>
        </w:r>
        <w:r w:rsidR="00107BCB" w:rsidRPr="007671F4">
          <w:rPr>
            <w:rStyle w:val="CODE"/>
          </w:rPr>
          <w:delText>fmiModelDescription</w:delText>
        </w:r>
        <w:r w:rsidR="007671F4" w:rsidRPr="007671F4">
          <w:rPr>
            <w:rStyle w:val="CODE"/>
          </w:rPr>
          <w:delText>&gt;&lt;</w:delText>
        </w:r>
        <w:r w:rsidR="00C0573A" w:rsidRPr="007671F4">
          <w:rPr>
            <w:rStyle w:val="CODE"/>
          </w:rPr>
          <w:delText>CoSimulation</w:delText>
        </w:r>
        <w:r w:rsidR="007671F4" w:rsidRPr="007671F4">
          <w:rPr>
            <w:rStyle w:val="CODE"/>
          </w:rPr>
          <w:delText>&gt;</w:delText>
        </w:r>
        <w:r w:rsidR="00C0573A" w:rsidRPr="0098259C">
          <w:delText xml:space="preserve"> is used, together with “_” at the end</w:delText>
        </w:r>
        <w:r w:rsidR="009D56AE" w:rsidRPr="0098259C">
          <w:delText xml:space="preserve"> (see sections  and )</w:delText>
        </w:r>
        <w:r w:rsidR="00C0573A" w:rsidRPr="0098259C">
          <w:delText>.</w:delText>
        </w:r>
        <w:r w:rsidR="00656E44" w:rsidRPr="0098259C">
          <w:delText xml:space="preserve"> </w:delText>
        </w:r>
      </w:del>
      <w:r w:rsidR="00656E44" w:rsidRPr="0098259C">
        <w:t>A simulation environment can therefore construct the relevant function names by generating code for the actual function call</w:t>
      </w:r>
      <w:r w:rsidR="00C0573A" w:rsidRPr="0098259C">
        <w:t>. In case of a static link library, the name of the library is MyModel.lib on Windows</w:t>
      </w:r>
      <w:del w:id="1016" w:author="Bertsch Christian (CR/AEE3)" w:date="2019-09-06T11:23:00Z">
        <w:r w:rsidR="00C0573A" w:rsidRPr="0098259C">
          <w:delText>,</w:delText>
        </w:r>
      </w:del>
      <w:r w:rsidR="00C0573A" w:rsidRPr="0098259C">
        <w:t xml:space="preserve"> </w:t>
      </w:r>
      <w:r w:rsidR="007D3084" w:rsidRPr="0098259C">
        <w:t>and</w:t>
      </w:r>
      <w:r w:rsidR="00C0573A" w:rsidRPr="0098259C">
        <w:t xml:space="preserve"> libMyModel.a on Linux</w:t>
      </w:r>
      <w:del w:id="1017" w:author="Bertsch Christian (CR/AEE3)" w:date="2019-09-06T11:23:00Z">
        <w:r w:rsidR="00A27150" w:rsidRPr="0098259C">
          <w:delText>,</w:delText>
        </w:r>
      </w:del>
      <w:ins w:id="1018" w:author="Bertsch Christian (CR/AEE3)" w:date="2019-09-06T11:23:00Z">
        <w:r>
          <w:t>;</w:t>
        </w:r>
      </w:ins>
      <w:r w:rsidR="00A27150" w:rsidRPr="0098259C">
        <w:t xml:space="preserve"> </w:t>
      </w:r>
      <w:r w:rsidR="00D73B94" w:rsidRPr="0098259C">
        <w:t>in other words</w:t>
      </w:r>
      <w:r w:rsidR="00A27150" w:rsidRPr="0098259C">
        <w:t xml:space="preserve"> the “</w:t>
      </w:r>
      <w:r w:rsidR="00DC16DA" w:rsidRPr="0098259C">
        <w:rPr>
          <w:rStyle w:val="CODE"/>
        </w:rPr>
        <w:t>modelIdentifier</w:t>
      </w:r>
      <w:r w:rsidR="00A27150" w:rsidRPr="0098259C">
        <w:t>” attribute is used as library name.</w:t>
      </w:r>
    </w:p>
    <w:p w14:paraId="1D80C942" w14:textId="7AFDA32B" w:rsidR="00C0573A" w:rsidRPr="0098259C" w:rsidRDefault="000F749E" w:rsidP="006E60E6">
      <w:pPr>
        <w:pStyle w:val="BodyText"/>
        <w:numPr>
          <w:ilvl w:val="0"/>
          <w:numId w:val="42"/>
        </w:numPr>
      </w:pPr>
      <w:ins w:id="1019" w:author="Bertsch Christian (CR/AEE3)" w:date="2019-09-06T11:23:00Z">
        <w:r>
          <w:t xml:space="preserve">If the </w:t>
        </w:r>
      </w:ins>
      <w:r w:rsidR="00C0573A" w:rsidRPr="0098259C">
        <w:t xml:space="preserve">FMU is shipped with </w:t>
      </w:r>
      <w:r w:rsidR="00107BCB" w:rsidRPr="0098259C">
        <w:t>DLL/SharedObject</w:t>
      </w:r>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ins w:id="1020" w:author="Bertsch Christian (CR/AEE3)" w:date="2019-09-06T11:23:00Z">
        <w:r w:rsidR="00430111">
          <w:t>,</w:t>
        </w:r>
      </w:ins>
      <w:r w:rsidR="00C0573A" w:rsidRPr="0098259C">
        <w:t xml:space="preserve"> it is not changed.</w:t>
      </w:r>
      <w:ins w:id="1021" w:author="Bertsch Christian (CR/AEE3)" w:date="2019-09-06T11:23:00Z">
        <w:r w:rsidR="00C0573A" w:rsidRPr="0040289E">
          <w:t xml:space="preserve"> </w:t>
        </w:r>
        <w:r w:rsidR="0022690C" w:rsidRPr="0040289E">
          <w:rPr>
            <w:iCs/>
            <w:rPrChange w:id="1022" w:author="Bertsch Christian (CR/AEE3)" w:date="2019-09-24T14:26:00Z">
              <w:rPr>
                <w:i/>
                <w:iCs/>
              </w:rPr>
            </w:rPrChange>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r w:rsidR="0022690C" w:rsidRPr="0040289E">
          <w:rPr>
            <w:iCs/>
            <w:rPrChange w:id="1023" w:author="Bertsch Christian (CR/AEE3)" w:date="2019-09-24T14:26:00Z">
              <w:rPr>
                <w:i/>
                <w:iCs/>
              </w:rPr>
            </w:rPrChange>
          </w:rPr>
          <w:t>]</w:t>
        </w:r>
      </w:ins>
      <w:r w:rsidR="0022690C">
        <w:t xml:space="preserve"> </w:t>
      </w:r>
      <w:r w:rsidR="00C0573A" w:rsidRPr="0098259C">
        <w:t>A simulation environment will then dynamically load this library and will explicitly import the function symbols by providing the FMI function names as strings. The name of the library is MyModel.dll on Windows or MyModel.so on Linux</w:t>
      </w:r>
      <w:del w:id="1024" w:author="Bertsch Christian (CR/AEE3)" w:date="2019-09-06T11:23:00Z">
        <w:r w:rsidR="00C0573A" w:rsidRPr="0098259C">
          <w:delText>,</w:delText>
        </w:r>
      </w:del>
      <w:ins w:id="1025" w:author="Bertsch Christian (CR/AEE3)" w:date="2019-09-06T11:23:00Z">
        <w:r>
          <w:t>;</w:t>
        </w:r>
      </w:ins>
      <w:r w:rsidR="00C0573A" w:rsidRPr="0098259C">
        <w:t xml:space="preserve"> </w:t>
      </w:r>
      <w:r w:rsidR="00D73B94" w:rsidRPr="0098259C">
        <w:t>in other words</w:t>
      </w:r>
      <w:r w:rsidR="00C0573A" w:rsidRPr="0098259C">
        <w:t xml:space="preserve"> the “</w:t>
      </w:r>
      <w:r w:rsidR="00DC16DA" w:rsidRPr="0098259C">
        <w:rPr>
          <w:rStyle w:val="CODE"/>
        </w:rPr>
        <w:t>modelIdentifier</w:t>
      </w:r>
      <w:r w:rsidR="00C0573A" w:rsidRPr="0098259C">
        <w:t>” attribute is used as library name.</w:t>
      </w:r>
    </w:p>
    <w:p w14:paraId="70B5A5F7" w14:textId="2166E513" w:rsidR="002358C2" w:rsidRDefault="002358C2" w:rsidP="00656E44">
      <w:pPr>
        <w:pStyle w:val="BodyText"/>
      </w:pPr>
      <w:r>
        <w:t>[</w:t>
      </w:r>
      <w:r w:rsidRPr="003B0888">
        <w:rPr>
          <w:i/>
        </w:rPr>
        <w:t>An FMU can be optionally shipped so that it basically contains only the communication to another tool (</w:t>
      </w:r>
      <w:r w:rsidRPr="0073076D">
        <w:rPr>
          <w:rFonts w:ascii="Courier New" w:hAnsi="Courier New" w:cs="Courier New"/>
          <w:i/>
          <w:sz w:val="19"/>
          <w:szCs w:val="19"/>
          <w:rPrChange w:id="1026" w:author="Bertsch Christian (CR/AEE3)" w:date="2019-10-03T17:50:00Z">
            <w:rPr>
              <w:i/>
            </w:rPr>
          </w:rPrChange>
        </w:rPr>
        <w:t>needsExecutionTool = true</w:t>
      </w:r>
      <w:r>
        <w:rPr>
          <w:i/>
        </w:rPr>
        <w:t xml:space="preserv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0440B4">
        <w:rPr>
          <w:i/>
        </w:rPr>
        <w:t>4.3.1</w:t>
      </w:r>
      <w:r w:rsidRPr="002358C2">
        <w:rPr>
          <w:i/>
          <w:highlight w:val="yellow"/>
        </w:rPr>
        <w:fldChar w:fldCharType="end"/>
      </w:r>
      <w:r w:rsidRPr="003B0888">
        <w:rPr>
          <w:i/>
        </w:rPr>
        <w:t>). This is particularily common for co-simulation tasks. In FMI 1.0, the function names are always prefixed with the model name and therefore a DLL/Shared Object has to be generated for every model. FMI 2.0 improves this situation since model names are no longer used as prefix in case of D</w:t>
      </w:r>
      <w:r>
        <w:rPr>
          <w:i/>
        </w:rPr>
        <w:t>LL/Shared Objects: Therefore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7A05F20D" w:rsidR="009115F0" w:rsidRPr="0098259C" w:rsidRDefault="00CD7FB8" w:rsidP="00656E44">
      <w:pPr>
        <w:pStyle w:val="BodyText"/>
      </w:pPr>
      <w:r w:rsidRPr="0098259C">
        <w:t>Since “</w:t>
      </w:r>
      <w:r w:rsidRPr="0098259C">
        <w:rPr>
          <w:rStyle w:val="CODE"/>
        </w:rPr>
        <w:t>modelIdentifier</w:t>
      </w:r>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ins w:id="1027" w:author="Bertsch Christian (CR/AEE3)" w:date="2019-09-06T11:23:00Z">
        <w:r w:rsidR="00C16D64">
          <w:rPr>
            <w:i/>
          </w:rPr>
          <w:t>,</w:t>
        </w:r>
      </w:ins>
      <w:r w:rsidR="009115F0" w:rsidRPr="0098259C">
        <w:rPr>
          <w:i/>
        </w:rPr>
        <w:t xml:space="preserve"> if modelName = “A.B.C“, then </w:t>
      </w:r>
      <w:r w:rsidR="009115F0" w:rsidRPr="0073076D">
        <w:rPr>
          <w:rFonts w:ascii="Courier New" w:hAnsi="Courier New" w:cs="Courier New"/>
          <w:i/>
          <w:sz w:val="19"/>
          <w:szCs w:val="19"/>
          <w:rPrChange w:id="1028" w:author="Bertsch Christian (CR/AEE3)" w:date="2019-10-03T17:52:00Z">
            <w:rPr>
              <w:i/>
            </w:rPr>
          </w:rPrChange>
        </w:rPr>
        <w:t>modelIdentifier</w:t>
      </w:r>
      <w:r w:rsidR="009115F0" w:rsidRPr="0098259C">
        <w:rPr>
          <w:i/>
        </w:rPr>
        <w:t xml:space="preserve"> might be “A</w:t>
      </w:r>
      <w:r w:rsidRPr="0098259C">
        <w:rPr>
          <w:rFonts w:cs="Arial"/>
          <w:i/>
        </w:rPr>
        <w:t>_B_</w:t>
      </w:r>
      <w:r w:rsidR="009115F0" w:rsidRPr="0098259C">
        <w:rPr>
          <w:rFonts w:cs="Arial"/>
          <w:i/>
        </w:rPr>
        <w:t>C“</w:t>
      </w:r>
      <w:ins w:id="1029" w:author="Bertsch Christian (CR/AEE3)" w:date="2019-09-24T14:26:00Z">
        <w:r w:rsidR="0040289E">
          <w:rPr>
            <w:rFonts w:cs="Arial"/>
            <w:i/>
          </w:rPr>
          <w:t>.</w:t>
        </w:r>
      </w:ins>
      <w:r w:rsidR="00A27150" w:rsidRPr="0098259C">
        <w:rPr>
          <w:rFonts w:cs="Arial"/>
        </w:rPr>
        <w:t>]</w:t>
      </w:r>
      <w:del w:id="1030" w:author="Bertsch Christian (CR/AEE3)" w:date="2019-09-24T14:26:00Z">
        <w:r w:rsidR="009115F0" w:rsidRPr="0098259C" w:rsidDel="0040289E">
          <w:rPr>
            <w:rFonts w:cs="Arial"/>
          </w:rPr>
          <w:delText>.</w:delText>
        </w:r>
      </w:del>
      <w:r w:rsidR="009115F0" w:rsidRPr="0098259C">
        <w:rPr>
          <w:rFonts w:cs="Arial"/>
        </w:rPr>
        <w:t xml:space="preserve"> Since </w:t>
      </w:r>
      <w:r w:rsidRPr="0098259C">
        <w:rPr>
          <w:rFonts w:cs="Arial"/>
        </w:rPr>
        <w:t>“</w:t>
      </w:r>
      <w:r w:rsidR="009115F0" w:rsidRPr="0098259C">
        <w:rPr>
          <w:rStyle w:val="CODE"/>
        </w:rPr>
        <w:t>modelIdentifier</w:t>
      </w:r>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ins w:id="1031" w:author="Bertsch Christian (CR/AEE3)" w:date="2019-09-06T11:23:00Z">
        <w:r w:rsidR="00C16D64">
          <w:t>,</w:t>
        </w:r>
      </w:ins>
      <w:r w:rsidR="009115F0" w:rsidRPr="0098259C">
        <w:t xml:space="preserve"> the Windows API only supports full path-names of a file up to 260 characters (see: </w:t>
      </w:r>
      <w:hyperlink r:id="rId29"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Heading3"/>
        <w:rPr>
          <w:lang w:val="sv-SE"/>
        </w:rPr>
      </w:pPr>
      <w:bookmarkStart w:id="1032" w:name="_Ref289633171"/>
      <w:bookmarkStart w:id="1033" w:name="_Toc20839916"/>
      <w:r w:rsidRPr="00FA3E81">
        <w:rPr>
          <w:lang w:val="sv-SE"/>
        </w:rPr>
        <w:t>Platform Dependent Definitions (</w:t>
      </w:r>
      <w:r w:rsidR="00140C25" w:rsidRPr="0094248C">
        <w:rPr>
          <w:rFonts w:ascii="Courier New" w:hAnsi="Courier New" w:cs="Courier New"/>
          <w:lang w:val="sv-SE"/>
          <w:rPrChange w:id="1034" w:author="Bertsch Christian (CR/AEE3)" w:date="2019-09-28T15:38:00Z">
            <w:rPr>
              <w:lang w:val="sv-SE"/>
            </w:rPr>
          </w:rPrChange>
        </w:rPr>
        <w:t>fmi2</w:t>
      </w:r>
      <w:r w:rsidR="00950F8C" w:rsidRPr="0094248C">
        <w:rPr>
          <w:rFonts w:ascii="Courier New" w:hAnsi="Courier New" w:cs="Courier New"/>
          <w:lang w:val="sv-SE"/>
          <w:rPrChange w:id="1035" w:author="Bertsch Christian (CR/AEE3)" w:date="2019-09-28T15:38:00Z">
            <w:rPr>
              <w:lang w:val="sv-SE"/>
            </w:rPr>
          </w:rPrChange>
        </w:rPr>
        <w:t>TypesPlatform.h</w:t>
      </w:r>
      <w:r w:rsidRPr="00FA3E81">
        <w:rPr>
          <w:lang w:val="sv-SE"/>
        </w:rPr>
        <w:t>)</w:t>
      </w:r>
      <w:bookmarkEnd w:id="1032"/>
      <w:bookmarkEnd w:id="1033"/>
    </w:p>
    <w:p w14:paraId="726E937C" w14:textId="7ADAEF50" w:rsidR="00FF0916" w:rsidRPr="0098259C" w:rsidRDefault="00C275B5" w:rsidP="00FF0916">
      <w:pPr>
        <w:pStyle w:val="BodyText"/>
        <w:spacing w:after="120"/>
      </w:pPr>
      <w:r w:rsidRPr="0098259C">
        <w:t>T</w:t>
      </w:r>
      <w:r w:rsidR="00FF0916" w:rsidRPr="0098259C">
        <w:t>o simplify porting, no C types are used in the function interfaces, but the alias types</w:t>
      </w:r>
      <w:r w:rsidR="00DE0FFF">
        <w:t xml:space="preserve"> </w:t>
      </w:r>
      <w:ins w:id="1036" w:author="Bertsch Christian (CR/AEE3)" w:date="2019-09-06T11:23:00Z">
        <w:r w:rsidR="00DE0FFF">
          <w:t>are</w:t>
        </w:r>
        <w:r w:rsidR="00FF0916" w:rsidRPr="0098259C">
          <w:t xml:space="preserve"> </w:t>
        </w:r>
      </w:ins>
      <w:r w:rsidR="00FF0916" w:rsidRPr="0098259C">
        <w:t>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r w:rsidRPr="0098259C">
              <w:rPr>
                <w:rStyle w:val="CODE"/>
              </w:rPr>
              <w:t xml:space="preserve"> :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ins w:id="1037" w:author="Bertsch Christian (CR/AEE3)" w:date="2019-09-24T15:00:00Z">
              <w:r w:rsidR="00217351">
                <w:rPr>
                  <w:rStyle w:val="CODE"/>
                </w:rPr>
                <w:t>-</w:t>
              </w:r>
            </w:ins>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6F699723"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del w:id="1038" w:author="Bertsch Christian (CR/AEE3)" w:date="2019-09-06T11:23:00Z">
              <w:r w:rsidRPr="0098259C">
                <w:delText>,</w:delText>
              </w:r>
            </w:del>
            <w:ins w:id="1039" w:author="Bertsch Christian (CR/AEE3)" w:date="2019-09-06T11:23:00Z">
              <w:r w:rsidR="00182807">
                <w:t>;</w:t>
              </w:r>
            </w:ins>
            <w:r w:rsidRPr="0098259C">
              <w:t xml:space="preserve"> </w:t>
            </w:r>
            <w:r w:rsidR="00D73B94" w:rsidRPr="0098259C">
              <w:t>in other words</w:t>
            </w:r>
            <w:ins w:id="1040" w:author="Bertsch Christian (CR/AEE3)" w:date="2019-09-06T11:23:00Z">
              <w:r w:rsidR="00EA2A67">
                <w:t>,</w:t>
              </w:r>
            </w:ins>
            <w:r w:rsidRPr="0098259C">
              <w:t xml:space="preserve"> the calling environment does not know its content</w:t>
            </w:r>
            <w:ins w:id="1041" w:author="Bertsch Christian (CR/AEE3)" w:date="2019-09-06T11:23:00Z">
              <w:r w:rsidR="00EA2A67">
                <w:t>,</w:t>
              </w:r>
            </w:ins>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4DAB5E25"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del w:id="1042" w:author="Bertsch Christian (CR/AEE3)" w:date="2019-09-06T11:23:00Z">
              <w:r w:rsidRPr="0098259C">
                <w:delText>Via</w:delText>
              </w:r>
            </w:del>
            <w:ins w:id="1043" w:author="Bertsch Christian (CR/AEE3)" w:date="2019-09-06T11:23:00Z">
              <w:r w:rsidR="004956A0">
                <w:t>Using</w:t>
              </w:r>
            </w:ins>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ins w:id="1044" w:author="Bertsch Christian (CR/AEE3)" w:date="2019-09-06T11:23:00Z">
              <w:r w:rsidR="00BE28AF">
                <w:rPr>
                  <w:i/>
                </w:rPr>
                <w:t>,</w:t>
              </w:r>
            </w:ins>
            <w:r w:rsidR="000061EF" w:rsidRPr="0098259C">
              <w:rPr>
                <w:i/>
              </w:rPr>
              <w:t xml:space="preserve"> </w:t>
            </w:r>
            <w:r w:rsidR="00CA675C" w:rsidRPr="0098259C">
              <w:rPr>
                <w:i/>
              </w:rPr>
              <w:t>mapping of valueReferences</w:t>
            </w:r>
            <w:r w:rsidR="00371D1C" w:rsidRPr="0098259C">
              <w:rPr>
                <w:i/>
              </w:rPr>
              <w:t xml:space="preserve"> to </w:t>
            </w:r>
            <w:r w:rsidR="00CA675C" w:rsidRPr="0098259C">
              <w:rPr>
                <w:i/>
              </w:rPr>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0440B4">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514931B4"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0440B4">
              <w:t>2.1.8</w:t>
            </w:r>
            <w:r w:rsidR="007D19B9">
              <w:fldChar w:fldCharType="end"/>
            </w:r>
            <w:del w:id="1045" w:author="Bertsch Christian (CR/AEE3)" w:date="2019-09-06T11:23:00Z">
              <w:r w:rsidRPr="0098259C">
                <w:delText>)</w:delText>
              </w:r>
            </w:del>
            <w:ins w:id="1046" w:author="Bertsch Christian (CR/AEE3)" w:date="2019-09-06T11:23:00Z">
              <w:r w:rsidRPr="0098259C">
                <w:t>)</w:t>
              </w:r>
              <w:r w:rsidR="00182807">
                <w:t>.</w:t>
              </w:r>
            </w:ins>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ins w:id="1047" w:author="Bertsch Christian (CR/AEE3)" w:date="2019-09-06T11:23:00Z">
              <w:r w:rsidR="00BE28AF">
                <w:rPr>
                  <w:i/>
                </w:rPr>
                <w:t>,</w:t>
              </w:r>
            </w:ins>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7CFAB9A0" w:rsidR="00FF0916" w:rsidRPr="0098259C" w:rsidRDefault="00FF0916" w:rsidP="00114CA2">
            <w:pPr>
              <w:pStyle w:val="Textkrper-Tabelle"/>
              <w:ind w:left="23" w:firstLine="357"/>
            </w:pPr>
            <w:r w:rsidRPr="0098259C">
              <w:t xml:space="preserve">All structured entities, </w:t>
            </w:r>
            <w:del w:id="1048" w:author="Bertsch Christian (CR/AEE3)" w:date="2019-09-06T11:23:00Z">
              <w:r w:rsidRPr="0098259C">
                <w:delText>like</w:delText>
              </w:r>
            </w:del>
            <w:ins w:id="1049" w:author="Bertsch Christian (CR/AEE3)" w:date="2019-09-06T11:23:00Z">
              <w:r w:rsidR="00182807">
                <w:t>such as</w:t>
              </w:r>
            </w:ins>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ins w:id="1050" w:author="Bertsch Christian (CR/AEE3)" w:date="2019-09-06T11:23:00Z">
              <w:r w:rsidR="007A674D">
                <w:rPr>
                  <w:rStyle w:val="CODE"/>
                  <w:rFonts w:ascii="Arial" w:hAnsi="Arial" w:cs="Arial"/>
                </w:rPr>
                <w:t>,</w:t>
              </w:r>
            </w:ins>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4B86D47C"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ins w:id="1051" w:author="Bertsch Christian (CR/AEE3)" w:date="2019-09-06T11:23:00Z">
              <w:r w:rsidR="00BE28AF">
                <w:rPr>
                  <w:i/>
                </w:rPr>
                <w:t>,</w:t>
              </w:r>
            </w:ins>
            <w:r w:rsidR="000061EF" w:rsidRPr="0098259C">
              <w:rPr>
                <w:i/>
              </w:rPr>
              <w:t xml:space="preserve"> </w:t>
            </w:r>
            <w:r w:rsidRPr="0098259C">
              <w:rPr>
                <w:i/>
              </w:rPr>
              <w:t xml:space="preserve">setting a constant with a </w:t>
            </w:r>
            <w:r w:rsidR="00140C25" w:rsidRPr="0094248C">
              <w:rPr>
                <w:rStyle w:val="CODE"/>
                <w:rPrChange w:id="1052" w:author="Bertsch Christian (CR/AEE3)" w:date="2019-09-28T15:39:00Z">
                  <w:rPr>
                    <w:rStyle w:val="CODE"/>
                    <w:i/>
                  </w:rPr>
                </w:rPrChange>
              </w:rPr>
              <w:t>fmi2</w:t>
            </w:r>
            <w:r w:rsidRPr="0094248C">
              <w:rPr>
                <w:rStyle w:val="CODE"/>
                <w:rPrChange w:id="1053" w:author="Bertsch Christian (CR/AEE3)" w:date="2019-09-28T15:39:00Z">
                  <w:rPr>
                    <w:rStyle w:val="CODE"/>
                    <w:i/>
                  </w:rPr>
                </w:rPrChange>
              </w:rPr>
              <w:t>SetReal(..)</w:t>
            </w:r>
            <w:r w:rsidRPr="0098259C">
              <w:rPr>
                <w:i/>
              </w:rPr>
              <w:t xml:space="preserve"> function call)</w:t>
            </w:r>
            <w:r w:rsidR="00A27150" w:rsidRPr="0098259C">
              <w:t>]</w:t>
            </w:r>
            <w:r w:rsidRPr="0098259C">
              <w:t>, then the function has to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0440B4">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r>
              <w:rPr>
                <w:rStyle w:val="CODE"/>
                <w:rFonts w:cs="Courier New"/>
              </w:rPr>
              <w:t>Char</w:t>
            </w:r>
            <w:r w:rsidRPr="0098259C">
              <w:rPr>
                <w:rStyle w:val="CODE"/>
                <w:rFonts w:cs="Courier New"/>
              </w:rPr>
              <w:t xml:space="preserve">;  </w:t>
            </w:r>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ins w:id="1054" w:author="Bertsch Christian (CR/AEE3)" w:date="2019-09-24T15:00:00Z">
              <w:r w:rsidR="00217351">
                <w:rPr>
                  <w:rStyle w:val="CODE"/>
                  <w:rFonts w:cs="Courier New"/>
                </w:rPr>
                <w:t>-</w:t>
              </w:r>
            </w:ins>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r w:rsidRPr="0098259C">
              <w:rPr>
                <w:rStyle w:val="CODE"/>
                <w:rFonts w:cs="Courier New"/>
              </w:rPr>
              <w:t xml:space="preserve">Byte; </w:t>
            </w:r>
            <w:r w:rsidR="000101A2">
              <w:rPr>
                <w:rStyle w:val="CODE"/>
                <w:rFonts w:cs="Courier New"/>
              </w:rPr>
              <w:t xml:space="preserve">  </w:t>
            </w:r>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True  1</w:t>
            </w:r>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In order to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ins w:id="1055" w:author="Bertsch Christian (CR/AEE3)" w:date="2019-09-06T11:23:00Z">
              <w:r w:rsidR="007A674D">
                <w:t>,</w:t>
              </w:r>
            </w:ins>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39B036F9" w:rsidR="00FF0916" w:rsidRPr="0098259C" w:rsidRDefault="00FF0916" w:rsidP="005348C3">
            <w:pPr>
              <w:pStyle w:val="BodyTextIndent"/>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w:t>
            </w:r>
            <w:del w:id="1056" w:author="Bertsch Christian (CR/AEE3)" w:date="2019-09-06T11:23:00Z">
              <w:r w:rsidRPr="0098259C">
                <w:delText>a</w:delText>
              </w:r>
            </w:del>
            <w:ins w:id="1057" w:author="Bertsch Christian (CR/AEE3)" w:date="2019-09-06T11:23:00Z">
              <w:r w:rsidRPr="0098259C">
                <w:t>a</w:t>
              </w:r>
              <w:r w:rsidR="00C34D46">
                <w:t>n</w:t>
              </w:r>
            </w:ins>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3817DE1E" w:rsidR="00FF0916" w:rsidRPr="0098259C" w:rsidRDefault="00FF0916" w:rsidP="0059243D">
            <w:pPr>
              <w:pStyle w:val="BodyTextIndent"/>
            </w:pPr>
            <w:r w:rsidRPr="0098259C">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w:t>
            </w:r>
            <w:del w:id="1058" w:author="Bertsch Christian (CR/AEE3)" w:date="2019-09-06T11:23:00Z">
              <w:r w:rsidRPr="0098259C">
                <w:delText>a</w:delText>
              </w:r>
            </w:del>
            <w:ins w:id="1059" w:author="Bertsch Christian (CR/AEE3)" w:date="2019-09-06T11:23:00Z">
              <w:r w:rsidRPr="0098259C">
                <w:t>a</w:t>
              </w:r>
              <w:r w:rsidR="00C34D46">
                <w:t>n</w:t>
              </w:r>
            </w:ins>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only the pointer). The memory of this string may be deallocated by the next call to any of the </w:t>
            </w:r>
            <w:r w:rsidR="00185DA7" w:rsidRPr="0098259C">
              <w:t xml:space="preserve">FMI </w:t>
            </w:r>
            <w:r w:rsidRPr="0098259C">
              <w:t>interface functions</w:t>
            </w:r>
            <w:del w:id="1060" w:author="Bertsch Christian (CR/AEE3)" w:date="2019-09-06T11:23:00Z">
              <w:r w:rsidRPr="0098259C">
                <w:delText xml:space="preserve"> (the</w:delText>
              </w:r>
            </w:del>
            <w:ins w:id="1061" w:author="Bertsch Christian (CR/AEE3)" w:date="2019-09-06T11:23:00Z">
              <w:r w:rsidR="003A00E3">
                <w:t>.</w:t>
              </w:r>
              <w:r w:rsidRPr="0098259C">
                <w:t xml:space="preserve"> (</w:t>
              </w:r>
              <w:r w:rsidR="003A00E3">
                <w:t>T</w:t>
              </w:r>
              <w:r w:rsidRPr="0098259C">
                <w:t>he</w:t>
              </w:r>
            </w:ins>
            <w:r w:rsidRPr="0098259C">
              <w:t xml:space="preserve"> string memory might also be just a buffer</w:t>
            </w:r>
            <w:del w:id="1062" w:author="Bertsch Christian (CR/AEE3)" w:date="2019-09-06T11:23:00Z">
              <w:r w:rsidRPr="0098259C">
                <w:delText>,</w:delText>
              </w:r>
            </w:del>
            <w:r w:rsidRPr="0098259C">
              <w:t xml:space="preserve"> that is reused</w:t>
            </w:r>
            <w:del w:id="1063" w:author="Bertsch Christian (CR/AEE3)" w:date="2019-09-06T11:23:00Z">
              <w:r w:rsidRPr="0098259C">
                <w:delText xml:space="preserve">) </w:delText>
              </w:r>
            </w:del>
            <w:ins w:id="1064" w:author="Bertsch Christian (CR/AEE3)" w:date="2019-09-06T11:23:00Z">
              <w:r w:rsidR="003A00E3">
                <w:t>.</w:t>
              </w:r>
              <w:r w:rsidRPr="0098259C">
                <w:t>)</w:t>
              </w:r>
            </w:ins>
          </w:p>
        </w:tc>
      </w:tr>
    </w:tbl>
    <w:p w14:paraId="63794AFD" w14:textId="77777777" w:rsidR="00DF063F" w:rsidRPr="0098259C" w:rsidRDefault="003D0107" w:rsidP="00DF063F">
      <w:pPr>
        <w:pStyle w:val="Heading3"/>
      </w:pPr>
      <w:bookmarkStart w:id="1065" w:name="_Ref289242802"/>
      <w:bookmarkStart w:id="1066" w:name="_Toc20839917"/>
      <w:r w:rsidRPr="0098259C">
        <w:t>Status Returned by Functions</w:t>
      </w:r>
      <w:bookmarkEnd w:id="1065"/>
      <w:bookmarkEnd w:id="1066"/>
      <w:r w:rsidR="00DF063F" w:rsidRPr="0098259C">
        <w:t xml:space="preserve"> </w:t>
      </w:r>
    </w:p>
    <w:p w14:paraId="3F3EC6DE" w14:textId="4ABF487E" w:rsidR="00DF063F" w:rsidRPr="0098259C" w:rsidRDefault="00DF063F" w:rsidP="00DF063F">
      <w:pPr>
        <w:pStyle w:val="BodyText"/>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r w:rsidRPr="0098259C">
              <w:rPr>
                <w:rStyle w:val="CODE"/>
                <w:b/>
              </w:rPr>
              <w:t>enum</w:t>
            </w: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r w:rsidRPr="0098259C">
              <w:rPr>
                <w:rStyle w:val="CODE"/>
                <w:rFonts w:eastAsia="StarSymbol"/>
              </w:rPr>
              <w:t>Pending</w:t>
            </w:r>
            <w:r w:rsidRPr="0098259C">
              <w:rPr>
                <w:rStyle w:val="CODE"/>
              </w:rPr>
              <w:t xml:space="preserve"> </w:t>
            </w:r>
            <w:r w:rsidR="00DF063F" w:rsidRPr="0098259C">
              <w:rPr>
                <w:rStyle w:val="CODE"/>
              </w:rPr>
              <w:t>}</w:t>
            </w:r>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Status returned by functions. The status has the following meaning</w:t>
            </w:r>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06B0F59A"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del w:id="1067" w:author="Bertsch Christian (CR/AEE3)" w:date="2019-09-06T11:23:00Z">
              <w:r w:rsidR="00DF063F" w:rsidRPr="0098259C">
                <w:delText>)</w:delText>
              </w:r>
            </w:del>
            <w:ins w:id="1068" w:author="Bertsch Christian (CR/AEE3)" w:date="2019-09-06T11:23:00Z">
              <w:r w:rsidR="00DF063F" w:rsidRPr="0098259C">
                <w:t>)</w:t>
              </w:r>
              <w:r w:rsidR="003A00E3">
                <w:t>,</w:t>
              </w:r>
            </w:ins>
            <w:r w:rsidR="00DF063F" w:rsidRPr="0098259C">
              <w:t xml:space="preserve"> and it is expected that this function has shown the prepared information message to the user.</w:t>
            </w:r>
          </w:p>
          <w:p w14:paraId="6BA7BCCA" w14:textId="4DCABA1C"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w:t>
            </w:r>
            <w:del w:id="1069" w:author="Bertsch Christian (CR/AEE3)" w:date="2019-09-06T11:23:00Z">
              <w:r w:rsidR="00DF063F" w:rsidRPr="0098259C">
                <w:delText>,</w:delText>
              </w:r>
            </w:del>
            <w:r w:rsidR="00DF063F" w:rsidRPr="0098259C">
              <w:t xml:space="preserve"> if explicitly defined for the corresponding function</w:t>
            </w:r>
            <w:r w:rsidR="003F58B3" w:rsidRPr="0098259C">
              <w:rPr>
                <w:rStyle w:val="FootnoteReference"/>
              </w:rPr>
              <w:footnoteReference w:id="3"/>
            </w:r>
            <w:r w:rsidR="00DF063F" w:rsidRPr="0098259C">
              <w:t xml:space="preserve"> (</w:t>
            </w:r>
            <w:r w:rsidR="003F58B3">
              <w:t xml:space="preserve">ModelExchange: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r w:rsidR="003F58B3" w:rsidRPr="003200BB">
              <w:rPr>
                <w:rStyle w:val="CODE"/>
                <w:rFonts w:ascii="Arial" w:hAnsi="Arial" w:cs="Arial"/>
                <w:sz w:val="20"/>
                <w:szCs w:val="20"/>
              </w:rPr>
              <w:t>CoSimulation:</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fmiGetXXXStatus</w:t>
            </w:r>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has to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s returned also if the slave is not able to return the required status information. The master has to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 xml:space="preserve">(see below) and it is expected that this function has shown the prepared information message to the user if the </w:t>
            </w:r>
            <w:r w:rsidR="00ED58AD" w:rsidRPr="0098259C">
              <w:t xml:space="preserve">FMU </w:t>
            </w:r>
            <w:r w:rsidR="00DF063F" w:rsidRPr="0098259C">
              <w:t>was called in debug mode (</w:t>
            </w:r>
            <w:r w:rsidR="00DF063F" w:rsidRPr="0098259C">
              <w:rPr>
                <w:rStyle w:val="CODE"/>
              </w:rPr>
              <w:t>loggingOn</w:t>
            </w:r>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5CE3A45C"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r w:rsidR="00781141" w:rsidRPr="002F3E46">
              <w:rPr>
                <w:rStyle w:val="CODE"/>
              </w:rPr>
              <w:t>canGetAndSetFMUstate</w:t>
            </w:r>
            <w:r w:rsidR="00781141" w:rsidRPr="00781141">
              <w:t xml:space="preserve"> is true and </w:t>
            </w:r>
            <w:r w:rsidR="00781141" w:rsidRPr="002F3E46">
              <w:rPr>
                <w:rStyle w:val="CODE"/>
              </w:rPr>
              <w:t>fm</w:t>
            </w:r>
            <w:ins w:id="1070" w:author="Bertsch Christian (CR/AEE3)" w:date="2019-09-26T22:08:00Z">
              <w:r w:rsidR="003F5151">
                <w:rPr>
                  <w:rStyle w:val="CODE"/>
                </w:rPr>
                <w:t>i</w:t>
              </w:r>
            </w:ins>
            <w:del w:id="1071" w:author="Bertsch Christian (CR/AEE3)" w:date="2019-09-26T22:08:00Z">
              <w:r w:rsidR="00781141" w:rsidRPr="002F3E46" w:rsidDel="003F5151">
                <w:rPr>
                  <w:rStyle w:val="CODE"/>
                </w:rPr>
                <w:delText>u</w:delText>
              </w:r>
            </w:del>
            <w:r w:rsidR="00781141" w:rsidRPr="002F3E46">
              <w:rPr>
                <w:rStyle w:val="CODE"/>
              </w:rPr>
              <w:t>2GetFMUstate</w:t>
            </w:r>
            <w:r w:rsidR="00781141" w:rsidRPr="00781141">
              <w:t xml:space="preserve"> was called before in non-erroneous state. If not</w:t>
            </w:r>
            <w:r w:rsidR="00781141">
              <w:t>,</w:t>
            </w:r>
            <w:r w:rsidR="00781141" w:rsidRPr="00781141">
              <w:t xml:space="preserve"> the simulation cannot be continued and </w:t>
            </w:r>
            <w:r w:rsidR="00781141" w:rsidRPr="002F3E46">
              <w:rPr>
                <w:rStyle w:val="CODE"/>
              </w:rPr>
              <w:t>fmi2FreeInstance</w:t>
            </w:r>
            <w:r w:rsidR="00781141" w:rsidRPr="00781141">
              <w:t xml:space="preserve"> or </w:t>
            </w:r>
            <w:r w:rsidR="00781141" w:rsidRPr="002F3E46">
              <w:rPr>
                <w:rStyle w:val="CODE"/>
              </w:rPr>
              <w:t>fmi2Reset</w:t>
            </w:r>
            <w:r w:rsidR="00781141" w:rsidRPr="00781141">
              <w:t xml:space="preserve"> </w:t>
            </w:r>
            <w:r w:rsidR="00781141" w:rsidRPr="002F3E46">
              <w:rPr>
                <w:u w:val="single"/>
              </w:rPr>
              <w:t>must</w:t>
            </w:r>
            <w:r w:rsidR="00781141" w:rsidRPr="00781141">
              <w:t xml:space="preserve"> be called afterwards.</w:t>
            </w:r>
            <w:r w:rsidR="004D298B">
              <w:rPr>
                <w:rStyle w:val="FootnoteReference"/>
              </w:rPr>
              <w:footnoteReference w:id="4"/>
            </w:r>
            <w:r w:rsidR="00ED58AD" w:rsidRPr="0098259C">
              <w:br/>
              <w:t xml:space="preserve">    </w:t>
            </w:r>
            <w:r w:rsidR="00DF063F" w:rsidRPr="0098259C">
              <w:t>Further processing is possi</w:t>
            </w:r>
            <w:r w:rsidR="00ED58AD" w:rsidRPr="0098259C">
              <w:t>ble after this call; especially other FMU</w:t>
            </w:r>
            <w:r w:rsidR="00DF063F" w:rsidRPr="0098259C">
              <w:t xml:space="preserve"> instances are not affected. Function “</w:t>
            </w:r>
            <w:r w:rsidR="00DF063F" w:rsidRPr="0098259C">
              <w:rPr>
                <w:rStyle w:val="CODE"/>
                <w:rFonts w:cs="Courier New"/>
              </w:rPr>
              <w:t>logger</w:t>
            </w:r>
            <w:r w:rsidR="00ED58AD" w:rsidRPr="0098259C">
              <w:t>” was called in the FMU</w:t>
            </w:r>
            <w:r w:rsidR="00DF063F" w:rsidRPr="0098259C">
              <w:t xml:space="preserve"> (see below</w:t>
            </w:r>
            <w:del w:id="1072" w:author="Bertsch Christian (CR/AEE3)" w:date="2019-09-06T11:23:00Z">
              <w:r w:rsidR="00DF063F" w:rsidRPr="0098259C">
                <w:delText>)</w:delText>
              </w:r>
            </w:del>
            <w:ins w:id="1073" w:author="Bertsch Christian (CR/AEE3)" w:date="2019-09-06T11:23:00Z">
              <w:r w:rsidR="00DF063F" w:rsidRPr="0098259C">
                <w:t>)</w:t>
              </w:r>
              <w:r w:rsidR="00C85E69">
                <w:t>,</w:t>
              </w:r>
            </w:ins>
            <w:r w:rsidR="00DF063F" w:rsidRPr="0098259C">
              <w:t xml:space="preserve"> and it is expected that this function has shown the prepared information message to the user.</w:t>
            </w:r>
          </w:p>
          <w:p w14:paraId="0613BF31" w14:textId="7E0EA48D" w:rsidR="00DF063F" w:rsidRPr="0098259C" w:rsidRDefault="00140C25" w:rsidP="002F3E46">
            <w:pPr>
              <w:pStyle w:val="BulletItemFirst"/>
              <w:spacing w:before="120"/>
              <w:ind w:left="238" w:hanging="238"/>
            </w:pPr>
            <w:r w:rsidRPr="00C35041">
              <w:rPr>
                <w:rStyle w:val="CODE"/>
                <w:rFonts w:cs="Courier New"/>
              </w:rPr>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For example, due to a run-time exception such as access violation or integer division by zero during the execution of an fmi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del w:id="1074" w:author="Bertsch Christian (CR/AEE3)" w:date="2019-09-06T11:23:00Z">
              <w:r w:rsidR="00DF063F" w:rsidRPr="0098259C">
                <w:delText>)</w:delText>
              </w:r>
            </w:del>
            <w:ins w:id="1075" w:author="Bertsch Christian (CR/AEE3)" w:date="2019-09-06T11:23:00Z">
              <w:r w:rsidR="00DF063F" w:rsidRPr="0098259C">
                <w:t>)</w:t>
              </w:r>
              <w:r w:rsidR="00C85E69">
                <w:t>,</w:t>
              </w:r>
            </w:ins>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25D7F0C6"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w:t>
            </w:r>
            <w:ins w:id="1076" w:author="Bertsch Christian (CR/AEE3)" w:date="2019-09-06T11:23:00Z">
              <w:r w:rsidR="00ED58AD" w:rsidRPr="0098259C">
                <w:t xml:space="preserve"> </w:t>
              </w:r>
              <w:r w:rsidR="003A00E3">
                <w:t>this status</w:t>
              </w:r>
            </w:ins>
            <w:r w:rsidR="003A00E3">
              <w:t xml:space="preserve"> </w:t>
            </w:r>
            <w:r w:rsidR="00ED58AD" w:rsidRPr="0098259C">
              <w:t xml:space="preserve">is returned </w:t>
            </w:r>
            <w:r w:rsidR="00512E08" w:rsidRPr="0098259C">
              <w:t xml:space="preserve">only from the co-simulation interface, </w:t>
            </w:r>
            <w:r w:rsidR="00ED58AD" w:rsidRPr="0098259C">
              <w:t xml:space="preserve">if the slave executes the function in an asynchronous way. That means the slave starts to compute but returns immediately. The master has to call </w:t>
            </w:r>
            <w:r>
              <w:rPr>
                <w:rStyle w:val="CODE"/>
                <w:rFonts w:eastAsia="StarSymbol"/>
              </w:rPr>
              <w:t>fmi2</w:t>
            </w:r>
            <w:r w:rsidR="00ED58AD" w:rsidRPr="0098259C">
              <w:rPr>
                <w:rStyle w:val="CODE"/>
              </w:rPr>
              <w:t xml:space="preserve">GetStatus(..., </w:t>
            </w:r>
            <w:r>
              <w:rPr>
                <w:rStyle w:val="CODE"/>
              </w:rPr>
              <w:t>fmi2</w:t>
            </w:r>
            <w:r w:rsidR="00ED58AD" w:rsidRPr="0098259C">
              <w:rPr>
                <w:rStyle w:val="CODE"/>
              </w:rPr>
              <w:t>DoStepStatus)</w:t>
            </w:r>
            <w:r w:rsidR="00512E08" w:rsidRPr="0098259C">
              <w:t xml:space="preserve"> to determine</w:t>
            </w:r>
            <w:del w:id="1077" w:author="Bertsch Christian (CR/AEE3)" w:date="2019-09-06T11:23:00Z">
              <w:r w:rsidR="00ED58AD" w:rsidRPr="0098259C">
                <w:delText>,</w:delText>
              </w:r>
            </w:del>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del w:id="1078" w:author="Bertsch Christian (CR/AEE3)" w:date="2019-09-24T15:52:00Z">
              <w:r w:rsidR="00114EC6" w:rsidRPr="0098259C" w:rsidDel="00546BF2">
                <w:delText xml:space="preserve"> </w:delText>
              </w:r>
            </w:del>
            <w:ins w:id="1079" w:author="Bertsch Christian (CR/AEE3)" w:date="2019-09-24T15:52:00Z">
              <w:r w:rsidR="00546BF2">
                <w:t xml:space="preserve"> </w:t>
              </w:r>
              <w:r w:rsidR="00546BF2">
                <w:fldChar w:fldCharType="begin"/>
              </w:r>
              <w:r w:rsidR="00546BF2">
                <w:instrText xml:space="preserve"> REF _Ref20232792 \r \h </w:instrText>
              </w:r>
            </w:ins>
            <w:r w:rsidR="00546BF2">
              <w:fldChar w:fldCharType="separate"/>
            </w:r>
            <w:ins w:id="1080" w:author="Bertsch Christian (CR/AEE3)" w:date="2019-10-03T18:12:00Z">
              <w:r w:rsidR="000440B4">
                <w:t>4.2.3</w:t>
              </w:r>
            </w:ins>
            <w:ins w:id="1081" w:author="Bertsch Christian (CR/AEE3)" w:date="2019-09-24T15:52:00Z">
              <w:r w:rsidR="00546BF2">
                <w:fldChar w:fldCharType="end"/>
              </w:r>
            </w:ins>
            <w:del w:id="1082" w:author="Bertsch Christian (CR/AEE3)" w:date="2019-09-24T15:52:00Z">
              <w:r w:rsidR="005A1732" w:rsidDel="00546BF2">
                <w:fldChar w:fldCharType="begin"/>
              </w:r>
              <w:r w:rsidR="005A1732" w:rsidDel="00546BF2">
                <w:delInstrText xml:space="preserve"> REF _Ref369578323 \n \h </w:delInstrText>
              </w:r>
              <w:r w:rsidR="005A1732" w:rsidDel="00546BF2">
                <w:fldChar w:fldCharType="separate"/>
              </w:r>
            </w:del>
            <w:ins w:id="1083" w:author="Otter, Martin" w:date="2019-09-06T11:33:00Z">
              <w:del w:id="1084" w:author="Bertsch Christian (CR/AEE3)" w:date="2019-09-23T06:20:00Z">
                <w:r w:rsidR="007C1036" w:rsidDel="005C4EE5">
                  <w:delText>0</w:delText>
                </w:r>
              </w:del>
            </w:ins>
            <w:del w:id="1085" w:author="Bertsch Christian (CR/AEE3)" w:date="2019-09-23T06:20:00Z">
              <w:r w:rsidR="00854655" w:rsidDel="005C4EE5">
                <w:delText>4.2.3</w:delText>
              </w:r>
            </w:del>
            <w:del w:id="1086" w:author="Bertsch Christian (CR/AEE3)" w:date="2019-09-24T15:52:00Z">
              <w:r w:rsidR="005A1732" w:rsidDel="00546BF2">
                <w:fldChar w:fldCharType="end"/>
              </w:r>
            </w:del>
            <w:r w:rsidR="00512E08" w:rsidRPr="0098259C">
              <w:t>).</w:t>
            </w:r>
          </w:p>
        </w:tc>
      </w:tr>
    </w:tbl>
    <w:p w14:paraId="38262163" w14:textId="77777777" w:rsidR="003D0107" w:rsidRPr="0098259C" w:rsidRDefault="003D0107" w:rsidP="00FF0916">
      <w:pPr>
        <w:pStyle w:val="Heading3"/>
      </w:pPr>
      <w:bookmarkStart w:id="1087" w:name="_Ref289256130"/>
      <w:bookmarkStart w:id="1088" w:name="_Toc20839918"/>
      <w:r w:rsidRPr="0098259C">
        <w:t>Inquire Platform and Version Number of Header Files</w:t>
      </w:r>
      <w:bookmarkEnd w:id="1087"/>
      <w:bookmarkEnd w:id="1088"/>
    </w:p>
    <w:p w14:paraId="29DBB68C" w14:textId="77777777" w:rsidR="00DF063F" w:rsidRPr="0098259C" w:rsidRDefault="00DF063F" w:rsidP="00C2398F">
      <w:pPr>
        <w:pStyle w:val="BodyText"/>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r w:rsidRPr="0098259C">
              <w:rPr>
                <w:rStyle w:val="CODE"/>
              </w:rPr>
              <w:t>fmiVersion</w:t>
            </w:r>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Heading3"/>
      </w:pPr>
      <w:bookmarkStart w:id="1089" w:name="_Ref289413928"/>
      <w:bookmarkStart w:id="1090" w:name="_Ref289414283"/>
      <w:bookmarkStart w:id="1091" w:name="_Toc20839919"/>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1089"/>
      <w:bookmarkEnd w:id="1090"/>
      <w:bookmarkEnd w:id="1091"/>
    </w:p>
    <w:p w14:paraId="7CA0884B" w14:textId="77777777" w:rsidR="0043791A" w:rsidRPr="0098259C" w:rsidRDefault="0043791A" w:rsidP="0043791A">
      <w:pPr>
        <w:pStyle w:val="BodyText"/>
      </w:pPr>
      <w:r w:rsidRPr="0098259C">
        <w:t>This section documents functions that deal with instantiation</w:t>
      </w:r>
      <w:r w:rsidR="006A1530">
        <w:t>, destruction</w:t>
      </w:r>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BodyText"/>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r w:rsidR="0043791A" w:rsidRPr="0098259C">
              <w:rPr>
                <w:rStyle w:val="CODE"/>
                <w:rFonts w:cs="Courier New"/>
              </w:rPr>
              <w:t>Instantiate(</w:t>
            </w:r>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r w:rsidR="0043791A" w:rsidRPr="0098259C">
              <w:rPr>
                <w:rStyle w:val="CODE"/>
                <w:rFonts w:cs="Courier New"/>
              </w:rPr>
              <w:t>instanceName</w:t>
            </w:r>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Type    fmuType,</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r w:rsidR="0043791A" w:rsidRPr="0098259C">
              <w:rPr>
                <w:rStyle w:val="CODE"/>
                <w:rFonts w:cs="Courier New"/>
              </w:rPr>
              <w:t xml:space="preserve">String </w:t>
            </w:r>
            <w:r>
              <w:rPr>
                <w:rStyle w:val="CODE"/>
                <w:rFonts w:cs="Courier New"/>
              </w:rPr>
              <w:t xml:space="preserve"> </w:t>
            </w:r>
            <w:r w:rsidR="005F5F93" w:rsidRPr="0098259C">
              <w:rPr>
                <w:rStyle w:val="CODE"/>
                <w:rFonts w:cs="Courier New"/>
              </w:rPr>
              <w:t>fmu</w:t>
            </w:r>
            <w:r w:rsidR="0043791A" w:rsidRPr="0098259C">
              <w:rPr>
                <w:rStyle w:val="CODE"/>
                <w:rFonts w:cs="Courier New"/>
              </w:rPr>
              <w:t>GUID</w:t>
            </w:r>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 xml:space="preserve">String </w:t>
            </w:r>
            <w:r w:rsidR="00B47E60" w:rsidRPr="0098259C">
              <w:rPr>
                <w:rStyle w:val="CODE"/>
              </w:rPr>
              <w:t xml:space="preserve"> </w:t>
            </w:r>
            <w:r w:rsidRPr="0098259C">
              <w:rPr>
                <w:rStyle w:val="CODE"/>
              </w:rPr>
              <w:t>fmuResourceLocation,</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r w:rsidRPr="0098259C">
              <w:rPr>
                <w:rStyle w:val="CODE"/>
              </w:rPr>
              <w:t>loggingOn</w:t>
            </w:r>
            <w:r w:rsidRPr="0098259C">
              <w:rPr>
                <w:rStyle w:val="CODE"/>
                <w:rFonts w:cs="Courier New"/>
              </w:rPr>
              <w:t>);</w:t>
            </w:r>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r w:rsidRPr="00512046">
              <w:rPr>
                <w:rStyle w:val="CODE"/>
                <w:rFonts w:eastAsia="StarSymbol" w:cs="Courier New"/>
                <w:b/>
              </w:rPr>
              <w:t>enum</w:t>
            </w: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2B04B378"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del w:id="1092" w:author="Bertsch Christian (CR/AEE3)" w:date="2019-09-06T11:23:00Z">
              <w:r w:rsidR="00F47752" w:rsidRPr="0098259C">
                <w:delText>was</w:delText>
              </w:r>
            </w:del>
            <w:ins w:id="1093" w:author="Bertsch Christian (CR/AEE3)" w:date="2019-09-06T11:23:00Z">
              <w:r w:rsidR="00A15F12">
                <w:t>is</w:t>
              </w:r>
            </w:ins>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r w:rsidR="006A1530" w:rsidRPr="0098259C">
              <w:rPr>
                <w:rStyle w:val="CODE"/>
              </w:rPr>
              <w:t>canBeInstantiatedOnlyOncePerProcess = false</w:t>
            </w:r>
            <w:r w:rsidR="006A1530">
              <w:t>).</w:t>
            </w:r>
          </w:p>
          <w:p w14:paraId="2EBBE80A" w14:textId="6E65C5BA" w:rsidR="0043791A" w:rsidRPr="0098259C" w:rsidRDefault="0043791A" w:rsidP="005A1732">
            <w:pPr>
              <w:pStyle w:val="Textkrper-Tabelle"/>
              <w:spacing w:before="120"/>
              <w:ind w:left="23"/>
            </w:pPr>
            <w:r w:rsidRPr="0098259C">
              <w:t>This function must be called successfully</w:t>
            </w:r>
            <w:del w:id="1094" w:author="Bertsch Christian (CR/AEE3)" w:date="2019-09-06T11:23:00Z">
              <w:r w:rsidRPr="0098259C">
                <w:delText>,</w:delText>
              </w:r>
            </w:del>
            <w:r w:rsidRPr="0098259C">
              <w:t xml:space="preserve"> before any of the following functions can be called. </w:t>
            </w:r>
            <w:r w:rsidR="00F47752" w:rsidRPr="0098259C">
              <w:t xml:space="preserve">For co-simulation, this function call </w:t>
            </w:r>
            <w:r w:rsidRPr="0098259C">
              <w:t>has to perform all actions</w:t>
            </w:r>
            <w:r w:rsidR="00F47752" w:rsidRPr="0098259C">
              <w:t xml:space="preserve"> of a slave</w:t>
            </w:r>
            <w:r w:rsidRPr="0098259C">
              <w:t xml:space="preserve"> which are necessary before a simulation run starts (</w:t>
            </w:r>
            <w:r w:rsidR="000061EF" w:rsidRPr="0098259C">
              <w:t>for example</w:t>
            </w:r>
            <w:ins w:id="1095" w:author="Bertsch Christian (CR/AEE3)" w:date="2019-09-06T11:23:00Z">
              <w:r w:rsidR="00A15F12">
                <w:t>,</w:t>
              </w:r>
            </w:ins>
            <w:r w:rsidR="000061EF" w:rsidRPr="0098259C">
              <w:t xml:space="preserve"> </w:t>
            </w:r>
            <w:r w:rsidRPr="0098259C">
              <w:t>loading the model file, compilation...).</w:t>
            </w:r>
          </w:p>
          <w:p w14:paraId="79C19661" w14:textId="74990268" w:rsidR="0043791A" w:rsidRDefault="0043791A" w:rsidP="00E96FCF">
            <w:pPr>
              <w:pStyle w:val="Textkrper-Tabelle"/>
              <w:spacing w:before="120"/>
              <w:ind w:left="0"/>
            </w:pPr>
            <w:r w:rsidRPr="0098259C">
              <w:t xml:space="preserve">Argument </w:t>
            </w:r>
            <w:r w:rsidRPr="0098259C">
              <w:rPr>
                <w:rStyle w:val="CODE"/>
                <w:rFonts w:eastAsia="StarSymbol"/>
              </w:rPr>
              <w:t>instanceName</w:t>
            </w:r>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ins w:id="1096" w:author="Bertsch Christian (CR/AEE3)" w:date="2019-09-06T11:23:00Z">
              <w:r w:rsidR="004F04F3">
                <w:t>,</w:t>
              </w:r>
            </w:ins>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ins w:id="1097" w:author="Bertsch Christian (CR/AEE3)" w:date="2019-09-06T11:23:00Z">
              <w:r w:rsidR="004F04F3">
                <w:t>,</w:t>
              </w:r>
            </w:ins>
            <w:r w:rsidR="00F47752" w:rsidRPr="0098259C">
              <w:t xml:space="preserve"> must have at least one character that is no white space).</w:t>
            </w:r>
            <w:r w:rsidR="00C95A9B" w:rsidRPr="0098259C">
              <w:t xml:space="preserve"> [</w:t>
            </w:r>
            <w:r w:rsidR="00C95A9B" w:rsidRPr="0098259C">
              <w:rPr>
                <w:i/>
              </w:rPr>
              <w:t xml:space="preserve">If only one FMU is simulated, as instanceName attribute </w:t>
            </w:r>
            <w:r w:rsidR="00C95A9B" w:rsidRPr="0098259C">
              <w:rPr>
                <w:rStyle w:val="CODE"/>
                <w:i/>
              </w:rPr>
              <w:t>modelName</w:t>
            </w:r>
            <w:r w:rsidR="00C95A9B" w:rsidRPr="0098259C">
              <w:rPr>
                <w:i/>
              </w:rPr>
              <w:t xml:space="preserve"> or </w:t>
            </w:r>
            <w:r w:rsidR="005A1732">
              <w:rPr>
                <w:i/>
              </w:rPr>
              <w:t>&lt;</w:t>
            </w:r>
            <w:r w:rsidR="005A1732">
              <w:rPr>
                <w:rStyle w:val="CODE"/>
                <w:i/>
              </w:rPr>
              <w:t>M</w:t>
            </w:r>
            <w:r w:rsidR="00C95A9B" w:rsidRPr="0098259C">
              <w:rPr>
                <w:rStyle w:val="CODE"/>
                <w:i/>
              </w:rPr>
              <w:t>odelExchange/CoSimulation</w:t>
            </w:r>
            <w:r w:rsidR="005A1732">
              <w:rPr>
                <w:rStyle w:val="CODE"/>
                <w:i/>
              </w:rPr>
              <w:t xml:space="preserve"> </w:t>
            </w:r>
            <w:r w:rsidR="00C95A9B" w:rsidRPr="0098259C">
              <w:rPr>
                <w:rStyle w:val="CODE"/>
                <w:i/>
              </w:rPr>
              <w:t>modelIdentifier</w:t>
            </w:r>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r w:rsidR="00C95A9B" w:rsidRPr="0098259C">
              <w:rPr>
                <w:rStyle w:val="CODE"/>
                <w:i/>
              </w:rPr>
              <w:t>fmiModelDescription</w:t>
            </w:r>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r w:rsidRPr="0098259C">
              <w:rPr>
                <w:rStyle w:val="CODE"/>
                <w:rFonts w:eastAsia="StarSymbol"/>
              </w:rPr>
              <w:t>fmu</w:t>
            </w:r>
            <w:r>
              <w:rPr>
                <w:rStyle w:val="CODE"/>
                <w:rFonts w:eastAsia="StarSymbol"/>
              </w:rPr>
              <w:t>Type</w:t>
            </w:r>
            <w:r w:rsidRPr="0098259C">
              <w:t xml:space="preserve"> </w:t>
            </w:r>
            <w:r>
              <w:t>defines the type of the FMU:</w:t>
            </w:r>
          </w:p>
          <w:p w14:paraId="78A47235" w14:textId="782525A1"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0440B4">
              <w:t>3</w:t>
            </w:r>
            <w:r>
              <w:fldChar w:fldCharType="end"/>
            </w:r>
            <w:r>
              <w:t>).</w:t>
            </w:r>
          </w:p>
          <w:p w14:paraId="57BE4CB2" w14:textId="551BB96D"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0440B4">
              <w:t>4</w:t>
            </w:r>
            <w:r>
              <w:fldChar w:fldCharType="end"/>
            </w:r>
            <w:r>
              <w:t>).</w:t>
            </w:r>
          </w:p>
          <w:p w14:paraId="3A9122CE" w14:textId="3546784C" w:rsidR="0043791A" w:rsidRPr="0098259C" w:rsidRDefault="0043791A" w:rsidP="00E96FCF">
            <w:pPr>
              <w:pStyle w:val="Textkrper-Tabelle"/>
              <w:spacing w:before="120"/>
              <w:ind w:left="23"/>
            </w:pPr>
            <w:r w:rsidRPr="0098259C">
              <w:t xml:space="preserve">Argument </w:t>
            </w:r>
            <w:r w:rsidRPr="0098259C">
              <w:rPr>
                <w:rStyle w:val="CODE"/>
                <w:rFonts w:eastAsia="StarSymbol"/>
              </w:rPr>
              <w:t>fmuGUID</w:t>
            </w:r>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0440B4">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ins w:id="1098" w:author="Bertsch Christian (CR/AEE3)" w:date="2019-09-06T11:23:00Z">
              <w:r w:rsidR="00705843">
                <w:t>,</w:t>
              </w:r>
            </w:ins>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“guid”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ins w:id="1099" w:author="Bertsch Christian (CR/AEE3)" w:date="2019-10-03T18:12:00Z">
              <w:r w:rsidR="000440B4">
                <w:t>0</w:t>
              </w:r>
            </w:ins>
            <w:del w:id="1100" w:author="Bertsch Christian (CR/AEE3)" w:date="2019-09-28T20:49:00Z">
              <w:r w:rsidR="0094248C" w:rsidDel="00CF7199">
                <w:delText>2.2.1</w:delText>
              </w:r>
            </w:del>
            <w:r w:rsidR="006D2A1B" w:rsidRPr="0098259C">
              <w:fldChar w:fldCharType="end"/>
            </w:r>
            <w:r w:rsidR="003E4392" w:rsidRPr="0098259C">
              <w:t xml:space="preserve">) and has to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r w:rsidRPr="0098259C">
              <w:rPr>
                <w:rStyle w:val="CODE"/>
                <w:rFonts w:eastAsia="StarSymbol"/>
              </w:rPr>
              <w:t>fmuGUID</w:t>
            </w:r>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del w:id="1101" w:author="Bertsch Christian (CR/AEE3)" w:date="2019-09-06T11:23:00Z">
              <w:r w:rsidR="003E4392" w:rsidRPr="0098259C">
                <w:delText>. O</w:delText>
              </w:r>
              <w:r w:rsidRPr="0098259C">
                <w:delText>therwise</w:delText>
              </w:r>
            </w:del>
            <w:ins w:id="1102" w:author="Bertsch Christian (CR/AEE3)" w:date="2019-09-06T11:23:00Z">
              <w:r w:rsidR="00CE6EAF">
                <w:t>;</w:t>
              </w:r>
              <w:r w:rsidR="003E4392" w:rsidRPr="0098259C">
                <w:t xml:space="preserve"> </w:t>
              </w:r>
              <w:r w:rsidR="00705843">
                <w:t>o</w:t>
              </w:r>
              <w:r w:rsidRPr="0098259C">
                <w:t>therwise</w:t>
              </w:r>
            </w:ins>
            <w:r w:rsidRPr="0098259C">
              <w:t xml:space="preserv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del w:id="1103" w:author="Bertsch Christian (CR/AEE3)" w:date="2019-09-06T11:23:00Z">
              <w:r w:rsidRPr="0098259C">
                <w:delText>to</w:delText>
              </w:r>
            </w:del>
            <w:ins w:id="1104" w:author="Bertsch Christian (CR/AEE3)" w:date="2019-09-06T11:23:00Z">
              <w:r w:rsidR="00CE6EAF">
                <w:t>with</w:t>
              </w:r>
            </w:ins>
            <w:r w:rsidR="00CE6EAF" w:rsidRPr="0098259C">
              <w:t xml:space="preserve"> </w:t>
            </w:r>
            <w:r w:rsidRPr="0098259C">
              <w:t>each other. This argument cannot be null.</w:t>
            </w:r>
          </w:p>
          <w:p w14:paraId="6CF10004" w14:textId="0E8E3434" w:rsidR="00787BFC" w:rsidRPr="0098259C" w:rsidRDefault="00285F16" w:rsidP="00E96FCF">
            <w:pPr>
              <w:pStyle w:val="Textkrper-Tabelle"/>
              <w:spacing w:before="120"/>
              <w:ind w:left="23"/>
            </w:pPr>
            <w:r w:rsidRPr="0098259C">
              <w:t xml:space="preserve">Argument </w:t>
            </w:r>
            <w:r w:rsidRPr="0098259C">
              <w:rPr>
                <w:rStyle w:val="CODE"/>
                <w:rFonts w:eastAsia="StarSymbol"/>
              </w:rPr>
              <w:t>fmuResourceLocation</w:t>
            </w:r>
            <w:r w:rsidRPr="0098259C">
              <w:t xml:space="preserve"> is </w:t>
            </w:r>
            <w:del w:id="1105" w:author="Bertsch Christian (CR/AEE3)" w:date="2019-09-06T11:23:00Z">
              <w:r w:rsidRPr="0098259C">
                <w:delText>an</w:delText>
              </w:r>
            </w:del>
            <w:ins w:id="1106" w:author="Bertsch Christian (CR/AEE3)" w:date="2019-09-06T11:23:00Z">
              <w:r w:rsidRPr="0098259C">
                <w:t>a</w:t>
              </w:r>
            </w:ins>
            <w:r w:rsidRPr="0098259C">
              <w:t xml:space="preserve"> URI according to the </w:t>
            </w:r>
            <w:hyperlink r:id="rId30"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pPr>
              <w:pStyle w:val="Textkrper-Tabelle"/>
              <w:spacing w:before="120"/>
              <w:ind w:left="23"/>
              <w:pPrChange w:id="1107" w:author="Bertsch Christian (CR/AEE3)" w:date="2019-09-28T15:40:00Z">
                <w:pPr>
                  <w:pStyle w:val="Textkrper-Tabelle"/>
                  <w:numPr>
                    <w:numId w:val="44"/>
                  </w:numPr>
                  <w:tabs>
                    <w:tab w:val="num" w:pos="270"/>
                  </w:tabs>
                  <w:ind w:left="270" w:hanging="250"/>
                </w:pPr>
              </w:pPrChange>
            </w:pPr>
            <w:r w:rsidRPr="0098259C">
              <w:t>Mandatory: “</w:t>
            </w:r>
            <w:r w:rsidRPr="0094248C">
              <w:rPr>
                <w:rStyle w:val="CODE"/>
                <w:rFonts w:eastAsia="StarSymbol"/>
                <w:rPrChange w:id="1108" w:author="Bertsch Christian (CR/AEE3)" w:date="2019-09-28T15:40:00Z">
                  <w:rPr/>
                </w:rPrChange>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94248C">
              <w:rPr>
                <w:rStyle w:val="CODE"/>
                <w:rFonts w:eastAsia="StarSymbol"/>
                <w:rPrChange w:id="1109" w:author="Bertsch Christian (CR/AEE3)" w:date="2019-09-28T15:40:00Z">
                  <w:rPr/>
                </w:rPrChange>
              </w:rPr>
              <w:t>http</w:t>
            </w:r>
            <w:r w:rsidRPr="0098259C">
              <w:t>”, “</w:t>
            </w:r>
            <w:r w:rsidRPr="0094248C">
              <w:rPr>
                <w:rStyle w:val="CODE"/>
                <w:rFonts w:eastAsia="StarSymbol"/>
                <w:rPrChange w:id="1110" w:author="Bertsch Christian (CR/AEE3)" w:date="2019-09-28T15:40:00Z">
                  <w:rPr/>
                </w:rPrChange>
              </w:rPr>
              <w:t>https</w:t>
            </w:r>
            <w:r w:rsidRPr="0098259C">
              <w:t>”, “</w:t>
            </w:r>
            <w:r w:rsidRPr="0094248C">
              <w:rPr>
                <w:rStyle w:val="CODE"/>
                <w:rFonts w:eastAsia="StarSymbol"/>
                <w:rPrChange w:id="1111" w:author="Bertsch Christian (CR/AEE3)" w:date="2019-09-28T15:40:00Z">
                  <w:rPr/>
                </w:rPrChange>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94248C">
              <w:rPr>
                <w:rStyle w:val="CODE"/>
                <w:rFonts w:eastAsia="StarSymbol"/>
                <w:rPrChange w:id="1112" w:author="Bertsch Christian (CR/AEE3)" w:date="2019-09-28T15:40:00Z">
                  <w:rPr/>
                </w:rPrChange>
              </w:rPr>
              <w:t>fmi2</w:t>
            </w:r>
            <w:r w:rsidRPr="0098259C">
              <w:t>”</w:t>
            </w:r>
            <w:r w:rsidR="00E867BF" w:rsidRPr="0098259C">
              <w:t xml:space="preserve"> for FMI</w:t>
            </w:r>
            <w:r w:rsidRPr="0098259C">
              <w:t xml:space="preserve"> for PLM.</w:t>
            </w:r>
          </w:p>
          <w:p w14:paraId="6F9FF7D1" w14:textId="46AA2638" w:rsidR="00285F16" w:rsidRPr="0098259C" w:rsidRDefault="00285F16" w:rsidP="000127CB">
            <w:pPr>
              <w:pStyle w:val="BodyText"/>
              <w:spacing w:before="0"/>
            </w:pPr>
            <w:r w:rsidRPr="0098259C">
              <w:t>[</w:t>
            </w:r>
            <w:r w:rsidRPr="0098259C">
              <w:rPr>
                <w:i/>
              </w:rPr>
              <w:t>Example: An FMU is unzipped in directory “</w:t>
            </w:r>
            <w:r w:rsidRPr="0094248C">
              <w:rPr>
                <w:rStyle w:val="CODE"/>
                <w:rFonts w:eastAsia="StarSymbol"/>
                <w:spacing w:val="0"/>
                <w:szCs w:val="21"/>
                <w:lang w:eastAsia="en-US"/>
                <w:rPrChange w:id="1113" w:author="Bertsch Christian (CR/AEE3)" w:date="2019-09-28T15:40:00Z">
                  <w:rPr>
                    <w:i/>
                  </w:rPr>
                </w:rPrChange>
              </w:rPr>
              <w:t>C:\temp\MyFMU</w:t>
            </w:r>
            <w:r w:rsidRPr="0098259C">
              <w:rPr>
                <w:i/>
              </w:rPr>
              <w:t xml:space="preserve">”, </w:t>
            </w:r>
            <w:r w:rsidRPr="0094248C">
              <w:rPr>
                <w:rStyle w:val="CODE"/>
                <w:rFonts w:eastAsia="StarSymbol"/>
                <w:spacing w:val="0"/>
                <w:szCs w:val="21"/>
                <w:lang w:eastAsia="en-US"/>
                <w:rPrChange w:id="1114" w:author="Bertsch Christian (CR/AEE3)" w:date="2019-09-28T15:41:00Z">
                  <w:rPr>
                    <w:i/>
                  </w:rPr>
                </w:rPrChange>
              </w:rPr>
              <w:t xml:space="preserve">then fmuResourceLocation = </w:t>
            </w:r>
            <w:del w:id="1115" w:author="Bertsch Christian (CR/AEE3)" w:date="2019-09-06T11:23:00Z">
              <w:r w:rsidR="00B24353" w:rsidRPr="0094248C">
                <w:rPr>
                  <w:rStyle w:val="CODE"/>
                  <w:rFonts w:eastAsia="StarSymbol"/>
                  <w:spacing w:val="0"/>
                  <w:szCs w:val="21"/>
                  <w:lang w:eastAsia="en-US"/>
                  <w:rPrChange w:id="1116" w:author="Bertsch Christian (CR/AEE3)" w:date="2019-09-28T15:41:00Z">
                    <w:rPr>
                      <w:rFonts w:cs="Arial"/>
                      <w:i/>
                    </w:rPr>
                  </w:rPrChange>
                </w:rPr>
                <w:delText>"</w:delText>
              </w:r>
            </w:del>
            <w:ins w:id="1117" w:author="Bertsch Christian (CR/AEE3)" w:date="2019-09-06T11:23:00Z">
              <w:r w:rsidR="008641F2" w:rsidRPr="0094248C">
                <w:rPr>
                  <w:rStyle w:val="CODE"/>
                  <w:rFonts w:eastAsia="StarSymbol"/>
                  <w:spacing w:val="0"/>
                  <w:szCs w:val="21"/>
                  <w:lang w:eastAsia="en-US"/>
                  <w:rPrChange w:id="1118" w:author="Bertsch Christian (CR/AEE3)" w:date="2019-09-28T15:41:00Z">
                    <w:rPr>
                      <w:i/>
                    </w:rPr>
                  </w:rPrChange>
                </w:rPr>
                <w:t>“</w:t>
              </w:r>
            </w:ins>
            <w:r w:rsidR="00B24353" w:rsidRPr="0094248C">
              <w:rPr>
                <w:rStyle w:val="CODE"/>
                <w:rFonts w:eastAsia="StarSymbol"/>
                <w:spacing w:val="0"/>
                <w:szCs w:val="21"/>
                <w:lang w:eastAsia="en-US"/>
                <w:rPrChange w:id="1119" w:author="Bertsch Christian (CR/AEE3)" w:date="2019-09-28T15:41:00Z">
                  <w:rPr>
                    <w:i/>
                  </w:rPr>
                </w:rPrChange>
              </w:rPr>
              <w:t>file:///C:/temp/MyFMU/resources</w:t>
            </w:r>
            <w:del w:id="1120" w:author="Bertsch Christian (CR/AEE3)" w:date="2019-09-06T11:23:00Z">
              <w:r w:rsidR="00B24353">
                <w:rPr>
                  <w:rFonts w:cs="Arial"/>
                  <w:i/>
                </w:rPr>
                <w:delText>"</w:delText>
              </w:r>
            </w:del>
            <w:ins w:id="1121" w:author="Bertsch Christian (CR/AEE3)" w:date="2019-09-06T11:23:00Z">
              <w:r w:rsidR="008641F2" w:rsidRPr="0098259C">
                <w:t>”</w:t>
              </w:r>
            </w:ins>
            <w:r w:rsidR="00B24353">
              <w:rPr>
                <w:i/>
              </w:rPr>
              <w:t xml:space="preserve"> or </w:t>
            </w:r>
            <w:del w:id="1122" w:author="Bertsch Christian (CR/AEE3)" w:date="2019-09-06T11:23:00Z">
              <w:r w:rsidR="00B24353">
                <w:rPr>
                  <w:rFonts w:cs="Arial"/>
                  <w:i/>
                </w:rPr>
                <w:delText>"</w:delText>
              </w:r>
            </w:del>
            <w:ins w:id="1123" w:author="Bertsch Christian (CR/AEE3)" w:date="2019-09-06T11:23:00Z">
              <w:r w:rsidR="008641F2" w:rsidRPr="0098259C">
                <w:rPr>
                  <w:i/>
                </w:rPr>
                <w:t>“</w:t>
              </w:r>
            </w:ins>
            <w:r w:rsidR="00B24353" w:rsidRPr="0094248C">
              <w:rPr>
                <w:rStyle w:val="CODE"/>
                <w:rFonts w:eastAsia="StarSymbol"/>
                <w:spacing w:val="0"/>
                <w:szCs w:val="21"/>
                <w:lang w:eastAsia="en-US"/>
                <w:rPrChange w:id="1124" w:author="Bertsch Christian (CR/AEE3)" w:date="2019-09-28T15:41:00Z">
                  <w:rPr>
                    <w:i/>
                  </w:rPr>
                </w:rPrChange>
              </w:rPr>
              <w:t>file:/C:/temp/MyFMU/resources</w:t>
            </w:r>
            <w:del w:id="1125" w:author="Bertsch Christian (CR/AEE3)" w:date="2019-09-06T11:23:00Z">
              <w:r w:rsidR="00B24353">
                <w:rPr>
                  <w:rFonts w:cs="Arial"/>
                  <w:i/>
                </w:rPr>
                <w:delText>"</w:delText>
              </w:r>
              <w:r w:rsidRPr="0098259C">
                <w:rPr>
                  <w:i/>
                </w:rPr>
                <w:delText>.</w:delText>
              </w:r>
            </w:del>
            <w:ins w:id="1126" w:author="Bertsch Christian (CR/AEE3)" w:date="2019-09-06T11:23:00Z">
              <w:r w:rsidR="008641F2" w:rsidRPr="0098259C">
                <w:t>”</w:t>
              </w:r>
              <w:r w:rsidRPr="0098259C">
                <w:rPr>
                  <w:i/>
                </w:rPr>
                <w:t>.</w:t>
              </w:r>
            </w:ins>
            <w:r w:rsidRPr="0098259C">
              <w:rPr>
                <w:i/>
              </w:rPr>
              <w:t xml:space="preserve"> Function </w:t>
            </w:r>
            <w:r w:rsidR="00140C25" w:rsidRPr="0094248C">
              <w:rPr>
                <w:rStyle w:val="CODE"/>
                <w:rFonts w:eastAsia="StarSymbol"/>
                <w:spacing w:val="0"/>
                <w:szCs w:val="21"/>
                <w:lang w:eastAsia="en-US"/>
                <w:rPrChange w:id="1127" w:author="Bertsch Christian (CR/AEE3)" w:date="2019-09-28T15:41:00Z">
                  <w:rPr>
                    <w:i/>
                  </w:rPr>
                </w:rPrChange>
              </w:rPr>
              <w:t>fmi2</w:t>
            </w:r>
            <w:r w:rsidRPr="0094248C">
              <w:rPr>
                <w:rStyle w:val="CODE"/>
                <w:rFonts w:eastAsia="StarSymbol"/>
                <w:spacing w:val="0"/>
                <w:szCs w:val="21"/>
                <w:lang w:eastAsia="en-US"/>
                <w:rPrChange w:id="1128" w:author="Bertsch Christian (CR/AEE3)" w:date="2019-09-28T15:41:00Z">
                  <w:rPr>
                    <w:i/>
                  </w:rPr>
                </w:rPrChange>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2B753176"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del w:id="1129" w:author="Bertsch Christian (CR/AEE3)" w:date="2019-09-06T11:23:00Z">
              <w:r w:rsidRPr="0098259C">
                <w:delText xml:space="preserve">.), </w:delText>
              </w:r>
              <w:r w:rsidR="00D73B94" w:rsidRPr="0098259C">
                <w:delText>in</w:delText>
              </w:r>
            </w:del>
            <w:ins w:id="1130" w:author="Bertsch Christian (CR/AEE3)" w:date="2019-09-06T11:23:00Z">
              <w:r w:rsidRPr="0098259C">
                <w:t>.)</w:t>
              </w:r>
              <w:r w:rsidR="00CE6EAF">
                <w:t>.</w:t>
              </w:r>
              <w:r w:rsidRPr="0098259C">
                <w:t xml:space="preserve"> </w:t>
              </w:r>
              <w:r w:rsidR="00CE6EAF">
                <w:t>I</w:t>
              </w:r>
              <w:r w:rsidR="00D73B94" w:rsidRPr="0098259C">
                <w:t>n</w:t>
              </w:r>
            </w:ins>
            <w:r w:rsidR="00D73B94" w:rsidRPr="0098259C">
              <w:t xml:space="preserve"> other words</w:t>
            </w:r>
            <w:ins w:id="1131" w:author="Bertsch Christian (CR/AEE3)" w:date="2019-09-06T11:23:00Z">
              <w:r w:rsidR="00705843">
                <w:t>,</w:t>
              </w:r>
            </w:ins>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the FMU is executed in interactive mode</w:t>
            </w:r>
            <w:ins w:id="1132" w:author="Bertsch Christian (CR/AEE3)" w:date="2019-09-06T11:23:00Z">
              <w:r w:rsidR="00705843">
                <w:t>,</w:t>
              </w:r>
            </w:ins>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t>If</w:t>
            </w:r>
            <w:r w:rsidRPr="0098259C">
              <w:rPr>
                <w:rStyle w:val="CODE"/>
                <w:rFonts w:eastAsia="StarSymbol"/>
              </w:rPr>
              <w:t xml:space="preserve"> loggingOn</w:t>
            </w:r>
            <w:ins w:id="1133" w:author="Bertsch Christian (CR/AEE3)" w:date="2019-09-28T17:21:00Z">
              <w:r w:rsidR="002856D6">
                <w:rPr>
                  <w:rStyle w:val="CODE"/>
                  <w:rFonts w:eastAsia="StarSymbol"/>
                </w:rPr>
                <w:t xml:space="preserve"> </w:t>
              </w:r>
            </w:ins>
            <w:r w:rsidRPr="0098259C">
              <w:rPr>
                <w:rStyle w:val="CODE"/>
                <w:rFonts w:eastAsia="StarSymbol"/>
              </w:rPr>
              <w:t>=</w:t>
            </w:r>
            <w:ins w:id="1134" w:author="Bertsch Christian (CR/AEE3)" w:date="2019-09-28T17:21:00Z">
              <w:r w:rsidR="002856D6">
                <w:rPr>
                  <w:rStyle w:val="CODE"/>
                  <w:rFonts w:eastAsia="StarSymbol"/>
                </w:rPr>
                <w:t xml:space="preserve"> </w:t>
              </w:r>
            </w:ins>
            <w:r w:rsidR="00140C25">
              <w:rPr>
                <w:rStyle w:val="CODE"/>
                <w:rFonts w:eastAsia="StarSymbol"/>
              </w:rPr>
              <w:t>fmi2</w:t>
            </w:r>
            <w:r w:rsidRPr="0098259C">
              <w:rPr>
                <w:rStyle w:val="CODE"/>
                <w:rFonts w:eastAsia="StarSymbol"/>
              </w:rPr>
              <w:t>True</w:t>
            </w:r>
            <w:r w:rsidRPr="0098259C">
              <w:t xml:space="preserve">, debug logging is enabled. If </w:t>
            </w:r>
            <w:r w:rsidRPr="0098259C">
              <w:rPr>
                <w:rStyle w:val="CODE"/>
                <w:rFonts w:eastAsia="StarSymbol"/>
              </w:rPr>
              <w:t>loggingOn</w:t>
            </w:r>
            <w:ins w:id="1135" w:author="Bertsch Christian (CR/AEE3)" w:date="2019-09-28T17:21:00Z">
              <w:r w:rsidR="002856D6">
                <w:rPr>
                  <w:rStyle w:val="CODE"/>
                  <w:rFonts w:eastAsia="StarSymbol"/>
                </w:rPr>
                <w:t xml:space="preserve"> </w:t>
              </w:r>
            </w:ins>
            <w:r w:rsidRPr="0098259C">
              <w:rPr>
                <w:rStyle w:val="CODE"/>
                <w:rFonts w:eastAsia="StarSymbol"/>
              </w:rPr>
              <w:t>=</w:t>
            </w:r>
            <w:ins w:id="1136" w:author="Bertsch Christian (CR/AEE3)" w:date="2019-09-28T17:21:00Z">
              <w:r w:rsidR="002856D6">
                <w:rPr>
                  <w:rStyle w:val="CODE"/>
                  <w:rFonts w:eastAsia="StarSymbol"/>
                </w:rPr>
                <w:t xml:space="preserve"> </w:t>
              </w:r>
            </w:ins>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r w:rsidR="00EC508A" w:rsidRPr="002F3E46">
              <w:rPr>
                <w:rStyle w:val="CODE"/>
                <w:rFonts w:eastAsia="StarSymbol"/>
              </w:rPr>
              <w:t>L</w:t>
            </w:r>
            <w:r w:rsidR="00E53A5D" w:rsidRPr="002F3E46">
              <w:rPr>
                <w:rStyle w:val="CODE"/>
                <w:rFonts w:eastAsia="StarSymbol"/>
              </w:rPr>
              <w:t>ogCategories</w:t>
            </w:r>
            <w:r w:rsidR="00E53A5D">
              <w:rPr>
                <w:i/>
              </w:rPr>
              <w:t xml:space="preserve"> </w:t>
            </w:r>
            <w:r w:rsidR="004A3693">
              <w:rPr>
                <w:i/>
              </w:rPr>
              <w:t xml:space="preserve">which are useful for debugging </w:t>
            </w:r>
            <w:r w:rsidR="00E53A5D">
              <w:rPr>
                <w:i/>
              </w:rPr>
              <w:t xml:space="preserve">according to this argument. Which </w:t>
            </w:r>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r w:rsidR="00CA675C" w:rsidRPr="0098259C">
              <w:rPr>
                <w:rStyle w:val="CODE"/>
                <w:rFonts w:eastAsia="StarSymbol"/>
              </w:rPr>
              <w:t>componentEnvironment,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String instanceName,</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(*allocateMemory)(</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nobj, </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size);</w:t>
            </w:r>
          </w:p>
          <w:p w14:paraId="36A93F1C" w14:textId="242D7EA2"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xml:space="preserve">  (*freeMemory)    (</w:t>
            </w:r>
            <w:r w:rsidR="0043791A" w:rsidRPr="0098259C">
              <w:rPr>
                <w:rStyle w:val="CODE"/>
                <w:b/>
              </w:rPr>
              <w:t>void</w:t>
            </w:r>
            <w:r w:rsidR="0043791A" w:rsidRPr="0098259C">
              <w:rPr>
                <w:rStyle w:val="CODE"/>
              </w:rPr>
              <w:t>* obj);</w:t>
            </w:r>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void</w:t>
            </w:r>
            <w:r w:rsidRPr="0098259C">
              <w:rPr>
                <w:rStyle w:val="CODE"/>
                <w:rFonts w:eastAsia="StarSymbol"/>
              </w:rPr>
              <w:t xml:space="preserve">  (*stepFinished)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componentEnvironment,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
          <w:p w14:paraId="788C022A" w14:textId="1D24F2D8" w:rsidR="00371D1C" w:rsidRPr="0098259C" w:rsidRDefault="00371D1C" w:rsidP="00CA675C">
            <w:pPr>
              <w:pStyle w:val="Textkrper-Tabelle"/>
              <w:tabs>
                <w:tab w:val="left" w:pos="1852"/>
              </w:tabs>
              <w:ind w:left="0"/>
              <w:rPr>
                <w:rStyle w:val="CODE"/>
              </w:rPr>
            </w:pPr>
            <w:r w:rsidRPr="0098259C">
              <w:rPr>
                <w:rStyle w:val="CODE"/>
              </w:rPr>
              <w:t xml:space="preserve">     </w:t>
            </w:r>
            <w:r w:rsidR="00140C25">
              <w:rPr>
                <w:rStyle w:val="CODE"/>
              </w:rPr>
              <w:t>fmi2</w:t>
            </w:r>
            <w:r w:rsidRPr="0098259C">
              <w:rPr>
                <w:rStyle w:val="CODE"/>
              </w:rPr>
              <w:t>ComponentEnvironment componentEnvironment;</w:t>
            </w:r>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 xml:space="preserve">Additionally, a pointer to the environment is provided (componentEnvironment) that needs to be passed to the “logger” function, in order that the logger function can utilize data from the environment, such as mapping a </w:t>
            </w:r>
            <w:r w:rsidR="00CA675C" w:rsidRPr="0098259C">
              <w:rPr>
                <w:rStyle w:val="CODE"/>
              </w:rPr>
              <w:t>valueReference</w:t>
            </w:r>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has to be passed via</w:t>
            </w:r>
            <w:r w:rsidR="00672741" w:rsidRPr="0098259C">
              <w:t xml:space="preserve"> argument </w:t>
            </w:r>
            <w:r w:rsidR="00672741" w:rsidRPr="0053248D">
              <w:rPr>
                <w:rStyle w:val="CODE"/>
              </w:rPr>
              <w:t>componentEnvironment</w:t>
            </w:r>
            <w:r w:rsidR="00CA675C" w:rsidRPr="0098259C">
              <w:t>.</w:t>
            </w:r>
            <w:r w:rsidR="00672741" w:rsidRPr="0098259C">
              <w:t xml:space="preserve"> Argument </w:t>
            </w:r>
            <w:r w:rsidR="00672741" w:rsidRPr="0053248D">
              <w:rPr>
                <w:rStyle w:val="CODE"/>
              </w:rPr>
              <w:t>componentEnvironment</w:t>
            </w:r>
            <w:r w:rsidR="00672741" w:rsidRPr="0098259C">
              <w:t xml:space="preserve"> may be a null pointer.</w:t>
            </w:r>
            <w:r w:rsidR="003E1D26" w:rsidRPr="0098259C">
              <w:br/>
              <w:t xml:space="preserve">The </w:t>
            </w:r>
            <w:r w:rsidR="003E1D26" w:rsidRPr="0053248D">
              <w:rPr>
                <w:rStyle w:val="CODE"/>
              </w:rPr>
              <w:t>componentEnvironment</w:t>
            </w:r>
            <w:r w:rsidR="003E1D26" w:rsidRPr="0098259C">
              <w:t xml:space="preserve"> pointer is also passed to the </w:t>
            </w:r>
            <w:r w:rsidR="003E1D26" w:rsidRPr="0098259C">
              <w:rPr>
                <w:rStyle w:val="CODE"/>
              </w:rPr>
              <w:t>stepFinished(..)</w:t>
            </w:r>
            <w:r w:rsidR="003E1D26" w:rsidRPr="0098259C">
              <w:t xml:space="preserve"> function in order that the environment can provide an efficient way to identify the slave that called </w:t>
            </w:r>
            <w:r w:rsidR="003E1D26" w:rsidRPr="0098259C">
              <w:rPr>
                <w:rStyle w:val="CODE"/>
              </w:rPr>
              <w:t>stepFinished(..)</w:t>
            </w:r>
            <w:r w:rsidR="003E1D26" w:rsidRPr="0098259C">
              <w:t>.</w:t>
            </w:r>
          </w:p>
          <w:p w14:paraId="1BDA9F80" w14:textId="0CE3060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del w:id="1137" w:author="Bertsch Christian (CR/AEE3)" w:date="2019-09-06T11:23:00Z">
              <w:r w:rsidRPr="0098259C">
                <w:delText>. This</w:delText>
              </w:r>
            </w:del>
            <w:ins w:id="1138" w:author="Bertsch Christian (CR/AEE3)" w:date="2019-09-06T11:23:00Z">
              <w:r w:rsidR="00392B29">
                <w:t>;</w:t>
              </w:r>
              <w:r w:rsidRPr="0098259C">
                <w:t xml:space="preserve"> </w:t>
              </w:r>
              <w:r w:rsidR="00392B29">
                <w:t>t</w:t>
              </w:r>
              <w:r w:rsidRPr="0098259C">
                <w:t>his</w:t>
              </w:r>
            </w:ins>
            <w:r w:rsidRPr="0098259C">
              <w:t xml:space="preserve">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1C362E74" w14:textId="6BB3334E" w:rsidR="0043791A" w:rsidRPr="0098259C" w:rsidRDefault="0043791A" w:rsidP="00F54046">
            <w:pPr>
              <w:pStyle w:val="Textkrper-Tabelle"/>
            </w:pPr>
            <w:r w:rsidRPr="0098259C">
              <w:t xml:space="preserve">Pointer to a function that is called in the </w:t>
            </w:r>
            <w:r w:rsidR="00E87161" w:rsidRPr="0098259C">
              <w:t>FMU</w:t>
            </w:r>
            <w:r w:rsidRPr="0098259C">
              <w:t xml:space="preserve">, usually if </w:t>
            </w:r>
            <w:del w:id="1139" w:author="Bertsch Christian (CR/AEE3)" w:date="2019-09-06T11:23:00Z">
              <w:r w:rsidR="00E87161" w:rsidRPr="0098259C">
                <w:delText>a</w:delText>
              </w:r>
            </w:del>
            <w:ins w:id="1140" w:author="Bertsch Christian (CR/AEE3)" w:date="2019-09-06T11:23:00Z">
              <w:r w:rsidR="007514F5" w:rsidRPr="0098259C">
                <w:t>an</w:t>
              </w:r>
            </w:ins>
            <w:r w:rsidR="00E87161" w:rsidRPr="0098259C">
              <w:t xml:space="preserve"> </w:t>
            </w:r>
            <w:r w:rsidR="00140C25">
              <w:rPr>
                <w:rStyle w:val="CODE"/>
              </w:rPr>
              <w:t>fmi2</w:t>
            </w:r>
            <w:r w:rsidR="00E87161" w:rsidRPr="0098259C">
              <w:rPr>
                <w:rStyle w:val="CODE"/>
              </w:rPr>
              <w:t>XXX</w:t>
            </w:r>
            <w:r w:rsidRPr="0098259C">
              <w:t xml:space="preserve"> function</w:t>
            </w:r>
            <w:ins w:id="1141" w:author="Bertsch Christian (CR/AEE3)" w:date="2019-09-06T11:23:00Z">
              <w:r w:rsidR="006D4A3A">
                <w:t>,</w:t>
              </w:r>
            </w:ins>
            <w:r w:rsidRPr="0098259C">
              <w:t xml:space="preserve"> does not behave as desired. If “</w:t>
            </w:r>
            <w:r w:rsidRPr="0098259C">
              <w:rPr>
                <w:rStyle w:val="CODE"/>
                <w:rFonts w:eastAsia="StarSymbol"/>
              </w:rPr>
              <w:t>logger</w:t>
            </w:r>
            <w:r w:rsidRPr="0098259C">
              <w:t>” is called with “</w:t>
            </w:r>
            <w:r w:rsidRPr="0098259C">
              <w:rPr>
                <w:rStyle w:val="CODE"/>
                <w:rFonts w:eastAsia="StarSymbol"/>
              </w:rPr>
              <w:t xml:space="preserve">status = </w:t>
            </w:r>
            <w:r w:rsidR="00140C25">
              <w:rPr>
                <w:rStyle w:val="CODE"/>
                <w:rFonts w:eastAsia="StarSymbol"/>
              </w:rPr>
              <w:t>fmi2</w:t>
            </w:r>
            <w:r w:rsidRPr="0098259C">
              <w:rPr>
                <w:rStyle w:val="CODE"/>
                <w:rFonts w:eastAsia="StarSymbol"/>
              </w:rPr>
              <w:t>OK</w:t>
            </w:r>
            <w:r w:rsidRPr="0098259C">
              <w:t>”, then the message is a pure information message. “</w:t>
            </w:r>
            <w:r w:rsidRPr="0098259C">
              <w:rPr>
                <w:rStyle w:val="CODE"/>
                <w:rFonts w:eastAsia="StarSymbol"/>
              </w:rPr>
              <w:t>instanceName</w:t>
            </w:r>
            <w:r w:rsidRPr="0098259C">
              <w:t>” is the instance name of the model that calls this function. “</w:t>
            </w:r>
            <w:r w:rsidRPr="0098259C">
              <w:rPr>
                <w:rStyle w:val="CODE"/>
                <w:rFonts w:eastAsia="StarSymbol"/>
              </w:rPr>
              <w:t>category</w:t>
            </w:r>
            <w:r w:rsidRPr="0098259C">
              <w:t>” is the category of the message. The meaning of “</w:t>
            </w:r>
            <w:r w:rsidRPr="0098259C">
              <w:rPr>
                <w:rStyle w:val="CODE"/>
              </w:rPr>
              <w:t>category</w:t>
            </w:r>
            <w:r w:rsidRPr="0098259C">
              <w:t xml:space="preserve">” is defined by the modeling environment that generated the </w:t>
            </w:r>
            <w:r w:rsidR="00760DB5" w:rsidRPr="0098259C">
              <w:t>FMU</w:t>
            </w:r>
            <w:r w:rsidRPr="0098259C">
              <w:t>.</w:t>
            </w:r>
            <w:r w:rsidR="00BD0956" w:rsidRPr="0098259C">
              <w:t xml:space="preserve"> </w:t>
            </w:r>
            <w:r w:rsidR="00E87161" w:rsidRPr="0098259C">
              <w:t xml:space="preserve">Depending </w:t>
            </w:r>
            <w:r w:rsidR="001F72F2" w:rsidRPr="0098259C">
              <w:t xml:space="preserve">on this modeling environment, none, some or all </w:t>
            </w:r>
            <w:r w:rsidR="00BD0956" w:rsidRPr="0098259C">
              <w:t>allowed values of “</w:t>
            </w:r>
            <w:r w:rsidR="00BD0956" w:rsidRPr="0098259C">
              <w:rPr>
                <w:rStyle w:val="CODE"/>
                <w:rFonts w:eastAsia="StarSymbol"/>
              </w:rPr>
              <w:t>category</w:t>
            </w:r>
            <w:r w:rsidR="00BD0956" w:rsidRPr="0098259C">
              <w:t>”</w:t>
            </w:r>
            <w:r w:rsidR="001F72F2" w:rsidRPr="0098259C">
              <w:t xml:space="preserve"> for this FMU</w:t>
            </w:r>
            <w:r w:rsidR="00BD0956" w:rsidRPr="0098259C">
              <w:t xml:space="preserve"> are defined in the </w:t>
            </w:r>
            <w:r w:rsidR="00BD0956" w:rsidRPr="0098259C">
              <w:rPr>
                <w:rStyle w:val="CODE"/>
              </w:rPr>
              <w:t>modelDescription.</w:t>
            </w:r>
            <w:r w:rsidR="008E76A9">
              <w:rPr>
                <w:rStyle w:val="CODE"/>
              </w:rPr>
              <w:t>xml</w:t>
            </w:r>
            <w:r w:rsidRPr="0098259C">
              <w:t xml:space="preserve"> </w:t>
            </w:r>
            <w:r w:rsidR="00BD0956" w:rsidRPr="0098259C">
              <w:t>file via element “</w:t>
            </w:r>
            <w:r w:rsidR="0053248D">
              <w:t>&lt;</w:t>
            </w:r>
            <w:r w:rsidR="0053248D">
              <w:rPr>
                <w:rStyle w:val="CODE"/>
              </w:rPr>
              <w:t>fmiModelDescription&gt;&lt;</w:t>
            </w:r>
            <w:r w:rsidR="00BD0956" w:rsidRPr="0098259C">
              <w:rPr>
                <w:rStyle w:val="CODE"/>
              </w:rPr>
              <w:t>LogCategories</w:t>
            </w:r>
            <w:r w:rsidR="0053248D">
              <w:rPr>
                <w:rStyle w:val="CODE"/>
              </w:rPr>
              <w:t>&gt;</w:t>
            </w:r>
            <w:r w:rsidR="00BD0956" w:rsidRPr="0098259C">
              <w:t>”</w:t>
            </w:r>
            <w:r w:rsidR="00654544" w:rsidRPr="0098259C">
              <w:t>, see section</w:t>
            </w:r>
            <w:del w:id="1142" w:author="Bertsch Christian (CR/AEE3)" w:date="2019-09-24T15:53:00Z">
              <w:r w:rsidR="009F63EE" w:rsidDel="00546BF2">
                <w:delText xml:space="preserve"> </w:delText>
              </w:r>
            </w:del>
            <w:ins w:id="1143" w:author="Bertsch Christian (CR/AEE3)" w:date="2019-09-24T15:53:00Z">
              <w:r w:rsidR="00546BF2">
                <w:t xml:space="preserve"> </w:t>
              </w:r>
              <w:r w:rsidR="00546BF2">
                <w:fldChar w:fldCharType="begin"/>
              </w:r>
              <w:r w:rsidR="00546BF2">
                <w:instrText xml:space="preserve"> REF _Ref20232829 \r \h </w:instrText>
              </w:r>
            </w:ins>
            <w:r w:rsidR="00546BF2">
              <w:fldChar w:fldCharType="separate"/>
            </w:r>
            <w:ins w:id="1144" w:author="Bertsch Christian (CR/AEE3)" w:date="2019-10-03T18:12:00Z">
              <w:r w:rsidR="000440B4">
                <w:t>2.2.4</w:t>
              </w:r>
            </w:ins>
            <w:ins w:id="1145" w:author="Bertsch Christian (CR/AEE3)" w:date="2019-09-24T15:53:00Z">
              <w:r w:rsidR="00546BF2">
                <w:fldChar w:fldCharType="end"/>
              </w:r>
            </w:ins>
            <w:del w:id="1146" w:author="Bertsch Christian (CR/AEE3)" w:date="2019-09-24T15:53:00Z">
              <w:r w:rsidR="006675E0" w:rsidDel="00546BF2">
                <w:fldChar w:fldCharType="begin"/>
              </w:r>
              <w:r w:rsidR="006675E0" w:rsidDel="00546BF2">
                <w:delInstrText xml:space="preserve"> REF _Ref348900361 \n \h </w:delInstrText>
              </w:r>
              <w:r w:rsidR="006675E0" w:rsidDel="00546BF2">
                <w:fldChar w:fldCharType="separate"/>
              </w:r>
            </w:del>
            <w:ins w:id="1147" w:author="Otter, Martin" w:date="2019-09-06T11:33:00Z">
              <w:del w:id="1148" w:author="Bertsch Christian (CR/AEE3)" w:date="2019-09-23T06:20:00Z">
                <w:r w:rsidR="007C1036" w:rsidDel="005C4EE5">
                  <w:delText>0</w:delText>
                </w:r>
              </w:del>
            </w:ins>
            <w:del w:id="1149" w:author="Bertsch Christian (CR/AEE3)" w:date="2019-09-23T06:20:00Z">
              <w:r w:rsidR="00854655" w:rsidDel="005C4EE5">
                <w:delText>2.2.4</w:delText>
              </w:r>
            </w:del>
            <w:del w:id="1150" w:author="Bertsch Christian (CR/AEE3)" w:date="2019-09-24T15:53:00Z">
              <w:r w:rsidR="006675E0" w:rsidDel="00546BF2">
                <w:fldChar w:fldCharType="end"/>
              </w:r>
            </w:del>
            <w:r w:rsidR="00654544" w:rsidRPr="0098259C">
              <w:t>.</w:t>
            </w:r>
            <w:r w:rsidR="00BD0956" w:rsidRPr="0098259C">
              <w:t xml:space="preserve"> Only messages are provided </w:t>
            </w:r>
            <w:r w:rsidR="001F72F2" w:rsidRPr="0098259C">
              <w:t xml:space="preserve">by function </w:t>
            </w:r>
            <w:r w:rsidR="001F72F2" w:rsidRPr="0098259C">
              <w:rPr>
                <w:rStyle w:val="CODE"/>
              </w:rPr>
              <w:t>logger</w:t>
            </w:r>
            <w:r w:rsidR="001F72F2" w:rsidRPr="0098259C">
              <w:t xml:space="preserve"> </w:t>
            </w:r>
            <w:r w:rsidR="00BD0956" w:rsidRPr="0098259C">
              <w:t xml:space="preserve">that have a category according to a call to </w:t>
            </w:r>
            <w:r w:rsidR="00140C25">
              <w:rPr>
                <w:rStyle w:val="CODE"/>
              </w:rPr>
              <w:t>fmi2</w:t>
            </w:r>
            <w:r w:rsidR="00654544" w:rsidRPr="0098259C">
              <w:rPr>
                <w:rStyle w:val="CODE"/>
              </w:rPr>
              <w:t>SetDebugLogging</w:t>
            </w:r>
            <w:r w:rsidR="00654544" w:rsidRPr="0098259C">
              <w:t xml:space="preserve"> (see below)</w:t>
            </w:r>
            <w:r w:rsidR="00BD0956" w:rsidRPr="0098259C">
              <w:t xml:space="preserve">. </w:t>
            </w:r>
            <w:r w:rsidRPr="0098259C">
              <w:t>Argument “</w:t>
            </w:r>
            <w:r w:rsidRPr="0098259C">
              <w:rPr>
                <w:rStyle w:val="CODE"/>
                <w:rFonts w:eastAsia="StarSymbol"/>
              </w:rPr>
              <w:t>message</w:t>
            </w:r>
            <w:r w:rsidRPr="0098259C">
              <w:t xml:space="preserve">” is provided in the same way and with the same format control as in </w:t>
            </w:r>
            <w:r w:rsidR="001F72F2" w:rsidRPr="0098259C">
              <w:t xml:space="preserve">function </w:t>
            </w:r>
            <w:r w:rsidRPr="0098259C">
              <w:t>“</w:t>
            </w:r>
            <w:r w:rsidRPr="0098259C">
              <w:rPr>
                <w:rStyle w:val="CODE"/>
                <w:rFonts w:eastAsia="StarSymbol"/>
              </w:rPr>
              <w:t>printf</w:t>
            </w:r>
            <w:r w:rsidRPr="0098259C">
              <w:t>”</w:t>
            </w:r>
            <w:r w:rsidR="001F72F2" w:rsidRPr="0098259C">
              <w:t xml:space="preserve"> from the C standard library</w:t>
            </w:r>
            <w:r w:rsidRPr="0098259C">
              <w:t xml:space="preserve">. </w:t>
            </w:r>
            <w:r w:rsidR="001F72F2" w:rsidRPr="0098259C">
              <w:t>[</w:t>
            </w:r>
            <w:r w:rsidR="001F72F2" w:rsidRPr="0098259C">
              <w:rPr>
                <w:i/>
              </w:rPr>
              <w:t>Typically, t</w:t>
            </w:r>
            <w:r w:rsidRPr="0098259C">
              <w:rPr>
                <w:i/>
              </w:rPr>
              <w:t>his function print</w:t>
            </w:r>
            <w:r w:rsidR="001F72F2" w:rsidRPr="0098259C">
              <w:rPr>
                <w:i/>
              </w:rPr>
              <w:t>s</w:t>
            </w:r>
            <w:r w:rsidRPr="0098259C">
              <w:rPr>
                <w:i/>
              </w:rPr>
              <w:t xml:space="preserve"> the message</w:t>
            </w:r>
            <w:r w:rsidR="001F72F2" w:rsidRPr="0098259C">
              <w:rPr>
                <w:i/>
              </w:rPr>
              <w:t xml:space="preserve"> and stores it optionally in a log file.</w:t>
            </w:r>
            <w:r w:rsidR="001F72F2" w:rsidRPr="0098259C">
              <w:t>]</w:t>
            </w:r>
          </w:p>
          <w:p w14:paraId="65A0E83D" w14:textId="77777777" w:rsidR="00865E89" w:rsidRPr="0098259C" w:rsidRDefault="00865E89" w:rsidP="00865E89">
            <w:pPr>
              <w:pStyle w:val="Textkrper-Tabelle"/>
              <w:ind w:left="23" w:firstLine="357"/>
            </w:pPr>
            <w:r w:rsidRPr="0098259C">
              <w:t xml:space="preserve">All string-valued arguments passed by the FMU to the logger may be deallocated by the FMU directly after function </w:t>
            </w:r>
            <w:r w:rsidRPr="0098259C">
              <w:rPr>
                <w:rStyle w:val="CODE"/>
              </w:rPr>
              <w:t>logger</w:t>
            </w:r>
            <w:r w:rsidRPr="0098259C">
              <w:t xml:space="preserve"> returns. The environment must therefore create copies of these strings if it needs to access these strings later.</w:t>
            </w:r>
          </w:p>
          <w:p w14:paraId="68FA4CAA" w14:textId="19B08537" w:rsidR="0043791A" w:rsidRPr="0098259C" w:rsidRDefault="0043791A" w:rsidP="00865E89">
            <w:pPr>
              <w:pStyle w:val="Textkrper-Tabelle"/>
              <w:ind w:left="23" w:firstLine="357"/>
            </w:pPr>
            <w:r w:rsidRPr="0098259C">
              <w:t xml:space="preserve">The logger function will append a line break to each message when writing messages after each other to a terminal or </w:t>
            </w:r>
            <w:r w:rsidR="001F72F2" w:rsidRPr="0098259C">
              <w:t xml:space="preserve">a </w:t>
            </w:r>
            <w:r w:rsidRPr="0098259C">
              <w:t xml:space="preserve">file (the messages may also be shown in other ways, </w:t>
            </w:r>
            <w:r w:rsidR="000061EF" w:rsidRPr="0098259C">
              <w:t>for example</w:t>
            </w:r>
            <w:ins w:id="1151" w:author="Bertsch Christian (CR/AEE3)" w:date="2019-09-06T11:23:00Z">
              <w:r w:rsidR="006D4A3A">
                <w:t>,</w:t>
              </w:r>
            </w:ins>
            <w:r w:rsidR="000061EF" w:rsidRPr="0098259C">
              <w:t xml:space="preserve"> </w:t>
            </w:r>
            <w:r w:rsidRPr="0098259C">
              <w:t>as separate text-boxes in a GUI). The caller may include line-breaks (using "\n") within the message, but should avoid trailing line breaks.</w:t>
            </w:r>
          </w:p>
          <w:p w14:paraId="655C1429" w14:textId="3539C45A" w:rsidR="0043791A" w:rsidRPr="0098259C" w:rsidRDefault="0043791A" w:rsidP="00F54046">
            <w:pPr>
              <w:pStyle w:val="Textkrper-Tabelle"/>
              <w:ind w:firstLine="360"/>
              <w:rPr>
                <w:i/>
              </w:rPr>
            </w:pPr>
            <w:r w:rsidRPr="0098259C">
              <w:t xml:space="preserve">Variables are referenced in a message with “#&lt;Type&gt;&lt;ValueReference&gt;#” where &lt;Type&gt; is “r” for </w:t>
            </w:r>
            <w:r w:rsidR="00140C25">
              <w:rPr>
                <w:rStyle w:val="CODE"/>
              </w:rPr>
              <w:t>fmi2</w:t>
            </w:r>
            <w:r w:rsidRPr="0098259C">
              <w:rPr>
                <w:rStyle w:val="CODE"/>
              </w:rPr>
              <w:t>Real</w:t>
            </w:r>
            <w:r w:rsidRPr="0098259C">
              <w:t xml:space="preserve">, “i”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xml:space="preserve">. If character “#”shall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body.m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t>if “</w:t>
            </w:r>
            <w:r w:rsidRPr="0098259C">
              <w:rPr>
                <w:rStyle w:val="CODE"/>
                <w:rFonts w:eastAsia="StarSymbol"/>
                <w:i/>
              </w:rPr>
              <w:t>body.m</w:t>
            </w:r>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r w:rsidRPr="0098259C">
              <w:rPr>
                <w:b/>
              </w:rPr>
              <w:t>allocateMemory</w:t>
            </w:r>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t xml:space="preserve">Pointer to a function that is called in the </w:t>
            </w:r>
            <w:r w:rsidR="007C0100" w:rsidRPr="0098259C">
              <w:t>FMU</w:t>
            </w:r>
            <w:r w:rsidRPr="0098259C">
              <w:t xml:space="preserve"> if memory needs to be allocated. </w:t>
            </w:r>
            <w:r w:rsidR="007C0100" w:rsidRPr="0098259C">
              <w:t>If attribute “</w:t>
            </w:r>
            <w:r w:rsidR="007C0100" w:rsidRPr="0098259C">
              <w:rPr>
                <w:rStyle w:val="CODE"/>
              </w:rPr>
              <w:t>canNotUseMemoryManagementFunctions = true</w:t>
            </w:r>
            <w:r w:rsidR="007C0100" w:rsidRPr="0098259C">
              <w:t xml:space="preserve">” in </w:t>
            </w:r>
            <w:r w:rsidR="0053248D">
              <w:t>&lt;</w:t>
            </w:r>
            <w:r w:rsidR="0053248D">
              <w:rPr>
                <w:rStyle w:val="CODE"/>
              </w:rPr>
              <w:t>fmiModelDescription&gt;&lt;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allocateMemory</w:t>
            </w:r>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r w:rsidRPr="0098259C">
              <w:rPr>
                <w:rStyle w:val="CODE"/>
              </w:rPr>
              <w:t>calloc</w:t>
            </w:r>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r w:rsidRPr="0098259C">
              <w:rPr>
                <w:rStyle w:val="CODE"/>
                <w:rFonts w:cs="Courier New"/>
              </w:rPr>
              <w:t>allocateMemory</w:t>
            </w:r>
            <w:r w:rsidRPr="0098259C">
              <w:t xml:space="preserve"> returns a pointer to space for a vector of </w:t>
            </w:r>
            <w:r w:rsidRPr="0098259C">
              <w:rPr>
                <w:rStyle w:val="CODE"/>
              </w:rPr>
              <w:t>nobj</w:t>
            </w:r>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r w:rsidRPr="0098259C">
              <w:rPr>
                <w:rStyle w:val="CODE"/>
                <w:i/>
              </w:rPr>
              <w:t>calloc</w:t>
            </w:r>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r w:rsidRPr="0098259C">
              <w:rPr>
                <w:b/>
              </w:rPr>
              <w:t>freeMemory</w:t>
            </w:r>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r w:rsidRPr="0098259C">
              <w:rPr>
                <w:rStyle w:val="CODE"/>
              </w:rPr>
              <w:t>allocateMemory</w:t>
            </w:r>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r w:rsidR="007C0100" w:rsidRPr="0098259C">
              <w:rPr>
                <w:rStyle w:val="CODE"/>
              </w:rPr>
              <w:t>canNotUseMemoryManagementFunctions = true</w:t>
            </w:r>
            <w:r w:rsidR="007C0100" w:rsidRPr="0098259C">
              <w:t xml:space="preserve">” in </w:t>
            </w:r>
            <w:r w:rsidR="0053248D">
              <w:t>&lt;</w:t>
            </w:r>
            <w:r w:rsidR="007C0100" w:rsidRPr="0098259C">
              <w:rPr>
                <w:rStyle w:val="CODE"/>
              </w:rPr>
              <w:t>fmiModelDescription</w:t>
            </w:r>
            <w:r w:rsidR="0053248D">
              <w:rPr>
                <w:rStyle w:val="CODE"/>
              </w:rPr>
              <w:t>&gt;&lt;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freeMemory</w:t>
            </w:r>
            <w:r w:rsidR="007C0100" w:rsidRPr="0098259C">
              <w:t xml:space="preserve"> is not used in the FMU and a </w:t>
            </w:r>
            <w:r w:rsidR="00CA0FD9">
              <w:t xml:space="preserve">null </w:t>
            </w:r>
            <w:r w:rsidR="007C0100" w:rsidRPr="0098259C">
              <w:t>pointer can be provided.</w:t>
            </w:r>
          </w:p>
          <w:p w14:paraId="1ADC5C47" w14:textId="41994748" w:rsidR="00794D85" w:rsidRPr="0098259C" w:rsidRDefault="00672741">
            <w:pPr>
              <w:pStyle w:val="BlockText"/>
              <w:spacing w:before="120" w:after="0" w:line="260" w:lineRule="exact"/>
              <w:ind w:left="0" w:right="482"/>
            </w:pPr>
            <w:r w:rsidRPr="0098259C">
              <w:t xml:space="preserve">Function </w:t>
            </w:r>
            <w:r w:rsidRPr="0098259C">
              <w:rPr>
                <w:b/>
                <w:szCs w:val="21"/>
              </w:rPr>
              <w:t>stepFinished</w:t>
            </w:r>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r w:rsidR="00794D85" w:rsidRPr="002F3E46">
              <w:rPr>
                <w:rStyle w:val="CODE"/>
              </w:rPr>
              <w:t>fmiGetStatus(..)</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2856D6" w:rsidRDefault="00140C25">
            <w:pPr>
              <w:pStyle w:val="CODE1"/>
              <w:spacing w:before="240"/>
              <w:ind w:left="0"/>
              <w:rPr>
                <w:noProof w:val="0"/>
                <w:rPrChange w:id="1152" w:author="Bertsch Christian (CR/AEE3)" w:date="2019-09-28T17:23:00Z">
                  <w:rPr>
                    <w:noProof w:val="0"/>
                    <w:sz w:val="19"/>
                  </w:rPr>
                </w:rPrChange>
              </w:rPr>
            </w:pPr>
            <w:r w:rsidRPr="002F3E46">
              <w:rPr>
                <w:rStyle w:val="CODE"/>
              </w:rPr>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r w:rsidR="006A1530" w:rsidRPr="0098259C">
              <w:rPr>
                <w:rStyle w:val="CODE"/>
                <w:noProof w:val="0"/>
              </w:rPr>
              <w:t xml:space="preserve"> nCategories,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String categories[]</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4A018A23" w14:textId="67F36267" w:rsidR="002856D6" w:rsidRDefault="002856D6">
            <w:pPr>
              <w:pStyle w:val="Textkrper-Tabelle"/>
              <w:ind w:left="23"/>
              <w:rPr>
                <w:ins w:id="1153" w:author="Bertsch Christian (CR/AEE3)" w:date="2019-09-28T17:24:00Z"/>
              </w:rPr>
            </w:pPr>
            <w:ins w:id="1154" w:author="Bertsch Christian (CR/AEE3)" w:date="2019-09-28T17:23:00Z">
              <w:r>
                <w:t>The function controls debug logging that is output via the logger function callback.</w:t>
              </w:r>
              <w:r>
                <w:br/>
              </w:r>
            </w:ins>
            <w:r w:rsidR="0043791A" w:rsidRPr="0098259C">
              <w:t xml:space="preserve">If </w:t>
            </w:r>
            <w:r w:rsidR="0043791A" w:rsidRPr="0098259C">
              <w:rPr>
                <w:rStyle w:val="CODE"/>
                <w:rFonts w:eastAsia="StarSymbol"/>
              </w:rPr>
              <w:t>loggingOn</w:t>
            </w:r>
            <w:ins w:id="1155" w:author="Bertsch Christian (CR/AEE3)" w:date="2019-09-28T17:25:00Z">
              <w:r>
                <w:rPr>
                  <w:rStyle w:val="CODE"/>
                  <w:rFonts w:eastAsia="StarSymbol"/>
                </w:rPr>
                <w:t xml:space="preserve"> </w:t>
              </w:r>
            </w:ins>
            <w:r w:rsidR="0043791A" w:rsidRPr="0098259C">
              <w:rPr>
                <w:rStyle w:val="CODE"/>
                <w:rFonts w:eastAsia="StarSymbol"/>
              </w:rPr>
              <w:t>=</w:t>
            </w:r>
            <w:ins w:id="1156" w:author="Bertsch Christian (CR/AEE3)" w:date="2019-09-28T17:25:00Z">
              <w:r>
                <w:rPr>
                  <w:rStyle w:val="CODE"/>
                  <w:rFonts w:eastAsia="StarSymbol"/>
                </w:rPr>
                <w:t xml:space="preserve"> </w:t>
              </w:r>
            </w:ins>
            <w:r w:rsidR="00140C25">
              <w:rPr>
                <w:rStyle w:val="CODE"/>
                <w:rFonts w:eastAsia="StarSymbol"/>
              </w:rPr>
              <w:t>fmi2</w:t>
            </w:r>
            <w:r w:rsidR="0043791A" w:rsidRPr="0098259C">
              <w:rPr>
                <w:rStyle w:val="CODE"/>
                <w:rFonts w:eastAsia="StarSymbol"/>
              </w:rPr>
              <w:t>True</w:t>
            </w:r>
            <w:r w:rsidR="0043791A" w:rsidRPr="0098259C">
              <w:t>, debug logging is enabled, otherwise it is switched off.</w:t>
            </w:r>
          </w:p>
          <w:p w14:paraId="7183C3A4" w14:textId="044ED502" w:rsidR="0043791A" w:rsidRPr="0098259C" w:rsidRDefault="002856D6">
            <w:pPr>
              <w:pStyle w:val="Textkrper-Tabelle"/>
              <w:ind w:left="23"/>
            </w:pPr>
            <w:ins w:id="1157" w:author="Bertsch Christian (CR/AEE3)" w:date="2019-09-28T17:24:00Z">
              <w:r>
                <w:t xml:space="preserve">If </w:t>
              </w:r>
              <w:r w:rsidRPr="002856D6">
                <w:rPr>
                  <w:rStyle w:val="CODE"/>
                  <w:rFonts w:eastAsia="StarSymbol"/>
                  <w:rPrChange w:id="1158" w:author="Bertsch Christian (CR/AEE3)" w:date="2019-09-28T17:24:00Z">
                    <w:rPr/>
                  </w:rPrChange>
                </w:rPr>
                <w:t>loggingOn</w:t>
              </w:r>
            </w:ins>
            <w:ins w:id="1159" w:author="Bertsch Christian (CR/AEE3)" w:date="2019-09-28T17:25:00Z">
              <w:r>
                <w:rPr>
                  <w:rStyle w:val="CODE"/>
                  <w:rFonts w:eastAsia="StarSymbol"/>
                </w:rPr>
                <w:t xml:space="preserve"> </w:t>
              </w:r>
            </w:ins>
            <w:ins w:id="1160" w:author="Bertsch Christian (CR/AEE3)" w:date="2019-09-28T17:24:00Z">
              <w:r w:rsidRPr="002856D6">
                <w:rPr>
                  <w:rStyle w:val="CODE"/>
                  <w:rFonts w:eastAsia="StarSymbol"/>
                  <w:rPrChange w:id="1161" w:author="Bertsch Christian (CR/AEE3)" w:date="2019-09-28T17:25:00Z">
                    <w:rPr/>
                  </w:rPrChange>
                </w:rPr>
                <w:t>=</w:t>
              </w:r>
            </w:ins>
            <w:ins w:id="1162" w:author="Bertsch Christian (CR/AEE3)" w:date="2019-09-28T17:25:00Z">
              <w:r w:rsidRPr="002856D6">
                <w:rPr>
                  <w:rStyle w:val="CODE"/>
                  <w:rFonts w:eastAsia="StarSymbol"/>
                  <w:rPrChange w:id="1163" w:author="Bertsch Christian (CR/AEE3)" w:date="2019-09-28T17:25:00Z">
                    <w:rPr/>
                  </w:rPrChange>
                </w:rPr>
                <w:t xml:space="preserve"> </w:t>
              </w:r>
            </w:ins>
            <w:ins w:id="1164" w:author="Bertsch Christian (CR/AEE3)" w:date="2019-09-28T17:24:00Z">
              <w:r w:rsidRPr="002856D6">
                <w:rPr>
                  <w:rStyle w:val="CODE"/>
                  <w:rFonts w:eastAsia="StarSymbol"/>
                  <w:rPrChange w:id="1165" w:author="Bertsch Christian (CR/AEE3)" w:date="2019-09-28T17:25:00Z">
                    <w:rPr/>
                  </w:rPrChange>
                </w:rPr>
                <w:t>fmi2True</w:t>
              </w:r>
              <w:r>
                <w:t xml:space="preserve"> and </w:t>
              </w:r>
              <w:r w:rsidRPr="002856D6">
                <w:rPr>
                  <w:rStyle w:val="CODE"/>
                  <w:rFonts w:eastAsia="StarSymbol"/>
                  <w:rPrChange w:id="1166" w:author="Bertsch Christian (CR/AEE3)" w:date="2019-09-28T17:25:00Z">
                    <w:rPr/>
                  </w:rPrChange>
                </w:rPr>
                <w:t>nCategories = 0</w:t>
              </w:r>
              <w:r>
                <w:t>, then all debug messages shall be output.</w:t>
              </w:r>
            </w:ins>
            <w:r w:rsidR="00654544" w:rsidRPr="0098259C">
              <w:br/>
              <w:t>If</w:t>
            </w:r>
            <w:r w:rsidR="00654544" w:rsidRPr="0098259C">
              <w:rPr>
                <w:rStyle w:val="CODE"/>
                <w:rFonts w:eastAsia="StarSymbol"/>
              </w:rPr>
              <w:t xml:space="preserve"> loggingOn=</w:t>
            </w:r>
            <w:r w:rsidR="00140C25">
              <w:rPr>
                <w:rStyle w:val="CODE"/>
                <w:rFonts w:eastAsia="StarSymbol"/>
              </w:rPr>
              <w:t>fmi2</w:t>
            </w:r>
            <w:r w:rsidR="00654544" w:rsidRPr="0098259C">
              <w:rPr>
                <w:rStyle w:val="CODE"/>
                <w:rFonts w:eastAsia="StarSymbol"/>
              </w:rPr>
              <w:t>True</w:t>
            </w:r>
            <w:r w:rsidR="00654544" w:rsidRPr="0098259C">
              <w:t xml:space="preserve"> and </w:t>
            </w:r>
            <w:r w:rsidR="00654544" w:rsidRPr="0098259C">
              <w:rPr>
                <w:rStyle w:val="CODE"/>
              </w:rPr>
              <w:t>nCategories &gt; 0</w:t>
            </w:r>
            <w:r w:rsidR="00654544" w:rsidRPr="0098259C">
              <w:t xml:space="preserve">, </w:t>
            </w:r>
            <w:ins w:id="1167" w:author="Bertsch Christian (CR/AEE3)" w:date="2019-09-28T17:26:00Z">
              <w:r>
                <w:t>then only debug messages according to</w:t>
              </w:r>
              <w:r>
                <w:br/>
                <w:t xml:space="preserve">the </w:t>
              </w:r>
              <w:r w:rsidRPr="002856D6">
                <w:rPr>
                  <w:rStyle w:val="CODE"/>
                  <w:rFonts w:eastAsia="StarSymbol"/>
                  <w:rPrChange w:id="1168" w:author="Bertsch Christian (CR/AEE3)" w:date="2019-09-28T17:26:00Z">
                    <w:rPr/>
                  </w:rPrChange>
                </w:rPr>
                <w:t>categories</w:t>
              </w:r>
              <w:r>
                <w:t xml:space="preserve"> argument shall be output. Vector </w:t>
              </w:r>
              <w:r w:rsidRPr="002856D6">
                <w:rPr>
                  <w:rStyle w:val="CODE"/>
                  <w:rFonts w:eastAsia="StarSymbol"/>
                  <w:rPrChange w:id="1169" w:author="Bertsch Christian (CR/AEE3)" w:date="2019-09-28T17:26:00Z">
                    <w:rPr/>
                  </w:rPrChange>
                </w:rPr>
                <w:t>categories</w:t>
              </w:r>
              <w:r>
                <w:t xml:space="preserve"> has</w:t>
              </w:r>
              <w:r>
                <w:br/>
              </w:r>
              <w:r w:rsidRPr="002856D6">
                <w:rPr>
                  <w:rStyle w:val="CODE"/>
                  <w:rFonts w:eastAsia="StarSymbol"/>
                  <w:rPrChange w:id="1170" w:author="Bertsch Christian (CR/AEE3)" w:date="2019-09-28T17:26:00Z">
                    <w:rPr/>
                  </w:rPrChange>
                </w:rPr>
                <w:t>nCategories</w:t>
              </w:r>
              <w:r>
                <w:t xml:space="preserve"> elements. The allowed values of </w:t>
              </w:r>
              <w:r w:rsidRPr="002856D6">
                <w:rPr>
                  <w:rStyle w:val="CODE"/>
                  <w:rFonts w:eastAsia="StarSymbol"/>
                  <w:rPrChange w:id="1171" w:author="Bertsch Christian (CR/AEE3)" w:date="2019-09-28T17:27:00Z">
                    <w:rPr/>
                  </w:rPrChange>
                </w:rPr>
                <w:t>categories</w:t>
              </w:r>
              <w:r>
                <w:t xml:space="preserve"> are defined by the modeling</w:t>
              </w:r>
              <w:r>
                <w:br/>
                <w:t>environment that generated the FMU. Depending on the generating modeling environment,</w:t>
              </w:r>
              <w:r>
                <w:br/>
                <w:t>none, some or all allowed values for categories for this FMU are defined in the</w:t>
              </w:r>
              <w:r>
                <w:br/>
              </w:r>
              <w:r w:rsidRPr="002856D6">
                <w:rPr>
                  <w:rStyle w:val="CODE"/>
                  <w:rFonts w:eastAsia="StarSymbol"/>
                  <w:rPrChange w:id="1172" w:author="Bertsch Christian (CR/AEE3)" w:date="2019-09-28T17:27:00Z">
                    <w:rPr/>
                  </w:rPrChange>
                </w:rPr>
                <w:t>modelDescription.xml</w:t>
              </w:r>
              <w:r>
                <w:t xml:space="preserve"> file via element “</w:t>
              </w:r>
              <w:r w:rsidRPr="002856D6">
                <w:rPr>
                  <w:rStyle w:val="CODE"/>
                  <w:rFonts w:eastAsia="StarSymbol"/>
                  <w:rPrChange w:id="1173" w:author="Bertsch Christian (CR/AEE3)" w:date="2019-09-28T17:27:00Z">
                    <w:rPr/>
                  </w:rPrChange>
                </w:rPr>
                <w:t>fmiModelDescription.LogCategories</w:t>
              </w:r>
              <w:r>
                <w:t>”</w:t>
              </w:r>
            </w:ins>
            <w:del w:id="1174" w:author="Bertsch Christian (CR/AEE3)" w:date="2019-09-28T17:28:00Z">
              <w:r w:rsidR="00654544" w:rsidRPr="0098259C" w:rsidDel="002856D6">
                <w:delText xml:space="preserve">then only debug messages according to the </w:delText>
              </w:r>
              <w:r w:rsidR="00654544" w:rsidRPr="0098259C" w:rsidDel="002856D6">
                <w:rPr>
                  <w:rStyle w:val="CODE"/>
                </w:rPr>
                <w:delText>categories</w:delText>
              </w:r>
              <w:r w:rsidR="00654544" w:rsidRPr="0098259C" w:rsidDel="002856D6">
                <w:delText xml:space="preserve"> argument shall be printed via the logger function. </w:delText>
              </w:r>
              <w:r w:rsidR="00F535D8" w:rsidRPr="0098259C" w:rsidDel="002856D6">
                <w:delText xml:space="preserve">Vector </w:delText>
              </w:r>
              <w:r w:rsidR="00F535D8" w:rsidRPr="0098259C" w:rsidDel="002856D6">
                <w:rPr>
                  <w:rStyle w:val="CODE"/>
                </w:rPr>
                <w:delText>categories</w:delText>
              </w:r>
              <w:r w:rsidR="00F535D8" w:rsidRPr="0098259C" w:rsidDel="002856D6">
                <w:delText xml:space="preserve"> has </w:delText>
              </w:r>
              <w:r w:rsidR="00F535D8" w:rsidRPr="0098259C" w:rsidDel="002856D6">
                <w:rPr>
                  <w:rStyle w:val="CODE"/>
                </w:rPr>
                <w:delText>nCategories</w:delText>
              </w:r>
              <w:r w:rsidR="00F535D8" w:rsidRPr="0098259C" w:rsidDel="002856D6">
                <w:delText xml:space="preserve"> elements. </w:delText>
              </w:r>
              <w:r w:rsidR="00760DB5" w:rsidRPr="0098259C" w:rsidDel="002856D6">
                <w:delText xml:space="preserve">The allowed values of </w:delText>
              </w:r>
            </w:del>
            <w:del w:id="1175" w:author="Bertsch Christian (CR/AEE3)" w:date="2019-09-06T11:23:00Z">
              <w:r w:rsidR="00760DB5" w:rsidRPr="0098259C">
                <w:delText>“</w:delText>
              </w:r>
              <w:r w:rsidR="00760DB5" w:rsidRPr="0098259C">
                <w:rPr>
                  <w:rStyle w:val="CODE"/>
                </w:rPr>
                <w:delText>category</w:delText>
              </w:r>
              <w:r w:rsidR="00760DB5" w:rsidRPr="0098259C">
                <w:delText>”</w:delText>
              </w:r>
            </w:del>
            <w:del w:id="1176" w:author="Bertsch Christian (CR/AEE3)" w:date="2019-09-28T17:28:00Z">
              <w:r w:rsidR="00760DB5" w:rsidRPr="0098259C" w:rsidDel="002856D6">
                <w:delText xml:space="preserve"> are defined by the modeling environment that generated the FMU. Depending on th</w:delText>
              </w:r>
              <w:r w:rsidR="00E8352A" w:rsidRPr="0098259C" w:rsidDel="002856D6">
                <w:delText>e</w:delText>
              </w:r>
              <w:r w:rsidR="00760DB5" w:rsidRPr="0098259C" w:rsidDel="002856D6">
                <w:delText xml:space="preserve"> </w:delText>
              </w:r>
              <w:r w:rsidR="00E8352A" w:rsidRPr="0098259C" w:rsidDel="002856D6">
                <w:delText xml:space="preserve">generating </w:delText>
              </w:r>
              <w:r w:rsidR="00760DB5" w:rsidRPr="0098259C" w:rsidDel="002856D6">
                <w:delText xml:space="preserve">modeling environment, none, some or all allowed values for </w:delText>
              </w:r>
            </w:del>
            <w:del w:id="1177" w:author="Bertsch Christian (CR/AEE3)" w:date="2019-09-06T11:23:00Z">
              <w:r w:rsidR="00760DB5" w:rsidRPr="0098259C">
                <w:delText>“</w:delText>
              </w:r>
            </w:del>
            <w:del w:id="1178" w:author="Bertsch Christian (CR/AEE3)" w:date="2019-09-28T17:28:00Z">
              <w:r w:rsidR="00760DB5" w:rsidRPr="0098259C" w:rsidDel="002856D6">
                <w:rPr>
                  <w:rStyle w:val="CODE"/>
                  <w:rFonts w:eastAsia="StarSymbol"/>
                </w:rPr>
                <w:delText>categories</w:delText>
              </w:r>
            </w:del>
            <w:del w:id="1179" w:author="Bertsch Christian (CR/AEE3)" w:date="2019-09-06T11:23:00Z">
              <w:r w:rsidR="00760DB5" w:rsidRPr="0098259C">
                <w:delText>”</w:delText>
              </w:r>
            </w:del>
            <w:del w:id="1180" w:author="Bertsch Christian (CR/AEE3)" w:date="2019-09-28T17:28:00Z">
              <w:r w:rsidR="00760DB5" w:rsidRPr="0098259C" w:rsidDel="002856D6">
                <w:delText xml:space="preserve"> for this FMU are defined in the </w:delText>
              </w:r>
              <w:r w:rsidR="00760DB5" w:rsidRPr="0098259C" w:rsidDel="002856D6">
                <w:rPr>
                  <w:rStyle w:val="CODE"/>
                </w:rPr>
                <w:delText>modelDescription.</w:delText>
              </w:r>
              <w:r w:rsidR="008E76A9" w:rsidDel="002856D6">
                <w:rPr>
                  <w:rStyle w:val="CODE"/>
                </w:rPr>
                <w:delText>xml</w:delText>
              </w:r>
              <w:r w:rsidR="00760DB5" w:rsidRPr="0098259C" w:rsidDel="002856D6">
                <w:delText xml:space="preserve"> file via element “</w:delText>
              </w:r>
              <w:r w:rsidR="00760DB5" w:rsidRPr="0098259C" w:rsidDel="002856D6">
                <w:rPr>
                  <w:rStyle w:val="CODE"/>
                </w:rPr>
                <w:delText>fmiModelDescription.LogCategories</w:delText>
              </w:r>
              <w:r w:rsidR="00760DB5" w:rsidRPr="0098259C" w:rsidDel="002856D6">
                <w:delText>”</w:delText>
              </w:r>
            </w:del>
            <w:r w:rsidR="00760DB5" w:rsidRPr="0098259C">
              <w:t>, see section</w:t>
            </w:r>
            <w:del w:id="1181" w:author="Bertsch Christian (CR/AEE3)" w:date="2019-09-24T15:53:00Z">
              <w:r w:rsidR="00760DB5" w:rsidRPr="0098259C" w:rsidDel="00546BF2">
                <w:delText xml:space="preserve"> </w:delText>
              </w:r>
            </w:del>
            <w:ins w:id="1182" w:author="Bertsch Christian (CR/AEE3)" w:date="2019-09-24T15:53:00Z">
              <w:r w:rsidR="00546BF2">
                <w:t xml:space="preserve"> </w:t>
              </w:r>
            </w:ins>
            <w:ins w:id="1183" w:author="Bertsch Christian (CR/AEE3)" w:date="2019-09-24T15:54:00Z">
              <w:r w:rsidR="00546BF2">
                <w:fldChar w:fldCharType="begin"/>
              </w:r>
              <w:r w:rsidR="00546BF2">
                <w:instrText xml:space="preserve"> REF _Ref20232858 \r \h </w:instrText>
              </w:r>
            </w:ins>
            <w:r w:rsidR="00546BF2">
              <w:fldChar w:fldCharType="separate"/>
            </w:r>
            <w:ins w:id="1184" w:author="Bertsch Christian (CR/AEE3)" w:date="2019-10-03T18:12:00Z">
              <w:r w:rsidR="000440B4">
                <w:t>2.2.4</w:t>
              </w:r>
            </w:ins>
            <w:ins w:id="1185" w:author="Bertsch Christian (CR/AEE3)" w:date="2019-09-24T15:54:00Z">
              <w:r w:rsidR="00546BF2">
                <w:fldChar w:fldCharType="end"/>
              </w:r>
            </w:ins>
            <w:del w:id="1186" w:author="Bertsch Christian (CR/AEE3)" w:date="2019-09-24T15:53:00Z">
              <w:r w:rsidR="006675E0" w:rsidDel="00546BF2">
                <w:fldChar w:fldCharType="begin"/>
              </w:r>
              <w:r w:rsidR="006675E0" w:rsidDel="00546BF2">
                <w:delInstrText xml:space="preserve"> REF _Ref348900508 \n \h </w:delInstrText>
              </w:r>
              <w:r w:rsidR="006675E0" w:rsidDel="00546BF2">
                <w:fldChar w:fldCharType="separate"/>
              </w:r>
            </w:del>
            <w:ins w:id="1187" w:author="Otter, Martin" w:date="2019-09-06T11:33:00Z">
              <w:del w:id="1188" w:author="Bertsch Christian (CR/AEE3)" w:date="2019-09-23T06:20:00Z">
                <w:r w:rsidR="007C1036" w:rsidDel="005C4EE5">
                  <w:delText>0</w:delText>
                </w:r>
              </w:del>
            </w:ins>
            <w:del w:id="1189" w:author="Bertsch Christian (CR/AEE3)" w:date="2019-09-23T06:20:00Z">
              <w:r w:rsidR="00854655" w:rsidDel="005C4EE5">
                <w:delText>2.2.4</w:delText>
              </w:r>
            </w:del>
            <w:del w:id="1190" w:author="Bertsch Christian (CR/AEE3)" w:date="2019-09-24T15:53:00Z">
              <w:r w:rsidR="006675E0" w:rsidDel="00546BF2">
                <w:fldChar w:fldCharType="end"/>
              </w:r>
            </w:del>
            <w:r w:rsidR="00760DB5" w:rsidRPr="0098259C">
              <w:t>.</w:t>
            </w:r>
          </w:p>
        </w:tc>
      </w:tr>
    </w:tbl>
    <w:p w14:paraId="70984631" w14:textId="77777777" w:rsidR="00E93AC0" w:rsidRPr="0098259C" w:rsidRDefault="00E93AC0" w:rsidP="00E93AC0">
      <w:pPr>
        <w:pStyle w:val="Heading3"/>
      </w:pPr>
      <w:bookmarkStart w:id="1191" w:name="_Toc20839920"/>
      <w:bookmarkStart w:id="1192" w:name="_Ref289783610"/>
      <w:r w:rsidRPr="0098259C">
        <w:t>Initialization</w:t>
      </w:r>
      <w:r>
        <w:t>,</w:t>
      </w:r>
      <w:r w:rsidRPr="0098259C">
        <w:t xml:space="preserve"> Termination</w:t>
      </w:r>
      <w:r>
        <w:t>, and Resetting an FMU</w:t>
      </w:r>
      <w:bookmarkEnd w:id="1191"/>
    </w:p>
    <w:p w14:paraId="1CC9C688" w14:textId="77777777" w:rsidR="00E93AC0" w:rsidRPr="0098259C" w:rsidRDefault="00E93AC0" w:rsidP="00E93AC0">
      <w:pPr>
        <w:pStyle w:val="BodyText"/>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BodyText"/>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101915">
              <w:rPr>
                <w:rStyle w:val="CODE"/>
                <w:rFonts w:eastAsia="StarSymbol" w:cs="Courier New"/>
              </w:rPr>
              <w:t>SetupExperiment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Boolean   t</w:t>
            </w:r>
            <w:r>
              <w:rPr>
                <w:rStyle w:val="CODE"/>
                <w:rFonts w:cs="Courier New"/>
              </w:rPr>
              <w:t>oleranceDefined,</w:t>
            </w:r>
          </w:p>
          <w:p w14:paraId="5D57E080" w14:textId="79628F18" w:rsidR="00DF000F" w:rsidRDefault="00E93AC0" w:rsidP="00DF000F">
            <w:pPr>
              <w:tabs>
                <w:tab w:val="left" w:pos="7290"/>
              </w:tabs>
              <w:rPr>
                <w:rStyle w:val="CODE"/>
                <w:rFonts w:cs="Courier New"/>
              </w:rPr>
            </w:pPr>
            <w:r w:rsidRPr="0098259C">
              <w:rPr>
                <w:rStyle w:val="CODE"/>
                <w:rFonts w:cs="Courier New"/>
              </w:rPr>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startTime</w:t>
            </w:r>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Defined,</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1DF7AD9D" w:rsidR="00101915" w:rsidRPr="008A0DA7" w:rsidRDefault="00101915" w:rsidP="00101915">
            <w:pPr>
              <w:pStyle w:val="Textkrper-Tabelle"/>
              <w:rPr>
                <w:b/>
              </w:rPr>
            </w:pPr>
            <w:r>
              <w:t xml:space="preserve">Informs the FMU to setup the experiment. This function </w:t>
            </w:r>
            <w:del w:id="1193" w:author="Bertsch Christian (CR/AEE3)" w:date="2019-09-06T11:23:00Z">
              <w:r>
                <w:delText>can</w:delText>
              </w:r>
            </w:del>
            <w:ins w:id="1194" w:author="Bertsch Christian (CR/AEE3)" w:date="2019-09-06T11:23:00Z">
              <w:r w:rsidR="0022690C">
                <w:t>must</w:t>
              </w:r>
            </w:ins>
            <w:r w:rsidR="0022690C">
              <w:t xml:space="preserve">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r w:rsidR="00D900E6">
              <w:rPr>
                <w:rStyle w:val="CODE"/>
                <w:rFonts w:cs="Courier New"/>
              </w:rPr>
              <w:t>t</w:t>
            </w:r>
            <w:r>
              <w:rPr>
                <w:rStyle w:val="CODE"/>
                <w:rFonts w:cs="Courier New"/>
              </w:rPr>
              <w:t>oleranceDefined</w:t>
            </w:r>
            <w:r>
              <w:t xml:space="preserve"> and </w:t>
            </w:r>
            <w:r w:rsidR="00D900E6">
              <w:rPr>
                <w:rStyle w:val="CODE"/>
                <w:rFonts w:cs="Courier New"/>
              </w:rPr>
              <w:t>t</w:t>
            </w:r>
            <w:r w:rsidRPr="0098259C">
              <w:rPr>
                <w:rStyle w:val="CODE"/>
                <w:rFonts w:cs="Courier New"/>
              </w:rPr>
              <w:t>olerance</w:t>
            </w:r>
            <w:r>
              <w:t xml:space="preserve"> depend on the FMU type:</w:t>
            </w:r>
            <w:r>
              <w:br/>
            </w:r>
            <w:r>
              <w:br/>
            </w:r>
            <w:r w:rsidRPr="008A0DA7">
              <w:rPr>
                <w:b/>
              </w:rPr>
              <w:t xml:space="preserve">fmuType = </w:t>
            </w:r>
            <w:r w:rsidR="00140C25">
              <w:rPr>
                <w:b/>
              </w:rPr>
              <w:t>fmi2</w:t>
            </w:r>
            <w:r w:rsidRPr="008A0DA7">
              <w:rPr>
                <w:b/>
              </w:rPr>
              <w:t>ModelExchange:</w:t>
            </w:r>
          </w:p>
          <w:p w14:paraId="7120FFAC" w14:textId="41CC142F" w:rsidR="00101915" w:rsidRDefault="00101915" w:rsidP="00101915">
            <w:pPr>
              <w:pStyle w:val="Textkrper-Tabelle"/>
              <w:ind w:left="284"/>
            </w:pPr>
            <w:r w:rsidRPr="0098259C">
              <w:t>If “</w:t>
            </w:r>
            <w:r w:rsidR="00D900E6">
              <w:rPr>
                <w:rStyle w:val="CODE"/>
                <w:rFonts w:cs="Courier New"/>
                <w:szCs w:val="24"/>
                <w:lang w:eastAsia="nl-NL"/>
              </w:rPr>
              <w:t>t</w:t>
            </w:r>
            <w:r w:rsidRPr="007814B1">
              <w:rPr>
                <w:rStyle w:val="CODE"/>
                <w:rFonts w:cs="Courier New"/>
                <w:szCs w:val="24"/>
                <w:lang w:eastAsia="nl-NL"/>
              </w:rPr>
              <w:t>oleranceDefined</w:t>
            </w:r>
            <w:r w:rsidRPr="0098259C">
              <w:rPr>
                <w:rStyle w:val="CODE"/>
              </w:rPr>
              <w:t xml:space="preserve"> = </w:t>
            </w:r>
            <w:r w:rsidR="00140C25">
              <w:rPr>
                <w:rStyle w:val="CODE"/>
              </w:rPr>
              <w:t>fmi2</w:t>
            </w:r>
            <w:r w:rsidRPr="0098259C">
              <w:rPr>
                <w:rStyle w:val="CODE"/>
              </w:rPr>
              <w:t>True</w:t>
            </w:r>
            <w:del w:id="1195" w:author="Bertsch Christian (CR/AEE3)" w:date="2019-09-06T11:23:00Z">
              <w:r w:rsidRPr="0098259C">
                <w:delText>”</w:delText>
              </w:r>
            </w:del>
            <w:ins w:id="1196" w:author="Bertsch Christian (CR/AEE3)" w:date="2019-09-06T11:23:00Z">
              <w:r w:rsidRPr="0098259C">
                <w:t>”</w:t>
              </w:r>
              <w:r w:rsidR="00EB188D">
                <w:t>,</w:t>
              </w:r>
            </w:ins>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ins w:id="1197" w:author="Bertsch Christian (CR/AEE3)" w:date="2019-09-06T11:23:00Z">
              <w:r w:rsidR="00EB188D">
                <w:t>,</w:t>
              </w:r>
            </w:ins>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r w:rsidRPr="008A0DA7">
              <w:rPr>
                <w:b/>
              </w:rPr>
              <w:t xml:space="preserve">fmuType = </w:t>
            </w:r>
            <w:r w:rsidR="00140C25">
              <w:rPr>
                <w:b/>
              </w:rPr>
              <w:t>fmi2</w:t>
            </w:r>
            <w:r>
              <w:rPr>
                <w:b/>
              </w:rPr>
              <w:t>CoSimulation</w:t>
            </w:r>
            <w:r w:rsidRPr="008A0DA7">
              <w:rPr>
                <w:b/>
              </w:rPr>
              <w:t>:</w:t>
            </w:r>
          </w:p>
          <w:p w14:paraId="27231569" w14:textId="4D2F3919" w:rsidR="00101915" w:rsidRDefault="00101915" w:rsidP="00101915">
            <w:pPr>
              <w:pStyle w:val="Textkrper-Tabelle"/>
              <w:ind w:left="284"/>
            </w:pPr>
            <w:r w:rsidRPr="0098259C">
              <w:t>If “</w:t>
            </w:r>
            <w:r w:rsidR="00D900E6">
              <w:rPr>
                <w:rStyle w:val="CODE"/>
                <w:rFonts w:cs="Courier New"/>
                <w:szCs w:val="24"/>
                <w:lang w:eastAsia="nl-NL"/>
              </w:rPr>
              <w:t>to</w:t>
            </w:r>
            <w:r w:rsidRPr="007814B1">
              <w:rPr>
                <w:rStyle w:val="CODE"/>
                <w:rFonts w:cs="Courier New"/>
                <w:szCs w:val="24"/>
                <w:lang w:eastAsia="nl-NL"/>
              </w:rPr>
              <w:t>leranceDefined</w:t>
            </w:r>
            <w:r w:rsidRPr="0098259C">
              <w:rPr>
                <w:rStyle w:val="CODE"/>
              </w:rPr>
              <w:t xml:space="preserve"> = </w:t>
            </w:r>
            <w:r w:rsidR="00140C25">
              <w:rPr>
                <w:rStyle w:val="CODE"/>
              </w:rPr>
              <w:t>fmi2</w:t>
            </w:r>
            <w:r w:rsidRPr="0098259C">
              <w:rPr>
                <w:rStyle w:val="CODE"/>
              </w:rPr>
              <w:t>True</w:t>
            </w:r>
            <w:del w:id="1198" w:author="Bertsch Christian (CR/AEE3)" w:date="2019-09-06T11:23:00Z">
              <w:r w:rsidRPr="0098259C">
                <w:delText>”</w:delText>
              </w:r>
            </w:del>
            <w:ins w:id="1199" w:author="Bertsch Christian (CR/AEE3)" w:date="2019-09-06T11:23:00Z">
              <w:r w:rsidRPr="0098259C">
                <w:t>”</w:t>
              </w:r>
              <w:r w:rsidR="00171BFA">
                <w:t>,</w:t>
              </w:r>
            </w:ins>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r w:rsidR="00CD193A">
              <w:rPr>
                <w:rStyle w:val="CODE"/>
              </w:rPr>
              <w:t>startTime</w:t>
            </w:r>
            <w:r w:rsidRPr="0098259C">
              <w:t xml:space="preserve"> and </w:t>
            </w:r>
            <w:r w:rsidR="00CD193A">
              <w:rPr>
                <w:rStyle w:val="CODE"/>
              </w:rPr>
              <w:t>stopTime</w:t>
            </w:r>
            <w:r w:rsidRPr="0098259C">
              <w:t xml:space="preserve"> can be used to check whether the model is valid within the given boundaries or to allocate memory which is necessary for storing results.</w:t>
            </w:r>
            <w:r>
              <w:t xml:space="preserve"> Argument </w:t>
            </w:r>
            <w:r w:rsidR="00CD193A">
              <w:rPr>
                <w:rStyle w:val="CODE"/>
              </w:rPr>
              <w:t>startTime</w:t>
            </w:r>
            <w:r>
              <w:t xml:space="preserve"> is the </w:t>
            </w:r>
            <w:r w:rsidR="00062146">
              <w:t>fixed initial value of the independent variable</w:t>
            </w:r>
            <w:r w:rsidR="00BE1273">
              <w:rPr>
                <w:rStyle w:val="FootnoteReference"/>
              </w:rPr>
              <w:footnoteReference w:id="5"/>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r w:rsidR="00062146" w:rsidRPr="002F3E46">
              <w:rPr>
                <w:rStyle w:val="CODE"/>
                <w:i/>
              </w:rPr>
              <w:t>startTime</w:t>
            </w:r>
            <w:r w:rsidR="00062146" w:rsidRPr="002F3E46">
              <w:rPr>
                <w:i/>
              </w:rPr>
              <w:t xml:space="preserve"> is the </w:t>
            </w:r>
            <w:r w:rsidRPr="002F3E46">
              <w:rPr>
                <w:i/>
              </w:rPr>
              <w:t>starting time of initializaton</w:t>
            </w:r>
            <w:r w:rsidR="00062146">
              <w:t>]</w:t>
            </w:r>
            <w:r>
              <w:t xml:space="preserve">. </w:t>
            </w:r>
            <w:r w:rsidRPr="0098259C">
              <w:t xml:space="preserve">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True</w:t>
            </w:r>
            <w:r w:rsidRPr="0098259C">
              <w:t xml:space="preserve">, then </w:t>
            </w:r>
            <w:r w:rsidR="00CD193A">
              <w:rPr>
                <w:rStyle w:val="CODE"/>
              </w:rPr>
              <w:t>stopTime</w:t>
            </w:r>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r w:rsidR="00062146">
              <w:rPr>
                <w:rStyle w:val="CODE"/>
                <w:i/>
              </w:rPr>
              <w:t>stop</w:t>
            </w:r>
            <w:r w:rsidR="00062146" w:rsidRPr="00843CBD">
              <w:rPr>
                <w:rStyle w:val="CODE"/>
                <w:i/>
              </w:rPr>
              <w:t>Time</w:t>
            </w:r>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r w:rsidR="00CD193A">
              <w:rPr>
                <w:rStyle w:val="CODE"/>
              </w:rPr>
              <w:t>stopTime</w:t>
            </w:r>
            <w:r>
              <w:t xml:space="preserve"> the FMU</w:t>
            </w:r>
            <w:r w:rsidRPr="0098259C">
              <w:t xml:space="preserve"> has to 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r w:rsidR="00CD193A">
              <w:rPr>
                <w:rStyle w:val="CODE"/>
              </w:rPr>
              <w:t>stopTime</w:t>
            </w:r>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5C33423A"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r w:rsidR="0053248D">
              <w:rPr>
                <w:rStyle w:val="CODE"/>
              </w:rPr>
              <w:t>ScalarVariable</w:t>
            </w:r>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r w:rsidRPr="00EB5245">
              <w:rPr>
                <w:rStyle w:val="CODE"/>
              </w:rPr>
              <w:t>approx</w:t>
            </w:r>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r w:rsidRPr="00674861">
              <w:rPr>
                <w:rStyle w:val="CODE"/>
              </w:rPr>
              <w:t>ScalarVariable</w:t>
            </w:r>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0440B4">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r w:rsidR="00DF000F" w:rsidRPr="00DF000F">
              <w:rPr>
                <w:rStyle w:val="CODE"/>
              </w:rPr>
              <w:t>startTime</w:t>
            </w:r>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650FC6FB" w:rsidR="004100A9" w:rsidRPr="0098259C" w:rsidRDefault="00E93AC0" w:rsidP="00510401">
            <w:pPr>
              <w:pStyle w:val="Textkrper-Tabelle"/>
            </w:pPr>
            <w:r>
              <w:t>Informs the FMU to exit Initialization Mode.</w:t>
            </w:r>
            <w:r w:rsidR="004100A9">
              <w:br/>
              <w:t xml:space="preserve">For </w:t>
            </w:r>
            <w:r w:rsidR="004100A9" w:rsidRPr="004100A9">
              <w:rPr>
                <w:rStyle w:val="CODE"/>
              </w:rPr>
              <w:t xml:space="preserve">fmuType = </w:t>
            </w:r>
            <w:r w:rsidR="00140C25">
              <w:rPr>
                <w:rStyle w:val="CODE"/>
              </w:rPr>
              <w:t>fmi2</w:t>
            </w:r>
            <w:r w:rsidR="004100A9" w:rsidRPr="004100A9">
              <w:rPr>
                <w:rStyle w:val="CODE"/>
              </w:rPr>
              <w:t>ModelExchange</w:t>
            </w:r>
            <w:r w:rsidR="004100A9">
              <w:t>, this function switches off all initialization equations</w:t>
            </w:r>
            <w:ins w:id="1200" w:author="Bertsch Christian (CR/AEE3)" w:date="2019-09-06T11:23:00Z">
              <w:r w:rsidR="00F73BAA">
                <w:t>,</w:t>
              </w:r>
            </w:ins>
            <w:r w:rsidR="004100A9">
              <w:t xml:space="preserve"> and the FMU enters </w:t>
            </w:r>
            <w:del w:id="1201" w:author="Bertsch Christian (CR/AEE3)" w:date="2019-09-06T11:23:00Z">
              <w:r w:rsidR="004100A9">
                <w:delText xml:space="preserve">implicitely </w:delText>
              </w:r>
            </w:del>
            <w:r w:rsidR="004100A9">
              <w:t>Event Mode</w:t>
            </w:r>
            <w:del w:id="1202" w:author="Bertsch Christian (CR/AEE3)" w:date="2019-09-06T11:23:00Z">
              <w:r w:rsidR="004100A9">
                <w:delText>,</w:delText>
              </w:r>
            </w:del>
            <w:ins w:id="1203" w:author="Bertsch Christian (CR/AEE3)" w:date="2019-09-06T11:23:00Z">
              <w:r w:rsidR="00510401">
                <w:t xml:space="preserve"> implicitly;</w:t>
              </w:r>
            </w:ins>
            <w:r w:rsidR="004100A9">
              <w:t xml:space="preserve"> that is</w:t>
            </w:r>
            <w:ins w:id="1204" w:author="Bertsch Christian (CR/AEE3)" w:date="2019-09-06T11:23:00Z">
              <w:r w:rsidR="00F73BAA">
                <w:t>,</w:t>
              </w:r>
            </w:ins>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Terminate</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Reset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r w:rsidR="00D01B29" w:rsidRPr="0098259C">
              <w:t>ha</w:t>
            </w:r>
            <w:r w:rsidR="00D01B29">
              <w:t>ve</w:t>
            </w:r>
            <w:r w:rsidR="00D01B29" w:rsidRPr="0098259C">
              <w:t xml:space="preserve"> </w:t>
            </w:r>
            <w:r w:rsidRPr="0098259C">
              <w:t>to be</w:t>
            </w:r>
            <w:r w:rsidR="00101915">
              <w:t xml:space="preserve"> called</w:t>
            </w:r>
            <w:r w:rsidRPr="0098259C">
              <w:t>.</w:t>
            </w:r>
          </w:p>
        </w:tc>
      </w:tr>
    </w:tbl>
    <w:p w14:paraId="7DCB729F" w14:textId="421F2FFF" w:rsidR="003D0107" w:rsidRPr="0098259C" w:rsidRDefault="00B35DE5" w:rsidP="00FF0916">
      <w:pPr>
        <w:pStyle w:val="Heading3"/>
      </w:pPr>
      <w:bookmarkStart w:id="1205" w:name="_Ref383617125"/>
      <w:bookmarkStart w:id="1206" w:name="_Ref383617168"/>
      <w:bookmarkStart w:id="1207" w:name="_Toc20839921"/>
      <w:r w:rsidRPr="0098259C">
        <w:t xml:space="preserve">Getting and </w:t>
      </w:r>
      <w:r w:rsidR="00DF4861" w:rsidRPr="0098259C">
        <w:t>Set</w:t>
      </w:r>
      <w:r w:rsidR="00EC58B8" w:rsidRPr="0098259C">
        <w:t xml:space="preserve">ting </w:t>
      </w:r>
      <w:r w:rsidR="00DF4861" w:rsidRPr="0098259C">
        <w:t>Variable Values</w:t>
      </w:r>
      <w:bookmarkEnd w:id="1192"/>
      <w:bookmarkEnd w:id="1205"/>
      <w:bookmarkEnd w:id="1206"/>
      <w:bookmarkEnd w:id="1207"/>
      <w:r w:rsidR="0038726F">
        <w:t xml:space="preserve"> </w:t>
      </w:r>
    </w:p>
    <w:p w14:paraId="00F93CC5" w14:textId="56982AA9" w:rsidR="006D2A1B" w:rsidRPr="0098259C" w:rsidRDefault="00DF4861" w:rsidP="00DF4861">
      <w:pPr>
        <w:pStyle w:val="BodyText"/>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r w:rsidRPr="0098259C">
        <w:rPr>
          <w:rStyle w:val="CODE"/>
        </w:rPr>
        <w:t>valueReference</w:t>
      </w:r>
      <w:r w:rsidRPr="0098259C">
        <w:t>” in element “</w:t>
      </w:r>
      <w:r w:rsidRPr="0098259C">
        <w:rPr>
          <w:rStyle w:val="CODE"/>
        </w:rPr>
        <w:t>ScalarVariable</w:t>
      </w:r>
      <w:r w:rsidRPr="0098259C">
        <w:t xml:space="preserve">”). </w:t>
      </w:r>
      <w:r w:rsidR="00E9550E" w:rsidRPr="0098259C">
        <w:t>Element “</w:t>
      </w:r>
      <w:r w:rsidR="00E9550E" w:rsidRPr="0098259C">
        <w:rPr>
          <w:rStyle w:val="CODE"/>
        </w:rPr>
        <w:t>valueReference</w:t>
      </w:r>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r w:rsidR="00E9550E" w:rsidRPr="0098259C">
        <w:rPr>
          <w:rStyle w:val="CODE"/>
        </w:rPr>
        <w:t>valueReference</w:t>
      </w:r>
      <w:r w:rsidR="00E9550E" w:rsidRPr="0098259C">
        <w:t>, then they have identical values</w:t>
      </w:r>
      <w:r w:rsidR="00760DB5" w:rsidRPr="0098259C">
        <w:t xml:space="preserve"> but other parts of the variable definition might be different [</w:t>
      </w:r>
      <w:r w:rsidR="00760DB5" w:rsidRPr="0098259C">
        <w:rPr>
          <w:i/>
        </w:rPr>
        <w:t>(</w:t>
      </w:r>
      <w:r w:rsidR="000061EF" w:rsidRPr="0098259C">
        <w:rPr>
          <w:i/>
        </w:rPr>
        <w:t>for example</w:t>
      </w:r>
      <w:ins w:id="1208" w:author="Bertsch Christian (CR/AEE3)" w:date="2019-09-06T11:23:00Z">
        <w:r w:rsidR="00F73BAA">
          <w:rPr>
            <w:i/>
          </w:rPr>
          <w:t>,</w:t>
        </w:r>
      </w:ins>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39D9F3E9" w:rsidR="003D0107" w:rsidRPr="0098259C" w:rsidRDefault="00DF4861" w:rsidP="003D0107">
      <w:pPr>
        <w:pStyle w:val="BodyText"/>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   (</w:t>
            </w:r>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vr[], </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Real value[]);</w:t>
            </w:r>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r w:rsidR="00DF4861" w:rsidRPr="0098259C">
              <w:rPr>
                <w:rStyle w:val="CODE"/>
                <w:rFonts w:cs="Courier New"/>
              </w:rPr>
              <w:t>GetInteger(</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 </w:t>
            </w:r>
            <w:r>
              <w:rPr>
                <w:rStyle w:val="CODE"/>
                <w:rFonts w:cs="Courier New"/>
              </w:rPr>
              <w:t>fmi2</w:t>
            </w:r>
            <w:r w:rsidR="00DF4861" w:rsidRPr="0098259C">
              <w:rPr>
                <w:rStyle w:val="CODE"/>
                <w:rFonts w:cs="Courier New"/>
              </w:rPr>
              <w:t>Integer value</w:t>
            </w:r>
            <w:r w:rsidR="00DF4861" w:rsidRPr="0098259C">
              <w:rPr>
                <w:rStyle w:val="CODE"/>
              </w:rPr>
              <w:t>[]</w:t>
            </w:r>
            <w:r w:rsidR="00DF4861" w:rsidRPr="0098259C">
              <w:rPr>
                <w:rStyle w:val="CODE"/>
                <w:rFonts w:cs="Courier New"/>
              </w:rPr>
              <w:t>);</w:t>
            </w:r>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GetBoolean(</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w:t>
            </w:r>
            <w:r w:rsidR="00DF4861" w:rsidRPr="0098259C">
              <w:rPr>
                <w:rStyle w:val="CODE"/>
              </w:rPr>
              <w:t>r[],</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r w:rsidR="00DF4861" w:rsidRPr="0098259C">
              <w:rPr>
                <w:rStyle w:val="CODE"/>
                <w:rFonts w:cs="Courier New"/>
              </w:rPr>
              <w:t>);</w:t>
            </w:r>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1F88C408"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is connected with other models. </w:t>
            </w:r>
            <w:r w:rsidR="00D03483" w:rsidRPr="0098259C">
              <w:rPr>
                <w:i/>
              </w:rPr>
              <w:t xml:space="preserve">Since state derivatives are also ScalarVariables,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the actually defined</w:t>
            </w:r>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0440B4">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r w:rsidRPr="0098259C">
              <w:rPr>
                <w:rStyle w:val="CODE"/>
              </w:rPr>
              <w:t>vr</w:t>
            </w:r>
            <w:r w:rsidRPr="0098259C">
              <w:t>” is a vector of “</w:t>
            </w:r>
            <w:r w:rsidRPr="0098259C">
              <w:rPr>
                <w:rStyle w:val="CODE"/>
              </w:rPr>
              <w:t>nvr</w:t>
            </w:r>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95183F8"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w:t>
            </w:r>
            <w:del w:id="1209" w:author="Bertsch Christian (CR/AEE3)" w:date="2019-09-06T11:23:00Z">
              <w:r w:rsidRPr="0098259C">
                <w:delText>,</w:delText>
              </w:r>
            </w:del>
            <w:r w:rsidRPr="0098259C">
              <w:t xml:space="preserve">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t>Note</w:t>
            </w:r>
            <w:r w:rsidR="003F58B3">
              <w:t xml:space="preserve"> for ModelExchange</w:t>
            </w:r>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because these are discrete</w:t>
            </w:r>
            <w:r w:rsidR="00674861">
              <w:t>-time</w:t>
            </w:r>
            <w:r w:rsidRPr="0098259C">
              <w:t xml:space="preserve"> variables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BodyText"/>
      </w:pPr>
      <w:r w:rsidRPr="0098259C">
        <w:t xml:space="preserve">It is also possible to </w:t>
      </w:r>
      <w:r w:rsidRPr="0098259C">
        <w:rPr>
          <w:u w:val="single"/>
        </w:rPr>
        <w:t>set</w:t>
      </w:r>
      <w:r w:rsidRPr="0098259C">
        <w:t xml:space="preserve"> the values of </w:t>
      </w:r>
      <w:r w:rsidRPr="0098259C">
        <w:rPr>
          <w:u w:val="single"/>
        </w:rPr>
        <w:t>certain</w:t>
      </w:r>
      <w:r w:rsidRPr="0098259C">
        <w:t xml:space="preserve"> variables at particular instants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t>fmi2</w:t>
            </w:r>
            <w:r w:rsidR="003F0941" w:rsidRPr="0098259C">
              <w:rPr>
                <w:rStyle w:val="CODE"/>
              </w:rPr>
              <w:t xml:space="preserve">Status </w:t>
            </w:r>
            <w:r>
              <w:rPr>
                <w:rStyle w:val="CODE"/>
              </w:rPr>
              <w:t>fmi2</w:t>
            </w:r>
            <w:r w:rsidR="003F0941" w:rsidRPr="0098259C">
              <w:rPr>
                <w:rStyle w:val="CODE"/>
              </w:rPr>
              <w:t>SetReal   (</w:t>
            </w:r>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vr[], </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r w:rsidR="003F0941" w:rsidRPr="0098259C">
              <w:rPr>
                <w:rStyle w:val="CODE"/>
                <w:rFonts w:cs="Courier New"/>
              </w:rPr>
              <w:t>SetInteger(</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vr[], </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r w:rsidR="003F0941" w:rsidRPr="0098259C">
              <w:rPr>
                <w:rStyle w:val="CODE"/>
                <w:rFonts w:cs="Courier New"/>
              </w:rPr>
              <w:t>);</w:t>
            </w:r>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SetBoolean(</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w:t>
            </w:r>
            <w:r w:rsidR="003F0941" w:rsidRPr="0098259C">
              <w:rPr>
                <w:rStyle w:val="CODE"/>
              </w:rPr>
              <w:t>r[],</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r w:rsidR="003F0941" w:rsidRPr="0098259C">
              <w:rPr>
                <w:rStyle w:val="CODE"/>
                <w:rFonts w:cs="Courier New"/>
              </w:rPr>
              <w:t>);</w:t>
            </w:r>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vr[],</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635CFAFE" w:rsidR="003F0941" w:rsidRPr="0098259C" w:rsidRDefault="003F0941" w:rsidP="00656E44">
            <w:pPr>
              <w:pStyle w:val="Textkrper-Tabelle"/>
            </w:pPr>
            <w:r w:rsidRPr="0098259C">
              <w:t xml:space="preserve">Set parameters, inputs, </w:t>
            </w:r>
            <w:ins w:id="1210" w:author="Bertsch Christian (CR/AEE3)" w:date="2019-09-06T11:23:00Z">
              <w:r w:rsidR="00510401">
                <w:t xml:space="preserve">and </w:t>
              </w:r>
            </w:ins>
            <w:r w:rsidRPr="0098259C">
              <w:t>start values</w:t>
            </w:r>
            <w:ins w:id="1211" w:author="Bertsch Christian (CR/AEE3)" w:date="2019-09-06T11:23:00Z">
              <w:r w:rsidR="003B66F9">
                <w:t>,</w:t>
              </w:r>
            </w:ins>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0440B4">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0440B4">
              <w:t>3.2.3</w:t>
            </w:r>
            <w:r w:rsidR="00A85BC7">
              <w:fldChar w:fldCharType="end"/>
            </w:r>
            <w:r w:rsidR="00A6617F">
              <w:t xml:space="preserve"> in case of ModelExchange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0440B4">
              <w:rPr>
                <w:color w:val="000000"/>
                <w:szCs w:val="20"/>
              </w:rPr>
              <w:t>4.2.4</w:t>
            </w:r>
            <w:r w:rsidR="00A85BC7">
              <w:rPr>
                <w:color w:val="000000"/>
                <w:szCs w:val="20"/>
              </w:rPr>
              <w:fldChar w:fldCharType="end"/>
            </w:r>
            <w:r w:rsidR="00A6617F">
              <w:rPr>
                <w:color w:val="000000"/>
                <w:szCs w:val="20"/>
              </w:rPr>
              <w:t xml:space="preserve"> in case of CoSimulation</w:t>
            </w:r>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r w:rsidRPr="0098259C">
              <w:rPr>
                <w:rStyle w:val="CODE"/>
              </w:rPr>
              <w:t>vr</w:t>
            </w:r>
            <w:r w:rsidRPr="0098259C">
              <w:t>” is a vector of “</w:t>
            </w:r>
            <w:r w:rsidRPr="0098259C">
              <w:rPr>
                <w:rStyle w:val="CODE"/>
              </w:rPr>
              <w:t>nvr</w:t>
            </w:r>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37409371" w:rsidR="003F0941" w:rsidRPr="0098259C" w:rsidRDefault="003F0941" w:rsidP="006E60E6">
            <w:pPr>
              <w:pStyle w:val="BodyTextIndent"/>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w:t>
            </w:r>
            <w:del w:id="1212" w:author="Bertsch Christian (CR/AEE3)" w:date="2019-09-06T11:23:00Z">
              <w:r w:rsidRPr="0098259C">
                <w:delText>,</w:delText>
              </w:r>
            </w:del>
            <w:r w:rsidRPr="0098259C">
              <w:t xml:space="preserve"> when this function returns.</w:t>
            </w:r>
          </w:p>
          <w:p w14:paraId="28DCFA58" w14:textId="3C00FC50" w:rsidR="000E0ED2" w:rsidRPr="0098259C" w:rsidRDefault="003F0941" w:rsidP="002F3E46">
            <w:pPr>
              <w:pStyle w:val="BodyTextIndent"/>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3E5F2259" w:rsidR="003F0941" w:rsidRDefault="00473BC8" w:rsidP="003D0107">
      <w:pPr>
        <w:pStyle w:val="BodyText"/>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0440B4">
        <w:t>4.2.1</w:t>
      </w:r>
      <w:r w:rsidR="002A2099">
        <w:fldChar w:fldCharType="end"/>
      </w:r>
      <w:r w:rsidRPr="0098259C">
        <w:t xml:space="preserve"> to set and inquire derivatives </w:t>
      </w:r>
      <w:r w:rsidR="00BE4E91" w:rsidRPr="0098259C">
        <w:t xml:space="preserve">of variables </w:t>
      </w:r>
      <w:r w:rsidR="000E0ED2" w:rsidRPr="0098259C">
        <w:t>with respect to time in order to allow interpolation</w:t>
      </w:r>
      <w:r w:rsidRPr="0098259C">
        <w:t>.</w:t>
      </w:r>
    </w:p>
    <w:p w14:paraId="32BB13AE" w14:textId="77777777" w:rsidR="00C31261" w:rsidRPr="0098259C" w:rsidRDefault="00B35DE5" w:rsidP="00F554E4">
      <w:pPr>
        <w:pStyle w:val="Heading3"/>
      </w:pPr>
      <w:bookmarkStart w:id="1213" w:name="_Ref290826787"/>
      <w:bookmarkStart w:id="1214" w:name="_Ref290826791"/>
      <w:bookmarkStart w:id="1215" w:name="_Toc20839922"/>
      <w:r w:rsidRPr="0098259C">
        <w:t xml:space="preserve">Getting and </w:t>
      </w:r>
      <w:r w:rsidR="00C31261" w:rsidRPr="0098259C">
        <w:t>Setting the Complete FMU State</w:t>
      </w:r>
      <w:bookmarkEnd w:id="1213"/>
      <w:bookmarkEnd w:id="1214"/>
      <w:bookmarkEnd w:id="1215"/>
    </w:p>
    <w:p w14:paraId="4DEECB95" w14:textId="1AFCD32C" w:rsidR="00213980" w:rsidRDefault="0097786D" w:rsidP="002F3E46">
      <w:pPr>
        <w:pStyle w:val="BodyText"/>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ins w:id="1216" w:author="Bertsch Christian (CR/AEE3)" w:date="2019-09-06T11:23:00Z">
        <w:r w:rsidR="00486A16">
          <w:t>,</w:t>
        </w:r>
      </w:ins>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in order to continue the simulation from it. </w:t>
      </w:r>
    </w:p>
    <w:p w14:paraId="5D04F702" w14:textId="4365216E" w:rsidR="00DC6FAE" w:rsidRPr="0098259C" w:rsidRDefault="00BE4E91" w:rsidP="00C31261">
      <w:pPr>
        <w:pStyle w:val="BodyText"/>
        <w:rPr>
          <w:i/>
        </w:rPr>
      </w:pPr>
      <w:r w:rsidRPr="0098259C">
        <w:t>[</w:t>
      </w:r>
      <w:r w:rsidR="009F2AEB" w:rsidRPr="001707BD">
        <w:rPr>
          <w:i/>
        </w:rPr>
        <w:t>Examples</w:t>
      </w:r>
      <w:del w:id="1217" w:author="Bertsch Christian (CR/AEE3)" w:date="2019-09-06T11:23:00Z">
        <w:r w:rsidR="009F2AEB" w:rsidRPr="001707BD">
          <w:rPr>
            <w:i/>
          </w:rPr>
          <w:delText>,</w:delText>
        </w:r>
      </w:del>
      <w:r w:rsidR="009F2AEB" w:rsidRPr="001707BD">
        <w:rPr>
          <w:i/>
        </w:rPr>
        <w:t xml:space="preserve">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every sample period, set new continuous states from an observer, initialize and get the FMU state after initialization. From this state, perform many simulations that are restarted after the initialization with new input signals proposed by the optimizer).</w:t>
      </w:r>
      <w:r w:rsidR="00BE4E91" w:rsidRPr="0098259C">
        <w:t>]</w:t>
      </w:r>
    </w:p>
    <w:p w14:paraId="5FE2489C" w14:textId="00A8A5FF" w:rsidR="00C31261" w:rsidRPr="0098259C" w:rsidRDefault="00D53B4F" w:rsidP="00C31261">
      <w:pPr>
        <w:pStyle w:val="BodyText"/>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ins w:id="1218" w:author="Bertsch Christian (CR/AEE3)" w:date="2019-09-06T11:23:00Z">
        <w:r w:rsidR="00486A16">
          <w:rPr>
            <w:i/>
          </w:rPr>
          <w:t>,</w:t>
        </w:r>
      </w:ins>
      <w:r w:rsidRPr="0098259C">
        <w:rPr>
          <w:i/>
        </w:rPr>
        <w:t xml:space="preserve"> used to </w:t>
      </w:r>
      <w:r w:rsidR="00044961" w:rsidRPr="0098259C">
        <w:rPr>
          <w:i/>
        </w:rPr>
        <w:t>perform an expens</w:t>
      </w:r>
      <w:r w:rsidR="0004467B" w:rsidRPr="0098259C">
        <w:rPr>
          <w:i/>
        </w:rPr>
        <w:t>ive steady-state initialization, copy the received FMU state in a byte vector and store this vector on file. Whenever needed, the byte vector can be loaded from file</w:t>
      </w:r>
      <w:del w:id="1219" w:author="Bertsch Christian (CR/AEE3)" w:date="2019-09-06T11:23:00Z">
        <w:r w:rsidR="0004467B" w:rsidRPr="0098259C">
          <w:rPr>
            <w:i/>
          </w:rPr>
          <w:delText>, can be</w:delText>
        </w:r>
      </w:del>
      <w:ins w:id="1220" w:author="Bertsch Christian (CR/AEE3)" w:date="2019-09-06T11:23:00Z">
        <w:r w:rsidR="00DD0AE9">
          <w:rPr>
            <w:i/>
          </w:rPr>
          <w:t xml:space="preserve"> and</w:t>
        </w:r>
      </w:ins>
      <w:r w:rsidR="0004467B" w:rsidRPr="0098259C">
        <w:rPr>
          <w:i/>
        </w:rPr>
        <w:t xml:space="preserve"> deserialized</w:t>
      </w:r>
      <w:ins w:id="1221" w:author="Bertsch Christian (CR/AEE3)" w:date="2019-09-06T11:23:00Z">
        <w:r w:rsidR="00486A16">
          <w:rPr>
            <w:i/>
          </w:rPr>
          <w:t>,</w:t>
        </w:r>
      </w:ins>
      <w:r w:rsidR="0004467B" w:rsidRPr="0098259C">
        <w:rPr>
          <w:i/>
        </w:rPr>
        <w:t xml:space="preserve"> and </w:t>
      </w:r>
      <w:r w:rsidR="004D404E" w:rsidRPr="0098259C">
        <w:rPr>
          <w:i/>
        </w:rPr>
        <w:t xml:space="preserve">the </w:t>
      </w:r>
      <w:r w:rsidR="0004467B" w:rsidRPr="0098259C">
        <w:rPr>
          <w:i/>
        </w:rPr>
        <w:t xml:space="preserve">simulation </w:t>
      </w:r>
      <w:del w:id="1222" w:author="Bertsch Christian (CR/AEE3)" w:date="2019-09-06T11:23:00Z">
        <w:r w:rsidR="0004467B" w:rsidRPr="0098259C">
          <w:rPr>
            <w:i/>
          </w:rPr>
          <w:delText>is</w:delText>
        </w:r>
      </w:del>
      <w:ins w:id="1223" w:author="Bertsch Christian (CR/AEE3)" w:date="2019-09-06T11:23:00Z">
        <w:r w:rsidR="00486A16">
          <w:rPr>
            <w:i/>
          </w:rPr>
          <w:t>can be</w:t>
        </w:r>
      </w:ins>
      <w:r w:rsidR="00486A16" w:rsidRPr="0098259C">
        <w:rPr>
          <w:i/>
        </w:rPr>
        <w:t xml:space="preserve"> </w:t>
      </w:r>
      <w:r w:rsidR="0004467B" w:rsidRPr="0098259C">
        <w:rPr>
          <w:i/>
        </w:rPr>
        <w:t xml:space="preserve">restarted from this FMU state, </w:t>
      </w:r>
      <w:r w:rsidR="00D73B94" w:rsidRPr="0098259C">
        <w:rPr>
          <w:i/>
        </w:rPr>
        <w:t>in other words</w:t>
      </w:r>
      <w:ins w:id="1224" w:author="Bertsch Christian (CR/AEE3)" w:date="2019-09-06T11:23:00Z">
        <w:r w:rsidR="00DD0AE9">
          <w:rPr>
            <w:i/>
          </w:rPr>
          <w:t>,</w:t>
        </w:r>
      </w:ins>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6B8C4129" w14:textId="77F2746F" w:rsidR="00520CE8" w:rsidRPr="0098259C" w:rsidRDefault="00140C25" w:rsidP="00520CE8">
            <w:pPr>
              <w:pStyle w:val="Textkrper-Tabelle"/>
              <w:rPr>
                <w:rStyle w:val="CODE"/>
              </w:rPr>
            </w:pPr>
            <w:r>
              <w:rPr>
                <w:rStyle w:val="CODE"/>
              </w:rPr>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r w:rsidR="00520CE8" w:rsidRPr="0098259C">
              <w:rPr>
                <w:rStyle w:val="CODE"/>
              </w:rPr>
              <w:t>FreeFMUstate(</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r w:rsidR="00520CE8" w:rsidRPr="0098259C">
              <w:rPr>
                <w:rStyle w:val="CODE"/>
              </w:rPr>
              <w:t>FMUstate</w:t>
            </w:r>
            <w:r w:rsidR="00520CE8" w:rsidRPr="0098259C">
              <w:t>).</w:t>
            </w:r>
            <w:r w:rsidR="00B85BF7">
              <w:t xml:space="preserve"> If on entry </w:t>
            </w:r>
            <w:r w:rsidR="00B85BF7" w:rsidRPr="000D0C24">
              <w:rPr>
                <w:rStyle w:val="CODE"/>
              </w:rPr>
              <w:t>*FMUstate == NULL</w:t>
            </w:r>
            <w:r w:rsidR="00B85BF7">
              <w:t xml:space="preserve">, a new allocation is required. If </w:t>
            </w:r>
            <w:r w:rsidR="00B85BF7" w:rsidRPr="000D0C24">
              <w:rPr>
                <w:rStyle w:val="CODE"/>
              </w:rPr>
              <w:t>*FMUstate != NULL</w:t>
            </w:r>
            <w:r w:rsidR="00B85BF7">
              <w:t xml:space="preserve">, then </w:t>
            </w:r>
            <w:r w:rsidR="00B85BF7" w:rsidRPr="000D0C24">
              <w:rPr>
                <w:rStyle w:val="CODE"/>
              </w:rPr>
              <w:t>*FMUstate</w:t>
            </w:r>
            <w:r w:rsidR="00B85BF7">
              <w:t xml:space="preserve"> points to a previously returned </w:t>
            </w:r>
            <w:r w:rsidR="00B85BF7" w:rsidRPr="000D0C24">
              <w:rPr>
                <w:rStyle w:val="CODE"/>
              </w:rPr>
              <w:t>FMUstate</w:t>
            </w:r>
            <w:r w:rsidR="00B85BF7">
              <w:t xml:space="preserve"> that has not been modified since. In particular, </w:t>
            </w:r>
            <w:r>
              <w:rPr>
                <w:rStyle w:val="CODE"/>
              </w:rPr>
              <w:t>fmi2</w:t>
            </w:r>
            <w:r w:rsidR="00B85BF7" w:rsidRPr="000D0C24">
              <w:rPr>
                <w:rStyle w:val="CODE"/>
              </w:rPr>
              <w:t>FreeFMUstate</w:t>
            </w:r>
            <w:r w:rsidR="00B85BF7">
              <w:t xml:space="preserve"> had not been called with this </w:t>
            </w:r>
            <w:r w:rsidR="00B85BF7" w:rsidRPr="000D0C24">
              <w:rPr>
                <w:rStyle w:val="CODE"/>
              </w:rPr>
              <w:t>FMUstate</w:t>
            </w:r>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r w:rsidR="00B85BF7" w:rsidRPr="000D0C24">
              <w:rPr>
                <w:rStyle w:val="CODE"/>
                <w:i/>
              </w:rPr>
              <w:t>FMUstate</w:t>
            </w:r>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r w:rsidR="00B85BF7" w:rsidRPr="000D0C24">
              <w:rPr>
                <w:rStyle w:val="CODE"/>
                <w:i/>
              </w:rPr>
              <w:t>FMUstate</w:t>
            </w:r>
            <w:r w:rsidR="00B85BF7" w:rsidRPr="00B85BF7">
              <w:rPr>
                <w:i/>
              </w:rPr>
              <w:t>.</w:t>
            </w:r>
            <w:r w:rsidR="00B85BF7">
              <w:t>]</w:t>
            </w:r>
          </w:p>
          <w:p w14:paraId="25411628" w14:textId="2B72C5A0"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r w:rsidR="00520CE8" w:rsidRPr="0098259C">
              <w:rPr>
                <w:rStyle w:val="CODE"/>
              </w:rPr>
              <w:t>FMUstate</w:t>
            </w:r>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r w:rsidR="00520CE8" w:rsidRPr="0098259C">
              <w:rPr>
                <w:rStyle w:val="CODE"/>
              </w:rPr>
              <w:t>FMUstate</w:t>
            </w:r>
            <w:r w:rsidR="00520CE8" w:rsidRPr="0098259C">
              <w:t xml:space="preserve"> copy </w:t>
            </w:r>
            <w:del w:id="1225" w:author="Bertsch Christian (CR/AEE3)" w:date="2019-09-06T11:23:00Z">
              <w:r w:rsidR="00520CE8" w:rsidRPr="0098259C">
                <w:delText xml:space="preserve">does </w:delText>
              </w:r>
            </w:del>
            <w:r w:rsidR="00520CE8" w:rsidRPr="0098259C">
              <w:t xml:space="preserve">still </w:t>
            </w:r>
            <w:del w:id="1226" w:author="Bertsch Christian (CR/AEE3)" w:date="2019-09-06T11:23:00Z">
              <w:r w:rsidR="00520CE8" w:rsidRPr="0098259C">
                <w:delText>exist</w:delText>
              </w:r>
            </w:del>
            <w:ins w:id="1227" w:author="Bertsch Christian (CR/AEE3)" w:date="2019-09-06T11:23:00Z">
              <w:r w:rsidR="00520CE8" w:rsidRPr="0098259C">
                <w:t>exist</w:t>
              </w:r>
              <w:r w:rsidR="00DD0AE9">
                <w:t>s</w:t>
              </w:r>
            </w:ins>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r w:rsidR="00520CE8" w:rsidRPr="0098259C">
              <w:rPr>
                <w:rStyle w:val="CODE"/>
              </w:rPr>
              <w:t>FMUstate</w:t>
            </w:r>
            <w:r w:rsidR="00520CE8" w:rsidRPr="0098259C">
              <w:t xml:space="preserve">. The input argument to this function is the </w:t>
            </w:r>
            <w:r w:rsidR="00DC6FAE" w:rsidRPr="0098259C">
              <w:rPr>
                <w:rStyle w:val="CODE"/>
              </w:rPr>
              <w:t>FMUstate</w:t>
            </w:r>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r w:rsidR="00DC6FAE" w:rsidRPr="0098259C">
              <w:rPr>
                <w:rStyle w:val="CODE"/>
              </w:rPr>
              <w:t>FMUstate</w:t>
            </w:r>
            <w:r w:rsidR="00DC6FAE" w:rsidRPr="0098259C">
              <w:t>.</w:t>
            </w:r>
          </w:p>
          <w:p w14:paraId="71B28AD5" w14:textId="5D9A7E9B"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r w:rsidR="000D0C24" w:rsidRPr="0098259C">
              <w:rPr>
                <w:rStyle w:val="CODE"/>
              </w:rPr>
              <w:t>fmiModelDescription</w:t>
            </w:r>
            <w:r w:rsidR="000D0C24">
              <w:rPr>
                <w:rStyle w:val="CODE"/>
              </w:rPr>
              <w:t>&gt; &lt;ModelExchange / CoSimulation c</w:t>
            </w:r>
            <w:r w:rsidRPr="0098259C">
              <w:rPr>
                <w:rStyle w:val="CODE"/>
              </w:rPr>
              <w:t>anGetAndSetFMUstate</w:t>
            </w:r>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ins w:id="1228" w:author="Bertsch Christian (CR/AEE3)" w:date="2019-09-24T15:54:00Z">
              <w:r w:rsidR="00546BF2">
                <w:fldChar w:fldCharType="begin"/>
              </w:r>
              <w:r w:rsidR="00546BF2">
                <w:instrText xml:space="preserve"> REF _Ref20232891 \r \h </w:instrText>
              </w:r>
            </w:ins>
            <w:r w:rsidR="00546BF2">
              <w:fldChar w:fldCharType="separate"/>
            </w:r>
            <w:ins w:id="1229" w:author="Bertsch Christian (CR/AEE3)" w:date="2019-10-03T18:12:00Z">
              <w:r w:rsidR="000440B4">
                <w:t>3.3.1</w:t>
              </w:r>
            </w:ins>
            <w:ins w:id="1230" w:author="Bertsch Christian (CR/AEE3)" w:date="2019-09-24T15:54:00Z">
              <w:r w:rsidR="00546BF2">
                <w:fldChar w:fldCharType="end"/>
              </w:r>
            </w:ins>
            <w:del w:id="1231" w:author="Bertsch Christian (CR/AEE3)" w:date="2019-09-24T15:54:00Z">
              <w:r w:rsidRPr="0098259C" w:rsidDel="00546BF2">
                <w:fldChar w:fldCharType="begin"/>
              </w:r>
              <w:r w:rsidRPr="0098259C" w:rsidDel="00546BF2">
                <w:delInstrText xml:space="preserve"> REF _Ref290828041 \r \h </w:delInstrText>
              </w:r>
              <w:r w:rsidRPr="0098259C" w:rsidDel="00546BF2">
                <w:fldChar w:fldCharType="separate"/>
              </w:r>
            </w:del>
            <w:ins w:id="1232" w:author="Otter, Martin" w:date="2019-09-06T11:33:00Z">
              <w:del w:id="1233" w:author="Bertsch Christian (CR/AEE3)" w:date="2019-09-23T06:20:00Z">
                <w:r w:rsidR="007C1036" w:rsidDel="005C4EE5">
                  <w:delText>0</w:delText>
                </w:r>
              </w:del>
            </w:ins>
            <w:del w:id="1234" w:author="Bertsch Christian (CR/AEE3)" w:date="2019-09-23T06:20:00Z">
              <w:r w:rsidR="00854655" w:rsidDel="005C4EE5">
                <w:delText>3.3.1</w:delText>
              </w:r>
            </w:del>
            <w:del w:id="1235" w:author="Bertsch Christian (CR/AEE3)" w:date="2019-09-24T15:54:00Z">
              <w:r w:rsidRPr="0098259C" w:rsidDel="00546BF2">
                <w:fldChar w:fldCharType="end"/>
              </w:r>
            </w:del>
            <w:r w:rsidRPr="0098259C">
              <w:t xml:space="preserve"> and </w:t>
            </w:r>
            <w:r w:rsidRPr="0098259C">
              <w:fldChar w:fldCharType="begin"/>
            </w:r>
            <w:r w:rsidRPr="0098259C">
              <w:instrText xml:space="preserve"> REF _Ref289268602 \r \h </w:instrText>
            </w:r>
            <w:r w:rsidRPr="0098259C">
              <w:fldChar w:fldCharType="separate"/>
            </w:r>
            <w:r w:rsidR="000440B4">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SerializedFMUstateSize(</w:t>
            </w:r>
            <w:r>
              <w:rPr>
                <w:rStyle w:val="CODE"/>
              </w:rPr>
              <w:t>fmi2</w:t>
            </w:r>
            <w:r w:rsidR="00823CAF" w:rsidRPr="0098259C">
              <w:rPr>
                <w:rStyle w:val="CODE"/>
              </w:rPr>
              <w:t xml:space="preserve">Component c, </w:t>
            </w:r>
            <w:r>
              <w:rPr>
                <w:rStyle w:val="CODE"/>
              </w:rPr>
              <w:t>fmi2</w:t>
            </w:r>
            <w:r w:rsidR="00823CAF" w:rsidRPr="0098259C">
              <w:rPr>
                <w:rStyle w:val="CODE"/>
              </w:rPr>
              <w:t xml:space="preserve">FMUstate FMUstate,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size_t *size);</w:t>
            </w:r>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SerializeFMUstate     (</w:t>
            </w:r>
            <w:r>
              <w:rPr>
                <w:rStyle w:val="CODE"/>
              </w:rPr>
              <w:t>fmi2</w:t>
            </w:r>
            <w:r w:rsidR="00823CAF" w:rsidRPr="0098259C">
              <w:rPr>
                <w:rStyle w:val="CODE"/>
              </w:rPr>
              <w:t xml:space="preserve">Component c, </w:t>
            </w:r>
            <w:r>
              <w:rPr>
                <w:rStyle w:val="CODE"/>
              </w:rPr>
              <w:t>fmi2</w:t>
            </w:r>
            <w:r w:rsidR="00823CAF" w:rsidRPr="0098259C">
              <w:rPr>
                <w:rStyle w:val="CODE"/>
              </w:rPr>
              <w:t>FMUstate FMUstate,</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Byte serializedState[], size_t size);</w:t>
            </w:r>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   (</w:t>
            </w:r>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Byte serializedState[],</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size_t size, </w:t>
            </w:r>
            <w:r w:rsidR="00140C25">
              <w:rPr>
                <w:rStyle w:val="CODE"/>
              </w:rPr>
              <w:t>fmi2</w:t>
            </w:r>
            <w:r w:rsidRPr="0098259C">
              <w:rPr>
                <w:rStyle w:val="CODE"/>
              </w:rPr>
              <w:t>FMUstate* FMUstate);</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r w:rsidR="00FB334E" w:rsidRPr="0098259C">
              <w:rPr>
                <w:rStyle w:val="CODE"/>
              </w:rPr>
              <w:t>FMUstate</w:t>
            </w:r>
            <w:r w:rsidR="00FB334E" w:rsidRPr="0098259C">
              <w:t xml:space="preserve"> can be stored in it. With this information, the environment has to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r w:rsidR="00FB334E" w:rsidRPr="0098259C">
              <w:rPr>
                <w:rStyle w:val="CODE"/>
              </w:rPr>
              <w:t>FMUstate</w:t>
            </w:r>
            <w:r w:rsidR="00FB334E" w:rsidRPr="0098259C">
              <w:t xml:space="preserve"> and copies this data in </w:t>
            </w:r>
            <w:r w:rsidR="00235809" w:rsidRPr="0098259C">
              <w:t xml:space="preserve">to </w:t>
            </w:r>
            <w:r w:rsidR="00FB334E" w:rsidRPr="0098259C">
              <w:t xml:space="preserve">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xml:space="preserve">, constructs a copy of the FMU state and returns </w:t>
            </w:r>
            <w:r w:rsidR="00FB334E" w:rsidRPr="0098259C">
              <w:rPr>
                <w:rStyle w:val="CODE"/>
              </w:rPr>
              <w:t>FMUstate</w:t>
            </w:r>
            <w:r w:rsidR="00FB334E" w:rsidRPr="0098259C">
              <w:t>, the pointer to this copy.</w:t>
            </w:r>
            <w:r w:rsidR="00235809" w:rsidRPr="0098259C">
              <w:t xml:space="preserve"> [</w:t>
            </w:r>
            <w:r w:rsidR="00235809" w:rsidRPr="0098259C">
              <w:rPr>
                <w:i/>
              </w:rPr>
              <w:t xml:space="preserve">The simulation is restarted at this state, when calling </w:t>
            </w:r>
            <w:r w:rsidRPr="00791EA4">
              <w:rPr>
                <w:rStyle w:val="CODE"/>
                <w:rPrChange w:id="1236" w:author="Bertsch Christian (CR/AEE3)" w:date="2019-09-28T15:43:00Z">
                  <w:rPr>
                    <w:i/>
                  </w:rPr>
                </w:rPrChange>
              </w:rPr>
              <w:t>fmi2</w:t>
            </w:r>
            <w:r w:rsidR="00235809" w:rsidRPr="00791EA4">
              <w:rPr>
                <w:rStyle w:val="CODE"/>
                <w:rPrChange w:id="1237" w:author="Bertsch Christian (CR/AEE3)" w:date="2019-09-28T15:43:00Z">
                  <w:rPr>
                    <w:i/>
                  </w:rPr>
                </w:rPrChange>
              </w:rPr>
              <w:t>SetFMUState</w:t>
            </w:r>
            <w:r w:rsidR="00235809" w:rsidRPr="0098259C">
              <w:rPr>
                <w:i/>
              </w:rPr>
              <w:t xml:space="preserve"> with </w:t>
            </w:r>
            <w:r w:rsidR="00235809" w:rsidRPr="00791EA4">
              <w:rPr>
                <w:rStyle w:val="CODE"/>
                <w:rPrChange w:id="1238" w:author="Bertsch Christian (CR/AEE3)" w:date="2019-09-28T15:43:00Z">
                  <w:rPr>
                    <w:i/>
                  </w:rPr>
                </w:rPrChange>
              </w:rPr>
              <w:t>FMUstate</w:t>
            </w:r>
            <w:r w:rsidR="00235809" w:rsidRPr="0098259C">
              <w:rPr>
                <w:i/>
              </w:rPr>
              <w:t>.</w:t>
            </w:r>
            <w:r w:rsidR="00235809" w:rsidRPr="0098259C">
              <w:t>]</w:t>
            </w:r>
          </w:p>
          <w:p w14:paraId="2874E382" w14:textId="781D891B"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r w:rsidRPr="0098259C">
              <w:rPr>
                <w:rStyle w:val="CODE"/>
              </w:rPr>
              <w:t>canGetAndSetFMUstate</w:t>
            </w:r>
            <w:r w:rsidRPr="0098259C">
              <w:t xml:space="preserve"> and </w:t>
            </w:r>
            <w:r w:rsidRPr="0098259C">
              <w:rPr>
                <w:rStyle w:val="CODE"/>
              </w:rPr>
              <w:t>canSerializeFMUstate</w:t>
            </w:r>
            <w:r w:rsidRPr="0098259C">
              <w:t xml:space="preserve"> in </w:t>
            </w:r>
            <w:r w:rsidR="00AE0662">
              <w:t>&lt;</w:t>
            </w:r>
            <w:r w:rsidR="00AE0662">
              <w:rPr>
                <w:rStyle w:val="CODE"/>
              </w:rPr>
              <w:t>fmiModelDescription&gt;&lt;</w:t>
            </w:r>
            <w:r w:rsidR="00235809" w:rsidRPr="0098259C">
              <w:rPr>
                <w:rStyle w:val="CODE"/>
              </w:rPr>
              <w:t>ModelExchange / CoSimulation</w:t>
            </w:r>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ins w:id="1239" w:author="Bertsch Christian (CR/AEE3)" w:date="2019-09-24T15:54:00Z">
              <w:r w:rsidR="00546BF2">
                <w:fldChar w:fldCharType="begin"/>
              </w:r>
              <w:r w:rsidR="00546BF2">
                <w:instrText xml:space="preserve"> REF _Ref20232913 \r \h </w:instrText>
              </w:r>
            </w:ins>
            <w:r w:rsidR="00546BF2">
              <w:fldChar w:fldCharType="separate"/>
            </w:r>
            <w:ins w:id="1240" w:author="Bertsch Christian (CR/AEE3)" w:date="2019-10-03T18:12:00Z">
              <w:r w:rsidR="000440B4">
                <w:t>3.3.1</w:t>
              </w:r>
            </w:ins>
            <w:ins w:id="1241" w:author="Bertsch Christian (CR/AEE3)" w:date="2019-09-24T15:54:00Z">
              <w:r w:rsidR="00546BF2">
                <w:fldChar w:fldCharType="end"/>
              </w:r>
            </w:ins>
            <w:del w:id="1242" w:author="Bertsch Christian (CR/AEE3)" w:date="2019-09-24T15:54:00Z">
              <w:r w:rsidRPr="0098259C" w:rsidDel="00546BF2">
                <w:fldChar w:fldCharType="begin"/>
              </w:r>
              <w:r w:rsidRPr="0098259C" w:rsidDel="00546BF2">
                <w:delInstrText xml:space="preserve"> REF _Ref290828041 \r \h </w:delInstrText>
              </w:r>
              <w:r w:rsidRPr="0098259C" w:rsidDel="00546BF2">
                <w:fldChar w:fldCharType="separate"/>
              </w:r>
            </w:del>
            <w:ins w:id="1243" w:author="Otter, Martin" w:date="2019-09-06T11:33:00Z">
              <w:del w:id="1244" w:author="Bertsch Christian (CR/AEE3)" w:date="2019-09-23T06:20:00Z">
                <w:r w:rsidR="007C1036" w:rsidDel="005C4EE5">
                  <w:delText>0</w:delText>
                </w:r>
              </w:del>
            </w:ins>
            <w:del w:id="1245" w:author="Bertsch Christian (CR/AEE3)" w:date="2019-09-23T06:20:00Z">
              <w:r w:rsidR="00854655" w:rsidDel="005C4EE5">
                <w:delText>3.3.1</w:delText>
              </w:r>
            </w:del>
            <w:del w:id="1246" w:author="Bertsch Christian (CR/AEE3)" w:date="2019-09-24T15:54:00Z">
              <w:r w:rsidRPr="0098259C" w:rsidDel="00546BF2">
                <w:fldChar w:fldCharType="end"/>
              </w:r>
            </w:del>
            <w:r w:rsidRPr="0098259C">
              <w:t xml:space="preserve"> and </w:t>
            </w:r>
            <w:r w:rsidRPr="0098259C">
              <w:fldChar w:fldCharType="begin"/>
            </w:r>
            <w:r w:rsidRPr="0098259C">
              <w:instrText xml:space="preserve"> REF _Ref289268602 \r \h </w:instrText>
            </w:r>
            <w:r w:rsidRPr="0098259C">
              <w:fldChar w:fldCharType="separate"/>
            </w:r>
            <w:r w:rsidR="000440B4">
              <w:t>4.3.1</w:t>
            </w:r>
            <w:r w:rsidRPr="0098259C">
              <w:fldChar w:fldCharType="end"/>
            </w:r>
            <w:r w:rsidRPr="0098259C">
              <w:t>).</w:t>
            </w:r>
          </w:p>
        </w:tc>
      </w:tr>
    </w:tbl>
    <w:p w14:paraId="2ED4F955" w14:textId="77777777" w:rsidR="008B73CE" w:rsidRPr="0098259C" w:rsidRDefault="008B73CE" w:rsidP="008B73CE">
      <w:pPr>
        <w:pStyle w:val="Heading3"/>
      </w:pPr>
      <w:bookmarkStart w:id="1247" w:name="_Toc20839923"/>
      <w:r w:rsidRPr="0098259C">
        <w:t>Getting Partial Derivatives</w:t>
      </w:r>
      <w:bookmarkEnd w:id="1247"/>
    </w:p>
    <w:p w14:paraId="3B6DFAC9" w14:textId="77777777" w:rsidR="008B73CE" w:rsidRPr="0098259C" w:rsidRDefault="008B73CE" w:rsidP="008B73CE">
      <w:pPr>
        <w:pStyle w:val="BodyText"/>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t>fmi2</w:t>
            </w:r>
            <w:r w:rsidR="00AB63B7" w:rsidRPr="0098259C">
              <w:rPr>
                <w:rStyle w:val="CODE"/>
              </w:rPr>
              <w:t xml:space="preserve">Status </w:t>
            </w:r>
            <w:r>
              <w:rPr>
                <w:rStyle w:val="CODE"/>
              </w:rPr>
              <w:t>fmi2</w:t>
            </w:r>
            <w:r w:rsidR="00130200" w:rsidRPr="0098259C">
              <w:rPr>
                <w:rStyle w:val="CODE"/>
              </w:rPr>
              <w:t>Get</w:t>
            </w:r>
            <w:r w:rsidR="00AB63B7" w:rsidRPr="0098259C">
              <w:rPr>
                <w:rStyle w:val="CODE"/>
              </w:rPr>
              <w:t>DirectionalDerivative(</w:t>
            </w:r>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ValueReference v</w:t>
            </w:r>
            <w:r w:rsidR="00674EEC">
              <w:rPr>
                <w:rStyle w:val="CODE"/>
              </w:rPr>
              <w:t>Unknown</w:t>
            </w:r>
            <w:r w:rsidR="00AB63B7" w:rsidRPr="0098259C">
              <w:rPr>
                <w:rStyle w:val="CODE"/>
              </w:rPr>
              <w:t xml:space="preserve">_ref[], </w:t>
            </w:r>
            <w:r w:rsidR="00AB63B7" w:rsidRPr="0098259C">
              <w:rPr>
                <w:rStyle w:val="CODE"/>
                <w:b/>
              </w:rPr>
              <w:t>size_t</w:t>
            </w:r>
            <w:r w:rsidR="00674EEC">
              <w:rPr>
                <w:rStyle w:val="CODE"/>
              </w:rPr>
              <w:t xml:space="preserve"> nUnknown,</w:t>
            </w:r>
          </w:p>
          <w:p w14:paraId="3A011D0E" w14:textId="7828994F" w:rsidR="00AB63B7" w:rsidRPr="0098259C" w:rsidRDefault="00AB63B7" w:rsidP="00EC1A69">
            <w:pPr>
              <w:pStyle w:val="Textkrper-Tabelle"/>
              <w:rPr>
                <w:rStyle w:val="CODE"/>
              </w:rPr>
            </w:pPr>
            <w:r w:rsidRPr="0098259C">
              <w:rPr>
                <w:rStyle w:val="CODE"/>
              </w:rPr>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r w:rsidR="00674EEC">
              <w:rPr>
                <w:rStyle w:val="CODE"/>
              </w:rPr>
              <w:t>vKnown</w:t>
            </w:r>
            <w:r w:rsidRPr="0098259C">
              <w:rPr>
                <w:rStyle w:val="CODE"/>
              </w:rPr>
              <w:t>_ref[]</w:t>
            </w:r>
            <w:r w:rsidR="00852875">
              <w:rPr>
                <w:rStyle w:val="CODE"/>
              </w:rPr>
              <w:t xml:space="preserve"> </w:t>
            </w:r>
            <w:r w:rsidR="00674EEC">
              <w:rPr>
                <w:rStyle w:val="CODE"/>
              </w:rPr>
              <w:t xml:space="preserve"> </w:t>
            </w:r>
            <w:r w:rsidRPr="0098259C">
              <w:rPr>
                <w:rStyle w:val="CODE"/>
              </w:rPr>
              <w:t xml:space="preserve">, </w:t>
            </w:r>
            <w:r w:rsidRPr="0098259C">
              <w:rPr>
                <w:rStyle w:val="CODE"/>
                <w:b/>
              </w:rPr>
              <w:t>size_t</w:t>
            </w:r>
            <w:r w:rsidRPr="0098259C">
              <w:rPr>
                <w:rStyle w:val="CODE"/>
              </w:rPr>
              <w:t xml:space="preserve"> n</w:t>
            </w:r>
            <w:r w:rsidR="00674EEC">
              <w:rPr>
                <w:rStyle w:val="CODE"/>
              </w:rPr>
              <w:t>Known</w:t>
            </w:r>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Real dvK</w:t>
            </w:r>
            <w:r w:rsidR="00122BA1">
              <w:rPr>
                <w:rStyle w:val="CODE"/>
              </w:rPr>
              <w:t>nown</w:t>
            </w:r>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Real d</w:t>
            </w:r>
            <w:r w:rsidR="00674EEC">
              <w:rPr>
                <w:rStyle w:val="CODE"/>
              </w:rPr>
              <w:t>vU</w:t>
            </w:r>
            <w:r w:rsidR="00122BA1">
              <w:rPr>
                <w:rStyle w:val="CODE"/>
              </w:rPr>
              <w:t>nknown</w:t>
            </w:r>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07F26044"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0440B4">
              <w:t>3.1</w:t>
            </w:r>
            <w:r>
              <w:fldChar w:fldCharType="end"/>
            </w:r>
            <w:r>
              <w:t xml:space="preserve">) and Co-Simulation (section </w:t>
            </w:r>
            <w:r>
              <w:fldChar w:fldCharType="begin"/>
            </w:r>
            <w:r>
              <w:instrText xml:space="preserve"> REF _Ref356504426 \n \h </w:instrText>
            </w:r>
            <w:r>
              <w:fldChar w:fldCharType="separate"/>
            </w:r>
            <w:r w:rsidR="000440B4">
              <w:t>4.1</w:t>
            </w:r>
            <w:r>
              <w:fldChar w:fldCharType="end"/>
            </w:r>
            <w:r>
              <w:t>). In every Mode, the general form of th</w:t>
            </w:r>
            <w:r w:rsidR="00122BA1">
              <w:t>e FMU equations are</w:t>
            </w:r>
            <w:r>
              <w:t>:</w:t>
            </w:r>
          </w:p>
          <w:p w14:paraId="011B64C9" w14:textId="6D14559A" w:rsidR="00C81421" w:rsidRDefault="004F204D" w:rsidP="00214A6F">
            <w:pPr>
              <w:pStyle w:val="Textkrper-Tabelle"/>
              <w:jc w:val="center"/>
            </w:pPr>
            <m:oMath>
              <m:sSub>
                <m:sSubPr>
                  <m:ctrlPr>
                    <w:ins w:id="1248" w:author="Bertsch Christian (CR/AEE3)" w:date="2019-10-03T16:45:00Z">
                      <w:rPr>
                        <w:rFonts w:ascii="Cambria Math" w:hAnsi="Cambria Math"/>
                        <w:i/>
                      </w:rPr>
                    </w:ins>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ins w:id="1249" w:author="Bertsch Christian (CR/AEE3)" w:date="2019-10-03T16:45:00Z">
                      <w:rPr>
                        <w:rFonts w:ascii="Cambria Math" w:hAnsi="Cambria Math"/>
                        <w:i/>
                      </w:rPr>
                    </w:ins>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ins w:id="1250" w:author="Bertsch Christian (CR/AEE3)" w:date="2019-10-03T16:45:00Z">
                      <w:rPr>
                        <w:rFonts w:ascii="Cambria Math" w:hAnsi="Cambria Math"/>
                        <w:i/>
                      </w:rPr>
                    </w:ins>
                  </m:ctrlPr>
                </m:sSubPr>
                <m:e>
                  <m:r>
                    <m:rPr>
                      <m:sty m:val="b"/>
                    </m:rPr>
                    <w:rPr>
                      <w:rFonts w:ascii="Cambria Math" w:hAnsi="Cambria Math"/>
                    </w:rPr>
                    <m:t>v</m:t>
                  </m:r>
                </m:e>
                <m:sub>
                  <m:r>
                    <w:rPr>
                      <w:rFonts w:ascii="Cambria Math" w:hAnsi="Cambria Math"/>
                    </w:rPr>
                    <m:t>rest</m:t>
                  </m:r>
                </m:sub>
              </m:sSub>
              <m:r>
                <w:del w:id="1251" w:author="Bertsch Christian (CR/AEE3)" w:date="2019-09-06T11:23:00Z">
                  <w:rPr>
                    <w:rFonts w:ascii="Cambria Math" w:hAnsi="Cambria Math"/>
                  </w:rPr>
                  <m:t>)</m:t>
                </w:del>
              </m:r>
              <m:r>
                <w:ins w:id="1252" w:author="Bertsch Christian (CR/AEE3)" w:date="2019-09-06T11:23:00Z">
                  <w:rPr>
                    <w:rFonts w:ascii="Cambria Math" w:hAnsi="Cambria Math"/>
                  </w:rPr>
                  <m:t>)</m:t>
                </w:ins>
              </m:r>
            </m:oMath>
            <w:ins w:id="1253" w:author="Bertsch Christian (CR/AEE3)" w:date="2019-09-06T11:23:00Z">
              <w:r w:rsidR="000712CE">
                <w:t>,</w:t>
              </w:r>
            </w:ins>
          </w:p>
          <w:p w14:paraId="12F613D7" w14:textId="77777777" w:rsidR="003E5933" w:rsidRDefault="003E5933" w:rsidP="00EC1A69">
            <w:pPr>
              <w:pStyle w:val="Textkrper-Tabelle"/>
            </w:pPr>
            <w:r>
              <w:t>where</w:t>
            </w:r>
          </w:p>
          <w:p w14:paraId="203294AC" w14:textId="18C01120" w:rsidR="00B10E5A" w:rsidRPr="002F3E46" w:rsidRDefault="004F204D" w:rsidP="006E60E6">
            <w:pPr>
              <w:pStyle w:val="Textkrper-Tabelle"/>
              <w:numPr>
                <w:ilvl w:val="0"/>
                <w:numId w:val="19"/>
              </w:numPr>
              <w:rPr>
                <w:i/>
              </w:rPr>
            </w:pPr>
            <m:oMath>
              <m:sSub>
                <m:sSubPr>
                  <m:ctrlPr>
                    <w:ins w:id="1254" w:author="Bertsch Christian (CR/AEE3)" w:date="2019-10-03T16:45:00Z">
                      <w:rPr>
                        <w:rFonts w:ascii="Cambria Math" w:hAnsi="Cambria Math"/>
                        <w:i/>
                      </w:rPr>
                    </w:ins>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variables computed in the actual Mode</w:t>
            </w:r>
            <w:r w:rsidR="00B10E5A">
              <w:t>:</w:t>
            </w:r>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&lt;ModelStructure&gt;&lt;InitialUnknowns&gt;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(ModelExchange):</w:t>
            </w:r>
            <w:r>
              <w:rPr>
                <w:i/>
              </w:rPr>
              <w:t xml:space="preserve"> </w:t>
            </w:r>
            <w:r w:rsidRPr="002F3E46">
              <w:t xml:space="preserve">The continuous-time outputs and state derivatives (= the variables listed under </w:t>
            </w:r>
            <w:r w:rsidRPr="002F3E46">
              <w:rPr>
                <w:rStyle w:val="CODE"/>
              </w:rPr>
              <w:t>&lt;ModelStructure&gt;&lt;Outputs&gt;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&lt;ModelStructure&gt;&lt;Derivatives&gt;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(ModelExchange):</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&lt;ModelStructure&gt;&lt;Outputs&gt;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 xml:space="preserve">Step Mode (CoSimulation): </w:t>
            </w:r>
            <w:r>
              <w:t>T</w:t>
            </w:r>
            <w:r w:rsidRPr="003B7CF7">
              <w:t xml:space="preserve">he variables listed under </w:t>
            </w:r>
            <w:r w:rsidRPr="003B7CF7">
              <w:rPr>
                <w:rStyle w:val="CODE"/>
              </w:rPr>
              <w:t>&lt;ModelStructure&gt;&lt;Outputs&gt;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&lt;ModelStructure&gt;&lt;Derivatives&gt;</w:t>
            </w:r>
            <w:r>
              <w:rPr>
                <w:i/>
              </w:rPr>
              <w:t xml:space="preserve"> </w:t>
            </w:r>
            <w:r w:rsidRPr="002F3E46">
              <w:t xml:space="preserve">is present, also the variables listed here as </w:t>
            </w:r>
            <w:r w:rsidR="00180796">
              <w:t>state derivatives</w:t>
            </w:r>
            <w:r>
              <w:t>.</w:t>
            </w:r>
          </w:p>
          <w:p w14:paraId="64C89650" w14:textId="28C2AF5B" w:rsidR="003E5933" w:rsidRDefault="004F204D" w:rsidP="00636955">
            <w:pPr>
              <w:pStyle w:val="Textkrper-Tabelle"/>
              <w:numPr>
                <w:ilvl w:val="0"/>
                <w:numId w:val="19"/>
              </w:numPr>
            </w:pPr>
            <m:oMath>
              <m:sSub>
                <m:sSubPr>
                  <m:ctrlPr>
                    <w:ins w:id="1255" w:author="Bertsch Christian (CR/AEE3)" w:date="2019-10-03T16:45:00Z">
                      <w:rPr>
                        <w:rFonts w:ascii="Cambria Math" w:hAnsi="Cambria Math"/>
                        <w:i/>
                      </w:rPr>
                    </w:ins>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ins w:id="1256" w:author="Bertsch Christian (CR/AEE3)" w:date="2019-10-03T18:12:00Z">
              <w:r w:rsidR="000440B4">
                <w:rPr>
                  <w:noProof/>
                </w:rPr>
                <w:t>62</w:t>
              </w:r>
            </w:ins>
            <w:ins w:id="1257" w:author="Otter, Martin" w:date="2019-09-06T11:33:00Z">
              <w:del w:id="1258" w:author="Bertsch Christian (CR/AEE3)" w:date="2019-09-23T06:20:00Z">
                <w:r w:rsidR="007C1036" w:rsidDel="005C4EE5">
                  <w:rPr>
                    <w:noProof/>
                  </w:rPr>
                  <w:delText>67</w:delText>
                </w:r>
              </w:del>
            </w:ins>
            <w:del w:id="1259" w:author="Bertsch Christian (CR/AEE3)" w:date="2019-09-23T06:20:00Z">
              <w:r w:rsidR="000B3668" w:rsidDel="005C4EE5">
                <w:rPr>
                  <w:noProof/>
                </w:rPr>
                <w:delText>61</w:delText>
              </w:r>
            </w:del>
            <w:r w:rsidR="000B3668">
              <w:fldChar w:fldCharType="end"/>
            </w:r>
            <w:r w:rsidR="000B3668">
              <w:t xml:space="preserve"> </w:t>
            </w:r>
            <w:r w:rsidR="003E5933">
              <w:t>[</w:t>
            </w:r>
            <w:r w:rsidR="003E5933" w:rsidRPr="00334E98">
              <w:rPr>
                <w:i/>
              </w:rPr>
              <w:t>for example</w:t>
            </w:r>
            <w:ins w:id="1260" w:author="Bertsch Christian (CR/AEE3)" w:date="2019-09-06T11:23:00Z">
              <w:r w:rsidR="001F4DDE">
                <w:rPr>
                  <w:i/>
                </w:rPr>
                <w:t>,</w:t>
              </w:r>
            </w:ins>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explicitely defined under </w:t>
            </w:r>
            <w:r w:rsidR="00A11986" w:rsidRPr="002F3E46">
              <w:rPr>
                <w:rStyle w:val="CODE"/>
                <w:i/>
              </w:rPr>
              <w:t>ScalarVariables</w:t>
            </w:r>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4F204D" w:rsidP="006E60E6">
            <w:pPr>
              <w:pStyle w:val="Textkrper-Tabelle"/>
              <w:numPr>
                <w:ilvl w:val="0"/>
                <w:numId w:val="19"/>
              </w:numPr>
            </w:pPr>
            <m:oMath>
              <m:sSub>
                <m:sSubPr>
                  <m:ctrlPr>
                    <w:ins w:id="1261" w:author="Bertsch Christian (CR/AEE3)" w:date="2019-10-03T16:45:00Z">
                      <w:rPr>
                        <w:rFonts w:ascii="Cambria Math" w:hAnsi="Cambria Math"/>
                        <w:i/>
                      </w:rPr>
                    </w:ins>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ins w:id="1262" w:author="Bertsch Christian (CR/AEE3)" w:date="2019-09-06T11:23:00Z">
              <w:r w:rsidR="002D55CD">
                <w:rPr>
                  <w:i/>
                </w:rPr>
                <w:t>,</w:t>
              </w:r>
            </w:ins>
            <w:r w:rsidR="003E5933">
              <w:rPr>
                <w:i/>
              </w:rPr>
              <w:t xml:space="preserve"> discrete</w:t>
            </w:r>
            <w:r w:rsidR="003E5933" w:rsidRPr="00334E98">
              <w:rPr>
                <w:i/>
              </w:rPr>
              <w:t>-time inputs</w:t>
            </w:r>
            <w:r w:rsidR="003E5933">
              <w:rPr>
                <w:i/>
              </w:rPr>
              <w:t xml:space="preserve"> in Continuous-Time Mode</w:t>
            </w:r>
            <w:r w:rsidR="000404A9">
              <w:t>].</w:t>
            </w:r>
          </w:p>
          <w:p w14:paraId="48EDD8C1" w14:textId="5F59CDE8" w:rsidR="000404A9" w:rsidRDefault="000404A9" w:rsidP="00EC1A69">
            <w:pPr>
              <w:pStyle w:val="Textkrper-Tabelle"/>
            </w:pPr>
            <w:r w:rsidRPr="0098259C">
              <w:t>If the capability attribute “</w:t>
            </w:r>
            <w:r>
              <w:rPr>
                <w:rStyle w:val="CODE"/>
              </w:rPr>
              <w:t>providesDirectionalDerivative</w:t>
            </w:r>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ins w:id="1263" w:author="Bertsch Christian (CR/AEE3)" w:date="2019-10-03T16:45:00Z">
                      <w:rPr>
                        <w:rFonts w:ascii="Cambria Math" w:hAnsi="Cambria Math"/>
                        <w:i/>
                      </w:rPr>
                    </w:ins>
                  </m:ctrlPr>
                </m:sSubPr>
                <m:e>
                  <m:r>
                    <m:rPr>
                      <m:sty m:val="b"/>
                    </m:rPr>
                    <w:rPr>
                      <w:rFonts w:ascii="Cambria Math" w:hAnsi="Cambria Math"/>
                    </w:rPr>
                    <m:t>v</m:t>
                  </m:r>
                </m:e>
                <m:sub>
                  <m:r>
                    <w:rPr>
                      <w:rFonts w:ascii="Cambria Math" w:hAnsi="Cambria Math"/>
                    </w:rPr>
                    <m:t>known</m:t>
                  </m:r>
                </m:sub>
              </m:sSub>
            </m:oMath>
            <w:r>
              <w:t>:</w:t>
            </w:r>
          </w:p>
          <w:p w14:paraId="67A14FEF" w14:textId="77777777" w:rsidR="000404A9" w:rsidRDefault="00D424FE" w:rsidP="00EC1A69">
            <w:pPr>
              <w:pStyle w:val="Textkrper-Tabelle"/>
            </w:pPr>
            <m:oMathPara>
              <m:oMath>
                <m:r>
                  <w:rPr>
                    <w:rFonts w:ascii="Cambria Math" w:hAnsi="Cambria Math"/>
                  </w:rPr>
                  <m:t>∆</m:t>
                </m:r>
                <m:sSub>
                  <m:sSubPr>
                    <m:ctrlPr>
                      <w:ins w:id="1264" w:author="Bertsch Christian (CR/AEE3)" w:date="2019-10-03T16:45:00Z">
                        <w:rPr>
                          <w:rFonts w:ascii="Cambria Math" w:hAnsi="Cambria Math"/>
                          <w:i/>
                        </w:rPr>
                      </w:ins>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ins w:id="1265" w:author="Bertsch Christian (CR/AEE3)" w:date="2019-10-03T16:45:00Z">
                        <w:rPr>
                          <w:rFonts w:ascii="Cambria Math" w:hAnsi="Cambria Math"/>
                          <w:i/>
                        </w:rPr>
                      </w:ins>
                    </m:ctrlPr>
                  </m:fPr>
                  <m:num>
                    <m:r>
                      <w:rPr>
                        <w:rFonts w:ascii="Cambria Math" w:hAnsi="Cambria Math"/>
                      </w:rPr>
                      <m:t>∂</m:t>
                    </m:r>
                    <m:r>
                      <m:rPr>
                        <m:sty m:val="b"/>
                      </m:rPr>
                      <w:rPr>
                        <w:rFonts w:ascii="Cambria Math" w:hAnsi="Cambria Math"/>
                      </w:rPr>
                      <m:t>h</m:t>
                    </m:r>
                  </m:num>
                  <m:den>
                    <m:r>
                      <w:rPr>
                        <w:rFonts w:ascii="Cambria Math" w:hAnsi="Cambria Math"/>
                      </w:rPr>
                      <m:t>∂</m:t>
                    </m:r>
                    <m:sSub>
                      <m:sSubPr>
                        <m:ctrlPr>
                          <w:ins w:id="1266" w:author="Bertsch Christian (CR/AEE3)" w:date="2019-10-03T16:45:00Z">
                            <w:rPr>
                              <w:rFonts w:ascii="Cambria Math" w:hAnsi="Cambria Math"/>
                              <w:i/>
                            </w:rPr>
                          </w:ins>
                        </m:ctrlPr>
                      </m:sSubPr>
                      <m:e>
                        <m:r>
                          <m:rPr>
                            <m:sty m:val="b"/>
                          </m:rPr>
                          <w:rPr>
                            <w:rFonts w:ascii="Cambria Math" w:hAnsi="Cambria Math"/>
                          </w:rPr>
                          <m:t>v</m:t>
                        </m:r>
                      </m:e>
                      <m:sub>
                        <m:r>
                          <w:rPr>
                            <w:rFonts w:ascii="Cambria Math" w:hAnsi="Cambria Math"/>
                          </w:rPr>
                          <m:t>known</m:t>
                        </m:r>
                      </m:sub>
                    </m:sSub>
                  </m:den>
                </m:f>
                <m:sSub>
                  <m:sSubPr>
                    <m:ctrlPr>
                      <w:ins w:id="1267" w:author="Bertsch Christian (CR/AEE3)" w:date="2019-10-03T16:45:00Z">
                        <w:rPr>
                          <w:rFonts w:ascii="Cambria Math" w:hAnsi="Cambria Math"/>
                          <w:i/>
                        </w:rPr>
                      </w:ins>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ins w:id="1268" w:author="Bertsch Christian (CR/AEE3)" w:date="2019-10-03T16:45:00Z">
                      <w:rPr>
                        <w:rFonts w:ascii="Cambria Math" w:hAnsi="Cambria Math"/>
                        <w:i/>
                      </w:rPr>
                    </w:ins>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r w:rsidRPr="0098259C">
              <w:t>) from the seed vector</w:t>
            </w:r>
            <w:r>
              <w:t xml:space="preserve"> </w:t>
            </w:r>
            <m:oMath>
              <m:r>
                <w:rPr>
                  <w:rFonts w:ascii="Cambria Math" w:hAnsi="Cambria Math"/>
                </w:rPr>
                <m:t>∆</m:t>
              </m:r>
              <m:sSub>
                <m:sSubPr>
                  <m:ctrlPr>
                    <w:ins w:id="1269" w:author="Bertsch Christian (CR/AEE3)" w:date="2019-10-03T16:45:00Z">
                      <w:rPr>
                        <w:rFonts w:ascii="Cambria Math" w:hAnsi="Cambria Math"/>
                        <w:i/>
                      </w:rPr>
                    </w:ins>
                  </m:ctrlPr>
                </m:sSubPr>
                <m:e>
                  <m:r>
                    <m:rPr>
                      <m:sty m:val="b"/>
                    </m:rPr>
                    <w:rPr>
                      <w:rFonts w:ascii="Cambria Math" w:hAnsi="Cambria Math"/>
                    </w:rPr>
                    <m:t>v</m:t>
                  </m:r>
                </m:e>
                <m:sub>
                  <m:r>
                    <w:rPr>
                      <w:rFonts w:ascii="Cambria Math" w:hAnsi="Cambria Math"/>
                    </w:rPr>
                    <m:t>known</m:t>
                  </m:r>
                </m:sub>
              </m:sSub>
            </m:oMath>
            <w:r w:rsidRPr="0098259C">
              <w:t>(</w:t>
            </w:r>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BodyTextIndent"/>
              <w:rPr>
                <w:i/>
              </w:rPr>
            </w:pPr>
            <w:r w:rsidRPr="00674EEC">
              <w:rPr>
                <w:i/>
              </w:rPr>
              <w:t>The function may compute the directional derivative</w:t>
            </w:r>
            <w:r w:rsidR="00674EEC">
              <w:rPr>
                <w:i/>
              </w:rPr>
              <w:t>s</w:t>
            </w:r>
            <w:r w:rsidRPr="00674EEC">
              <w:rPr>
                <w:i/>
              </w:rPr>
              <w:t xml:space="preserve"> by numerical differentiation taking into account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t xml:space="preserve">Example: </w:t>
            </w:r>
          </w:p>
          <w:p w14:paraId="774115DB" w14:textId="77777777" w:rsidR="00AB63B7" w:rsidRDefault="00AB63B7" w:rsidP="00EC1A69">
            <w:pPr>
              <w:pStyle w:val="Textkrper-Tabelle"/>
              <w:rPr>
                <w:i/>
              </w:rPr>
            </w:pPr>
            <w:r w:rsidRPr="0098259C">
              <w:rPr>
                <w:i/>
              </w:rPr>
              <w:t>Assume an FMU has the output equations</w:t>
            </w:r>
          </w:p>
          <w:p w14:paraId="16F05A90" w14:textId="77777777" w:rsidR="00E557DF" w:rsidRPr="0098259C" w:rsidRDefault="004F204D" w:rsidP="00EC1A69">
            <w:pPr>
              <w:pStyle w:val="Textkrper-Tabelle"/>
            </w:pPr>
            <m:oMathPara>
              <m:oMath>
                <m:d>
                  <m:dPr>
                    <m:begChr m:val="["/>
                    <m:endChr m:val="]"/>
                    <m:ctrlPr>
                      <w:ins w:id="1270" w:author="Bertsch Christian (CR/AEE3)" w:date="2019-10-03T16:45:00Z">
                        <w:rPr>
                          <w:rFonts w:ascii="Cambria Math" w:hAnsi="Cambria Math"/>
                          <w:i/>
                        </w:rPr>
                      </w:ins>
                    </m:ctrlPr>
                  </m:dPr>
                  <m:e>
                    <m:m>
                      <m:mPr>
                        <m:mcs>
                          <m:mc>
                            <m:mcPr>
                              <m:count m:val="1"/>
                              <m:mcJc m:val="center"/>
                            </m:mcPr>
                          </m:mc>
                        </m:mcs>
                        <m:ctrlPr>
                          <w:ins w:id="1271" w:author="Bertsch Christian (CR/AEE3)" w:date="2019-10-03T16:45:00Z">
                            <w:rPr>
                              <w:rFonts w:ascii="Cambria Math" w:hAnsi="Cambria Math"/>
                              <w:i/>
                            </w:rPr>
                          </w:ins>
                        </m:ctrlPr>
                      </m:mPr>
                      <m:mr>
                        <m:e>
                          <m:sSub>
                            <m:sSubPr>
                              <m:ctrlPr>
                                <w:ins w:id="1272" w:author="Bertsch Christian (CR/AEE3)" w:date="2019-10-03T16:45:00Z">
                                  <w:rPr>
                                    <w:rFonts w:ascii="Cambria Math" w:hAnsi="Cambria Math"/>
                                    <w:i/>
                                  </w:rPr>
                                </w:ins>
                              </m:ctrlPr>
                            </m:sSubPr>
                            <m:e>
                              <m:r>
                                <w:rPr>
                                  <w:rFonts w:ascii="Cambria Math" w:hAnsi="Cambria Math"/>
                                </w:rPr>
                                <m:t>y</m:t>
                              </m:r>
                            </m:e>
                            <m:sub>
                              <m:r>
                                <w:rPr>
                                  <w:rFonts w:ascii="Cambria Math" w:hAnsi="Cambria Math"/>
                                </w:rPr>
                                <m:t>1</m:t>
                              </m:r>
                            </m:sub>
                          </m:sSub>
                        </m:e>
                      </m:mr>
                      <m:mr>
                        <m:e>
                          <m:sSub>
                            <m:sSubPr>
                              <m:ctrlPr>
                                <w:ins w:id="1273" w:author="Bertsch Christian (CR/AEE3)" w:date="2019-10-03T16:45:00Z">
                                  <w:rPr>
                                    <w:rFonts w:ascii="Cambria Math" w:hAnsi="Cambria Math"/>
                                    <w:i/>
                                  </w:rPr>
                                </w:ins>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ins w:id="1274" w:author="Bertsch Christian (CR/AEE3)" w:date="2019-10-03T16:45:00Z">
                        <w:rPr>
                          <w:rFonts w:ascii="Cambria Math" w:hAnsi="Cambria Math"/>
                          <w:i/>
                        </w:rPr>
                      </w:ins>
                    </m:ctrlPr>
                  </m:dPr>
                  <m:e>
                    <m:m>
                      <m:mPr>
                        <m:mcs>
                          <m:mc>
                            <m:mcPr>
                              <m:count m:val="1"/>
                              <m:mcJc m:val="center"/>
                            </m:mcPr>
                          </m:mc>
                        </m:mcs>
                        <m:ctrlPr>
                          <w:ins w:id="1275" w:author="Bertsch Christian (CR/AEE3)" w:date="2019-10-03T16:45:00Z">
                            <w:rPr>
                              <w:rFonts w:ascii="Cambria Math" w:hAnsi="Cambria Math"/>
                              <w:i/>
                            </w:rPr>
                          </w:ins>
                        </m:ctrlPr>
                      </m:mPr>
                      <m:mr>
                        <m:e>
                          <m:sSub>
                            <m:sSubPr>
                              <m:ctrlPr>
                                <w:ins w:id="1276" w:author="Bertsch Christian (CR/AEE3)" w:date="2019-10-03T16:45:00Z">
                                  <w:rPr>
                                    <w:rFonts w:ascii="Cambria Math" w:hAnsi="Cambria Math"/>
                                    <w:i/>
                                  </w:rPr>
                                </w:ins>
                              </m:ctrlPr>
                            </m:sSubPr>
                            <m:e>
                              <m:r>
                                <w:rPr>
                                  <w:rFonts w:ascii="Cambria Math" w:hAnsi="Cambria Math"/>
                                </w:rPr>
                                <m:t>g</m:t>
                              </m:r>
                            </m:e>
                            <m:sub>
                              <m:r>
                                <w:rPr>
                                  <w:rFonts w:ascii="Cambria Math" w:hAnsi="Cambria Math"/>
                                </w:rPr>
                                <m:t>1</m:t>
                              </m:r>
                            </m:sub>
                          </m:sSub>
                          <m:d>
                            <m:dPr>
                              <m:ctrlPr>
                                <w:ins w:id="1277" w:author="Bertsch Christian (CR/AEE3)" w:date="2019-10-03T16:45:00Z">
                                  <w:rPr>
                                    <w:rFonts w:ascii="Cambria Math" w:hAnsi="Cambria Math"/>
                                    <w:i/>
                                  </w:rPr>
                                </w:ins>
                              </m:ctrlPr>
                            </m:dPr>
                            <m:e>
                              <m:r>
                                <w:rPr>
                                  <w:rFonts w:ascii="Cambria Math" w:hAnsi="Cambria Math"/>
                                </w:rPr>
                                <m:t>x,</m:t>
                              </m:r>
                              <m:sSub>
                                <m:sSubPr>
                                  <m:ctrlPr>
                                    <w:ins w:id="1278" w:author="Bertsch Christian (CR/AEE3)" w:date="2019-10-03T16:45:00Z">
                                      <w:rPr>
                                        <w:rFonts w:ascii="Cambria Math" w:hAnsi="Cambria Math"/>
                                        <w:i/>
                                      </w:rPr>
                                    </w:ins>
                                  </m:ctrlPr>
                                </m:sSubPr>
                                <m:e>
                                  <m:r>
                                    <w:rPr>
                                      <w:rFonts w:ascii="Cambria Math" w:hAnsi="Cambria Math"/>
                                    </w:rPr>
                                    <m:t>u</m:t>
                                  </m:r>
                                </m:e>
                                <m:sub>
                                  <m:r>
                                    <w:rPr>
                                      <w:rFonts w:ascii="Cambria Math" w:hAnsi="Cambria Math"/>
                                    </w:rPr>
                                    <m:t>1</m:t>
                                  </m:r>
                                </m:sub>
                              </m:sSub>
                              <m:r>
                                <w:rPr>
                                  <w:rFonts w:ascii="Cambria Math" w:hAnsi="Cambria Math"/>
                                </w:rPr>
                                <m:t>,</m:t>
                              </m:r>
                              <m:sSub>
                                <m:sSubPr>
                                  <m:ctrlPr>
                                    <w:ins w:id="1279" w:author="Bertsch Christian (CR/AEE3)" w:date="2019-10-03T16:45:00Z">
                                      <w:rPr>
                                        <w:rFonts w:ascii="Cambria Math" w:hAnsi="Cambria Math"/>
                                        <w:i/>
                                      </w:rPr>
                                    </w:ins>
                                  </m:ctrlPr>
                                </m:sSubPr>
                                <m:e>
                                  <m:r>
                                    <w:rPr>
                                      <w:rFonts w:ascii="Cambria Math" w:hAnsi="Cambria Math"/>
                                    </w:rPr>
                                    <m:t>u</m:t>
                                  </m:r>
                                </m:e>
                                <m:sub>
                                  <m:r>
                                    <w:rPr>
                                      <w:rFonts w:ascii="Cambria Math" w:hAnsi="Cambria Math"/>
                                    </w:rPr>
                                    <m:t>3</m:t>
                                  </m:r>
                                </m:sub>
                              </m:sSub>
                              <m:r>
                                <w:rPr>
                                  <w:rFonts w:ascii="Cambria Math" w:hAnsi="Cambria Math"/>
                                </w:rPr>
                                <m:t>,</m:t>
                              </m:r>
                              <m:sSub>
                                <m:sSubPr>
                                  <m:ctrlPr>
                                    <w:ins w:id="1280" w:author="Bertsch Christian (CR/AEE3)" w:date="2019-10-03T16:45:00Z">
                                      <w:rPr>
                                        <w:rFonts w:ascii="Cambria Math" w:hAnsi="Cambria Math"/>
                                        <w:i/>
                                      </w:rPr>
                                    </w:ins>
                                  </m:ctrlPr>
                                </m:sSubPr>
                                <m:e>
                                  <m:r>
                                    <w:rPr>
                                      <w:rFonts w:ascii="Cambria Math" w:hAnsi="Cambria Math"/>
                                    </w:rPr>
                                    <m:t>u</m:t>
                                  </m:r>
                                </m:e>
                                <m:sub>
                                  <m:r>
                                    <w:rPr>
                                      <w:rFonts w:ascii="Cambria Math" w:hAnsi="Cambria Math"/>
                                    </w:rPr>
                                    <m:t>4</m:t>
                                  </m:r>
                                </m:sub>
                              </m:sSub>
                            </m:e>
                          </m:d>
                        </m:e>
                      </m:mr>
                      <m:mr>
                        <m:e>
                          <m:sSub>
                            <m:sSubPr>
                              <m:ctrlPr>
                                <w:ins w:id="1281" w:author="Bertsch Christian (CR/AEE3)" w:date="2019-10-03T16:45:00Z">
                                  <w:rPr>
                                    <w:rFonts w:ascii="Cambria Math" w:hAnsi="Cambria Math"/>
                                    <w:i/>
                                  </w:rPr>
                                </w:ins>
                              </m:ctrlPr>
                            </m:sSubPr>
                            <m:e>
                              <m:r>
                                <w:rPr>
                                  <w:rFonts w:ascii="Cambria Math" w:hAnsi="Cambria Math"/>
                                </w:rPr>
                                <m:t>g</m:t>
                              </m:r>
                            </m:e>
                            <m:sub>
                              <m:r>
                                <w:rPr>
                                  <w:rFonts w:ascii="Cambria Math" w:hAnsi="Cambria Math"/>
                                </w:rPr>
                                <m:t>2</m:t>
                              </m:r>
                            </m:sub>
                          </m:sSub>
                          <m:d>
                            <m:dPr>
                              <m:ctrlPr>
                                <w:ins w:id="1282" w:author="Bertsch Christian (CR/AEE3)" w:date="2019-10-03T16:45:00Z">
                                  <w:rPr>
                                    <w:rFonts w:ascii="Cambria Math" w:hAnsi="Cambria Math"/>
                                    <w:i/>
                                  </w:rPr>
                                </w:ins>
                              </m:ctrlPr>
                            </m:dPr>
                            <m:e>
                              <m:r>
                                <w:rPr>
                                  <w:rFonts w:ascii="Cambria Math" w:hAnsi="Cambria Math"/>
                                </w:rPr>
                                <m:t>x,</m:t>
                              </m:r>
                              <m:sSub>
                                <m:sSubPr>
                                  <m:ctrlPr>
                                    <w:ins w:id="1283" w:author="Bertsch Christian (CR/AEE3)" w:date="2019-10-03T16:45:00Z">
                                      <w:rPr>
                                        <w:rFonts w:ascii="Cambria Math" w:hAnsi="Cambria Math"/>
                                        <w:i/>
                                      </w:rPr>
                                    </w:ins>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BodyText"/>
              <w:rPr>
                <w:i/>
              </w:rPr>
            </w:pPr>
            <w:r w:rsidRPr="0098259C">
              <w:rPr>
                <w:i/>
              </w:rPr>
              <w:t xml:space="preserve">and this FMU is connected, so that </w:t>
            </w:r>
            <w:r w:rsidR="00FA7580">
              <w:rPr>
                <w:i/>
              </w:rPr>
              <w:t xml:space="preserve"> </w:t>
            </w:r>
            <m:oMath>
              <m:sSub>
                <m:sSubPr>
                  <m:ctrlPr>
                    <w:ins w:id="1284" w:author="Bertsch Christian (CR/AEE3)" w:date="2019-10-03T16:45:00Z">
                      <w:rPr>
                        <w:rFonts w:ascii="Cambria Math" w:hAnsi="Cambria Math"/>
                        <w:i/>
                        <w:spacing w:val="0"/>
                        <w:szCs w:val="21"/>
                        <w:lang w:eastAsia="en-US"/>
                      </w:rPr>
                    </w:ins>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ins w:id="1285" w:author="Bertsch Christian (CR/AEE3)" w:date="2019-10-03T16:45:00Z">
                      <w:rPr>
                        <w:rFonts w:ascii="Cambria Math" w:hAnsi="Cambria Math"/>
                        <w:i/>
                        <w:spacing w:val="0"/>
                        <w:szCs w:val="21"/>
                        <w:lang w:eastAsia="en-US"/>
                      </w:rPr>
                    </w:ins>
                  </m:ctrlPr>
                </m:sSubPr>
                <m:e>
                  <m:r>
                    <w:rPr>
                      <w:rFonts w:ascii="Cambria Math" w:hAnsi="Cambria Math"/>
                    </w:rPr>
                    <m:t>u</m:t>
                  </m:r>
                </m:e>
                <m:sub>
                  <m:r>
                    <w:rPr>
                      <w:rFonts w:ascii="Cambria Math" w:hAnsi="Cambria Math"/>
                    </w:rPr>
                    <m:t>1</m:t>
                  </m:r>
                </m:sub>
              </m:sSub>
              <m:r>
                <w:rPr>
                  <w:rFonts w:ascii="Cambria Math" w:hAnsi="Cambria Math"/>
                </w:rPr>
                <m:t>,</m:t>
              </m:r>
              <m:sSub>
                <m:sSubPr>
                  <m:ctrlPr>
                    <w:ins w:id="1286" w:author="Bertsch Christian (CR/AEE3)" w:date="2019-10-03T16:45:00Z">
                      <w:rPr>
                        <w:rFonts w:ascii="Cambria Math" w:hAnsi="Cambria Math"/>
                        <w:i/>
                        <w:spacing w:val="0"/>
                        <w:szCs w:val="21"/>
                        <w:lang w:eastAsia="en-US"/>
                      </w:rPr>
                    </w:ins>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Jacobian and this Jacobian can be computed (without numerical differentiation) provided the partial derivative of </w:t>
            </w:r>
            <m:oMath>
              <m:sSub>
                <m:sSubPr>
                  <m:ctrlPr>
                    <w:ins w:id="1287" w:author="Bertsch Christian (CR/AEE3)" w:date="2019-10-03T16:45:00Z">
                      <w:rPr>
                        <w:rFonts w:ascii="Cambria Math" w:hAnsi="Cambria Math"/>
                        <w:i/>
                        <w:spacing w:val="0"/>
                        <w:szCs w:val="21"/>
                        <w:lang w:eastAsia="en-US"/>
                      </w:rPr>
                    </w:ins>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ins w:id="1288" w:author="Bertsch Christian (CR/AEE3)" w:date="2019-10-03T16:45:00Z">
                      <w:rPr>
                        <w:rFonts w:ascii="Cambria Math" w:hAnsi="Cambria Math"/>
                        <w:i/>
                        <w:spacing w:val="0"/>
                        <w:szCs w:val="21"/>
                        <w:lang w:eastAsia="en-US"/>
                      </w:rPr>
                    </w:ins>
                  </m:ctrlPr>
                </m:sSubPr>
                <m:e>
                  <m:r>
                    <w:rPr>
                      <w:rFonts w:ascii="Cambria Math" w:hAnsi="Cambria Math"/>
                    </w:rPr>
                    <m:t>u</m:t>
                  </m:r>
                </m:e>
                <m:sub>
                  <m:r>
                    <w:rPr>
                      <w:rFonts w:ascii="Cambria Math" w:hAnsi="Cambria Math"/>
                    </w:rPr>
                    <m:t>1</m:t>
                  </m:r>
                </m:sub>
              </m:sSub>
            </m:oMath>
            <w:r w:rsidRPr="0098259C">
              <w:rPr>
                <w:i/>
              </w:rPr>
              <w:t xml:space="preserve"> and </w:t>
            </w:r>
            <m:oMath>
              <m:sSub>
                <m:sSubPr>
                  <m:ctrlPr>
                    <w:ins w:id="1289" w:author="Bertsch Christian (CR/AEE3)" w:date="2019-10-03T16:45:00Z">
                      <w:rPr>
                        <w:rFonts w:ascii="Cambria Math" w:hAnsi="Cambria Math"/>
                        <w:i/>
                        <w:spacing w:val="0"/>
                        <w:szCs w:val="21"/>
                        <w:lang w:eastAsia="en-US"/>
                      </w:rPr>
                    </w:ins>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provided </w:t>
            </w:r>
          </w:p>
          <w:p w14:paraId="28FE044C" w14:textId="4024E3EA" w:rsidR="00DA6E1B" w:rsidRDefault="00AB63B7" w:rsidP="006E60E6">
            <w:pPr>
              <w:pStyle w:val="BodyText"/>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791EA4">
              <w:rPr>
                <w:rFonts w:ascii="Courier New" w:hAnsi="Courier New" w:cs="Courier New"/>
                <w:sz w:val="19"/>
                <w:szCs w:val="19"/>
                <w:rPrChange w:id="1290" w:author="Bertsch Christian (CR/AEE3)" w:date="2019-09-28T15:44:00Z">
                  <w:rPr>
                    <w:i/>
                  </w:rPr>
                </w:rPrChange>
              </w:rPr>
              <w:t>fmi2</w:t>
            </w:r>
            <w:r w:rsidR="0065442A" w:rsidRPr="00791EA4">
              <w:rPr>
                <w:rFonts w:ascii="Courier New" w:hAnsi="Courier New" w:cs="Courier New"/>
                <w:sz w:val="19"/>
                <w:szCs w:val="19"/>
                <w:rPrChange w:id="1291" w:author="Bertsch Christian (CR/AEE3)" w:date="2019-09-28T15:44:00Z">
                  <w:rPr>
                    <w:i/>
                  </w:rPr>
                </w:rPrChange>
              </w:rPr>
              <w:t>GetDirectionalDerivative</w:t>
            </w:r>
            <w:r w:rsidRPr="0098259C">
              <w:rPr>
                <w:i/>
              </w:rPr>
              <w:t xml:space="preserve"> to compute the directional derivatives with respect to these two variables (</w:t>
            </w:r>
            <w:r w:rsidR="00D73B94" w:rsidRPr="0098259C">
              <w:rPr>
                <w:i/>
              </w:rPr>
              <w:t>in other words</w:t>
            </w:r>
            <w:ins w:id="1292" w:author="Bertsch Christian (CR/AEE3)" w:date="2019-09-06T11:23:00Z">
              <w:r w:rsidR="002D55CD">
                <w:rPr>
                  <w:i/>
                </w:rPr>
                <w:t>,</w:t>
              </w:r>
            </w:ins>
            <w:r w:rsidR="00D41644">
              <w:rPr>
                <w:i/>
              </w:rPr>
              <w:t xml:space="preserve"> </w:t>
            </w:r>
            <m:oMath>
              <m:sSub>
                <m:sSubPr>
                  <m:ctrlPr>
                    <w:ins w:id="1293" w:author="Bertsch Christian (CR/AEE3)" w:date="2019-10-03T16:45:00Z">
                      <w:rPr>
                        <w:rFonts w:ascii="Cambria Math" w:hAnsi="Cambria Math"/>
                        <w:i/>
                      </w:rPr>
                    </w:ins>
                  </m:ctrlPr>
                </m:sSubPr>
                <m:e>
                  <m:r>
                    <w:rPr>
                      <w:rFonts w:ascii="Cambria Math" w:hAnsi="Cambria Math"/>
                    </w:rPr>
                    <m:t>v</m:t>
                  </m:r>
                </m:e>
                <m:sub>
                  <m:r>
                    <w:rPr>
                      <w:rFonts w:ascii="Cambria Math" w:hAnsi="Cambria Math"/>
                    </w:rPr>
                    <m:t>unknown</m:t>
                  </m:r>
                </m:sub>
              </m:sSub>
              <m:r>
                <w:rPr>
                  <w:rFonts w:ascii="Cambria Math" w:hAnsi="Cambria Math"/>
                </w:rPr>
                <m:t>=</m:t>
              </m:r>
              <m:sSub>
                <m:sSubPr>
                  <m:ctrlPr>
                    <w:ins w:id="1294" w:author="Bertsch Christian (CR/AEE3)" w:date="2019-10-03T16:45:00Z">
                      <w:rPr>
                        <w:rFonts w:ascii="Cambria Math" w:hAnsi="Cambria Math"/>
                        <w:i/>
                      </w:rPr>
                    </w:ins>
                  </m:ctrlPr>
                </m:sSubPr>
                <m:e>
                  <m:r>
                    <w:rPr>
                      <w:rFonts w:ascii="Cambria Math" w:hAnsi="Cambria Math"/>
                    </w:rPr>
                    <m:t>y</m:t>
                  </m:r>
                </m:e>
                <m:sub>
                  <m:r>
                    <w:rPr>
                      <w:rFonts w:ascii="Cambria Math" w:hAnsi="Cambria Math"/>
                    </w:rPr>
                    <m:t>1</m:t>
                  </m:r>
                </m:sub>
              </m:sSub>
            </m:oMath>
            <w:r w:rsidR="00D41644">
              <w:rPr>
                <w:i/>
              </w:rPr>
              <w:t xml:space="preserve">, </w:t>
            </w:r>
            <m:oMath>
              <m:sSub>
                <m:sSubPr>
                  <m:ctrlPr>
                    <w:ins w:id="1295" w:author="Bertsch Christian (CR/AEE3)" w:date="2019-10-03T16:45:00Z">
                      <w:rPr>
                        <w:rFonts w:ascii="Cambria Math" w:hAnsi="Cambria Math"/>
                        <w:i/>
                      </w:rPr>
                    </w:ins>
                  </m:ctrlPr>
                </m:sSubPr>
                <m:e>
                  <m:r>
                    <w:rPr>
                      <w:rFonts w:ascii="Cambria Math" w:hAnsi="Cambria Math"/>
                    </w:rPr>
                    <m:t>v</m:t>
                  </m:r>
                </m:e>
                <m:sub>
                  <m:r>
                    <w:rPr>
                      <w:rFonts w:ascii="Cambria Math" w:hAnsi="Cambria Math"/>
                    </w:rPr>
                    <m:t>known</m:t>
                  </m:r>
                </m:sub>
              </m:sSub>
              <m:r>
                <w:rPr>
                  <w:rFonts w:ascii="Cambria Math" w:hAnsi="Cambria Math"/>
                </w:rPr>
                <m:t>={</m:t>
              </m:r>
              <m:sSub>
                <m:sSubPr>
                  <m:ctrlPr>
                    <w:ins w:id="1296" w:author="Bertsch Christian (CR/AEE3)" w:date="2019-10-03T16:45:00Z">
                      <w:rPr>
                        <w:rFonts w:ascii="Cambria Math" w:hAnsi="Cambria Math"/>
                        <w:i/>
                        <w:spacing w:val="0"/>
                        <w:szCs w:val="21"/>
                        <w:lang w:eastAsia="en-US"/>
                      </w:rPr>
                    </w:ins>
                  </m:ctrlPr>
                </m:sSubPr>
                <m:e>
                  <m:r>
                    <w:rPr>
                      <w:rFonts w:ascii="Cambria Math" w:hAnsi="Cambria Math"/>
                    </w:rPr>
                    <m:t>u</m:t>
                  </m:r>
                </m:e>
                <m:sub>
                  <m:r>
                    <w:rPr>
                      <w:rFonts w:ascii="Cambria Math" w:hAnsi="Cambria Math"/>
                    </w:rPr>
                    <m:t>1</m:t>
                  </m:r>
                </m:sub>
              </m:sSub>
              <m:r>
                <w:rPr>
                  <w:rFonts w:ascii="Cambria Math" w:hAnsi="Cambria Math"/>
                </w:rPr>
                <m:t>,</m:t>
              </m:r>
              <m:sSub>
                <m:sSubPr>
                  <m:ctrlPr>
                    <w:ins w:id="1297" w:author="Bertsch Christian (CR/AEE3)" w:date="2019-10-03T16:45:00Z">
                      <w:rPr>
                        <w:rFonts w:ascii="Cambria Math" w:hAnsi="Cambria Math"/>
                        <w:i/>
                        <w:spacing w:val="0"/>
                        <w:szCs w:val="21"/>
                        <w:lang w:eastAsia="en-US"/>
                      </w:rPr>
                    </w:ins>
                  </m:ctrlPr>
                </m:sSubPr>
                <m:e>
                  <m:r>
                    <w:rPr>
                      <w:rFonts w:ascii="Cambria Math" w:hAnsi="Cambria Math"/>
                    </w:rPr>
                    <m:t>u</m:t>
                  </m:r>
                </m:e>
                <m:sub>
                  <m:r>
                    <w:rPr>
                      <w:rFonts w:ascii="Cambria Math" w:hAnsi="Cambria Math"/>
                    </w:rPr>
                    <m:t>3</m:t>
                  </m:r>
                </m:sub>
              </m:sSub>
              <m:r>
                <w:del w:id="1298" w:author="Bertsch Christian (CR/AEE3)" w:date="2019-09-06T11:23:00Z">
                  <w:rPr>
                    <w:rFonts w:ascii="Cambria Math" w:hAnsi="Cambria Math"/>
                  </w:rPr>
                  <m:t>}</m:t>
                </w:del>
              </m:r>
            </m:oMath>
            <w:del w:id="1299" w:author="Bertsch Christian (CR/AEE3)" w:date="2019-09-06T11:23:00Z">
              <w:r w:rsidRPr="0098259C">
                <w:rPr>
                  <w:i/>
                </w:rPr>
                <w:delText>)</w:delText>
              </w:r>
            </w:del>
            <m:oMath>
              <m:r>
                <w:ins w:id="1300" w:author="Bertsch Christian (CR/AEE3)" w:date="2019-09-06T11:23:00Z">
                  <w:rPr>
                    <w:rFonts w:ascii="Cambria Math" w:hAnsi="Cambria Math"/>
                  </w:rPr>
                  <m:t>}</m:t>
                </w:ins>
              </m:r>
            </m:oMath>
            <w:ins w:id="1301" w:author="Bertsch Christian (CR/AEE3)" w:date="2019-09-06T11:23:00Z">
              <w:r w:rsidRPr="0098259C">
                <w:rPr>
                  <w:i/>
                </w:rPr>
                <w:t>)</w:t>
              </w:r>
              <w:r w:rsidR="002D55CD">
                <w:rPr>
                  <w:i/>
                </w:rPr>
                <w:t>,</w:t>
              </w:r>
            </w:ins>
            <w:r w:rsidRPr="0098259C">
              <w:rPr>
                <w:i/>
              </w:rPr>
              <w:t xml:space="preserve"> and then the environment </w:t>
            </w:r>
            <w:r w:rsidR="00BF6D4F">
              <w:rPr>
                <w:i/>
              </w:rPr>
              <w:t xml:space="preserve">calls this wrapper function with </w:t>
            </w:r>
            <m:oMath>
              <m:r>
                <w:rPr>
                  <w:rFonts w:ascii="Cambria Math" w:hAnsi="Cambria Math"/>
                </w:rPr>
                <m:t>∆</m:t>
              </m:r>
              <m:sSub>
                <m:sSubPr>
                  <m:ctrlPr>
                    <w:ins w:id="1302" w:author="Bertsch Christian (CR/AEE3)" w:date="2019-10-03T16:45:00Z">
                      <w:rPr>
                        <w:rFonts w:ascii="Cambria Math" w:hAnsi="Cambria Math"/>
                        <w:i/>
                      </w:rPr>
                    </w:ins>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ins w:id="1303" w:author="Bertsch Christian (CR/AEE3)" w:date="2019-10-03T16:45:00Z">
                      <w:rPr>
                        <w:rFonts w:ascii="Cambria Math" w:hAnsi="Cambria Math"/>
                        <w:i/>
                        <w:spacing w:val="0"/>
                        <w:szCs w:val="21"/>
                        <w:lang w:eastAsia="en-US"/>
                      </w:rPr>
                    </w:ins>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ins w:id="1304" w:author="Bertsch Christian (CR/AEE3)" w:date="2019-10-03T16:45:00Z">
                      <w:rPr>
                        <w:rFonts w:ascii="Cambria Math" w:hAnsi="Cambria Math"/>
                        <w:i/>
                      </w:rPr>
                    </w:ins>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ins w:id="1305" w:author="Bertsch Christian (CR/AEE3)" w:date="2019-10-03T16:45:00Z">
                      <w:rPr>
                        <w:rFonts w:ascii="Cambria Math" w:hAnsi="Cambria Math"/>
                        <w:i/>
                        <w:spacing w:val="0"/>
                        <w:szCs w:val="21"/>
                        <w:lang w:eastAsia="en-US"/>
                      </w:rPr>
                    </w:ins>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BodyText"/>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791EA4">
              <w:rPr>
                <w:rFonts w:ascii="Courier New" w:hAnsi="Courier New" w:cs="Courier New"/>
                <w:sz w:val="19"/>
                <w:szCs w:val="19"/>
                <w:rPrChange w:id="1306" w:author="Bertsch Christian (CR/AEE3)" w:date="2019-09-28T15:44:00Z">
                  <w:rPr>
                    <w:i/>
                  </w:rPr>
                </w:rPrChange>
              </w:rPr>
              <w:t>fmi2</w:t>
            </w:r>
            <w:r w:rsidR="0065442A" w:rsidRPr="00791EA4">
              <w:rPr>
                <w:rFonts w:ascii="Courier New" w:hAnsi="Courier New" w:cs="Courier New"/>
                <w:sz w:val="19"/>
                <w:szCs w:val="19"/>
                <w:rPrChange w:id="1307" w:author="Bertsch Christian (CR/AEE3)" w:date="2019-09-28T15:44:00Z">
                  <w:rPr>
                    <w:i/>
                  </w:rPr>
                </w:rPrChange>
              </w:rPr>
              <w:t>GetDirectionalDerivative</w:t>
            </w:r>
            <w:r w:rsidR="002A3213">
              <w:rPr>
                <w:i/>
              </w:rPr>
              <w:t xml:space="preserve"> </w:t>
            </w:r>
            <w:r w:rsidR="00AB63B7" w:rsidRPr="0098259C">
              <w:rPr>
                <w:i/>
              </w:rPr>
              <w:t>(</w:t>
            </w:r>
            <w:r w:rsidR="00D73B94" w:rsidRPr="0098259C">
              <w:rPr>
                <w:i/>
              </w:rPr>
              <w:t>in other words</w:t>
            </w:r>
            <w:ins w:id="1308" w:author="Bertsch Christian (CR/AEE3)" w:date="2019-09-06T11:23:00Z">
              <w:r w:rsidR="002D55CD">
                <w:rPr>
                  <w:i/>
                </w:rPr>
                <w:t>,</w:t>
              </w:r>
            </w:ins>
            <w:r w:rsidR="002A3213">
              <w:rPr>
                <w:i/>
              </w:rPr>
              <w:br/>
            </w:r>
            <m:oMath>
              <m:sSub>
                <m:sSubPr>
                  <m:ctrlPr>
                    <w:ins w:id="1309" w:author="Bertsch Christian (CR/AEE3)" w:date="2019-10-03T16:45:00Z">
                      <w:rPr>
                        <w:rFonts w:ascii="Cambria Math" w:hAnsi="Cambria Math"/>
                        <w:i/>
                      </w:rPr>
                    </w:ins>
                  </m:ctrlPr>
                </m:sSubPr>
                <m:e>
                  <m:r>
                    <w:rPr>
                      <w:rFonts w:ascii="Cambria Math" w:hAnsi="Cambria Math"/>
                    </w:rPr>
                    <m:t>v</m:t>
                  </m:r>
                </m:e>
                <m:sub>
                  <m:r>
                    <w:rPr>
                      <w:rFonts w:ascii="Cambria Math" w:hAnsi="Cambria Math"/>
                    </w:rPr>
                    <m:t>unknown</m:t>
                  </m:r>
                </m:sub>
              </m:sSub>
              <m:r>
                <w:rPr>
                  <w:rFonts w:ascii="Cambria Math" w:hAnsi="Cambria Math"/>
                </w:rPr>
                <m:t>=</m:t>
              </m:r>
              <m:sSub>
                <m:sSubPr>
                  <m:ctrlPr>
                    <w:ins w:id="1310" w:author="Bertsch Christian (CR/AEE3)" w:date="2019-10-03T16:45:00Z">
                      <w:rPr>
                        <w:rFonts w:ascii="Cambria Math" w:hAnsi="Cambria Math"/>
                        <w:i/>
                      </w:rPr>
                    </w:ins>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ins w:id="1311" w:author="Bertsch Christian (CR/AEE3)" w:date="2019-10-03T16:45:00Z">
                      <w:rPr>
                        <w:rFonts w:ascii="Cambria Math" w:hAnsi="Cambria Math"/>
                        <w:i/>
                      </w:rPr>
                    </w:ins>
                  </m:ctrlPr>
                </m:sSubPr>
                <m:e>
                  <m:r>
                    <w:rPr>
                      <w:rFonts w:ascii="Cambria Math" w:hAnsi="Cambria Math"/>
                    </w:rPr>
                    <m:t>v</m:t>
                  </m:r>
                </m:e>
                <m:sub>
                  <m:r>
                    <w:rPr>
                      <w:rFonts w:ascii="Cambria Math" w:hAnsi="Cambria Math"/>
                    </w:rPr>
                    <m:t>known</m:t>
                  </m:r>
                </m:sub>
              </m:sSub>
              <m:r>
                <w:rPr>
                  <w:rFonts w:ascii="Cambria Math" w:hAnsi="Cambria Math"/>
                </w:rPr>
                <m:t>=</m:t>
              </m:r>
              <m:sSub>
                <m:sSubPr>
                  <m:ctrlPr>
                    <w:ins w:id="1312" w:author="Bertsch Christian (CR/AEE3)" w:date="2019-10-03T16:45:00Z">
                      <w:rPr>
                        <w:rFonts w:ascii="Cambria Math" w:hAnsi="Cambria Math"/>
                        <w:i/>
                      </w:rPr>
                    </w:ins>
                  </m:ctrlPr>
                </m:sSubPr>
                <m:e>
                  <m:r>
                    <w:rPr>
                      <w:rFonts w:ascii="Cambria Math" w:hAnsi="Cambria Math"/>
                    </w:rPr>
                    <m:t>u</m:t>
                  </m:r>
                </m:e>
                <m:sub>
                  <m:r>
                    <w:rPr>
                      <w:rFonts w:ascii="Cambria Math" w:hAnsi="Cambria Math"/>
                    </w:rPr>
                    <m:t>1</m:t>
                  </m:r>
                </m:sub>
              </m:sSub>
              <m:r>
                <w:rPr>
                  <w:rFonts w:ascii="Cambria Math" w:hAnsi="Cambria Math"/>
                </w:rPr>
                <m:t>,  ∆</m:t>
              </m:r>
              <m:sSub>
                <m:sSubPr>
                  <m:ctrlPr>
                    <w:ins w:id="1313" w:author="Bertsch Christian (CR/AEE3)" w:date="2019-10-03T16:45:00Z">
                      <w:rPr>
                        <w:rFonts w:ascii="Cambria Math" w:hAnsi="Cambria Math"/>
                        <w:i/>
                      </w:rPr>
                    </w:ins>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ins w:id="1314" w:author="Bertsch Christian (CR/AEE3)" w:date="2019-10-03T16:45:00Z">
                      <w:rPr>
                        <w:rFonts w:ascii="Cambria Math" w:hAnsi="Cambria Math"/>
                        <w:i/>
                      </w:rPr>
                    </w:ins>
                  </m:ctrlPr>
                </m:sSubPr>
                <m:e>
                  <m:r>
                    <w:rPr>
                      <w:rFonts w:ascii="Cambria Math" w:hAnsi="Cambria Math"/>
                    </w:rPr>
                    <m:t>v</m:t>
                  </m:r>
                </m:e>
                <m:sub>
                  <m:r>
                    <w:rPr>
                      <w:rFonts w:ascii="Cambria Math" w:hAnsi="Cambria Math"/>
                    </w:rPr>
                    <m:t>unknown</m:t>
                  </m:r>
                </m:sub>
              </m:sSub>
              <m:r>
                <w:rPr>
                  <w:rFonts w:ascii="Cambria Math" w:hAnsi="Cambria Math"/>
                </w:rPr>
                <m:t>=</m:t>
              </m:r>
              <m:sSub>
                <m:sSubPr>
                  <m:ctrlPr>
                    <w:ins w:id="1315" w:author="Bertsch Christian (CR/AEE3)" w:date="2019-10-03T16:45:00Z">
                      <w:rPr>
                        <w:rFonts w:ascii="Cambria Math" w:hAnsi="Cambria Math"/>
                        <w:i/>
                      </w:rPr>
                    </w:ins>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ins w:id="1316" w:author="Bertsch Christian (CR/AEE3)" w:date="2019-10-03T16:45:00Z">
                      <w:rPr>
                        <w:rFonts w:ascii="Cambria Math" w:hAnsi="Cambria Math"/>
                        <w:i/>
                      </w:rPr>
                    </w:ins>
                  </m:ctrlPr>
                </m:sSubPr>
                <m:e>
                  <m:r>
                    <w:rPr>
                      <w:rFonts w:ascii="Cambria Math" w:hAnsi="Cambria Math"/>
                    </w:rPr>
                    <m:t>v</m:t>
                  </m:r>
                </m:e>
                <m:sub>
                  <m:r>
                    <w:rPr>
                      <w:rFonts w:ascii="Cambria Math" w:hAnsi="Cambria Math"/>
                    </w:rPr>
                    <m:t>known</m:t>
                  </m:r>
                </m:sub>
              </m:sSub>
              <m:r>
                <w:rPr>
                  <w:rFonts w:ascii="Cambria Math" w:hAnsi="Cambria Math"/>
                </w:rPr>
                <m:t>=</m:t>
              </m:r>
              <m:sSub>
                <m:sSubPr>
                  <m:ctrlPr>
                    <w:ins w:id="1317" w:author="Bertsch Christian (CR/AEE3)" w:date="2019-10-03T16:45:00Z">
                      <w:rPr>
                        <w:rFonts w:ascii="Cambria Math" w:hAnsi="Cambria Math"/>
                        <w:i/>
                      </w:rPr>
                    </w:ins>
                  </m:ctrlPr>
                </m:sSubPr>
                <m:e>
                  <m:r>
                    <w:rPr>
                      <w:rFonts w:ascii="Cambria Math" w:hAnsi="Cambria Math"/>
                    </w:rPr>
                    <m:t>u</m:t>
                  </m:r>
                </m:e>
                <m:sub>
                  <m:r>
                    <w:rPr>
                      <w:rFonts w:ascii="Cambria Math" w:hAnsi="Cambria Math"/>
                    </w:rPr>
                    <m:t>3</m:t>
                  </m:r>
                </m:sub>
              </m:sSub>
              <m:r>
                <w:rPr>
                  <w:rFonts w:ascii="Cambria Math" w:hAnsi="Cambria Math"/>
                </w:rPr>
                <m:t>,  ∆</m:t>
              </m:r>
              <m:sSub>
                <m:sSubPr>
                  <m:ctrlPr>
                    <w:ins w:id="1318" w:author="Bertsch Christian (CR/AEE3)" w:date="2019-10-03T16:45:00Z">
                      <w:rPr>
                        <w:rFonts w:ascii="Cambria Math" w:hAnsi="Cambria Math"/>
                        <w:i/>
                      </w:rPr>
                    </w:ins>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0DEFD2BB" w:rsidR="00DA6E1B" w:rsidRDefault="00DA6E1B" w:rsidP="00F93A3A">
            <w:pPr>
              <w:pStyle w:val="BodyText"/>
              <w:spacing w:before="240"/>
              <w:rPr>
                <w:i/>
              </w:rPr>
            </w:pPr>
            <w:r w:rsidRPr="0098259C">
              <w:rPr>
                <w:i/>
              </w:rPr>
              <w:t>Note</w:t>
            </w:r>
            <w:del w:id="1319" w:author="Bertsch Christian (CR/AEE3)" w:date="2019-09-06T11:23:00Z">
              <w:r w:rsidRPr="0098259C">
                <w:rPr>
                  <w:i/>
                </w:rPr>
                <w:delText>,</w:delText>
              </w:r>
            </w:del>
            <w:ins w:id="1320" w:author="Bertsch Christian (CR/AEE3)" w:date="2019-09-06T11:23:00Z">
              <w:r w:rsidR="002D55CD">
                <w:rPr>
                  <w:i/>
                </w:rPr>
                <w:t xml:space="preserve"> that</w:t>
              </w:r>
            </w:ins>
            <w:r w:rsidRPr="0098259C">
              <w:rPr>
                <w:i/>
              </w:rPr>
              <w:t xml:space="preserve"> a direct implementation of this function </w:t>
            </w:r>
            <w:r>
              <w:rPr>
                <w:i/>
              </w:rPr>
              <w:t>with analytic derivatives</w:t>
            </w:r>
            <w:del w:id="1321" w:author="Bertsch Christian (CR/AEE3)" w:date="2019-09-06T11:23:00Z">
              <w:r>
                <w:rPr>
                  <w:i/>
                </w:rPr>
                <w:delText xml:space="preserve"> </w:delText>
              </w:r>
              <w:r w:rsidRPr="0098259C">
                <w:rPr>
                  <w:i/>
                </w:rPr>
                <w:delText>provides</w:delText>
              </w:r>
            </w:del>
            <w:r>
              <w:rPr>
                <w:i/>
              </w:rPr>
              <w:t>:</w:t>
            </w:r>
            <w:r w:rsidRPr="0098259C">
              <w:rPr>
                <w:i/>
              </w:rPr>
              <w:t xml:space="preserve"> </w:t>
            </w:r>
          </w:p>
          <w:p w14:paraId="58C0FCC0" w14:textId="44741099" w:rsidR="00DA6E1B" w:rsidRDefault="00DA6E1B" w:rsidP="006E60E6">
            <w:pPr>
              <w:pStyle w:val="BodyText"/>
              <w:numPr>
                <w:ilvl w:val="0"/>
                <w:numId w:val="50"/>
              </w:numPr>
              <w:spacing w:before="40"/>
              <w:ind w:left="357" w:hanging="357"/>
              <w:rPr>
                <w:i/>
              </w:rPr>
            </w:pPr>
            <w:del w:id="1322" w:author="Bertsch Christian (CR/AEE3)" w:date="2019-09-06T11:23:00Z">
              <w:r>
                <w:rPr>
                  <w:i/>
                </w:rPr>
                <w:delText>T</w:delText>
              </w:r>
              <w:r w:rsidRPr="00A42C55">
                <w:rPr>
                  <w:i/>
                </w:rPr>
                <w:delText>he</w:delText>
              </w:r>
            </w:del>
            <w:ins w:id="1323" w:author="Bertsch Christian (CR/AEE3)" w:date="2019-09-06T11:23:00Z">
              <w:r w:rsidR="00826D9C">
                <w:rPr>
                  <w:i/>
                </w:rPr>
                <w:t>Provides t</w:t>
              </w:r>
              <w:r w:rsidRPr="00A42C55">
                <w:rPr>
                  <w:i/>
                </w:rPr>
                <w:t>he</w:t>
              </w:r>
            </w:ins>
            <w:r w:rsidRPr="00A42C55">
              <w:rPr>
                <w:i/>
              </w:rPr>
              <w:t xml:space="preserve"> directional derivative for all i</w:t>
            </w:r>
            <w:r>
              <w:rPr>
                <w:i/>
              </w:rPr>
              <w:t>n</w:t>
            </w:r>
            <w:r w:rsidR="00616DB6">
              <w:rPr>
                <w:i/>
              </w:rPr>
              <w:t>put</w:t>
            </w:r>
            <w:r>
              <w:rPr>
                <w:i/>
              </w:rPr>
              <w:t xml:space="preserve"> variables;</w:t>
            </w:r>
            <w:r>
              <w:rPr>
                <w:i/>
              </w:rPr>
              <w:br/>
              <w:t xml:space="preserve">so in the above example: </w:t>
            </w:r>
            <w:r w:rsidRPr="004B48B1">
              <w:rPr>
                <w:position w:val="-28"/>
              </w:rPr>
              <w:object w:dxaOrig="4180" w:dyaOrig="620" w14:anchorId="105A42BC">
                <v:shape id="_x0000_i1026" type="#_x0000_t75" style="width:209.25pt;height:30.75pt" o:ole="">
                  <v:imagedata r:id="rId31" o:title=""/>
                </v:shape>
                <o:OLEObject Type="Embed" ProgID="Equation.DSMT4" ShapeID="_x0000_i1026" DrawAspect="Content" ObjectID="_1631682328" r:id="rId32"/>
              </w:object>
            </w:r>
          </w:p>
          <w:p w14:paraId="7EAD3B65" w14:textId="77777777" w:rsidR="00DA6E1B" w:rsidRPr="004B48B1" w:rsidRDefault="00213980" w:rsidP="006E60E6">
            <w:pPr>
              <w:pStyle w:val="BodyText"/>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75pt;height:16.5pt" o:ole="">
                  <v:imagedata r:id="rId33" o:title=""/>
                </v:shape>
                <o:OLEObject Type="Embed" ProgID="Equation.DSMT4" ShapeID="_x0000_i1027" DrawAspect="Content" ObjectID="_1631682329" r:id="rId34"/>
              </w:object>
            </w:r>
          </w:p>
          <w:p w14:paraId="56CC963D" w14:textId="77777777" w:rsidR="00DA6E1B" w:rsidRPr="00A42C55" w:rsidRDefault="00DA6E1B" w:rsidP="006E60E6">
            <w:pPr>
              <w:pStyle w:val="BodyText"/>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so in the above example: </w:t>
            </w:r>
            <m:oMath>
              <m:r>
                <w:rPr>
                  <w:rFonts w:ascii="Cambria Math" w:hAnsi="Cambria Math"/>
                </w:rPr>
                <m:t>∆</m:t>
              </m:r>
              <m:sSub>
                <m:sSubPr>
                  <m:ctrlPr>
                    <w:ins w:id="1324" w:author="Bertsch Christian (CR/AEE3)" w:date="2019-10-03T16:45:00Z">
                      <w:rPr>
                        <w:rFonts w:ascii="Cambria Math" w:hAnsi="Cambria Math"/>
                        <w:i/>
                      </w:rPr>
                    </w:ins>
                  </m:ctrlPr>
                </m:sSubPr>
                <m:e>
                  <m:r>
                    <w:rPr>
                      <w:rFonts w:ascii="Cambria Math" w:hAnsi="Cambria Math"/>
                    </w:rPr>
                    <m:t>v</m:t>
                  </m:r>
                </m:e>
                <m:sub>
                  <m:r>
                    <w:rPr>
                      <w:rFonts w:ascii="Cambria Math" w:hAnsi="Cambria Math"/>
                    </w:rPr>
                    <m:t>unknown</m:t>
                  </m:r>
                </m:sub>
              </m:sSub>
              <m:r>
                <w:rPr>
                  <w:rFonts w:ascii="Cambria Math" w:hAnsi="Cambria Math"/>
                </w:rPr>
                <m:t>=∆</m:t>
              </m:r>
              <m:sSub>
                <m:sSubPr>
                  <m:ctrlPr>
                    <w:ins w:id="1325" w:author="Bertsch Christian (CR/AEE3)" w:date="2019-10-03T16:45:00Z">
                      <w:rPr>
                        <w:rFonts w:ascii="Cambria Math" w:hAnsi="Cambria Math"/>
                        <w:i/>
                      </w:rPr>
                    </w:ins>
                  </m:ctrlPr>
                </m:sSubPr>
                <m:e>
                  <m:r>
                    <w:rPr>
                      <w:rFonts w:ascii="Cambria Math" w:hAnsi="Cambria Math"/>
                    </w:rPr>
                    <m:t>y</m:t>
                  </m:r>
                </m:e>
                <m:sub>
                  <m:r>
                    <w:rPr>
                      <w:rFonts w:ascii="Cambria Math" w:hAnsi="Cambria Math"/>
                    </w:rPr>
                    <m:t>1</m:t>
                  </m:r>
                </m:sub>
              </m:sSub>
            </m:oMath>
            <w:r w:rsidR="009D6EA7">
              <w:t xml:space="preserve"> </w:t>
            </w:r>
            <m:oMath>
              <m:d>
                <m:dPr>
                  <m:ctrlPr>
                    <w:ins w:id="1326" w:author="Bertsch Christian (CR/AEE3)" w:date="2019-10-03T16:45:00Z">
                      <w:rPr>
                        <w:rFonts w:ascii="Cambria Math" w:hAnsi="Cambria Math"/>
                        <w:i/>
                      </w:rPr>
                    </w:ins>
                  </m:ctrlPr>
                </m:dPr>
                <m:e>
                  <m:r>
                    <w:rPr>
                      <w:rFonts w:ascii="Cambria Math" w:hAnsi="Cambria Math"/>
                    </w:rPr>
                    <m:t>∆x=0,∆</m:t>
                  </m:r>
                  <m:sSub>
                    <m:sSubPr>
                      <m:ctrlPr>
                        <w:ins w:id="1327" w:author="Bertsch Christian (CR/AEE3)" w:date="2019-10-03T16:45:00Z">
                          <w:rPr>
                            <w:rFonts w:ascii="Cambria Math" w:hAnsi="Cambria Math"/>
                            <w:i/>
                          </w:rPr>
                        </w:ins>
                      </m:ctrlPr>
                    </m:sSubPr>
                    <m:e>
                      <m:r>
                        <w:rPr>
                          <w:rFonts w:ascii="Cambria Math" w:hAnsi="Cambria Math"/>
                        </w:rPr>
                        <m:t>u</m:t>
                      </m:r>
                    </m:e>
                    <m:sub>
                      <m:r>
                        <w:rPr>
                          <w:rFonts w:ascii="Cambria Math" w:hAnsi="Cambria Math"/>
                        </w:rPr>
                        <m:t>1</m:t>
                      </m:r>
                    </m:sub>
                  </m:sSub>
                  <m:r>
                    <w:rPr>
                      <w:rFonts w:ascii="Cambria Math" w:hAnsi="Cambria Math"/>
                    </w:rPr>
                    <m:t>=1,∆</m:t>
                  </m:r>
                  <m:sSub>
                    <m:sSubPr>
                      <m:ctrlPr>
                        <w:ins w:id="1328" w:author="Bertsch Christian (CR/AEE3)" w:date="2019-10-03T16:45:00Z">
                          <w:rPr>
                            <w:rFonts w:ascii="Cambria Math" w:hAnsi="Cambria Math"/>
                            <w:i/>
                          </w:rPr>
                        </w:ins>
                      </m:ctrlPr>
                    </m:sSubPr>
                    <m:e>
                      <m:r>
                        <w:rPr>
                          <w:rFonts w:ascii="Cambria Math" w:hAnsi="Cambria Math"/>
                        </w:rPr>
                        <m:t>u</m:t>
                      </m:r>
                    </m:e>
                    <m:sub>
                      <m:r>
                        <w:rPr>
                          <w:rFonts w:ascii="Cambria Math" w:hAnsi="Cambria Math"/>
                        </w:rPr>
                        <m:t>3</m:t>
                      </m:r>
                    </m:sub>
                  </m:sSub>
                  <m:r>
                    <w:rPr>
                      <w:rFonts w:ascii="Cambria Math" w:hAnsi="Cambria Math"/>
                    </w:rPr>
                    <m:t>=1,∆</m:t>
                  </m:r>
                  <m:sSub>
                    <m:sSubPr>
                      <m:ctrlPr>
                        <w:ins w:id="1329" w:author="Bertsch Christian (CR/AEE3)" w:date="2019-10-03T16:45:00Z">
                          <w:rPr>
                            <w:rFonts w:ascii="Cambria Math" w:hAnsi="Cambria Math"/>
                            <w:i/>
                          </w:rPr>
                        </w:ins>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pPr>
        <w:pStyle w:val="BodyText"/>
        <w:numPr>
          <w:ilvl w:val="0"/>
          <w:numId w:val="51"/>
        </w:numPr>
        <w:rPr>
          <w:i/>
        </w:rPr>
        <w:pPrChange w:id="1330" w:author="Bertsch Christian (CR/AEE3)" w:date="2019-09-28T15:44:00Z">
          <w:pPr>
            <w:pStyle w:val="Textkrper-Tabelle"/>
            <w:spacing w:before="120"/>
            <w:ind w:left="23"/>
          </w:pPr>
        </w:pPrChange>
      </w:pPr>
      <w:bookmarkStart w:id="1331" w:name="_Ref308190567"/>
      <w:bookmarkStart w:id="1332" w:name="_Ref308190605"/>
      <w:r w:rsidRPr="007A6A51">
        <w:t>[</w:t>
      </w:r>
      <w:r>
        <w:rPr>
          <w:i/>
        </w:rPr>
        <w:t xml:space="preserve">Note, function </w:t>
      </w:r>
      <w:r w:rsidR="00140C25" w:rsidRPr="00791EA4">
        <w:rPr>
          <w:rFonts w:ascii="Courier New" w:hAnsi="Courier New" w:cs="Courier New"/>
          <w:sz w:val="19"/>
          <w:szCs w:val="19"/>
          <w:rPrChange w:id="1333" w:author="Bertsch Christian (CR/AEE3)" w:date="2019-09-28T15:44:00Z">
            <w:rPr>
              <w:i/>
            </w:rPr>
          </w:rPrChange>
        </w:rPr>
        <w:t>fmi2</w:t>
      </w:r>
      <w:r w:rsidRPr="00791EA4">
        <w:rPr>
          <w:rFonts w:ascii="Courier New" w:hAnsi="Courier New" w:cs="Courier New"/>
          <w:sz w:val="19"/>
          <w:szCs w:val="19"/>
          <w:rPrChange w:id="1334" w:author="Bertsch Christian (CR/AEE3)" w:date="2019-09-28T15:44:00Z">
            <w:rPr>
              <w:i/>
            </w:rPr>
          </w:rPrChange>
        </w:rPr>
        <w:t>Get</w:t>
      </w:r>
      <w:r w:rsidR="006D2A0D" w:rsidRPr="00791EA4">
        <w:rPr>
          <w:rFonts w:ascii="Courier New" w:hAnsi="Courier New" w:cs="Courier New"/>
          <w:sz w:val="19"/>
          <w:szCs w:val="19"/>
          <w:rPrChange w:id="1335" w:author="Bertsch Christian (CR/AEE3)" w:date="2019-09-28T15:44:00Z">
            <w:rPr>
              <w:i/>
            </w:rPr>
          </w:rPrChange>
        </w:rPr>
        <w:t>Directional</w:t>
      </w:r>
      <w:r w:rsidRPr="00791EA4">
        <w:rPr>
          <w:rFonts w:ascii="Courier New" w:hAnsi="Courier New" w:cs="Courier New"/>
          <w:sz w:val="19"/>
          <w:szCs w:val="19"/>
          <w:rPrChange w:id="1336" w:author="Bertsch Christian (CR/AEE3)" w:date="2019-09-28T15:44:00Z">
            <w:rPr>
              <w:i/>
            </w:rPr>
          </w:rPrChange>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8.75pt;height:30.75pt" o:ole="">
            <v:imagedata r:id="rId35" o:title=""/>
          </v:shape>
          <o:OLEObject Type="Embed" ProgID="Equation.DSMT4" ShapeID="_x0000_i1028" DrawAspect="Content" ObjectID="_1631682330" r:id="rId36"/>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If the FMU is connected with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8.75pt;height:30.75pt" o:ole="">
            <v:imagedata r:id="rId35" o:title=""/>
          </v:shape>
          <o:OLEObject Type="Embed" ProgID="Equation.DSMT4" ShapeID="_x0000_i1029" DrawAspect="Content" ObjectID="_1631682331" r:id="rId37"/>
        </w:object>
      </w:r>
      <w:r>
        <w:t xml:space="preserve"> and </w:t>
      </w:r>
      <w:r w:rsidRPr="007A6A51">
        <w:rPr>
          <w:position w:val="-26"/>
        </w:rPr>
        <w:object w:dxaOrig="340" w:dyaOrig="600" w14:anchorId="410FC9A1">
          <v:shape id="_x0000_i1030" type="#_x0000_t75" style="width:18.75pt;height:30.75pt" o:ole="">
            <v:imagedata r:id="rId38" o:title=""/>
          </v:shape>
          <o:OLEObject Type="Embed" ProgID="Equation.DSMT4" ShapeID="_x0000_i1030" DrawAspect="Content" ObjectID="_1631682332" r:id="rId39"/>
        </w:object>
      </w:r>
      <w:r>
        <w:t xml:space="preserve"> are needed.</w:t>
      </w:r>
    </w:p>
    <w:p w14:paraId="5666C0EC" w14:textId="33AD8E0E" w:rsidR="00A33508" w:rsidRDefault="00A33508">
      <w:pPr>
        <w:pStyle w:val="BodyText"/>
        <w:numPr>
          <w:ilvl w:val="0"/>
          <w:numId w:val="51"/>
        </w:numPr>
        <w:rPr>
          <w:i/>
        </w:rPr>
        <w:pPrChange w:id="1337" w:author="Bertsch Christian (CR/AEE3)" w:date="2019-09-28T15:44:00Z">
          <w:pPr>
            <w:pStyle w:val="BodyText"/>
            <w:spacing w:after="120"/>
          </w:pPr>
        </w:pPrChange>
      </w:pPr>
      <w:r w:rsidRPr="007A6A51">
        <w:rPr>
          <w:i/>
        </w:rPr>
        <w:t xml:space="preserve">If </w:t>
      </w:r>
      <w:r>
        <w:rPr>
          <w:i/>
        </w:rPr>
        <w:t xml:space="preserve">a dense matrix shall be computed, the columns of the matrix can be easily constructed by successive calls of </w:t>
      </w:r>
      <w:r w:rsidR="00140C25" w:rsidRPr="00791EA4">
        <w:rPr>
          <w:rFonts w:ascii="Courier New" w:hAnsi="Courier New" w:cs="Courier New"/>
          <w:sz w:val="19"/>
          <w:szCs w:val="19"/>
          <w:rPrChange w:id="1338" w:author="Bertsch Christian (CR/AEE3)" w:date="2019-09-28T15:44:00Z">
            <w:rPr>
              <w:i/>
            </w:rPr>
          </w:rPrChange>
        </w:rPr>
        <w:t>fmi2</w:t>
      </w:r>
      <w:r w:rsidRPr="00791EA4">
        <w:rPr>
          <w:rFonts w:ascii="Courier New" w:hAnsi="Courier New" w:cs="Courier New"/>
          <w:sz w:val="19"/>
          <w:szCs w:val="19"/>
          <w:rPrChange w:id="1339" w:author="Bertsch Christian (CR/AEE3)" w:date="2019-09-28T15:44:00Z">
            <w:rPr>
              <w:i/>
            </w:rPr>
          </w:rPrChange>
        </w:rPr>
        <w:t>Get</w:t>
      </w:r>
      <w:r w:rsidR="00827276" w:rsidRPr="00791EA4">
        <w:rPr>
          <w:rFonts w:ascii="Courier New" w:hAnsi="Courier New" w:cs="Courier New"/>
          <w:sz w:val="19"/>
          <w:szCs w:val="19"/>
          <w:rPrChange w:id="1340" w:author="Bertsch Christian (CR/AEE3)" w:date="2019-09-28T15:44:00Z">
            <w:rPr>
              <w:i/>
            </w:rPr>
          </w:rPrChange>
        </w:rPr>
        <w:t>Directiona</w:t>
      </w:r>
      <w:r w:rsidRPr="00791EA4">
        <w:rPr>
          <w:rFonts w:ascii="Courier New" w:hAnsi="Courier New" w:cs="Courier New"/>
          <w:sz w:val="19"/>
          <w:szCs w:val="19"/>
          <w:rPrChange w:id="1341" w:author="Bertsch Christian (CR/AEE3)" w:date="2019-09-28T15:44:00Z">
            <w:rPr>
              <w:i/>
            </w:rPr>
          </w:rPrChange>
        </w:rPr>
        <w:t>lDerivative</w:t>
      </w:r>
      <w:r>
        <w:rPr>
          <w:i/>
        </w:rPr>
        <w:t xml:space="preserve">. For example, constructing the system Jacobian </w:t>
      </w:r>
      <w:r w:rsidRPr="007A6A51">
        <w:rPr>
          <w:position w:val="-26"/>
        </w:rPr>
        <w:object w:dxaOrig="720" w:dyaOrig="600" w14:anchorId="15B6FC2F">
          <v:shape id="_x0000_i1031" type="#_x0000_t75" style="width:36.75pt;height:30.75pt" o:ole="">
            <v:imagedata r:id="rId40" o:title=""/>
          </v:shape>
          <o:OLEObject Type="Embed" ProgID="Equation.DSMT4" ShapeID="_x0000_i1031" DrawAspect="Content" ObjectID="_1631682333" r:id="rId41"/>
        </w:object>
      </w:r>
      <w:r>
        <w:rPr>
          <w:i/>
        </w:rPr>
        <w:t xml:space="preserve"> as dense matrix can be performed in the following way (in </w:t>
      </w:r>
      <w:del w:id="1342" w:author="Bertsch Christian (CR/AEE3)" w:date="2019-09-06T11:23:00Z">
        <w:r>
          <w:rPr>
            <w:i/>
          </w:rPr>
          <w:delText>pseudo-code</w:delText>
        </w:r>
      </w:del>
      <w:ins w:id="1343" w:author="Bertsch Christian (CR/AEE3)" w:date="2019-09-06T11:23:00Z">
        <w:r>
          <w:rPr>
            <w:i/>
          </w:rPr>
          <w:t>pseudocode</w:t>
        </w:r>
      </w:ins>
      <w:r>
        <w:rPr>
          <w:i/>
        </w:rPr>
        <w:t xml:space="preserv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Preformatted"/>
              <w:rPr>
                <w:lang w:val="en-US"/>
              </w:rPr>
            </w:pPr>
            <w:r>
              <w:rPr>
                <w:lang w:val="en-US"/>
              </w:rPr>
              <w:t>m = M_</w:t>
            </w:r>
            <w:r w:rsidR="00140C25">
              <w:rPr>
                <w:lang w:val="en-US"/>
              </w:rPr>
              <w:t>fmi2</w:t>
            </w:r>
            <w:r>
              <w:rPr>
                <w:lang w:val="en-US"/>
              </w:rPr>
              <w:t>Instantiate</w:t>
            </w:r>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Preformatted"/>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Preformatted"/>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Preformatted"/>
              <w:rPr>
                <w:color w:val="008000"/>
                <w:lang w:val="en-US"/>
              </w:rPr>
            </w:pPr>
            <w:r w:rsidRPr="00E32E4A">
              <w:rPr>
                <w:lang w:val="en-US"/>
              </w:rPr>
              <w:t xml:space="preserve">nx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Preformatted"/>
              <w:rPr>
                <w:lang w:val="en-US"/>
              </w:rPr>
            </w:pPr>
            <w:r>
              <w:rPr>
                <w:lang w:val="en-US"/>
              </w:rPr>
              <w:t>x_ref</w:t>
            </w:r>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Preformatted"/>
              <w:rPr>
                <w:color w:val="008000"/>
                <w:lang w:val="en-US"/>
              </w:rPr>
            </w:pPr>
            <w:r>
              <w:rPr>
                <w:lang w:val="en-US"/>
              </w:rPr>
              <w:t>xd_ref[..]</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Preformatted"/>
              <w:rPr>
                <w:ins w:id="1344" w:author="Bertsch Christian (CR/AEE3)" w:date="2019-09-06T11:23:00Z"/>
                <w:lang w:val="en-US"/>
              </w:rPr>
            </w:pPr>
            <w:ins w:id="1345" w:author="Bertsch Christian (CR/AEE3)" w:date="2019-09-06T11:23:00Z">
              <w:r w:rsidRPr="00FA3E81">
                <w:rPr>
                  <w:lang w:val="en-US"/>
                </w:rPr>
                <w:t xml:space="preserve">dvKnown[1] = {1.0}; </w:t>
              </w:r>
              <w:r w:rsidRPr="00FA3E81">
                <w:rPr>
                  <w:color w:val="00B050"/>
                  <w:lang w:val="en-US"/>
                </w:rPr>
                <w:t>//seed vector for fmi2GetDirectionalDerivative</w:t>
              </w:r>
            </w:ins>
          </w:p>
          <w:p w14:paraId="69F08DF3" w14:textId="77777777" w:rsidR="00A33508" w:rsidRPr="00E32E4A" w:rsidRDefault="00A33508" w:rsidP="00E32E4A">
            <w:pPr>
              <w:pStyle w:val="HTMLPreformatted"/>
              <w:rPr>
                <w:lang w:val="en-US"/>
              </w:rPr>
            </w:pPr>
            <w:r w:rsidRPr="00E32E4A">
              <w:rPr>
                <w:lang w:val="en-US"/>
              </w:rPr>
              <w:t>...</w:t>
            </w:r>
          </w:p>
          <w:p w14:paraId="4C828AFA" w14:textId="77777777" w:rsidR="00A33508" w:rsidRPr="00E32E4A" w:rsidRDefault="00A33508" w:rsidP="00E32E4A">
            <w:pPr>
              <w:pStyle w:val="HTMLPreformatted"/>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Preformatted"/>
              <w:rPr>
                <w:color w:val="008000"/>
                <w:lang w:val="en-US"/>
              </w:rPr>
            </w:pPr>
            <w:r w:rsidRPr="00E32E4A">
              <w:rPr>
                <w:color w:val="008000"/>
                <w:lang w:val="en-US"/>
              </w:rPr>
              <w:t xml:space="preserve">   // Set time, states and inputs</w:t>
            </w:r>
          </w:p>
          <w:p w14:paraId="5EEC7533" w14:textId="443F1E63"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SetTime(m, time)</w:t>
            </w:r>
          </w:p>
          <w:p w14:paraId="305912B3" w14:textId="447D8C5D"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SetContinuousStates(m, x, nx)</w:t>
            </w:r>
          </w:p>
          <w:p w14:paraId="642F2974" w14:textId="1F7EA1CE"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SetReal/Integer/Boolean/String(m, ...)</w:t>
            </w:r>
          </w:p>
          <w:p w14:paraId="00562B79" w14:textId="77777777" w:rsidR="00A33508" w:rsidRPr="00E32E4A" w:rsidRDefault="00A33508" w:rsidP="00E32E4A">
            <w:pPr>
              <w:pStyle w:val="HTMLPreformatted"/>
              <w:rPr>
                <w:lang w:val="en-US"/>
              </w:rPr>
            </w:pPr>
          </w:p>
          <w:p w14:paraId="04CE7CC1" w14:textId="58122364" w:rsidR="00A33508" w:rsidRPr="00E32E4A" w:rsidRDefault="00A33508" w:rsidP="00E32E4A">
            <w:pPr>
              <w:pStyle w:val="HTMLPreformatted"/>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r w:rsidRPr="00E32E4A">
              <w:rPr>
                <w:color w:val="008000"/>
                <w:lang w:val="en-US"/>
              </w:rPr>
              <w:t>[:,:] columnwise</w:t>
            </w:r>
          </w:p>
          <w:p w14:paraId="0094A9A6" w14:textId="77777777" w:rsidR="00A33508" w:rsidRPr="00E32E4A" w:rsidRDefault="00A33508" w:rsidP="00E32E4A">
            <w:pPr>
              <w:pStyle w:val="HTMLPreformatted"/>
              <w:rPr>
                <w:lang w:val="en-US"/>
              </w:rPr>
            </w:pPr>
            <w:r w:rsidRPr="00E32E4A">
              <w:rPr>
                <w:lang w:val="en-US"/>
              </w:rPr>
              <w:t xml:space="preserve">   </w:t>
            </w:r>
            <w:r w:rsidRPr="00E32E4A">
              <w:rPr>
                <w:b/>
                <w:color w:val="0000FF"/>
                <w:lang w:val="en-US"/>
              </w:rPr>
              <w:t>for</w:t>
            </w:r>
            <w:r w:rsidRPr="00E32E4A">
              <w:rPr>
                <w:lang w:val="en-US"/>
              </w:rPr>
              <w:t xml:space="preserve"> i </w:t>
            </w:r>
            <w:r w:rsidRPr="00E32E4A">
              <w:rPr>
                <w:b/>
                <w:color w:val="0000FF"/>
                <w:lang w:val="en-US"/>
              </w:rPr>
              <w:t>in</w:t>
            </w:r>
            <w:r w:rsidRPr="00E32E4A">
              <w:rPr>
                <w:lang w:val="en-US"/>
              </w:rPr>
              <w:t xml:space="preserve"> 1:nx </w:t>
            </w:r>
            <w:r w:rsidRPr="00E32E4A">
              <w:rPr>
                <w:b/>
                <w:color w:val="0000FF"/>
                <w:lang w:val="en-US"/>
              </w:rPr>
              <w:t>loop</w:t>
            </w:r>
          </w:p>
          <w:p w14:paraId="623CE343" w14:textId="242F8C13" w:rsidR="00A33508" w:rsidRPr="00E32E4A" w:rsidRDefault="00A33508" w:rsidP="00E32E4A">
            <w:pPr>
              <w:pStyle w:val="HTMLPreformatted"/>
              <w:rPr>
                <w:lang w:val="en-US"/>
              </w:rPr>
            </w:pPr>
            <w:r w:rsidRPr="00E32E4A">
              <w:rPr>
                <w:lang w:val="en-US"/>
              </w:rPr>
              <w:t xml:space="preserve">      M_</w:t>
            </w:r>
            <w:r w:rsidR="00140C25">
              <w:rPr>
                <w:rStyle w:val="CODE"/>
                <w:lang w:val="en-US"/>
              </w:rPr>
              <w:t>fmi2</w:t>
            </w:r>
            <w:r w:rsidRPr="00AE2A4F">
              <w:rPr>
                <w:rStyle w:val="CODE"/>
                <w:lang w:val="en-US"/>
              </w:rPr>
              <w:t xml:space="preserve">GetDirectionalDerivative(m, x_ref[i], 1, xd_ref, nx, </w:t>
            </w:r>
            <w:del w:id="1346" w:author="Bertsch Christian (CR/AEE3)" w:date="2019-09-06T11:23:00Z">
              <w:r w:rsidRPr="00AE2A4F">
                <w:rPr>
                  <w:rStyle w:val="CODE"/>
                  <w:lang w:val="en-US"/>
                </w:rPr>
                <w:delText>1.0</w:delText>
              </w:r>
            </w:del>
            <w:ins w:id="1347" w:author="Bertsch Christian (CR/AEE3)" w:date="2019-09-06T11:23:00Z">
              <w:r w:rsidR="0022690C" w:rsidRPr="00FA3E81">
                <w:rPr>
                  <w:lang w:val="en-US"/>
                </w:rPr>
                <w:t>dvKnown</w:t>
              </w:r>
            </w:ins>
            <w:r w:rsidRPr="00AE2A4F">
              <w:rPr>
                <w:rStyle w:val="CODE"/>
                <w:lang w:val="en-US"/>
              </w:rPr>
              <w:t>, ci);</w:t>
            </w:r>
          </w:p>
          <w:p w14:paraId="54E75D78" w14:textId="3FB77D62" w:rsidR="00A33508" w:rsidRDefault="00A33508" w:rsidP="00E32E4A">
            <w:pPr>
              <w:pStyle w:val="HTMLPreformatted"/>
              <w:rPr>
                <w:lang w:val="en-US"/>
              </w:rPr>
            </w:pPr>
            <w:r w:rsidRPr="00E32E4A">
              <w:rPr>
                <w:lang w:val="en-US"/>
              </w:rPr>
              <w:t xml:space="preserve">      </w:t>
            </w:r>
            <w:r w:rsidR="00C82296">
              <w:rPr>
                <w:lang w:val="en-US"/>
              </w:rPr>
              <w:t>J</w:t>
            </w:r>
            <w:r w:rsidRPr="00E32E4A">
              <w:rPr>
                <w:lang w:val="en-US"/>
              </w:rPr>
              <w:t>[:,i] = ci</w:t>
            </w:r>
            <w:r w:rsidR="00055AE3">
              <w:rPr>
                <w:lang w:val="en-US"/>
              </w:rPr>
              <w:t>;   // ci is an auxiliary vector of nx elements</w:t>
            </w:r>
          </w:p>
          <w:p w14:paraId="15E94B8F" w14:textId="7117DE4E" w:rsidR="00055AE3" w:rsidRPr="00E32E4A" w:rsidRDefault="00055AE3" w:rsidP="00E32E4A">
            <w:pPr>
              <w:pStyle w:val="HTMLPreformatted"/>
              <w:rPr>
                <w:lang w:val="en-US"/>
              </w:rPr>
            </w:pPr>
            <w:r>
              <w:rPr>
                <w:lang w:val="en-US"/>
              </w:rPr>
              <w:t xml:space="preserve">                     // (it holds the i-th column of the Jacobian)</w:t>
            </w:r>
          </w:p>
          <w:p w14:paraId="4AF9AAF2" w14:textId="77777777" w:rsidR="00A33508" w:rsidRPr="00E32E4A" w:rsidRDefault="00A33508" w:rsidP="00E32E4A">
            <w:pPr>
              <w:pStyle w:val="HTMLPreformatted"/>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BodyText"/>
        <w:rPr>
          <w:i/>
        </w:rPr>
      </w:pPr>
      <w:r w:rsidRPr="00A33508">
        <w:rPr>
          <w:i/>
        </w:rPr>
        <w:t>If the sparsity of a matrix shall be taken into account, then the matrix can be constructed in the following way:</w:t>
      </w:r>
    </w:p>
    <w:p w14:paraId="41195DA1" w14:textId="77777777" w:rsidR="00A33508" w:rsidRPr="00A33508" w:rsidRDefault="00A33508" w:rsidP="006E60E6">
      <w:pPr>
        <w:pStyle w:val="BodyText"/>
        <w:numPr>
          <w:ilvl w:val="0"/>
          <w:numId w:val="52"/>
        </w:numPr>
        <w:rPr>
          <w:i/>
        </w:rPr>
      </w:pPr>
      <w:r w:rsidRPr="00A33508">
        <w:rPr>
          <w:i/>
        </w:rPr>
        <w:t>The incidence information of the matrix (whether an element is zero or not zero) is extracted from the xml file from element &lt;ModelStructure&gt;.</w:t>
      </w:r>
    </w:p>
    <w:p w14:paraId="0529CEF2" w14:textId="73C75857" w:rsidR="00A33508" w:rsidRPr="00A33508" w:rsidRDefault="00A33508">
      <w:pPr>
        <w:pStyle w:val="BodyText"/>
        <w:spacing w:after="120"/>
        <w:rPr>
          <w:i/>
        </w:rPr>
        <w:pPrChange w:id="1348" w:author="Bertsch Christian (CR/AEE3)" w:date="2019-09-28T15:45:00Z">
          <w:pPr>
            <w:pStyle w:val="BodyText"/>
            <w:numPr>
              <w:numId w:val="52"/>
            </w:numPr>
            <w:ind w:left="360" w:hanging="360"/>
          </w:pPr>
        </w:pPrChange>
      </w:pPr>
      <w:r w:rsidRPr="00A33508">
        <w:rPr>
          <w:i/>
        </w:rPr>
        <w:t>A so</w:t>
      </w:r>
      <w:ins w:id="1349" w:author="Bertsch Christian (CR/AEE3)" w:date="2019-09-06T11:23:00Z">
        <w:r w:rsidR="00DD0AE9">
          <w:rPr>
            <w:i/>
          </w:rPr>
          <w:t>-</w:t>
        </w:r>
      </w:ins>
      <w:r w:rsidRPr="00A33508">
        <w:rPr>
          <w:i/>
        </w:rPr>
        <w:t>called graph coloring algorithm is employed to determine the columns of the matrix that can be computed by one call</w:t>
      </w:r>
      <w:r w:rsidR="0065442A">
        <w:rPr>
          <w:i/>
        </w:rPr>
        <w:t xml:space="preserve"> of </w:t>
      </w:r>
      <w:r w:rsidR="00140C25" w:rsidRPr="00791EA4">
        <w:rPr>
          <w:rStyle w:val="CODE"/>
          <w:rPrChange w:id="1350" w:author="Bertsch Christian (CR/AEE3)" w:date="2019-09-28T15:45:00Z">
            <w:rPr>
              <w:i/>
            </w:rPr>
          </w:rPrChange>
        </w:rPr>
        <w:t>fmi2</w:t>
      </w:r>
      <w:r w:rsidR="0065442A" w:rsidRPr="00791EA4">
        <w:rPr>
          <w:rStyle w:val="CODE"/>
          <w:rPrChange w:id="1351" w:author="Bertsch Christian (CR/AEE3)" w:date="2019-09-28T15:45:00Z">
            <w:rPr>
              <w:i/>
            </w:rPr>
          </w:rPrChange>
        </w:rPr>
        <w:t>GetDirectionalDerivative</w:t>
      </w:r>
      <w:r w:rsidRPr="00A33508">
        <w:rPr>
          <w:i/>
        </w:rPr>
        <w:t>. Efficient graph coloring algorithms are freely available, such as library ColPack (</w:t>
      </w:r>
      <w:r w:rsidR="0094248C">
        <w:fldChar w:fldCharType="begin"/>
      </w:r>
      <w:r w:rsidR="0094248C">
        <w:instrText xml:space="preserve"> HYPERLINK "http://www.cscapes.org/coloringpage/" </w:instrText>
      </w:r>
      <w:r w:rsidR="0094248C">
        <w:fldChar w:fldCharType="separate"/>
      </w:r>
      <w:r w:rsidRPr="00A33508">
        <w:rPr>
          <w:rStyle w:val="Hyperlink"/>
          <w:i/>
        </w:rPr>
        <w:t>http://www.cscapes.org/coloringpage/</w:t>
      </w:r>
      <w:r w:rsidR="0094248C">
        <w:rPr>
          <w:rStyle w:val="Hyperlink"/>
          <w:i/>
        </w:rPr>
        <w:fldChar w:fldCharType="end"/>
      </w:r>
      <w:r w:rsidRPr="00A33508">
        <w:rPr>
          <w:i/>
        </w:rPr>
        <w:t xml:space="preserve">) written in C/C++ (LGPL), or the routines by Coleman, Garbow, Moré: “Software for estimating sparse Jacobian matrices”, ACM Transactions on Mathematical Software - TOMS , vol. 10, no. 3, pp. 346-347, 1984. See e.g. </w:t>
      </w:r>
      <w:r w:rsidR="0094248C">
        <w:fldChar w:fldCharType="begin"/>
      </w:r>
      <w:r w:rsidR="0094248C">
        <w:instrText xml:space="preserve"> HYPERLINK "http://www.netlib.org/toms/618" </w:instrText>
      </w:r>
      <w:r w:rsidR="0094248C">
        <w:fldChar w:fldCharType="separate"/>
      </w:r>
      <w:r w:rsidRPr="00A33508">
        <w:rPr>
          <w:rStyle w:val="Hyperlink"/>
          <w:i/>
        </w:rPr>
        <w:t>http://www.netlib.org/toms/618</w:t>
      </w:r>
      <w:r w:rsidR="0094248C">
        <w:rPr>
          <w:rStyle w:val="Hyperlink"/>
          <w:i/>
        </w:rPr>
        <w:fldChar w:fldCharType="end"/>
      </w:r>
      <w:r w:rsidRPr="00A33508">
        <w:rPr>
          <w:i/>
        </w:rPr>
        <w:t>.</w:t>
      </w:r>
    </w:p>
    <w:p w14:paraId="2FF4CB25" w14:textId="4D9D75E7" w:rsidR="00A33508" w:rsidRPr="00A33508" w:rsidRDefault="00A33508">
      <w:pPr>
        <w:pStyle w:val="BodyText"/>
        <w:spacing w:after="120"/>
        <w:rPr>
          <w:i/>
        </w:rPr>
        <w:pPrChange w:id="1352" w:author="Bertsch Christian (CR/AEE3)" w:date="2019-09-28T15:45:00Z">
          <w:pPr>
            <w:pStyle w:val="BodyText"/>
            <w:numPr>
              <w:numId w:val="52"/>
            </w:numPr>
            <w:ind w:left="360" w:hanging="360"/>
          </w:pPr>
        </w:pPrChange>
      </w:pPr>
      <w:r w:rsidRPr="00A33508">
        <w:rPr>
          <w:i/>
        </w:rPr>
        <w:t xml:space="preserve">For the columns determined in (2), one call to </w:t>
      </w:r>
      <w:r w:rsidR="00140C25" w:rsidRPr="00791EA4">
        <w:rPr>
          <w:rStyle w:val="CODE"/>
          <w:rPrChange w:id="1353" w:author="Bertsch Christian (CR/AEE3)" w:date="2019-09-28T15:45:00Z">
            <w:rPr>
              <w:i/>
            </w:rPr>
          </w:rPrChange>
        </w:rPr>
        <w:t>fmi2</w:t>
      </w:r>
      <w:r w:rsidRPr="00791EA4">
        <w:rPr>
          <w:rStyle w:val="CODE"/>
          <w:rPrChange w:id="1354" w:author="Bertsch Christian (CR/AEE3)" w:date="2019-09-28T15:45:00Z">
            <w:rPr>
              <w:i/>
            </w:rPr>
          </w:rPrChang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BodyText"/>
        <w:rPr>
          <w:i/>
        </w:rPr>
      </w:pPr>
      <w:r w:rsidRPr="00A33508">
        <w:rPr>
          <w:i/>
        </w:rPr>
        <w:t>More details and implementational notes are available from (</w:t>
      </w:r>
      <w:r w:rsidRPr="00A33508">
        <w:rPr>
          <w:i/>
          <w:lang w:eastAsia="sv-SE"/>
        </w:rPr>
        <w:t>Akesson et.al. 2012).</w:t>
      </w:r>
    </w:p>
    <w:p w14:paraId="7E083BAB" w14:textId="77777777" w:rsidR="00A33508" w:rsidRDefault="00A33508" w:rsidP="001707BD">
      <w:pPr>
        <w:pStyle w:val="BodyText"/>
        <w:rPr>
          <w:i/>
        </w:rPr>
      </w:pPr>
      <w:r>
        <w:t>]</w:t>
      </w:r>
    </w:p>
    <w:p w14:paraId="1CE5F879" w14:textId="4B83E5D6" w:rsidR="003D0107" w:rsidRPr="0098259C" w:rsidRDefault="00324B2A" w:rsidP="003D0107">
      <w:pPr>
        <w:pStyle w:val="Heading2"/>
      </w:pPr>
      <w:bookmarkStart w:id="1355" w:name="_Ref386213289"/>
      <w:bookmarkStart w:id="1356" w:name="_Toc20839924"/>
      <w:r w:rsidRPr="0098259C">
        <w:t xml:space="preserve">FMI </w:t>
      </w:r>
      <w:r w:rsidR="003D0107" w:rsidRPr="0098259C">
        <w:t>Description Schema</w:t>
      </w:r>
      <w:bookmarkEnd w:id="1331"/>
      <w:bookmarkEnd w:id="1332"/>
      <w:bookmarkEnd w:id="1355"/>
      <w:bookmarkEnd w:id="1356"/>
      <w:r w:rsidRPr="0098259C">
        <w:t xml:space="preserve"> </w:t>
      </w:r>
    </w:p>
    <w:p w14:paraId="3D79FC6B" w14:textId="22470E36" w:rsidR="00324B2A" w:rsidRPr="0098259C" w:rsidRDefault="00324B2A" w:rsidP="00324B2A">
      <w:pPr>
        <w:pStyle w:val="BodyText"/>
        <w:spacing w:after="120"/>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ins w:id="1357" w:author="Bertsch Christian (CR/AEE3)" w:date="2019-09-06T11:23:00Z">
        <w:r w:rsidR="00353AA6">
          <w:t>,</w:t>
        </w:r>
      </w:ins>
      <w:r w:rsidRPr="0098259C">
        <w:t xml:space="preserve"> etc. are stored in this file. 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BodyText"/>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BodyText"/>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BodyText"/>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BodyText"/>
        <w:spacing w:after="120"/>
      </w:pPr>
      <w:r w:rsidRPr="0098259C">
        <w:t>In this section the</w:t>
      </w:r>
      <w:r w:rsidR="007909D6" w:rsidRPr="0098259C">
        <w:t>se</w:t>
      </w:r>
      <w:r w:rsidRPr="0098259C">
        <w:t xml:space="preserve"> schema files are</w:t>
      </w:r>
      <w:r w:rsidR="005A3ED9" w:rsidRPr="0098259C">
        <w:t xml:space="preserve"> discussed</w:t>
      </w:r>
      <w:r w:rsidRPr="0098259C">
        <w:t>. The normative definition are the above mentioned schema files</w:t>
      </w:r>
      <w:r w:rsidRPr="0098259C">
        <w:rPr>
          <w:rStyle w:val="FootnoteReference"/>
        </w:rPr>
        <w:footnoteReference w:id="6"/>
      </w:r>
      <w:r w:rsidRPr="0098259C">
        <w:t xml:space="preserve">. Below, optional elements are marked with a “dashed” box. The required data types (like: xs:normalizedString) are defined in the </w:t>
      </w:r>
      <w:r w:rsidR="00374F39" w:rsidRPr="0098259C">
        <w:t>XML</w:t>
      </w:r>
      <w:r w:rsidRPr="0098259C">
        <w:t xml:space="preserve">-schema standard: </w:t>
      </w:r>
      <w:hyperlink r:id="rId42"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BodyTextChar"/>
              </w:rPr>
              <w:t>Description (</w:t>
            </w:r>
            <w:hyperlink r:id="rId43"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BodyText"/>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r w:rsidRPr="0098259C">
              <w:t>xs:double</w:t>
            </w:r>
          </w:p>
        </w:tc>
        <w:tc>
          <w:tcPr>
            <w:tcW w:w="5500" w:type="dxa"/>
            <w:shd w:val="clear" w:color="auto" w:fill="auto"/>
          </w:tcPr>
          <w:p w14:paraId="4657E3DF" w14:textId="77777777" w:rsidR="00324B2A" w:rsidRPr="0098259C" w:rsidRDefault="00324B2A" w:rsidP="007B140D">
            <w:pPr>
              <w:pStyle w:val="BodyText"/>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BodyText"/>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for example</w:t>
            </w:r>
            <w:r w:rsidRPr="0098259C">
              <w:rPr>
                <w:i/>
              </w:rPr>
              <w:t xml:space="preserve"> 2/3 should be stored as</w:t>
            </w:r>
          </w:p>
          <w:p w14:paraId="51E9202C" w14:textId="77777777" w:rsidR="007B140D" w:rsidRPr="0098259C" w:rsidRDefault="007B140D" w:rsidP="007B140D">
            <w:pPr>
              <w:pStyle w:val="BodyText"/>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BodyText"/>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r w:rsidRPr="0098259C">
              <w:t>xs:int</w:t>
            </w:r>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BodyTextChar"/>
              </w:rPr>
              <w:t>2147483647 and minimum value -2147483648 (32 bit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r w:rsidRPr="0098259C">
              <w:t xml:space="preserve">xs:unsignedInt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number  with maximum value </w:t>
            </w:r>
            <w:r w:rsidRPr="0098259C">
              <w:rPr>
                <w:rStyle w:val="BodyTextChar"/>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r w:rsidRPr="0098259C">
              <w:t>xs:boolean</w:t>
            </w:r>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r w:rsidRPr="0098259C">
              <w:t>xs:string</w:t>
            </w:r>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r w:rsidRPr="0098259C">
              <w:t>xs:normalizedString</w:t>
            </w:r>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r w:rsidRPr="0098259C">
              <w:t>xs:dateTime</w:t>
            </w:r>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BodyText"/>
      </w:pPr>
      <w:bookmarkStart w:id="1358" w:name="_Toc247884548"/>
      <w:bookmarkStart w:id="1359"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389E675D" w:rsidR="00324B2A" w:rsidRDefault="00324B2A" w:rsidP="00324B2A">
      <w:pPr>
        <w:pStyle w:val="BodyText"/>
      </w:pPr>
      <w:r w:rsidRPr="0098259C">
        <w:t xml:space="preserve">The </w:t>
      </w:r>
      <w:r w:rsidR="00A014FF" w:rsidRPr="0098259C">
        <w:t>FMI</w:t>
      </w:r>
      <w:r w:rsidRPr="0098259C">
        <w:t xml:space="preserve"> schema files </w:t>
      </w:r>
      <w:r w:rsidR="00AD55EC">
        <w:t xml:space="preserve">(*.xsd)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del w:id="1360" w:author="Bertsch Christian (CR/AEE3)" w:date="2019-09-06T11:23:00Z">
        <w:r w:rsidRPr="00AE2A4F">
          <w:rPr>
            <w:i/>
          </w:rPr>
          <w:delText>,</w:delText>
        </w:r>
      </w:del>
      <w:ins w:id="1361" w:author="Bertsch Christian (CR/AEE3)" w:date="2019-09-06T11:23:00Z">
        <w:r w:rsidR="00D57CCE">
          <w:rPr>
            <w:i/>
          </w:rPr>
          <w:t xml:space="preserve"> that</w:t>
        </w:r>
      </w:ins>
      <w:r w:rsidRPr="00AE2A4F">
        <w:rPr>
          <w:i/>
        </w:rPr>
        <w:t xml:space="preserve"> the definition of an encoding scheme is a prerequisite</w:t>
      </w:r>
      <w:del w:id="1362" w:author="Bertsch Christian (CR/AEE3)" w:date="2019-09-06T11:23:00Z">
        <w:r w:rsidRPr="00AE2A4F">
          <w:rPr>
            <w:i/>
          </w:rPr>
          <w:delText>,</w:delText>
        </w:r>
      </w:del>
      <w:r w:rsidRPr="00AE2A4F">
        <w:rPr>
          <w:i/>
        </w:rPr>
        <w:t xml:space="preserv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7 bit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in to C string variables.</w:t>
      </w:r>
      <w:r w:rsidR="00EF5273">
        <w:t>]</w:t>
      </w:r>
      <w:del w:id="1363" w:author="Bertsch Christian (CR/AEE3)" w:date="2019-09-24T14:27:00Z">
        <w:r w:rsidR="00526C2A" w:rsidDel="0040289E">
          <w:delText>.</w:delText>
        </w:r>
      </w:del>
    </w:p>
    <w:p w14:paraId="7F8AF76E" w14:textId="77777777" w:rsidR="00526C2A" w:rsidRPr="0098259C" w:rsidRDefault="00526C2A" w:rsidP="00324B2A">
      <w:pPr>
        <w:pStyle w:val="BodyText"/>
      </w:pPr>
      <w:r>
        <w:t>The special values NAN, +INF, -INF for variables values are not allowed in the FMI xml files.</w:t>
      </w:r>
    </w:p>
    <w:p w14:paraId="11433FA2" w14:textId="32DB9DBF" w:rsidR="001A15E0" w:rsidRPr="0098259C" w:rsidRDefault="001A15E0" w:rsidP="00324B2A">
      <w:pPr>
        <w:pStyle w:val="BodyText"/>
      </w:pPr>
      <w:r w:rsidRPr="0098259C">
        <w:t>Note</w:t>
      </w:r>
      <w:del w:id="1364" w:author="Bertsch Christian (CR/AEE3)" w:date="2019-09-06T11:23:00Z">
        <w:r w:rsidRPr="0098259C">
          <w:delText>,</w:delText>
        </w:r>
      </w:del>
      <w:ins w:id="1365" w:author="Bertsch Christian (CR/AEE3)" w:date="2019-09-06T11:23:00Z">
        <w:r w:rsidR="00D57CCE">
          <w:t xml:space="preserve"> that</w:t>
        </w:r>
      </w:ins>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4"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ins w:id="1366" w:author="Bertsch Christian (CR/AEE3)" w:date="2019-09-06T11:23:00Z">
        <w:r w:rsidR="00D57CCE">
          <w:rPr>
            <w:i/>
          </w:rPr>
          <w:t>,</w:t>
        </w:r>
      </w:ins>
      <w:r w:rsidRPr="0098259C">
        <w:rPr>
          <w:i/>
        </w:rPr>
        <w:t xml:space="preserve"> the information stored in </w:t>
      </w:r>
      <w:r w:rsidRPr="0098259C">
        <w:rPr>
          <w:rStyle w:val="CODE"/>
        </w:rPr>
        <w:t>ModelVariables.Derivatives</w:t>
      </w:r>
      <w:r w:rsidRPr="0098259C">
        <w:rPr>
          <w:i/>
        </w:rPr>
        <w:t xml:space="preserve"> is only correct if this property is fulfilled</w:t>
      </w:r>
      <w:ins w:id="1367" w:author="Bertsch Christian (CR/AEE3)" w:date="2019-09-24T14:27:00Z">
        <w:r w:rsidR="0040289E">
          <w:rPr>
            <w:i/>
          </w:rPr>
          <w:t>.</w:t>
        </w:r>
      </w:ins>
      <w:r w:rsidRPr="0098259C">
        <w:t>]</w:t>
      </w:r>
      <w:del w:id="1368" w:author="Bertsch Christian (CR/AEE3)" w:date="2019-09-24T14:27:00Z">
        <w:r w:rsidRPr="0098259C" w:rsidDel="0040289E">
          <w:delText>.</w:delText>
        </w:r>
      </w:del>
    </w:p>
    <w:p w14:paraId="372F1BED" w14:textId="77777777" w:rsidR="00B86BE3" w:rsidRDefault="00B86BE3">
      <w:pPr>
        <w:spacing w:line="240" w:lineRule="auto"/>
        <w:rPr>
          <w:ins w:id="1369" w:author="Bertsch Christian (CR/AEE3)" w:date="2019-09-28T19:30:00Z"/>
          <w:b/>
          <w:iCs/>
          <w:spacing w:val="4"/>
        </w:rPr>
      </w:pPr>
      <w:bookmarkStart w:id="1370" w:name="_Ref251789138"/>
      <w:bookmarkEnd w:id="1358"/>
      <w:ins w:id="1371" w:author="Bertsch Christian (CR/AEE3)" w:date="2019-09-28T19:30:00Z">
        <w:r>
          <w:br w:type="page"/>
        </w:r>
      </w:ins>
    </w:p>
    <w:p w14:paraId="5BECE950" w14:textId="3B25E0D5" w:rsidR="00324B2A" w:rsidRPr="0098259C" w:rsidRDefault="005A3ED9" w:rsidP="003734ED">
      <w:pPr>
        <w:pStyle w:val="Heading3"/>
      </w:pPr>
      <w:bookmarkStart w:id="1372" w:name="_Toc20839925"/>
      <w:r w:rsidRPr="0098259C">
        <w:t>De</w:t>
      </w:r>
      <w:r w:rsidR="00286B87" w:rsidRPr="0098259C">
        <w:t>finition</w:t>
      </w:r>
      <w:r w:rsidRPr="0098259C">
        <w:t xml:space="preserve"> of an FMU</w:t>
      </w:r>
      <w:r w:rsidR="00324B2A" w:rsidRPr="0098259C">
        <w:t xml:space="preserve"> (fmiModelDescription</w:t>
      </w:r>
      <w:bookmarkEnd w:id="1359"/>
      <w:r w:rsidR="00324B2A" w:rsidRPr="0098259C">
        <w:t>)</w:t>
      </w:r>
      <w:bookmarkEnd w:id="1370"/>
      <w:bookmarkEnd w:id="1372"/>
      <w:r w:rsidR="00324B2A" w:rsidRPr="0098259C">
        <w:t xml:space="preserve"> </w:t>
      </w:r>
    </w:p>
    <w:p w14:paraId="2ABF9C7F" w14:textId="3C3C3DA3" w:rsidR="009F04F7" w:rsidRDefault="00324B2A" w:rsidP="00324B2A">
      <w:pPr>
        <w:pStyle w:val="BodyText"/>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BodyText"/>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ootnoteReference"/>
          <w:szCs w:val="21"/>
        </w:rPr>
        <w:footnoteReference w:id="7"/>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r w:rsidRPr="0098259C">
              <w:rPr>
                <w:rStyle w:val="CODE"/>
              </w:rPr>
              <w:t>ModelExchange</w:t>
            </w:r>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ins w:id="1373" w:author="Bertsch Christian (CR/AEE3)" w:date="2019-09-06T11:23:00Z">
              <w:r w:rsidR="00D57CCE">
                <w:rPr>
                  <w:rStyle w:val="FormatvorlageArial"/>
                  <w:i/>
                </w:rPr>
                <w:t>,</w:t>
              </w:r>
            </w:ins>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r w:rsidRPr="0098259C">
              <w:rPr>
                <w:rStyle w:val="CODE"/>
              </w:rPr>
              <w:t>CoSimulation</w:t>
            </w:r>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ins w:id="1374" w:author="Bertsch Christian (CR/AEE3)" w:date="2019-09-06T11:23:00Z">
              <w:r w:rsidR="0006725D">
                <w:rPr>
                  <w:rStyle w:val="FormatvorlageArial"/>
                  <w:i/>
                </w:rPr>
                <w:t>,</w:t>
              </w:r>
            </w:ins>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r w:rsidRPr="0098259C">
              <w:rPr>
                <w:rStyle w:val="CODE"/>
              </w:rPr>
              <w:t>UnitDefinitions</w:t>
            </w:r>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ins w:id="1375" w:author="Bertsch Christian (CR/AEE3)" w:date="2019-09-06T11:23:00Z">
              <w:r w:rsidR="0006725D">
                <w:rPr>
                  <w:rStyle w:val="FormatvorlageArial"/>
                  <w:i/>
                </w:rPr>
                <w:t>,</w:t>
              </w:r>
            </w:ins>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r w:rsidRPr="0098259C">
              <w:rPr>
                <w:rStyle w:val="CODE"/>
              </w:rPr>
              <w:t>ModelVariables</w:t>
            </w:r>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r w:rsidRPr="0098259C">
              <w:rPr>
                <w:rStyle w:val="CODE"/>
              </w:rPr>
              <w:t>TypeDefinitions</w:t>
            </w:r>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r w:rsidRPr="0098259C">
              <w:rPr>
                <w:rStyle w:val="CODE"/>
              </w:rPr>
              <w:t>ModelVariables</w:t>
            </w:r>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r w:rsidRPr="0098259C">
              <w:rPr>
                <w:rStyle w:val="CODE"/>
              </w:rPr>
              <w:t>LogCategories</w:t>
            </w:r>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r w:rsidRPr="0098259C">
              <w:rPr>
                <w:rStyle w:val="CODE"/>
              </w:rPr>
              <w:t>DefaultExperiment</w:t>
            </w:r>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r w:rsidRPr="0098259C">
              <w:rPr>
                <w:rStyle w:val="CODE"/>
              </w:rPr>
              <w:t>VendorAnnotations</w:t>
            </w:r>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r w:rsidRPr="0098259C">
              <w:rPr>
                <w:rStyle w:val="CODE"/>
              </w:rPr>
              <w:t>ModelVariables</w:t>
            </w:r>
          </w:p>
        </w:tc>
        <w:tc>
          <w:tcPr>
            <w:tcW w:w="6271" w:type="dxa"/>
            <w:shd w:val="clear" w:color="auto" w:fill="auto"/>
          </w:tcPr>
          <w:p w14:paraId="45BFED9B" w14:textId="49C720D9" w:rsidR="00286B87" w:rsidRPr="0098259C" w:rsidRDefault="00286B87">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w:t>
            </w:r>
            <w:del w:id="1376" w:author="Bertsch Christian (CR/AEE3)" w:date="2019-09-06T11:23:00Z">
              <w:r w:rsidRPr="0098259C">
                <w:rPr>
                  <w:rStyle w:val="FormatvorlageArial"/>
                </w:rPr>
                <w:delText>visible/accessible</w:delText>
              </w:r>
            </w:del>
            <w:ins w:id="1377" w:author="Bertsch Christian (CR/AEE3)" w:date="2019-09-06T11:23:00Z">
              <w:r w:rsidRPr="0098259C">
                <w:rPr>
                  <w:rStyle w:val="FormatvorlageArial"/>
                </w:rPr>
                <w:t>visible</w:t>
              </w:r>
            </w:ins>
            <w:ins w:id="1378" w:author="Bertsch Christian (CR/AEE3)" w:date="2019-09-28T17:14:00Z">
              <w:r w:rsidR="00C2544B">
                <w:rPr>
                  <w:rStyle w:val="FormatvorlageArial"/>
                </w:rPr>
                <w:t>/</w:t>
              </w:r>
            </w:ins>
            <w:ins w:id="1379" w:author="Bertsch Christian (CR/AEE3)" w:date="2019-09-06T11:23:00Z">
              <w:r w:rsidRPr="0098259C">
                <w:rPr>
                  <w:rStyle w:val="FormatvorlageArial"/>
                </w:rPr>
                <w:t>accessible</w:t>
              </w:r>
            </w:ins>
            <w:r w:rsidRPr="0098259C">
              <w:rPr>
                <w:rStyle w:val="FormatvorlageArial"/>
              </w:rPr>
              <w:t xml:space="preserv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r w:rsidRPr="0098259C">
              <w:rPr>
                <w:rStyle w:val="CODE"/>
              </w:rPr>
              <w:t>ModelStructure</w:t>
            </w:r>
          </w:p>
        </w:tc>
        <w:tc>
          <w:tcPr>
            <w:tcW w:w="6271" w:type="dxa"/>
            <w:shd w:val="clear" w:color="auto" w:fill="auto"/>
          </w:tcPr>
          <w:p w14:paraId="5127AAEB" w14:textId="312DCE75"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r w:rsidR="00E046D4" w:rsidRPr="0098259C">
              <w:rPr>
                <w:rStyle w:val="FormatvorlageArial"/>
              </w:rPr>
              <w:t xml:space="preserve">states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ins w:id="1380" w:author="Bertsch Christian (CR/AEE3)" w:date="2019-09-06T11:23:00Z">
              <w:r w:rsidR="00566BB3">
                <w:t>For more details on ModelStructure, see section 2.2.8.</w:t>
              </w:r>
              <w:r w:rsidR="00566BB3" w:rsidRPr="0098259C">
                <w:rPr>
                  <w:rStyle w:val="FormatvorlageArial"/>
                </w:rPr>
                <w:t xml:space="preserve"> </w:t>
              </w:r>
            </w:ins>
            <w:r w:rsidRPr="0098259C">
              <w:rPr>
                <w:rStyle w:val="FormatvorlageArial"/>
              </w:rPr>
              <w:t>Furthermore, the dependency of the unkowns from the knowns can be optionally defined. [</w:t>
            </w:r>
            <w:r w:rsidRPr="0098259C">
              <w:rPr>
                <w:rStyle w:val="FormatvorlageArial"/>
                <w:i/>
              </w:rPr>
              <w:t xml:space="preserve">This information can be, </w:t>
            </w:r>
            <w:r w:rsidR="009F2AEB" w:rsidRPr="0098259C">
              <w:rPr>
                <w:rStyle w:val="FormatvorlageArial"/>
                <w:i/>
              </w:rPr>
              <w:t>for example</w:t>
            </w:r>
            <w:ins w:id="1381" w:author="Bertsch Christian (CR/AEE3)" w:date="2019-09-06T11:23:00Z">
              <w:r w:rsidR="0006725D">
                <w:rPr>
                  <w:rStyle w:val="FormatvorlageArial"/>
                  <w:i/>
                </w:rPr>
                <w:t>,</w:t>
              </w:r>
            </w:ins>
            <w:r w:rsidRPr="0098259C">
              <w:rPr>
                <w:rStyle w:val="FormatvorlageArial"/>
                <w:i/>
              </w:rPr>
              <w:t xml:space="preserve"> used to compute efficiently a sparse Jacobian for simulation</w:t>
            </w:r>
            <w:ins w:id="1382" w:author="Bertsch Christian (CR/AEE3)" w:date="2019-09-06T11:23:00Z">
              <w:r w:rsidR="0006725D">
                <w:rPr>
                  <w:rStyle w:val="FormatvorlageArial"/>
                  <w:i/>
                </w:rPr>
                <w:t>,</w:t>
              </w:r>
            </w:ins>
            <w:r w:rsidRPr="0098259C">
              <w:rPr>
                <w:rStyle w:val="FormatvorlageArial"/>
                <w:i/>
              </w:rPr>
              <w:t xml:space="preserve"> or to utilize the input/output dependency in order to </w:t>
            </w:r>
            <w:r w:rsidR="004A1278" w:rsidRPr="0098259C">
              <w:rPr>
                <w:i/>
              </w:rPr>
              <w:t>detect that in some cases there are actually no algebraic loops</w:t>
            </w:r>
            <w:r w:rsidRPr="0098259C">
              <w:rPr>
                <w:rStyle w:val="FormatvorlageArial"/>
                <w:i/>
              </w:rPr>
              <w:t xml:space="preserve"> when connecting FMUs together</w:t>
            </w:r>
            <w:ins w:id="1383" w:author="Bertsch Christian (CR/AEE3)" w:date="2019-09-24T14:28:00Z">
              <w:r w:rsidR="0040289E">
                <w:rPr>
                  <w:rStyle w:val="FormatvorlageArial"/>
                  <w:i/>
                </w:rPr>
                <w:t>.</w:t>
              </w:r>
            </w:ins>
            <w:r w:rsidRPr="0098259C">
              <w:rPr>
                <w:rStyle w:val="FormatvorlageArial"/>
              </w:rPr>
              <w:t>]</w:t>
            </w:r>
            <w:del w:id="1384" w:author="Bertsch Christian (CR/AEE3)" w:date="2019-09-24T14:28:00Z">
              <w:r w:rsidRPr="0098259C" w:rsidDel="0040289E">
                <w:rPr>
                  <w:rStyle w:val="FormatvorlageArial"/>
                </w:rPr>
                <w:delText>.</w:delText>
              </w:r>
            </w:del>
          </w:p>
        </w:tc>
      </w:tr>
    </w:tbl>
    <w:p w14:paraId="75B1A509" w14:textId="39D74B3D" w:rsidR="00AA63BB" w:rsidRPr="0098259C" w:rsidRDefault="00C6645C" w:rsidP="00B9515D">
      <w:pPr>
        <w:pStyle w:val="BodyText"/>
      </w:pPr>
      <w:bookmarkStart w:id="1385" w:name="_Toc240646376"/>
      <w:r w:rsidRPr="0098259C">
        <w:t>At least o</w:t>
      </w:r>
      <w:r w:rsidR="00AA63BB" w:rsidRPr="0098259C">
        <w:t xml:space="preserve">ne element of </w:t>
      </w:r>
      <w:r w:rsidR="00AA63BB" w:rsidRPr="0098259C">
        <w:rPr>
          <w:rStyle w:val="CODE"/>
        </w:rPr>
        <w:t>ModelExchange</w:t>
      </w:r>
      <w:r w:rsidR="00AA63BB" w:rsidRPr="0098259C">
        <w:t xml:space="preserve"> or </w:t>
      </w:r>
      <w:r w:rsidR="00AA63BB" w:rsidRPr="0098259C">
        <w:rPr>
          <w:rStyle w:val="CODE"/>
        </w:rPr>
        <w:t>CoSimulation</w:t>
      </w:r>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ins w:id="1386" w:author="Bertsch Christian (CR/AEE3)" w:date="2019-09-24T12:26:00Z">
        <w:r w:rsidR="00E9107F">
          <w:t xml:space="preserve"> section</w:t>
        </w:r>
      </w:ins>
      <w:r w:rsidR="0017658C" w:rsidRPr="0098259C">
        <w:t xml:space="preserve"> </w:t>
      </w:r>
      <w:del w:id="1387" w:author="Bertsch Christian (CR/AEE3)" w:date="2019-09-24T12:25:00Z">
        <w:r w:rsidR="0017658C" w:rsidRPr="0098259C" w:rsidDel="00E9107F">
          <w:delText xml:space="preserve">section </w:delText>
        </w:r>
        <w:r w:rsidR="0017658C" w:rsidRPr="0098259C" w:rsidDel="00E9107F">
          <w:fldChar w:fldCharType="begin"/>
        </w:r>
        <w:r w:rsidR="0017658C" w:rsidRPr="0098259C" w:rsidDel="00E9107F">
          <w:delInstrText xml:space="preserve"> REF _Ref290828041 \w \h </w:delInstrText>
        </w:r>
        <w:r w:rsidR="0017658C" w:rsidRPr="0098259C" w:rsidDel="00E9107F">
          <w:fldChar w:fldCharType="separate"/>
        </w:r>
      </w:del>
      <w:ins w:id="1388" w:author="Otter, Martin" w:date="2019-09-06T11:33:00Z">
        <w:del w:id="1389" w:author="Bertsch Christian (CR/AEE3)" w:date="2019-09-23T06:20:00Z">
          <w:r w:rsidR="007C1036" w:rsidDel="005C4EE5">
            <w:delText>0</w:delText>
          </w:r>
        </w:del>
      </w:ins>
      <w:del w:id="1390" w:author="Bertsch Christian (CR/AEE3)" w:date="2019-09-23T06:20:00Z">
        <w:r w:rsidR="00854655" w:rsidDel="005C4EE5">
          <w:delText>3.3.1</w:delText>
        </w:r>
      </w:del>
      <w:del w:id="1391" w:author="Bertsch Christian (CR/AEE3)" w:date="2019-09-24T12:25:00Z">
        <w:r w:rsidR="0017658C" w:rsidRPr="0098259C" w:rsidDel="00E9107F">
          <w:fldChar w:fldCharType="end"/>
        </w:r>
        <w:r w:rsidR="0017658C" w:rsidRPr="0098259C" w:rsidDel="00E9107F">
          <w:delText xml:space="preserve"> </w:delText>
        </w:r>
      </w:del>
      <w:ins w:id="1392" w:author="Bertsch Christian (CR/AEE3)" w:date="2019-09-24T12:26:00Z">
        <w:r w:rsidR="00E9107F">
          <w:fldChar w:fldCharType="begin"/>
        </w:r>
        <w:r w:rsidR="00E9107F">
          <w:instrText xml:space="preserve"> REF _Ref20220416 \r \h </w:instrText>
        </w:r>
      </w:ins>
      <w:r w:rsidR="00E9107F">
        <w:fldChar w:fldCharType="separate"/>
      </w:r>
      <w:ins w:id="1393" w:author="Bertsch Christian (CR/AEE3)" w:date="2019-10-03T18:12:00Z">
        <w:r w:rsidR="000440B4">
          <w:t>3.3.1</w:t>
        </w:r>
      </w:ins>
      <w:ins w:id="1394" w:author="Bertsch Christian (CR/AEE3)" w:date="2019-09-24T12:26:00Z">
        <w:r w:rsidR="00E9107F">
          <w:fldChar w:fldCharType="end"/>
        </w:r>
        <w:r w:rsidR="00E9107F">
          <w:t xml:space="preserve"> </w:t>
        </w:r>
      </w:ins>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0440B4">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BodyText"/>
      </w:pPr>
      <w:r w:rsidRPr="0098259C">
        <w:t xml:space="preserve">The </w:t>
      </w:r>
      <w:r w:rsidR="00A014FF" w:rsidRPr="0098259C">
        <w:t>XML attribute</w:t>
      </w:r>
      <w:r w:rsidRPr="0098259C">
        <w:t xml:space="preserve">s of </w:t>
      </w:r>
      <w:r w:rsidRPr="0098259C">
        <w:rPr>
          <w:rStyle w:val="CODE"/>
        </w:rPr>
        <w:t>fmiModelDescription</w:t>
      </w:r>
      <w:r w:rsidRPr="0098259C">
        <w:t xml:space="preserve"> are:</w:t>
      </w:r>
    </w:p>
    <w:bookmarkEnd w:id="1385"/>
    <w:p w14:paraId="6B4EC7B5" w14:textId="4438AB3E" w:rsidR="00BE1368" w:rsidRDefault="00BB733E" w:rsidP="00324B2A">
      <w:pPr>
        <w:pStyle w:val="BodyText"/>
        <w:jc w:val="center"/>
      </w:pPr>
      <w:ins w:id="1395" w:author="Bertsch Christian (CR/AEE3)" w:date="2019-09-24T22:22:00Z">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BD2272" w:rsidRPr="00BB733E" w:rsidRDefault="00BD2272">
                              <w:pPr>
                                <w:spacing w:line="240" w:lineRule="auto"/>
                                <w:rPr>
                                  <w:color w:val="808080" w:themeColor="background1" w:themeShade="80"/>
                                  <w:sz w:val="14"/>
                                  <w:rPrChange w:id="1396" w:author="Bertsch Christian (CR/AEE3)" w:date="2019-09-24T22:27:00Z">
                                    <w:rPr/>
                                  </w:rPrChange>
                                </w:rPr>
                                <w:pPrChange w:id="1397" w:author="Bertsch Christian (CR/AEE3)" w:date="2019-09-24T22:26:00Z">
                                  <w:pPr/>
                                </w:pPrChange>
                              </w:pPr>
                              <w:ins w:id="1398" w:author="Bertsch Christian (CR/AEE3)" w:date="2019-09-24T22:22:00Z">
                                <w:r w:rsidRPr="00BB733E">
                                  <w:rPr>
                                    <w:color w:val="808080" w:themeColor="background1" w:themeShade="80"/>
                                    <w:sz w:val="14"/>
                                    <w:rPrChange w:id="1399" w:author="Bertsch Christian (CR/AEE3)" w:date="2019-09-24T22:27:00Z">
                                      <w:rPr>
                                        <w:lang w:val="de-DE"/>
                                      </w:rPr>
                                    </w:rPrChange>
                                  </w:rPr>
                                  <w:t>Version of FMI (</w:t>
                                </w:r>
                              </w:ins>
                              <w:ins w:id="1400" w:author="Bertsch Christian (CR/AEE3)" w:date="2019-09-24T22:25:00Z">
                                <w:r w:rsidRPr="00BB733E">
                                  <w:rPr>
                                    <w:color w:val="808080" w:themeColor="background1" w:themeShade="80"/>
                                    <w:sz w:val="14"/>
                                    <w:rPrChange w:id="1401" w:author="Bertsch Christian (CR/AEE3)" w:date="2019-09-24T22:27:00Z">
                                      <w:rPr/>
                                    </w:rPrChange>
                                  </w:rPr>
                                  <w:t xml:space="preserve">Clarification for FMI 2.0.1: for </w:t>
                                </w:r>
                              </w:ins>
                              <w:ins w:id="1402" w:author="Bertsch Christian (CR/AEE3)" w:date="2019-09-24T22:22:00Z">
                                <w:r w:rsidRPr="00BB733E">
                                  <w:rPr>
                                    <w:color w:val="808080" w:themeColor="background1" w:themeShade="80"/>
                                    <w:sz w:val="14"/>
                                    <w:rPrChange w:id="1403" w:author="Bertsch Christian (CR/AEE3)" w:date="2019-09-24T22:27:00Z">
                                      <w:rPr>
                                        <w:lang w:val="de-DE"/>
                                      </w:rPr>
                                    </w:rPrChange>
                                  </w:rPr>
                                  <w:t xml:space="preserve">FMI 2.0.x revisions </w:t>
                                </w:r>
                              </w:ins>
                              <w:ins w:id="1404" w:author="Bertsch Christian (CR/AEE3)" w:date="2019-09-24T22:25:00Z">
                                <w:r w:rsidRPr="00BB733E">
                                  <w:rPr>
                                    <w:color w:val="808080" w:themeColor="background1" w:themeShade="80"/>
                                    <w:sz w:val="14"/>
                                    <w:rPrChange w:id="1405" w:author="Bertsch Christian (CR/AEE3)" w:date="2019-09-24T22:27:00Z">
                                      <w:rPr/>
                                    </w:rPrChange>
                                  </w:rPr>
                                  <w:t xml:space="preserve">fmiVersion </w:t>
                                </w:r>
                              </w:ins>
                              <w:ins w:id="1406" w:author="Bertsch Christian (CR/AEE3)" w:date="2019-09-24T22:22:00Z">
                                <w:r w:rsidRPr="00BB733E">
                                  <w:rPr>
                                    <w:color w:val="808080" w:themeColor="background1" w:themeShade="80"/>
                                    <w:sz w:val="14"/>
                                    <w:rPrChange w:id="1407" w:author="Bertsch Christian (CR/AEE3)" w:date="2019-09-24T22:27:00Z">
                                      <w:rPr>
                                        <w:lang w:val="de-DE"/>
                                      </w:rPr>
                                    </w:rPrChange>
                                  </w:rPr>
                                  <w:t xml:space="preserve">is defined as </w:t>
                                </w:r>
                              </w:ins>
                              <w:ins w:id="1408" w:author="Bertsch Christian (CR/AEE3)" w:date="2019-09-24T22:24:00Z">
                                <w:r w:rsidRPr="00BB733E">
                                  <w:rPr>
                                    <w:color w:val="808080" w:themeColor="background1" w:themeShade="80"/>
                                    <w:sz w:val="14"/>
                                    <w:rPrChange w:id="1409" w:author="Bertsch Christian (CR/AEE3)" w:date="2019-09-24T22:27:00Z">
                                      <w:rPr/>
                                    </w:rPrChange>
                                  </w:rPr>
                                  <w:t>“2.0”</w:t>
                                </w:r>
                              </w:ins>
                              <w:ins w:id="1410" w:author="Bertsch Christian (CR/AEE3)" w:date="2019-09-24T22:25:00Z">
                                <w:r w:rsidRPr="00BB733E">
                                  <w:rPr>
                                    <w:color w:val="808080" w:themeColor="background1" w:themeShade="80"/>
                                    <w:sz w:val="14"/>
                                    <w:rPrChange w:id="1411" w:author="Bertsch Christian (CR/AEE3)" w:date="2019-09-24T22:27:00Z">
                                      <w:rPr/>
                                    </w:rPrChange>
                                  </w:rPr>
                                  <w:t>)</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" fillcolor="white [3212]" stroked="f" strokeweight="2pt">
                  <v:textbox>
                    <w:txbxContent>
                      <w:p w14:paraId="0420D3DF" w14:textId="23B6A5A9" w:rsidR="00BD2272" w:rsidRPr="00BB733E" w:rsidRDefault="00BD2272">
                        <w:pPr>
                          <w:spacing w:line="240" w:lineRule="auto"/>
                          <w:rPr>
                            <w:color w:val="808080" w:themeColor="background1" w:themeShade="80"/>
                            <w:sz w:val="14"/>
                            <w:rPrChange w:id="1412" w:author="Bertsch Christian (CR/AEE3)" w:date="2019-09-24T22:27:00Z">
                              <w:rPr/>
                            </w:rPrChange>
                          </w:rPr>
                          <w:pPrChange w:id="1413" w:author="Bertsch Christian (CR/AEE3)" w:date="2019-09-24T22:26:00Z">
                            <w:pPr/>
                          </w:pPrChange>
                        </w:pPr>
                        <w:ins w:id="1414" w:author="Bertsch Christian (CR/AEE3)" w:date="2019-09-24T22:22:00Z">
                          <w:r w:rsidRPr="00BB733E">
                            <w:rPr>
                              <w:color w:val="808080" w:themeColor="background1" w:themeShade="80"/>
                              <w:sz w:val="14"/>
                              <w:rPrChange w:id="1415" w:author="Bertsch Christian (CR/AEE3)" w:date="2019-09-24T22:27:00Z">
                                <w:rPr>
                                  <w:lang w:val="de-DE"/>
                                </w:rPr>
                              </w:rPrChange>
                            </w:rPr>
                            <w:t>Version of FMI (</w:t>
                          </w:r>
                        </w:ins>
                        <w:ins w:id="1416" w:author="Bertsch Christian (CR/AEE3)" w:date="2019-09-24T22:25:00Z">
                          <w:r w:rsidRPr="00BB733E">
                            <w:rPr>
                              <w:color w:val="808080" w:themeColor="background1" w:themeShade="80"/>
                              <w:sz w:val="14"/>
                              <w:rPrChange w:id="1417" w:author="Bertsch Christian (CR/AEE3)" w:date="2019-09-24T22:27:00Z">
                                <w:rPr/>
                              </w:rPrChange>
                            </w:rPr>
                            <w:t xml:space="preserve">Clarification for FMI 2.0.1: for </w:t>
                          </w:r>
                        </w:ins>
                        <w:ins w:id="1418" w:author="Bertsch Christian (CR/AEE3)" w:date="2019-09-24T22:22:00Z">
                          <w:r w:rsidRPr="00BB733E">
                            <w:rPr>
                              <w:color w:val="808080" w:themeColor="background1" w:themeShade="80"/>
                              <w:sz w:val="14"/>
                              <w:rPrChange w:id="1419" w:author="Bertsch Christian (CR/AEE3)" w:date="2019-09-24T22:27:00Z">
                                <w:rPr>
                                  <w:lang w:val="de-DE"/>
                                </w:rPr>
                              </w:rPrChange>
                            </w:rPr>
                            <w:t xml:space="preserve">FMI 2.0.x revisions </w:t>
                          </w:r>
                        </w:ins>
                        <w:ins w:id="1420" w:author="Bertsch Christian (CR/AEE3)" w:date="2019-09-24T22:25:00Z">
                          <w:r w:rsidRPr="00BB733E">
                            <w:rPr>
                              <w:color w:val="808080" w:themeColor="background1" w:themeShade="80"/>
                              <w:sz w:val="14"/>
                              <w:rPrChange w:id="1421" w:author="Bertsch Christian (CR/AEE3)" w:date="2019-09-24T22:27:00Z">
                                <w:rPr/>
                              </w:rPrChange>
                            </w:rPr>
                            <w:t xml:space="preserve">fmiVersion </w:t>
                          </w:r>
                        </w:ins>
                        <w:ins w:id="1422" w:author="Bertsch Christian (CR/AEE3)" w:date="2019-09-24T22:22:00Z">
                          <w:r w:rsidRPr="00BB733E">
                            <w:rPr>
                              <w:color w:val="808080" w:themeColor="background1" w:themeShade="80"/>
                              <w:sz w:val="14"/>
                              <w:rPrChange w:id="1423" w:author="Bertsch Christian (CR/AEE3)" w:date="2019-09-24T22:27:00Z">
                                <w:rPr>
                                  <w:lang w:val="de-DE"/>
                                </w:rPr>
                              </w:rPrChange>
                            </w:rPr>
                            <w:t xml:space="preserve">is defined as </w:t>
                          </w:r>
                        </w:ins>
                        <w:ins w:id="1424" w:author="Bertsch Christian (CR/AEE3)" w:date="2019-09-24T22:24:00Z">
                          <w:r w:rsidRPr="00BB733E">
                            <w:rPr>
                              <w:color w:val="808080" w:themeColor="background1" w:themeShade="80"/>
                              <w:sz w:val="14"/>
                              <w:rPrChange w:id="1425" w:author="Bertsch Christian (CR/AEE3)" w:date="2019-09-24T22:27:00Z">
                                <w:rPr/>
                              </w:rPrChange>
                            </w:rPr>
                            <w:t>“2.0”</w:t>
                          </w:r>
                        </w:ins>
                        <w:ins w:id="1426" w:author="Bertsch Christian (CR/AEE3)" w:date="2019-09-24T22:25:00Z">
                          <w:r w:rsidRPr="00BB733E">
                            <w:rPr>
                              <w:color w:val="808080" w:themeColor="background1" w:themeShade="80"/>
                              <w:sz w:val="14"/>
                              <w:rPrChange w:id="1427" w:author="Bertsch Christian (CR/AEE3)" w:date="2019-09-24T22:27:00Z">
                                <w:rPr/>
                              </w:rPrChange>
                            </w:rPr>
                            <w:t>)</w:t>
                          </w:r>
                        </w:ins>
                      </w:p>
                    </w:txbxContent>
                  </v:textbox>
                </v:rect>
              </w:pict>
            </mc:Fallback>
          </mc:AlternateContent>
        </w:r>
      </w:ins>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BodyText"/>
      </w:pPr>
      <w:r>
        <w:br w:type="page"/>
      </w:r>
    </w:p>
    <w:p w14:paraId="5D39C4BB" w14:textId="77777777" w:rsidR="0006725D" w:rsidRPr="0098259C" w:rsidRDefault="0006725D" w:rsidP="00324B2A">
      <w:pPr>
        <w:pStyle w:val="BodyText"/>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r w:rsidRPr="0098259C">
              <w:rPr>
                <w:rStyle w:val="CODE"/>
              </w:rPr>
              <w:t>fmiVersion</w:t>
            </w:r>
          </w:p>
        </w:tc>
        <w:tc>
          <w:tcPr>
            <w:tcW w:w="6469" w:type="dxa"/>
            <w:shd w:val="clear" w:color="auto" w:fill="auto"/>
          </w:tcPr>
          <w:p w14:paraId="62AB8811" w14:textId="77777777" w:rsidR="009A4A1F" w:rsidRDefault="00324B2A" w:rsidP="00885BF4">
            <w:pPr>
              <w:pStyle w:val="Textkrper-Tabelle"/>
              <w:rPr>
                <w:ins w:id="1412" w:author="Bertsch Christian (CR/AEE3)" w:date="2019-09-24T22:18:00Z"/>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142F2F1C" w:rsidR="00324B2A" w:rsidRPr="0098259C" w:rsidRDefault="009A4A1F" w:rsidP="00885BF4">
            <w:pPr>
              <w:pStyle w:val="Textkrper-Tabelle"/>
            </w:pPr>
            <w:ins w:id="1413" w:author="Bertsch Christian (CR/AEE3)" w:date="2019-09-24T22:18:00Z">
              <w:r>
                <w:rPr>
                  <w:rStyle w:val="FormatvorlageArial"/>
                </w:rPr>
                <w:t>[</w:t>
              </w:r>
              <w:r>
                <w:rPr>
                  <w:rStyle w:val="FormatvorlageArial"/>
                  <w:i/>
                </w:rPr>
                <w:t xml:space="preserve">Clarification for FMI 2.0.1: The version string for FMUs generated </w:t>
              </w:r>
            </w:ins>
            <w:ins w:id="1414" w:author="Bertsch Christian (CR/AEE3)" w:date="2019-09-24T22:19:00Z">
              <w:r>
                <w:rPr>
                  <w:rStyle w:val="FormatvorlageArial"/>
                  <w:i/>
                </w:rPr>
                <w:t>acoording to FMI 2.0.1 shall be “2.0”</w:t>
              </w:r>
              <w:r w:rsidR="00BB733E">
                <w:rPr>
                  <w:rStyle w:val="FormatvorlageArial"/>
                  <w:i/>
                </w:rPr>
                <w:t xml:space="preserve"> to be compatible with FMI 2.0 importers</w:t>
              </w:r>
            </w:ins>
            <w:ins w:id="1415" w:author="Bertsch Christian (CR/AEE3)" w:date="2019-09-24T22:20:00Z">
              <w:r w:rsidR="00BB733E">
                <w:rPr>
                  <w:rStyle w:val="FormatvorlageArial"/>
                  <w:i/>
                </w:rPr>
                <w:t>.</w:t>
              </w:r>
              <w:r w:rsidR="00BB733E" w:rsidRPr="00BB733E">
                <w:rPr>
                  <w:rStyle w:val="FormatvorlageArial"/>
                  <w:rPrChange w:id="1416" w:author="Bertsch Christian (CR/AEE3)" w:date="2019-09-24T22:20:00Z">
                    <w:rPr>
                      <w:rStyle w:val="FormatvorlageArial"/>
                      <w:i/>
                    </w:rPr>
                  </w:rPrChange>
                </w:rPr>
                <w:t>]</w:t>
              </w:r>
            </w:ins>
            <w:del w:id="1417" w:author="Bertsch Christian (CR/AEE3)" w:date="2019-09-06T11:23:00Z">
              <w:r w:rsidR="002B5A31">
                <w:rPr>
                  <w:rStyle w:val="FormatvorlageArial"/>
                </w:rPr>
                <w:delText>Future minor revisions are denoted as “2.0.1”, “2.0.2”, …</w:delText>
              </w:r>
            </w:del>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r w:rsidRPr="0098259C">
              <w:rPr>
                <w:rStyle w:val="CODE"/>
              </w:rPr>
              <w:t>modelName</w:t>
            </w:r>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“Modelica.Mechanics.Rotational.Examples.CoupledClutches”.</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r w:rsidRPr="0098259C">
              <w:rPr>
                <w:rStyle w:val="CODE"/>
              </w:rPr>
              <w:t>guid</w:t>
            </w:r>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IDentifier”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ins w:id="1418" w:author="Bertsch Christian (CR/AEE3)" w:date="2019-09-06T11:23:00Z">
              <w:r w:rsidR="00CA5572">
                <w:t>,</w:t>
              </w:r>
            </w:ins>
            <w:r w:rsidRPr="0098259C">
              <w:t xml:space="preserve"> when generating the </w:t>
            </w:r>
            <w:r w:rsidR="00374F39" w:rsidRPr="0098259C">
              <w:t>XML</w:t>
            </w:r>
            <w:r w:rsidR="005A2A81" w:rsidRPr="0098259C">
              <w:t xml:space="preserve"> file</w:t>
            </w:r>
            <w:r w:rsidRPr="0098259C">
              <w:t xml:space="preserve">, a fingerprint of the “relevant” information is stored as guid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r w:rsidRPr="0098259C">
              <w:rPr>
                <w:rStyle w:val="CODE"/>
              </w:rPr>
              <w:t>generationTool</w:t>
            </w:r>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r w:rsidRPr="0098259C">
              <w:rPr>
                <w:rStyle w:val="CODE"/>
              </w:rPr>
              <w:t>generationDateAndTime</w:t>
            </w:r>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was generated. The format is a subset of “</w:t>
            </w:r>
            <w:r w:rsidR="00324B2A" w:rsidRPr="0098259C">
              <w:t xml:space="preserve">xs:dateTime” and should be: “YYYY-MM-DDThh:mm:ssZ"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r w:rsidRPr="0098259C">
              <w:rPr>
                <w:rStyle w:val="CODE"/>
              </w:rPr>
              <w:t>variableNamingConvention</w:t>
            </w:r>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08DBE705"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r w:rsidRPr="0098259C">
              <w:rPr>
                <w:rStyle w:val="CODE"/>
              </w:rPr>
              <w:t>ModelVariables / ScalarVariable / name</w:t>
            </w:r>
            <w:r w:rsidRPr="0098259C">
              <w:t>” and in “</w:t>
            </w:r>
            <w:r w:rsidRPr="0098259C">
              <w:rPr>
                <w:rStyle w:val="CODE"/>
              </w:rPr>
              <w:t>TypeDefinitions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0440B4">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rPr>
              <w:t>structured</w:t>
            </w:r>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r w:rsidRPr="0098259C">
              <w:rPr>
                <w:rStyle w:val="CODE"/>
              </w:rPr>
              <w:t>numberOfEventIndicators</w:t>
            </w:r>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4407DE2" w:rsidR="00324B2A" w:rsidRPr="00E57D40" w:rsidRDefault="0012081E" w:rsidP="00D02248">
      <w:pPr>
        <w:pStyle w:val="BodyText"/>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r w:rsidR="00D02248" w:rsidRPr="0098259C">
        <w:rPr>
          <w:rStyle w:val="FormatvorlageArial"/>
          <w:i/>
          <w:szCs w:val="21"/>
        </w:rPr>
        <w:t xml:space="preserve">numberOfContinuousStates”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del w:id="1419" w:author="Bertsch Christian (CR/AEE3)" w:date="2019-09-06T11:23:00Z">
        <w:r w:rsidRPr="0098259C">
          <w:rPr>
            <w:rStyle w:val="FormatvorlageArial"/>
            <w:i/>
            <w:szCs w:val="21"/>
          </w:rPr>
          <w:delText>]</w:delText>
        </w:r>
      </w:del>
      <w:ins w:id="1420" w:author="Bertsch Christian (CR/AEE3)" w:date="2019-09-06T11:23:00Z">
        <w:r w:rsidR="00CA5572">
          <w:rPr>
            <w:rStyle w:val="FormatvorlageArial"/>
            <w:i/>
            <w:szCs w:val="21"/>
          </w:rPr>
          <w:t>.</w:t>
        </w:r>
        <w:r w:rsidRPr="00214A6F">
          <w:rPr>
            <w:rStyle w:val="FormatvorlageArial"/>
            <w:szCs w:val="21"/>
          </w:rPr>
          <w:t>]</w:t>
        </w:r>
      </w:ins>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Heading3"/>
      </w:pPr>
      <w:bookmarkStart w:id="1421" w:name="_Toc20839926"/>
      <w:r w:rsidRPr="0098259C">
        <w:t>Definition of Units (</w:t>
      </w:r>
      <w:r w:rsidR="00381199" w:rsidRPr="0098259C">
        <w:t>Unit</w:t>
      </w:r>
      <w:r w:rsidR="00D54D07">
        <w:t>Definitions</w:t>
      </w:r>
      <w:r w:rsidRPr="0098259C">
        <w:t>)</w:t>
      </w:r>
      <w:bookmarkEnd w:id="1421"/>
    </w:p>
    <w:p w14:paraId="7EAC07BC" w14:textId="3929EA9E" w:rsidR="00797254" w:rsidRPr="0098259C" w:rsidRDefault="00797254" w:rsidP="00324B2A">
      <w:pPr>
        <w:pStyle w:val="BodyText"/>
      </w:pPr>
      <w:r w:rsidRPr="0098259C">
        <w:t>[</w:t>
      </w:r>
      <w:r w:rsidRPr="0098259C">
        <w:rPr>
          <w:i/>
        </w:rPr>
        <w:t>In this section</w:t>
      </w:r>
      <w:ins w:id="1422" w:author="Bertsch Christian (CR/AEE3)" w:date="2019-09-06T11:23:00Z">
        <w:r w:rsidR="00604FEC">
          <w:rPr>
            <w:i/>
          </w:rPr>
          <w:t>,</w:t>
        </w:r>
      </w:ins>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ins w:id="1423" w:author="Bertsch Christian (CR/AEE3)" w:date="2019-09-06T11:23:00Z">
        <w:r w:rsidR="00604FEC">
          <w:rPr>
            <w:i/>
          </w:rPr>
          <w:t>,</w:t>
        </w:r>
      </w:ins>
      <w:r w:rsidRPr="0098259C">
        <w:rPr>
          <w:i/>
        </w:rPr>
        <w:t xml:space="preserve"> and there seems to be no method available that is really satisfactory</w:t>
      </w:r>
      <w:r w:rsidR="00FD5CE5" w:rsidRPr="0098259C">
        <w:rPr>
          <w:i/>
        </w:rPr>
        <w:t xml:space="preserve"> for all applications</w:t>
      </w:r>
      <w:ins w:id="1424" w:author="Bertsch Christian (CR/AEE3)" w:date="2019-09-06T11:23:00Z">
        <w:r w:rsidR="00604FEC">
          <w:rPr>
            <w:i/>
          </w:rPr>
          <w:t>,</w:t>
        </w:r>
      </w:ins>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ins w:id="1425" w:author="Bertsch Christian (CR/AEE3)" w:date="2019-09-06T11:23:00Z">
        <w:r w:rsidR="00604FEC">
          <w:rPr>
            <w:i/>
          </w:rPr>
          <w:t>,</w:t>
        </w:r>
      </w:ins>
      <w:r w:rsidRPr="0098259C">
        <w:rPr>
          <w:i/>
        </w:rPr>
        <w:t xml:space="preserve"> a pragmatic approach is used</w:t>
      </w:r>
      <w:r w:rsidR="003B255A" w:rsidRPr="0098259C">
        <w:rPr>
          <w:i/>
        </w:rPr>
        <w:t xml:space="preserve"> </w:t>
      </w:r>
      <w:r w:rsidR="00FD5CE5" w:rsidRPr="0098259C">
        <w:rPr>
          <w:i/>
        </w:rPr>
        <w:t>that</w:t>
      </w:r>
      <w:r w:rsidRPr="0098259C">
        <w:rPr>
          <w:i/>
        </w:rPr>
        <w:t xml:space="preserve"> takes into account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del w:id="1426" w:author="Bertsch Christian (CR/AEE3)" w:date="2019-09-06T11:23:00Z">
        <w:r w:rsidR="00FD5CE5" w:rsidRPr="0098259C">
          <w:rPr>
            <w:i/>
          </w:rPr>
          <w:delText>to</w:delText>
        </w:r>
      </w:del>
      <w:ins w:id="1427" w:author="Bertsch Christian (CR/AEE3)" w:date="2019-09-06T11:23:00Z">
        <w:r w:rsidR="00DD0AE9">
          <w:rPr>
            <w:i/>
          </w:rPr>
          <w:t>than</w:t>
        </w:r>
      </w:ins>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BodyText"/>
      </w:pPr>
      <w:r w:rsidRPr="0098259C">
        <w:t>Element “</w:t>
      </w:r>
      <w:r w:rsidRPr="0098259C">
        <w:rPr>
          <w:rStyle w:val="CODE"/>
          <w:b/>
        </w:rPr>
        <w:t>UnitDefinitions</w:t>
      </w:r>
      <w:r w:rsidRPr="0098259C">
        <w:t xml:space="preserve">” of </w:t>
      </w:r>
      <w:r w:rsidRPr="0098259C">
        <w:rPr>
          <w:rStyle w:val="CODE"/>
        </w:rPr>
        <w:t>fmiModelDescription</w:t>
      </w:r>
      <w:r w:rsidRPr="0098259C">
        <w:t xml:space="preserve"> is defined as:</w:t>
      </w:r>
    </w:p>
    <w:p w14:paraId="4438827D" w14:textId="48F6E460" w:rsidR="00611628" w:rsidRPr="0098259C" w:rsidRDefault="004875DF" w:rsidP="00611628">
      <w:pPr>
        <w:pStyle w:val="BodyText"/>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098400" cy="2678400"/>
                    </a:xfrm>
                    <a:prstGeom prst="rect">
                      <a:avLst/>
                    </a:prstGeom>
                  </pic:spPr>
                </pic:pic>
              </a:graphicData>
            </a:graphic>
          </wp:inline>
        </w:drawing>
      </w:r>
    </w:p>
    <w:p w14:paraId="46F2D65E" w14:textId="6C708F85" w:rsidR="00FD5CE5" w:rsidRPr="0098259C" w:rsidRDefault="00C34B74" w:rsidP="007148FE">
      <w:pPr>
        <w:pStyle w:val="BodyText"/>
      </w:pPr>
      <w:r w:rsidRPr="0098259C">
        <w:t xml:space="preserve">It consists of zero or more </w:t>
      </w:r>
      <w:r w:rsidRPr="0098259C">
        <w:rPr>
          <w:rStyle w:val="CODE"/>
        </w:rPr>
        <w:t>Unit</w:t>
      </w:r>
      <w:r w:rsidRPr="0098259C">
        <w:t xml:space="preserve"> definitions</w:t>
      </w:r>
      <w:r w:rsidR="00594D1D">
        <w:rPr>
          <w:rStyle w:val="FootnoteReference"/>
        </w:rPr>
        <w:footnoteReference w:id="8"/>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“N.m” or “N*m”</w:t>
      </w:r>
      <w:r w:rsidR="00FD5CE5" w:rsidRPr="0098259C">
        <w:t xml:space="preserve"> or “Nm”</w:t>
      </w:r>
      <w:r w:rsidRPr="0098259C">
        <w:t>, which must be unique with respect to all other defined</w:t>
      </w:r>
      <w:r w:rsidR="004875DF">
        <w:t xml:space="preserve"> elements of the</w:t>
      </w:r>
      <w:r w:rsidRPr="0098259C">
        <w:t xml:space="preserve"> </w:t>
      </w:r>
      <w:r w:rsidRPr="0098259C">
        <w:rPr>
          <w:rStyle w:val="CODE"/>
        </w:rPr>
        <w:t>Unit</w:t>
      </w:r>
      <w:r w:rsidR="004875DF">
        <w:rPr>
          <w:rStyle w:val="CODE"/>
        </w:rPr>
        <w:t>Definition</w:t>
      </w:r>
      <w:r w:rsidR="00FD5CE5" w:rsidRPr="0098259C">
        <w:rPr>
          <w:rStyle w:val="CODE"/>
        </w:rPr>
        <w:t>s</w:t>
      </w:r>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has to be provided with the </w:t>
      </w:r>
      <w:r w:rsidR="00140C25">
        <w:rPr>
          <w:rStyle w:val="CODE"/>
        </w:rPr>
        <w:t>fmi2</w:t>
      </w:r>
      <w:r w:rsidR="00C11D49" w:rsidRPr="0098259C">
        <w:rPr>
          <w:rStyle w:val="CODE"/>
        </w:rPr>
        <w:t>SetXXX</w:t>
      </w:r>
      <w:r w:rsidR="00C11D49" w:rsidRPr="0098259C">
        <w:t xml:space="preserve"> functions </w:t>
      </w:r>
      <w:del w:id="1428" w:author="Bertsch Christian (CR/AEE3)" w:date="2019-10-01T15:04:00Z">
        <w:r w:rsidR="00C11D49" w:rsidRPr="0098259C" w:rsidDel="005911C1">
          <w:delText>or</w:delText>
        </w:r>
        <w:r w:rsidR="00DD0AE9" w:rsidDel="005911C1">
          <w:delText xml:space="preserve"> </w:delText>
        </w:r>
      </w:del>
      <w:ins w:id="1429" w:author="Bertsch Christian (CR/AEE3)" w:date="2019-10-01T15:04:00Z">
        <w:r w:rsidR="005911C1">
          <w:t>and</w:t>
        </w:r>
      </w:ins>
      <w:ins w:id="1430" w:author="Bertsch Christian (CR/AEE3)" w:date="2019-09-06T11:23:00Z">
        <w:r w:rsidR="00C11D49" w:rsidRPr="0098259C">
          <w:t xml:space="preserve"> </w:t>
        </w:r>
      </w:ins>
      <w:r w:rsidR="00C11D49" w:rsidRPr="0098259C">
        <w:t xml:space="preserve">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ins w:id="1431" w:author="Bertsch Christian (CR/AEE3)" w:date="2019-09-06T11:23:00Z">
        <w:r w:rsidR="00D9310D">
          <w:rPr>
            <w:i/>
          </w:rPr>
          <w:t>,</w:t>
        </w:r>
      </w:ins>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BodyText"/>
      </w:pPr>
      <w:r w:rsidRPr="0098259C">
        <w:t xml:space="preserve">Optionally, </w:t>
      </w:r>
      <w:r w:rsidR="00C12648" w:rsidRPr="0098259C">
        <w:t>a value given in unit</w:t>
      </w:r>
      <w:r w:rsidRPr="0098259C">
        <w:t xml:space="preserve"> </w:t>
      </w:r>
      <w:r w:rsidRPr="0098259C">
        <w:rPr>
          <w:rStyle w:val="CODE"/>
        </w:rPr>
        <w:t>Unit</w:t>
      </w:r>
      <w:r w:rsidRPr="0098259C">
        <w:t xml:space="preserve"> </w:t>
      </w:r>
      <w:r w:rsidR="00C12648" w:rsidRPr="0098259C">
        <w:t>can be converted to a value with respect to unit</w:t>
      </w:r>
      <w:r w:rsidRPr="0098259C">
        <w:t xml:space="preserve"> </w:t>
      </w:r>
      <w:r w:rsidR="0095397E" w:rsidRPr="0098259C">
        <w:rPr>
          <w:rStyle w:val="CODE"/>
        </w:rPr>
        <w:t>BaseUnit</w:t>
      </w:r>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BodyText"/>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BodyText"/>
      </w:pPr>
    </w:p>
    <w:p w14:paraId="6884B1C8" w14:textId="77777777" w:rsidR="00BE1368" w:rsidRDefault="00BE1368" w:rsidP="009A753C">
      <w:pPr>
        <w:pStyle w:val="BodyText"/>
      </w:pPr>
    </w:p>
    <w:p w14:paraId="41DB7EB4" w14:textId="7818192D" w:rsidR="007179ED" w:rsidRPr="0098259C" w:rsidRDefault="0095397E" w:rsidP="009A753C">
      <w:pPr>
        <w:pStyle w:val="BodyText"/>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r w:rsidRPr="0098259C">
        <w:rPr>
          <w:rStyle w:val="CODE"/>
        </w:rPr>
        <w:t>BaseUnit</w:t>
      </w:r>
      <w:r w:rsidRPr="0098259C">
        <w:t xml:space="preserve"> definition consists of the exponents of the 7 SI base units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often occu</w:t>
      </w:r>
      <w:r w:rsidR="0025394C" w:rsidRPr="0098259C">
        <w:rPr>
          <w:i/>
        </w:rPr>
        <w:t>r</w:t>
      </w:r>
      <w:r w:rsidRPr="0098259C">
        <w:rPr>
          <w:i/>
        </w:rPr>
        <w:t>ring quantities in technical systems that depend on an angle.</w:t>
      </w:r>
      <w:r w:rsidRPr="0098259C">
        <w:t>]</w:t>
      </w:r>
    </w:p>
    <w:p w14:paraId="3BA22E01" w14:textId="77777777" w:rsidR="00660A7D" w:rsidRPr="0098259C" w:rsidRDefault="00C12648" w:rsidP="0095397E">
      <w:pPr>
        <w:pStyle w:val="BodyText"/>
      </w:pPr>
      <w:r w:rsidRPr="0098259C">
        <w:t xml:space="preserve">A value with respect to </w:t>
      </w:r>
      <w:r w:rsidR="00660A7D" w:rsidRPr="0098259C">
        <w:rPr>
          <w:rStyle w:val="CODE"/>
        </w:rPr>
        <w:t>Unit</w:t>
      </w:r>
      <w:r w:rsidR="00660A7D" w:rsidRPr="0098259C">
        <w:t xml:space="preserve"> </w:t>
      </w:r>
      <w:r w:rsidRPr="0098259C">
        <w:t>(abbreviated as “Unit_value”) is converted with respect to</w:t>
      </w:r>
      <w:r w:rsidR="00660A7D" w:rsidRPr="0098259C">
        <w:t xml:space="preserve"> </w:t>
      </w:r>
      <w:r w:rsidR="00660A7D" w:rsidRPr="0098259C">
        <w:rPr>
          <w:rStyle w:val="CODE"/>
        </w:rPr>
        <w:t>BaseUnit</w:t>
      </w:r>
      <w:r w:rsidR="00660A7D" w:rsidRPr="0098259C">
        <w:t xml:space="preserve"> </w:t>
      </w:r>
      <w:r w:rsidRPr="0098259C">
        <w:t xml:space="preserve">(abbreviated as “BaseUnit_value”) </w:t>
      </w:r>
      <w:r w:rsidR="00660A7D" w:rsidRPr="0098259C">
        <w:t>by the equation:</w:t>
      </w:r>
    </w:p>
    <w:p w14:paraId="57CBA784" w14:textId="77777777" w:rsidR="00660A7D" w:rsidRPr="0098259C" w:rsidRDefault="00C11D49" w:rsidP="00660A7D">
      <w:pPr>
        <w:pStyle w:val="BodyText"/>
        <w:jc w:val="center"/>
      </w:pPr>
      <w:r w:rsidRPr="0098259C">
        <w:t xml:space="preserve">BaseUnit_value = </w:t>
      </w:r>
      <w:r w:rsidR="00660A7D" w:rsidRPr="0098259C">
        <w:rPr>
          <w:rStyle w:val="CODE"/>
        </w:rPr>
        <w:t>factor</w:t>
      </w:r>
      <w:r w:rsidR="00660A7D" w:rsidRPr="0098259C">
        <w:t>*</w:t>
      </w:r>
      <w:r w:rsidRPr="0098259C">
        <w:t>Unit_value</w:t>
      </w:r>
      <w:r w:rsidR="00660A7D" w:rsidRPr="0098259C">
        <w:t xml:space="preserve"> + </w:t>
      </w:r>
      <w:r w:rsidR="00660A7D" w:rsidRPr="0098259C">
        <w:rPr>
          <w:rStyle w:val="CODE"/>
        </w:rPr>
        <w:t>offset</w:t>
      </w:r>
    </w:p>
    <w:p w14:paraId="3AE653E9" w14:textId="77777777" w:rsidR="007F1D29" w:rsidRPr="0098259C" w:rsidRDefault="007F1D29" w:rsidP="009A753C">
      <w:pPr>
        <w:pStyle w:val="BodyText"/>
      </w:pPr>
    </w:p>
    <w:p w14:paraId="312DED22" w14:textId="181A8CFD" w:rsidR="00660A7D" w:rsidRPr="0098259C" w:rsidRDefault="00660A7D" w:rsidP="009A753C">
      <w:pPr>
        <w:pStyle w:val="BodyText"/>
        <w:rPr>
          <w:i/>
        </w:rPr>
      </w:pPr>
      <w:r w:rsidRPr="0098259C">
        <w:t>[</w:t>
      </w:r>
      <w:r w:rsidR="009F2AEB" w:rsidRPr="0098259C">
        <w:rPr>
          <w:i/>
        </w:rPr>
        <w:t>For example</w:t>
      </w:r>
      <w:ins w:id="1432" w:author="Bertsch Christian (CR/AEE3)" w:date="2019-09-06T11:23:00Z">
        <w:r w:rsidR="007179ED">
          <w:rPr>
            <w:i/>
          </w:rPr>
          <w:t>,</w:t>
        </w:r>
      </w:ins>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del w:id="1433" w:author="Bertsch Christian (CR/AEE3)" w:date="2019-09-06T11:23:00Z">
        <w:r w:rsidR="00C11D49" w:rsidRPr="0098259C">
          <w:rPr>
            <w:i/>
          </w:rPr>
          <w:delText>”</w:delText>
        </w:r>
      </w:del>
      <w:ins w:id="1434" w:author="Bertsch Christian (CR/AEE3)" w:date="2019-09-06T11:23:00Z">
        <w:r w:rsidR="00C11D49" w:rsidRPr="0098259C">
          <w:rPr>
            <w:i/>
          </w:rPr>
          <w:t>”</w:t>
        </w:r>
        <w:r w:rsidR="007179ED">
          <w:rPr>
            <w:i/>
          </w:rPr>
          <w:t>,</w:t>
        </w:r>
      </w:ins>
      <w:r w:rsidR="00C11D49" w:rsidRPr="0098259C">
        <w:rPr>
          <w:i/>
        </w:rPr>
        <w:t xml:space="preserve"> and p</w:t>
      </w:r>
      <w:r w:rsidR="00C11D49" w:rsidRPr="0098259C">
        <w:rPr>
          <w:i/>
          <w:vertAlign w:val="subscript"/>
        </w:rPr>
        <w:t>Pa</w:t>
      </w:r>
      <w:r w:rsidR="00C11D49" w:rsidRPr="0098259C">
        <w:rPr>
          <w:i/>
        </w:rPr>
        <w:t xml:space="preserve"> is the pressure value in </w:t>
      </w:r>
      <w:r w:rsidR="00497688" w:rsidRPr="0098259C">
        <w:rPr>
          <w:i/>
        </w:rPr>
        <w:t>BaseUnit</w:t>
      </w:r>
      <w:r w:rsidR="00C11D49" w:rsidRPr="0098259C">
        <w:rPr>
          <w:i/>
        </w:rPr>
        <w:t>, then</w:t>
      </w:r>
    </w:p>
    <w:p w14:paraId="49EF02E0" w14:textId="77777777" w:rsidR="00C11D49" w:rsidRPr="0098259C" w:rsidRDefault="00C11D49" w:rsidP="00C11D49">
      <w:pPr>
        <w:pStyle w:val="BodyText"/>
        <w:jc w:val="center"/>
        <w:rPr>
          <w:i/>
          <w:vertAlign w:val="subscript"/>
        </w:rPr>
      </w:pPr>
      <w:r w:rsidRPr="0098259C">
        <w:rPr>
          <w:i/>
        </w:rPr>
        <w:t>p</w:t>
      </w:r>
      <w:r w:rsidRPr="0098259C">
        <w:rPr>
          <w:i/>
          <w:vertAlign w:val="subscript"/>
        </w:rPr>
        <w:t>Pa</w:t>
      </w:r>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BodyText"/>
      </w:pPr>
      <w:r w:rsidRPr="0098259C">
        <w:rPr>
          <w:i/>
        </w:rPr>
        <w:t>and therefore</w:t>
      </w:r>
      <w:ins w:id="1435" w:author="Bertsch Christian (CR/AEE3)" w:date="2019-09-06T11:23:00Z">
        <w:r w:rsidR="007179ED">
          <w:rPr>
            <w:i/>
          </w:rPr>
          <w:t>,</w:t>
        </w:r>
      </w:ins>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43432E8E" w:rsidR="00885F90" w:rsidRPr="0098259C" w:rsidRDefault="00885F90" w:rsidP="00885F90">
      <w:pPr>
        <w:pStyle w:val="BodyText"/>
        <w:spacing w:after="120"/>
      </w:pPr>
      <w:r w:rsidRPr="0098259C">
        <w:rPr>
          <w:i/>
        </w:rPr>
        <w:t>In the following table several unit examples are given (</w:t>
      </w:r>
      <w:ins w:id="1436" w:author="Bertsch Christian (CR/AEE3)" w:date="2019-09-24T13:44:00Z">
        <w:r w:rsidR="00676020">
          <w:rPr>
            <w:i/>
          </w:rPr>
          <w:t>N</w:t>
        </w:r>
      </w:ins>
      <w:del w:id="1437" w:author="Bertsch Christian (CR/AEE3)" w:date="2019-09-24T13:44:00Z">
        <w:r w:rsidRPr="0098259C" w:rsidDel="00676020">
          <w:rPr>
            <w:i/>
          </w:rPr>
          <w:delText>n</w:delText>
        </w:r>
      </w:del>
      <w:r w:rsidRPr="0098259C">
        <w:rPr>
          <w:i/>
        </w:rPr>
        <w:t>ote</w:t>
      </w:r>
      <w:del w:id="1438" w:author="Bertsch Christian (CR/AEE3)" w:date="2019-09-06T11:23:00Z">
        <w:r w:rsidRPr="0098259C">
          <w:rPr>
            <w:i/>
          </w:rPr>
          <w:delText>,</w:delText>
        </w:r>
      </w:del>
      <w:ins w:id="1439" w:author="Bertsch Christian (CR/AEE3)" w:date="2019-09-06T11:23:00Z">
        <w:r w:rsidR="007179ED">
          <w:rPr>
            <w:i/>
          </w:rPr>
          <w:t xml:space="preserve"> that</w:t>
        </w:r>
      </w:ins>
      <w:r w:rsidRPr="0098259C">
        <w:rPr>
          <w:i/>
        </w:rPr>
        <w:t xml:space="preserve"> if in column “</w:t>
      </w:r>
      <w:r w:rsidRPr="0098259C">
        <w:rPr>
          <w:rStyle w:val="CODE"/>
        </w:rPr>
        <w:t>exponents</w:t>
      </w:r>
      <w:r w:rsidRPr="0098259C">
        <w:rPr>
          <w:i/>
        </w:rPr>
        <w:t>” the definition  “kgm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r w:rsidRPr="0098259C">
        <w:rPr>
          <w:rStyle w:val="CODE"/>
        </w:rPr>
        <w:t>BaseUnit</w:t>
      </w:r>
      <w:r w:rsidRPr="0098259C">
        <w:rPr>
          <w:i/>
        </w:rPr>
        <w:t xml:space="preserve"> are: “</w:t>
      </w:r>
      <w:r w:rsidRPr="0098259C">
        <w:rPr>
          <w:rStyle w:val="CODE"/>
        </w:rPr>
        <w:t>kg=1, m=2, s=-2</w:t>
      </w:r>
      <w:r w:rsidRPr="0098259C">
        <w:rPr>
          <w:i/>
        </w:rPr>
        <w:t>”</w:t>
      </w:r>
      <w:ins w:id="1440" w:author="Bertsch Christian (CR/AEE3)" w:date="2019-09-24T13:44:00Z">
        <w:r w:rsidR="00676020">
          <w:rPr>
            <w:i/>
          </w:rPr>
          <w:t>.</w:t>
        </w:r>
      </w:ins>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r w:rsidRPr="0098259C">
              <w:rPr>
                <w:rStyle w:val="CODE"/>
                <w:b/>
              </w:rPr>
              <w:t>Unit.BaseUnit</w:t>
            </w:r>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"N.m"</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5pt;height:18.75pt" o:ole="">
                  <v:imagedata r:id="rId49" o:title=""/>
                </v:shape>
                <o:OLEObject Type="Embed" ProgID="Equation.DSMT4" ShapeID="_x0000_i1032" DrawAspect="Content" ObjectID="_1631682334" r:id="rId50"/>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5pt;height:18.75pt" o:ole="">
                  <v:imagedata r:id="rId49" o:title=""/>
                </v:shape>
                <o:OLEObject Type="Embed" ProgID="Equation.DSMT4" ShapeID="_x0000_i1033" DrawAspect="Content" ObjectID="_1631682335" r:id="rId51"/>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9.25pt;height:29.25pt" o:ole="">
                  <v:imagedata r:id="rId52" o:title=""/>
                </v:shape>
                <o:OLEObject Type="Embed" ProgID="Equation.DSMT4" ShapeID="_x0000_i1034" DrawAspect="Content" ObjectID="_1631682336" r:id="rId53"/>
              </w:object>
            </w:r>
          </w:p>
        </w:tc>
        <w:tc>
          <w:tcPr>
            <w:tcW w:w="2337" w:type="dxa"/>
            <w:shd w:val="clear" w:color="auto" w:fill="auto"/>
            <w:vAlign w:val="center"/>
          </w:tcPr>
          <w:p w14:paraId="0F927B90"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r w:rsidRPr="0098259C">
              <w:rPr>
                <w:rStyle w:val="CODE"/>
                <w:vertAlign w:val="superscript"/>
              </w:rPr>
              <w:t>o</w:t>
            </w:r>
            <w:r w:rsidRPr="0098259C">
              <w:rPr>
                <w:rStyle w:val="CODE"/>
              </w:rPr>
              <w:t>F"</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7940054C" w:rsidR="001628AD" w:rsidRPr="0098259C" w:rsidRDefault="001628AD" w:rsidP="007148FE">
      <w:pPr>
        <w:pStyle w:val="BodyText"/>
        <w:spacing w:after="120"/>
        <w:rPr>
          <w:i/>
        </w:rPr>
      </w:pPr>
      <w:r w:rsidRPr="0098259C">
        <w:rPr>
          <w:i/>
        </w:rPr>
        <w:t>Note</w:t>
      </w:r>
      <w:del w:id="1441" w:author="Bertsch Christian (CR/AEE3)" w:date="2019-09-06T11:23:00Z">
        <w:r w:rsidRPr="0098259C">
          <w:rPr>
            <w:i/>
          </w:rPr>
          <w:delText>,</w:delText>
        </w:r>
      </w:del>
      <w:ins w:id="1442" w:author="Bertsch Christian (CR/AEE3)" w:date="2019-09-06T11:23:00Z">
        <w:r w:rsidR="00C534F8">
          <w:rPr>
            <w:i/>
          </w:rPr>
          <w:t xml:space="preserve"> that</w:t>
        </w:r>
      </w:ins>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r w:rsidRPr="0098259C">
        <w:rPr>
          <w:rStyle w:val="CODE"/>
          <w:i/>
        </w:rPr>
        <w:t>DisplayUnit</w:t>
      </w:r>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BodyText"/>
        <w:spacing w:before="240" w:after="120"/>
        <w:rPr>
          <w:i/>
        </w:rPr>
      </w:pPr>
      <w:r w:rsidRPr="0098259C">
        <w:rPr>
          <w:i/>
        </w:rPr>
        <w:t xml:space="preserve">The </w:t>
      </w:r>
      <w:r w:rsidRPr="0098259C">
        <w:rPr>
          <w:rStyle w:val="CODE"/>
          <w:i/>
        </w:rPr>
        <w:t>BaseUnit</w:t>
      </w:r>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BodyText"/>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BodyText"/>
        <w:spacing w:after="120"/>
        <w:rPr>
          <w:i/>
        </w:rPr>
      </w:pPr>
      <w:r w:rsidRPr="0098259C">
        <w:rPr>
          <w:i/>
        </w:rPr>
        <w:t xml:space="preserve">When two signals v1 and v2 are connected together, and on at least one of the signals no </w:t>
      </w:r>
      <w:r w:rsidR="000C2CB0" w:rsidRPr="0098259C">
        <w:rPr>
          <w:rStyle w:val="CODE"/>
          <w:i/>
        </w:rPr>
        <w:t>BaseUnit</w:t>
      </w:r>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44BFF4F3" w:rsidR="00FA00CB" w:rsidRPr="0098259C" w:rsidRDefault="00FA00CB" w:rsidP="00C12648">
      <w:pPr>
        <w:pStyle w:val="BodyText"/>
        <w:spacing w:after="120"/>
        <w:rPr>
          <w:i/>
        </w:rPr>
      </w:pPr>
      <w:r w:rsidRPr="0098259C">
        <w:rPr>
          <w:i/>
        </w:rPr>
        <w:t xml:space="preserve">When two signals v1 and v2 are connected together, and </w:t>
      </w:r>
      <w:r w:rsidR="0025394C" w:rsidRPr="0098259C">
        <w:rPr>
          <w:i/>
        </w:rPr>
        <w:t>for</w:t>
      </w:r>
      <w:r w:rsidR="000C2CB0" w:rsidRPr="0098259C">
        <w:rPr>
          <w:i/>
        </w:rPr>
        <w:t xml:space="preserve"> both of them </w:t>
      </w:r>
      <w:r w:rsidR="000C2CB0" w:rsidRPr="0098259C">
        <w:rPr>
          <w:rStyle w:val="CODE"/>
          <w:i/>
        </w:rPr>
        <w:t>BaseUnit</w:t>
      </w:r>
      <w:r w:rsidR="000C2CB0" w:rsidRPr="0098259C">
        <w:rPr>
          <w:i/>
        </w:rPr>
        <w:t xml:space="preserve"> elements</w:t>
      </w:r>
      <w:r w:rsidRPr="0098259C">
        <w:rPr>
          <w:i/>
        </w:rPr>
        <w:t xml:space="preserve"> are defined, then they must have identical exponents of their </w:t>
      </w:r>
      <w:r w:rsidR="000C2CB0" w:rsidRPr="0098259C">
        <w:rPr>
          <w:rStyle w:val="CODE"/>
          <w:i/>
        </w:rPr>
        <w:t>BaseUnit</w:t>
      </w:r>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del w:id="1443" w:author="Bertsch Christian (CR/AEE3)" w:date="2019-09-06T11:23:00Z">
        <w:r w:rsidRPr="0098259C">
          <w:rPr>
            <w:i/>
          </w:rPr>
          <w:delText>,</w:delText>
        </w:r>
      </w:del>
      <w:ins w:id="1444" w:author="Bertsch Christian (CR/AEE3)" w:date="2019-09-06T11:23:00Z">
        <w:r w:rsidR="00C534F8">
          <w:rPr>
            <w:i/>
          </w:rPr>
          <w:t>;</w:t>
        </w:r>
      </w:ins>
      <w:r w:rsidRPr="0098259C">
        <w:rPr>
          <w:i/>
        </w:rPr>
        <w:t xml:space="preserve"> </w:t>
      </w:r>
      <w:r w:rsidR="00D73B94" w:rsidRPr="0098259C">
        <w:rPr>
          <w:i/>
        </w:rPr>
        <w:t>in other words</w:t>
      </w:r>
      <w:ins w:id="1445" w:author="Bertsch Christian (CR/AEE3)" w:date="2019-09-06T11:23:00Z">
        <w:r w:rsidR="00C534F8">
          <w:rPr>
            <w:i/>
          </w:rPr>
          <w:t>,</w:t>
        </w:r>
      </w:ins>
      <w:r w:rsidRPr="0098259C">
        <w:rPr>
          <w:i/>
        </w:rPr>
        <w:t xml:space="preserve"> use the connection equation</w:t>
      </w:r>
      <w:r w:rsidR="009B2B74" w:rsidRPr="0098259C">
        <w:rPr>
          <w:i/>
        </w:rPr>
        <w:t xml:space="preserve"> (in this case the </w:t>
      </w:r>
      <w:r w:rsidR="009B2B74" w:rsidRPr="0098259C">
        <w:rPr>
          <w:rStyle w:val="CODE"/>
        </w:rPr>
        <w:t>relativeQuantity</w:t>
      </w:r>
      <w:r w:rsidR="009B2B74" w:rsidRPr="0098259C">
        <w:rPr>
          <w:i/>
        </w:rPr>
        <w:t xml:space="preserve"> of the </w:t>
      </w:r>
      <w:r w:rsidR="009B2B74" w:rsidRPr="0098259C">
        <w:rPr>
          <w:rStyle w:val="CODE"/>
        </w:rPr>
        <w:t>TypeDefinition</w:t>
      </w:r>
      <w:r w:rsidR="009B2B74" w:rsidRPr="0098259C">
        <w:rPr>
          <w:i/>
        </w:rPr>
        <w:t xml:space="preserve">, see below, has to be taken into account in order to determine whether </w:t>
      </w:r>
      <w:r w:rsidR="009B2B74" w:rsidRPr="0098259C">
        <w:rPr>
          <w:rStyle w:val="CODE"/>
        </w:rPr>
        <w:t>offset</w:t>
      </w:r>
      <w:r w:rsidR="009B2B74" w:rsidRPr="0098259C">
        <w:rPr>
          <w:i/>
        </w:rPr>
        <w:t xml:space="preserve"> shall or shall not be utilized</w:t>
      </w:r>
      <w:del w:id="1446" w:author="Bertsch Christian (CR/AEE3)" w:date="2019-09-06T11:23:00Z">
        <w:r w:rsidR="009B2B74" w:rsidRPr="0098259C">
          <w:rPr>
            <w:i/>
          </w:rPr>
          <w:delText>, since absolute or relative quantities</w:delText>
        </w:r>
      </w:del>
      <w:r w:rsidR="009B2B74" w:rsidRPr="0098259C">
        <w:rPr>
          <w:i/>
        </w:rPr>
        <w:t>)</w:t>
      </w:r>
      <w:r w:rsidRPr="0098259C">
        <w:rPr>
          <w:i/>
        </w:rPr>
        <w:t>:</w:t>
      </w:r>
    </w:p>
    <w:p w14:paraId="79252B10" w14:textId="77777777" w:rsidR="00FA00CB" w:rsidRPr="0098259C" w:rsidRDefault="00A3686F" w:rsidP="00C12648">
      <w:pPr>
        <w:pStyle w:val="BodyText"/>
        <w:spacing w:after="120"/>
        <w:ind w:left="873"/>
        <w:rPr>
          <w:rStyle w:val="CODE"/>
          <w:i/>
        </w:rPr>
      </w:pPr>
      <w:r w:rsidRPr="0098259C">
        <w:rPr>
          <w:rStyle w:val="CODE"/>
          <w:i/>
        </w:rPr>
        <w:t>factor(v1)*v1 + offset(v1) = factor(v2)*v2 + offset(v2)</w:t>
      </w:r>
    </w:p>
    <w:p w14:paraId="21F20026" w14:textId="1324DFCD" w:rsidR="00291708" w:rsidRPr="0098259C" w:rsidRDefault="00291708" w:rsidP="00C12648">
      <w:pPr>
        <w:pStyle w:val="BodyText"/>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ins w:id="1447" w:author="Bertsch Christian (CR/AEE3)" w:date="2019-09-06T11:23:00Z">
        <w:r w:rsidR="00E8015B">
          <w:rPr>
            <w:i/>
          </w:rPr>
          <w:t>,</w:t>
        </w:r>
      </w:ins>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del w:id="1448" w:author="Bertsch Christian (CR/AEE3)" w:date="2019-09-06T11:23:00Z">
        <w:r w:rsidR="00F141F9" w:rsidRPr="0098259C">
          <w:rPr>
            <w:i/>
          </w:rPr>
          <w:delText>,</w:delText>
        </w:r>
      </w:del>
      <w:ins w:id="1449" w:author="Bertsch Christian (CR/AEE3)" w:date="2019-09-06T11:23:00Z">
        <w:r w:rsidR="00E8015B">
          <w:rPr>
            <w:i/>
          </w:rPr>
          <w:t xml:space="preserve"> that</w:t>
        </w:r>
      </w:ins>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r w:rsidR="00F141F9" w:rsidRPr="0098259C">
        <w:rPr>
          <w:rStyle w:val="CODE"/>
        </w:rPr>
        <w:t>BaseUnit</w:t>
      </w:r>
      <w:r w:rsidR="00F141F9" w:rsidRPr="0098259C">
        <w:rPr>
          <w:i/>
        </w:rPr>
        <w:t>, such as</w:t>
      </w:r>
      <w:r w:rsidR="00824E82" w:rsidRPr="0098259C">
        <w:rPr>
          <w:i/>
        </w:rPr>
        <w:t xml:space="preserve"> quantities</w:t>
      </w:r>
      <w:r w:rsidR="00F141F9" w:rsidRPr="0098259C">
        <w:rPr>
          <w:i/>
        </w:rPr>
        <w:t xml:space="preserve"> “Energy” and “Torque”, or “AngularVelocity” and “Frequency”.</w:t>
      </w:r>
      <w:r w:rsidR="00C12648" w:rsidRPr="0098259C">
        <w:rPr>
          <w:i/>
        </w:rPr>
        <w:t xml:space="preserve"> To handle such cases</w:t>
      </w:r>
      <w:ins w:id="1450" w:author="Bertsch Christian (CR/AEE3)" w:date="2019-09-06T11:23:00Z">
        <w:r w:rsidR="00E8015B">
          <w:rPr>
            <w:i/>
          </w:rPr>
          <w:t>,</w:t>
        </w:r>
      </w:ins>
      <w:r w:rsidR="00C12648" w:rsidRPr="0098259C">
        <w:rPr>
          <w:i/>
        </w:rPr>
        <w:t xml:space="preserve"> quantity definitions have to be taken into account (see TypeDefinitions) and quantity names need to be standardized.</w:t>
      </w:r>
    </w:p>
    <w:p w14:paraId="5BFC64AE" w14:textId="08AA86EE" w:rsidR="000C2CB0" w:rsidRPr="0098259C" w:rsidRDefault="00A3686F" w:rsidP="00C12648">
      <w:pPr>
        <w:pStyle w:val="BodyText"/>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ins w:id="1451" w:author="Bertsch Christian (CR/AEE3)" w:date="2019-09-06T11:23:00Z">
        <w:r w:rsidR="00E8015B">
          <w:rPr>
            <w:i/>
          </w:rPr>
          <w:t>,</w:t>
        </w:r>
      </w:ins>
      <w:r w:rsidR="000061EF" w:rsidRPr="0098259C">
        <w:rPr>
          <w:i/>
        </w:rPr>
        <w:t xml:space="preserve"> </w:t>
      </w:r>
      <w:r w:rsidR="000C2CB0" w:rsidRPr="0098259C">
        <w:rPr>
          <w:i/>
        </w:rPr>
        <w:t xml:space="preserve">in FMI 1.0, a unit could be defined as “N.m” in </w:t>
      </w:r>
      <w:r w:rsidR="00291708" w:rsidRPr="0098259C">
        <w:rPr>
          <w:i/>
        </w:rPr>
        <w:t xml:space="preserve">one FMU and as “N*m” </w:t>
      </w:r>
      <w:r w:rsidR="000C2CB0" w:rsidRPr="0098259C">
        <w:rPr>
          <w:i/>
        </w:rPr>
        <w:t>in another FMU</w:t>
      </w:r>
      <w:ins w:id="1452" w:author="Bertsch Christian (CR/AEE3)" w:date="2019-09-06T11:23:00Z">
        <w:r w:rsidR="00E8015B">
          <w:rPr>
            <w:i/>
          </w:rPr>
          <w:t>,</w:t>
        </w:r>
      </w:ins>
      <w:r w:rsidR="000C2CB0" w:rsidRPr="0098259C">
        <w:rPr>
          <w:i/>
        </w:rPr>
        <w:t xml:space="preserve"> and a tool would have to reject a connection, since the units are not identical</w:t>
      </w:r>
      <w:del w:id="1453" w:author="Bertsch Christian (CR/AEE3)" w:date="2019-09-06T11:23:00Z">
        <w:r w:rsidR="00C12648" w:rsidRPr="0098259C">
          <w:rPr>
            <w:i/>
          </w:rPr>
          <w:delText>,</w:delText>
        </w:r>
      </w:del>
      <w:ins w:id="1454" w:author="Bertsch Christian (CR/AEE3)" w:date="2019-09-06T11:23:00Z">
        <w:r w:rsidR="00E8015B">
          <w:rPr>
            <w:i/>
          </w:rPr>
          <w:t>.</w:t>
        </w:r>
      </w:ins>
      <w:r w:rsidR="00C12648" w:rsidRPr="0098259C">
        <w:rPr>
          <w:i/>
        </w:rPr>
        <w:t xml:space="preserve"> In FMI 2.0</w:t>
      </w:r>
      <w:ins w:id="1455" w:author="Bertsch Christian (CR/AEE3)" w:date="2019-09-06T11:23:00Z">
        <w:r w:rsidR="00E8015B">
          <w:rPr>
            <w:i/>
          </w:rPr>
          <w:t>,</w:t>
        </w:r>
      </w:ins>
      <w:r w:rsidR="00C12648" w:rsidRPr="0098259C">
        <w:rPr>
          <w:i/>
        </w:rPr>
        <w:t xml:space="preserve"> the connection would be accepted, provided both elements have the same BaseUnit definition</w:t>
      </w:r>
      <w:r w:rsidR="000C2CB0" w:rsidRPr="0098259C">
        <w:rPr>
          <w:i/>
        </w:rPr>
        <w:t xml:space="preserve">). </w:t>
      </w:r>
    </w:p>
    <w:p w14:paraId="7CAF4DDC" w14:textId="77777777" w:rsidR="00FA00CB" w:rsidRPr="0098259C" w:rsidRDefault="00FA00CB" w:rsidP="00C12648">
      <w:pPr>
        <w:pStyle w:val="BodyText"/>
        <w:spacing w:before="240" w:after="120"/>
        <w:rPr>
          <w:b/>
          <w:i/>
        </w:rPr>
      </w:pPr>
      <w:r w:rsidRPr="0098259C">
        <w:rPr>
          <w:b/>
          <w:i/>
        </w:rPr>
        <w:t>Dimensional analysis of equations:</w:t>
      </w:r>
    </w:p>
    <w:p w14:paraId="6C4AEB47" w14:textId="77777777" w:rsidR="00F141F9" w:rsidRPr="0098259C" w:rsidRDefault="00FA00CB" w:rsidP="00C12648">
      <w:pPr>
        <w:pStyle w:val="BodyText"/>
        <w:spacing w:after="120"/>
        <w:rPr>
          <w:i/>
        </w:rPr>
      </w:pPr>
      <w:r w:rsidRPr="0098259C">
        <w:rPr>
          <w:i/>
        </w:rPr>
        <w:t xml:space="preserve">In order to check the validity of equations in a modeling language, the defined units can be used for dimensional analysis, by using the </w:t>
      </w:r>
      <w:r w:rsidR="00F141F9" w:rsidRPr="0098259C">
        <w:rPr>
          <w:rStyle w:val="CODE"/>
          <w:i/>
        </w:rPr>
        <w:t>BaseUnit</w:t>
      </w:r>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r w:rsidR="00F141F9" w:rsidRPr="0098259C">
        <w:rPr>
          <w:rStyle w:val="CODE"/>
          <w:i/>
        </w:rPr>
        <w:t>BaseUnit</w:t>
      </w:r>
      <w:r w:rsidR="00F141F9" w:rsidRPr="0098259C">
        <w:rPr>
          <w:i/>
        </w:rPr>
        <w:t xml:space="preserve"> “rad” has to be treated as “1”. </w:t>
      </w:r>
      <w:r w:rsidRPr="0098259C">
        <w:rPr>
          <w:i/>
        </w:rPr>
        <w:t xml:space="preserve">Example: </w:t>
      </w:r>
    </w:p>
    <w:p w14:paraId="1130F476" w14:textId="77777777" w:rsidR="00F141F9" w:rsidRPr="0098259C" w:rsidRDefault="00FA00CB" w:rsidP="00C12648">
      <w:pPr>
        <w:pStyle w:val="BodyText"/>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τ</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BodyText"/>
        <w:spacing w:before="0" w:after="120"/>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f</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[kg.m/s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BodyText"/>
        <w:spacing w:before="240" w:after="120"/>
        <w:rPr>
          <w:b/>
          <w:i/>
        </w:rPr>
      </w:pPr>
      <w:r w:rsidRPr="0098259C">
        <w:rPr>
          <w:b/>
          <w:i/>
        </w:rPr>
        <w:t>Unit propagation:</w:t>
      </w:r>
    </w:p>
    <w:p w14:paraId="51182522" w14:textId="77777777" w:rsidR="00C10203" w:rsidRPr="0098259C" w:rsidRDefault="00C2416A" w:rsidP="00C12648">
      <w:pPr>
        <w:pStyle w:val="BodyText"/>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r w:rsidR="00C10203" w:rsidRPr="0098259C">
        <w:rPr>
          <w:rStyle w:val="CODE"/>
          <w:i/>
        </w:rPr>
        <w:t>BaseUnit</w:t>
      </w:r>
      <w:r w:rsidR="00C10203" w:rsidRPr="0098259C">
        <w:rPr>
          <w:i/>
        </w:rPr>
        <w:t>, then unit propagation is not possible. Examples:</w:t>
      </w:r>
    </w:p>
    <w:p w14:paraId="26557480" w14:textId="430B3D5F" w:rsidR="0080499A" w:rsidRPr="0098259C" w:rsidRDefault="00C10203" w:rsidP="006E60E6">
      <w:pPr>
        <w:pStyle w:val="BodyText"/>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r w:rsidR="000107CB" w:rsidRPr="0098259C">
        <w:rPr>
          <w:rStyle w:val="CODE"/>
          <w:i/>
        </w:rPr>
        <w:t>BaseUnit</w:t>
      </w:r>
      <w:r w:rsidR="000107CB" w:rsidRPr="0098259C">
        <w:t xml:space="preserve">, </w:t>
      </w:r>
      <w:r w:rsidRPr="0098259C">
        <w:rPr>
          <w:rStyle w:val="CODE"/>
          <w:i/>
        </w:rPr>
        <w:t>DisplayUnit</w:t>
      </w:r>
      <w:r w:rsidRPr="0098259C">
        <w:rPr>
          <w:i/>
        </w:rPr>
        <w:t>) is also used for a and b.</w:t>
      </w:r>
      <w:r w:rsidR="0080499A" w:rsidRPr="0098259C">
        <w:rPr>
          <w:i/>
        </w:rPr>
        <w:t xml:space="preserve"> </w:t>
      </w:r>
      <w:r w:rsidR="009F2AEB" w:rsidRPr="0098259C">
        <w:rPr>
          <w:i/>
        </w:rPr>
        <w:t>For example</w:t>
      </w:r>
      <w:ins w:id="1456" w:author="Bertsch Christian (CR/AEE3)" w:date="2019-09-06T11:23:00Z">
        <w:r w:rsidR="00654517">
          <w:rPr>
            <w:i/>
          </w:rPr>
          <w:t>,</w:t>
        </w:r>
      </w:ins>
      <w:r w:rsidR="0080499A" w:rsidRPr="0098259C">
        <w:rPr>
          <w:i/>
        </w:rPr>
        <w:t xml:space="preserve"> if BaseUnit(c) = “rad/s”, then BaseUnit(a) = BaseUnit(b) = “rad/s”.</w:t>
      </w:r>
    </w:p>
    <w:p w14:paraId="37632299" w14:textId="77777777" w:rsidR="000535C7" w:rsidRPr="0098259C" w:rsidRDefault="00C10203" w:rsidP="006E60E6">
      <w:pPr>
        <w:pStyle w:val="BodyText"/>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BaseUnit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then the BaseUnit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r w:rsidR="004712E2" w:rsidRPr="0098259C">
        <w:rPr>
          <w:i/>
        </w:rPr>
        <w:t>BaseUnit(a</w:t>
      </w:r>
      <w:r w:rsidR="0080499A" w:rsidRPr="0098259C">
        <w:rPr>
          <w:i/>
        </w:rPr>
        <w:t>)=”kg</w:t>
      </w:r>
      <w:r w:rsidR="004712E2" w:rsidRPr="0098259C">
        <w:rPr>
          <w:i/>
        </w:rPr>
        <w:t>.m/s</w:t>
      </w:r>
      <w:r w:rsidR="004712E2" w:rsidRPr="0098259C">
        <w:rPr>
          <w:i/>
          <w:vertAlign w:val="superscript"/>
        </w:rPr>
        <w:t>2</w:t>
      </w:r>
      <w:r w:rsidR="0080499A" w:rsidRPr="0098259C">
        <w:rPr>
          <w:i/>
        </w:rPr>
        <w:t>” and BaseUnit(c)=”m/s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r w:rsidR="004712E2" w:rsidRPr="0098259C">
        <w:rPr>
          <w:i/>
        </w:rPr>
        <w:t xml:space="preserve">BaseUnit(b)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r w:rsidR="004712E2" w:rsidRPr="0098259C">
        <w:rPr>
          <w:rStyle w:val="CODE"/>
          <w:i/>
        </w:rPr>
        <w:t>BaseUnit</w:t>
      </w:r>
      <w:r w:rsidR="004712E2" w:rsidRPr="0098259C">
        <w:rPr>
          <w:i/>
        </w:rPr>
        <w:t>.</w:t>
      </w:r>
    </w:p>
    <w:p w14:paraId="71332816" w14:textId="77777777" w:rsidR="004712E2" w:rsidRPr="0098259C" w:rsidRDefault="004712E2" w:rsidP="004712E2">
      <w:pPr>
        <w:pStyle w:val="BodyText"/>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BodyText"/>
      </w:pPr>
      <w:r w:rsidRPr="0098259C">
        <w:t>Additionally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BodyText"/>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BodyText"/>
      </w:pPr>
      <w:r>
        <w:t xml:space="preserve">A </w:t>
      </w:r>
      <w:r w:rsidRPr="002F3E46">
        <w:rPr>
          <w:rStyle w:val="CODE"/>
        </w:rPr>
        <w:t>DisplayUnit</w:t>
      </w:r>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r w:rsidRPr="002F3E46">
        <w:rPr>
          <w:rStyle w:val="CODE"/>
        </w:rPr>
        <w:t>DisplayUnit</w:t>
      </w:r>
      <w:r>
        <w:t xml:space="preserve"> definitions of the same </w:t>
      </w:r>
      <w:r w:rsidRPr="002F3E46">
        <w:rPr>
          <w:rStyle w:val="CODE"/>
        </w:rPr>
        <w:t>Unit</w:t>
      </w:r>
      <w:r>
        <w:t xml:space="preserve"> [(different </w:t>
      </w:r>
      <w:r w:rsidRPr="002F3E46">
        <w:rPr>
          <w:rStyle w:val="CODE"/>
        </w:rPr>
        <w:t>Unit</w:t>
      </w:r>
      <w:r>
        <w:t xml:space="preserve"> elements may have the same </w:t>
      </w:r>
      <w:r w:rsidRPr="002F3E46">
        <w:rPr>
          <w:rStyle w:val="CODE"/>
        </w:rPr>
        <w:t>DisplayUnit</w:t>
      </w:r>
      <w:r>
        <w:t xml:space="preserve"> </w:t>
      </w:r>
      <w:r w:rsidRPr="002F3E46">
        <w:rPr>
          <w:rStyle w:val="CODE"/>
        </w:rPr>
        <w:t>name</w:t>
      </w:r>
      <w:r>
        <w:t xml:space="preserve">s)]. </w:t>
      </w:r>
      <w:r w:rsidR="007148FE" w:rsidRPr="0098259C">
        <w:t xml:space="preserve">A </w:t>
      </w:r>
      <w:r w:rsidR="00497688" w:rsidRPr="0098259C">
        <w:t>value with respect to Unit (abbreviated as “Unit_value”) is converted with respect to DisplayUnit (abbreviated as “DisplayUnit_value”) by the equation</w:t>
      </w:r>
      <w:r w:rsidR="007148FE" w:rsidRPr="0098259C">
        <w:t>:</w:t>
      </w:r>
    </w:p>
    <w:p w14:paraId="5D365599" w14:textId="77777777" w:rsidR="007148FE" w:rsidRPr="0098259C" w:rsidRDefault="00497688" w:rsidP="007148FE">
      <w:pPr>
        <w:pStyle w:val="BodyText"/>
        <w:ind w:left="720"/>
        <w:rPr>
          <w:rStyle w:val="CODE"/>
        </w:rPr>
      </w:pPr>
      <w:r w:rsidRPr="0098259C">
        <w:t>Display</w:t>
      </w:r>
      <w:r w:rsidR="007148FE" w:rsidRPr="0098259C">
        <w:t>Unit_value</w:t>
      </w:r>
      <w:r w:rsidR="007148FE" w:rsidRPr="0098259C">
        <w:rPr>
          <w:rStyle w:val="CODE"/>
        </w:rPr>
        <w:t xml:space="preserve"> = </w:t>
      </w:r>
      <w:r w:rsidR="00CD30B8" w:rsidRPr="0098259C">
        <w:rPr>
          <w:rStyle w:val="CODE"/>
        </w:rPr>
        <w:t>factor*</w:t>
      </w:r>
      <w:r w:rsidR="007148FE" w:rsidRPr="0098259C">
        <w:t>Unit_value</w:t>
      </w:r>
      <w:r w:rsidR="007148FE" w:rsidRPr="0098259C">
        <w:rPr>
          <w:rStyle w:val="CODE"/>
        </w:rPr>
        <w:t xml:space="preserve"> + offset</w:t>
      </w:r>
    </w:p>
    <w:p w14:paraId="087EC8DE" w14:textId="2F21FB79" w:rsidR="00B575B3" w:rsidRPr="0098259C" w:rsidRDefault="00B575B3" w:rsidP="007148FE">
      <w:pPr>
        <w:pStyle w:val="BodyText"/>
      </w:pPr>
      <w:r w:rsidRPr="0098259C">
        <w:t>[</w:t>
      </w:r>
      <w:r w:rsidR="007148FE" w:rsidRPr="0098259C">
        <w:rPr>
          <w:i/>
        </w:rPr>
        <w:t xml:space="preserve">“offset” is, </w:t>
      </w:r>
      <w:r w:rsidR="009F2AEB" w:rsidRPr="0098259C">
        <w:rPr>
          <w:i/>
        </w:rPr>
        <w:t>for example</w:t>
      </w:r>
      <w:ins w:id="1457" w:author="Bertsch Christian (CR/AEE3)" w:date="2019-09-06T11:23:00Z">
        <w:r w:rsidR="00A646C1">
          <w:rPr>
            <w:i/>
          </w:rPr>
          <w:t>,</w:t>
        </w:r>
      </w:ins>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BodyText"/>
        <w:rPr>
          <w:i/>
        </w:rPr>
      </w:pPr>
      <w:r w:rsidRPr="0098259C">
        <w:t>[</w:t>
      </w:r>
      <w:r w:rsidR="009F2AEB" w:rsidRPr="0098259C">
        <w:rPr>
          <w:i/>
        </w:rPr>
        <w:t>For example</w:t>
      </w:r>
      <w:ins w:id="1458" w:author="Bertsch Christian (CR/AEE3)" w:date="2019-09-06T11:23:00Z">
        <w:r w:rsidR="00A646C1">
          <w:rPr>
            <w:i/>
          </w:rPr>
          <w:t>,</w:t>
        </w:r>
      </w:ins>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DisplayUnit (in “</w:t>
      </w:r>
      <w:r w:rsidR="00497688" w:rsidRPr="0098259C">
        <w:rPr>
          <w:i/>
          <w:vertAlign w:val="superscript"/>
        </w:rPr>
        <w:t>o</w:t>
      </w:r>
      <w:r w:rsidR="00497688" w:rsidRPr="0098259C">
        <w:rPr>
          <w:i/>
        </w:rPr>
        <w:t>F</w:t>
      </w:r>
      <w:r w:rsidRPr="0098259C">
        <w:rPr>
          <w:i/>
        </w:rPr>
        <w:t>”), then</w:t>
      </w:r>
    </w:p>
    <w:p w14:paraId="4D4BA054" w14:textId="77777777" w:rsidR="00B575B3" w:rsidRPr="0098259C" w:rsidRDefault="00497688" w:rsidP="00B575B3">
      <w:pPr>
        <w:pStyle w:val="BodyText"/>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273.15 ) + 32</w:t>
      </w:r>
    </w:p>
    <w:p w14:paraId="69528D82" w14:textId="69F9994F" w:rsidR="00B575B3" w:rsidRPr="0098259C" w:rsidRDefault="00B575B3" w:rsidP="00B575B3">
      <w:pPr>
        <w:pStyle w:val="BodyText"/>
        <w:rPr>
          <w:i/>
        </w:rPr>
      </w:pPr>
      <w:r w:rsidRPr="0098259C">
        <w:rPr>
          <w:i/>
        </w:rPr>
        <w:t>and therefore</w:t>
      </w:r>
      <w:ins w:id="1459" w:author="Bertsch Christian (CR/AEE3)" w:date="2019-09-06T11:23:00Z">
        <w:r w:rsidR="00A646C1">
          <w:rPr>
            <w:i/>
          </w:rPr>
          <w:t>,</w:t>
        </w:r>
      </w:ins>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BodyText"/>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ScalarVariable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r w:rsidR="00AF243B" w:rsidRPr="0098259C">
        <w:rPr>
          <w:noProof w:val="0"/>
        </w:rPr>
        <w:t>BaseU</w:t>
      </w:r>
      <w:r w:rsidRPr="0098259C">
        <w:rPr>
          <w:noProof w:val="0"/>
        </w:rPr>
        <w:t>nit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r w:rsidR="00AF243B" w:rsidRPr="0098259C">
        <w:rPr>
          <w:noProof w:val="0"/>
        </w:rPr>
        <w:t>BaseU</w:t>
      </w:r>
      <w:r w:rsidR="00451916" w:rsidRPr="0098259C">
        <w:rPr>
          <w:noProof w:val="0"/>
        </w:rPr>
        <w:t>nit</w:t>
      </w:r>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r w:rsidR="007034CC" w:rsidRPr="0098259C">
        <w:rPr>
          <w:noProof w:val="0"/>
        </w:rPr>
        <w:t>BaseUnit</w:t>
      </w:r>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r w:rsidRPr="0098259C">
        <w:rPr>
          <w:noProof w:val="0"/>
        </w:rPr>
        <w:t>dimensionless</w:t>
      </w:r>
      <w:r w:rsidR="000A06E7" w:rsidRPr="0098259C">
        <w:rPr>
          <w:noProof w:val="0"/>
        </w:rPr>
        <w:t xml:space="preserve">, all exponents of </w:t>
      </w:r>
      <w:r w:rsidR="007034CC" w:rsidRPr="0098259C">
        <w:rPr>
          <w:noProof w:val="0"/>
        </w:rPr>
        <w:t>BaseUnit</w:t>
      </w:r>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name="Euro/PersonYear"</w:t>
      </w:r>
      <w:r w:rsidR="00BE3DFF" w:rsidRPr="0098259C">
        <w:rPr>
          <w:noProof w:val="0"/>
        </w:rPr>
        <w:t>/</w:t>
      </w:r>
      <w:r w:rsidRPr="0098259C">
        <w:rPr>
          <w:noProof w:val="0"/>
        </w:rPr>
        <w:t xml:space="preserve">&gt;  // no mapping to </w:t>
      </w:r>
      <w:r w:rsidR="007034CC" w:rsidRPr="0098259C">
        <w:rPr>
          <w:noProof w:val="0"/>
        </w:rPr>
        <w:t>BaseUnit</w:t>
      </w:r>
      <w:r w:rsidRPr="0098259C">
        <w:rPr>
          <w:noProof w:val="0"/>
        </w:rPr>
        <w:t xml:space="preserve"> defined</w:t>
      </w:r>
    </w:p>
    <w:p w14:paraId="1DA1E6C3" w14:textId="77777777" w:rsidR="007034CC" w:rsidRPr="0098259C" w:rsidRDefault="007034CC" w:rsidP="00324B2A">
      <w:pPr>
        <w:pStyle w:val="BodyText"/>
      </w:pPr>
      <w:r w:rsidRPr="0098259C">
        <w:t>]</w:t>
      </w:r>
    </w:p>
    <w:p w14:paraId="671E815B" w14:textId="688F8969" w:rsidR="00324B2A" w:rsidRPr="0098259C" w:rsidRDefault="00324B2A" w:rsidP="00324B2A">
      <w:pPr>
        <w:pStyle w:val="BodyText"/>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1460" w:name="_Ref248879321"/>
      <w:r>
        <w:br w:type="page"/>
      </w:r>
    </w:p>
    <w:p w14:paraId="18557AF2" w14:textId="3870A374" w:rsidR="001C53BD" w:rsidRPr="0098259C" w:rsidRDefault="00A51269" w:rsidP="001C53BD">
      <w:pPr>
        <w:pStyle w:val="Heading3"/>
      </w:pPr>
      <w:bookmarkStart w:id="1461" w:name="_Ref20232603"/>
      <w:bookmarkStart w:id="1462" w:name="_Ref20232625"/>
      <w:bookmarkStart w:id="1463" w:name="_Ref20232651"/>
      <w:bookmarkStart w:id="1464" w:name="_Toc20839927"/>
      <w:r w:rsidRPr="0098259C">
        <w:t xml:space="preserve">Definition of </w:t>
      </w:r>
      <w:r w:rsidR="001C53BD" w:rsidRPr="0098259C">
        <w:t>Type</w:t>
      </w:r>
      <w:r w:rsidRPr="0098259C">
        <w:t>s</w:t>
      </w:r>
      <w:r w:rsidR="001C53BD" w:rsidRPr="0098259C">
        <w:t xml:space="preserve"> (</w:t>
      </w:r>
      <w:bookmarkStart w:id="1465" w:name="_Ref248546594"/>
      <w:r w:rsidR="00381199" w:rsidRPr="0098259C">
        <w:t>Type</w:t>
      </w:r>
      <w:bookmarkEnd w:id="1465"/>
      <w:r w:rsidR="00D54D07">
        <w:t>Definitions</w:t>
      </w:r>
      <w:r w:rsidR="001C53BD" w:rsidRPr="0098259C">
        <w:t>)</w:t>
      </w:r>
      <w:bookmarkEnd w:id="1460"/>
      <w:bookmarkEnd w:id="1461"/>
      <w:bookmarkEnd w:id="1462"/>
      <w:bookmarkEnd w:id="1463"/>
      <w:bookmarkEnd w:id="1464"/>
    </w:p>
    <w:p w14:paraId="225A4532" w14:textId="3C2531D7" w:rsidR="001C53BD" w:rsidRPr="0098259C" w:rsidRDefault="001C53BD" w:rsidP="001C53BD">
      <w:pPr>
        <w:pStyle w:val="BodyText"/>
      </w:pPr>
      <w:r w:rsidRPr="0098259C">
        <w:t>Element “</w:t>
      </w:r>
      <w:r w:rsidRPr="0098259C">
        <w:rPr>
          <w:rStyle w:val="CODE"/>
          <w:b/>
        </w:rPr>
        <w:t>TypeDefinitions</w:t>
      </w:r>
      <w:r w:rsidRPr="0098259C">
        <w:t xml:space="preserve">” of </w:t>
      </w:r>
      <w:r w:rsidRPr="0098259C">
        <w:rPr>
          <w:rStyle w:val="CODE"/>
        </w:rPr>
        <w:t>fmiModelDescription</w:t>
      </w:r>
      <w:r w:rsidRPr="0098259C">
        <w:t xml:space="preserve"> is defined as:</w:t>
      </w:r>
    </w:p>
    <w:p w14:paraId="7C1D5A3D" w14:textId="3FD55B0C" w:rsidR="001C53BD" w:rsidRPr="0098259C" w:rsidRDefault="002C553D" w:rsidP="001C53BD">
      <w:pPr>
        <w:pStyle w:val="BodyText"/>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BodyText"/>
      </w:pPr>
      <w:r w:rsidRPr="0098259C">
        <w:t>This element consists of a set of “</w:t>
      </w:r>
      <w:r w:rsidR="00756106" w:rsidRPr="00422C71">
        <w:rPr>
          <w:rStyle w:val="CODE"/>
        </w:rPr>
        <w:t>Simple</w:t>
      </w:r>
      <w:r w:rsidRPr="00422C71">
        <w:rPr>
          <w:rStyle w:val="CODE"/>
        </w:rPr>
        <w:t>Type</w:t>
      </w:r>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r w:rsidR="00756106" w:rsidRPr="0098259C">
        <w:rPr>
          <w:rStyle w:val="CODE"/>
        </w:rPr>
        <w:t>Simple</w:t>
      </w:r>
      <w:r w:rsidRPr="0098259C">
        <w:rPr>
          <w:rStyle w:val="CODE"/>
        </w:rPr>
        <w:t>Type</w:t>
      </w:r>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r w:rsidR="002C553D" w:rsidRPr="002F3E46">
        <w:rPr>
          <w:rStyle w:val="CODE"/>
        </w:rPr>
        <w:t>TypeDefinitions</w:t>
      </w:r>
      <w:r w:rsidR="002C553D">
        <w:t xml:space="preserve"> list. Furthermore, “</w:t>
      </w:r>
      <w:r w:rsidR="002C553D" w:rsidRPr="002F3E46">
        <w:rPr>
          <w:rStyle w:val="CODE"/>
        </w:rPr>
        <w:t>name</w:t>
      </w:r>
      <w:r w:rsidR="002C553D">
        <w:t>” of a “</w:t>
      </w:r>
      <w:r w:rsidR="002C553D" w:rsidRPr="002F3E46">
        <w:rPr>
          <w:rStyle w:val="CODE"/>
        </w:rPr>
        <w:t>SimpleType</w:t>
      </w:r>
      <w:r w:rsidR="002C553D">
        <w:t>” must be different to all “</w:t>
      </w:r>
      <w:r w:rsidR="002C553D" w:rsidRPr="002F3E46">
        <w:rPr>
          <w:rStyle w:val="CODE"/>
        </w:rPr>
        <w:t>name</w:t>
      </w:r>
      <w:r w:rsidR="002C553D">
        <w:t xml:space="preserve">” attributes of </w:t>
      </w:r>
      <w:r w:rsidR="00477B23">
        <w:t>ScalarVariables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type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BodyText"/>
      </w:pPr>
    </w:p>
    <w:p w14:paraId="4AE5388C" w14:textId="1D0544BC" w:rsidR="001C53BD" w:rsidRDefault="00ED5AA3" w:rsidP="001C53BD">
      <w:pPr>
        <w:pStyle w:val="BodyText"/>
        <w:jc w:val="center"/>
      </w:pPr>
      <w:r>
        <w:rPr>
          <w:noProof/>
          <w:lang w:eastAsia="en-US"/>
        </w:rPr>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BodyText"/>
        <w:rPr>
          <w:i/>
        </w:rPr>
      </w:pPr>
      <w:r>
        <w:t>[</w:t>
      </w:r>
      <w:r>
        <w:rPr>
          <w:i/>
        </w:rPr>
        <w:t>The attributes of “Real” and “Integer” are collected in the attribute groups “</w:t>
      </w:r>
      <w:r w:rsidR="00140C25" w:rsidRPr="00791EA4">
        <w:rPr>
          <w:rFonts w:ascii="Courier New" w:hAnsi="Courier New" w:cs="Courier New"/>
          <w:i/>
          <w:sz w:val="19"/>
          <w:szCs w:val="19"/>
          <w:rPrChange w:id="1466" w:author="Bertsch Christian (CR/AEE3)" w:date="2019-09-28T15:46:00Z">
            <w:rPr>
              <w:i/>
            </w:rPr>
          </w:rPrChange>
        </w:rPr>
        <w:t>fmi2</w:t>
      </w:r>
      <w:r w:rsidRPr="00791EA4">
        <w:rPr>
          <w:rFonts w:ascii="Courier New" w:hAnsi="Courier New" w:cs="Courier New"/>
          <w:i/>
          <w:sz w:val="19"/>
          <w:szCs w:val="19"/>
          <w:rPrChange w:id="1467" w:author="Bertsch Christian (CR/AEE3)" w:date="2019-09-28T15:46:00Z">
            <w:rPr>
              <w:i/>
            </w:rPr>
          </w:rPrChange>
        </w:rPr>
        <w:t>RealAttributes</w:t>
      </w:r>
      <w:r>
        <w:rPr>
          <w:i/>
        </w:rPr>
        <w:t>” and “</w:t>
      </w:r>
      <w:r w:rsidR="00140C25" w:rsidRPr="00791EA4">
        <w:rPr>
          <w:rFonts w:ascii="Courier New" w:hAnsi="Courier New" w:cs="Courier New"/>
          <w:i/>
          <w:sz w:val="19"/>
          <w:szCs w:val="19"/>
          <w:rPrChange w:id="1468" w:author="Bertsch Christian (CR/AEE3)" w:date="2019-09-28T15:47:00Z">
            <w:rPr>
              <w:i/>
            </w:rPr>
          </w:rPrChange>
        </w:rPr>
        <w:t>fmi2</w:t>
      </w:r>
      <w:r w:rsidRPr="00791EA4">
        <w:rPr>
          <w:rFonts w:ascii="Courier New" w:hAnsi="Courier New" w:cs="Courier New"/>
          <w:i/>
          <w:sz w:val="19"/>
          <w:szCs w:val="19"/>
          <w:rPrChange w:id="1469" w:author="Bertsch Christian (CR/AEE3)" w:date="2019-09-28T15:47:00Z">
            <w:rPr>
              <w:i/>
            </w:rPr>
          </w:rPrChange>
        </w:rPr>
        <w:t>IntegerAttributes</w:t>
      </w:r>
      <w:r>
        <w:rPr>
          <w:i/>
        </w:rPr>
        <w:t>” in file “</w:t>
      </w:r>
      <w:r w:rsidR="00140C25" w:rsidRPr="00791EA4">
        <w:rPr>
          <w:rFonts w:ascii="Courier New" w:hAnsi="Courier New" w:cs="Courier New"/>
          <w:i/>
          <w:sz w:val="19"/>
          <w:szCs w:val="19"/>
          <w:rPrChange w:id="1470" w:author="Bertsch Christian (CR/AEE3)" w:date="2019-09-28T15:47:00Z">
            <w:rPr>
              <w:i/>
            </w:rPr>
          </w:rPrChange>
        </w:rPr>
        <w:t>fmi2</w:t>
      </w:r>
      <w:r w:rsidRPr="00791EA4">
        <w:rPr>
          <w:rFonts w:ascii="Courier New" w:hAnsi="Courier New" w:cs="Courier New"/>
          <w:i/>
          <w:sz w:val="19"/>
          <w:szCs w:val="19"/>
          <w:rPrChange w:id="1471" w:author="Bertsch Christian (CR/AEE3)" w:date="2019-09-28T15:47:00Z">
            <w:rPr>
              <w:i/>
            </w:rPr>
          </w:rPrChange>
        </w:rPr>
        <w:t>AttributeGroups.xsd</w:t>
      </w:r>
      <w:r w:rsidRPr="00791EA4">
        <w:rPr>
          <w:i/>
          <w:sz w:val="19"/>
          <w:szCs w:val="19"/>
          <w:rPrChange w:id="1472" w:author="Bertsch Christian (CR/AEE3)" w:date="2019-09-28T15:47:00Z">
            <w:rPr>
              <w:i/>
            </w:rPr>
          </w:rPrChange>
        </w:rPr>
        <w:t>”,</w:t>
      </w:r>
      <w:r>
        <w:rPr>
          <w:i/>
        </w:rPr>
        <w:t xml:space="preserve"> since these attributes are reused in the ScalarVariable element definitions below.</w:t>
      </w:r>
      <w:r w:rsidRPr="0040289E">
        <w:rPr>
          <w:rPrChange w:id="1473" w:author="Bertsch Christian (CR/AEE3)" w:date="2019-09-24T14:28:00Z">
            <w:rPr>
              <w:i/>
            </w:rPr>
          </w:rPrChange>
        </w:rPr>
        <w:t>]</w:t>
      </w:r>
    </w:p>
    <w:p w14:paraId="49FBC86D" w14:textId="65FE3B45" w:rsidR="00756106" w:rsidRPr="0098259C" w:rsidRDefault="00166878" w:rsidP="001C53BD">
      <w:pPr>
        <w:pStyle w:val="BodyText"/>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571429" cy="2542857"/>
                    </a:xfrm>
                    <a:prstGeom prst="rect">
                      <a:avLst/>
                    </a:prstGeom>
                  </pic:spPr>
                </pic:pic>
              </a:graphicData>
            </a:graphic>
          </wp:inline>
        </w:drawing>
      </w:r>
    </w:p>
    <w:p w14:paraId="5B44DA5C" w14:textId="11070891" w:rsidR="001C53BD" w:rsidRPr="0098259C" w:rsidRDefault="001C53BD" w:rsidP="001C53BD">
      <w:pPr>
        <w:pStyle w:val="BodyText"/>
        <w:spacing w:after="120"/>
      </w:pPr>
      <w:r w:rsidRPr="0098259C">
        <w:t xml:space="preserve">These definitions are used as default values in element </w:t>
      </w:r>
      <w:r w:rsidR="001814F7" w:rsidRPr="0098259C">
        <w:rPr>
          <w:rStyle w:val="CODE"/>
        </w:rPr>
        <w:t>Scalar</w:t>
      </w:r>
      <w:r w:rsidRPr="0098259C">
        <w:rPr>
          <w:rStyle w:val="CODE"/>
        </w:rPr>
        <w:t>Variables</w:t>
      </w:r>
      <w:del w:id="1474" w:author="Bertsch Christian (CR/AEE3)" w:date="2019-09-06T11:23:00Z">
        <w:r w:rsidR="001814F7" w:rsidRPr="0098259C">
          <w:delText>[</w:delText>
        </w:r>
        <w:r w:rsidRPr="0098259C">
          <w:rPr>
            <w:i/>
          </w:rPr>
          <w:delText xml:space="preserve">, </w:delText>
        </w:r>
      </w:del>
      <w:ins w:id="1475" w:author="Bertsch Christian (CR/AEE3)" w:date="2019-09-06T11:23:00Z">
        <w:r w:rsidR="003B2D83">
          <w:rPr>
            <w:rStyle w:val="CODE"/>
          </w:rPr>
          <w:t xml:space="preserve"> </w:t>
        </w:r>
        <w:r w:rsidR="001814F7" w:rsidRPr="0098259C">
          <w:t>[</w:t>
        </w:r>
      </w:ins>
      <w:r w:rsidRPr="0098259C">
        <w:rPr>
          <w:i/>
        </w:rPr>
        <w:t>in order that, say, the definition of a “Torque” type does not have to be repeated over and over again</w:t>
      </w:r>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F6CF759" w:rsidR="00566BB3" w:rsidRPr="003076BD" w:rsidRDefault="001C53BD" w:rsidP="00566BB3">
            <w:pPr>
              <w:pStyle w:val="Textkrper-Tabelle"/>
              <w:rPr>
                <w:ins w:id="1476" w:author="Bertsch Christian (CR/AEE3)" w:date="2019-09-06T11:23:00Z"/>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ins w:id="1477" w:author="Bertsch Christian (CR/AEE3)" w:date="2019-09-24T13:47:00Z">
              <w:r w:rsidR="00676020">
                <w:t>.</w:t>
              </w:r>
            </w:ins>
            <w:r w:rsidR="00510963" w:rsidRPr="0098259C">
              <w:t xml:space="preserve"> </w:t>
            </w:r>
            <w:del w:id="1478" w:author="Bertsch Christian (CR/AEE3)" w:date="2019-09-06T11:23:00Z">
              <w:r w:rsidR="00510963" w:rsidRPr="00676020">
                <w:rPr>
                  <w:rPrChange w:id="1479" w:author="Bertsch Christian (CR/AEE3)" w:date="2019-09-24T13:52:00Z">
                    <w:rPr>
                      <w:i/>
                    </w:rPr>
                  </w:rPrChange>
                </w:rPr>
                <w:delText>[</w:delText>
              </w:r>
              <w:r w:rsidRPr="00676020">
                <w:rPr>
                  <w:rPrChange w:id="1480" w:author="Bertsch Christian (CR/AEE3)" w:date="2019-09-24T13:52:00Z">
                    <w:rPr>
                      <w:i/>
                    </w:rPr>
                  </w:rPrChange>
                </w:rPr>
                <w:delText xml:space="preserve">, </w:delText>
              </w:r>
              <w:r w:rsidR="009F2AEB" w:rsidRPr="00676020">
                <w:rPr>
                  <w:rPrChange w:id="1481" w:author="Bertsch Christian (CR/AEE3)" w:date="2019-09-24T13:52:00Z">
                    <w:rPr>
                      <w:i/>
                    </w:rPr>
                  </w:rPrChange>
                </w:rPr>
                <w:delText>for</w:delText>
              </w:r>
            </w:del>
            <w:ins w:id="1482" w:author="Bertsch Christian (CR/AEE3)" w:date="2019-09-06T11:23:00Z">
              <w:r w:rsidR="00510963" w:rsidRPr="00676020">
                <w:rPr>
                  <w:rPrChange w:id="1483" w:author="Bertsch Christian (CR/AEE3)" w:date="2019-09-24T13:52:00Z">
                    <w:rPr>
                      <w:i/>
                    </w:rPr>
                  </w:rPrChange>
                </w:rPr>
                <w:t>[</w:t>
              </w:r>
              <w:r w:rsidR="00566BB3" w:rsidRPr="00566BB3">
                <w:rPr>
                  <w:i/>
                </w:rPr>
                <w:t>For</w:t>
              </w:r>
            </w:ins>
            <w:r w:rsidR="00566BB3" w:rsidRPr="00566BB3">
              <w:rPr>
                <w:i/>
              </w:rPr>
              <w:t xml:space="preserve"> example</w:t>
            </w:r>
            <w:del w:id="1484" w:author="Bertsch Christian (CR/AEE3)" w:date="2019-09-06T11:23:00Z">
              <w:r w:rsidRPr="0098259C">
                <w:rPr>
                  <w:i/>
                </w:rPr>
                <w:delText xml:space="preserve"> “</w:delText>
              </w:r>
            </w:del>
            <w:ins w:id="1485" w:author="Bertsch Christian (CR/AEE3)" w:date="2019-09-06T11:23:00Z">
              <w:r w:rsidR="00566BB3" w:rsidRPr="00566BB3">
                <w:rPr>
                  <w:i/>
                </w:rPr>
                <w:t>, "</w:t>
              </w:r>
            </w:ins>
            <w:r w:rsidR="00566BB3" w:rsidRPr="00566BB3">
              <w:rPr>
                <w:i/>
              </w:rPr>
              <w:t>N.m</w:t>
            </w:r>
            <w:del w:id="1486" w:author="Bertsch Christian (CR/AEE3)" w:date="2019-09-06T11:23:00Z">
              <w:r w:rsidRPr="0098259C">
                <w:rPr>
                  <w:i/>
                </w:rPr>
                <w:delText>”</w:delText>
              </w:r>
              <w:r w:rsidR="00510963" w:rsidRPr="0098259C">
                <w:rPr>
                  <w:i/>
                </w:rPr>
                <w:delText>:</w:delText>
              </w:r>
            </w:del>
            <w:ins w:id="1487" w:author="Bertsch Christian (CR/AEE3)" w:date="2019-09-06T11:23:00Z">
              <w:r w:rsidR="00566BB3" w:rsidRPr="00566BB3">
                <w:rPr>
                  <w:i/>
                </w:rPr>
                <w:t>":</w:t>
              </w:r>
            </w:ins>
            <w:r w:rsidR="00566BB3" w:rsidRPr="00566BB3">
              <w:rPr>
                <w:i/>
              </w:rPr>
              <w:t xml:space="preserve"> in this </w:t>
            </w:r>
            <w:r w:rsidR="00566BB3" w:rsidRPr="003076BD">
              <w:rPr>
                <w:i/>
                <w:szCs w:val="20"/>
              </w:rPr>
              <w:t xml:space="preserve">case a </w:t>
            </w:r>
            <w:r w:rsidR="00566BB3" w:rsidRPr="00FA3E81">
              <w:rPr>
                <w:rFonts w:ascii="Courier New" w:hAnsi="Courier New" w:cs="Courier New"/>
                <w:i/>
                <w:szCs w:val="20"/>
              </w:rPr>
              <w:t>Unit.name = "N.m"</w:t>
            </w:r>
            <w:r w:rsidR="00566BB3" w:rsidRPr="003076BD">
              <w:rPr>
                <w:i/>
                <w:szCs w:val="20"/>
              </w:rPr>
              <w:t xml:space="preserve"> must be present under </w:t>
            </w:r>
            <w:r w:rsidR="00566BB3" w:rsidRPr="00FA3E81">
              <w:rPr>
                <w:rFonts w:ascii="Courier New" w:hAnsi="Courier New" w:cs="Courier New"/>
                <w:i/>
                <w:szCs w:val="20"/>
              </w:rPr>
              <w:t>UnitDefinitions</w:t>
            </w:r>
            <w:del w:id="1488" w:author="Bertsch Christian (CR/AEE3)" w:date="2019-09-06T11:23:00Z">
              <w:r w:rsidR="00510963" w:rsidRPr="0098259C">
                <w:delText>]</w:delText>
              </w:r>
              <w:r w:rsidRPr="0098259C">
                <w:delText>.</w:delText>
              </w:r>
            </w:del>
            <w:ins w:id="1489" w:author="Bertsch Christian (CR/AEE3)" w:date="2019-09-06T11:23:00Z">
              <w:r w:rsidR="00566BB3" w:rsidRPr="003076BD">
                <w:rPr>
                  <w:i/>
                  <w:szCs w:val="20"/>
                </w:rPr>
                <w:t>.</w:t>
              </w:r>
            </w:ins>
          </w:p>
          <w:p w14:paraId="5EED4CB1" w14:textId="43D3D50E" w:rsidR="00566BB3" w:rsidRPr="00566BB3" w:rsidRDefault="00566BB3" w:rsidP="00566BB3">
            <w:pPr>
              <w:pStyle w:val="Textkrper-Tabelle"/>
              <w:rPr>
                <w:ins w:id="1490" w:author="Bertsch Christian (CR/AEE3)" w:date="2019-09-06T11:23:00Z"/>
                <w:i/>
              </w:rPr>
            </w:pPr>
            <w:ins w:id="1491" w:author="Bertsch Christian (CR/AEE3)" w:date="2019-09-06T11:23:00Z">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ins>
          </w:p>
          <w:p w14:paraId="047A2DDF" w14:textId="2658C704" w:rsidR="001C53BD" w:rsidRPr="0098259C" w:rsidRDefault="00566BB3" w:rsidP="00566BB3">
            <w:pPr>
              <w:pStyle w:val="Textkrper-Tabelle"/>
            </w:pPr>
            <w:ins w:id="1492" w:author="Bertsch Christian (CR/AEE3)" w:date="2019-09-06T11:23:00Z">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ins>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r w:rsidRPr="0098259C">
              <w:rPr>
                <w:rStyle w:val="CODE"/>
              </w:rPr>
              <w:t>displayUnit</w:t>
            </w:r>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r w:rsidRPr="0098259C">
              <w:rPr>
                <w:rStyle w:val="CODE"/>
              </w:rPr>
              <w:t>fmiModelDescription</w:t>
            </w:r>
            <w:r w:rsidR="00477B23">
              <w:rPr>
                <w:rStyle w:val="CODE"/>
              </w:rPr>
              <w:t>&gt;&lt;</w:t>
            </w:r>
            <w:r w:rsidRPr="0098259C">
              <w:rPr>
                <w:rStyle w:val="CODE"/>
              </w:rPr>
              <w:t>UnitDefinitions</w:t>
            </w:r>
            <w:r w:rsidR="00477B23">
              <w:rPr>
                <w:rStyle w:val="CODE"/>
              </w:rPr>
              <w:t>&gt;</w:t>
            </w:r>
            <w:r w:rsidRPr="0098259C">
              <w:t>”. If the corresponding “</w:t>
            </w:r>
            <w:r w:rsidRPr="0098259C">
              <w:rPr>
                <w:rStyle w:val="CODE"/>
              </w:rPr>
              <w:t>displayUnit</w:t>
            </w:r>
            <w:r w:rsidRPr="0098259C">
              <w:t xml:space="preserve">” is not defined </w:t>
            </w:r>
            <w:r w:rsidR="00AD04C4">
              <w:t xml:space="preserve">under </w:t>
            </w:r>
            <w:r w:rsidR="00477B23">
              <w:t>&lt;</w:t>
            </w:r>
            <w:r w:rsidR="00AD04C4" w:rsidRPr="002F3E46">
              <w:rPr>
                <w:rStyle w:val="CODE"/>
              </w:rPr>
              <w:t>UnitDefinitions</w:t>
            </w:r>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r w:rsidR="00AD04C4" w:rsidRPr="002F3E46">
              <w:rPr>
                <w:rStyle w:val="CODE"/>
              </w:rPr>
              <w:t>DisplayUnit</w:t>
            </w:r>
            <w:r w:rsidR="00477B23">
              <w:rPr>
                <w:rStyle w:val="CODE"/>
              </w:rPr>
              <w:t>&gt;</w:t>
            </w:r>
            <w:r w:rsidRPr="0098259C">
              <w:t xml:space="preserve">, then </w:t>
            </w:r>
            <w:r w:rsidRPr="0098259C">
              <w:rPr>
                <w:rStyle w:val="CODE"/>
              </w:rPr>
              <w:t>displayUnit</w:t>
            </w:r>
            <w:r w:rsidRPr="0098259C">
              <w:t xml:space="preserve"> is ignored.</w:t>
            </w:r>
            <w:r w:rsidR="00D107D9">
              <w:t xml:space="preserve"> It is an error if </w:t>
            </w:r>
            <w:r w:rsidR="00D107D9" w:rsidRPr="002F3E46">
              <w:rPr>
                <w:rStyle w:val="CODE"/>
              </w:rPr>
              <w:t>displayUnit</w:t>
            </w:r>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r w:rsidR="00D107D9" w:rsidRPr="002F3E46">
              <w:rPr>
                <w:rStyle w:val="CODE"/>
              </w:rPr>
              <w:t>UnitDefinitions</w:t>
            </w:r>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r w:rsidRPr="0098259C">
              <w:rPr>
                <w:rStyle w:val="CODE"/>
              </w:rPr>
              <w:t>relativeQuantity</w:t>
            </w:r>
          </w:p>
        </w:tc>
        <w:tc>
          <w:tcPr>
            <w:tcW w:w="6961" w:type="dxa"/>
            <w:shd w:val="clear" w:color="auto" w:fill="auto"/>
          </w:tcPr>
          <w:p w14:paraId="26DBF9B6" w14:textId="20CC7F68"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of “</w:t>
            </w:r>
            <w:r w:rsidRPr="0098259C">
              <w:rPr>
                <w:rStyle w:val="CODE"/>
              </w:rPr>
              <w:t>displayUnit</w:t>
            </w:r>
            <w:r w:rsidRPr="0098259C">
              <w:t>” must be ignored (</w:t>
            </w:r>
            <w:r w:rsidR="000061EF" w:rsidRPr="0098259C">
              <w:t>for example</w:t>
            </w:r>
            <w:ins w:id="1493" w:author="Bertsch Christian (CR/AEE3)" w:date="2019-09-06T11:23:00Z">
              <w:r w:rsidR="00E240F8">
                <w:t>,</w:t>
              </w:r>
            </w:ins>
            <w:r w:rsidR="000061EF" w:rsidRPr="0098259C">
              <w:t xml:space="preserve"> </w:t>
            </w:r>
            <w:r w:rsidRPr="0098259C">
              <w:t>10 degree Celsius = 10 Kelvin if “</w:t>
            </w:r>
            <w:r w:rsidRPr="0098259C">
              <w:rPr>
                <w:rStyle w:val="CODE"/>
              </w:rPr>
              <w:t>relativeQuantity = true</w:t>
            </w:r>
            <w:r w:rsidRPr="0098259C">
              <w:t xml:space="preserve">” and not </w:t>
            </w:r>
            <w:r w:rsidR="00E240F8">
              <w:t>283</w:t>
            </w:r>
            <w:del w:id="1494" w:author="Bertsch Christian (CR/AEE3)" w:date="2019-09-06T11:23:00Z">
              <w:r w:rsidR="006E58AB" w:rsidRPr="0098259C">
                <w:delText>,</w:delText>
              </w:r>
            </w:del>
            <w:ins w:id="1495" w:author="Bertsch Christian (CR/AEE3)" w:date="2019-09-06T11:23:00Z">
              <w:r w:rsidR="00E240F8">
                <w:t>.</w:t>
              </w:r>
            </w:ins>
            <w:r w:rsidR="00E240F8">
              <w:t>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60406BBB"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del w:id="1496" w:author="Bertsch Christian (CR/AEE3)" w:date="2019-09-06T11:23:00Z">
              <w:r w:rsidR="00220C29" w:rsidRPr="00220C29">
                <w:delText xml:space="preserve">an </w:delText>
              </w:r>
            </w:del>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2271D28E" w:rsidR="001C53BD" w:rsidRPr="0098259C" w:rsidRDefault="001C53BD" w:rsidP="001C53BD">
            <w:pPr>
              <w:pStyle w:val="Textkrper-Tabelle"/>
            </w:pPr>
            <w:r w:rsidRPr="0098259C">
              <w:t>Maximum value of variable (variable</w:t>
            </w:r>
            <w:r w:rsidR="0090064E" w:rsidRPr="0098259C">
              <w:t>Value</w:t>
            </w:r>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del w:id="1497" w:author="Bertsch Christian (CR/AEE3)" w:date="2019-09-06T11:23:00Z">
              <w:r w:rsidR="00220C29" w:rsidRPr="00220C29">
                <w:delText xml:space="preserve">an </w:delText>
              </w:r>
            </w:del>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ins w:id="1498" w:author="Bertsch Christian (CR/AEE3)" w:date="2019-09-06T11:23:00Z">
              <w:r w:rsidR="00550255">
                <w:rPr>
                  <w:i/>
                </w:rPr>
                <w:t>,</w:t>
              </w:r>
            </w:ins>
            <w:r w:rsidR="0090064E" w:rsidRPr="0098259C">
              <w:rPr>
                <w:i/>
              </w:rPr>
              <w:t xml:space="preserve"> used to determine the absolute tolerance for this variable as needed by numerical algorithms:</w:t>
            </w:r>
            <w:r w:rsidR="0090064E" w:rsidRPr="0098259C">
              <w:rPr>
                <w:i/>
              </w:rPr>
              <w:br/>
              <w:t xml:space="preserve">         absoluteTolerance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134C0B6C" w:rsidR="0090064E" w:rsidRPr="0098259C" w:rsidRDefault="00D900E6" w:rsidP="00550255">
            <w:pPr>
              <w:pStyle w:val="Textkrper-Tabelle"/>
            </w:pPr>
            <w:r>
              <w:rPr>
                <w:i/>
              </w:rPr>
              <w:t xml:space="preserve">where </w:t>
            </w:r>
            <w:r w:rsidRPr="00D900E6">
              <w:rPr>
                <w:rStyle w:val="CODE"/>
              </w:rPr>
              <w:t>tolerance</w:t>
            </w:r>
            <w:r>
              <w:rPr>
                <w:i/>
              </w:rPr>
              <w:t xml:space="preserve"> is, </w:t>
            </w:r>
            <w:del w:id="1499" w:author="Bertsch Christian (CR/AEE3)" w:date="2019-09-06T11:23:00Z">
              <w:r>
                <w:rPr>
                  <w:i/>
                </w:rPr>
                <w:delText>e.g.,</w:delText>
              </w:r>
            </w:del>
            <w:ins w:id="1500" w:author="Bertsch Christian (CR/AEE3)" w:date="2019-09-06T11:23:00Z">
              <w:r w:rsidR="00550255">
                <w:rPr>
                  <w:i/>
                </w:rPr>
                <w:t>for example</w:t>
              </w:r>
              <w:r>
                <w:rPr>
                  <w:i/>
                </w:rPr>
                <w:t>,</w:t>
              </w:r>
            </w:ins>
            <w:r>
              <w:rPr>
                <w:i/>
              </w:rPr>
              <w:t xml:space="preserve"> the relative tolerance defined in &lt;DefaultExperiment&gt;, see section </w:t>
            </w:r>
            <w:r>
              <w:rPr>
                <w:i/>
              </w:rPr>
              <w:fldChar w:fldCharType="begin"/>
            </w:r>
            <w:r>
              <w:rPr>
                <w:i/>
              </w:rPr>
              <w:instrText xml:space="preserve"> REF _Ref369611262 \n \h </w:instrText>
            </w:r>
            <w:r>
              <w:rPr>
                <w:i/>
              </w:rPr>
            </w:r>
            <w:r>
              <w:rPr>
                <w:i/>
              </w:rPr>
              <w:fldChar w:fldCharType="separate"/>
            </w:r>
            <w:r w:rsidR="000440B4">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4752B778" w:rsidR="005C055F" w:rsidRPr="0098259C" w:rsidRDefault="005C055F" w:rsidP="005F5306">
            <w:pPr>
              <w:pStyle w:val="Textkrper-Tabelle"/>
            </w:pPr>
            <w:r>
              <w:t xml:space="preserve">If true, indicates </w:t>
            </w:r>
            <w:r w:rsidR="00643265">
              <w:t>that</w:t>
            </w:r>
            <w:r w:rsidR="005F5306">
              <w:t xml:space="preserve"> </w:t>
            </w:r>
            <w:del w:id="1501" w:author="Bertsch Christian (CR/AEE3)" w:date="2019-09-06T11:23:00Z">
              <w:r w:rsidR="00643265">
                <w:delText>the variable</w:delText>
              </w:r>
              <w:r>
                <w:delText xml:space="preserve"> get</w:delText>
              </w:r>
              <w:r w:rsidR="00643265">
                <w:delText>s</w:delText>
              </w:r>
              <w:r>
                <w:delText xml:space="preserve"> </w:delText>
              </w:r>
            </w:del>
            <w:r w:rsidR="005F5306">
              <w:t>during time integration</w:t>
            </w:r>
            <w:ins w:id="1502" w:author="Bertsch Christian (CR/AEE3)" w:date="2019-09-06T11:23:00Z">
              <w:r w:rsidR="005F5306">
                <w:t>,</w:t>
              </w:r>
              <w:r w:rsidR="00643265">
                <w:t xml:space="preserve"> the variable</w:t>
              </w:r>
              <w:r>
                <w:t xml:space="preserve"> get</w:t>
              </w:r>
              <w:r w:rsidR="00643265">
                <w:t>s</w:t>
              </w:r>
              <w:r w:rsidR="005F5306">
                <w:t xml:space="preserve"> a value</w:t>
              </w:r>
            </w:ins>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setting the corresponding bound for the relative error to zero (relative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t>Item</w:t>
            </w:r>
          </w:p>
        </w:tc>
        <w:tc>
          <w:tcPr>
            <w:tcW w:w="6961" w:type="dxa"/>
            <w:shd w:val="clear" w:color="auto" w:fill="auto"/>
          </w:tcPr>
          <w:p w14:paraId="5E5523FF" w14:textId="62CBF99C" w:rsidR="001C53BD" w:rsidRPr="0098259C" w:rsidRDefault="001C53BD" w:rsidP="005F37FF">
            <w:pPr>
              <w:pStyle w:val="Textkrper-Tabelle"/>
              <w:rPr>
                <w:rStyle w:val="FormatvorlageArial"/>
              </w:rPr>
            </w:pPr>
            <w:del w:id="1503" w:author="Bertsch Christian (CR/AEE3)" w:date="2019-09-06T11:23:00Z">
              <w:r w:rsidRPr="0098259C">
                <w:rPr>
                  <w:rStyle w:val="FormatvorlageArial"/>
                </w:rPr>
                <w:delText>Items</w:delText>
              </w:r>
            </w:del>
            <w:ins w:id="1504" w:author="Bertsch Christian (CR/AEE3)" w:date="2019-09-06T11:23:00Z">
              <w:r w:rsidRPr="0098259C">
                <w:rPr>
                  <w:rStyle w:val="FormatvorlageArial"/>
                </w:rPr>
                <w:t>Item</w:t>
              </w:r>
            </w:ins>
            <w:r w:rsidRPr="0098259C">
              <w:rPr>
                <w:rStyle w:val="FormatvorlageArial"/>
              </w:rPr>
              <w:t xml:space="preserve"> of an enumeration </w:t>
            </w:r>
            <w:del w:id="1505" w:author="Bertsch Christian (CR/AEE3)" w:date="2019-09-06T11:23:00Z">
              <w:r w:rsidRPr="0098259C">
                <w:rPr>
                  <w:rStyle w:val="FormatvorlageArial"/>
                </w:rPr>
                <w:delText>as</w:delText>
              </w:r>
            </w:del>
            <w:ins w:id="1506" w:author="Bertsch Christian (CR/AEE3)" w:date="2019-09-06T11:23:00Z">
              <w:r w:rsidR="005F37FF">
                <w:rPr>
                  <w:rStyle w:val="FormatvorlageArial"/>
                </w:rPr>
                <w:t>h</w:t>
              </w:r>
              <w:r w:rsidRPr="0098259C">
                <w:rPr>
                  <w:rStyle w:val="FormatvorlageArial"/>
                </w:rPr>
                <w:t>as</w:t>
              </w:r>
            </w:ins>
            <w:r w:rsidRPr="0098259C">
              <w:rPr>
                <w:rStyle w:val="FormatvorlageArial"/>
              </w:rPr>
              <w:t xml:space="preserve">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w:t>
            </w:r>
            <w:del w:id="1507" w:author="Bertsch Christian (CR/AEE3)" w:date="2019-09-06T11:23:00Z">
              <w:r w:rsidRPr="0098259C">
                <w:rPr>
                  <w:rStyle w:val="FormatvorlageArial"/>
                </w:rPr>
                <w:delText>,</w:delText>
              </w:r>
            </w:del>
            <w:r w:rsidRPr="0098259C">
              <w:rPr>
                <w:rStyle w:val="FormatvorlageArial"/>
              </w:rPr>
              <w:t xml:space="preserve">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609AE8DD" w:rsidR="00220C29" w:rsidRPr="005E26FE" w:rsidRDefault="00220C29" w:rsidP="00220C29">
      <w:pPr>
        <w:pStyle w:val="BodyText"/>
        <w:rPr>
          <w:i/>
          <w:lang w:eastAsia="de-DE"/>
        </w:rPr>
      </w:pPr>
      <w:bookmarkStart w:id="1508" w:name="_Ref289707490"/>
      <w:r w:rsidRPr="00021D03">
        <w:rPr>
          <w:lang w:eastAsia="de-DE"/>
        </w:rPr>
        <w:t>[A</w:t>
      </w:r>
      <w:r w:rsidRPr="00021D03">
        <w:rPr>
          <w:i/>
          <w:lang w:eastAsia="de-DE"/>
        </w:rPr>
        <w:t>ttributes</w:t>
      </w:r>
      <w:r w:rsidR="002F25C0">
        <w:rPr>
          <w:i/>
          <w:lang w:eastAsia="de-DE"/>
        </w:rPr>
        <w:t xml:space="preserve"> </w:t>
      </w:r>
      <w:del w:id="1509" w:author="Bertsch Christian (CR/AEE3)" w:date="2019-09-06T11:23:00Z">
        <w:r w:rsidRPr="00021D03">
          <w:rPr>
            <w:i/>
            <w:lang w:eastAsia="de-DE"/>
          </w:rPr>
          <w:delText>„</w:delText>
        </w:r>
      </w:del>
      <w:ins w:id="1510" w:author="Bertsch Christian (CR/AEE3)" w:date="2019-09-06T11:23:00Z">
        <w:r w:rsidR="002F25C0" w:rsidRPr="0098259C">
          <w:rPr>
            <w:rStyle w:val="FormatvorlageArial"/>
          </w:rPr>
          <w:t>“</w:t>
        </w:r>
      </w:ins>
      <w:r w:rsidRPr="00021D03">
        <w:rPr>
          <w:i/>
          <w:lang w:eastAsia="de-DE"/>
        </w:rPr>
        <w:t>min</w:t>
      </w:r>
      <w:del w:id="1511" w:author="Bertsch Christian (CR/AEE3)" w:date="2019-09-06T11:23:00Z">
        <w:r w:rsidRPr="00021D03">
          <w:rPr>
            <w:i/>
            <w:lang w:eastAsia="de-DE"/>
          </w:rPr>
          <w:delText>“</w:delText>
        </w:r>
      </w:del>
      <w:ins w:id="1512" w:author="Bertsch Christian (CR/AEE3)" w:date="2019-09-06T11:23:00Z">
        <w:r w:rsidR="002F25C0">
          <w:rPr>
            <w:i/>
            <w:lang w:eastAsia="de-DE"/>
          </w:rPr>
          <w:t>”</w:t>
        </w:r>
      </w:ins>
      <w:r w:rsidRPr="00021D03">
        <w:rPr>
          <w:i/>
          <w:lang w:eastAsia="de-DE"/>
        </w:rPr>
        <w:t xml:space="preserve"> and </w:t>
      </w:r>
      <w:del w:id="1513" w:author="Bertsch Christian (CR/AEE3)" w:date="2019-09-06T11:23:00Z">
        <w:r w:rsidRPr="00021D03">
          <w:rPr>
            <w:i/>
            <w:lang w:eastAsia="de-DE"/>
          </w:rPr>
          <w:delText>„</w:delText>
        </w:r>
      </w:del>
      <w:ins w:id="1514" w:author="Bertsch Christian (CR/AEE3)" w:date="2019-09-06T11:23:00Z">
        <w:r w:rsidR="002F25C0" w:rsidRPr="0098259C">
          <w:rPr>
            <w:rStyle w:val="FormatvorlageArial"/>
          </w:rPr>
          <w:t>“</w:t>
        </w:r>
      </w:ins>
      <w:r w:rsidRPr="00021D03">
        <w:rPr>
          <w:i/>
          <w:lang w:eastAsia="de-DE"/>
        </w:rPr>
        <w:t>max</w:t>
      </w:r>
      <w:del w:id="1515" w:author="Bertsch Christian (CR/AEE3)" w:date="2019-09-06T11:23:00Z">
        <w:r w:rsidRPr="00021D03">
          <w:rPr>
            <w:i/>
            <w:lang w:eastAsia="de-DE"/>
          </w:rPr>
          <w:delText>“</w:delText>
        </w:r>
      </w:del>
      <w:ins w:id="1516" w:author="Bertsch Christian (CR/AEE3)" w:date="2019-09-06T11:23:00Z">
        <w:r w:rsidR="002F25C0">
          <w:rPr>
            <w:i/>
            <w:lang w:eastAsia="de-DE"/>
          </w:rPr>
          <w:t>”</w:t>
        </w:r>
      </w:ins>
      <w:r w:rsidRPr="00021D03">
        <w:rPr>
          <w:i/>
          <w:lang w:eastAsia="de-DE"/>
        </w:rPr>
        <w:t xml:space="preserve"> can be set for variables of type Real, Integer or Enumeration. The question is how </w:t>
      </w:r>
      <w:r w:rsidR="00140C25" w:rsidRPr="00791EA4">
        <w:rPr>
          <w:rFonts w:ascii="Courier New" w:hAnsi="Courier New" w:cs="Courier New"/>
          <w:i/>
          <w:sz w:val="19"/>
          <w:szCs w:val="19"/>
          <w:lang w:eastAsia="de-DE"/>
          <w:rPrChange w:id="1517" w:author="Bertsch Christian (CR/AEE3)" w:date="2019-09-28T15:47:00Z">
            <w:rPr>
              <w:i/>
              <w:lang w:eastAsia="de-DE"/>
            </w:rPr>
          </w:rPrChange>
        </w:rPr>
        <w:t>fmi2</w:t>
      </w:r>
      <w:r w:rsidRPr="00791EA4">
        <w:rPr>
          <w:rFonts w:ascii="Courier New" w:hAnsi="Courier New" w:cs="Courier New"/>
          <w:i/>
          <w:sz w:val="19"/>
          <w:szCs w:val="19"/>
          <w:lang w:eastAsia="de-DE"/>
          <w:rPrChange w:id="1518" w:author="Bertsch Christian (CR/AEE3)" w:date="2019-09-28T15:47:00Z">
            <w:rPr>
              <w:i/>
              <w:lang w:eastAsia="de-DE"/>
            </w:rPr>
          </w:rPrChange>
        </w:rPr>
        <w:t>SetReal</w:t>
      </w:r>
      <w:r w:rsidRPr="00021D03">
        <w:rPr>
          <w:i/>
          <w:lang w:eastAsia="de-DE"/>
        </w:rPr>
        <w:t xml:space="preserve">, </w:t>
      </w:r>
      <w:r w:rsidR="00140C25" w:rsidRPr="00791EA4">
        <w:rPr>
          <w:rFonts w:ascii="Courier New" w:hAnsi="Courier New" w:cs="Courier New"/>
          <w:i/>
          <w:sz w:val="19"/>
          <w:szCs w:val="19"/>
          <w:lang w:eastAsia="de-DE"/>
          <w:rPrChange w:id="1519" w:author="Bertsch Christian (CR/AEE3)" w:date="2019-09-28T15:47:00Z">
            <w:rPr>
              <w:i/>
              <w:lang w:eastAsia="de-DE"/>
            </w:rPr>
          </w:rPrChange>
        </w:rPr>
        <w:t>fmi2</w:t>
      </w:r>
      <w:r w:rsidRPr="00791EA4">
        <w:rPr>
          <w:rFonts w:ascii="Courier New" w:hAnsi="Courier New" w:cs="Courier New"/>
          <w:i/>
          <w:sz w:val="19"/>
          <w:szCs w:val="19"/>
          <w:lang w:eastAsia="de-DE"/>
          <w:rPrChange w:id="1520" w:author="Bertsch Christian (CR/AEE3)" w:date="2019-09-28T15:47:00Z">
            <w:rPr>
              <w:i/>
              <w:lang w:eastAsia="de-DE"/>
            </w:rPr>
          </w:rPrChange>
        </w:rPr>
        <w:t>SetInteger</w:t>
      </w:r>
      <w:r w:rsidRPr="00021D03">
        <w:rPr>
          <w:i/>
          <w:lang w:eastAsia="de-DE"/>
        </w:rPr>
        <w:t xml:space="preserve">, </w:t>
      </w:r>
      <w:r w:rsidR="00140C25" w:rsidRPr="00791EA4">
        <w:rPr>
          <w:rFonts w:ascii="Courier New" w:hAnsi="Courier New" w:cs="Courier New"/>
          <w:i/>
          <w:sz w:val="19"/>
          <w:szCs w:val="19"/>
          <w:lang w:eastAsia="de-DE"/>
          <w:rPrChange w:id="1521" w:author="Bertsch Christian (CR/AEE3)" w:date="2019-09-28T15:47:00Z">
            <w:rPr>
              <w:i/>
              <w:lang w:eastAsia="de-DE"/>
            </w:rPr>
          </w:rPrChange>
        </w:rPr>
        <w:t>fmi2</w:t>
      </w:r>
      <w:r w:rsidRPr="00791EA4">
        <w:rPr>
          <w:rFonts w:ascii="Courier New" w:hAnsi="Courier New" w:cs="Courier New"/>
          <w:i/>
          <w:sz w:val="19"/>
          <w:szCs w:val="19"/>
          <w:lang w:eastAsia="de-DE"/>
          <w:rPrChange w:id="1522" w:author="Bertsch Christian (CR/AEE3)" w:date="2019-09-28T15:47:00Z">
            <w:rPr>
              <w:i/>
              <w:lang w:eastAsia="de-DE"/>
            </w:rPr>
          </w:rPrChange>
        </w:rPr>
        <w:t>GetReal</w:t>
      </w:r>
      <w:r w:rsidRPr="00021D03">
        <w:rPr>
          <w:i/>
          <w:lang w:eastAsia="de-DE"/>
        </w:rPr>
        <w:t xml:space="preserve">, </w:t>
      </w:r>
      <w:r w:rsidR="00140C25" w:rsidRPr="00791EA4">
        <w:rPr>
          <w:rFonts w:ascii="Courier New" w:hAnsi="Courier New" w:cs="Courier New"/>
          <w:i/>
          <w:sz w:val="19"/>
          <w:szCs w:val="19"/>
          <w:lang w:eastAsia="de-DE"/>
          <w:rPrChange w:id="1523" w:author="Bertsch Christian (CR/AEE3)" w:date="2019-09-28T15:47:00Z">
            <w:rPr>
              <w:i/>
              <w:lang w:eastAsia="de-DE"/>
            </w:rPr>
          </w:rPrChange>
        </w:rPr>
        <w:t>fmi2</w:t>
      </w:r>
      <w:r w:rsidRPr="00791EA4">
        <w:rPr>
          <w:rFonts w:ascii="Courier New" w:hAnsi="Courier New" w:cs="Courier New"/>
          <w:i/>
          <w:sz w:val="19"/>
          <w:szCs w:val="19"/>
          <w:lang w:eastAsia="de-DE"/>
          <w:rPrChange w:id="1524" w:author="Bertsch Christian (CR/AEE3)" w:date="2019-09-28T15:47:00Z">
            <w:rPr>
              <w:i/>
              <w:lang w:eastAsia="de-DE"/>
            </w:rPr>
          </w:rPrChange>
        </w:rPr>
        <w:t>GetInteger</w:t>
      </w:r>
      <w:r w:rsidRPr="00021D03">
        <w:rPr>
          <w:i/>
          <w:lang w:eastAsia="de-DE"/>
        </w:rPr>
        <w:t xml:space="preserve"> shall utilize this definition. </w:t>
      </w:r>
      <w:r w:rsidRPr="005E26FE">
        <w:rPr>
          <w:i/>
          <w:lang w:eastAsia="de-DE"/>
        </w:rPr>
        <w:t>There are several conflicting requirements:</w:t>
      </w:r>
    </w:p>
    <w:p w14:paraId="0205AD5C" w14:textId="1DF8D5CB" w:rsidR="00220C29" w:rsidRPr="00021D03" w:rsidRDefault="00220C29" w:rsidP="00214A6F">
      <w:pPr>
        <w:pStyle w:val="BodyText"/>
        <w:numPr>
          <w:ilvl w:val="0"/>
          <w:numId w:val="19"/>
        </w:numPr>
        <w:rPr>
          <w:i/>
          <w:lang w:eastAsia="de-DE"/>
        </w:rPr>
      </w:pPr>
      <w:r w:rsidRPr="00021D03">
        <w:rPr>
          <w:i/>
          <w:lang w:eastAsia="de-DE"/>
        </w:rPr>
        <w:t>Avoiding forbidden regions (</w:t>
      </w:r>
      <w:del w:id="1525" w:author="Bertsch Christian (CR/AEE3)" w:date="2019-09-06T11:23:00Z">
        <w:r w:rsidRPr="00021D03">
          <w:rPr>
            <w:i/>
            <w:lang w:eastAsia="de-DE"/>
          </w:rPr>
          <w:delText>e.g.</w:delText>
        </w:r>
      </w:del>
      <w:ins w:id="1526" w:author="Bertsch Christian (CR/AEE3)" w:date="2019-09-06T11:23:00Z">
        <w:r w:rsidR="00815D9F">
          <w:rPr>
            <w:i/>
            <w:lang w:eastAsia="de-DE"/>
          </w:rPr>
          <w:t>for example,</w:t>
        </w:r>
      </w:ins>
      <w:r w:rsidR="00815D9F">
        <w:rPr>
          <w:i/>
          <w:lang w:eastAsia="de-DE"/>
        </w:rPr>
        <w:t xml:space="preserve"> </w:t>
      </w:r>
      <w:r w:rsidRPr="00021D03">
        <w:rPr>
          <w:i/>
          <w:lang w:eastAsia="de-DE"/>
        </w:rPr>
        <w:t xml:space="preserve">if </w:t>
      </w:r>
      <w:del w:id="1527" w:author="Bertsch Christian (CR/AEE3)" w:date="2019-09-06T11:23:00Z">
        <w:r w:rsidRPr="00021D03">
          <w:rPr>
            <w:i/>
            <w:lang w:eastAsia="de-DE"/>
          </w:rPr>
          <w:delText>„</w:delText>
        </w:r>
      </w:del>
      <w:ins w:id="1528" w:author="Bertsch Christian (CR/AEE3)" w:date="2019-09-06T11:23:00Z">
        <w:r w:rsidR="002F25C0">
          <w:rPr>
            <w:i/>
            <w:lang w:eastAsia="de-DE"/>
          </w:rPr>
          <w:t>“</w:t>
        </w:r>
      </w:ins>
      <w:r w:rsidRPr="00021D03">
        <w:rPr>
          <w:i/>
          <w:lang w:eastAsia="de-DE"/>
        </w:rPr>
        <w:t>u</w:t>
      </w:r>
      <w:del w:id="1529" w:author="Bertsch Christian (CR/AEE3)" w:date="2019-09-06T11:23:00Z">
        <w:r w:rsidRPr="00021D03">
          <w:rPr>
            <w:i/>
            <w:lang w:eastAsia="de-DE"/>
          </w:rPr>
          <w:delText>“</w:delText>
        </w:r>
      </w:del>
      <w:ins w:id="1530" w:author="Bertsch Christian (CR/AEE3)" w:date="2019-09-06T11:23:00Z">
        <w:r w:rsidR="002F25C0">
          <w:rPr>
            <w:i/>
            <w:lang w:eastAsia="de-DE"/>
          </w:rPr>
          <w:t>”</w:t>
        </w:r>
      </w:ins>
      <w:r w:rsidRPr="00021D03">
        <w:rPr>
          <w:i/>
          <w:lang w:eastAsia="de-DE"/>
        </w:rPr>
        <w:t xml:space="preserve"> is an input and </w:t>
      </w:r>
      <w:del w:id="1531" w:author="Bertsch Christian (CR/AEE3)" w:date="2019-09-06T11:23:00Z">
        <w:r w:rsidRPr="00021D03">
          <w:rPr>
            <w:i/>
            <w:lang w:eastAsia="de-DE"/>
          </w:rPr>
          <w:delText>„</w:delText>
        </w:r>
      </w:del>
      <w:ins w:id="1532" w:author="Bertsch Christian (CR/AEE3)" w:date="2019-09-06T11:23:00Z">
        <w:r w:rsidR="002F25C0">
          <w:rPr>
            <w:i/>
            <w:lang w:eastAsia="de-DE"/>
          </w:rPr>
          <w:t>“</w:t>
        </w:r>
      </w:ins>
      <w:r w:rsidRPr="00021D03">
        <w:rPr>
          <w:i/>
          <w:lang w:eastAsia="de-DE"/>
        </w:rPr>
        <w:t>sqrt(u</w:t>
      </w:r>
      <w:del w:id="1533" w:author="Bertsch Christian (CR/AEE3)" w:date="2019-09-06T11:23:00Z">
        <w:r w:rsidRPr="00021D03">
          <w:rPr>
            <w:i/>
            <w:lang w:eastAsia="de-DE"/>
          </w:rPr>
          <w:delText>)“</w:delText>
        </w:r>
      </w:del>
      <w:ins w:id="1534" w:author="Bertsch Christian (CR/AEE3)" w:date="2019-09-06T11:23:00Z">
        <w:r w:rsidRPr="00021D03">
          <w:rPr>
            <w:i/>
            <w:lang w:eastAsia="de-DE"/>
          </w:rPr>
          <w:t>)</w:t>
        </w:r>
        <w:r w:rsidR="002F25C0">
          <w:rPr>
            <w:i/>
            <w:lang w:eastAsia="de-DE"/>
          </w:rPr>
          <w:t>”</w:t>
        </w:r>
      </w:ins>
      <w:r w:rsidRPr="00021D03">
        <w:rPr>
          <w:i/>
          <w:lang w:eastAsia="de-DE"/>
        </w:rPr>
        <w:t xml:space="preserve"> is computed in the FMU, min=0 on </w:t>
      </w:r>
      <w:del w:id="1535" w:author="Bertsch Christian (CR/AEE3)" w:date="2019-09-06T11:23:00Z">
        <w:r w:rsidRPr="00021D03">
          <w:rPr>
            <w:i/>
            <w:lang w:eastAsia="de-DE"/>
          </w:rPr>
          <w:delText>„</w:delText>
        </w:r>
      </w:del>
      <w:ins w:id="1536" w:author="Bertsch Christian (CR/AEE3)" w:date="2019-09-06T11:23:00Z">
        <w:r w:rsidR="002F25C0">
          <w:rPr>
            <w:i/>
            <w:lang w:eastAsia="de-DE"/>
          </w:rPr>
          <w:t>“</w:t>
        </w:r>
      </w:ins>
      <w:r w:rsidRPr="00021D03">
        <w:rPr>
          <w:i/>
          <w:lang w:eastAsia="de-DE"/>
        </w:rPr>
        <w:t>u</w:t>
      </w:r>
      <w:del w:id="1537" w:author="Bertsch Christian (CR/AEE3)" w:date="2019-09-06T11:23:00Z">
        <w:r w:rsidRPr="00021D03">
          <w:rPr>
            <w:i/>
            <w:lang w:eastAsia="de-DE"/>
          </w:rPr>
          <w:delText>“</w:delText>
        </w:r>
      </w:del>
      <w:ins w:id="1538" w:author="Bertsch Christian (CR/AEE3)" w:date="2019-09-06T11:23:00Z">
        <w:r w:rsidR="002F25C0">
          <w:rPr>
            <w:i/>
            <w:lang w:eastAsia="de-DE"/>
          </w:rPr>
          <w:t>”</w:t>
        </w:r>
      </w:ins>
      <w:r w:rsidRPr="00021D03">
        <w:rPr>
          <w:i/>
          <w:lang w:eastAsia="de-DE"/>
        </w:rPr>
        <w:t xml:space="preserve"> shall guarantee that only values of </w:t>
      </w:r>
      <w:del w:id="1539" w:author="Bertsch Christian (CR/AEE3)" w:date="2019-09-06T11:23:00Z">
        <w:r w:rsidRPr="00021D03">
          <w:rPr>
            <w:i/>
            <w:lang w:eastAsia="de-DE"/>
          </w:rPr>
          <w:delText>„</w:delText>
        </w:r>
      </w:del>
      <w:ins w:id="1540" w:author="Bertsch Christian (CR/AEE3)" w:date="2019-09-06T11:23:00Z">
        <w:r w:rsidR="002F25C0">
          <w:rPr>
            <w:i/>
            <w:lang w:eastAsia="de-DE"/>
          </w:rPr>
          <w:t>“</w:t>
        </w:r>
      </w:ins>
      <w:r w:rsidRPr="00021D03">
        <w:rPr>
          <w:i/>
          <w:lang w:eastAsia="de-DE"/>
        </w:rPr>
        <w:t>u</w:t>
      </w:r>
      <w:del w:id="1541" w:author="Bertsch Christian (CR/AEE3)" w:date="2019-09-06T11:23:00Z">
        <w:r w:rsidRPr="00021D03">
          <w:rPr>
            <w:i/>
            <w:lang w:eastAsia="de-DE"/>
          </w:rPr>
          <w:delText>“</w:delText>
        </w:r>
      </w:del>
      <w:ins w:id="1542" w:author="Bertsch Christian (CR/AEE3)" w:date="2019-09-06T11:23:00Z">
        <w:r w:rsidR="002F25C0">
          <w:rPr>
            <w:i/>
            <w:lang w:eastAsia="de-DE"/>
          </w:rPr>
          <w:t>”</w:t>
        </w:r>
      </w:ins>
      <w:r w:rsidRPr="00021D03">
        <w:rPr>
          <w:i/>
          <w:lang w:eastAsia="de-DE"/>
        </w:rPr>
        <w:t xml:space="preserve"> in the allowed regions are provided).</w:t>
      </w:r>
    </w:p>
    <w:p w14:paraId="2ED85766" w14:textId="6E2E96D9" w:rsidR="00220C29" w:rsidRPr="00021D03" w:rsidRDefault="00220C29">
      <w:pPr>
        <w:pStyle w:val="BodyText"/>
        <w:rPr>
          <w:i/>
          <w:lang w:eastAsia="de-DE"/>
        </w:rPr>
        <w:pPrChange w:id="1543" w:author="Bertsch Christian (CR/AEE3)" w:date="2019-09-28T15:47:00Z">
          <w:pPr>
            <w:pStyle w:val="BodyText"/>
            <w:numPr>
              <w:numId w:val="19"/>
            </w:numPr>
            <w:tabs>
              <w:tab w:val="num" w:pos="380"/>
            </w:tabs>
            <w:ind w:left="380" w:hanging="360"/>
          </w:pPr>
        </w:pPrChange>
      </w:pPr>
      <w:r w:rsidRPr="00021D03">
        <w:rPr>
          <w:i/>
          <w:lang w:eastAsia="de-DE"/>
        </w:rPr>
        <w:t xml:space="preserve">Numerical algorithms (ODE-solver, optimizers. nonlinear solvers) do not guarantee constraints. If a variable is outside of the bounds, the solver tries to bring it back into the bounds. As a consequence, calling </w:t>
      </w:r>
      <w:r w:rsidR="00140C25" w:rsidRPr="00791EA4">
        <w:rPr>
          <w:rStyle w:val="CODE"/>
          <w:rPrChange w:id="1544" w:author="Bertsch Christian (CR/AEE3)" w:date="2019-09-28T15:47:00Z">
            <w:rPr>
              <w:i/>
              <w:lang w:eastAsia="de-DE"/>
            </w:rPr>
          </w:rPrChange>
        </w:rPr>
        <w:t>fmi2</w:t>
      </w:r>
      <w:r w:rsidRPr="00791EA4">
        <w:rPr>
          <w:rStyle w:val="CODE"/>
          <w:rPrChange w:id="1545" w:author="Bertsch Christian (CR/AEE3)" w:date="2019-09-28T15:47:00Z">
            <w:rPr>
              <w:i/>
              <w:lang w:eastAsia="de-DE"/>
            </w:rPr>
          </w:rPrChang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w:t>
      </w:r>
      <w:del w:id="1546" w:author="Bertsch Christian (CR/AEE3)" w:date="2019-09-06T11:23:00Z">
        <w:r w:rsidRPr="00021D03">
          <w:rPr>
            <w:i/>
            <w:lang w:eastAsia="de-DE"/>
          </w:rPr>
          <w:delText>upto</w:delText>
        </w:r>
      </w:del>
      <w:ins w:id="1547" w:author="Bertsch Christian (CR/AEE3)" w:date="2019-09-06T11:23:00Z">
        <w:r w:rsidRPr="00021D03">
          <w:rPr>
            <w:i/>
            <w:lang w:eastAsia="de-DE"/>
          </w:rPr>
          <w:t>up</w:t>
        </w:r>
        <w:r w:rsidR="00C11EC0">
          <w:rPr>
            <w:i/>
            <w:lang w:eastAsia="de-DE"/>
          </w:rPr>
          <w:t xml:space="preserve"> </w:t>
        </w:r>
        <w:r w:rsidRPr="00021D03">
          <w:rPr>
            <w:i/>
            <w:lang w:eastAsia="de-DE"/>
          </w:rPr>
          <w:t>to</w:t>
        </w:r>
      </w:ins>
      <w:r w:rsidRPr="00021D03">
        <w:rPr>
          <w:i/>
          <w:lang w:eastAsia="de-DE"/>
        </w:rPr>
        <w:t xml:space="preserve"> a certain numerical precision.</w:t>
      </w:r>
    </w:p>
    <w:p w14:paraId="3C9DA7A5" w14:textId="77777777" w:rsidR="00220C29" w:rsidRPr="00021D03" w:rsidRDefault="00220C29" w:rsidP="00214A6F">
      <w:pPr>
        <w:pStyle w:val="BodyText"/>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0C5DF553" w:rsidR="00220C29" w:rsidRPr="00021D03" w:rsidRDefault="00220C29" w:rsidP="00220C29">
      <w:pPr>
        <w:pStyle w:val="BulletItemFirst"/>
        <w:rPr>
          <w:i/>
          <w:lang w:eastAsia="de-DE"/>
        </w:rPr>
      </w:pPr>
      <w:r w:rsidRPr="00021D03">
        <w:rPr>
          <w:i/>
          <w:lang w:eastAsia="de-DE"/>
        </w:rPr>
        <w:t>The approach in FMI is therefore that min/max definitions are</w:t>
      </w:r>
      <w:del w:id="1548" w:author="Bertsch Christian (CR/AEE3)" w:date="2019-09-06T11:23:00Z">
        <w:r w:rsidRPr="008713CD">
          <w:rPr>
            <w:i/>
            <w:sz w:val="18"/>
          </w:rPr>
          <w:delText xml:space="preserve"> </w:delText>
        </w:r>
        <w:r w:rsidRPr="008713CD">
          <w:rPr>
            <w:i/>
          </w:rPr>
          <w:delText>an</w:delText>
        </w:r>
      </w:del>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791EA4">
        <w:rPr>
          <w:rStyle w:val="CODE"/>
          <w:spacing w:val="4"/>
          <w:rPrChange w:id="1549" w:author="Bertsch Christian (CR/AEE3)" w:date="2019-09-28T15:48:00Z">
            <w:rPr>
              <w:i/>
              <w:lang w:eastAsia="de-DE"/>
            </w:rPr>
          </w:rPrChange>
        </w:rPr>
        <w:t>fmi2</w:t>
      </w:r>
      <w:r w:rsidRPr="00791EA4">
        <w:rPr>
          <w:rStyle w:val="CODE"/>
          <w:spacing w:val="4"/>
          <w:rPrChange w:id="1550" w:author="Bertsch Christian (CR/AEE3)" w:date="2019-09-28T15:48:00Z">
            <w:rPr>
              <w:i/>
              <w:lang w:eastAsia="de-DE"/>
            </w:rPr>
          </w:rPrChange>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1043E1F4" w:rsidR="00220C29" w:rsidRPr="00021D03" w:rsidRDefault="00220C29" w:rsidP="00220C29">
      <w:pPr>
        <w:pStyle w:val="BulletItemFirst"/>
        <w:rPr>
          <w:i/>
          <w:lang w:eastAsia="de-DE"/>
        </w:rPr>
      </w:pPr>
      <w:r w:rsidRPr="00021D03">
        <w:rPr>
          <w:i/>
          <w:lang w:eastAsia="de-DE"/>
        </w:rPr>
        <w:t>If the FMU is generated so that min/max shall be checked whenever meaningful (</w:t>
      </w:r>
      <w:del w:id="1551" w:author="Bertsch Christian (CR/AEE3)" w:date="2019-09-06T11:23:00Z">
        <w:r w:rsidRPr="00021D03">
          <w:rPr>
            <w:i/>
            <w:lang w:eastAsia="de-DE"/>
          </w:rPr>
          <w:delText>e.g.</w:delText>
        </w:r>
      </w:del>
      <w:ins w:id="1552" w:author="Bertsch Christian (CR/AEE3)" w:date="2019-09-06T11:23:00Z">
        <w:r w:rsidR="00815D9F">
          <w:rPr>
            <w:i/>
            <w:lang w:eastAsia="de-DE"/>
          </w:rPr>
          <w:t>for example,</w:t>
        </w:r>
      </w:ins>
      <w:r w:rsidRPr="00021D03">
        <w:rPr>
          <w:i/>
          <w:lang w:eastAsia="de-DE"/>
        </w:rPr>
        <w:t xml:space="preserve"> for debug purposes</w:t>
      </w:r>
      <w:del w:id="1553" w:author="Bertsch Christian (CR/AEE3)" w:date="2019-09-06T11:23:00Z">
        <w:r w:rsidRPr="00021D03">
          <w:rPr>
            <w:i/>
            <w:lang w:eastAsia="de-DE"/>
          </w:rPr>
          <w:delText>)</w:delText>
        </w:r>
      </w:del>
      <w:ins w:id="1554" w:author="Bertsch Christian (CR/AEE3)" w:date="2019-09-06T11:23:00Z">
        <w:r w:rsidRPr="00021D03">
          <w:rPr>
            <w:i/>
            <w:lang w:eastAsia="de-DE"/>
          </w:rPr>
          <w:t>)</w:t>
        </w:r>
        <w:r w:rsidR="00815D9F">
          <w:rPr>
            <w:i/>
            <w:lang w:eastAsia="de-DE"/>
          </w:rPr>
          <w:t>,</w:t>
        </w:r>
      </w:ins>
      <w:r w:rsidRPr="00021D03">
        <w:rPr>
          <w:i/>
          <w:lang w:eastAsia="de-DE"/>
        </w:rPr>
        <w:t xml:space="preserve"> then the following strategy should be used:</w:t>
      </w:r>
    </w:p>
    <w:p w14:paraId="7F8DCB4F" w14:textId="2D8B565D" w:rsidR="00220C29" w:rsidRPr="00021D03" w:rsidRDefault="00220C29" w:rsidP="00220C29">
      <w:pPr>
        <w:pStyle w:val="BodyText"/>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BodyText"/>
        <w:numPr>
          <w:ilvl w:val="0"/>
          <w:numId w:val="19"/>
        </w:numPr>
        <w:rPr>
          <w:i/>
          <w:lang w:eastAsia="de-DE"/>
        </w:rPr>
      </w:pPr>
      <w:r w:rsidRPr="00021D03">
        <w:rPr>
          <w:i/>
          <w:lang w:eastAsia="de-DE"/>
        </w:rPr>
        <w:t>On a fixed or tunable parameter</w:t>
      </w:r>
      <w:ins w:id="1555" w:author="Bertsch Christian (CR/AEE3)" w:date="2019-09-06T11:23:00Z">
        <w:r w:rsidR="00A56936">
          <w:rPr>
            <w:i/>
            <w:lang w:eastAsia="de-DE"/>
          </w:rPr>
          <w:t>,</w:t>
        </w:r>
      </w:ins>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BodyText"/>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BodyText"/>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6B0C8EC" w14:textId="39148B73" w:rsidR="00220C29" w:rsidRPr="008713CD" w:rsidDel="00676020" w:rsidRDefault="00220C29" w:rsidP="00220C29">
      <w:pPr>
        <w:pStyle w:val="BodyText"/>
        <w:rPr>
          <w:del w:id="1556" w:author="Bertsch Christian (CR/AEE3)" w:date="2019-09-24T13:51:00Z"/>
          <w:i/>
        </w:rPr>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p>
    <w:p w14:paraId="1718D191" w14:textId="77777777" w:rsidR="00220C29" w:rsidRDefault="00220C29">
      <w:pPr>
        <w:pStyle w:val="BodyText"/>
        <w:pPrChange w:id="1557" w:author="Bertsch Christian (CR/AEE3)" w:date="2019-09-24T13:51:00Z">
          <w:pPr>
            <w:pStyle w:val="BulletItemFirst"/>
          </w:pPr>
        </w:pPrChange>
      </w:pPr>
      <w:r>
        <w:rPr>
          <w:lang w:val="de-DE" w:eastAsia="de-DE"/>
        </w:rPr>
        <w:t>]</w:t>
      </w:r>
    </w:p>
    <w:p w14:paraId="245C15C3" w14:textId="77777777" w:rsidR="0065491B" w:rsidRDefault="0065491B">
      <w:pPr>
        <w:spacing w:line="240" w:lineRule="auto"/>
        <w:rPr>
          <w:b/>
          <w:iCs/>
          <w:spacing w:val="4"/>
        </w:rPr>
      </w:pPr>
      <w:bookmarkStart w:id="1558" w:name="_Ref348900361"/>
      <w:bookmarkStart w:id="1559" w:name="_Ref348900508"/>
      <w:r>
        <w:br w:type="page"/>
      </w:r>
    </w:p>
    <w:p w14:paraId="2E2C5442" w14:textId="703E62AA" w:rsidR="00BD0956" w:rsidRPr="0098259C" w:rsidRDefault="00A51269" w:rsidP="00BD0956">
      <w:pPr>
        <w:pStyle w:val="Heading3"/>
      </w:pPr>
      <w:bookmarkStart w:id="1560" w:name="_Ref20232829"/>
      <w:bookmarkStart w:id="1561" w:name="_Ref20232858"/>
      <w:bookmarkStart w:id="1562" w:name="_Toc20839928"/>
      <w:r w:rsidRPr="0098259C">
        <w:t>Definition of Log C</w:t>
      </w:r>
      <w:r w:rsidR="002C5A1B">
        <w:t>ategories (</w:t>
      </w:r>
      <w:r w:rsidR="00BD0956" w:rsidRPr="0098259C">
        <w:t>LogCategories)</w:t>
      </w:r>
      <w:bookmarkEnd w:id="1508"/>
      <w:bookmarkEnd w:id="1558"/>
      <w:bookmarkEnd w:id="1559"/>
      <w:bookmarkEnd w:id="1560"/>
      <w:bookmarkEnd w:id="1561"/>
      <w:bookmarkEnd w:id="1562"/>
    </w:p>
    <w:p w14:paraId="75A944BC" w14:textId="2A0FB779" w:rsidR="00BD0956" w:rsidRPr="0098259C" w:rsidRDefault="00BD0956" w:rsidP="00BD0956">
      <w:pPr>
        <w:pStyle w:val="BodyText"/>
      </w:pPr>
      <w:r w:rsidRPr="0098259C">
        <w:t>Element “</w:t>
      </w:r>
      <w:r w:rsidRPr="0098259C">
        <w:rPr>
          <w:rStyle w:val="CODE"/>
          <w:b/>
        </w:rPr>
        <w:t>LogCategories</w:t>
      </w:r>
      <w:r w:rsidRPr="0098259C">
        <w:t>” of “</w:t>
      </w:r>
      <w:r w:rsidRPr="0098259C">
        <w:rPr>
          <w:rStyle w:val="CODE"/>
        </w:rPr>
        <w:t>fmiModelDescription</w:t>
      </w:r>
      <w:r w:rsidRPr="0098259C">
        <w:t xml:space="preserve"> is defined as:</w:t>
      </w:r>
    </w:p>
    <w:p w14:paraId="69CCE489" w14:textId="6F85DDC0" w:rsidR="000F219B" w:rsidRPr="0098259C" w:rsidRDefault="00477B23" w:rsidP="00BD0956">
      <w:pPr>
        <w:pStyle w:val="BodyText"/>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66667" cy="2171429"/>
                    </a:xfrm>
                    <a:prstGeom prst="rect">
                      <a:avLst/>
                    </a:prstGeom>
                  </pic:spPr>
                </pic:pic>
              </a:graphicData>
            </a:graphic>
          </wp:inline>
        </w:drawing>
      </w:r>
    </w:p>
    <w:p w14:paraId="7736AF38" w14:textId="41EE27C9" w:rsidR="00E970A6" w:rsidRDefault="00BD0956" w:rsidP="008A391E">
      <w:pPr>
        <w:pStyle w:val="BodyText"/>
        <w:spacing w:after="120"/>
      </w:pPr>
      <w:r w:rsidRPr="0098259C">
        <w:t>LogCategories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0440B4">
        <w:t>2.1.5</w:t>
      </w:r>
      <w:r w:rsidR="00654544" w:rsidRPr="0098259C">
        <w:fldChar w:fldCharType="end"/>
      </w:r>
      <w:r w:rsidR="00654544" w:rsidRPr="0098259C">
        <w:t xml:space="preserve">. A tool is free to use any normalizedString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r w:rsidR="00477B23" w:rsidRPr="002F3E46">
        <w:rPr>
          <w:rStyle w:val="CODE"/>
        </w:rPr>
        <w:t>LogCategories</w:t>
      </w:r>
      <w:r w:rsidR="00477B23">
        <w:t xml:space="preserve"> list.</w:t>
      </w:r>
    </w:p>
    <w:p w14:paraId="74683A7A" w14:textId="173FFDAC" w:rsidR="00BD0956" w:rsidRPr="0098259C" w:rsidRDefault="00654544" w:rsidP="008A391E">
      <w:pPr>
        <w:pStyle w:val="BodyText"/>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LogCategories [</w:t>
      </w:r>
      <w:r w:rsidR="00E970A6" w:rsidRPr="002F3E46">
        <w:rPr>
          <w:i/>
        </w:rPr>
        <w:t>To be clear</w:t>
      </w:r>
      <w:del w:id="1563" w:author="Bertsch Christian (CR/AEE3)" w:date="2019-09-06T11:23:00Z">
        <w:r w:rsidR="00E970A6" w:rsidRPr="00867BB6">
          <w:rPr>
            <w:i/>
          </w:rPr>
          <w:delText>:</w:delText>
        </w:r>
      </w:del>
      <w:ins w:id="1564" w:author="Bertsch Christian (CR/AEE3)" w:date="2019-09-06T11:23:00Z">
        <w:r w:rsidR="00B6631E">
          <w:rPr>
            <w:i/>
          </w:rPr>
          <w:t>,</w:t>
        </w:r>
      </w:ins>
      <w:r w:rsidR="00E970A6" w:rsidRPr="002F3E46">
        <w:rPr>
          <w:i/>
        </w:rPr>
        <w:t xml:space="preserve"> only the Category names listed under LogCategories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r w:rsidRPr="0098259C">
              <w:rPr>
                <w:rStyle w:val="CODE"/>
              </w:rPr>
              <w:t>logEvents</w:t>
            </w:r>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r w:rsidRPr="0098259C">
              <w:rPr>
                <w:rStyle w:val="CODE"/>
              </w:rPr>
              <w:t>logSingularLinearSystems</w:t>
            </w:r>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r w:rsidRPr="0098259C">
              <w:rPr>
                <w:rStyle w:val="CODE"/>
              </w:rPr>
              <w:t>logNonlinearSystems</w:t>
            </w:r>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r w:rsidRPr="0098259C">
              <w:rPr>
                <w:rStyle w:val="CODE"/>
              </w:rPr>
              <w:t>logDynamicStateSelection</w:t>
            </w:r>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r w:rsidRPr="00FE2B19">
              <w:rPr>
                <w:rStyle w:val="CODE"/>
              </w:rPr>
              <w:t>logStatusWarning</w:t>
            </w:r>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791EA4">
              <w:rPr>
                <w:rStyle w:val="CODE"/>
                <w:rPrChange w:id="1565" w:author="Bertsch Christian (CR/AEE3)" w:date="2019-09-28T15:48:00Z">
                  <w:rPr/>
                </w:rPrChange>
              </w:rPr>
              <w:t>fmi2</w:t>
            </w:r>
            <w:r w:rsidRPr="00791EA4">
              <w:rPr>
                <w:rStyle w:val="CODE"/>
                <w:rPrChange w:id="1566" w:author="Bertsch Christian (CR/AEE3)" w:date="2019-09-28T15:48:00Z">
                  <w:rPr/>
                </w:rPrChang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r w:rsidRPr="00FE2B19">
              <w:rPr>
                <w:rStyle w:val="CODE"/>
              </w:rPr>
              <w:t>logStatusDiscard</w:t>
            </w:r>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791EA4">
              <w:rPr>
                <w:rStyle w:val="CODE"/>
                <w:rPrChange w:id="1567" w:author="Bertsch Christian (CR/AEE3)" w:date="2019-09-28T15:48:00Z">
                  <w:rPr/>
                </w:rPrChange>
              </w:rPr>
              <w:t>fmi2</w:t>
            </w:r>
            <w:r w:rsidRPr="00791EA4">
              <w:rPr>
                <w:rStyle w:val="CODE"/>
                <w:rPrChange w:id="1568" w:author="Bertsch Christian (CR/AEE3)" w:date="2019-09-28T15:48:00Z">
                  <w:rPr/>
                </w:rPrChang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r w:rsidRPr="00FE2B19">
              <w:rPr>
                <w:rStyle w:val="CODE"/>
              </w:rPr>
              <w:t>logStatusError</w:t>
            </w:r>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791EA4">
              <w:rPr>
                <w:rStyle w:val="CODE"/>
                <w:rPrChange w:id="1569" w:author="Bertsch Christian (CR/AEE3)" w:date="2019-09-28T15:48:00Z">
                  <w:rPr/>
                </w:rPrChange>
              </w:rPr>
              <w:t>fmi2</w:t>
            </w:r>
            <w:r w:rsidRPr="00791EA4">
              <w:rPr>
                <w:rStyle w:val="CODE"/>
                <w:rPrChange w:id="1570" w:author="Bertsch Christian (CR/AEE3)" w:date="2019-09-28T15:48:00Z">
                  <w:rPr/>
                </w:rPrChang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r w:rsidRPr="00FE2B19">
              <w:rPr>
                <w:rStyle w:val="CODE"/>
              </w:rPr>
              <w:t>logStatusFatal</w:t>
            </w:r>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791EA4">
              <w:rPr>
                <w:rStyle w:val="CODE"/>
                <w:rPrChange w:id="1571" w:author="Bertsch Christian (CR/AEE3)" w:date="2019-09-28T15:48:00Z">
                  <w:rPr/>
                </w:rPrChange>
              </w:rPr>
              <w:t>fmi2</w:t>
            </w:r>
            <w:r w:rsidRPr="00791EA4">
              <w:rPr>
                <w:rStyle w:val="CODE"/>
                <w:rPrChange w:id="1572" w:author="Bertsch Christian (CR/AEE3)" w:date="2019-09-28T15:48:00Z">
                  <w:rPr/>
                </w:rPrChang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r w:rsidRPr="00FE2B19">
              <w:rPr>
                <w:rStyle w:val="CODE"/>
              </w:rPr>
              <w:t>logStatusPending</w:t>
            </w:r>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791EA4">
              <w:rPr>
                <w:rStyle w:val="CODE"/>
                <w:rPrChange w:id="1573" w:author="Bertsch Christian (CR/AEE3)" w:date="2019-09-28T15:48:00Z">
                  <w:rPr/>
                </w:rPrChange>
              </w:rPr>
              <w:t>fmi2</w:t>
            </w:r>
            <w:r w:rsidRPr="00791EA4">
              <w:rPr>
                <w:rStyle w:val="CODE"/>
                <w:rPrChange w:id="1574" w:author="Bertsch Christian (CR/AEE3)" w:date="2019-09-28T15:48:00Z">
                  <w:rPr/>
                </w:rPrChang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r w:rsidRPr="00FE2B19">
              <w:rPr>
                <w:rStyle w:val="CODE"/>
              </w:rPr>
              <w:t>logAll</w:t>
            </w:r>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This approach to define LogCategories has the following advantages:</w:t>
      </w:r>
    </w:p>
    <w:p w14:paraId="7B9E300B" w14:textId="0CF37386"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del w:id="1575" w:author="Bertsch Christian (CR/AEE3)" w:date="2019-09-06T11:23:00Z">
        <w:r w:rsidR="003B2866" w:rsidRPr="0098259C">
          <w:rPr>
            <w:rStyle w:val="FormatvorlageArial"/>
            <w:i/>
          </w:rPr>
          <w:delText>,</w:delText>
        </w:r>
      </w:del>
      <w:ins w:id="1576" w:author="Bertsch Christian (CR/AEE3)" w:date="2019-09-06T11:23:00Z">
        <w:r w:rsidR="00B6631E">
          <w:rPr>
            <w:rStyle w:val="FormatvorlageArial"/>
            <w:i/>
          </w:rPr>
          <w:t xml:space="preserve"> that</w:t>
        </w:r>
      </w:ins>
      <w:r w:rsidR="003B2866" w:rsidRPr="0098259C">
        <w:rPr>
          <w:rStyle w:val="FormatvorlageArial"/>
          <w:i/>
        </w:rPr>
        <w:t xml:space="preserve"> since element </w:t>
      </w:r>
      <w:r w:rsidR="00594D1D" w:rsidRPr="002F3E46">
        <w:rPr>
          <w:rStyle w:val="CODE"/>
        </w:rPr>
        <w:t>&lt;</w:t>
      </w:r>
      <w:r w:rsidR="003B2866" w:rsidRPr="002F3E46">
        <w:rPr>
          <w:rStyle w:val="CODE"/>
        </w:rPr>
        <w:t>LogCategories</w:t>
      </w:r>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has to print the messages with the corresponding categories to the </w:t>
      </w:r>
      <w:r w:rsidRPr="0098259C">
        <w:rPr>
          <w:rStyle w:val="CODE"/>
        </w:rPr>
        <w:t>logger</w:t>
      </w:r>
      <w:r w:rsidRPr="0098259C">
        <w:rPr>
          <w:rStyle w:val="FormatvorlageArial"/>
          <w:i/>
        </w:rPr>
        <w:t xml:space="preserve"> function. In FMI 1.0</w:t>
      </w:r>
      <w:ins w:id="1577" w:author="Bertsch Christian (CR/AEE3)" w:date="2019-09-06T11:23:00Z">
        <w:r w:rsidR="00942B1A">
          <w:rPr>
            <w:rStyle w:val="FormatvorlageArial"/>
            <w:i/>
          </w:rPr>
          <w:t>,</w:t>
        </w:r>
      </w:ins>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Heading3"/>
      </w:pPr>
      <w:bookmarkStart w:id="1578" w:name="_Ref369611262"/>
      <w:bookmarkStart w:id="1579" w:name="_Toc20839929"/>
      <w:r w:rsidRPr="0098259C">
        <w:t>Definition of a D</w:t>
      </w:r>
      <w:r w:rsidR="00296BAA" w:rsidRPr="0098259C">
        <w:t xml:space="preserve">efault </w:t>
      </w:r>
      <w:r w:rsidRPr="0098259C">
        <w:t>E</w:t>
      </w:r>
      <w:r w:rsidR="002C5A1B">
        <w:t>xperiment (</w:t>
      </w:r>
      <w:r w:rsidR="00296BAA" w:rsidRPr="0098259C">
        <w:t>DefaultExperiment)</w:t>
      </w:r>
      <w:bookmarkEnd w:id="1578"/>
      <w:bookmarkEnd w:id="1579"/>
    </w:p>
    <w:p w14:paraId="25CCA8F0" w14:textId="37FE5FDE" w:rsidR="00324B2A" w:rsidRPr="0098259C" w:rsidRDefault="00324B2A" w:rsidP="00324B2A">
      <w:pPr>
        <w:pStyle w:val="BodyText"/>
      </w:pPr>
      <w:r w:rsidRPr="0098259C">
        <w:t>Element “</w:t>
      </w:r>
      <w:bookmarkStart w:id="1580" w:name="_Toc240646377"/>
      <w:bookmarkStart w:id="1581" w:name="_Toc247884550"/>
      <w:r w:rsidRPr="0098259C">
        <w:rPr>
          <w:rStyle w:val="CODE"/>
          <w:b/>
        </w:rPr>
        <w:t>DefaultExperiment</w:t>
      </w:r>
      <w:bookmarkEnd w:id="1580"/>
      <w:bookmarkEnd w:id="1581"/>
      <w:r w:rsidRPr="0098259C">
        <w:t xml:space="preserve">” of </w:t>
      </w:r>
      <w:r w:rsidRPr="0098259C">
        <w:rPr>
          <w:rStyle w:val="CODE"/>
        </w:rPr>
        <w:t>fmiModelDescription</w:t>
      </w:r>
      <w:r w:rsidRPr="0098259C">
        <w:t xml:space="preserve"> is defined as:</w:t>
      </w:r>
    </w:p>
    <w:p w14:paraId="3779D2E2" w14:textId="77777777" w:rsidR="00324B2A" w:rsidRDefault="00324B2A" w:rsidP="00324B2A">
      <w:pPr>
        <w:pStyle w:val="BodyText"/>
        <w:jc w:val="center"/>
      </w:pPr>
    </w:p>
    <w:p w14:paraId="579BFDD2" w14:textId="77777777" w:rsidR="006F33C5" w:rsidRPr="0098259C" w:rsidRDefault="00B55EEC" w:rsidP="00324B2A">
      <w:pPr>
        <w:pStyle w:val="BodyText"/>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r w:rsidRPr="0098259C">
        <w:rPr>
          <w:rStyle w:val="CODE"/>
        </w:rPr>
        <w:t>DefaultExperiment</w:t>
      </w:r>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r w:rsidRPr="0098259C">
        <w:rPr>
          <w:rStyle w:val="CODE"/>
        </w:rPr>
        <w:t>startTime</w:t>
      </w:r>
      <w:r w:rsidRPr="0098259C">
        <w:rPr>
          <w:rStyle w:val="FormatvorlageArial"/>
          <w:szCs w:val="21"/>
        </w:rPr>
        <w:t xml:space="preserve">, </w:t>
      </w:r>
      <w:r w:rsidRPr="0098259C">
        <w:rPr>
          <w:rStyle w:val="CODE"/>
        </w:rPr>
        <w:t>stopTime</w:t>
      </w:r>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r w:rsidR="006F33C5" w:rsidRPr="004865EB">
        <w:rPr>
          <w:rStyle w:val="CODE"/>
        </w:rPr>
        <w:t>stepSize</w:t>
      </w:r>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CoSimu</w:t>
      </w:r>
      <w:r w:rsidR="00451AE3">
        <w:rPr>
          <w:rStyle w:val="FormatvorlageArial"/>
          <w:szCs w:val="21"/>
        </w:rPr>
        <w:t>l</w:t>
      </w:r>
      <w:r w:rsidR="006F33C5">
        <w:rPr>
          <w:rStyle w:val="FormatvorlageArial"/>
          <w:szCs w:val="21"/>
        </w:rPr>
        <w:t xml:space="preserve">ation the </w:t>
      </w:r>
      <w:r w:rsidR="006F33C5" w:rsidRPr="004865EB">
        <w:rPr>
          <w:rStyle w:val="CODE"/>
        </w:rPr>
        <w:t>stepSize</w:t>
      </w:r>
      <w:r w:rsidR="006F33C5">
        <w:rPr>
          <w:rStyle w:val="FormatvorlageArial"/>
          <w:szCs w:val="21"/>
        </w:rPr>
        <w:t xml:space="preserve"> defines the </w:t>
      </w:r>
      <w:r w:rsidR="006F33C5" w:rsidRPr="004865EB">
        <w:rPr>
          <w:rStyle w:val="CODE"/>
        </w:rPr>
        <w:t>preferred commun</w:t>
      </w:r>
      <w:r w:rsidR="00451AE3">
        <w:rPr>
          <w:rStyle w:val="CODE"/>
        </w:rPr>
        <w:t>i</w:t>
      </w:r>
      <w:r w:rsidR="006F33C5" w:rsidRPr="004865EB">
        <w:rPr>
          <w:rStyle w:val="CODE"/>
        </w:rPr>
        <w:t>cationStepSize</w:t>
      </w:r>
      <w:r w:rsidR="006F33C5">
        <w:rPr>
          <w:rStyle w:val="FormatvorlageArial"/>
          <w:szCs w:val="21"/>
        </w:rPr>
        <w:t>.</w:t>
      </w:r>
    </w:p>
    <w:p w14:paraId="436F401C" w14:textId="77777777" w:rsidR="00296BAA" w:rsidRPr="0098259C" w:rsidRDefault="00A51269" w:rsidP="00296BAA">
      <w:pPr>
        <w:pStyle w:val="Heading3"/>
      </w:pPr>
      <w:bookmarkStart w:id="1582" w:name="_Toc20839930"/>
      <w:r w:rsidRPr="0098259C">
        <w:t>Definition of Vendor A</w:t>
      </w:r>
      <w:r w:rsidR="002C5A1B">
        <w:t>nnotations (</w:t>
      </w:r>
      <w:r w:rsidR="00296BAA" w:rsidRPr="0098259C">
        <w:t>VendorAnnotations)</w:t>
      </w:r>
      <w:bookmarkEnd w:id="1582"/>
    </w:p>
    <w:p w14:paraId="1DFB5228" w14:textId="34B0A95B" w:rsidR="00324B2A" w:rsidRPr="0098259C" w:rsidRDefault="00324B2A" w:rsidP="00324B2A">
      <w:pPr>
        <w:pStyle w:val="BodyText"/>
      </w:pPr>
      <w:r w:rsidRPr="0098259C">
        <w:t>Element “</w:t>
      </w:r>
      <w:bookmarkStart w:id="1583" w:name="_Toc240646378"/>
      <w:bookmarkStart w:id="1584" w:name="_Toc247884551"/>
      <w:r w:rsidRPr="0098259C">
        <w:rPr>
          <w:rStyle w:val="CODE"/>
          <w:b/>
        </w:rPr>
        <w:t>VendorAnnotations</w:t>
      </w:r>
      <w:bookmarkEnd w:id="1583"/>
      <w:bookmarkEnd w:id="1584"/>
      <w:r w:rsidRPr="0098259C">
        <w:t xml:space="preserve">” of </w:t>
      </w:r>
      <w:r w:rsidRPr="0098259C">
        <w:rPr>
          <w:rStyle w:val="CODE"/>
        </w:rPr>
        <w:t>fmiModelDescription</w:t>
      </w:r>
      <w:r w:rsidRPr="0098259C">
        <w:t xml:space="preserve"> is defined as:</w:t>
      </w:r>
    </w:p>
    <w:p w14:paraId="4D8B9628" w14:textId="5E06C49E" w:rsidR="00324B2A" w:rsidRPr="0098259C" w:rsidRDefault="00477B23" w:rsidP="00324B2A">
      <w:pPr>
        <w:pStyle w:val="BodyText"/>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BodyText"/>
      </w:pPr>
      <w:r w:rsidRPr="0098259C">
        <w:t>VendorAnnotations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by the tool</w:t>
      </w:r>
      <w:r w:rsidRPr="0098259C">
        <w:t>.</w:t>
      </w:r>
      <w:r w:rsidR="00477B23">
        <w:t xml:space="preserve"> Attribute “</w:t>
      </w:r>
      <w:r w:rsidR="00477B23" w:rsidRPr="002F3E46">
        <w:rPr>
          <w:rStyle w:val="CODE"/>
        </w:rPr>
        <w:t>name</w:t>
      </w:r>
      <w:r w:rsidR="00477B23">
        <w:t xml:space="preserve">” must be unique with respect to all other elements of the </w:t>
      </w:r>
      <w:r w:rsidR="00477B23" w:rsidRPr="002F3E46">
        <w:rPr>
          <w:rStyle w:val="CODE"/>
        </w:rPr>
        <w:t>VendorAnnotation</w:t>
      </w:r>
      <w:r w:rsidR="00477B23">
        <w:t xml:space="preserve"> list.</w:t>
      </w:r>
    </w:p>
    <w:p w14:paraId="1862C04A" w14:textId="77777777" w:rsidR="00324B2A" w:rsidRPr="0098259C" w:rsidRDefault="00324B2A" w:rsidP="001C53BD">
      <w:pPr>
        <w:pStyle w:val="Heading3"/>
      </w:pPr>
      <w:bookmarkStart w:id="1585" w:name="_Ref240457838"/>
      <w:bookmarkStart w:id="1586" w:name="_Ref240457869"/>
      <w:bookmarkStart w:id="1587" w:name="_Toc240646379"/>
      <w:bookmarkStart w:id="1588" w:name="_Ref248547015"/>
      <w:bookmarkStart w:id="1589" w:name="_Ref249423326"/>
      <w:bookmarkStart w:id="1590" w:name="_Toc20839931"/>
      <w:r w:rsidRPr="0098259C">
        <w:t xml:space="preserve">Definition of </w:t>
      </w:r>
      <w:r w:rsidR="00702CF6" w:rsidRPr="0098259C">
        <w:t>Model Variables</w:t>
      </w:r>
      <w:r w:rsidRPr="0098259C">
        <w:t xml:space="preserve"> (</w:t>
      </w:r>
      <w:r w:rsidR="00FB334E" w:rsidRPr="0098259C">
        <w:t>ModelVariables</w:t>
      </w:r>
      <w:bookmarkEnd w:id="1585"/>
      <w:bookmarkEnd w:id="1586"/>
      <w:bookmarkEnd w:id="1587"/>
      <w:bookmarkEnd w:id="1588"/>
      <w:r w:rsidRPr="0098259C">
        <w:t>)</w:t>
      </w:r>
      <w:bookmarkEnd w:id="1589"/>
      <w:bookmarkEnd w:id="1590"/>
    </w:p>
    <w:p w14:paraId="1F778E8F" w14:textId="785DDC80" w:rsidR="00324B2A" w:rsidRPr="0098259C" w:rsidRDefault="006D238A" w:rsidP="00324B2A">
      <w:pPr>
        <w:pStyle w:val="BodyText"/>
      </w:pPr>
      <w:r w:rsidRPr="0098259C">
        <w:t xml:space="preserve">The </w:t>
      </w:r>
      <w:r w:rsidR="00324B2A" w:rsidRPr="0098259C">
        <w:t>“</w:t>
      </w:r>
      <w:r w:rsidR="00324B2A" w:rsidRPr="0098259C">
        <w:rPr>
          <w:rStyle w:val="CODE"/>
          <w:b/>
        </w:rPr>
        <w:t>ModelVariables</w:t>
      </w:r>
      <w:r w:rsidR="00324B2A" w:rsidRPr="0098259C">
        <w:t xml:space="preserve">” </w:t>
      </w:r>
      <w:r w:rsidRPr="0098259C">
        <w:t xml:space="preserve">element </w:t>
      </w:r>
      <w:r w:rsidR="00324B2A" w:rsidRPr="0098259C">
        <w:t xml:space="preserve">of </w:t>
      </w:r>
      <w:r w:rsidR="00324B2A" w:rsidRPr="0098259C">
        <w:rPr>
          <w:rStyle w:val="CODE"/>
        </w:rPr>
        <w:t>fmiModelDescription</w:t>
      </w:r>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BodyText"/>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BodyText"/>
      </w:pPr>
      <w:r w:rsidRPr="0098259C">
        <w:rPr>
          <w:rStyle w:val="FormatvorlageArial"/>
          <w:szCs w:val="21"/>
        </w:rPr>
        <w:t>The “</w:t>
      </w:r>
      <w:r w:rsidR="00B30AF5" w:rsidRPr="0098259C">
        <w:rPr>
          <w:rStyle w:val="CODE"/>
        </w:rPr>
        <w:t>Model</w:t>
      </w:r>
      <w:r w:rsidRPr="0098259C">
        <w:rPr>
          <w:rStyle w:val="CODE"/>
        </w:rPr>
        <w:t>Variables</w:t>
      </w:r>
      <w:r w:rsidRPr="0098259C">
        <w:rPr>
          <w:rStyle w:val="FormatvorlageArial"/>
          <w:szCs w:val="21"/>
        </w:rPr>
        <w:t>” element consists of an ordered set of “</w:t>
      </w:r>
      <w:r w:rsidRPr="0098259C">
        <w:rPr>
          <w:rStyle w:val="CODE"/>
        </w:rPr>
        <w:t>ScalarVariable</w:t>
      </w:r>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r w:rsidR="00776F52" w:rsidRPr="00044F2D">
        <w:rPr>
          <w:rStyle w:val="CODE"/>
        </w:rPr>
        <w:t>ScalarVariable index</w:t>
      </w:r>
      <w:r w:rsidR="00776F52">
        <w:rPr>
          <w:rStyle w:val="FormatvorlageArial"/>
          <w:szCs w:val="21"/>
        </w:rPr>
        <w:t xml:space="preserve"> is used in element </w:t>
      </w:r>
      <w:r w:rsidR="00776F52" w:rsidRPr="00044F2D">
        <w:rPr>
          <w:rStyle w:val="CODE"/>
        </w:rPr>
        <w:t>ModelStructure</w:t>
      </w:r>
      <w:r w:rsidR="00776F52">
        <w:rPr>
          <w:rStyle w:val="FormatvorlageArial"/>
          <w:szCs w:val="21"/>
        </w:rPr>
        <w:t xml:space="preserve"> to uniquely and efficiently refer to </w:t>
      </w:r>
      <w:r w:rsidR="00776F52" w:rsidRPr="00044F2D">
        <w:rPr>
          <w:rStyle w:val="CODE"/>
        </w:rPr>
        <w:t>ScalarVariable</w:t>
      </w:r>
      <w:r w:rsidR="00776F52">
        <w:rPr>
          <w:rStyle w:val="FormatvorlageArial"/>
          <w:szCs w:val="21"/>
        </w:rPr>
        <w:t xml:space="preserve"> definitions. </w:t>
      </w:r>
      <w:r w:rsidRPr="0098259C">
        <w:rPr>
          <w:rStyle w:val="FormatvorlageArial"/>
          <w:szCs w:val="21"/>
        </w:rPr>
        <w:t>A “</w:t>
      </w:r>
      <w:r w:rsidRPr="0098259C">
        <w:rPr>
          <w:rStyle w:val="CODE"/>
        </w:rPr>
        <w:t>ScalarVariable</w:t>
      </w:r>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have to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BodyText"/>
      </w:pPr>
      <w:r>
        <w:br w:type="page"/>
      </w:r>
    </w:p>
    <w:p w14:paraId="022AC8BA" w14:textId="0DDE4FB8" w:rsidR="006545D6" w:rsidRPr="006545D6" w:rsidRDefault="00324B2A">
      <w:pPr>
        <w:pStyle w:val="BodyText"/>
      </w:pPr>
      <w:r w:rsidRPr="0098259C">
        <w:t>The attributes of “</w:t>
      </w:r>
      <w:r w:rsidRPr="0098259C">
        <w:rPr>
          <w:rStyle w:val="CODE"/>
        </w:rPr>
        <w:t>ScalarVariable</w:t>
      </w:r>
      <w:r w:rsidRPr="0098259C">
        <w:t>” are:</w:t>
      </w:r>
    </w:p>
    <w:p w14:paraId="100EA420" w14:textId="00670C17" w:rsidR="006545D6" w:rsidRDefault="00C80AB6" w:rsidP="00701600">
      <w:pPr>
        <w:pStyle w:val="BodyText"/>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r w:rsidR="00776F52" w:rsidRPr="00044F2D">
              <w:rPr>
                <w:rStyle w:val="CODE"/>
              </w:rPr>
              <w:t>ScalarVariable index</w:t>
            </w:r>
            <w:r w:rsidR="00776F52">
              <w:rPr>
                <w:rStyle w:val="FormatvorlageArial"/>
              </w:rPr>
              <w:t xml:space="preserve"> (the element position in the ModelVariables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r w:rsidRPr="0098259C">
              <w:rPr>
                <w:rStyle w:val="CODE"/>
              </w:rPr>
              <w:t>valueReference</w:t>
            </w:r>
          </w:p>
        </w:tc>
        <w:tc>
          <w:tcPr>
            <w:tcW w:w="7934" w:type="dxa"/>
            <w:shd w:val="clear" w:color="auto" w:fill="auto"/>
          </w:tcPr>
          <w:p w14:paraId="3F040039" w14:textId="72A38C75"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del w:id="1591" w:author="Bertsch Christian (CR/AEE3)" w:date="2019-09-06T11:23:00Z">
              <w:r w:rsidRPr="0098259C">
                <w:rPr>
                  <w:rStyle w:val="FormatvorlageArial"/>
                </w:rPr>
                <w:delText>. It</w:delText>
              </w:r>
            </w:del>
            <w:ins w:id="1592" w:author="Bertsch Christian (CR/AEE3)" w:date="2019-09-06T11:23:00Z">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t</w:t>
              </w:r>
            </w:ins>
            <w:r w:rsidRPr="0098259C">
              <w:rPr>
                <w:rStyle w:val="FormatvorlageArial"/>
              </w:rPr>
              <w:t xml:space="preserve"> is not required to be unique.</w:t>
            </w:r>
            <w:r w:rsidRPr="0098259C">
              <w:t xml:space="preserve"> The only guarantee is that </w:t>
            </w:r>
            <w:r w:rsidRPr="0098259C">
              <w:rPr>
                <w:rStyle w:val="CODE"/>
              </w:rPr>
              <w:t>valueReference</w:t>
            </w:r>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1593" w:name="OLE_LINK6"/>
            <w:bookmarkStart w:id="1594"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r>
              <w:rPr>
                <w:rStyle w:val="CODE"/>
              </w:rPr>
              <w:t>calculatedP</w:t>
            </w:r>
            <w:r w:rsidRPr="0098259C">
              <w:rPr>
                <w:rStyle w:val="CODE"/>
              </w:rPr>
              <w:t>arameter"</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r w:rsidR="00442EE3">
              <w:rPr>
                <w:rStyle w:val="CODE"/>
              </w:rPr>
              <w:t>approx</w:t>
            </w:r>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1593"/>
            <w:bookmarkEnd w:id="1594"/>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r w:rsidRPr="0098259C">
              <w:rPr>
                <w:rStyle w:val="CODE"/>
              </w:rPr>
              <w:t>fmiModelDescription</w:t>
            </w:r>
            <w:r w:rsidR="00F96E74">
              <w:rPr>
                <w:rStyle w:val="CODE"/>
              </w:rPr>
              <w:t>&gt;&lt;</w:t>
            </w:r>
            <w:r w:rsidRPr="0098259C">
              <w:rPr>
                <w:rStyle w:val="CODE"/>
              </w:rPr>
              <w:t>ModelStructure</w:t>
            </w:r>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081CDAB9"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0440B4">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075047DD"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r w:rsidR="00C663BA" w:rsidRPr="002F3E46">
              <w:rPr>
                <w:rStyle w:val="CODE"/>
              </w:rPr>
              <w:t>ScalarVariable</w:t>
            </w:r>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w:t>
            </w:r>
            <w:del w:id="1595" w:author="Bertsch Christian (CR/AEE3)" w:date="2019-09-06T11:23:00Z">
              <w:r w:rsidR="00D24C76">
                <w:delText>implicitely</w:delText>
              </w:r>
            </w:del>
            <w:ins w:id="1596" w:author="Bertsch Christian (CR/AEE3)" w:date="2019-09-06T11:23:00Z">
              <w:r w:rsidR="00D24C76">
                <w:t>implicitly</w:t>
              </w:r>
            </w:ins>
            <w:r w:rsidR="00D24C76">
              <w:t xml:space="preserve">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for ModelExchange and by</w:t>
            </w:r>
            <w:r w:rsidR="00C663BA" w:rsidRPr="00C663BA">
              <w:t xml:space="preserve"> arguments </w:t>
            </w:r>
            <w:r w:rsidR="00C663BA" w:rsidRPr="002F3E46">
              <w:rPr>
                <w:rStyle w:val="CODE"/>
              </w:rPr>
              <w:t>currentCommunicationPoint</w:t>
            </w:r>
            <w:r w:rsidR="00C663BA" w:rsidRPr="00C663BA">
              <w:t xml:space="preserve"> and </w:t>
            </w:r>
            <w:r w:rsidR="00C663BA" w:rsidRPr="002F3E46">
              <w:rPr>
                <w:rStyle w:val="CODE"/>
              </w:rPr>
              <w:t>communicationStepSize</w:t>
            </w:r>
            <w:r w:rsidR="00C663BA" w:rsidRPr="00C663BA">
              <w:t xml:space="preserve"> of </w:t>
            </w:r>
            <w:r w:rsidR="00140C25">
              <w:rPr>
                <w:rStyle w:val="CODE"/>
              </w:rPr>
              <w:t>fmi2</w:t>
            </w:r>
            <w:r w:rsidR="00C663BA" w:rsidRPr="002F3E46">
              <w:rPr>
                <w:rStyle w:val="CODE"/>
              </w:rPr>
              <w:t>DoStep</w:t>
            </w:r>
            <w:r w:rsidR="00C663BA">
              <w:t xml:space="preserve"> for CoSimulation.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48AB85F0"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0440B4">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"calculatedParameter"</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r w:rsidR="00DF4DB4" w:rsidRPr="009B5996">
              <w:rPr>
                <w:rStyle w:val="CODE"/>
                <w:i/>
              </w:rPr>
              <w:t>calculatedParameter</w:t>
            </w:r>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"calculatedParameter"</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98259C">
              <w:rPr>
                <w:rStyle w:val="CODE"/>
              </w:rPr>
              <w:t>variability</w:t>
            </w:r>
          </w:p>
        </w:tc>
        <w:tc>
          <w:tcPr>
            <w:tcW w:w="7934" w:type="dxa"/>
            <w:shd w:val="clear" w:color="auto" w:fill="auto"/>
          </w:tcPr>
          <w:p w14:paraId="38DB069A" w14:textId="5BF0B709" w:rsidR="00324B2A" w:rsidRPr="0098259C" w:rsidRDefault="00463CDE">
            <w:pPr>
              <w:pStyle w:val="Textkrper-Tabelle"/>
              <w:numPr>
                <w:ilvl w:val="0"/>
                <w:numId w:val="23"/>
              </w:numPr>
              <w:rPr>
                <w:rStyle w:val="FormatvorlageArial"/>
              </w:rPr>
              <w:pPrChange w:id="1597" w:author="Bertsch Christian (CR/AEE3)" w:date="2019-09-28T15:49:00Z">
                <w:pPr>
                  <w:pStyle w:val="Textkrper-Tabelle"/>
                </w:pPr>
              </w:pPrChange>
            </w:pPr>
            <w:r w:rsidRPr="0098259C">
              <w:rPr>
                <w:rStyle w:val="FormatvorlageArial"/>
              </w:rPr>
              <w:t xml:space="preserve">Enumeration that defines the time dependency of the variable, </w:t>
            </w:r>
            <w:r w:rsidR="00D73B94" w:rsidRPr="0098259C">
              <w:rPr>
                <w:rStyle w:val="FormatvorlageArial"/>
              </w:rPr>
              <w:t>in other words</w:t>
            </w:r>
            <w:ins w:id="1598" w:author="Bertsch Christian (CR/AEE3)" w:date="2019-09-06T11:23:00Z">
              <w:r w:rsidR="00D14D62">
                <w:rPr>
                  <w:rStyle w:val="FormatvorlageArial"/>
                </w:rPr>
                <w:t>,</w:t>
              </w:r>
            </w:ins>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ins w:id="1599" w:author="Bertsch Christian (CR/AEE3)" w:date="2019-09-06T11:23:00Z">
              <w:r w:rsidR="00D14D62">
                <w:rPr>
                  <w:rStyle w:val="FormatvorlageArial"/>
                  <w:i/>
                </w:rPr>
                <w:t>,</w:t>
              </w:r>
            </w:ins>
            <w:r w:rsidR="00324B2A" w:rsidRPr="0098259C">
              <w:rPr>
                <w:rStyle w:val="FormatvorlageArial"/>
                <w:i/>
              </w:rPr>
              <w:t xml:space="preserve"> discrete variables change their values only at event instants </w:t>
            </w:r>
            <w:r w:rsidR="00294E31">
              <w:rPr>
                <w:rStyle w:val="FormatvorlageArial"/>
                <w:i/>
              </w:rPr>
              <w:t xml:space="preserve">(ModelExchange) or at a communication point (CoSimulation)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791EA4">
              <w:rPr>
                <w:rStyle w:val="CODE"/>
                <w:rPrChange w:id="1600" w:author="Bertsch Christian (CR/AEE3)" w:date="2019-09-28T15:49:00Z">
                  <w:rPr>
                    <w:rStyle w:val="FormatvorlageArial"/>
                    <w:i/>
                  </w:rPr>
                </w:rPrChange>
              </w:rPr>
              <w:t>fmi2</w:t>
            </w:r>
            <w:r w:rsidR="00E71A51" w:rsidRPr="00791EA4">
              <w:rPr>
                <w:rStyle w:val="CODE"/>
                <w:rPrChange w:id="1601" w:author="Bertsch Christian (CR/AEE3)" w:date="2019-09-28T15:49:00Z">
                  <w:rPr>
                    <w:rStyle w:val="FormatvorlageArial"/>
                    <w:i/>
                  </w:rPr>
                </w:rPrChang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ins w:id="1602" w:author="Bertsch Christian (CR/AEE3)" w:date="2019-09-06T11:23:00Z">
              <w:r w:rsidR="00D14D62">
                <w:rPr>
                  <w:rStyle w:val="FormatvorlageArial"/>
                </w:rPr>
                <w:t>,</w:t>
              </w:r>
            </w:ins>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2B77467"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 xml:space="preserve">(ModelExchange) and between </w:t>
            </w:r>
            <w:r w:rsidR="00294E31" w:rsidRPr="00294E31">
              <w:rPr>
                <w:rStyle w:val="FormatvorlageArial"/>
                <w:i/>
              </w:rPr>
              <w:t>Communication Points</w:t>
            </w:r>
            <w:r w:rsidR="00294E31">
              <w:rPr>
                <w:rStyle w:val="FormatvorlageArial"/>
              </w:rPr>
              <w:t xml:space="preserve"> (</w:t>
            </w:r>
            <w:del w:id="1603" w:author="Bertsch Christian (CR/AEE3)" w:date="2019-09-06T11:23:00Z">
              <w:r w:rsidR="00294E31">
                <w:rPr>
                  <w:rStyle w:val="FormatvorlageArial"/>
                </w:rPr>
                <w:delText>CoSimulation</w:delText>
              </w:r>
            </w:del>
            <w:ins w:id="1604" w:author="Bertsch Christian (CR/AEE3)" w:date="2019-09-06T11:23:00Z">
              <w:r w:rsidR="00294E31">
                <w:rPr>
                  <w:rStyle w:val="FormatvorlageArial"/>
                </w:rPr>
                <w:t>Co</w:t>
              </w:r>
              <w:r w:rsidR="000253EC">
                <w:rPr>
                  <w:rStyle w:val="FormatvorlageArial"/>
                </w:rPr>
                <w:t>-</w:t>
              </w:r>
              <w:r w:rsidR="00294E31">
                <w:rPr>
                  <w:rStyle w:val="FormatvorlageArial"/>
                </w:rPr>
                <w:t>Simulation</w:t>
              </w:r>
            </w:ins>
            <w:r w:rsidR="00294E31">
              <w:rPr>
                <w:rStyle w:val="FormatvorlageArial"/>
              </w:rPr>
              <w:t xml:space="preserve">)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w:t>
            </w:r>
            <w:del w:id="1605" w:author="Bertsch Christian (CR/AEE3)" w:date="2019-09-06T11:23:00Z">
              <w:r w:rsidR="00463CDE" w:rsidRPr="0098259C">
                <w:rPr>
                  <w:rStyle w:val="FormatvorlageArial"/>
                </w:rPr>
                <w:delText xml:space="preserve">then </w:delText>
              </w:r>
            </w:del>
            <w:r w:rsidR="00463CDE" w:rsidRPr="0098259C">
              <w:rPr>
                <w:rStyle w:val="FormatvorlageArial"/>
              </w:rPr>
              <w:t xml:space="preserve">an event is triggered </w:t>
            </w:r>
            <w:r w:rsidR="00CD6BA8" w:rsidRPr="0098259C">
              <w:rPr>
                <w:rStyle w:val="FormatvorlageArial"/>
              </w:rPr>
              <w:t xml:space="preserve">externally </w:t>
            </w:r>
            <w:r w:rsidR="00294E31">
              <w:rPr>
                <w:rStyle w:val="FormatvorlageArial"/>
              </w:rPr>
              <w:t>(ModelExchange</w:t>
            </w:r>
            <w:del w:id="1606" w:author="Bertsch Christian (CR/AEE3)" w:date="2019-09-06T11:23:00Z">
              <w:r w:rsidR="00294E31">
                <w:rPr>
                  <w:rStyle w:val="FormatvorlageArial"/>
                </w:rPr>
                <w:delText>)</w:delText>
              </w:r>
            </w:del>
            <w:ins w:id="1607" w:author="Bertsch Christian (CR/AEE3)" w:date="2019-09-06T11:23:00Z">
              <w:r w:rsidR="00294E31">
                <w:rPr>
                  <w:rStyle w:val="FormatvorlageArial"/>
                </w:rPr>
                <w:t>)</w:t>
              </w:r>
              <w:r w:rsidR="00D14D62">
                <w:rPr>
                  <w:rStyle w:val="FormatvorlageArial"/>
                </w:rPr>
                <w:t>,</w:t>
              </w:r>
            </w:ins>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w:t>
            </w:r>
            <w:del w:id="1608" w:author="Bertsch Christian (CR/AEE3)" w:date="2019-09-06T11:23:00Z">
              <w:r w:rsidR="00294E31">
                <w:rPr>
                  <w:rStyle w:val="FormatvorlageArial"/>
                </w:rPr>
                <w:delText>CoSimulation</w:delText>
              </w:r>
            </w:del>
            <w:ins w:id="1609" w:author="Bertsch Christian (CR/AEE3)" w:date="2019-09-06T11:23:00Z">
              <w:r w:rsidR="00294E31">
                <w:rPr>
                  <w:rStyle w:val="FormatvorlageArial"/>
                </w:rPr>
                <w:t>Co</w:t>
              </w:r>
              <w:r w:rsidR="000253EC">
                <w:rPr>
                  <w:rStyle w:val="FormatvorlageArial"/>
                </w:rPr>
                <w:t>-</w:t>
              </w:r>
              <w:r w:rsidR="00294E31">
                <w:rPr>
                  <w:rStyle w:val="FormatvorlageArial"/>
                </w:rPr>
                <w:t>Simulation</w:t>
              </w:r>
            </w:ins>
            <w:r w:rsidR="00294E31">
              <w:rPr>
                <w:rStyle w:val="FormatvorlageArial"/>
              </w:rPr>
              <w:t xml:space="preserve">)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r w:rsidR="008118AD">
              <w:rPr>
                <w:rStyle w:val="CODE"/>
              </w:rPr>
              <w:t>calculatedParameter</w:t>
            </w:r>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32F97D98"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t>ModelExchange: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r>
            <w:del w:id="1610" w:author="Bertsch Christian (CR/AEE3)" w:date="2019-09-06T11:23:00Z">
              <w:r w:rsidR="00A204D6">
                <w:rPr>
                  <w:rStyle w:val="FormatvorlageArial"/>
                </w:rPr>
                <w:delText>CoSimulation</w:delText>
              </w:r>
            </w:del>
            <w:ins w:id="1611" w:author="Bertsch Christian (CR/AEE3)" w:date="2019-09-06T11:23:00Z">
              <w:r w:rsidR="00A204D6">
                <w:rPr>
                  <w:rStyle w:val="FormatvorlageArial"/>
                </w:rPr>
                <w:t>Co</w:t>
              </w:r>
              <w:r w:rsidR="000253EC">
                <w:rPr>
                  <w:rStyle w:val="FormatvorlageArial"/>
                </w:rPr>
                <w:t>-</w:t>
              </w:r>
              <w:r w:rsidR="00A204D6">
                <w:rPr>
                  <w:rStyle w:val="FormatvorlageArial"/>
                </w:rPr>
                <w:t>Simulation</w:t>
              </w:r>
            </w:ins>
            <w:r w:rsidR="00A204D6">
              <w:rPr>
                <w:rStyle w:val="FormatvorlageArial"/>
              </w:rPr>
              <w:t>: By convention, the variable is from a “real” sampled data system and its value is only changed at Communication Points (also inside the slave).</w:t>
            </w:r>
          </w:p>
          <w:p w14:paraId="1CB9AAF5" w14:textId="2853F275"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t xml:space="preserve">ModelExchange: </w:t>
            </w:r>
            <w:r w:rsidR="00324B2A" w:rsidRPr="0098259C">
              <w:rPr>
                <w:rStyle w:val="FormatvorlageArial"/>
              </w:rPr>
              <w:t>No restrictions on value changes</w:t>
            </w:r>
            <w:r w:rsidR="00A204D6">
              <w:rPr>
                <w:rStyle w:val="FormatvorlageArial"/>
              </w:rPr>
              <w:t>.</w:t>
            </w:r>
            <w:r w:rsidR="00A204D6">
              <w:rPr>
                <w:rStyle w:val="FormatvorlageArial"/>
              </w:rPr>
              <w:br/>
            </w:r>
            <w:del w:id="1612" w:author="Bertsch Christian (CR/AEE3)" w:date="2019-09-06T11:23:00Z">
              <w:r w:rsidR="00A204D6">
                <w:rPr>
                  <w:rStyle w:val="FormatvorlageArial"/>
                </w:rPr>
                <w:delText>CoSimulation</w:delText>
              </w:r>
            </w:del>
            <w:ins w:id="1613" w:author="Bertsch Christian (CR/AEE3)" w:date="2019-09-06T11:23:00Z">
              <w:r w:rsidR="00A204D6">
                <w:rPr>
                  <w:rStyle w:val="FormatvorlageArial"/>
                </w:rPr>
                <w:t>Co</w:t>
              </w:r>
              <w:r w:rsidR="000253EC">
                <w:rPr>
                  <w:rStyle w:val="FormatvorlageArial"/>
                </w:rPr>
                <w:t>-</w:t>
              </w:r>
              <w:r w:rsidR="00A204D6">
                <w:rPr>
                  <w:rStyle w:val="FormatvorlageArial"/>
                </w:rPr>
                <w:t>Simulation</w:t>
              </w:r>
            </w:ins>
            <w:r w:rsidR="00A204D6">
              <w:rPr>
                <w:rStyle w:val="FormatvorlageArial"/>
              </w:rPr>
              <w:t xml:space="preserve">: By convention, the variable is from a differential </w:t>
            </w:r>
            <w:r w:rsidR="00324B2A" w:rsidRPr="0098259C">
              <w:rPr>
                <w:rStyle w:val="FormatvorlageArial"/>
              </w:rPr>
              <w:t xml:space="preserve"> </w:t>
            </w:r>
          </w:p>
          <w:p w14:paraId="19E027E9" w14:textId="77777777" w:rsidR="004146C7" w:rsidRPr="0098259C" w:rsidRDefault="00324B2A" w:rsidP="00B30AF5">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p>
          <w:p w14:paraId="4767E43F" w14:textId="37893BDC" w:rsidR="00324B2A" w:rsidRPr="0098259C" w:rsidRDefault="004146C7" w:rsidP="000253EC">
            <w:pPr>
              <w:pStyle w:val="Textkrper-Tabelle"/>
            </w:pPr>
            <w:r w:rsidRPr="0098259C">
              <w:rPr>
                <w:rStyle w:val="FormatvorlageArial"/>
              </w:rPr>
              <w:t>[</w:t>
            </w:r>
            <w:r w:rsidR="00324B2A" w:rsidRPr="0098259C">
              <w:rPr>
                <w:rStyle w:val="FormatvorlageArial"/>
                <w:i/>
              </w:rPr>
              <w:t>Note</w:t>
            </w:r>
            <w:del w:id="1614" w:author="Bertsch Christian (CR/AEE3)" w:date="2019-09-06T11:23:00Z">
              <w:r w:rsidR="00324B2A" w:rsidRPr="0098259C">
                <w:rPr>
                  <w:rStyle w:val="FormatvorlageArial"/>
                  <w:i/>
                </w:rPr>
                <w:delText>,</w:delText>
              </w:r>
            </w:del>
            <w:ins w:id="1615" w:author="Bertsch Christian (CR/AEE3)" w:date="2019-09-06T11:23:00Z">
              <w:r w:rsidR="000253EC">
                <w:rPr>
                  <w:rStyle w:val="FormatvorlageArial"/>
                  <w:i/>
                </w:rPr>
                <w:t xml:space="preserve"> that</w:t>
              </w:r>
            </w:ins>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r w:rsidR="00AF7945" w:rsidRPr="0098259C">
              <w:rPr>
                <w:rStyle w:val="CODE"/>
              </w:rPr>
              <w:t>fmiModelDescription.ModelStructure.Derivatives</w:t>
            </w:r>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r w:rsidRPr="00F067A2">
              <w:rPr>
                <w:rStyle w:val="CODE"/>
              </w:rPr>
              <w:t>approx</w:t>
            </w:r>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37237606"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r w:rsidR="001878DE" w:rsidRPr="00F067A2">
              <w:rPr>
                <w:rStyle w:val="CODE"/>
              </w:rPr>
              <w:t>approx</w:t>
            </w:r>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del w:id="1616" w:author="Bertsch Christian (CR/AEE3)" w:date="2019-09-06T11:23:00Z">
              <w:r w:rsidR="00ED5F53">
                <w:rPr>
                  <w:rStyle w:val="CODE"/>
                  <w:rFonts w:cs="Courier New"/>
                </w:rPr>
                <w:delText>″</w:delText>
              </w:r>
              <w:r w:rsidR="00ED5F53">
                <w:rPr>
                  <w:rStyle w:val="FormatvorlageArial"/>
                </w:rPr>
                <w:delText xml:space="preserve"> </w:delText>
              </w:r>
            </w:del>
            <w:ins w:id="1617" w:author="Bertsch Christian (CR/AEE3)" w:date="2019-09-06T11:23:00Z">
              <w:r w:rsidR="00ED5F53">
                <w:rPr>
                  <w:rStyle w:val="CODE"/>
                  <w:rFonts w:cs="Courier New"/>
                </w:rPr>
                <w:t>″</w:t>
              </w:r>
              <w:r w:rsidR="00157D92">
                <w:rPr>
                  <w:rStyle w:val="CODE"/>
                  <w:rFonts w:cs="Courier New"/>
                </w:rPr>
                <w:t>,</w:t>
              </w:r>
            </w:ins>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del w:id="1618" w:author="Bertsch Christian (CR/AEE3)" w:date="2019-09-06T11:23:00Z">
              <w:r w:rsidR="00ED5F53">
                <w:rPr>
                  <w:rStyle w:val="CODE"/>
                  <w:rFonts w:cs="Courier New"/>
                </w:rPr>
                <w:delText>″</w:delText>
              </w:r>
              <w:r w:rsidR="00ED5F53">
                <w:rPr>
                  <w:rStyle w:val="FormatvorlageArial"/>
                </w:rPr>
                <w:delText xml:space="preserve"> </w:delText>
              </w:r>
            </w:del>
            <w:ins w:id="1619" w:author="Bertsch Christian (CR/AEE3)" w:date="2019-09-06T11:23:00Z">
              <w:r w:rsidR="00ED5F53">
                <w:rPr>
                  <w:rStyle w:val="CODE"/>
                  <w:rFonts w:cs="Courier New"/>
                </w:rPr>
                <w:t>″</w:t>
              </w:r>
              <w:r w:rsidR="00157D92">
                <w:rPr>
                  <w:rStyle w:val="CODE"/>
                  <w:rFonts w:cs="Courier New"/>
                </w:rPr>
                <w:t>,</w:t>
              </w:r>
            </w:ins>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66738CB5" w:rsidR="0013300A" w:rsidRPr="0098259C" w:rsidRDefault="0013300A">
            <w:pPr>
              <w:pStyle w:val="Textkrper-Tabelle"/>
              <w:rPr>
                <w:rStyle w:val="FormatvorlageArial"/>
              </w:rPr>
            </w:pPr>
            <w:r>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ModelExchange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t xml:space="preserve">If </w:t>
            </w:r>
            <w:r w:rsidRPr="004F0E16">
              <w:rPr>
                <w:rStyle w:val="CODE"/>
              </w:rPr>
              <w:t>fmiSetXXX</w:t>
            </w:r>
            <w:r>
              <w:t xml:space="preserve"> is not called on a variable with </w:t>
            </w:r>
            <w:r w:rsidRPr="004F0E16">
              <w:rPr>
                <w:rStyle w:val="CODE"/>
              </w:rPr>
              <w:t>causality</w:t>
            </w:r>
            <w:r>
              <w:t xml:space="preserve"> = </w:t>
            </w:r>
            <w:r>
              <w:rPr>
                <w:rStyle w:val="CODE"/>
                <w:rFonts w:cs="Courier New"/>
              </w:rPr>
              <w:t>″</w:t>
            </w:r>
            <w:r w:rsidRPr="008B3556">
              <w:rPr>
                <w:rStyle w:val="CODE"/>
              </w:rPr>
              <w:t>input</w:t>
            </w:r>
            <w:del w:id="1620" w:author="Bertsch Christian (CR/AEE3)" w:date="2019-09-06T11:23:00Z">
              <w:r>
                <w:rPr>
                  <w:rStyle w:val="CODE"/>
                  <w:rFonts w:cs="Courier New"/>
                </w:rPr>
                <w:delText>″</w:delText>
              </w:r>
            </w:del>
            <w:ins w:id="1621" w:author="Bertsch Christian (CR/AEE3)" w:date="2019-09-06T11:23:00Z">
              <w:r>
                <w:rPr>
                  <w:rStyle w:val="CODE"/>
                  <w:rFonts w:cs="Courier New"/>
                </w:rPr>
                <w:t>″</w:t>
              </w:r>
              <w:r w:rsidR="006545D6">
                <w:rPr>
                  <w:rStyle w:val="CODE"/>
                  <w:rFonts w:cs="Courier New"/>
                </w:rPr>
                <w:t>,</w:t>
              </w:r>
            </w:ins>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r w:rsidRPr="00227275">
              <w:rPr>
                <w:rStyle w:val="CODE"/>
              </w:rPr>
              <w:t>can</w:t>
            </w:r>
            <w:r>
              <w:rPr>
                <w:rStyle w:val="CODE"/>
              </w:rPr>
              <w:t>HandleMultipleSetPerTimeInstant</w:t>
            </w:r>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9E9F55C" w:rsidR="0015495D" w:rsidRDefault="00225675" w:rsidP="0015495D">
            <w:pPr>
              <w:pStyle w:val="Textkrper-Tabelle"/>
              <w:rPr>
                <w:rStyle w:val="FormatvorlageArial"/>
              </w:rPr>
            </w:pPr>
            <w:r>
              <w:rPr>
                <w:rStyle w:val="FormatvorlageArial"/>
              </w:rPr>
              <w:t>If present with value = false</w:t>
            </w:r>
            <w:r w:rsidR="00227275" w:rsidRPr="00227275">
              <w:rPr>
                <w:rStyle w:val="FormatvorlageArial"/>
              </w:rPr>
              <w:t xml:space="preserve"> then only one </w:t>
            </w:r>
            <w:r w:rsidR="00140C25" w:rsidRPr="00791EA4">
              <w:rPr>
                <w:rStyle w:val="CODE"/>
                <w:rPrChange w:id="1622" w:author="Bertsch Christian (CR/AEE3)" w:date="2019-09-28T15:49:00Z">
                  <w:rPr>
                    <w:rStyle w:val="FormatvorlageArial"/>
                  </w:rPr>
                </w:rPrChange>
              </w:rPr>
              <w:t>fmi2</w:t>
            </w:r>
            <w:r w:rsidR="00227275" w:rsidRPr="00791EA4">
              <w:rPr>
                <w:rStyle w:val="CODE"/>
                <w:rPrChange w:id="1623" w:author="Bertsch Christian (CR/AEE3)" w:date="2019-09-28T15:49:00Z">
                  <w:rPr>
                    <w:rStyle w:val="FormatvorlageArial"/>
                  </w:rPr>
                </w:rPrChang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del w:id="1624" w:author="Bertsch Christian (CR/AEE3)" w:date="2019-09-06T11:23:00Z">
              <w:r w:rsidR="00B11AF3">
                <w:rPr>
                  <w:rStyle w:val="FormatvorlageArial"/>
                </w:rPr>
                <w:delText>[</w:delText>
              </w:r>
              <w:r w:rsidR="00227275" w:rsidRPr="00B11AF3">
                <w:rPr>
                  <w:rStyle w:val="FormatvorlageArial"/>
                  <w:i/>
                </w:rPr>
                <w:delText xml:space="preserve">, </w:delText>
              </w:r>
            </w:del>
            <w:ins w:id="1625" w:author="Bertsch Christian (CR/AEE3)" w:date="2019-09-06T11:23:00Z">
              <w:r w:rsidR="00B11AF3">
                <w:rPr>
                  <w:rStyle w:val="FormatvorlageArial"/>
                </w:rPr>
                <w:t>[</w:t>
              </w:r>
            </w:ins>
            <w:r w:rsidR="00227275" w:rsidRPr="00B11AF3">
              <w:rPr>
                <w:rStyle w:val="FormatvorlageArial"/>
                <w:i/>
              </w:rPr>
              <w:t>for example</w:t>
            </w:r>
            <w:ins w:id="1626" w:author="Bertsch Christian (CR/AEE3)" w:date="2019-09-06T11:23:00Z">
              <w:r w:rsidR="001D6CCC">
                <w:rPr>
                  <w:rStyle w:val="FormatvorlageArial"/>
                  <w:i/>
                </w:rPr>
                <w:t>,</w:t>
              </w:r>
            </w:ins>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2A25DADC"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(xd := f(xd) instead of xd = f(previous(xd)),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del w:id="1627" w:author="Bertsch Christian (CR/AEE3)" w:date="2019-09-06T11:23:00Z">
              <w:r w:rsidR="00CD4606">
                <w:rPr>
                  <w:rStyle w:val="FormatvorlageArial"/>
                  <w:i/>
                </w:rPr>
                <w:delText>: Usually</w:delText>
              </w:r>
            </w:del>
            <w:ins w:id="1628" w:author="Bertsch Christian (CR/AEE3)" w:date="2019-09-06T11:23:00Z">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w:t>
              </w:r>
            </w:ins>
            <w:r w:rsidR="00CD4606">
              <w:rPr>
                <w:rStyle w:val="FormatvorlageArial"/>
                <w:i/>
              </w:rPr>
              <w:t xml:space="preserve">, there is a generic mechanism to import an FMU in an environment, but the mechanism to connect FMUs together is unrelated to the import mechanism. For example, there is no mechanism in the Modelica language to formulate </w:t>
            </w:r>
            <w:del w:id="1629" w:author="Bertsch Christian (CR/AEE3)" w:date="2019-09-06T11:23:00Z">
              <w:r w:rsidR="00CD4606">
                <w:rPr>
                  <w:rStyle w:val="FormatvorlageArial"/>
                  <w:i/>
                </w:rPr>
                <w:delText xml:space="preserve">a </w:delText>
              </w:r>
            </w:del>
            <w:r w:rsidR="00CD4606">
              <w:rPr>
                <w:rStyle w:val="FormatvorlageArial"/>
                <w:i/>
              </w:rPr>
              <w:t>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0949FD8C" w:rsidR="001878DE" w:rsidRDefault="00140C25" w:rsidP="001878DE">
      <w:pPr>
        <w:pStyle w:val="BodyText"/>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del w:id="1630" w:author="Bertsch Christian (CR/AEE3)" w:date="2019-09-06T11:23:00Z">
        <w:r w:rsidR="001878DE">
          <w:delText xml:space="preserve">if </w:delText>
        </w:r>
      </w:del>
    </w:p>
    <w:p w14:paraId="3606AB7E" w14:textId="0431DDE7" w:rsidR="001878DE" w:rsidRDefault="00D3437C" w:rsidP="00854315">
      <w:pPr>
        <w:pStyle w:val="BulletItemFirst"/>
        <w:numPr>
          <w:ilvl w:val="0"/>
          <w:numId w:val="49"/>
        </w:numPr>
      </w:pPr>
      <w:ins w:id="1631" w:author="Bertsch Christian (CR/AEE3)" w:date="2019-09-06T11:23:00Z">
        <w:r>
          <w:t>if</w:t>
        </w:r>
        <w:r w:rsidRPr="00F067A2">
          <w:rPr>
            <w:rStyle w:val="CODE"/>
          </w:rPr>
          <w:t xml:space="preserve"> </w:t>
        </w:r>
      </w:ins>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r w:rsidR="001878DE" w:rsidRPr="005C461E">
        <w:rPr>
          <w:rStyle w:val="CODE"/>
        </w:rPr>
        <w:t>approx</w:t>
      </w:r>
      <w:r w:rsidR="00F96E74" w:rsidRPr="00F067A2">
        <w:t>"</w:t>
      </w:r>
      <w:r w:rsidR="001878DE">
        <w:t xml:space="preserve"> [</w:t>
      </w:r>
      <w:r w:rsidR="001878DE" w:rsidRPr="00854315">
        <w:rPr>
          <w:i/>
        </w:rPr>
        <w:t xml:space="preserve">in order to set the corresponding </w:t>
      </w:r>
      <w:r w:rsidR="001878DE" w:rsidRPr="00F067A2">
        <w:rPr>
          <w:rStyle w:val="CODE"/>
        </w:rPr>
        <w:t>start</w:t>
      </w:r>
      <w:r w:rsidR="001878DE" w:rsidRPr="00854315">
        <w:rPr>
          <w:i/>
        </w:rPr>
        <w:t xml:space="preserve"> value</w:t>
      </w:r>
      <w:r w:rsidR="001878DE">
        <w:t>].</w:t>
      </w:r>
      <w:ins w:id="1632" w:author="Bertsch Christian (CR/AEE3)" w:date="2019-09-06T11:23:00Z">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ins>
      <w:ins w:id="1633" w:author="Bertsch Christian (CR/AEE3)" w:date="2019-09-24T13:58:00Z">
        <w:r w:rsidR="00443E5C">
          <w:t>.</w:t>
        </w:r>
      </w:ins>
      <w:ins w:id="1634" w:author="Bertsch Christian (CR/AEE3)" w:date="2019-09-06T11:23:00Z">
        <w:r w:rsidR="00566BB3" w:rsidRPr="00566BB3">
          <w:t>]</w:t>
        </w:r>
      </w:ins>
    </w:p>
    <w:p w14:paraId="38EDDA04" w14:textId="76908C3E" w:rsidR="00F36B25" w:rsidRDefault="00140C25" w:rsidP="00F36B25">
      <w:pPr>
        <w:pStyle w:val="BodyText"/>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del w:id="1635" w:author="Bertsch Christian (CR/AEE3)" w:date="2019-09-06T11:23:00Z">
        <w:r w:rsidR="00F36B25">
          <w:delText xml:space="preserve">if </w:delText>
        </w:r>
      </w:del>
    </w:p>
    <w:p w14:paraId="17D18BBF" w14:textId="2261230E" w:rsidR="00F36B25" w:rsidRDefault="00D3437C" w:rsidP="006E60E6">
      <w:pPr>
        <w:pStyle w:val="BulletItemFirst"/>
        <w:numPr>
          <w:ilvl w:val="0"/>
          <w:numId w:val="49"/>
        </w:numPr>
      </w:pPr>
      <w:ins w:id="1636" w:author="Bertsch Christian (CR/AEE3)" w:date="2019-09-06T11:23:00Z">
        <w:r>
          <w:t>if</w:t>
        </w:r>
        <w:r w:rsidRPr="00F067A2">
          <w:rPr>
            <w:rStyle w:val="CODE"/>
          </w:rPr>
          <w:t xml:space="preserve"> </w:t>
        </w:r>
      </w:ins>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r w:rsidR="00F36B25" w:rsidRPr="00F067A2">
        <w:rPr>
          <w:i/>
        </w:rPr>
        <w:t xml:space="preserve">in order to set the corresponding </w:t>
      </w:r>
      <w:r w:rsidR="00F36B25" w:rsidRPr="00F067A2">
        <w:rPr>
          <w:rStyle w:val="CODE"/>
        </w:rPr>
        <w:t>start</w:t>
      </w:r>
      <w:r w:rsidR="00F36B25" w:rsidRPr="00F067A2">
        <w:rPr>
          <w:i/>
        </w:rPr>
        <w:t xml:space="preserve"> value</w:t>
      </w:r>
      <w:r w:rsidR="00F36B25">
        <w:t xml:space="preserve">], or </w:t>
      </w:r>
      <w:del w:id="1637" w:author="Bertsch Christian (CR/AEE3)" w:date="2019-09-06T11:23:00Z">
        <w:r w:rsidR="00F36B25">
          <w:delText>if</w:delText>
        </w:r>
      </w:del>
    </w:p>
    <w:p w14:paraId="5CEACC04" w14:textId="773B25C7" w:rsidR="00F36B25" w:rsidRDefault="00D3437C" w:rsidP="006E60E6">
      <w:pPr>
        <w:pStyle w:val="BodyText"/>
        <w:numPr>
          <w:ilvl w:val="0"/>
          <w:numId w:val="49"/>
        </w:numPr>
        <w:spacing w:before="0"/>
      </w:pPr>
      <w:ins w:id="1638" w:author="Bertsch Christian (CR/AEE3)" w:date="2019-09-06T11:23:00Z">
        <w:r>
          <w:t>if</w:t>
        </w:r>
        <w:r w:rsidRPr="00F067A2">
          <w:rPr>
            <w:rStyle w:val="CODE"/>
          </w:rPr>
          <w:t xml:space="preserve"> </w:t>
        </w:r>
      </w:ins>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r w:rsidR="00F36B25" w:rsidRPr="00F067A2">
        <w:rPr>
          <w:i/>
        </w:rPr>
        <w:t>in order to provide new values for inputs</w:t>
      </w:r>
      <w:r w:rsidR="00F36B25">
        <w:t>]</w:t>
      </w:r>
    </w:p>
    <w:p w14:paraId="36A1A70C" w14:textId="78FF0244" w:rsidR="001878DE" w:rsidRDefault="00140C25" w:rsidP="001878DE">
      <w:pPr>
        <w:pStyle w:val="BodyText"/>
        <w:spacing w:before="240"/>
      </w:pPr>
      <w:r>
        <w:rPr>
          <w:b/>
        </w:rPr>
        <w:t>fmi2</w:t>
      </w:r>
      <w:r w:rsidR="001878DE" w:rsidRPr="00DB4F72">
        <w:rPr>
          <w:b/>
        </w:rPr>
        <w:t>SetXXX</w:t>
      </w:r>
      <w:r w:rsidR="001878DE">
        <w:t xml:space="preserve"> can be called on any variable</w:t>
      </w:r>
      <w:r w:rsidR="004B3F46">
        <w:t xml:space="preserve"> </w:t>
      </w:r>
      <w:r w:rsidR="00AD7D98">
        <w:rPr>
          <w:b/>
        </w:rPr>
        <w:t>for ModelExchang</w:t>
      </w:r>
      <w:r w:rsidR="004B3F46" w:rsidRPr="002F3E46">
        <w:rPr>
          <w:b/>
        </w:rPr>
        <w:t>e</w:t>
      </w:r>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del w:id="1639" w:author="Bertsch Christian (CR/AEE3)" w:date="2019-09-06T11:23:00Z">
        <w:r>
          <w:rPr>
            <w:rStyle w:val="CODE"/>
          </w:rPr>
          <w:delText>fmi2</w:delText>
        </w:r>
        <w:r w:rsidR="004B3F46">
          <w:rPr>
            <w:rStyle w:val="CODE"/>
          </w:rPr>
          <w:delText>ExitEventMode</w:delText>
        </w:r>
      </w:del>
      <w:ins w:id="1640" w:author="Bertsch Christian (CR/AEE3)" w:date="2019-09-06T11:23:00Z">
        <w:r w:rsidR="00566BB3" w:rsidRPr="00FA3E81">
          <w:rPr>
            <w:rFonts w:ascii="Courier New" w:hAnsi="Courier New" w:cs="Courier New"/>
            <w:sz w:val="19"/>
            <w:szCs w:val="19"/>
          </w:rPr>
          <w:t>fmi2EnterContinuousTimeMode</w:t>
        </w:r>
      </w:ins>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del w:id="1641" w:author="Bertsch Christian (CR/AEE3)" w:date="2019-09-06T11:23:00Z">
        <w:r w:rsidR="001878DE">
          <w:delText>if</w:delText>
        </w:r>
      </w:del>
    </w:p>
    <w:p w14:paraId="505DA42F" w14:textId="6A06F34C" w:rsidR="004B3F46" w:rsidRDefault="00D3437C" w:rsidP="004B3F46">
      <w:pPr>
        <w:pStyle w:val="BodyText"/>
        <w:numPr>
          <w:ilvl w:val="0"/>
          <w:numId w:val="48"/>
        </w:numPr>
        <w:spacing w:before="0"/>
      </w:pPr>
      <w:ins w:id="1642" w:author="Bertsch Christian (CR/AEE3)" w:date="2019-09-06T11:23:00Z">
        <w:r>
          <w:t>if</w:t>
        </w:r>
        <w:r>
          <w:rPr>
            <w:rStyle w:val="CODE"/>
          </w:rPr>
          <w:t xml:space="preserve"> </w:t>
        </w:r>
      </w:ins>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r w:rsidR="004B3F46" w:rsidRPr="00F067A2">
        <w:rPr>
          <w:i/>
        </w:rPr>
        <w:t>in order to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del w:id="1643" w:author="Bertsch Christian (CR/AEE3)" w:date="2019-09-06T11:23:00Z">
        <w:r w:rsidR="004B3F46">
          <w:delText>if</w:delText>
        </w:r>
      </w:del>
    </w:p>
    <w:p w14:paraId="33706D13" w14:textId="3291929A" w:rsidR="004B3F46" w:rsidRDefault="00D3437C" w:rsidP="004B3F46">
      <w:pPr>
        <w:pStyle w:val="BodyText"/>
        <w:numPr>
          <w:ilvl w:val="0"/>
          <w:numId w:val="48"/>
        </w:numPr>
        <w:spacing w:before="0"/>
      </w:pPr>
      <w:ins w:id="1644" w:author="Bertsch Christian (CR/AEE3)" w:date="2019-09-06T11:23:00Z">
        <w:r>
          <w:t>if</w:t>
        </w:r>
        <w:r w:rsidRPr="00F067A2">
          <w:rPr>
            <w:rStyle w:val="CODE"/>
          </w:rPr>
          <w:t xml:space="preserve"> </w:t>
        </w:r>
      </w:ins>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r w:rsidR="004B3F46" w:rsidRPr="00F067A2">
        <w:rPr>
          <w:i/>
        </w:rPr>
        <w:t>in order to provide new values for inputs</w:t>
      </w:r>
      <w:r w:rsidR="004B3F46">
        <w:t>]</w:t>
      </w:r>
    </w:p>
    <w:p w14:paraId="740F3F61" w14:textId="27B0898C" w:rsidR="004B3F46" w:rsidRDefault="00140C25" w:rsidP="001878DE">
      <w:pPr>
        <w:pStyle w:val="BodyText"/>
        <w:spacing w:before="240"/>
      </w:pPr>
      <w:r>
        <w:rPr>
          <w:b/>
        </w:rPr>
        <w:t>fmi2</w:t>
      </w:r>
      <w:r w:rsidR="004B3F46" w:rsidRPr="00DB4F72">
        <w:rPr>
          <w:b/>
        </w:rPr>
        <w:t>SetXXX</w:t>
      </w:r>
      <w:r w:rsidR="004B3F46">
        <w:t xml:space="preserve"> can be called on any variable for </w:t>
      </w:r>
      <w:r w:rsidR="004B3F46" w:rsidRPr="002F3E46">
        <w:rPr>
          <w:b/>
        </w:rPr>
        <w:t>ModelExchange in Continuous</w:t>
      </w:r>
      <w:r w:rsidR="00C4341F">
        <w:rPr>
          <w:b/>
        </w:rPr>
        <w:t>-Time</w:t>
      </w:r>
      <w:r w:rsidR="004B3F46" w:rsidRPr="002F3E46">
        <w:rPr>
          <w:b/>
        </w:rPr>
        <w:t xml:space="preserve"> Mode</w:t>
      </w:r>
      <w:r w:rsidR="004B3F46">
        <w:t xml:space="preserve"> </w:t>
      </w:r>
      <w:del w:id="1645" w:author="Bertsch Christian (CR/AEE3)" w:date="2019-09-06T11:23:00Z">
        <w:r w:rsidR="004B3F46">
          <w:delText>if</w:delText>
        </w:r>
      </w:del>
    </w:p>
    <w:p w14:paraId="6E9E8D19" w14:textId="55AA0B5F" w:rsidR="001878DE" w:rsidRDefault="00D3437C" w:rsidP="006E60E6">
      <w:pPr>
        <w:pStyle w:val="BodyText"/>
        <w:numPr>
          <w:ilvl w:val="0"/>
          <w:numId w:val="48"/>
        </w:numPr>
        <w:spacing w:before="0"/>
      </w:pPr>
      <w:ins w:id="1646" w:author="Bertsch Christian (CR/AEE3)" w:date="2019-09-06T11:23:00Z">
        <w:r>
          <w:t>if</w:t>
        </w:r>
        <w:r w:rsidRPr="00F067A2">
          <w:rPr>
            <w:rStyle w:val="CODE"/>
          </w:rPr>
          <w:t xml:space="preserve"> </w:t>
        </w:r>
      </w:ins>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r w:rsidR="001878DE" w:rsidRPr="00F067A2">
        <w:rPr>
          <w:i/>
        </w:rPr>
        <w:t>in order to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BodyText"/>
        <w:spacing w:after="120"/>
      </w:pPr>
    </w:p>
    <w:p w14:paraId="0945F311" w14:textId="77777777" w:rsidR="006545D6" w:rsidRDefault="006545D6" w:rsidP="009C6B97">
      <w:pPr>
        <w:pStyle w:val="BodyText"/>
        <w:spacing w:after="120"/>
      </w:pPr>
    </w:p>
    <w:p w14:paraId="5397F07E" w14:textId="6756699A" w:rsidR="00320D82" w:rsidRDefault="00643A4C" w:rsidP="009C6B97">
      <w:pPr>
        <w:pStyle w:val="BodyText"/>
        <w:spacing w:after="120"/>
      </w:pPr>
      <w:r>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r>
              <w:rPr>
                <w:rFonts w:cs="Arial"/>
                <w:b/>
              </w:rPr>
              <w:t>calculated</w:t>
            </w:r>
            <w:r w:rsidR="00603B4F">
              <w:rPr>
                <w:rFonts w:cs="Arial"/>
                <w:b/>
              </w:rPr>
              <w:t>p</w:t>
            </w:r>
            <w:r w:rsidRPr="0098259C">
              <w:rPr>
                <w:rFonts w:cs="Arial"/>
                <w:b/>
              </w:rPr>
              <w:t>arameter</w:t>
            </w:r>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BodyText"/>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r w:rsidRPr="00073F1A">
              <w:rPr>
                <w:rStyle w:val="CODE"/>
                <w:color w:val="993300"/>
              </w:rPr>
              <w:t>approx</w:t>
            </w:r>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r w:rsidRPr="00643A4C">
              <w:rPr>
                <w:rStyle w:val="CODE"/>
              </w:rPr>
              <w:t>approx</w:t>
            </w:r>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5F53EAAD" w:rsidR="006C6F13" w:rsidRPr="002F3E46" w:rsidRDefault="00B14379" w:rsidP="00291474">
      <w:pPr>
        <w:pStyle w:val="BodyText"/>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del w:id="1647" w:author="Bertsch Christian (CR/AEE3)" w:date="2019-09-06T11:23:00Z">
        <w:r w:rsidR="006C6F13" w:rsidRPr="00867BB6">
          <w:rPr>
            <w:rStyle w:val="CODE"/>
            <w:i/>
          </w:rPr>
          <w:delText>”</w:delText>
        </w:r>
        <w:r w:rsidR="006C6F13" w:rsidRPr="00867BB6">
          <w:rPr>
            <w:i/>
          </w:rPr>
          <w:delText>,</w:delText>
        </w:r>
      </w:del>
      <w:ins w:id="1648" w:author="Bertsch Christian (CR/AEE3)" w:date="2019-09-06T11:23:00Z">
        <w:r w:rsidR="00157D92" w:rsidRPr="002F3E46">
          <w:rPr>
            <w:rStyle w:val="CODE"/>
            <w:rFonts w:cs="Courier New"/>
            <w:i/>
          </w:rPr>
          <w:t>"</w:t>
        </w:r>
        <w:r w:rsidR="006C6F13" w:rsidRPr="002F3E46">
          <w:rPr>
            <w:i/>
          </w:rPr>
          <w:t>,</w:t>
        </w:r>
      </w:ins>
      <w:r w:rsidR="006C6F13" w:rsidRPr="002F3E46">
        <w:rPr>
          <w:i/>
        </w:rPr>
        <w:t xml:space="preserve">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del w:id="1649" w:author="Bertsch Christian (CR/AEE3)" w:date="2019-09-06T11:23:00Z">
        <w:r w:rsidR="00EA7D52" w:rsidRPr="004F0E16">
          <w:rPr>
            <w:rStyle w:val="CODE"/>
            <w:i/>
          </w:rPr>
          <w:delText>”</w:delText>
        </w:r>
        <w:r w:rsidR="00EA7D52">
          <w:rPr>
            <w:i/>
          </w:rPr>
          <w:delText>,</w:delText>
        </w:r>
      </w:del>
      <w:ins w:id="1650" w:author="Bertsch Christian (CR/AEE3)" w:date="2019-09-06T11:23:00Z">
        <w:r w:rsidR="00157D92" w:rsidRPr="002F3E46">
          <w:rPr>
            <w:rStyle w:val="CODE"/>
            <w:rFonts w:cs="Courier New"/>
            <w:i/>
          </w:rPr>
          <w:t>"</w:t>
        </w:r>
        <w:r w:rsidR="00EA7D52">
          <w:rPr>
            <w:i/>
          </w:rPr>
          <w:t>,</w:t>
        </w:r>
      </w:ins>
      <w:r w:rsidR="00EA7D52">
        <w:rPr>
          <w:i/>
        </w:rPr>
        <w:t xml:space="preserve">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w:t>
      </w:r>
      <w:del w:id="1651" w:author="Bertsch Christian (CR/AEE3)" w:date="2019-09-06T11:23:00Z">
        <w:r w:rsidRPr="00867BB6">
          <w:rPr>
            <w:i/>
          </w:rPr>
          <w:delText>explicitely</w:delText>
        </w:r>
      </w:del>
      <w:ins w:id="1652" w:author="Bertsch Christian (CR/AEE3)" w:date="2019-09-06T11:23:00Z">
        <w:r w:rsidRPr="002F3E46">
          <w:rPr>
            <w:i/>
          </w:rPr>
          <w:t>explicitly</w:t>
        </w:r>
      </w:ins>
      <w:r w:rsidRPr="002F3E46">
        <w:rPr>
          <w:i/>
        </w:rPr>
        <w:t xml:space="preserve">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&lt;ScalarVariable&gt;&lt;</w:t>
      </w:r>
      <w:r w:rsidR="00803443" w:rsidRPr="002F3E46">
        <w:rPr>
          <w:rStyle w:val="CODE"/>
          <w:i/>
        </w:rPr>
        <w:t xml:space="preserve">XXX </w:t>
      </w:r>
      <w:r w:rsidR="00DA0E55" w:rsidRPr="002F3E46">
        <w:rPr>
          <w:rStyle w:val="CODE"/>
        </w:rPr>
        <w:t>start</w:t>
      </w:r>
      <w:r w:rsidR="00803443" w:rsidRPr="002F3E46">
        <w:rPr>
          <w:rStyle w:val="CODE"/>
          <w:i/>
        </w:rPr>
        <w:t>=YYY</w:t>
      </w:r>
      <w:del w:id="1653" w:author="Bertsch Christian (CR/AEE3)" w:date="2019-09-06T11:23:00Z">
        <w:r w:rsidR="00803443" w:rsidRPr="00867BB6">
          <w:rPr>
            <w:rStyle w:val="CODE"/>
            <w:i/>
          </w:rPr>
          <w:delText>/</w:delText>
        </w:r>
        <w:r w:rsidR="00DA0E55" w:rsidRPr="00867BB6">
          <w:rPr>
            <w:rStyle w:val="CODE"/>
          </w:rPr>
          <w:delText>&gt;</w:delText>
        </w:r>
        <w:r w:rsidR="00DA0E55">
          <w:rPr>
            <w:i/>
          </w:rPr>
          <w:delText>,</w:delText>
        </w:r>
      </w:del>
      <w:ins w:id="1654" w:author="Bertsch Christian (CR/AEE3)" w:date="2019-09-06T11:23:00Z">
        <w:r w:rsidR="00803443" w:rsidRPr="002F3E46">
          <w:rPr>
            <w:rStyle w:val="CODE"/>
            <w:i/>
          </w:rPr>
          <w:t>/</w:t>
        </w:r>
        <w:r w:rsidR="00DA0E55" w:rsidRPr="002F3E46">
          <w:rPr>
            <w:rStyle w:val="CODE"/>
          </w:rPr>
          <w:t>&gt;</w:t>
        </w:r>
      </w:ins>
      <w:r w:rsidR="00DA0E55">
        <w:rPr>
          <w:i/>
        </w:rPr>
        <w:t xml:space="preserve"> or the value provided by </w:t>
      </w:r>
      <w:r w:rsidR="00DA0E55" w:rsidRPr="002F3E46">
        <w:rPr>
          <w:rStyle w:val="CODE"/>
        </w:rPr>
        <w:t>fmiSetXXX</w:t>
      </w:r>
      <w:r w:rsidR="00122F43">
        <w:rPr>
          <w:i/>
        </w:rPr>
        <w:t>, if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BodyText"/>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“constant / calculatedParameter”</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“discrete / calculatedParameter”</w:t>
            </w:r>
            <w:r w:rsidR="00484F13">
              <w:rPr>
                <w:rFonts w:cs="Arial"/>
                <w:i/>
              </w:rPr>
              <w:t>,</w:t>
            </w:r>
            <w:r w:rsidRPr="0098259C">
              <w:rPr>
                <w:rFonts w:cs="Arial"/>
                <w:i/>
              </w:rPr>
              <w:t xml:space="preserve"> “continuous / parameter”</w:t>
            </w:r>
            <w:r w:rsidR="00484F13">
              <w:rPr>
                <w:rFonts w:cs="Arial"/>
                <w:i/>
              </w:rPr>
              <w:t xml:space="preserve"> and continuous / calculatedParameter</w:t>
            </w:r>
            <w:r w:rsidRPr="0098259C">
              <w:rPr>
                <w:rFonts w:cs="Arial"/>
                <w:i/>
              </w:rPr>
              <w:t xml:space="preserve"> </w:t>
            </w:r>
            <w:r w:rsidR="00980C84">
              <w:rPr>
                <w:rFonts w:cs="Arial"/>
                <w:i/>
              </w:rPr>
              <w:t xml:space="preserve">do not make sense, since causality = “parameter” </w:t>
            </w:r>
            <w:r w:rsidR="00E75028">
              <w:rPr>
                <w:rFonts w:cs="Arial"/>
                <w:i/>
              </w:rPr>
              <w:t xml:space="preserve">and “calculatedParameter”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ins w:id="1655" w:author="Bertsch Christian (CR/AEE3)" w:date="2019-09-06T11:23:00Z">
              <w:r w:rsidR="00157D92">
                <w:rPr>
                  <w:rFonts w:cs="Arial"/>
                  <w:i/>
                </w:rPr>
                <w:t>“</w:t>
              </w:r>
            </w:ins>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A fixed or tunable “input” has exactly the same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A fixed or tunable “output” has exactly the same properties as a fixed or tunable calculatedParameter. For simplicity, only fixed and tunable calculatedParameters shall be defined.</w:t>
            </w:r>
          </w:p>
        </w:tc>
      </w:tr>
    </w:tbl>
    <w:p w14:paraId="6388BB2D" w14:textId="77777777" w:rsidR="006F129C" w:rsidRPr="0098259C" w:rsidRDefault="006F129C" w:rsidP="009C6B97">
      <w:pPr>
        <w:pStyle w:val="BodyText"/>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(ModelExchange) or takes effect at the next Communication Point (CoSimulation)</w:t>
            </w:r>
            <w:r w:rsidR="00E75028" w:rsidRPr="0098259C">
              <w:rPr>
                <w:rFonts w:cs="Arial"/>
                <w:i/>
              </w:rPr>
              <w:t xml:space="preserve">, and tunable </w:t>
            </w:r>
            <w:r w:rsidR="000C7FF0">
              <w:rPr>
                <w:rFonts w:cs="Arial"/>
                <w:i/>
              </w:rPr>
              <w:t>calculatedParameter/</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(ModelExchange) or takes effect at the next Communication Point (CoSimulation)</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15ECD2F"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del w:id="1656" w:author="Bertsch Christian (CR/AEE3)" w:date="2019-09-06T11:23:00Z">
              <w:r>
                <w:rPr>
                  <w:rFonts w:cs="Arial"/>
                  <w:i/>
                </w:rPr>
                <w:delText>,</w:delText>
              </w:r>
            </w:del>
            <w:ins w:id="1657" w:author="Bertsch Christian (CR/AEE3)" w:date="2019-09-06T11:23:00Z">
              <w:r w:rsidR="00745D56">
                <w:rPr>
                  <w:rFonts w:cs="Arial"/>
                  <w:i/>
                </w:rPr>
                <w:t>.</w:t>
              </w:r>
            </w:ins>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BodyText"/>
        <w:spacing w:before="240"/>
        <w:rPr>
          <w:i/>
        </w:rPr>
      </w:pPr>
      <w:r w:rsidRPr="0098259C">
        <w:rPr>
          <w:i/>
        </w:rPr>
        <w:t>How to treat tunable variables:</w:t>
      </w:r>
    </w:p>
    <w:p w14:paraId="2D1C711D" w14:textId="77777777" w:rsidR="006E2327" w:rsidRDefault="006E2327" w:rsidP="006E2327">
      <w:pPr>
        <w:pStyle w:val="BodyText"/>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dp/dt = 0. If the parameter "p" is changing, then </w:t>
      </w:r>
      <w:r w:rsidR="00014230" w:rsidRPr="0098259C">
        <w:rPr>
          <w:i/>
        </w:rPr>
        <w:t>D</w:t>
      </w:r>
      <w:r w:rsidRPr="0098259C">
        <w:rPr>
          <w:i/>
        </w:rPr>
        <w:t xml:space="preserve">irac impulses are introduced since dp/dt of a discontinuous 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Furthermore, in many cases the model 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BodyText"/>
        <w:rPr>
          <w:i/>
        </w:rPr>
      </w:pPr>
      <w:r>
        <w:rPr>
          <w:i/>
        </w:rPr>
        <w:t>FMI for Model Exchange:</w:t>
      </w:r>
    </w:p>
    <w:p w14:paraId="339FC48E" w14:textId="77777777" w:rsidR="006E2327" w:rsidRPr="0098259C" w:rsidRDefault="006E2327" w:rsidP="00B01CCB">
      <w:pPr>
        <w:pStyle w:val="BodyTextIndent"/>
        <w:ind w:firstLine="0"/>
        <w:rPr>
          <w:i/>
        </w:rPr>
      </w:pPr>
      <w:r w:rsidRPr="0098259C">
        <w:rPr>
          <w:i/>
        </w:rPr>
        <w:t>Therefore, “tuning a parameter” during simulation does not mean to “change the parameter online” during simulation. Instead, this is a short hand notation for:</w:t>
      </w:r>
    </w:p>
    <w:p w14:paraId="13443D4D" w14:textId="77777777" w:rsidR="006E2327" w:rsidRPr="0098259C" w:rsidRDefault="006E2327" w:rsidP="006E60E6">
      <w:pPr>
        <w:pStyle w:val="BodyText"/>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BodyText"/>
        <w:numPr>
          <w:ilvl w:val="0"/>
          <w:numId w:val="35"/>
        </w:numPr>
        <w:rPr>
          <w:i/>
        </w:rPr>
      </w:pPr>
      <w:r w:rsidRPr="0098259C">
        <w:rPr>
          <w:i/>
        </w:rPr>
        <w:t>Change the values of the tunable parameters.</w:t>
      </w:r>
    </w:p>
    <w:p w14:paraId="124EE7AA" w14:textId="77777777" w:rsidR="006E2327" w:rsidRPr="0098259C" w:rsidRDefault="006E2327" w:rsidP="006E60E6">
      <w:pPr>
        <w:pStyle w:val="BodyText"/>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BodyText"/>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BodyText"/>
        <w:rPr>
          <w:i/>
        </w:rPr>
      </w:pPr>
      <w:r>
        <w:rPr>
          <w:i/>
        </w:rPr>
        <w:t xml:space="preserve">Basically this means that a new simulation run is started from the previous FMU state with changed parameter values. </w:t>
      </w:r>
      <w:r w:rsidR="006E2327" w:rsidRPr="0098259C">
        <w:rPr>
          <w:i/>
        </w:rPr>
        <w:t>With this interpretation, changing parameters online is “clean”, as long as these changes appear at an event instant.</w:t>
      </w:r>
    </w:p>
    <w:p w14:paraId="0ED0EF1E" w14:textId="77777777" w:rsidR="005971B8" w:rsidRDefault="005971B8" w:rsidP="006E2327">
      <w:pPr>
        <w:pStyle w:val="BodyText"/>
        <w:rPr>
          <w:i/>
        </w:rPr>
      </w:pPr>
      <w:r>
        <w:rPr>
          <w:i/>
        </w:rPr>
        <w:t>FMI for Co</w:t>
      </w:r>
      <w:r>
        <w:rPr>
          <w:i/>
        </w:rPr>
        <w:noBreakHyphen/>
        <w:t>Simulation:</w:t>
      </w:r>
    </w:p>
    <w:p w14:paraId="00721E08" w14:textId="1CF251DA" w:rsidR="005971B8" w:rsidRPr="0098259C" w:rsidRDefault="005971B8" w:rsidP="00B01CCB">
      <w:pPr>
        <w:pStyle w:val="BodyText"/>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ins w:id="1658" w:author="Bertsch Christian (CR/AEE3)" w:date="2019-09-06T11:23:00Z">
        <w:r w:rsidR="00831FCB">
          <w:rPr>
            <w:i/>
          </w:rPr>
          <w:t>,</w:t>
        </w:r>
      </w:ins>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del w:id="1659" w:author="Bertsch Christian (CR/AEE3)" w:date="2019-09-06T11:23:00Z">
        <w:r w:rsidR="00FF31C6">
          <w:rPr>
            <w:i/>
          </w:rPr>
          <w:delText>so</w:delText>
        </w:r>
      </w:del>
      <w:ins w:id="1660" w:author="Bertsch Christian (CR/AEE3)" w:date="2019-09-06T11:23:00Z">
        <w:r w:rsidR="008E477C">
          <w:rPr>
            <w:i/>
          </w:rPr>
          <w:t>that is,</w:t>
        </w:r>
      </w:ins>
      <w:r w:rsidR="008E477C">
        <w:rPr>
          <w:i/>
        </w:rPr>
        <w:t xml:space="preserve">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BodyText"/>
        <w:spacing w:before="0"/>
      </w:pPr>
      <w:r w:rsidRPr="0098259C">
        <w:t>]</w:t>
      </w:r>
    </w:p>
    <w:p w14:paraId="7870BB46" w14:textId="3D14AE54" w:rsidR="00E9550E" w:rsidRPr="0098259C" w:rsidRDefault="00E9550E" w:rsidP="009A753C">
      <w:pPr>
        <w:pStyle w:val="BodyText"/>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r w:rsidR="00B46890" w:rsidRPr="0098259C">
        <w:rPr>
          <w:rStyle w:val="CODE"/>
        </w:rPr>
        <w:t>valueReference</w:t>
      </w:r>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exactly the same</w:t>
      </w:r>
      <w:del w:id="1661" w:author="Bertsch Christian (CR/AEE3)" w:date="2019-09-06T11:23:00Z">
        <w:r w:rsidR="006C5046">
          <w:delText>, as</w:delText>
        </w:r>
      </w:del>
      <w:r w:rsidR="006C5046">
        <w:t xml:space="preserve"> if </w:t>
      </w:r>
      <w:r w:rsidR="006C5046" w:rsidRPr="002F3E46">
        <w:rPr>
          <w:rStyle w:val="CODE"/>
        </w:rPr>
        <w:t>a</w:t>
      </w:r>
      <w:r w:rsidR="006C5046">
        <w:t xml:space="preserve"> and </w:t>
      </w:r>
      <w:r w:rsidR="006C5046" w:rsidRPr="002F3E46">
        <w:rPr>
          <w:rStyle w:val="CODE"/>
        </w:rPr>
        <w:t>b</w:t>
      </w:r>
      <w:r w:rsidR="006C5046">
        <w:t xml:space="preserve"> </w:t>
      </w:r>
      <w:del w:id="1662" w:author="Bertsch Christian (CR/AEE3)" w:date="2019-09-06T11:23:00Z">
        <w:r w:rsidR="006C5046">
          <w:delText>would</w:delText>
        </w:r>
      </w:del>
      <w:ins w:id="1663" w:author="Bertsch Christian (CR/AEE3)" w:date="2019-09-06T11:23:00Z">
        <w:r w:rsidR="008E477C">
          <w:t>were</w:t>
        </w:r>
      </w:ins>
      <w:r w:rsidR="008E477C">
        <w:t xml:space="preserve"> </w:t>
      </w:r>
      <w:r w:rsidR="006C5046">
        <w:t xml:space="preserve">not </w:t>
      </w:r>
      <w:del w:id="1664" w:author="Bertsch Christian (CR/AEE3)" w:date="2019-09-06T11:23:00Z">
        <w:r w:rsidR="006C5046">
          <w:delText xml:space="preserve">be </w:delText>
        </w:r>
      </w:del>
      <w:r w:rsidR="006C5046">
        <w:t xml:space="preserve">treated as alias variables (that is, </w:t>
      </w:r>
      <w:del w:id="1665" w:author="Bertsch Christian (CR/AEE3)" w:date="2019-09-06T11:23:00Z">
        <w:r w:rsidR="006C5046">
          <w:delText>would have</w:delText>
        </w:r>
      </w:del>
      <w:ins w:id="1666" w:author="Bertsch Christian (CR/AEE3)" w:date="2019-09-06T11:23:00Z">
        <w:r w:rsidR="008E477C">
          <w:t>had</w:t>
        </w:r>
      </w:ins>
      <w:r w:rsidR="006C5046">
        <w:t xml:space="preserve"> different </w:t>
      </w:r>
      <w:r w:rsidR="006C5046" w:rsidRPr="002F3E46">
        <w:rPr>
          <w:rStyle w:val="CODE"/>
        </w:rPr>
        <w:t>valueReferences</w:t>
      </w:r>
      <w:r w:rsidR="006C5046">
        <w:t>). This requirement leads naturally to the following restrictions</w:t>
      </w:r>
      <w:r w:rsidR="00B46890" w:rsidRPr="0098259C">
        <w:t>:</w:t>
      </w:r>
    </w:p>
    <w:p w14:paraId="17CD74B1" w14:textId="5D70AAB3"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r w:rsidR="0084195E" w:rsidRPr="002F3E46">
        <w:rPr>
          <w:rStyle w:val="CODE"/>
        </w:rPr>
        <w:t>fmiSetXXX</w:t>
      </w:r>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ins w:id="1667" w:author="Bertsch Christian (CR/AEE3)" w:date="2019-09-06T11:23:00Z">
        <w:r w:rsidR="00831FCB">
          <w:rPr>
            <w:i/>
          </w:rPr>
          <w:t>,</w:t>
        </w:r>
      </w:ins>
      <w:r w:rsidR="008E3517" w:rsidRPr="0098259C">
        <w:rPr>
          <w:i/>
        </w:rPr>
        <w:t xml:space="preserve"> and alias means that there is a constraint equation between variables (= the values are the same), </w:t>
      </w:r>
      <w:del w:id="1668" w:author="Bertsch Christian (CR/AEE3)" w:date="2019-09-06T11:23:00Z">
        <w:r w:rsidR="008E3517" w:rsidRPr="0098259C">
          <w:rPr>
            <w:i/>
          </w:rPr>
          <w:delText>and then the</w:delText>
        </w:r>
      </w:del>
      <w:ins w:id="1669" w:author="Bertsch Christian (CR/AEE3)" w:date="2019-09-06T11:23:00Z">
        <w:r w:rsidR="008E3517" w:rsidRPr="0098259C">
          <w:rPr>
            <w:i/>
          </w:rPr>
          <w:t>the</w:t>
        </w:r>
        <w:r w:rsidR="00831FCB">
          <w:rPr>
            <w:i/>
          </w:rPr>
          <w:t>se</w:t>
        </w:r>
      </w:ins>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ins w:id="1670" w:author="Bertsch Christian (CR/AEE3)" w:date="2019-09-06T11:23:00Z">
        <w:r w:rsidR="009B403E">
          <w:rPr>
            <w:i/>
          </w:rPr>
          <w:t>,</w:t>
        </w:r>
      </w:ins>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calculatedParameter</w:t>
      </w:r>
      <w:r w:rsidR="00BC5F45" w:rsidRPr="002F3E46">
        <w:rPr>
          <w:rStyle w:val="CODE"/>
          <w:i/>
        </w:rPr>
        <w:t>"</w:t>
      </w:r>
      <w:r w:rsidR="00BC5F45" w:rsidRPr="00BC5F45">
        <w:rPr>
          <w:i/>
        </w:rPr>
        <w:t xml:space="preserve"> and </w:t>
      </w:r>
      <w:r w:rsidR="00BC5F45" w:rsidRPr="002F3E46">
        <w:rPr>
          <w:rStyle w:val="CODE"/>
        </w:rPr>
        <w:t>b :=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ins w:id="1671" w:author="Bertsch Christian (CR/AEE3)" w:date="2019-09-06T11:23:00Z">
        <w:r w:rsidR="00A051ED">
          <w:t>,</w:t>
        </w:r>
      </w:ins>
      <w:r>
        <w:t xml:space="preserve"> or all of them must have the same </w:t>
      </w:r>
      <w:r w:rsidRPr="002F3E46">
        <w:rPr>
          <w:rStyle w:val="CODE"/>
        </w:rPr>
        <w:t>&lt;Unit name&gt;</w:t>
      </w:r>
      <w:r>
        <w:t xml:space="preserve"> and the same </w:t>
      </w:r>
      <w:r w:rsidRPr="002F3E46">
        <w:rPr>
          <w:rStyle w:val="CODE"/>
        </w:rPr>
        <w:t>&lt;Unit&gt;&lt;BaseUnit&gt;</w:t>
      </w:r>
      <w:r>
        <w:t xml:space="preserve"> definitions.</w:t>
      </w:r>
    </w:p>
    <w:p w14:paraId="34C6391F" w14:textId="46517B3B" w:rsidR="00085434" w:rsidRPr="0098259C" w:rsidRDefault="00085434" w:rsidP="00085434">
      <w:pPr>
        <w:pStyle w:val="BodyText"/>
      </w:pPr>
      <w:r w:rsidRPr="0098259C">
        <w:t xml:space="preserve">The aliasing of variables only means that the “value” of the variables is always identical. However, aliased variables may have different attributes, </w:t>
      </w:r>
      <w:del w:id="1672" w:author="Bertsch Christian (CR/AEE3)" w:date="2019-09-06T11:23:00Z">
        <w:r w:rsidRPr="0098259C">
          <w:delText>like</w:delText>
        </w:r>
      </w:del>
      <w:ins w:id="1673" w:author="Bertsch Christian (CR/AEE3)" w:date="2019-09-06T11:23:00Z">
        <w:r w:rsidR="008E477C">
          <w:t>such as</w:t>
        </w:r>
      </w:ins>
      <w:r w:rsidR="008E477C" w:rsidRPr="0098259C">
        <w:t xml:space="preserve"> </w:t>
      </w:r>
      <w:r w:rsidRPr="0098259C">
        <w:t>min/max/nominal values or description texts. [</w:t>
      </w:r>
      <w:r w:rsidRPr="0098259C">
        <w:rPr>
          <w:i/>
        </w:rPr>
        <w:t>For example</w:t>
      </w:r>
      <w:ins w:id="1674" w:author="Bertsch Christian (CR/AEE3)" w:date="2019-09-06T11:23:00Z">
        <w:r w:rsidR="006E17D0">
          <w:rPr>
            <w:i/>
          </w:rPr>
          <w:t>,</w:t>
        </w:r>
      </w:ins>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3EF156FB" w:rsidR="00085434" w:rsidRDefault="00085434" w:rsidP="00085434">
      <w:pPr>
        <w:pStyle w:val="BodyText"/>
      </w:pPr>
      <w:r w:rsidRPr="0098259C">
        <w:t>[</w:t>
      </w:r>
      <w:r w:rsidRPr="0098259C">
        <w:rPr>
          <w:i/>
        </w:rPr>
        <w:t xml:space="preserve">The dependency definition in </w:t>
      </w:r>
      <w:r w:rsidRPr="0098259C">
        <w:rPr>
          <w:rStyle w:val="CODE"/>
        </w:rPr>
        <w:t>fmiModelDescription.ModelStructure</w:t>
      </w:r>
      <w:r w:rsidRPr="0098259C">
        <w:rPr>
          <w:i/>
        </w:rPr>
        <w:t xml:space="preserve"> is completely unrelated to the alias definition. In particular, the “direct dependency” definition can be a </w:t>
      </w:r>
      <w:del w:id="1675" w:author="Bertsch Christian (CR/AEE3)" w:date="2019-09-06T11:23:00Z">
        <w:r w:rsidRPr="0098259C">
          <w:rPr>
            <w:i/>
          </w:rPr>
          <w:delText>super set</w:delText>
        </w:r>
      </w:del>
      <w:ins w:id="1676" w:author="Bertsch Christian (CR/AEE3)" w:date="2019-09-06T11:23:00Z">
        <w:r w:rsidRPr="0098259C">
          <w:rPr>
            <w:i/>
          </w:rPr>
          <w:t>superset</w:t>
        </w:r>
      </w:ins>
      <w:r w:rsidRPr="0098259C">
        <w:rPr>
          <w:i/>
        </w:rPr>
        <w:t xml:space="preserve">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ins w:id="1677" w:author="Bertsch Christian (CR/AEE3)" w:date="2019-09-06T11:23:00Z">
        <w:r w:rsidR="006E17D0">
          <w:rPr>
            <w:i/>
          </w:rPr>
          <w:t>,</w:t>
        </w:r>
      </w:ins>
      <w:r w:rsidRPr="0098259C">
        <w:rPr>
          <w:i/>
        </w:rPr>
        <w:t xml:space="preserve"> if it is stated that the output y1 depends on input u1 and the output y2 depends on input u2, and y1 is an alias to y2, then this definition is fine, although it can be deduced that in reality neither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BodyText"/>
      </w:pPr>
      <w:ins w:id="1678" w:author="Bertsch Christian (CR/AEE3)" w:date="2019-09-06T11:23:00Z">
        <w:r w:rsidRPr="00FA3E81">
          <w:rPr>
            <w:i/>
            <w:iCs/>
          </w:rPr>
          <w:t>[In case of different variability among the set of alias variables, and if that set of aliases does not contain an input or parameter, the variability should be the highest of the variables in the set, e.g. continuous &gt; discrete &gt; tunable &gt;</w:t>
        </w:r>
        <w:r w:rsidR="003076BD">
          <w:rPr>
            <w:i/>
            <w:iCs/>
          </w:rPr>
          <w:t xml:space="preserve"> </w:t>
        </w:r>
        <w:r w:rsidRPr="00FA3E81">
          <w:rPr>
            <w:i/>
            <w:iCs/>
          </w:rPr>
          <w:t>fixed. If the set includes a parameter or input the aliases will have the stated variability of that parameter or input</w:t>
        </w:r>
      </w:ins>
      <w:ins w:id="1679" w:author="Bertsch Christian (CR/AEE3)" w:date="2019-09-24T14:00:00Z">
        <w:r w:rsidR="00443E5C">
          <w:rPr>
            <w:i/>
            <w:iCs/>
          </w:rPr>
          <w:t>.</w:t>
        </w:r>
      </w:ins>
      <w:ins w:id="1680" w:author="Bertsch Christian (CR/AEE3)" w:date="2019-09-06T11:23:00Z">
        <w:r w:rsidR="003076BD">
          <w:rPr>
            <w:i/>
            <w:iCs/>
          </w:rPr>
          <w:t>]</w:t>
        </w:r>
      </w:ins>
      <w:ins w:id="1681" w:author="Bertsch Christian (CR/AEE3)" w:date="2019-09-24T14:00:00Z">
        <w:r w:rsidR="00443E5C">
          <w:rPr>
            <w:i/>
            <w:iCs/>
          </w:rPr>
          <w:t xml:space="preserve"> </w:t>
        </w:r>
        <w:r w:rsidR="00443E5C">
          <w:rPr>
            <w:i/>
            <w:iCs/>
          </w:rPr>
          <w:br/>
        </w:r>
      </w:ins>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BodyText"/>
      </w:pPr>
    </w:p>
    <w:p w14:paraId="4BA2BF23" w14:textId="77777777" w:rsidR="00611033" w:rsidRPr="0098259C" w:rsidRDefault="008A0504" w:rsidP="00611033">
      <w:pPr>
        <w:pStyle w:val="BodyText"/>
        <w:rPr>
          <w:del w:id="1682" w:author="Bertsch Christian (CR/AEE3)" w:date="2019-09-06T11:23:00Z"/>
        </w:rPr>
      </w:pPr>
      <w:del w:id="1683" w:author="Bertsch Christian (CR/AEE3)" w:date="2019-09-06T11:23:00Z">
        <w:r>
          <w:rPr>
            <w:noProof/>
            <w:lang w:eastAsia="en-US"/>
          </w:rPr>
          <w:drawing>
            <wp:inline distT="0" distB="0" distL="0" distR="0" wp14:anchorId="26F7C018" wp14:editId="7D744D13">
              <wp:extent cx="3063600" cy="8701200"/>
              <wp:effectExtent l="0" t="0" r="381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063600" cy="8701200"/>
                      </a:xfrm>
                      <a:prstGeom prst="rect">
                        <a:avLst/>
                      </a:prstGeom>
                    </pic:spPr>
                  </pic:pic>
                </a:graphicData>
              </a:graphic>
            </wp:inline>
          </w:drawing>
        </w:r>
        <w:r w:rsidR="00611033">
          <w:delText xml:space="preserve">     </w:delText>
        </w:r>
        <w:r>
          <w:rPr>
            <w:noProof/>
            <w:lang w:eastAsia="en-US"/>
          </w:rPr>
          <w:drawing>
            <wp:inline distT="0" distB="0" distL="0" distR="0" wp14:anchorId="1DEF3BEE" wp14:editId="71BDBB8C">
              <wp:extent cx="2619048" cy="3742857"/>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619048" cy="3742857"/>
                      </a:xfrm>
                      <a:prstGeom prst="rect">
                        <a:avLst/>
                      </a:prstGeom>
                    </pic:spPr>
                  </pic:pic>
                </a:graphicData>
              </a:graphic>
            </wp:inline>
          </w:drawing>
        </w:r>
        <w:r w:rsidR="00611033">
          <w:delText xml:space="preserve"> </w:delText>
        </w:r>
        <w:r w:rsidR="00611033">
          <w:br/>
        </w:r>
      </w:del>
    </w:p>
    <w:p w14:paraId="3D8B8765" w14:textId="77777777" w:rsidR="00324B2A" w:rsidRPr="0098259C" w:rsidRDefault="001B4217" w:rsidP="00324B2A">
      <w:pPr>
        <w:pStyle w:val="BodyText"/>
        <w:jc w:val="center"/>
        <w:rPr>
          <w:del w:id="1684" w:author="Bertsch Christian (CR/AEE3)" w:date="2019-09-06T11:23:00Z"/>
        </w:rPr>
      </w:pPr>
      <w:del w:id="1685" w:author="Bertsch Christian (CR/AEE3)" w:date="2019-09-06T11:23:00Z">
        <w:r>
          <w:rPr>
            <w:noProof/>
            <w:lang w:eastAsia="en-US"/>
          </w:rPr>
          <w:drawing>
            <wp:inline distT="0" distB="0" distL="0" distR="0" wp14:anchorId="526A1184" wp14:editId="16D0EE8F">
              <wp:extent cx="2476191" cy="1752381"/>
              <wp:effectExtent l="0" t="0" r="635"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476191" cy="1752381"/>
                      </a:xfrm>
                      <a:prstGeom prst="rect">
                        <a:avLst/>
                      </a:prstGeom>
                    </pic:spPr>
                  </pic:pic>
                </a:graphicData>
              </a:graphic>
            </wp:inline>
          </w:drawing>
        </w:r>
        <w:r w:rsidR="00324B2A" w:rsidRPr="0098259C">
          <w:delText xml:space="preserve">   </w:delText>
        </w:r>
        <w:r>
          <w:rPr>
            <w:noProof/>
            <w:lang w:eastAsia="en-US"/>
          </w:rPr>
          <w:drawing>
            <wp:inline distT="0" distB="0" distL="0" distR="0" wp14:anchorId="02B9FCA9" wp14:editId="685CB1CC">
              <wp:extent cx="2361905" cy="1752381"/>
              <wp:effectExtent l="0" t="0" r="635"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361905" cy="1752381"/>
                      </a:xfrm>
                      <a:prstGeom prst="rect">
                        <a:avLst/>
                      </a:prstGeom>
                    </pic:spPr>
                  </pic:pic>
                </a:graphicData>
              </a:graphic>
            </wp:inline>
          </w:drawing>
        </w:r>
      </w:del>
    </w:p>
    <w:p w14:paraId="0B205909" w14:textId="2CD5F3D3" w:rsidR="00611033" w:rsidRPr="0098259C" w:rsidRDefault="001B4217" w:rsidP="00611033">
      <w:pPr>
        <w:pStyle w:val="BodyText"/>
        <w:rPr>
          <w:ins w:id="1686" w:author="Bertsch Christian (CR/AEE3)" w:date="2019-09-06T11:23:00Z"/>
        </w:rPr>
      </w:pPr>
      <w:del w:id="1687" w:author="Bertsch Christian (CR/AEE3)" w:date="2019-09-06T11:23:00Z">
        <w:r>
          <w:rPr>
            <w:noProof/>
            <w:lang w:eastAsia="en-US"/>
          </w:rPr>
          <w:drawing>
            <wp:inline distT="0" distB="0" distL="0" distR="0" wp14:anchorId="146E0142" wp14:editId="471DD4BF">
              <wp:extent cx="2580953" cy="2838095"/>
              <wp:effectExtent l="0" t="0" r="0" b="63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580953" cy="2838095"/>
                      </a:xfrm>
                      <a:prstGeom prst="rect">
                        <a:avLst/>
                      </a:prstGeom>
                    </pic:spPr>
                  </pic:pic>
                </a:graphicData>
              </a:graphic>
            </wp:inline>
          </w:drawing>
        </w:r>
      </w:del>
      <w:ins w:id="1688" w:author="Bertsch Christian (CR/AEE3)" w:date="2019-09-06T11:23:00Z">
        <w:r w:rsidR="008A0504">
          <w:rPr>
            <w:noProof/>
            <w:lang w:eastAsia="en-US"/>
          </w:rPr>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821259" cy="8012908"/>
                      </a:xfrm>
                      <a:prstGeom prst="rect">
                        <a:avLst/>
                      </a:prstGeom>
                    </pic:spPr>
                  </pic:pic>
                </a:graphicData>
              </a:graphic>
            </wp:inline>
          </w:drawing>
        </w:r>
        <w:r w:rsidR="00611033">
          <w:t xml:space="preserve">     </w:t>
        </w:r>
        <w:r w:rsidR="008A0504">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363256" cy="3377307"/>
                      </a:xfrm>
                      <a:prstGeom prst="rect">
                        <a:avLst/>
                      </a:prstGeom>
                    </pic:spPr>
                  </pic:pic>
                </a:graphicData>
              </a:graphic>
            </wp:inline>
          </w:drawing>
        </w:r>
        <w:r w:rsidR="00611033">
          <w:t xml:space="preserve"> </w:t>
        </w:r>
        <w:r w:rsidR="00611033">
          <w:br/>
        </w:r>
      </w:ins>
    </w:p>
    <w:p w14:paraId="73045228" w14:textId="77777777" w:rsidR="00324B2A" w:rsidRPr="0098259C" w:rsidRDefault="001B4217" w:rsidP="00324B2A">
      <w:pPr>
        <w:pStyle w:val="BodyText"/>
        <w:jc w:val="center"/>
        <w:rPr>
          <w:ins w:id="1689" w:author="Bertsch Christian (CR/AEE3)" w:date="2019-09-06T11:23:00Z"/>
        </w:rPr>
      </w:pPr>
      <w:ins w:id="1690" w:author="Bertsch Christian (CR/AEE3)" w:date="2019-09-06T11:23:00Z">
        <w:r>
          <w:rPr>
            <w:noProof/>
            <w:lang w:eastAsia="en-US"/>
          </w:rPr>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297489" cy="1704589"/>
                      </a:xfrm>
                      <a:prstGeom prst="rect">
                        <a:avLst/>
                      </a:prstGeom>
                    </pic:spPr>
                  </pic:pic>
                </a:graphicData>
              </a:graphic>
            </wp:inline>
          </w:drawing>
        </w:r>
      </w:ins>
    </w:p>
    <w:p w14:paraId="07D0C8F6" w14:textId="77777777" w:rsidR="00247652" w:rsidRDefault="001B4217" w:rsidP="00324B2A">
      <w:pPr>
        <w:pStyle w:val="BodyText"/>
        <w:jc w:val="center"/>
        <w:rPr>
          <w:ins w:id="1691" w:author="Bertsch Christian (CR/AEE3)" w:date="2019-09-06T11:23:00Z"/>
        </w:rPr>
      </w:pPr>
      <w:ins w:id="1692" w:author="Bertsch Christian (CR/AEE3)" w:date="2019-09-06T11:23:00Z">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515887" cy="2766546"/>
                      </a:xfrm>
                      <a:prstGeom prst="rect">
                        <a:avLst/>
                      </a:prstGeom>
                    </pic:spPr>
                  </pic:pic>
                </a:graphicData>
              </a:graphic>
            </wp:inline>
          </w:drawing>
        </w:r>
      </w:ins>
    </w:p>
    <w:p w14:paraId="367729CA" w14:textId="77777777" w:rsidR="00D53040" w:rsidRDefault="00D53040" w:rsidP="00324B2A">
      <w:pPr>
        <w:pStyle w:val="BodyText"/>
        <w:spacing w:after="120"/>
      </w:pPr>
    </w:p>
    <w:p w14:paraId="6FBA45BA" w14:textId="26AEEC94" w:rsidR="00324B2A" w:rsidRPr="0098259C" w:rsidRDefault="00324B2A" w:rsidP="00324B2A">
      <w:pPr>
        <w:pStyle w:val="BodyText"/>
        <w:spacing w:after="120"/>
        <w:rPr>
          <w:rStyle w:val="FormatvorlageArial"/>
          <w:szCs w:val="21"/>
        </w:rPr>
      </w:pPr>
      <w:r w:rsidRPr="0098259C">
        <w:t xml:space="preserve">The attributes are defined in </w:t>
      </w:r>
      <w:del w:id="1693" w:author="Bertsch Christian (CR/AEE3)" w:date="2019-09-24T15:49:00Z">
        <w:r w:rsidRPr="0098259C" w:rsidDel="00E42D3E">
          <w:delText>section</w:delText>
        </w:r>
        <w:r w:rsidR="00D07BFD" w:rsidRPr="0098259C" w:rsidDel="00E42D3E">
          <w:delText xml:space="preserve"> </w:delText>
        </w:r>
        <w:r w:rsidR="00D07BFD" w:rsidRPr="0098259C" w:rsidDel="00E42D3E">
          <w:fldChar w:fldCharType="begin"/>
        </w:r>
        <w:r w:rsidR="00D07BFD" w:rsidRPr="0098259C" w:rsidDel="00E42D3E">
          <w:delInstrText xml:space="preserve"> REF _Ref248879321 \r \h </w:delInstrText>
        </w:r>
        <w:r w:rsidR="00D07BFD" w:rsidRPr="0098259C" w:rsidDel="00E42D3E">
          <w:fldChar w:fldCharType="separate"/>
        </w:r>
      </w:del>
      <w:ins w:id="1694" w:author="Otter, Martin" w:date="2019-09-06T11:33:00Z">
        <w:del w:id="1695" w:author="Bertsch Christian (CR/AEE3)" w:date="2019-09-23T06:20:00Z">
          <w:r w:rsidR="007C1036" w:rsidDel="005C4EE5">
            <w:delText>0</w:delText>
          </w:r>
        </w:del>
      </w:ins>
      <w:del w:id="1696" w:author="Bertsch Christian (CR/AEE3)" w:date="2019-09-23T06:20:00Z">
        <w:r w:rsidR="00854655" w:rsidDel="005C4EE5">
          <w:delText>2.2.3</w:delText>
        </w:r>
      </w:del>
      <w:del w:id="1697" w:author="Bertsch Christian (CR/AEE3)" w:date="2019-09-24T15:49:00Z">
        <w:r w:rsidR="00D07BFD" w:rsidRPr="0098259C" w:rsidDel="00E42D3E">
          <w:fldChar w:fldCharType="end"/>
        </w:r>
      </w:del>
      <w:ins w:id="1698" w:author="Bertsch Christian (CR/AEE3)" w:date="2019-09-24T15:49:00Z">
        <w:r w:rsidR="00E42D3E">
          <w:t xml:space="preserve">section </w:t>
        </w:r>
        <w:r w:rsidR="00546BF2">
          <w:fldChar w:fldCharType="begin"/>
        </w:r>
        <w:r w:rsidR="00546BF2">
          <w:instrText xml:space="preserve"> REF _Ref20232603 \r \h </w:instrText>
        </w:r>
      </w:ins>
      <w:r w:rsidR="00546BF2">
        <w:fldChar w:fldCharType="separate"/>
      </w:r>
      <w:ins w:id="1699" w:author="Bertsch Christian (CR/AEE3)" w:date="2019-10-03T18:12:00Z">
        <w:r w:rsidR="000440B4">
          <w:t>2.2.3</w:t>
        </w:r>
      </w:ins>
      <w:ins w:id="1700" w:author="Bertsch Christian (CR/AEE3)" w:date="2019-09-24T15:49:00Z">
        <w:r w:rsidR="00546BF2">
          <w:fldChar w:fldCharType="end"/>
        </w:r>
      </w:ins>
      <w:r w:rsidR="00954A19" w:rsidRPr="0098259C">
        <w:t xml:space="preserve"> (“</w:t>
      </w:r>
      <w:r w:rsidR="00954A19" w:rsidRPr="0098259C">
        <w:rPr>
          <w:rStyle w:val="CODE"/>
        </w:rPr>
        <w:t>Type</w:t>
      </w:r>
      <w:r w:rsidR="00D54D07">
        <w:rPr>
          <w:rStyle w:val="CODE"/>
        </w:rPr>
        <w:t>Definitions</w:t>
      </w:r>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r>
              <w:rPr>
                <w:rStyle w:val="CODE"/>
              </w:rPr>
              <w:t>declaredType</w:t>
            </w:r>
          </w:p>
        </w:tc>
        <w:tc>
          <w:tcPr>
            <w:tcW w:w="7397" w:type="dxa"/>
            <w:shd w:val="clear" w:color="auto" w:fill="auto"/>
          </w:tcPr>
          <w:p w14:paraId="349EC94A" w14:textId="3D928FFC" w:rsidR="00DB6CA7" w:rsidRPr="0098259C" w:rsidRDefault="00DB6CA7" w:rsidP="00546BF2">
            <w:pPr>
              <w:pStyle w:val="Textkrper-Tabelle"/>
              <w:rPr>
                <w:i/>
              </w:rPr>
            </w:pPr>
            <w:r w:rsidRPr="0098259C">
              <w:t xml:space="preserve">If present, name of type defined with </w:t>
            </w:r>
            <w:r w:rsidRPr="0098259C">
              <w:rPr>
                <w:rStyle w:val="CODE"/>
              </w:rPr>
              <w:t>TypeDefinitions</w:t>
            </w:r>
            <w:r w:rsidRPr="0098259C">
              <w:t xml:space="preserve"> </w:t>
            </w:r>
            <w:r w:rsidR="009B473D">
              <w:t xml:space="preserve">/ </w:t>
            </w:r>
            <w:r w:rsidR="009B473D" w:rsidRPr="00F067A2">
              <w:rPr>
                <w:rStyle w:val="CODE"/>
              </w:rPr>
              <w:t>SimpleType</w:t>
            </w:r>
            <w:r w:rsidRPr="0098259C">
              <w:t xml:space="preserve">. The value defined in the corresponding </w:t>
            </w:r>
            <w:r w:rsidRPr="0098259C">
              <w:rPr>
                <w:rStyle w:val="CODE"/>
              </w:rPr>
              <w:t>TypeDefinition</w:t>
            </w:r>
            <w:r w:rsidRPr="0098259C">
              <w:t xml:space="preserve"> (see section </w:t>
            </w:r>
            <w:ins w:id="1701" w:author="Bertsch Christian (CR/AEE3)" w:date="2019-09-24T15:50:00Z">
              <w:r w:rsidR="00546BF2">
                <w:fldChar w:fldCharType="begin"/>
              </w:r>
              <w:r w:rsidR="00546BF2">
                <w:instrText xml:space="preserve"> REF _Ref20232625 \r \h </w:instrText>
              </w:r>
            </w:ins>
            <w:r w:rsidR="00546BF2">
              <w:fldChar w:fldCharType="separate"/>
            </w:r>
            <w:ins w:id="1702" w:author="Bertsch Christian (CR/AEE3)" w:date="2019-10-03T18:12:00Z">
              <w:r w:rsidR="000440B4">
                <w:t>2.2.3</w:t>
              </w:r>
            </w:ins>
            <w:ins w:id="1703" w:author="Bertsch Christian (CR/AEE3)" w:date="2019-09-24T15:50:00Z">
              <w:r w:rsidR="00546BF2">
                <w:fldChar w:fldCharType="end"/>
              </w:r>
            </w:ins>
            <w:del w:id="1704" w:author="Bertsch Christian (CR/AEE3)" w:date="2019-09-24T15:51:00Z">
              <w:r w:rsidRPr="0098259C" w:rsidDel="00546BF2">
                <w:fldChar w:fldCharType="begin"/>
              </w:r>
              <w:r w:rsidRPr="0098259C" w:rsidDel="00546BF2">
                <w:delInstrText xml:space="preserve"> REF _Ref248879321 \r \h </w:delInstrText>
              </w:r>
              <w:r w:rsidRPr="0098259C" w:rsidDel="00546BF2">
                <w:fldChar w:fldCharType="separate"/>
              </w:r>
            </w:del>
            <w:ins w:id="1705" w:author="Otter, Martin" w:date="2019-09-06T11:33:00Z">
              <w:del w:id="1706" w:author="Bertsch Christian (CR/AEE3)" w:date="2019-09-23T06:20:00Z">
                <w:r w:rsidR="007C1036" w:rsidDel="005C4EE5">
                  <w:delText>0</w:delText>
                </w:r>
              </w:del>
            </w:ins>
            <w:del w:id="1707" w:author="Bertsch Christian (CR/AEE3)" w:date="2019-09-23T06:20:00Z">
              <w:r w:rsidR="00854655" w:rsidDel="005C4EE5">
                <w:delText>2.2.3</w:delText>
              </w:r>
            </w:del>
            <w:del w:id="1708" w:author="Bertsch Christian (CR/AEE3)" w:date="2019-09-24T15:51:00Z">
              <w:r w:rsidRPr="0098259C" w:rsidDel="00546BF2">
                <w:fldChar w:fldCharType="end"/>
              </w:r>
            </w:del>
            <w:r w:rsidRPr="0098259C">
              <w:t>) is used as default. [</w:t>
            </w:r>
            <w:del w:id="1709" w:author="Bertsch Christian (CR/AEE3)" w:date="2019-09-06T11:23:00Z">
              <w:r w:rsidRPr="0098259C">
                <w:rPr>
                  <w:i/>
                </w:rPr>
                <w:delText>If, for</w:delText>
              </w:r>
            </w:del>
            <w:ins w:id="1710" w:author="Bertsch Christian (CR/AEE3)" w:date="2019-09-06T11:23:00Z">
              <w:r w:rsidR="00F740C3">
                <w:rPr>
                  <w:i/>
                </w:rPr>
                <w:t>F</w:t>
              </w:r>
              <w:r w:rsidRPr="0098259C">
                <w:rPr>
                  <w:i/>
                </w:rPr>
                <w:t>or</w:t>
              </w:r>
            </w:ins>
            <w:r w:rsidRPr="0098259C">
              <w:rPr>
                <w:i/>
              </w:rPr>
              <w:t xml:space="preserve"> example</w:t>
            </w:r>
            <w:ins w:id="1711" w:author="Bertsch Christian (CR/AEE3)" w:date="2019-09-06T11:23:00Z">
              <w:r w:rsidR="00F740C3">
                <w:rPr>
                  <w:i/>
                </w:rPr>
                <w:t>, if</w:t>
              </w:r>
            </w:ins>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r w:rsidRPr="0098259C">
              <w:rPr>
                <w:rStyle w:val="CODE"/>
                <w:i/>
              </w:rPr>
              <w:t>TypeDefinition</w:t>
            </w:r>
            <w:r w:rsidRPr="0098259C">
              <w:rPr>
                <w:i/>
              </w:rPr>
              <w:t>) and in “</w:t>
            </w:r>
            <w:r w:rsidRPr="0098259C">
              <w:rPr>
                <w:rStyle w:val="CODE"/>
                <w:i/>
              </w:rPr>
              <w:t>Real</w:t>
            </w:r>
            <w:r w:rsidRPr="0098259C">
              <w:rPr>
                <w:i/>
              </w:rPr>
              <w:t xml:space="preserve">” (of </w:t>
            </w:r>
            <w:r w:rsidRPr="0098259C">
              <w:rPr>
                <w:rStyle w:val="CODE"/>
                <w:i/>
              </w:rPr>
              <w:t>ScalarVariable</w:t>
            </w:r>
            <w:r w:rsidRPr="0098259C">
              <w:rPr>
                <w:i/>
              </w:rPr>
              <w:t>), then the “</w:t>
            </w:r>
            <w:r w:rsidRPr="0098259C">
              <w:rPr>
                <w:rStyle w:val="CODE"/>
                <w:i/>
              </w:rPr>
              <w:t>min</w:t>
            </w:r>
            <w:r w:rsidRPr="0098259C">
              <w:rPr>
                <w:i/>
              </w:rPr>
              <w:t xml:space="preserve">” of </w:t>
            </w:r>
            <w:r w:rsidRPr="0098259C">
              <w:rPr>
                <w:rStyle w:val="CODE"/>
                <w:i/>
              </w:rPr>
              <w:t>ScalarVariable</w:t>
            </w:r>
            <w:r w:rsidRPr="0098259C">
              <w:rPr>
                <w:i/>
              </w:rPr>
              <w:t xml:space="preserve"> is actually used.</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required, because the </w:t>
            </w:r>
            <w:r w:rsidRPr="0098259C">
              <w:rPr>
                <w:rStyle w:val="CODE"/>
              </w:rPr>
              <w:t>Enumeration</w:t>
            </w:r>
            <w:r w:rsidRPr="0098259C">
              <w:t xml:space="preserve"> items are defined in </w:t>
            </w:r>
            <w:r w:rsidRPr="0098259C">
              <w:rPr>
                <w:rStyle w:val="CODE"/>
              </w:rPr>
              <w:t>TypeDefinitions</w:t>
            </w:r>
            <w:r>
              <w:t xml:space="preserve"> / </w:t>
            </w:r>
            <w:r w:rsidRPr="00DB6CA7">
              <w:rPr>
                <w:rStyle w:val="CODE"/>
              </w:rPr>
              <w:t>SimpleType</w:t>
            </w:r>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30858667"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ins w:id="1712" w:author="Bertsch Christian (CR/AEE3)" w:date="2019-09-06T11:23:00Z">
              <w:r w:rsidR="00F740C3">
                <w:rPr>
                  <w:rStyle w:val="FormatvorlageArial"/>
                </w:rPr>
                <w:t>.</w:t>
              </w:r>
            </w:ins>
            <w:r w:rsidR="00D85E7D">
              <w:rPr>
                <w:rStyle w:val="FormatvorlageArial"/>
              </w:rPr>
              <w:t xml:space="preserve"> [</w:t>
            </w:r>
            <w:bookmarkStart w:id="1713"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ins w:id="1714" w:author="Bertsch Christian (CR/AEE3)" w:date="2019-09-06T11:23:00Z">
              <w:r w:rsidR="00D85E7D" w:rsidRPr="00D85E7D">
                <w:rPr>
                  <w:rStyle w:val="FormatvorlageArial"/>
                  <w:i/>
                </w:rPr>
                <w:t>.</w:t>
              </w:r>
              <w:r w:rsidR="007C0A99">
                <w:t xml:space="preserve"> WARNING: It is not recommended to change the start values in the </w:t>
              </w:r>
              <w:r w:rsidR="007C0A99" w:rsidRPr="001217DB">
                <w:rPr>
                  <w:rStyle w:val="CODE"/>
                  <w:i/>
                  <w:rPrChange w:id="1715" w:author="Bertsch Christian (CR/AEE3)" w:date="2019-09-24T14:03:00Z">
                    <w:rPr/>
                  </w:rPrChange>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behaviour of the FMU in different importing tools, as it is not mandatory to call </w:t>
              </w:r>
              <w:r w:rsidR="007C0A99" w:rsidRPr="001217DB">
                <w:rPr>
                  <w:rStyle w:val="CODE"/>
                  <w:i/>
                  <w:rPrChange w:id="1716" w:author="Bertsch Christian (CR/AEE3)" w:date="2019-09-24T14:03:00Z">
                    <w:rPr/>
                  </w:rPrChange>
                </w:rPr>
                <w:t>fmi2SetXXX</w:t>
              </w:r>
              <w:r w:rsidR="007C0A99">
                <w:t xml:space="preserve"> to set start values during initialization. Instead it is recommended to use the SSP Standard </w:t>
              </w:r>
              <w:r w:rsidR="00007CB3">
                <w:t>(</w:t>
              </w:r>
            </w:ins>
            <w:hyperlink r:id="rId69" w:history="1">
              <w:r w:rsidR="00007CB3" w:rsidRPr="00943A77">
                <w:rPr>
                  <w:rStyle w:val="Hyperlink"/>
                </w:rPr>
                <w:t>https://ssp-standard.org/</w:t>
              </w:r>
            </w:hyperlink>
            <w:del w:id="1717" w:author="Bertsch Christian (CR/AEE3)" w:date="2019-09-06T11:23:00Z">
              <w:r w:rsidR="00D85E7D" w:rsidRPr="00D85E7D">
                <w:rPr>
                  <w:rStyle w:val="FormatvorlageArial"/>
                  <w:i/>
                </w:rPr>
                <w:delText>.</w:delText>
              </w:r>
              <w:r w:rsidR="00D85E7D">
                <w:rPr>
                  <w:rStyle w:val="FormatvorlageArial"/>
                </w:rPr>
                <w:delText>]</w:delText>
              </w:r>
            </w:del>
            <w:ins w:id="1718" w:author="Bertsch Christian (CR/AEE3)" w:date="2019-09-06T11:23:00Z">
              <w:r w:rsidR="00007CB3">
                <w:t xml:space="preserve">) </w:t>
              </w:r>
              <w:r w:rsidR="007C0A99">
                <w:t>to handle modified parameters of FMUs or different parameter sets.</w:t>
              </w:r>
              <w:r w:rsidR="00D85E7D">
                <w:rPr>
                  <w:rStyle w:val="FormatvorlageArial"/>
                </w:rPr>
                <w:t>]</w:t>
              </w:r>
            </w:ins>
            <w:r w:rsidR="00D85E7D">
              <w:rPr>
                <w:rStyle w:val="FormatvorlageArial"/>
              </w:rPr>
              <w:t xml:space="preserve"> </w:t>
            </w:r>
            <w:bookmarkEnd w:id="1713"/>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r w:rsidR="009B473D" w:rsidRPr="00F067A2">
              <w:rPr>
                <w:rStyle w:val="CODE"/>
              </w:rPr>
              <w:t>ScalarVariable</w:t>
            </w:r>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40495CCB"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del w:id="1719" w:author="Bertsch Christian (CR/AEE3)" w:date="2019-09-06T11:23:00Z">
              <w:r w:rsidRPr="00ED54E4">
                <w:rPr>
                  <w:rStyle w:val="FormatvorlageArial"/>
                  <w:i/>
                </w:rPr>
                <w:delText>e.g.</w:delText>
              </w:r>
            </w:del>
            <w:ins w:id="1720" w:author="Bertsch Christian (CR/AEE3)" w:date="2019-09-06T11:23:00Z">
              <w:r w:rsidR="00F740C3">
                <w:rPr>
                  <w:rStyle w:val="FormatvorlageArial"/>
                  <w:i/>
                </w:rPr>
                <w:t>for example,</w:t>
              </w:r>
            </w:ins>
            <w:r w:rsidRPr="00ED54E4">
              <w:rPr>
                <w:rStyle w:val="FormatvorlageArial"/>
                <w:i/>
              </w:rPr>
              <w:t xml:space="preserve"> changing from initialization of states to steady-state initialization), it is also possible to use the start value as iteration variable of an algebraic loop: </w:t>
            </w:r>
            <w:del w:id="1721" w:author="Bertsch Christian (CR/AEE3)" w:date="2019-09-06T11:23:00Z">
              <w:r w:rsidRPr="00ED54E4">
                <w:rPr>
                  <w:rStyle w:val="FormatvorlageArial"/>
                  <w:i/>
                </w:rPr>
                <w:delText>Via</w:delText>
              </w:r>
            </w:del>
            <w:ins w:id="1722" w:author="Bertsch Christian (CR/AEE3)" w:date="2019-09-06T11:23:00Z">
              <w:r w:rsidR="007F72CF">
                <w:rPr>
                  <w:rStyle w:val="FormatvorlageArial"/>
                  <w:i/>
                </w:rPr>
                <w:t>using</w:t>
              </w:r>
            </w:ins>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ins w:id="1723" w:author="Bertsch Christian (CR/AEE3)" w:date="2019-10-03T16:45:00Z">
                      <w:rPr>
                        <w:rStyle w:val="FormatvorlageArial"/>
                        <w:rFonts w:ascii="Cambria Math" w:hAnsi="Cambria Math"/>
                        <w:i/>
                      </w:rPr>
                    </w:ins>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r w:rsidRPr="001707BD">
              <w:rPr>
                <w:rStyle w:val="CODE"/>
              </w:rPr>
              <w:t>approx</w:t>
            </w:r>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tive of variable with ScalarVariable</w:t>
            </w:r>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there are 10 ScalarVariables and derivative = 3 for ScalarVariable 8, then ScalarVariable 8 is the derivative of ScalarVariable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&lt;ModelStructure&gt;&lt;Derivatives&gt;</w:t>
            </w:r>
            <w:r>
              <w:rPr>
                <w:rStyle w:val="FormatvorlageArial"/>
              </w:rPr>
              <w:t xml:space="preserve">. All ScalarVariables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r>
              <w:rPr>
                <w:rStyle w:val="CODE"/>
              </w:rPr>
              <w:t>reinit</w:t>
            </w:r>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46D7FFC3" w:rsidR="00BA1DBA" w:rsidRPr="00BA1DBA" w:rsidRDefault="00BA1DBA" w:rsidP="00BA1DBA">
            <w:pPr>
              <w:pStyle w:val="Textkrper-Tabelle"/>
              <w:rPr>
                <w:rStyle w:val="FormatvorlageArial"/>
              </w:rPr>
            </w:pPr>
            <w:r w:rsidRPr="00BA1DBA">
              <w:rPr>
                <w:rStyle w:val="FormatvorlageArial"/>
              </w:rPr>
              <w:t>If true, state can be reinitialized at an event by the FMU</w:t>
            </w:r>
            <w:ins w:id="1724" w:author="Bertsch Christian (CR/AEE3)" w:date="2019-09-06T11:23:00Z">
              <w:r w:rsidR="00355435">
                <w:rPr>
                  <w:rStyle w:val="FormatvorlageArial"/>
                </w:rPr>
                <w:t>.</w:t>
              </w:r>
            </w:ins>
          </w:p>
          <w:p w14:paraId="53FD8AA6" w14:textId="677BB2FB" w:rsidR="00BA1DBA" w:rsidRPr="0098259C" w:rsidRDefault="00BA1DBA" w:rsidP="00BA1DBA">
            <w:pPr>
              <w:pStyle w:val="Textkrper-Tabelle"/>
              <w:rPr>
                <w:rStyle w:val="FormatvorlageArial"/>
              </w:rPr>
            </w:pPr>
            <w:r w:rsidRPr="00BA1DBA">
              <w:rPr>
                <w:rStyle w:val="FormatvorlageArial"/>
              </w:rPr>
              <w:t>If false, state will not be reinitialized at an event by the FMU</w:t>
            </w:r>
            <w:ins w:id="1725" w:author="Bertsch Christian (CR/AEE3)" w:date="2019-09-06T11:23:00Z">
              <w:r w:rsidR="00355435">
                <w:rPr>
                  <w:rStyle w:val="FormatvorlageArial"/>
                </w:rPr>
                <w:t>.</w:t>
              </w:r>
            </w:ins>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3E941F11"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del w:id="1726" w:author="Bertsch Christian (CR/AEE3)" w:date="2019-09-06T11:23:00Z">
              <w:r w:rsidR="00220C29" w:rsidRPr="00220C29">
                <w:delText xml:space="preserve">an </w:delText>
              </w:r>
            </w:del>
            <w:r w:rsidR="00220C29" w:rsidRPr="00220C29">
              <w:t>information from the FMU to the environment defining the region in which the FMU is designed to operate, see also comment</w:t>
            </w:r>
            <w:r w:rsidR="00220C29">
              <w:t xml:space="preserve"> in section</w:t>
            </w:r>
            <w:ins w:id="1727" w:author="Bertsch Christian (CR/AEE3)" w:date="2019-09-24T15:50:00Z">
              <w:r w:rsidR="00546BF2">
                <w:t xml:space="preserve"> </w:t>
              </w:r>
              <w:r w:rsidR="00546BF2">
                <w:fldChar w:fldCharType="begin"/>
              </w:r>
              <w:r w:rsidR="00546BF2">
                <w:instrText xml:space="preserve"> REF _Ref20232651 \r \h </w:instrText>
              </w:r>
            </w:ins>
            <w:r w:rsidR="00546BF2">
              <w:fldChar w:fldCharType="separate"/>
            </w:r>
            <w:ins w:id="1728" w:author="Bertsch Christian (CR/AEE3)" w:date="2019-10-03T18:12:00Z">
              <w:r w:rsidR="000440B4">
                <w:t>2.2.3</w:t>
              </w:r>
            </w:ins>
            <w:ins w:id="1729" w:author="Bertsch Christian (CR/AEE3)" w:date="2019-09-24T15:50:00Z">
              <w:r w:rsidR="00546BF2">
                <w:fldChar w:fldCharType="end"/>
              </w:r>
            </w:ins>
            <w:del w:id="1730" w:author="Bertsch Christian (CR/AEE3)" w:date="2019-09-24T15:50:00Z">
              <w:r w:rsidR="00220C29" w:rsidDel="00546BF2">
                <w:delText xml:space="preserve"> </w:delText>
              </w:r>
              <w:r w:rsidR="00220C29" w:rsidDel="00546BF2">
                <w:fldChar w:fldCharType="begin"/>
              </w:r>
              <w:r w:rsidR="00220C29" w:rsidDel="00546BF2">
                <w:delInstrText xml:space="preserve"> REF _Ref248879321 \n \h </w:delInstrText>
              </w:r>
              <w:r w:rsidR="00220C29" w:rsidDel="00546BF2">
                <w:fldChar w:fldCharType="separate"/>
              </w:r>
            </w:del>
            <w:ins w:id="1731" w:author="Otter, Martin" w:date="2019-09-06T11:33:00Z">
              <w:del w:id="1732" w:author="Bertsch Christian (CR/AEE3)" w:date="2019-09-23T06:20:00Z">
                <w:r w:rsidR="007C1036" w:rsidDel="005C4EE5">
                  <w:delText>0</w:delText>
                </w:r>
              </w:del>
            </w:ins>
            <w:del w:id="1733" w:author="Bertsch Christian (CR/AEE3)" w:date="2019-09-23T06:20:00Z">
              <w:r w:rsidR="00854655" w:rsidDel="005C4EE5">
                <w:delText>2.2.3</w:delText>
              </w:r>
            </w:del>
            <w:del w:id="1734" w:author="Bertsch Christian (CR/AEE3)" w:date="2019-09-24T15:50:00Z">
              <w:r w:rsidR="00220C29" w:rsidDel="00546BF2">
                <w:fldChar w:fldCharType="end"/>
              </w:r>
            </w:del>
            <w:r w:rsidR="00220C29" w:rsidRPr="00220C29">
              <w:t>.</w:t>
            </w:r>
            <w:r w:rsidR="003B5CBA" w:rsidRPr="0098259C">
              <w:t xml:space="preserve"> </w:t>
            </w:r>
            <w:r w:rsidR="00181049" w:rsidRPr="0098259C">
              <w:t>[</w:t>
            </w:r>
            <w:r w:rsidRPr="0098259C">
              <w:rPr>
                <w:i/>
              </w:rPr>
              <w:t xml:space="preserve">If, </w:t>
            </w:r>
            <w:r w:rsidR="009F2AEB" w:rsidRPr="0098259C">
              <w:rPr>
                <w:i/>
              </w:rPr>
              <w:t>for example</w:t>
            </w:r>
            <w:ins w:id="1735" w:author="Bertsch Christian (CR/AEE3)" w:date="2019-09-06T11:23:00Z">
              <w:r w:rsidR="00355435">
                <w:rPr>
                  <w:i/>
                </w:rPr>
                <w:t>,</w:t>
              </w:r>
            </w:ins>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BodyText"/>
        <w:spacing w:before="240"/>
      </w:pPr>
    </w:p>
    <w:p w14:paraId="6A158F93" w14:textId="77777777" w:rsidR="00B86BE3" w:rsidRDefault="00B86BE3">
      <w:pPr>
        <w:spacing w:line="240" w:lineRule="auto"/>
        <w:rPr>
          <w:ins w:id="1736" w:author="Bertsch Christian (CR/AEE3)" w:date="2019-09-28T19:32:00Z"/>
          <w:spacing w:val="4"/>
        </w:rPr>
      </w:pPr>
      <w:ins w:id="1737" w:author="Bertsch Christian (CR/AEE3)" w:date="2019-09-28T19:32:00Z">
        <w:r>
          <w:br w:type="page"/>
        </w:r>
      </w:ins>
    </w:p>
    <w:p w14:paraId="77873472" w14:textId="24D3BD65" w:rsidR="006B520D" w:rsidRPr="0098259C" w:rsidRDefault="006B520D" w:rsidP="00181049">
      <w:pPr>
        <w:pStyle w:val="BodyText"/>
        <w:spacing w:before="240"/>
      </w:pPr>
      <w:r w:rsidRPr="0098259C">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BodyText"/>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BodyText"/>
        <w:jc w:val="center"/>
      </w:pPr>
    </w:p>
    <w:p w14:paraId="5EBCA22F" w14:textId="77777777" w:rsidR="001A5085" w:rsidRPr="0098259C" w:rsidRDefault="001A5085" w:rsidP="006B520D">
      <w:pPr>
        <w:pStyle w:val="BodyText"/>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Heading3"/>
        <w:rPr>
          <w:rStyle w:val="FormatvorlageArial"/>
          <w:szCs w:val="21"/>
        </w:rPr>
      </w:pPr>
      <w:r w:rsidRPr="0098259C" w:rsidDel="001A5085">
        <w:t xml:space="preserve"> </w:t>
      </w:r>
      <w:bookmarkStart w:id="1738" w:name="_Ref369247608"/>
      <w:bookmarkStart w:id="1739" w:name="_Toc20839932"/>
      <w:r w:rsidR="00C6645C" w:rsidRPr="0098259C">
        <w:t xml:space="preserve">Definition </w:t>
      </w:r>
      <w:r w:rsidR="002C5A1B">
        <w:t>of the Model Structure (</w:t>
      </w:r>
      <w:r w:rsidR="00C6645C" w:rsidRPr="0098259C">
        <w:t>ModelStructure)</w:t>
      </w:r>
      <w:bookmarkEnd w:id="1738"/>
      <w:bookmarkEnd w:id="1739"/>
    </w:p>
    <w:p w14:paraId="6A30C833" w14:textId="7A5791BD" w:rsidR="00C71959" w:rsidRDefault="00C6645C" w:rsidP="003734ED">
      <w:pPr>
        <w:pStyle w:val="BodyText"/>
        <w:rPr>
          <w:rStyle w:val="FormatvorlageArial"/>
          <w:szCs w:val="21"/>
        </w:rPr>
      </w:pPr>
      <w:r w:rsidRPr="0098259C">
        <w:rPr>
          <w:rStyle w:val="FormatvorlageArial"/>
          <w:szCs w:val="21"/>
        </w:rPr>
        <w:t>The structure of the model is defined in element “</w:t>
      </w:r>
      <w:r w:rsidRPr="0098259C">
        <w:rPr>
          <w:rStyle w:val="CODE"/>
          <w:b/>
        </w:rPr>
        <w:t>ModelStructure</w:t>
      </w:r>
      <w:r w:rsidRPr="0098259C">
        <w:rPr>
          <w:rStyle w:val="FormatvorlageArial"/>
          <w:szCs w:val="21"/>
        </w:rPr>
        <w:t>” within “</w:t>
      </w:r>
      <w:r w:rsidRPr="0098259C">
        <w:rPr>
          <w:rStyle w:val="CODE"/>
        </w:rPr>
        <w:t>fmiModelDescription</w:t>
      </w:r>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del w:id="1740" w:author="Bertsch Christian (CR/AEE3)" w:date="2019-09-06T11:23:00Z">
        <w:r w:rsidR="0018784A" w:rsidRPr="00867BB6">
          <w:rPr>
            <w:rStyle w:val="FormatvorlageArial"/>
            <w:i/>
            <w:szCs w:val="21"/>
          </w:rPr>
          <w:delText>-</w:delText>
        </w:r>
      </w:del>
      <w:r w:rsidR="0018784A" w:rsidRPr="002F3E46">
        <w:rPr>
          <w:rStyle w:val="FormatvorlageArial"/>
          <w:i/>
          <w:szCs w:val="21"/>
        </w:rPr>
        <w:t xml:space="preserve">Exchange and </w:t>
      </w:r>
      <w:del w:id="1741" w:author="Bertsch Christian (CR/AEE3)" w:date="2019-09-06T11:23:00Z">
        <w:r w:rsidR="0018784A" w:rsidRPr="00867BB6">
          <w:rPr>
            <w:rStyle w:val="FormatvorlageArial"/>
            <w:i/>
            <w:szCs w:val="21"/>
          </w:rPr>
          <w:delText xml:space="preserve">in </w:delText>
        </w:r>
      </w:del>
      <w:r w:rsidR="0018784A" w:rsidRPr="002F3E46">
        <w:rPr>
          <w:rStyle w:val="FormatvorlageArial"/>
          <w:i/>
          <w:szCs w:val="21"/>
        </w:rPr>
        <w:t>Co-Simulation format</w:t>
      </w:r>
      <w:del w:id="1742" w:author="Bertsch Christian (CR/AEE3)" w:date="2019-09-06T11:23:00Z">
        <w:r w:rsidR="0018784A" w:rsidRPr="00867BB6">
          <w:rPr>
            <w:rStyle w:val="FormatvorlageArial"/>
            <w:i/>
            <w:szCs w:val="21"/>
          </w:rPr>
          <w:delText>,</w:delText>
        </w:r>
      </w:del>
      <w:ins w:id="1743" w:author="Bertsch Christian (CR/AEE3)" w:date="2019-09-06T11:23:00Z">
        <w:r w:rsidR="0057350F">
          <w:rPr>
            <w:rStyle w:val="FormatvorlageArial"/>
            <w:i/>
            <w:szCs w:val="21"/>
          </w:rPr>
          <w:t>;</w:t>
        </w:r>
      </w:ins>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7EE875EE" w:rsidR="003734ED" w:rsidRPr="00974E8A" w:rsidRDefault="003734ED" w:rsidP="003734ED">
      <w:pPr>
        <w:pStyle w:val="BodyText"/>
      </w:pPr>
      <w:r w:rsidRPr="00974E8A">
        <w:t>The required part defines an ordering of the outputs</w:t>
      </w:r>
      <w:r w:rsidR="009F1458">
        <w:t xml:space="preserve"> and of the</w:t>
      </w:r>
      <w:r w:rsidRPr="00974E8A">
        <w:t xml:space="preserve"> </w:t>
      </w:r>
      <w:r w:rsidR="002C5A1B">
        <w:t xml:space="preserve">(exposed) </w:t>
      </w:r>
      <w:r w:rsidRPr="00974E8A">
        <w:t xml:space="preserve">derivatives, </w:t>
      </w:r>
      <w:r w:rsidR="004248E3">
        <w:t xml:space="preserve">and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dering in ModelVariables</w:t>
      </w:r>
      <w:r w:rsidR="002C5A1B">
        <w:rPr>
          <w:i/>
        </w:rPr>
        <w:t>.</w:t>
      </w:r>
      <w:r w:rsidR="002C5A1B" w:rsidRPr="00974E8A">
        <w:t>]</w:t>
      </w:r>
      <w:r w:rsidR="002C5A1B">
        <w:rPr>
          <w:i/>
        </w:rPr>
        <w:t xml:space="preserve"> </w:t>
      </w:r>
      <w:r w:rsidR="002C5A1B" w:rsidRPr="002C5A1B">
        <w:t xml:space="preserve">A ModelExchange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ins w:id="1744" w:author="Bertsch Christian (CR/AEE3)" w:date="2019-09-06T11:23:00Z">
        <w:r w:rsidR="00E91347">
          <w:t xml:space="preserve">does not </w:t>
        </w:r>
      </w:ins>
      <w:r w:rsidR="002C5A1B">
        <w:t>need</w:t>
      </w:r>
      <w:del w:id="1745" w:author="Bertsch Christian (CR/AEE3)" w:date="2019-09-06T11:23:00Z">
        <w:r w:rsidR="002C5A1B">
          <w:delText xml:space="preserve"> not</w:delText>
        </w:r>
      </w:del>
      <w:r w:rsidR="002C5A1B">
        <w:t xml:space="preserve">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del w:id="1746" w:author="Bertsch Christian (CR/AEE3)" w:date="2019-09-06T11:23:00Z">
        <w:r w:rsidR="002C5A1B" w:rsidRPr="002C5A1B">
          <w:rPr>
            <w:i/>
          </w:rPr>
          <w:delText>e.g.,</w:delText>
        </w:r>
      </w:del>
      <w:ins w:id="1747" w:author="Bertsch Christian (CR/AEE3)" w:date="2019-09-06T11:23:00Z">
        <w:r w:rsidR="00706289">
          <w:rPr>
            <w:i/>
          </w:rPr>
          <w:t>for example</w:t>
        </w:r>
        <w:r w:rsidR="002C5A1B" w:rsidRPr="002C5A1B">
          <w:rPr>
            <w:i/>
          </w:rPr>
          <w:t>,</w:t>
        </w:r>
      </w:ins>
      <w:r w:rsidR="002C5A1B" w:rsidRPr="002C5A1B">
        <w:rPr>
          <w:i/>
        </w:rPr>
        <w:t xml:space="preserve"> to linearize the FMU at a communication point.</w:t>
      </w:r>
      <w:r w:rsidR="002C5A1B">
        <w:t>]</w:t>
      </w:r>
    </w:p>
    <w:p w14:paraId="47527B88" w14:textId="370116E9" w:rsidR="005929CF" w:rsidRDefault="003734ED" w:rsidP="003734ED">
      <w:pPr>
        <w:pStyle w:val="BodyText"/>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(ModelExchange) or at the current Communication Point (CoSimulation)</w:t>
      </w:r>
      <w:r>
        <w:t>. [</w:t>
      </w:r>
      <w:r w:rsidRPr="00CC18E6">
        <w:rPr>
          <w:i/>
        </w:rPr>
        <w:t xml:space="preserve">A simulation environment can utilize </w:t>
      </w:r>
      <w:r>
        <w:rPr>
          <w:i/>
        </w:rPr>
        <w:t xml:space="preserve">this information to </w:t>
      </w:r>
      <w:r w:rsidRPr="00CC18E6">
        <w:rPr>
          <w:i/>
        </w:rPr>
        <w:t xml:space="preserve">improve the efficiency, </w:t>
      </w:r>
      <w:del w:id="1748" w:author="Bertsch Christian (CR/AEE3)" w:date="2019-09-06T11:23:00Z">
        <w:r w:rsidRPr="00CC18E6">
          <w:rPr>
            <w:i/>
          </w:rPr>
          <w:delText>e.g.,</w:delText>
        </w:r>
      </w:del>
      <w:ins w:id="1749" w:author="Bertsch Christian (CR/AEE3)" w:date="2019-09-06T11:23:00Z">
        <w:r w:rsidR="00C157E4">
          <w:rPr>
            <w:i/>
          </w:rPr>
          <w:t>for example</w:t>
        </w:r>
        <w:r w:rsidRPr="00CC18E6">
          <w:rPr>
            <w:i/>
          </w:rPr>
          <w:t>,</w:t>
        </w:r>
      </w:ins>
      <w:r w:rsidRPr="00CC18E6">
        <w:rPr>
          <w:i/>
        </w:rPr>
        <w:t xml:space="preserve"> when connecting FMUs together, or when computing the partial derivative of the derivatives with respect to the states in the simulation engine.</w:t>
      </w:r>
      <w:r>
        <w:t>]</w:t>
      </w:r>
      <w:del w:id="1750" w:author="Bertsch Christian (CR/AEE3)" w:date="2019-09-28T16:40:00Z">
        <w:r w:rsidR="00053E4D" w:rsidDel="00AD2189">
          <w:delText>.</w:delText>
        </w:r>
      </w:del>
      <w:r w:rsidR="00053E4D">
        <w:t xml:space="preserve"> </w:t>
      </w:r>
    </w:p>
    <w:p w14:paraId="5E657614" w14:textId="77777777" w:rsidR="00C157E4" w:rsidRDefault="00C157E4" w:rsidP="003734ED">
      <w:pPr>
        <w:pStyle w:val="BodyText"/>
        <w:rPr>
          <w:rStyle w:val="CODE"/>
        </w:rPr>
      </w:pPr>
    </w:p>
    <w:p w14:paraId="756FC3C4" w14:textId="77777777" w:rsidR="00C157E4" w:rsidRDefault="00C157E4" w:rsidP="003734ED">
      <w:pPr>
        <w:pStyle w:val="BodyText"/>
        <w:rPr>
          <w:rStyle w:val="CODE"/>
        </w:rPr>
      </w:pPr>
    </w:p>
    <w:p w14:paraId="5BB6229F" w14:textId="77777777" w:rsidR="00C157E4" w:rsidRDefault="00C157E4" w:rsidP="003734ED">
      <w:pPr>
        <w:pStyle w:val="BodyText"/>
        <w:rPr>
          <w:rStyle w:val="CODE"/>
        </w:rPr>
      </w:pPr>
    </w:p>
    <w:p w14:paraId="755B27AB" w14:textId="77777777" w:rsidR="00C157E4" w:rsidRDefault="00C157E4" w:rsidP="003734ED">
      <w:pPr>
        <w:pStyle w:val="BodyText"/>
        <w:rPr>
          <w:rStyle w:val="CODE"/>
        </w:rPr>
      </w:pPr>
    </w:p>
    <w:p w14:paraId="450DB944" w14:textId="77777777" w:rsidR="00C157E4" w:rsidRDefault="00C157E4" w:rsidP="003734ED">
      <w:pPr>
        <w:pStyle w:val="BodyText"/>
        <w:rPr>
          <w:rStyle w:val="CODE"/>
        </w:rPr>
      </w:pPr>
    </w:p>
    <w:p w14:paraId="3A893FFE" w14:textId="77777777" w:rsidR="00C157E4" w:rsidRDefault="00C157E4" w:rsidP="003734ED">
      <w:pPr>
        <w:pStyle w:val="BodyText"/>
        <w:rPr>
          <w:rStyle w:val="CODE"/>
        </w:rPr>
      </w:pPr>
    </w:p>
    <w:p w14:paraId="3E68C864" w14:textId="15E5F039" w:rsidR="00C157E4" w:rsidDel="00B86BE3" w:rsidRDefault="00C157E4" w:rsidP="003734ED">
      <w:pPr>
        <w:pStyle w:val="BodyText"/>
        <w:rPr>
          <w:del w:id="1751" w:author="Bertsch Christian (CR/AEE3)" w:date="2019-09-28T19:33:00Z"/>
          <w:rStyle w:val="CODE"/>
        </w:rPr>
      </w:pPr>
    </w:p>
    <w:p w14:paraId="54DC8B5B" w14:textId="364E7CD3" w:rsidR="00C157E4" w:rsidDel="00B86BE3" w:rsidRDefault="00C157E4" w:rsidP="003734ED">
      <w:pPr>
        <w:pStyle w:val="BodyText"/>
        <w:rPr>
          <w:del w:id="1752" w:author="Bertsch Christian (CR/AEE3)" w:date="2019-09-28T19:33:00Z"/>
          <w:rStyle w:val="CODE"/>
        </w:rPr>
      </w:pPr>
    </w:p>
    <w:p w14:paraId="2BDAF288" w14:textId="127599D6" w:rsidR="00C157E4" w:rsidDel="00B86BE3" w:rsidRDefault="00C157E4" w:rsidP="003734ED">
      <w:pPr>
        <w:pStyle w:val="BodyText"/>
        <w:rPr>
          <w:del w:id="1753" w:author="Bertsch Christian (CR/AEE3)" w:date="2019-09-28T19:33:00Z"/>
          <w:rStyle w:val="CODE"/>
        </w:rPr>
      </w:pPr>
    </w:p>
    <w:p w14:paraId="09972865" w14:textId="6E2BCBB7" w:rsidR="00C157E4" w:rsidDel="00B86BE3" w:rsidRDefault="00C157E4" w:rsidP="003734ED">
      <w:pPr>
        <w:pStyle w:val="BodyText"/>
        <w:rPr>
          <w:del w:id="1754" w:author="Bertsch Christian (CR/AEE3)" w:date="2019-09-28T19:33:00Z"/>
          <w:rStyle w:val="CODE"/>
        </w:rPr>
      </w:pPr>
    </w:p>
    <w:p w14:paraId="06F56E21" w14:textId="195AFF70" w:rsidR="00C157E4" w:rsidDel="00B86BE3" w:rsidRDefault="00C157E4" w:rsidP="003734ED">
      <w:pPr>
        <w:pStyle w:val="BodyText"/>
        <w:rPr>
          <w:del w:id="1755" w:author="Bertsch Christian (CR/AEE3)" w:date="2019-09-28T19:33:00Z"/>
          <w:rStyle w:val="CODE"/>
        </w:rPr>
      </w:pPr>
    </w:p>
    <w:p w14:paraId="108EADC0" w14:textId="419FC985" w:rsidR="00C157E4" w:rsidDel="00B86BE3" w:rsidRDefault="00C157E4" w:rsidP="003734ED">
      <w:pPr>
        <w:pStyle w:val="BodyText"/>
        <w:rPr>
          <w:del w:id="1756" w:author="Bertsch Christian (CR/AEE3)" w:date="2019-09-28T19:33:00Z"/>
          <w:rStyle w:val="CODE"/>
        </w:rPr>
      </w:pPr>
    </w:p>
    <w:p w14:paraId="4CAC5659" w14:textId="4C761FFF" w:rsidR="00C157E4" w:rsidDel="00B86BE3" w:rsidRDefault="00C157E4" w:rsidP="003734ED">
      <w:pPr>
        <w:pStyle w:val="BodyText"/>
        <w:rPr>
          <w:del w:id="1757" w:author="Bertsch Christian (CR/AEE3)" w:date="2019-09-28T19:33:00Z"/>
          <w:rStyle w:val="CODE"/>
        </w:rPr>
      </w:pPr>
    </w:p>
    <w:p w14:paraId="28FB61E3" w14:textId="49253117" w:rsidR="00C157E4" w:rsidDel="00B86BE3" w:rsidRDefault="00C157E4" w:rsidP="003734ED">
      <w:pPr>
        <w:pStyle w:val="BodyText"/>
        <w:rPr>
          <w:del w:id="1758" w:author="Bertsch Christian (CR/AEE3)" w:date="2019-09-28T19:33:00Z"/>
          <w:rStyle w:val="CODE"/>
        </w:rPr>
      </w:pPr>
    </w:p>
    <w:p w14:paraId="4259E0F4" w14:textId="77777777" w:rsidR="003734ED" w:rsidRDefault="003734ED" w:rsidP="003734ED">
      <w:pPr>
        <w:pStyle w:val="BodyText"/>
      </w:pPr>
      <w:r w:rsidRPr="00CC18E6">
        <w:rPr>
          <w:rStyle w:val="CODE"/>
        </w:rPr>
        <w:t>ModelStructure</w:t>
      </w:r>
      <w:r>
        <w:t xml:space="preserve"> has the following definition:</w:t>
      </w:r>
    </w:p>
    <w:p w14:paraId="6A0D3381" w14:textId="48D717B2" w:rsidR="009119DA" w:rsidRPr="00974E8A" w:rsidRDefault="00EB3EDD" w:rsidP="002F3E46">
      <w:pPr>
        <w:pStyle w:val="BodyText"/>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ins w:id="1759" w:author="Bertsch Christian (CR/AEE3)" w:date="2019-09-28T19:36:00Z"/>
          <w:rStyle w:val="CODE"/>
          <w:spacing w:val="4"/>
        </w:rPr>
      </w:pPr>
      <w:ins w:id="1760" w:author="Bertsch Christian (CR/AEE3)" w:date="2019-09-28T19:36:00Z">
        <w:r>
          <w:rPr>
            <w:rStyle w:val="CODE"/>
          </w:rPr>
          <w:br w:type="page"/>
        </w:r>
      </w:ins>
    </w:p>
    <w:p w14:paraId="6461BAD3" w14:textId="77777777" w:rsidR="00C157E4" w:rsidDel="00B86BE3" w:rsidRDefault="00C157E4" w:rsidP="002F3E46">
      <w:pPr>
        <w:pStyle w:val="BodyText"/>
        <w:spacing w:after="120"/>
        <w:rPr>
          <w:del w:id="1761" w:author="Bertsch Christian (CR/AEE3)" w:date="2019-09-28T19:33:00Z"/>
          <w:rStyle w:val="CODE"/>
        </w:rPr>
      </w:pPr>
    </w:p>
    <w:p w14:paraId="10ADEC6E" w14:textId="21048845" w:rsidR="00C157E4" w:rsidDel="00B86BE3" w:rsidRDefault="00C157E4" w:rsidP="002F3E46">
      <w:pPr>
        <w:pStyle w:val="BodyText"/>
        <w:spacing w:after="120"/>
        <w:rPr>
          <w:del w:id="1762" w:author="Bertsch Christian (CR/AEE3)" w:date="2019-09-28T19:33:00Z"/>
          <w:rStyle w:val="CODE"/>
        </w:rPr>
      </w:pPr>
    </w:p>
    <w:p w14:paraId="7B53E24B" w14:textId="2F2FECAC" w:rsidR="00C157E4" w:rsidDel="00B86BE3" w:rsidRDefault="00C157E4" w:rsidP="002F3E46">
      <w:pPr>
        <w:pStyle w:val="BodyText"/>
        <w:spacing w:after="120"/>
        <w:rPr>
          <w:del w:id="1763" w:author="Bertsch Christian (CR/AEE3)" w:date="2019-09-28T19:33:00Z"/>
          <w:rStyle w:val="CODE"/>
        </w:rPr>
      </w:pPr>
    </w:p>
    <w:p w14:paraId="5C1D4923" w14:textId="22B2F30E" w:rsidR="00C157E4" w:rsidDel="00B86BE3" w:rsidRDefault="00C157E4" w:rsidP="002F3E46">
      <w:pPr>
        <w:pStyle w:val="BodyText"/>
        <w:spacing w:after="120"/>
        <w:rPr>
          <w:del w:id="1764" w:author="Bertsch Christian (CR/AEE3)" w:date="2019-09-28T19:33:00Z"/>
          <w:rStyle w:val="CODE"/>
        </w:rPr>
      </w:pPr>
    </w:p>
    <w:p w14:paraId="6A8BA126" w14:textId="2831CF92" w:rsidR="00C157E4" w:rsidDel="00B86BE3" w:rsidRDefault="00C157E4" w:rsidP="002F3E46">
      <w:pPr>
        <w:pStyle w:val="BodyText"/>
        <w:spacing w:after="120"/>
        <w:rPr>
          <w:del w:id="1765" w:author="Bertsch Christian (CR/AEE3)" w:date="2019-09-28T19:33:00Z"/>
          <w:rStyle w:val="CODE"/>
        </w:rPr>
      </w:pPr>
    </w:p>
    <w:p w14:paraId="09B21C0E" w14:textId="4C2E46DC" w:rsidR="00C157E4" w:rsidDel="00B86BE3" w:rsidRDefault="00C157E4" w:rsidP="002F3E46">
      <w:pPr>
        <w:pStyle w:val="BodyText"/>
        <w:spacing w:after="120"/>
        <w:rPr>
          <w:del w:id="1766" w:author="Bertsch Christian (CR/AEE3)" w:date="2019-09-28T19:33:00Z"/>
          <w:rStyle w:val="CODE"/>
        </w:rPr>
      </w:pPr>
    </w:p>
    <w:p w14:paraId="10EAF21F" w14:textId="68E319AB" w:rsidR="00C157E4" w:rsidDel="00B86BE3" w:rsidRDefault="00C157E4" w:rsidP="002F3E46">
      <w:pPr>
        <w:pStyle w:val="BodyText"/>
        <w:spacing w:after="120"/>
        <w:rPr>
          <w:del w:id="1767" w:author="Bertsch Christian (CR/AEE3)" w:date="2019-09-28T19:33:00Z"/>
          <w:rStyle w:val="CODE"/>
        </w:rPr>
      </w:pPr>
    </w:p>
    <w:p w14:paraId="2057491C" w14:textId="7E763512" w:rsidR="00C157E4" w:rsidDel="00B86BE3" w:rsidRDefault="00C157E4" w:rsidP="002F3E46">
      <w:pPr>
        <w:pStyle w:val="BodyText"/>
        <w:spacing w:after="120"/>
        <w:rPr>
          <w:del w:id="1768" w:author="Bertsch Christian (CR/AEE3)" w:date="2019-09-28T19:33:00Z"/>
          <w:rStyle w:val="CODE"/>
        </w:rPr>
      </w:pPr>
    </w:p>
    <w:p w14:paraId="4F9C7357" w14:textId="77EDDC32" w:rsidR="00C157E4" w:rsidDel="00B86BE3" w:rsidRDefault="00C157E4" w:rsidP="002F3E46">
      <w:pPr>
        <w:pStyle w:val="BodyText"/>
        <w:spacing w:after="120"/>
        <w:rPr>
          <w:del w:id="1769" w:author="Bertsch Christian (CR/AEE3)" w:date="2019-09-28T19:33:00Z"/>
          <w:rStyle w:val="CODE"/>
        </w:rPr>
      </w:pPr>
    </w:p>
    <w:p w14:paraId="4001A4FA" w14:textId="77777777" w:rsidR="00C157E4" w:rsidDel="00B86BE3" w:rsidRDefault="00C157E4" w:rsidP="002F3E46">
      <w:pPr>
        <w:pStyle w:val="BodyText"/>
        <w:spacing w:after="120"/>
        <w:rPr>
          <w:del w:id="1770" w:author="Bertsch Christian (CR/AEE3)" w:date="2019-09-28T19:33:00Z"/>
          <w:rStyle w:val="CODE"/>
        </w:rPr>
      </w:pPr>
    </w:p>
    <w:p w14:paraId="1A22D288" w14:textId="77777777" w:rsidR="00C157E4" w:rsidDel="00B86BE3" w:rsidRDefault="00C157E4" w:rsidP="002F3E46">
      <w:pPr>
        <w:pStyle w:val="BodyText"/>
        <w:spacing w:after="120"/>
        <w:rPr>
          <w:del w:id="1771" w:author="Bertsch Christian (CR/AEE3)" w:date="2019-09-28T19:33:00Z"/>
          <w:rStyle w:val="CODE"/>
        </w:rPr>
      </w:pPr>
    </w:p>
    <w:p w14:paraId="44F3585D" w14:textId="77777777" w:rsidR="00C157E4" w:rsidDel="00B86BE3" w:rsidRDefault="00C157E4" w:rsidP="002F3E46">
      <w:pPr>
        <w:pStyle w:val="BodyText"/>
        <w:spacing w:after="120"/>
        <w:rPr>
          <w:del w:id="1772" w:author="Bertsch Christian (CR/AEE3)" w:date="2019-09-28T19:33:00Z"/>
          <w:rStyle w:val="CODE"/>
        </w:rPr>
      </w:pPr>
    </w:p>
    <w:p w14:paraId="4691C106" w14:textId="0ECEEC9C" w:rsidR="00C157E4" w:rsidDel="00B86BE3" w:rsidRDefault="00C157E4" w:rsidP="002F3E46">
      <w:pPr>
        <w:pStyle w:val="BodyText"/>
        <w:spacing w:after="120"/>
        <w:rPr>
          <w:del w:id="1773" w:author="Bertsch Christian (CR/AEE3)" w:date="2019-09-28T19:33:00Z"/>
          <w:rStyle w:val="CODE"/>
        </w:rPr>
      </w:pPr>
    </w:p>
    <w:p w14:paraId="60A6E9D4" w14:textId="68845748" w:rsidR="00C157E4" w:rsidDel="00B86BE3" w:rsidRDefault="00C157E4" w:rsidP="002F3E46">
      <w:pPr>
        <w:pStyle w:val="BodyText"/>
        <w:spacing w:after="120"/>
        <w:rPr>
          <w:del w:id="1774" w:author="Bertsch Christian (CR/AEE3)" w:date="2019-09-28T19:33:00Z"/>
          <w:rStyle w:val="CODE"/>
        </w:rPr>
      </w:pPr>
    </w:p>
    <w:p w14:paraId="7E65645F" w14:textId="33C93893" w:rsidR="00C157E4" w:rsidDel="00B86BE3" w:rsidRDefault="00C157E4" w:rsidP="002F3E46">
      <w:pPr>
        <w:pStyle w:val="BodyText"/>
        <w:spacing w:after="120"/>
        <w:rPr>
          <w:del w:id="1775" w:author="Bertsch Christian (CR/AEE3)" w:date="2019-09-28T19:33:00Z"/>
          <w:rStyle w:val="CODE"/>
        </w:rPr>
      </w:pPr>
    </w:p>
    <w:p w14:paraId="36280826" w14:textId="208315B5" w:rsidR="00C157E4" w:rsidDel="00B86BE3" w:rsidRDefault="00C157E4" w:rsidP="002F3E46">
      <w:pPr>
        <w:pStyle w:val="BodyText"/>
        <w:spacing w:after="120"/>
        <w:rPr>
          <w:del w:id="1776" w:author="Bertsch Christian (CR/AEE3)" w:date="2019-09-28T19:33:00Z"/>
          <w:rStyle w:val="CODE"/>
        </w:rPr>
      </w:pPr>
    </w:p>
    <w:p w14:paraId="4DB1992E" w14:textId="0D26EBC0" w:rsidR="009119DA" w:rsidRDefault="009119DA" w:rsidP="002F3E46">
      <w:pPr>
        <w:pStyle w:val="BodyText"/>
        <w:spacing w:after="120"/>
      </w:pPr>
      <w:r w:rsidRPr="002F3E46">
        <w:rPr>
          <w:rStyle w:val="CODE"/>
        </w:rPr>
        <w:t>fmi2VariableDependency</w:t>
      </w:r>
      <w:r>
        <w:t xml:space="preserve"> is defined as</w:t>
      </w:r>
      <w:ins w:id="1777" w:author="Bertsch Christian (CR/AEE3)" w:date="2019-09-06T11:23:00Z">
        <w:r w:rsidR="00C157E4">
          <w:t>:</w:t>
        </w:r>
      </w:ins>
    </w:p>
    <w:p w14:paraId="6643B0E5" w14:textId="56023695" w:rsidR="00BD1779" w:rsidRDefault="009F1458" w:rsidP="0058282F">
      <w:pPr>
        <w:pStyle w:val="BodyText"/>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BodyText"/>
        <w:spacing w:after="120"/>
      </w:pPr>
      <w:r>
        <w:t>Elements of the InitialUnknowns list:</w:t>
      </w:r>
    </w:p>
    <w:p w14:paraId="5E0C27B7" w14:textId="77777777" w:rsidR="009119DA" w:rsidRDefault="009119DA" w:rsidP="009119DA">
      <w:pPr>
        <w:pStyle w:val="BodyText"/>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BodyText"/>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BodyText"/>
        <w:spacing w:after="120"/>
        <w:jc w:val="right"/>
      </w:pPr>
    </w:p>
    <w:p w14:paraId="6582132F" w14:textId="3FD8AE41" w:rsidR="00680409" w:rsidRPr="0098259C" w:rsidRDefault="003B1AB9" w:rsidP="00573EF2">
      <w:pPr>
        <w:pStyle w:val="BodyText"/>
        <w:rPr>
          <w:rStyle w:val="FormatvorlageArial"/>
          <w:szCs w:val="21"/>
        </w:rPr>
      </w:pPr>
      <w:r>
        <w:t>Note</w:t>
      </w:r>
      <w:del w:id="1778" w:author="Bertsch Christian (CR/AEE3)" w:date="2019-09-06T11:23:00Z">
        <w:r>
          <w:delText>,</w:delText>
        </w:r>
      </w:del>
      <w:r>
        <w:t xml:space="preserve"> that attribute </w:t>
      </w:r>
      <w:r w:rsidRPr="003B1AB9">
        <w:rPr>
          <w:rStyle w:val="CODE"/>
        </w:rPr>
        <w:t>dependenciesKind</w:t>
      </w:r>
      <w:r>
        <w:t xml:space="preserve"> for element </w:t>
      </w:r>
      <w:r w:rsidRPr="003B1AB9">
        <w:rPr>
          <w:rStyle w:val="CODE"/>
        </w:rPr>
        <w:t>InitialUnknowns</w:t>
      </w:r>
      <w:r>
        <w:t xml:space="preserve"> has less </w:t>
      </w:r>
      <w:r w:rsidR="00573EF2">
        <w:t xml:space="preserve">enumeration values as </w:t>
      </w:r>
      <w:r w:rsidR="00573EF2" w:rsidRPr="003B1AB9">
        <w:rPr>
          <w:rStyle w:val="CODE"/>
        </w:rPr>
        <w:t>dependenciesKind</w:t>
      </w:r>
      <w:r w:rsidR="00573EF2">
        <w:t xml:space="preserve"> in the other lists.</w:t>
      </w:r>
    </w:p>
    <w:p w14:paraId="4A26CF0F" w14:textId="548BEC0F" w:rsidR="00C6645C" w:rsidRPr="0098259C" w:rsidRDefault="0058282F" w:rsidP="00C6645C">
      <w:pPr>
        <w:pStyle w:val="BodyText"/>
        <w:spacing w:after="120"/>
      </w:pPr>
      <w:r w:rsidRPr="0098259C">
        <w:rPr>
          <w:rStyle w:val="FormatvorlageArial"/>
          <w:szCs w:val="21"/>
        </w:rPr>
        <w:t>ModelStructure</w:t>
      </w:r>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0440B4">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0F11515A"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r w:rsidR="002778F3" w:rsidRPr="0098259C">
              <w:rPr>
                <w:rStyle w:val="CODE"/>
              </w:rPr>
              <w:t>ScalarVariable</w:t>
            </w:r>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r w:rsidR="002778F3" w:rsidRPr="0098259C">
              <w:rPr>
                <w:rStyle w:val="CODE"/>
              </w:rPr>
              <w:t>ScalarVariable</w:t>
            </w:r>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causality=”output”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del w:id="1779" w:author="Bertsch Christian (CR/AEE3)" w:date="2019-09-06T11:23:00Z">
              <w:r w:rsidR="002778F3" w:rsidRPr="0098259C">
                <w:rPr>
                  <w:rStyle w:val="FormatvorlageArial"/>
                  <w:i/>
                </w:rPr>
                <w:delText>,</w:delText>
              </w:r>
            </w:del>
            <w:ins w:id="1780" w:author="Bertsch Christian (CR/AEE3)" w:date="2019-09-06T11:23:00Z">
              <w:r w:rsidR="00314EFE">
                <w:rPr>
                  <w:rStyle w:val="FormatvorlageArial"/>
                  <w:i/>
                </w:rPr>
                <w:t xml:space="preserve"> that</w:t>
              </w:r>
            </w:ins>
            <w:r w:rsidR="002778F3" w:rsidRPr="0098259C">
              <w:rPr>
                <w:rStyle w:val="FormatvorlageArial"/>
                <w:i/>
              </w:rPr>
              <w:t xml:space="preserve"> all output variables are listed here, especially discrete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w:t>
            </w:r>
            <w:del w:id="1781" w:author="Bertsch Christian (CR/AEE3)" w:date="2019-09-06T11:23:00Z">
              <w:r w:rsidR="00B23BBA">
                <w:rPr>
                  <w:rStyle w:val="FormatvorlageArial"/>
                  <w:i/>
                </w:rPr>
                <w:delText>,</w:delText>
              </w:r>
            </w:del>
            <w:r w:rsidR="00B23BBA">
              <w:rPr>
                <w:rStyle w:val="FormatvorlageArial"/>
                <w:i/>
              </w:rPr>
              <w:t xml:space="preserve"> if the declaration order of outputs in the source model is not changed. This is</w:t>
            </w:r>
            <w:del w:id="1782" w:author="Bertsch Christian (CR/AEE3)" w:date="2019-09-06T11:23:00Z">
              <w:r w:rsidR="00B23BBA">
                <w:rPr>
                  <w:rStyle w:val="FormatvorlageArial"/>
                  <w:i/>
                </w:rPr>
                <w:delText xml:space="preserve"> e.g.</w:delText>
              </w:r>
            </w:del>
            <w:ins w:id="1783" w:author="Bertsch Christian (CR/AEE3)" w:date="2019-09-06T11:23:00Z">
              <w:r w:rsidR="00E00DCD">
                <w:rPr>
                  <w:rStyle w:val="FormatvorlageArial"/>
                  <w:i/>
                </w:rPr>
                <w:t>,</w:t>
              </w:r>
              <w:r w:rsidR="00B23BBA">
                <w:rPr>
                  <w:rStyle w:val="FormatvorlageArial"/>
                  <w:i/>
                </w:rPr>
                <w:t xml:space="preserve"> </w:t>
              </w:r>
              <w:r w:rsidR="00E00DCD">
                <w:rPr>
                  <w:rStyle w:val="FormatvorlageArial"/>
                  <w:i/>
                </w:rPr>
                <w:t>for example,</w:t>
              </w:r>
            </w:ins>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(ModelExchange)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(CoSimulation).</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ins w:id="1784" w:author="Bertsch Christian (CR/AEE3)" w:date="2019-10-03T16:45:00Z">
                        <w:rPr>
                          <w:rFonts w:ascii="Cambria Math" w:hAnsi="Cambria Math"/>
                          <w:b/>
                          <w:color w:val="0000FF"/>
                        </w:rPr>
                      </w:ins>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ins w:id="1785" w:author="Bertsch Christian (CR/AEE3)" w:date="2019-10-03T16:45:00Z">
                        <w:rPr>
                          <w:rFonts w:ascii="Cambria Math" w:hAnsi="Cambria Math"/>
                          <w:b/>
                          <w:color w:val="0000FF"/>
                        </w:rPr>
                      </w:ins>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ins w:id="1786" w:author="Bertsch Christian (CR/AEE3)" w:date="2019-10-03T16:45:00Z">
                        <w:rPr>
                          <w:rFonts w:ascii="Cambria Math" w:hAnsi="Cambria Math"/>
                          <w:i/>
                          <w:color w:val="0000FF"/>
                        </w:rPr>
                      </w:ins>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ins w:id="1787" w:author="Bertsch Christian (CR/AEE3)" w:date="2019-10-03T16:45:00Z">
                        <w:rPr>
                          <w:rFonts w:ascii="Cambria Math" w:hAnsi="Cambria Math"/>
                          <w:i/>
                          <w:color w:val="0000FF"/>
                        </w:rPr>
                      </w:ins>
                    </m:ctrlPr>
                  </m:sSubPr>
                  <m:e>
                    <m:r>
                      <m:rPr>
                        <m:sty m:val="b"/>
                      </m:rPr>
                      <w:rPr>
                        <w:rFonts w:ascii="Cambria Math" w:hAnsi="Cambria Math"/>
                        <w:color w:val="0000FF"/>
                      </w:rPr>
                      <m:t>x</m:t>
                    </m:r>
                  </m:e>
                  <m:sub>
                    <m:r>
                      <w:rPr>
                        <w:rFonts w:ascii="Cambria Math" w:hAnsi="Cambria Math"/>
                        <w:color w:val="0000FF"/>
                      </w:rPr>
                      <m:t>c</m:t>
                    </m:r>
                  </m:sub>
                </m:sSub>
                <m:sSub>
                  <m:sSubPr>
                    <m:ctrlPr>
                      <w:ins w:id="1788" w:author="Bertsch Christian (CR/AEE3)" w:date="2019-10-03T16:45:00Z">
                        <w:rPr>
                          <w:rFonts w:ascii="Cambria Math" w:hAnsi="Cambria Math"/>
                          <w:i/>
                          <w:color w:val="3333FF"/>
                        </w:rPr>
                      </w:ins>
                    </m:ctrlPr>
                  </m:sSubPr>
                  <m:e>
                    <m:r>
                      <m:rPr>
                        <m:sty m:val="bi"/>
                      </m:rPr>
                      <w:rPr>
                        <w:rFonts w:ascii="Cambria Math" w:hAnsi="Cambria Math"/>
                        <w:color w:val="3333FF"/>
                      </w:rPr>
                      <m:t>, u</m:t>
                    </m:r>
                  </m:e>
                  <m:sub>
                    <m:r>
                      <w:rPr>
                        <w:rFonts w:ascii="Cambria Math" w:hAnsi="Cambria Math"/>
                        <w:color w:val="3333FF"/>
                      </w:rPr>
                      <m:t>c</m:t>
                    </m:r>
                  </m:sub>
                </m:sSub>
                <m:sSub>
                  <m:sSubPr>
                    <m:ctrlPr>
                      <w:ins w:id="1789" w:author="Bertsch Christian (CR/AEE3)" w:date="2019-10-03T16:45:00Z">
                        <w:rPr>
                          <w:rFonts w:ascii="Cambria Math" w:hAnsi="Cambria Math"/>
                          <w:b/>
                          <w:color w:val="0000FF"/>
                        </w:rPr>
                      </w:ins>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ins w:id="1790" w:author="Bertsch Christian (CR/AEE3)" w:date="2019-10-03T16:45:00Z">
                        <w:rPr>
                          <w:rFonts w:ascii="Cambria Math" w:hAnsi="Cambria Math"/>
                          <w:b/>
                          <w:color w:val="0000FF"/>
                        </w:rPr>
                      </w:ins>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2F6D5F0"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ins w:id="1791" w:author="Bertsch Christian (CR/AEE3)" w:date="2019-09-06T11:23:00Z">
              <w:r w:rsidR="00962B6F">
                <w:rPr>
                  <w:rStyle w:val="FormatvorlageArial"/>
                </w:rPr>
                <w:t>,</w:t>
              </w:r>
            </w:ins>
            <w:r w:rsidR="00C6645C" w:rsidRPr="0098259C">
              <w:rPr>
                <w:rStyle w:val="FormatvorlageArial"/>
              </w:rPr>
              <w:t xml:space="preserve"> a list of </w:t>
            </w:r>
            <w:r w:rsidR="0036230A" w:rsidRPr="0098259C">
              <w:rPr>
                <w:rStyle w:val="CODE"/>
              </w:rPr>
              <w:t>ScalarVariable</w:t>
            </w:r>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r w:rsidR="0036230A" w:rsidRPr="0098259C">
              <w:rPr>
                <w:rStyle w:val="CODE"/>
              </w:rPr>
              <w:t>ScalarVariable</w:t>
            </w:r>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del w:id="1792" w:author="Bertsch Christian (CR/AEE3)" w:date="2019-09-06T11:23:00Z">
              <w:r w:rsidR="00C6645C" w:rsidRPr="0098259C">
                <w:rPr>
                  <w:rStyle w:val="FormatvorlageArial"/>
                  <w:i/>
                </w:rPr>
                <w:delText>,</w:delText>
              </w:r>
            </w:del>
            <w:ins w:id="1793" w:author="Bertsch Christian (CR/AEE3)" w:date="2019-09-06T11:23:00Z">
              <w:r w:rsidR="00962B6F">
                <w:rPr>
                  <w:rStyle w:val="FormatvorlageArial"/>
                  <w:i/>
                </w:rPr>
                <w:t xml:space="preserve"> that</w:t>
              </w:r>
            </w:ins>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ScalarVariables have to be introduced, </w:t>
            </w:r>
            <w:r w:rsidR="009F2AEB" w:rsidRPr="0098259C">
              <w:rPr>
                <w:rStyle w:val="FormatvorlageArial"/>
                <w:i/>
              </w:rPr>
              <w:t>for example</w:t>
            </w:r>
            <w:ins w:id="1794" w:author="Bertsch Christian (CR/AEE3)" w:date="2019-09-06T11:23:00Z">
              <w:r w:rsidR="00962B6F">
                <w:rPr>
                  <w:rStyle w:val="FormatvorlageArial"/>
                  <w:i/>
                </w:rPr>
                <w:t>,</w:t>
              </w:r>
            </w:ins>
            <w:r w:rsidR="00C6645C" w:rsidRPr="0098259C">
              <w:rPr>
                <w:rStyle w:val="FormatvorlageArial"/>
                <w:i/>
              </w:rPr>
              <w:t xml:space="preserve"> x[4</w:t>
            </w:r>
            <w:del w:id="1795" w:author="Bertsch Christian (CR/AEE3)" w:date="2019-09-06T11:23:00Z">
              <w:r w:rsidR="00C6645C" w:rsidRPr="0098259C">
                <w:rPr>
                  <w:rStyle w:val="FormatvorlageArial"/>
                  <w:i/>
                </w:rPr>
                <w:delText>],</w:delText>
              </w:r>
            </w:del>
            <w:ins w:id="1796" w:author="Bertsch Christian (CR/AEE3)" w:date="2019-09-06T11:23:00Z">
              <w:r w:rsidR="00C6645C" w:rsidRPr="0098259C">
                <w:rPr>
                  <w:rStyle w:val="FormatvorlageArial"/>
                  <w:i/>
                </w:rPr>
                <w:t>]</w:t>
              </w:r>
            </w:ins>
            <w:r w:rsidR="00C6645C" w:rsidRPr="0098259C">
              <w:rPr>
                <w:rStyle w:val="FormatvorlageArial"/>
                <w:i/>
              </w:rPr>
              <w:t xml:space="preserve">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w:t>
            </w:r>
            <w:del w:id="1797" w:author="Bertsch Christian (CR/AEE3)" w:date="2019-09-06T11:23:00Z">
              <w:r w:rsidR="00B23BBA">
                <w:rPr>
                  <w:rStyle w:val="FormatvorlageArial"/>
                  <w:i/>
                </w:rPr>
                <w:delText>,</w:delText>
              </w:r>
            </w:del>
            <w:r w:rsidR="00B23BBA">
              <w:rPr>
                <w:rStyle w:val="FormatvorlageArial"/>
                <w:i/>
              </w:rPr>
              <w:t xml:space="preserve"> if the declaration order of states in the source model is not changed. This is</w:t>
            </w:r>
            <w:del w:id="1798" w:author="Bertsch Christian (CR/AEE3)" w:date="2019-09-06T11:23:00Z">
              <w:r w:rsidR="00B23BBA">
                <w:rPr>
                  <w:rStyle w:val="FormatvorlageArial"/>
                  <w:i/>
                </w:rPr>
                <w:delText xml:space="preserve"> e.g.</w:delText>
              </w:r>
            </w:del>
            <w:ins w:id="1799" w:author="Bertsch Christian (CR/AEE3)" w:date="2019-09-06T11:23:00Z">
              <w:r w:rsidR="00126433">
                <w:rPr>
                  <w:rStyle w:val="FormatvorlageArial"/>
                  <w:i/>
                </w:rPr>
                <w:t>, for example,</w:t>
              </w:r>
            </w:ins>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ins w:id="1800" w:author="Bertsch Christian (CR/AEE3)" w:date="2019-09-06T11:23:00Z">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r w:rsidR="0048016E" w:rsidRPr="0048016E">
                <w:rPr>
                  <w:rFonts w:ascii="Courier New" w:hAnsi="Courier New" w:cs="Courier New"/>
                  <w:sz w:val="19"/>
                  <w:szCs w:val="19"/>
                  <w:rPrChange w:id="1801" w:author="Bertsch Christian (CR/AEE3)" w:date="2019-09-24T14:12:00Z">
                    <w:rPr/>
                  </w:rPrChange>
                </w:rPr>
                <w:t>nx</w:t>
              </w:r>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ins>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f the corresponding ScalarVariable state derivative element. [</w:t>
            </w:r>
            <w:r w:rsidR="0036230A" w:rsidRPr="00326429">
              <w:rPr>
                <w:rStyle w:val="FormatvorlageArial"/>
                <w:i/>
              </w:rPr>
              <w:t>Note</w:t>
            </w:r>
            <w:del w:id="1802" w:author="Bertsch Christian (CR/AEE3)" w:date="2019-09-06T11:23:00Z">
              <w:r w:rsidR="0036230A" w:rsidRPr="00326429">
                <w:rPr>
                  <w:rStyle w:val="FormatvorlageArial"/>
                  <w:i/>
                </w:rPr>
                <w:delText>,</w:delText>
              </w:r>
            </w:del>
            <w:ins w:id="1803" w:author="Bertsch Christian (CR/AEE3)" w:date="2019-09-06T11:23:00Z">
              <w:r w:rsidR="00126433">
                <w:rPr>
                  <w:rStyle w:val="FormatvorlageArial"/>
                  <w:i/>
                </w:rPr>
                <w:t xml:space="preserve"> that</w:t>
              </w:r>
            </w:ins>
            <w:r w:rsidR="0036230A" w:rsidRPr="00326429">
              <w:rPr>
                <w:rStyle w:val="FormatvorlageArial"/>
                <w:i/>
              </w:rPr>
              <w:t xml:space="preserve"> higher order derivatives must be mapped to first order derivativ</w:t>
            </w:r>
            <w:r w:rsidR="00326429" w:rsidRPr="00326429">
              <w:rPr>
                <w:rStyle w:val="FormatvorlageArial"/>
                <w:i/>
              </w:rPr>
              <w:t>es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ins w:id="1804" w:author="Bertsch Christian (CR/AEE3)" w:date="2019-09-06T11:23:00Z">
              <w:r w:rsidR="00126433">
                <w:rPr>
                  <w:rStyle w:val="FormatvorlageArial"/>
                  <w:i/>
                </w:rPr>
                <w:t xml:space="preserve">if </w:t>
              </w:r>
            </w:ins>
            <w:r w:rsidR="00326429" w:rsidRPr="00326429">
              <w:rPr>
                <w:rStyle w:val="FormatvorlageArial"/>
                <w:i/>
              </w:rPr>
              <w:t xml:space="preserve"> </w:t>
            </w:r>
            <m:oMath>
              <m:f>
                <m:fPr>
                  <m:ctrlPr>
                    <w:ins w:id="1805" w:author="Bertsch Christian (CR/AEE3)" w:date="2019-10-03T16:45:00Z">
                      <w:rPr>
                        <w:rFonts w:ascii="Cambria Math" w:hAnsi="Cambria Math"/>
                        <w:i/>
                      </w:rPr>
                    </w:ins>
                  </m:ctrlPr>
                </m:fPr>
                <m:num>
                  <m:r>
                    <w:rPr>
                      <w:rFonts w:ascii="Cambria Math" w:hAnsi="Cambria Math"/>
                    </w:rPr>
                    <m:t>ds</m:t>
                  </m:r>
                </m:num>
                <m:den>
                  <m:r>
                    <w:rPr>
                      <w:rFonts w:ascii="Cambria Math" w:hAnsi="Cambria Math"/>
                    </w:rPr>
                    <m:t>dt</m:t>
                  </m:r>
                </m:den>
              </m:f>
              <m:r>
                <w:rPr>
                  <w:rFonts w:ascii="Cambria Math" w:hAnsi="Cambria Math"/>
                </w:rPr>
                <m:t xml:space="preserve">=v, </m:t>
              </m:r>
              <m:f>
                <m:fPr>
                  <m:ctrlPr>
                    <w:ins w:id="1806" w:author="Bertsch Christian (CR/AEE3)" w:date="2019-10-03T16:45:00Z">
                      <w:rPr>
                        <w:rFonts w:ascii="Cambria Math" w:hAnsi="Cambria Math"/>
                        <w:i/>
                      </w:rPr>
                    </w:ins>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ins w:id="1807" w:author="Bertsch Christian (CR/AEE3)" w:date="2019-10-03T16:45:00Z">
                      <w:rPr>
                        <w:rFonts w:ascii="Cambria Math" w:hAnsi="Cambria Math"/>
                        <w:i/>
                      </w:rPr>
                    </w:ins>
                  </m:ctrlPr>
                </m:dPr>
                <m:e>
                  <m:r>
                    <w:rPr>
                      <w:rFonts w:ascii="Cambria Math" w:hAnsi="Cambria Math"/>
                    </w:rPr>
                    <m:t xml:space="preserve">v, </m:t>
                  </m:r>
                  <m:f>
                    <m:fPr>
                      <m:ctrlPr>
                        <w:ins w:id="1808" w:author="Bertsch Christian (CR/AEE3)" w:date="2019-10-03T16:45:00Z">
                          <w:rPr>
                            <w:rFonts w:ascii="Cambria Math" w:hAnsi="Cambria Math"/>
                            <w:i/>
                          </w:rPr>
                        </w:ins>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ins w:id="1809" w:author="Bertsch Christian (CR/AEE3)" w:date="2019-10-03T16:45:00Z">
                      <w:rPr>
                        <w:rFonts w:ascii="Cambria Math" w:hAnsi="Cambria Math"/>
                        <w:i/>
                      </w:rPr>
                    </w:ins>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5DAE90F6" w:rsidR="0039390C" w:rsidRDefault="0039390C" w:rsidP="00214A6F">
            <w:pPr>
              <w:pStyle w:val="BodyTextIndent"/>
              <w:jc w:val="left"/>
              <w:rPr>
                <w:rStyle w:val="FormatvorlageArial"/>
                <w:szCs w:val="21"/>
              </w:rPr>
            </w:pPr>
            <w:bookmarkStart w:id="1810"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r w:rsidR="00B01D40" w:rsidRPr="0098259C">
              <w:rPr>
                <w:rStyle w:val="CODE"/>
              </w:rPr>
              <w:t>provides</w:t>
            </w:r>
            <w:r w:rsidR="007E605B">
              <w:rPr>
                <w:rStyle w:val="CODE"/>
              </w:rPr>
              <w:t>Directional</w:t>
            </w:r>
            <w:r w:rsidR="00B01D40" w:rsidRPr="0098259C">
              <w:rPr>
                <w:rStyle w:val="CODE"/>
              </w:rPr>
              <w:t>Derivative</w:t>
            </w:r>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ins w:id="1811" w:author="Bertsch Christian (CR/AEE3)" w:date="2019-09-06T11:23:00Z">
              <w:r w:rsidR="00F53A48">
                <w:rPr>
                  <w:rStyle w:val="FormatvorlageArial"/>
                </w:rPr>
                <w:t>, it</w:t>
              </w:r>
            </w:ins>
            <w:r w:rsidR="00B01D40" w:rsidRPr="0098259C">
              <w:rPr>
                <w:rStyle w:val="FormatvorlageArial"/>
              </w:rPr>
              <w:t xml:space="preserve"> cannot be computed</w:t>
            </w:r>
            <w:del w:id="1812" w:author="Bertsch Christian (CR/AEE3)" w:date="2019-09-06T11:23:00Z">
              <w:r w:rsidR="00B01D40" w:rsidRPr="0098259C">
                <w:rPr>
                  <w:rStyle w:val="FormatvorlageArial"/>
                </w:rPr>
                <w:delText xml:space="preserve"> [</w:delText>
              </w:r>
              <w:r w:rsidR="00B01D40" w:rsidRPr="0098259C">
                <w:rPr>
                  <w:rStyle w:val="FormatvorlageArial"/>
                  <w:i/>
                </w:rPr>
                <w:delText>which</w:delText>
              </w:r>
            </w:del>
            <w:ins w:id="1813" w:author="Bertsch Christian (CR/AEE3)" w:date="2019-09-06T11:23:00Z">
              <w:r w:rsidR="00A664EB">
                <w:rPr>
                  <w:rStyle w:val="FormatvorlageArial"/>
                </w:rPr>
                <w:t>.</w:t>
              </w:r>
              <w:r w:rsidR="00B01D40" w:rsidRPr="0098259C">
                <w:rPr>
                  <w:rStyle w:val="FormatvorlageArial"/>
                </w:rPr>
                <w:t xml:space="preserve"> </w:t>
              </w:r>
              <w:bookmarkEnd w:id="1810"/>
              <w:r w:rsidR="00B01D40" w:rsidRPr="0098259C">
                <w:rPr>
                  <w:rStyle w:val="FormatvorlageArial"/>
                </w:rPr>
                <w:t>[</w:t>
              </w:r>
              <w:r w:rsidR="00A664EB">
                <w:rPr>
                  <w:rStyle w:val="FormatvorlageArial"/>
                  <w:i/>
                </w:rPr>
                <w:t>This</w:t>
              </w:r>
            </w:ins>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ModelExchange and CoSimulation, then the “Derivatives” element might be present, since </w:t>
            </w:r>
            <w:r w:rsidR="006E58AB" w:rsidRPr="0098259C">
              <w:rPr>
                <w:rStyle w:val="FormatvorlageArial"/>
                <w:i/>
              </w:rPr>
              <w:t xml:space="preserve">it is </w:t>
            </w:r>
            <w:r w:rsidR="00BD7781" w:rsidRPr="0098259C">
              <w:rPr>
                <w:rStyle w:val="FormatvorlageArial"/>
                <w:i/>
              </w:rPr>
              <w:t xml:space="preserve">needed for ModelExchange. If the above flag </w:t>
            </w:r>
            <w:r w:rsidR="007E605B">
              <w:rPr>
                <w:rStyle w:val="FormatvorlageArial"/>
                <w:i/>
              </w:rPr>
              <w:t>is</w:t>
            </w:r>
            <w:r w:rsidR="00BD7781" w:rsidRPr="0098259C">
              <w:rPr>
                <w:rStyle w:val="FormatvorlageArial"/>
                <w:i/>
              </w:rPr>
              <w:t xml:space="preserve"> set to false for the CoSimulation case, then the “Derivatives” element is ignored for CoSimulation</w:t>
            </w:r>
            <w:r w:rsidR="00F234CE">
              <w:rPr>
                <w:rStyle w:val="FormatvorlageArial"/>
                <w:i/>
              </w:rPr>
              <w:t>. If “inline integration” is used for a CoSimulation slave, then the model still has continuous-time states and just a special solver is used (internally the implementation results in a discrete-time system, but from the outside, it is still a continuous-time system</w:t>
            </w:r>
            <w:del w:id="1814" w:author="Bertsch Christian (CR/AEE3)" w:date="2019-09-06T11:23:00Z">
              <w:r w:rsidR="00F234CE">
                <w:rPr>
                  <w:rStyle w:val="FormatvorlageArial"/>
                  <w:i/>
                </w:rPr>
                <w:delText>)</w:delText>
              </w:r>
              <w:r w:rsidR="00BD7781" w:rsidRPr="0098259C">
                <w:rPr>
                  <w:rStyle w:val="FormatvorlageArial"/>
                  <w:i/>
                </w:rPr>
                <w:delText>]</w:delText>
              </w:r>
              <w:r w:rsidR="00B01D40" w:rsidRPr="0098259C">
                <w:rPr>
                  <w:rStyle w:val="FormatvorlageArial"/>
                </w:rPr>
                <w:delText>.</w:delText>
              </w:r>
            </w:del>
            <w:ins w:id="1815" w:author="Bertsch Christian (CR/AEE3)" w:date="2019-09-06T11:23:00Z">
              <w:r w:rsidR="00F234CE">
                <w:rPr>
                  <w:rStyle w:val="FormatvorlageArial"/>
                  <w:i/>
                </w:rPr>
                <w:t>)</w:t>
              </w:r>
              <w:r w:rsidR="00A664EB">
                <w:rPr>
                  <w:rStyle w:val="FormatvorlageArial"/>
                  <w:i/>
                </w:rPr>
                <w:t>.</w:t>
              </w:r>
              <w:r w:rsidR="00BD7781" w:rsidRPr="0098259C">
                <w:rPr>
                  <w:rStyle w:val="FormatvorlageArial"/>
                  <w:i/>
                </w:rPr>
                <w:t>]</w:t>
              </w:r>
            </w:ins>
          </w:p>
          <w:p w14:paraId="63FB9BF0" w14:textId="3F675DC9" w:rsidR="00A1546A" w:rsidRDefault="00ED08DD" w:rsidP="00214A6F">
            <w:pPr>
              <w:pStyle w:val="BodyTextIndent"/>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 xml:space="preserve">(ModelExchange)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(CoSimulation).</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4F204D" w:rsidP="00214A6F">
            <w:pPr>
              <w:pStyle w:val="BodyTextIndent"/>
              <w:jc w:val="left"/>
            </w:pPr>
            <m:oMathPara>
              <m:oMath>
                <m:sSub>
                  <m:sSubPr>
                    <m:ctrlPr>
                      <w:ins w:id="1816" w:author="Bertsch Christian (CR/AEE3)" w:date="2019-10-03T16:45:00Z">
                        <w:rPr>
                          <w:rFonts w:ascii="Cambria Math" w:hAnsi="Cambria Math"/>
                          <w:i/>
                          <w:color w:val="0000FF"/>
                        </w:rPr>
                      </w:ins>
                    </m:ctrlPr>
                  </m:sSubPr>
                  <m:e>
                    <m:acc>
                      <m:accPr>
                        <m:chr m:val="̇"/>
                        <m:ctrlPr>
                          <w:ins w:id="1817" w:author="Bertsch Christian (CR/AEE3)" w:date="2019-10-03T16:45:00Z">
                            <w:rPr>
                              <w:rFonts w:ascii="Cambria Math" w:hAnsi="Cambria Math"/>
                              <w:i/>
                              <w:color w:val="0000FF"/>
                            </w:rPr>
                          </w:ins>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ins w:id="1818" w:author="Bertsch Christian (CR/AEE3)" w:date="2019-10-03T16:45:00Z">
                        <w:rPr>
                          <w:rFonts w:ascii="Cambria Math" w:hAnsi="Cambria Math"/>
                          <w:i/>
                          <w:color w:val="0000FF"/>
                        </w:rPr>
                      </w:ins>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ins w:id="1819" w:author="Bertsch Christian (CR/AEE3)" w:date="2019-10-03T16:45:00Z">
                        <w:rPr>
                          <w:rFonts w:ascii="Cambria Math" w:hAnsi="Cambria Math"/>
                          <w:i/>
                          <w:color w:val="0000FF"/>
                        </w:rPr>
                      </w:ins>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ins w:id="1820" w:author="Bertsch Christian (CR/AEE3)" w:date="2019-10-03T16:45:00Z">
                        <w:rPr>
                          <w:rFonts w:ascii="Cambria Math" w:hAnsi="Cambria Math"/>
                          <w:i/>
                          <w:color w:val="3333FF"/>
                        </w:rPr>
                      </w:ins>
                    </m:ctrlPr>
                  </m:sSubPr>
                  <m:e>
                    <m:r>
                      <m:rPr>
                        <m:sty m:val="bi"/>
                      </m:rPr>
                      <w:rPr>
                        <w:rFonts w:ascii="Cambria Math" w:hAnsi="Cambria Math"/>
                        <w:color w:val="3333FF"/>
                      </w:rPr>
                      <m:t>u</m:t>
                    </m:r>
                  </m:e>
                  <m:sub>
                    <m:r>
                      <w:rPr>
                        <w:rFonts w:ascii="Cambria Math" w:hAnsi="Cambria Math"/>
                        <w:color w:val="3333FF"/>
                      </w:rPr>
                      <m:t>c</m:t>
                    </m:r>
                  </m:sub>
                </m:sSub>
                <m:sSub>
                  <m:sSubPr>
                    <m:ctrlPr>
                      <w:ins w:id="1821" w:author="Bertsch Christian (CR/AEE3)" w:date="2019-10-03T16:45:00Z">
                        <w:rPr>
                          <w:rFonts w:ascii="Cambria Math" w:hAnsi="Cambria Math"/>
                          <w:b/>
                          <w:color w:val="0000FF"/>
                        </w:rPr>
                      </w:ins>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ins w:id="1822" w:author="Bertsch Christian (CR/AEE3)" w:date="2019-10-03T16:45:00Z">
                        <w:rPr>
                          <w:rFonts w:ascii="Cambria Math" w:hAnsi="Cambria Math"/>
                          <w:b/>
                          <w:color w:val="0000FF"/>
                        </w:rPr>
                      </w:ins>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27E8A42D" w:rsidR="00945729" w:rsidRDefault="00945729">
      <w:del w:id="1823" w:author="Bertsch Christian (CR/AEE3)" w:date="2019-09-28T19:37:00Z">
        <w:r w:rsidDel="008B148A">
          <w:br w:type="page"/>
        </w:r>
      </w:del>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r>
              <w:rPr>
                <w:rStyle w:val="CODE"/>
              </w:rPr>
              <w:t>InitialUnknowns</w:t>
            </w:r>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initial="approx"</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"calculatedParameter"</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&lt;ModelStructure&gt;</w:t>
            </w:r>
            <w:r w:rsidR="00FD4925">
              <w:rPr>
                <w:rStyle w:val="FormatvorlageArial"/>
              </w:rPr>
              <w:t xml:space="preserve">) </w:t>
            </w:r>
            <w:r w:rsidR="00A67061" w:rsidRPr="00A67061">
              <w:rPr>
                <w:rStyle w:val="FormatvorlageArial"/>
              </w:rPr>
              <w:t xml:space="preserve">with </w:t>
            </w:r>
            <w:r w:rsidR="00A67061" w:rsidRPr="00404E9D">
              <w:rPr>
                <w:rStyle w:val="CODE"/>
              </w:rPr>
              <w:t>initial="approx"</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CFC0569" w:rsidR="005D3062" w:rsidRDefault="000F7BC4" w:rsidP="00A02D60">
            <w:pPr>
              <w:pStyle w:val="Textkrper-Tabelle"/>
              <w:rPr>
                <w:rStyle w:val="FormatvorlageArial"/>
              </w:rPr>
            </w:pPr>
            <w:r w:rsidRPr="000F7BC4">
              <w:rPr>
                <w:rStyle w:val="FormatvorlageArial"/>
              </w:rPr>
              <w:t>The resulting list is not allowed to have duplicates (</w:t>
            </w:r>
            <w:del w:id="1824" w:author="Bertsch Christian (CR/AEE3)" w:date="2019-09-06T11:23:00Z">
              <w:r w:rsidRPr="000F7BC4">
                <w:rPr>
                  <w:rStyle w:val="FormatvorlageArial"/>
                </w:rPr>
                <w:delText>e.g.</w:delText>
              </w:r>
            </w:del>
            <w:ins w:id="1825" w:author="Bertsch Christian (CR/AEE3)" w:date="2019-09-06T11:23:00Z">
              <w:r w:rsidR="00980F53">
                <w:rPr>
                  <w:rStyle w:val="FormatvorlageArial"/>
                </w:rPr>
                <w:t>for example,</w:t>
              </w:r>
            </w:ins>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their ScalarVariable index (for example</w:t>
            </w:r>
            <w:ins w:id="1826" w:author="Bertsch Christian (CR/AEE3)" w:date="2019-09-06T11:23:00Z">
              <w:r w:rsidR="00980F53">
                <w:rPr>
                  <w:rStyle w:val="FormatvorlageArial"/>
                </w:rPr>
                <w:t>,</w:t>
              </w:r>
            </w:ins>
            <w:r w:rsidR="00D377DE" w:rsidRPr="00D377DE">
              <w:rPr>
                <w:rStyle w:val="FormatvorlageArial"/>
              </w:rPr>
              <w:t xml:space="preserve"> if for two variables A and B the ScalarVariable index of A is less than the index of B, then A must appear before B in </w:t>
            </w:r>
            <w:r w:rsidR="00D377DE" w:rsidRPr="002F3E46">
              <w:rPr>
                <w:rStyle w:val="CODE"/>
              </w:rPr>
              <w:t>InitialUnknowns</w:t>
            </w:r>
            <w:r w:rsidR="00D377DE" w:rsidRPr="00D377DE">
              <w:rPr>
                <w:rStyle w:val="FormatvorlageArial"/>
              </w:rPr>
              <w:t>).</w:t>
            </w:r>
          </w:p>
          <w:p w14:paraId="4CB751F1" w14:textId="6765DD51" w:rsidR="00060864" w:rsidRDefault="00A02D60" w:rsidP="00060864">
            <w:pPr>
              <w:pStyle w:val="BodyTextIndent"/>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4F204D" w:rsidP="002F3E46">
            <w:pPr>
              <w:pStyle w:val="Textkrper-Tabelle"/>
              <w:ind w:left="0"/>
              <w:rPr>
                <w:color w:val="0000FF"/>
              </w:rPr>
            </w:pPr>
            <m:oMathPara>
              <m:oMath>
                <m:sSub>
                  <m:sSubPr>
                    <m:ctrlPr>
                      <w:ins w:id="1827" w:author="Bertsch Christian (CR/AEE3)" w:date="2019-10-03T16:45:00Z">
                        <w:rPr>
                          <w:rFonts w:ascii="Cambria Math" w:hAnsi="Cambria Math"/>
                          <w:b/>
                          <w:color w:val="0000FF"/>
                        </w:rPr>
                      </w:ins>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ins w:id="1828" w:author="Bertsch Christian (CR/AEE3)" w:date="2019-10-03T16:45:00Z">
                        <w:rPr>
                          <w:rFonts w:ascii="Cambria Math" w:hAnsi="Cambria Math"/>
                          <w:i/>
                          <w:color w:val="0000FF"/>
                        </w:rPr>
                      </w:ins>
                    </m:ctrlPr>
                  </m:sSubPr>
                  <m:e>
                    <m:r>
                      <m:rPr>
                        <m:sty m:val="b"/>
                      </m:rPr>
                      <w:rPr>
                        <w:rFonts w:ascii="Cambria Math" w:hAnsi="Cambria Math"/>
                        <w:color w:val="0000FF"/>
                      </w:rPr>
                      <m:t>f</m:t>
                    </m:r>
                  </m:e>
                  <m:sub>
                    <m:r>
                      <w:rPr>
                        <w:rFonts w:ascii="Cambria Math" w:hAnsi="Cambria Math"/>
                        <w:color w:val="0000FF"/>
                      </w:rPr>
                      <m:t>init</m:t>
                    </m:r>
                  </m:sub>
                </m:sSub>
                <m:d>
                  <m:dPr>
                    <m:ctrlPr>
                      <w:ins w:id="1829" w:author="Bertsch Christian (CR/AEE3)" w:date="2019-10-03T16:45:00Z">
                        <w:rPr>
                          <w:rFonts w:ascii="Cambria Math" w:hAnsi="Cambria Math"/>
                          <w:i/>
                          <w:color w:val="0000FF"/>
                        </w:rPr>
                      </w:ins>
                    </m:ctrlPr>
                  </m:dPr>
                  <m:e>
                    <m:sSub>
                      <m:sSubPr>
                        <m:ctrlPr>
                          <w:ins w:id="1830" w:author="Bertsch Christian (CR/AEE3)" w:date="2019-10-03T16:45:00Z">
                            <w:rPr>
                              <w:rFonts w:ascii="Cambria Math" w:hAnsi="Cambria Math"/>
                              <w:i/>
                              <w:color w:val="3333FF"/>
                            </w:rPr>
                          </w:ins>
                        </m:ctrlPr>
                      </m:sSubPr>
                      <m:e>
                        <m:r>
                          <m:rPr>
                            <m:sty m:val="bi"/>
                          </m:rPr>
                          <w:rPr>
                            <w:rFonts w:ascii="Cambria Math" w:hAnsi="Cambria Math"/>
                            <w:color w:val="3333FF"/>
                          </w:rPr>
                          <m:t>u</m:t>
                        </m:r>
                      </m:e>
                      <m:sub>
                        <m:r>
                          <w:rPr>
                            <w:rFonts w:ascii="Cambria Math" w:hAnsi="Cambria Math"/>
                            <w:color w:val="3333FF"/>
                          </w:rPr>
                          <m:t>c</m:t>
                        </m:r>
                      </m:sub>
                    </m:sSub>
                    <m:sSub>
                      <m:sSubPr>
                        <m:ctrlPr>
                          <w:ins w:id="1831" w:author="Bertsch Christian (CR/AEE3)" w:date="2019-10-03T16:45:00Z">
                            <w:rPr>
                              <w:rFonts w:ascii="Cambria Math" w:hAnsi="Cambria Math"/>
                              <w:b/>
                              <w:color w:val="3333FF"/>
                            </w:rPr>
                          </w:ins>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ins w:id="1832" w:author="Bertsch Christian (CR/AEE3)" w:date="2019-10-03T16:45:00Z">
                            <w:rPr>
                              <w:rFonts w:ascii="Cambria Math" w:hAnsi="Cambria Math"/>
                              <w:i/>
                              <w:color w:val="808080" w:themeColor="background1" w:themeShade="80"/>
                            </w:rPr>
                          </w:ins>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ins w:id="1833" w:author="Bertsch Christian (CR/AEE3)" w:date="2019-10-03T16:45:00Z">
                            <w:rPr>
                              <w:rFonts w:ascii="Cambria Math" w:hAnsi="Cambria Math"/>
                              <w:b/>
                              <w:color w:val="0000FF"/>
                            </w:rPr>
                          </w:ins>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r w:rsidR="00FD4925">
              <w:t>Since</w:t>
            </w:r>
            <w:ins w:id="1834" w:author="Bertsch Christian (CR/AEE3)" w:date="2019-09-06T11:23:00Z">
              <w:r w:rsidR="00980F53">
                <w:t>,</w:t>
              </w:r>
            </w:ins>
            <w:r w:rsidR="00FD4925">
              <w:t xml:space="preserve"> outputs, continuous-time states and state derivatives are either present as Knowns (if </w:t>
            </w:r>
            <w:r w:rsidR="00FD4925">
              <w:rPr>
                <w:rStyle w:val="CODE"/>
              </w:rPr>
              <w:t>initial</w:t>
            </w:r>
            <w:ins w:id="1835" w:author="Bertsch Christian (CR/AEE3)" w:date="2019-09-28T17:01:00Z">
              <w:r w:rsidR="00C2544B">
                <w:rPr>
                  <w:rStyle w:val="CODE"/>
                </w:rPr>
                <w:t xml:space="preserve"> </w:t>
              </w:r>
            </w:ins>
            <w:r w:rsidR="00FD4925">
              <w:rPr>
                <w:rStyle w:val="CODE"/>
              </w:rPr>
              <w:t>=</w:t>
            </w:r>
            <w:ins w:id="1836" w:author="Bertsch Christian (CR/AEE3)" w:date="2019-09-28T17:01:00Z">
              <w:r w:rsidR="00C2544B">
                <w:rPr>
                  <w:rStyle w:val="CODE"/>
                </w:rPr>
                <w:t xml:space="preserve"> </w:t>
              </w:r>
            </w:ins>
            <w:r w:rsidR="00FD4925">
              <w:rPr>
                <w:rStyle w:val="CODE"/>
              </w:rPr>
              <w:t>"exact</w:t>
            </w:r>
            <w:r w:rsidR="00FD4925" w:rsidRPr="00404E9D">
              <w:rPr>
                <w:rStyle w:val="CODE"/>
              </w:rPr>
              <w:t>"</w:t>
            </w:r>
            <w:r w:rsidR="00FD4925">
              <w:t xml:space="preserve">) or as Unknowns (if </w:t>
            </w:r>
            <w:r w:rsidR="00FD4925">
              <w:rPr>
                <w:rStyle w:val="CODE"/>
              </w:rPr>
              <w:t>initial="approx</w:t>
            </w:r>
            <w:r w:rsidR="00FD4925" w:rsidRPr="00404E9D">
              <w:rPr>
                <w:rStyle w:val="CODE"/>
              </w:rPr>
              <w:t>"</w:t>
            </w:r>
            <w:r w:rsidR="00FD4925">
              <w:t xml:space="preserve"> or </w:t>
            </w:r>
            <w:r w:rsidR="00FD4925" w:rsidRPr="00404E9D">
              <w:rPr>
                <w:rStyle w:val="CODE"/>
              </w:rPr>
              <w:t>"calculated"</w:t>
            </w:r>
            <w:r w:rsidR="00FD4925">
              <w:t xml:space="preserve">), they can be inquired with </w:t>
            </w:r>
            <w:r w:rsidR="00FD4925" w:rsidRPr="002F3E46">
              <w:rPr>
                <w:rStyle w:val="CODE"/>
              </w:rPr>
              <w:t>fmiGetXXX</w:t>
            </w:r>
            <w:r w:rsidR="00FD4925">
              <w:t xml:space="preserve"> in InitializationMode.</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4F204D" w:rsidP="00945729">
            <w:pPr>
              <w:pStyle w:val="Textkrper-Tabelle"/>
              <w:ind w:left="0"/>
              <w:rPr>
                <w:color w:val="0000FF"/>
              </w:rPr>
            </w:pPr>
            <m:oMathPara>
              <m:oMath>
                <m:d>
                  <m:dPr>
                    <m:ctrlPr>
                      <w:ins w:id="1837" w:author="Bertsch Christian (CR/AEE3)" w:date="2019-10-03T16:45:00Z">
                        <w:rPr>
                          <w:rFonts w:ascii="Cambria Math" w:hAnsi="Cambria Math"/>
                          <w:color w:val="0000FF"/>
                        </w:rPr>
                      </w:ins>
                    </m:ctrlPr>
                  </m:dPr>
                  <m:e>
                    <m:sSub>
                      <m:sSubPr>
                        <m:ctrlPr>
                          <w:ins w:id="1838" w:author="Bertsch Christian (CR/AEE3)" w:date="2019-10-03T16:45:00Z">
                            <w:rPr>
                              <w:rFonts w:ascii="Cambria Math" w:hAnsi="Cambria Math"/>
                              <w:b/>
                              <w:color w:val="0000FF"/>
                            </w:rPr>
                          </w:ins>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ins w:id="1839" w:author="Bertsch Christian (CR/AEE3)" w:date="2019-10-03T16:45:00Z">
                            <w:rPr>
                              <w:rFonts w:ascii="Cambria Math" w:hAnsi="Cambria Math"/>
                              <w:color w:val="0000FF"/>
                            </w:rPr>
                          </w:ins>
                        </m:ctrlPr>
                      </m:sSubPr>
                      <m:e>
                        <m:acc>
                          <m:accPr>
                            <m:chr m:val="̇"/>
                            <m:ctrlPr>
                              <w:ins w:id="1840" w:author="Bertsch Christian (CR/AEE3)" w:date="2019-10-03T16:45:00Z">
                                <w:rPr>
                                  <w:rFonts w:ascii="Cambria Math" w:hAnsi="Cambria Math"/>
                                  <w:color w:val="0000FF"/>
                                </w:rPr>
                              </w:ins>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ins w:id="1841" w:author="Bertsch Christian (CR/AEE3)" w:date="2019-10-03T16:45:00Z">
                        <w:rPr>
                          <w:rFonts w:ascii="Cambria Math" w:hAnsi="Cambria Math"/>
                          <w:color w:val="0000FF"/>
                        </w:rPr>
                      </w:ins>
                    </m:ctrlPr>
                  </m:sSubPr>
                  <m:e>
                    <m:r>
                      <m:rPr>
                        <m:sty m:val="b"/>
                      </m:rPr>
                      <w:rPr>
                        <w:rFonts w:ascii="Cambria Math" w:hAnsi="Cambria Math"/>
                        <w:color w:val="0000FF"/>
                      </w:rPr>
                      <m:t>f</m:t>
                    </m:r>
                  </m:e>
                  <m:sub>
                    <m:r>
                      <w:rPr>
                        <w:rFonts w:ascii="Cambria Math" w:hAnsi="Cambria Math"/>
                        <w:color w:val="0000FF"/>
                      </w:rPr>
                      <m:t>init</m:t>
                    </m:r>
                  </m:sub>
                </m:sSub>
                <m:d>
                  <m:dPr>
                    <m:ctrlPr>
                      <w:ins w:id="1842" w:author="Bertsch Christian (CR/AEE3)" w:date="2019-10-03T16:45:00Z">
                        <w:rPr>
                          <w:rFonts w:ascii="Cambria Math" w:hAnsi="Cambria Math"/>
                          <w:color w:val="0000FF"/>
                        </w:rPr>
                      </w:ins>
                    </m:ctrlPr>
                  </m:dPr>
                  <m:e>
                    <m:sSub>
                      <m:sSubPr>
                        <m:ctrlPr>
                          <w:ins w:id="1843" w:author="Bertsch Christian (CR/AEE3)" w:date="2019-10-03T16:45:00Z">
                            <w:rPr>
                              <w:rFonts w:ascii="Cambria Math" w:hAnsi="Cambria Math"/>
                              <w:color w:val="0000FF"/>
                            </w:rPr>
                          </w:ins>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ins w:id="1844" w:author="Bertsch Christian (CR/AEE3)" w:date="2019-10-03T16:45:00Z">
                            <w:rPr>
                              <w:rFonts w:ascii="Cambria Math" w:hAnsi="Cambria Math"/>
                              <w:color w:val="0000FF"/>
                            </w:rPr>
                          </w:ins>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ins w:id="1845" w:author="Bertsch Christian (CR/AEE3)" w:date="2019-10-03T16:45:00Z">
                            <w:rPr>
                              <w:rFonts w:ascii="Cambria Math" w:hAnsi="Cambria Math"/>
                              <w:color w:val="0000FF"/>
                            </w:rPr>
                          </w:ins>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ins w:id="1846" w:author="Bertsch Christian (CR/AEE3)" w:date="2019-10-03T16:45:00Z">
                        <w:rPr>
                          <w:rFonts w:ascii="Cambria Math" w:hAnsi="Cambria Math"/>
                          <w:b/>
                          <w:color w:val="0000FF"/>
                        </w:rPr>
                      </w:ins>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ins w:id="1847" w:author="Bertsch Christian (CR/AEE3)" w:date="2019-10-03T16:45:00Z">
                        <w:rPr>
                          <w:rFonts w:ascii="Cambria Math" w:hAnsi="Cambria Math"/>
                          <w:color w:val="0000FF"/>
                        </w:rPr>
                      </w:ins>
                    </m:ctrlPr>
                  </m:sSubPr>
                  <m:e>
                    <m:acc>
                      <m:accPr>
                        <m:chr m:val="̇"/>
                        <m:ctrlPr>
                          <w:ins w:id="1848" w:author="Bertsch Christian (CR/AEE3)" w:date="2019-10-03T16:45:00Z">
                            <w:rPr>
                              <w:rFonts w:ascii="Cambria Math" w:hAnsi="Cambria Math"/>
                              <w:color w:val="0000FF"/>
                            </w:rPr>
                          </w:ins>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ins w:id="1849" w:author="Bertsch Christian (CR/AEE3)" w:date="2019-10-03T16:45:00Z">
                        <w:rPr>
                          <w:rFonts w:ascii="Cambria Math" w:hAnsi="Cambria Math"/>
                          <w:color w:val="0000FF"/>
                        </w:rPr>
                      </w:ins>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ins w:id="1850" w:author="Bertsch Christian (CR/AEE3)" w:date="2019-10-03T16:45:00Z">
                        <w:rPr>
                          <w:rFonts w:ascii="Cambria Math" w:hAnsi="Cambria Math"/>
                          <w:color w:val="0000FF"/>
                        </w:rPr>
                      </w:ins>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ins w:id="1851" w:author="Bertsch Christian (CR/AEE3)" w:date="2019-10-03T16:45:00Z">
                        <w:rPr>
                          <w:rFonts w:ascii="Cambria Math" w:hAnsi="Cambria Math"/>
                          <w:color w:val="0000FF"/>
                        </w:rPr>
                      </w:ins>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ins w:id="1852" w:author="Bertsch Christian (CR/AEE3)" w:date="2019-10-03T16:45:00Z">
                        <w:rPr>
                          <w:rFonts w:ascii="Cambria Math" w:hAnsi="Cambria Math"/>
                          <w:color w:val="0000FF"/>
                        </w:rPr>
                      </w:ins>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ins w:id="1853" w:author="Bertsch Christian (CR/AEE3)" w:date="2019-10-03T16:45:00Z">
                      <w:rPr>
                        <w:rFonts w:ascii="Cambria Math" w:hAnsi="Cambria Math"/>
                        <w:color w:val="0000FF"/>
                      </w:rPr>
                    </w:ins>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ins w:id="1854" w:author="Bertsch Christian (CR/AEE3)" w:date="2019-10-03T16:45:00Z">
                      <w:rPr>
                        <w:rFonts w:ascii="Cambria Math" w:hAnsi="Cambria Math"/>
                        <w:color w:val="0000FF"/>
                      </w:rPr>
                    </w:ins>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ins w:id="1855" w:author="Bertsch Christian (CR/AEE3)" w:date="2019-09-28T17:01:00Z">
              <w:r w:rsidR="00C2544B">
                <w:rPr>
                  <w:rStyle w:val="CODE"/>
                  <w:i/>
                </w:rPr>
                <w:t xml:space="preserve"> </w:t>
              </w:r>
            </w:ins>
            <w:r w:rsidR="00192E31" w:rsidRPr="002F3E46">
              <w:rPr>
                <w:rStyle w:val="CODE"/>
                <w:i/>
              </w:rPr>
              <w:t>=</w:t>
            </w:r>
            <w:ins w:id="1856" w:author="Bertsch Christian (CR/AEE3)" w:date="2019-09-28T17:01:00Z">
              <w:r w:rsidR="00C2544B">
                <w:rPr>
                  <w:rStyle w:val="CODE"/>
                  <w:i/>
                </w:rPr>
                <w:t xml:space="preserve"> </w:t>
              </w:r>
            </w:ins>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ins w:id="1857" w:author="Bertsch Christian (CR/AEE3)" w:date="2019-10-03T16:45:00Z">
                      <w:rPr>
                        <w:rFonts w:ascii="Cambria Math" w:hAnsi="Cambria Math"/>
                        <w:color w:val="0000FF"/>
                      </w:rPr>
                    </w:ins>
                  </m:ctrlPr>
                </m:sSubPr>
                <m:e>
                  <m:acc>
                    <m:accPr>
                      <m:chr m:val="̇"/>
                      <m:ctrlPr>
                        <w:ins w:id="1858" w:author="Bertsch Christian (CR/AEE3)" w:date="2019-10-03T16:45:00Z">
                          <w:rPr>
                            <w:rFonts w:ascii="Cambria Math" w:hAnsi="Cambria Math"/>
                            <w:color w:val="0000FF"/>
                          </w:rPr>
                        </w:ins>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ins w:id="1859" w:author="Bertsch Christian (CR/AEE3)" w:date="2019-10-03T16:45:00Z">
                      <w:rPr>
                        <w:rFonts w:ascii="Cambria Math" w:hAnsi="Cambria Math"/>
                        <w:color w:val="0000FF"/>
                      </w:rPr>
                    </w:ins>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steady-state, by using </w:t>
            </w:r>
            <m:oMath>
              <m:sSub>
                <m:sSubPr>
                  <m:ctrlPr>
                    <w:ins w:id="1860" w:author="Bertsch Christian (CR/AEE3)" w:date="2019-10-03T16:45:00Z">
                      <w:rPr>
                        <w:rFonts w:ascii="Cambria Math" w:hAnsi="Cambria Math"/>
                        <w:color w:val="0000FF"/>
                      </w:rPr>
                    </w:ins>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ins w:id="1861" w:author="Bertsch Christian (CR/AEE3)" w:date="2019-10-03T16:45:00Z">
                      <w:rPr>
                        <w:rFonts w:ascii="Cambria Math" w:hAnsi="Cambria Math"/>
                        <w:color w:val="0000FF"/>
                      </w:rPr>
                    </w:ins>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ins w:id="1862" w:author="Bertsch Christian (CR/AEE3)" w:date="2019-10-03T16:45:00Z">
                      <w:rPr>
                        <w:rFonts w:ascii="Cambria Math" w:hAnsi="Cambria Math"/>
                        <w:color w:val="0000FF"/>
                      </w:rPr>
                    </w:ins>
                  </m:ctrlPr>
                </m:sSubPr>
                <m:e>
                  <m:acc>
                    <m:accPr>
                      <m:chr m:val="̇"/>
                      <m:ctrlPr>
                        <w:ins w:id="1863" w:author="Bertsch Christian (CR/AEE3)" w:date="2019-10-03T16:45:00Z">
                          <w:rPr>
                            <w:rFonts w:ascii="Cambria Math" w:hAnsi="Cambria Math"/>
                            <w:color w:val="0000FF"/>
                          </w:rPr>
                        </w:ins>
                      </m:ctrlPr>
                    </m:accPr>
                    <m:e>
                      <m:r>
                        <m:rPr>
                          <m:sty m:val="b"/>
                        </m:rPr>
                        <w:rPr>
                          <w:rFonts w:ascii="Cambria Math" w:hAnsi="Cambria Math"/>
                          <w:color w:val="0000FF"/>
                        </w:rPr>
                        <m:t>x</m:t>
                      </m:r>
                    </m:e>
                  </m:acc>
                </m:e>
                <m:sub>
                  <m:r>
                    <m:rPr>
                      <m:sty m:val="p"/>
                    </m:rPr>
                    <w:rPr>
                      <w:rFonts w:ascii="Cambria Math" w:hAnsi="Cambria Math"/>
                      <w:color w:val="0000FF"/>
                    </w:rPr>
                    <m:t>c</m:t>
                  </m:r>
                </m:sub>
              </m:sSub>
              <m:d>
                <m:dPr>
                  <m:ctrlPr>
                    <w:ins w:id="1864" w:author="Bertsch Christian (CR/AEE3)" w:date="2019-10-03T16:45:00Z">
                      <w:rPr>
                        <w:rFonts w:ascii="Cambria Math" w:hAnsi="Cambria Math"/>
                        <w:color w:val="0000FF"/>
                      </w:rPr>
                    </w:ins>
                  </m:ctrlPr>
                </m:dPr>
                <m:e>
                  <m:sSub>
                    <m:sSubPr>
                      <m:ctrlPr>
                        <w:ins w:id="1865" w:author="Bertsch Christian (CR/AEE3)" w:date="2019-10-03T16:45:00Z">
                          <w:rPr>
                            <w:rFonts w:ascii="Cambria Math" w:hAnsi="Cambria Math"/>
                            <w:color w:val="0000FF"/>
                          </w:rPr>
                        </w:ins>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r w:rsidRPr="00BF7416">
              <w:rPr>
                <w:rStyle w:val="CODE"/>
              </w:rPr>
              <w:t>ScalarVariable</w:t>
            </w:r>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ins w:id="1866" w:author="Bertsch Christian (CR/AEE3)" w:date="2019-10-03T16:45:00Z">
                      <w:rPr>
                        <w:rFonts w:ascii="Cambria Math" w:hAnsi="Cambria Math"/>
                        <w:i/>
                      </w:rPr>
                    </w:ins>
                  </m:ctrlPr>
                </m:sSubPr>
                <m:e>
                  <m:r>
                    <w:rPr>
                      <w:rFonts w:ascii="Cambria Math" w:hAnsi="Cambria Math"/>
                    </w:rPr>
                    <m:t>t=(t</m:t>
                  </m:r>
                </m:e>
                <m:sub>
                  <m:r>
                    <w:rPr>
                      <w:rFonts w:ascii="Cambria Math" w:hAnsi="Cambria Math"/>
                    </w:rPr>
                    <m:t>R</m:t>
                  </m:r>
                </m:sub>
              </m:sSub>
              <m:r>
                <w:rPr>
                  <w:rFonts w:ascii="Cambria Math" w:hAnsi="Cambria Math"/>
                </w:rPr>
                <m:t>,</m:t>
              </m:r>
              <m:sSub>
                <m:sSubPr>
                  <m:ctrlPr>
                    <w:ins w:id="1867" w:author="Bertsch Christian (CR/AEE3)" w:date="2019-10-03T16:45:00Z">
                      <w:rPr>
                        <w:rFonts w:ascii="Cambria Math" w:hAnsi="Cambria Math"/>
                        <w:i/>
                      </w:rPr>
                    </w:ins>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 xml:space="preserve">(ModelExchange) and at a Communication Point (CoSimulation)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ins w:id="1868" w:author="Bertsch Christian (CR/AEE3)" w:date="2019-10-03T16:45:00Z">
                        <w:rPr>
                          <w:rFonts w:ascii="Cambria Math" w:hAnsi="Cambria Math"/>
                          <w:i/>
                        </w:rPr>
                      </w:ins>
                    </m:ctrlPr>
                  </m:sSubPr>
                  <m:e>
                    <m:r>
                      <w:rPr>
                        <w:rFonts w:ascii="Cambria Math" w:hAnsi="Cambria Math"/>
                      </w:rPr>
                      <m:t>v</m:t>
                    </m:r>
                  </m:e>
                  <m:sub>
                    <m:r>
                      <w:rPr>
                        <w:rFonts w:ascii="Cambria Math" w:hAnsi="Cambria Math"/>
                      </w:rPr>
                      <m:t>unknown</m:t>
                    </m:r>
                  </m:sub>
                </m:sSub>
                <m:r>
                  <w:rPr>
                    <w:rFonts w:ascii="Cambria Math" w:hAnsi="Cambria Math"/>
                  </w:rPr>
                  <m:t>=h(</m:t>
                </m:r>
                <m:sSub>
                  <m:sSubPr>
                    <m:ctrlPr>
                      <w:ins w:id="1869" w:author="Bertsch Christian (CR/AEE3)" w:date="2019-10-03T16:45:00Z">
                        <w:rPr>
                          <w:rFonts w:ascii="Cambria Math" w:hAnsi="Cambria Math"/>
                          <w:i/>
                        </w:rPr>
                      </w:ins>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ins w:id="1870" w:author="Bertsch Christian (CR/AEE3)" w:date="2019-10-03T16:45:00Z">
                        <w:rPr>
                          <w:rFonts w:ascii="Cambria Math" w:hAnsi="Cambria Math"/>
                          <w:i/>
                        </w:rPr>
                      </w:ins>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r>
              <w:t>where</w:t>
            </w:r>
          </w:p>
          <w:p w14:paraId="6C120737" w14:textId="129C816E" w:rsidR="003B0DD0" w:rsidRDefault="004F204D" w:rsidP="006E60E6">
            <w:pPr>
              <w:pStyle w:val="Textkrper-Tabelle"/>
              <w:numPr>
                <w:ilvl w:val="0"/>
                <w:numId w:val="19"/>
              </w:numPr>
              <w:rPr>
                <w:i/>
              </w:rPr>
            </w:pPr>
            <m:oMath>
              <m:sSub>
                <m:sSubPr>
                  <m:ctrlPr>
                    <w:ins w:id="1871" w:author="Bertsch Christian (CR/AEE3)" w:date="2019-10-03T16:45:00Z">
                      <w:rPr>
                        <w:rFonts w:ascii="Cambria Math" w:hAnsi="Cambria Math"/>
                        <w:i/>
                      </w:rPr>
                    </w:ins>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ins w:id="1872" w:author="Bertsch Christian (CR/AEE3)" w:date="2019-09-06T11:23:00Z">
              <w:r w:rsidR="005A71C2">
                <w:rPr>
                  <w:i/>
                </w:rPr>
                <w:t>,</w:t>
              </w:r>
            </w:ins>
            <w:r w:rsidR="003B0DD0" w:rsidRPr="00334E98">
              <w:rPr>
                <w:i/>
              </w:rPr>
              <w:t xml:space="preserve"> </w:t>
            </w:r>
            <w:r w:rsidR="003B0DD0">
              <w:rPr>
                <w:i/>
              </w:rPr>
              <w:t>an output or a state derivative</w:t>
            </w:r>
            <w:r w:rsidR="003B0DD0" w:rsidRPr="00334E98">
              <w:rPr>
                <w:i/>
              </w:rPr>
              <w:t>].</w:t>
            </w:r>
          </w:p>
          <w:p w14:paraId="0AABA991" w14:textId="191E24A4" w:rsidR="003B0DD0" w:rsidRDefault="004F204D" w:rsidP="006E60E6">
            <w:pPr>
              <w:pStyle w:val="Textkrper-Tabelle"/>
              <w:numPr>
                <w:ilvl w:val="0"/>
                <w:numId w:val="19"/>
              </w:numPr>
            </w:pPr>
            <m:oMath>
              <m:sSub>
                <m:sSubPr>
                  <m:ctrlPr>
                    <w:ins w:id="1873" w:author="Bertsch Christian (CR/AEE3)" w:date="2019-10-03T16:45:00Z">
                      <w:rPr>
                        <w:rFonts w:ascii="Cambria Math" w:hAnsi="Cambria Math"/>
                        <w:i/>
                      </w:rPr>
                    </w:ins>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ins w:id="1874" w:author="Bertsch Christian (CR/AEE3)" w:date="2019-09-06T11:23:00Z">
              <w:r w:rsidR="005A71C2">
                <w:rPr>
                  <w:i/>
                </w:rPr>
                <w:t>,</w:t>
              </w:r>
            </w:ins>
            <w:r w:rsidR="003B0DD0" w:rsidRPr="00334E98">
              <w:rPr>
                <w:i/>
              </w:rPr>
              <w:t xml:space="preserve"> continuous-time inputs</w:t>
            </w:r>
            <w:r w:rsidR="003B0DD0">
              <w:rPr>
                <w:i/>
              </w:rPr>
              <w:t xml:space="preserve"> in Continuous-Time Mode</w:t>
            </w:r>
            <w:r w:rsidR="003B0DD0">
              <w:t>].</w:t>
            </w:r>
          </w:p>
          <w:p w14:paraId="7694D865" w14:textId="0B3BB114" w:rsidR="00BF7416" w:rsidRDefault="004F204D" w:rsidP="006E60E6">
            <w:pPr>
              <w:pStyle w:val="Textkrper-Tabelle"/>
              <w:numPr>
                <w:ilvl w:val="0"/>
                <w:numId w:val="19"/>
              </w:numPr>
            </w:pPr>
            <m:oMath>
              <m:sSub>
                <m:sSubPr>
                  <m:ctrlPr>
                    <w:ins w:id="1875" w:author="Bertsch Christian (CR/AEE3)" w:date="2019-10-03T16:45:00Z">
                      <w:rPr>
                        <w:rFonts w:ascii="Cambria Math" w:hAnsi="Cambria Math"/>
                        <w:i/>
                      </w:rPr>
                    </w:ins>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Mode, but change their values in other Modes [</w:t>
            </w:r>
            <w:r w:rsidR="003B0DD0">
              <w:rPr>
                <w:i/>
              </w:rPr>
              <w:t>for example</w:t>
            </w:r>
            <w:ins w:id="1876" w:author="Bertsch Christian (CR/AEE3)" w:date="2019-09-06T11:23:00Z">
              <w:r w:rsidR="005A71C2">
                <w:rPr>
                  <w:i/>
                </w:rPr>
                <w:t>,</w:t>
              </w:r>
            </w:ins>
            <w:r w:rsidR="003B0DD0">
              <w:rPr>
                <w:i/>
              </w:rPr>
              <w:t xml:space="preserve"> fixed parameters in Continuous-Time Mode</w:t>
            </w:r>
            <w:r w:rsidR="003B0DD0">
              <w:t>].</w:t>
            </w:r>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ins w:id="1877" w:author="Bertsch Christian (CR/AEE3)" w:date="2019-10-03T16:45:00Z">
                      <w:rPr>
                        <w:rFonts w:ascii="Cambria Math" w:hAnsi="Cambria Math"/>
                        <w:i/>
                      </w:rPr>
                    </w:ins>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ins w:id="1878" w:author="Bertsch Christian (CR/AEE3)" w:date="2019-10-03T16:45:00Z">
                      <w:rPr>
                        <w:rFonts w:ascii="Cambria Math" w:hAnsi="Cambria Math"/>
                        <w:i/>
                      </w:rPr>
                    </w:ins>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ins w:id="1879" w:author="Bertsch Christian (CR/AEE3)" w:date="2019-09-06T11:23:00Z">
              <w:r w:rsidR="005A71C2">
                <w:rPr>
                  <w:i/>
                </w:rPr>
                <w:t>,</w:t>
              </w:r>
            </w:ins>
            <w:r w:rsidRPr="00194701">
              <w:rPr>
                <w:i/>
              </w:rPr>
              <w:t xml:space="preserve"> for example</w:t>
            </w:r>
            <w:ins w:id="1880" w:author="Bertsch Christian (CR/AEE3)" w:date="2019-09-06T11:23:00Z">
              <w:r w:rsidR="005A71C2">
                <w:rPr>
                  <w:i/>
                </w:rPr>
                <w:t>,</w:t>
              </w:r>
            </w:ins>
            <w:r w:rsidRPr="00194701">
              <w:rPr>
                <w:i/>
              </w:rPr>
              <w:t xml:space="preserve"> a continuous-time </w:t>
            </w:r>
            <w:r w:rsidR="00FE0A5C" w:rsidRPr="00194701">
              <w:rPr>
                <w:i/>
              </w:rPr>
              <w:t xml:space="preserve">output </w:t>
            </w:r>
            <m:oMath>
              <m:sSub>
                <m:sSubPr>
                  <m:ctrlPr>
                    <w:ins w:id="1881" w:author="Bertsch Christian (CR/AEE3)" w:date="2019-10-03T16:45:00Z">
                      <w:rPr>
                        <w:rFonts w:ascii="Cambria Math" w:hAnsi="Cambria Math"/>
                        <w:i/>
                      </w:rPr>
                    </w:ins>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ins w:id="1882" w:author="Bertsch Christian (CR/AEE3)" w:date="2019-10-03T16:45:00Z">
                      <w:rPr>
                        <w:rFonts w:ascii="Cambria Math" w:hAnsi="Cambria Math"/>
                        <w:i/>
                      </w:rPr>
                    </w:ins>
                  </m:ctrlPr>
                </m:sSubPr>
                <m:e>
                  <m:r>
                    <w:rPr>
                      <w:rFonts w:ascii="Cambria Math" w:hAnsi="Cambria Math"/>
                    </w:rPr>
                    <m:t>u</m:t>
                  </m:r>
                </m:e>
                <m:sub>
                  <m:r>
                    <w:rPr>
                      <w:rFonts w:ascii="Cambria Math" w:hAnsi="Cambria Math"/>
                    </w:rPr>
                    <m:t>3</m:t>
                  </m:r>
                </m:sub>
              </m:sSub>
            </m:oMath>
            <w:r w:rsidRPr="00194701">
              <w:rPr>
                <w:i/>
              </w:rPr>
              <w:t xml:space="preserve"> and </w:t>
            </w:r>
            <m:oMath>
              <m:sSub>
                <m:sSubPr>
                  <m:ctrlPr>
                    <w:ins w:id="1883" w:author="Bertsch Christian (CR/AEE3)" w:date="2019-10-03T16:45:00Z">
                      <w:rPr>
                        <w:rFonts w:ascii="Cambria Math" w:hAnsi="Cambria Math"/>
                        <w:i/>
                      </w:rPr>
                    </w:ins>
                  </m:ctrlPr>
                </m:sSubPr>
                <m:e>
                  <m:r>
                    <w:rPr>
                      <w:rFonts w:ascii="Cambria Math" w:hAnsi="Cambria Math"/>
                    </w:rPr>
                    <m:t>u</m:t>
                  </m:r>
                </m:e>
                <m:sub>
                  <m:r>
                    <w:rPr>
                      <w:rFonts w:ascii="Cambria Math" w:hAnsi="Cambria Math"/>
                    </w:rPr>
                    <m:t>5</m:t>
                  </m:r>
                </m:sub>
              </m:sSub>
            </m:oMath>
            <w:ins w:id="1884" w:author="Bertsch Christian (CR/AEE3)" w:date="2019-09-06T11:23:00Z">
              <w:r w:rsidR="005A71C2">
                <w:rPr>
                  <w:i/>
                </w:rPr>
                <w:t>,</w:t>
              </w:r>
            </w:ins>
            <w:r>
              <w:rPr>
                <w:i/>
              </w:rPr>
              <w:t xml:space="preserve"> and these inputs have changed</w:t>
            </w:r>
            <w:ins w:id="1885" w:author="Bertsch Christian (CR/AEE3)" w:date="2019-09-06T11:23:00Z">
              <w:r w:rsidR="005A71C2">
                <w:rPr>
                  <w:i/>
                </w:rPr>
                <w:t>,</w:t>
              </w:r>
            </w:ins>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ins w:id="1886" w:author="Bertsch Christian (CR/AEE3)" w:date="2019-10-03T16:45:00Z">
                      <w:rPr>
                        <w:rFonts w:ascii="Cambria Math" w:hAnsi="Cambria Math"/>
                        <w:i/>
                      </w:rPr>
                    </w:ins>
                  </m:ctrlPr>
                </m:sSubPr>
                <m:e>
                  <m:r>
                    <w:rPr>
                      <w:rFonts w:ascii="Cambria Math" w:hAnsi="Cambria Math"/>
                    </w:rPr>
                    <m:t>u</m:t>
                  </m:r>
                </m:e>
                <m:sub>
                  <m:r>
                    <w:rPr>
                      <w:rFonts w:ascii="Cambria Math" w:hAnsi="Cambria Math"/>
                    </w:rPr>
                    <m:t>3</m:t>
                  </m:r>
                </m:sub>
              </m:sSub>
            </m:oMath>
            <w:r w:rsidRPr="00194701">
              <w:rPr>
                <w:i/>
              </w:rPr>
              <w:t xml:space="preserve"> and </w:t>
            </w:r>
            <m:oMath>
              <m:sSub>
                <m:sSubPr>
                  <m:ctrlPr>
                    <w:ins w:id="1887" w:author="Bertsch Christian (CR/AEE3)" w:date="2019-10-03T16:45:00Z">
                      <w:rPr>
                        <w:rFonts w:ascii="Cambria Math" w:hAnsi="Cambria Math"/>
                        <w:i/>
                      </w:rPr>
                    </w:ins>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ins w:id="1888" w:author="Bertsch Christian (CR/AEE3)" w:date="2019-10-03T16:45:00Z">
                      <w:rPr>
                        <w:rFonts w:ascii="Cambria Math" w:hAnsi="Cambria Math"/>
                        <w:i/>
                      </w:rPr>
                    </w:ins>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BodyText"/>
        <w:spacing w:before="240"/>
      </w:pPr>
      <w:r>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r w:rsidR="003E2D9B" w:rsidRPr="003E2D9B">
        <w:rPr>
          <w:rStyle w:val="CODE"/>
        </w:rPr>
        <w:t>InitialUnknowns</w:t>
      </w:r>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The ScalarVariable index of the</w:t>
            </w:r>
            <w:r w:rsidR="000E3E17">
              <w:rPr>
                <w:rStyle w:val="FormatvorlageArial"/>
              </w:rPr>
              <w:t xml:space="preserve"> U</w:t>
            </w:r>
            <w:r>
              <w:rPr>
                <w:rStyle w:val="FormatvorlageArial"/>
              </w:rPr>
              <w:t>nknown</w:t>
            </w:r>
            <w:r w:rsidR="003B0DD0">
              <w:rPr>
                <w:rStyle w:val="FormatvorlageArial"/>
              </w:rPr>
              <w:t xml:space="preserve"> </w:t>
            </w:r>
            <m:oMath>
              <m:sSub>
                <m:sSubPr>
                  <m:ctrlPr>
                    <w:ins w:id="1889" w:author="Bertsch Christian (CR/AEE3)" w:date="2019-10-03T16:45:00Z">
                      <w:rPr>
                        <w:rFonts w:ascii="Cambria Math" w:hAnsi="Cambria Math"/>
                        <w:i/>
                      </w:rPr>
                    </w:ins>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0 ScalarVariables and index</w:t>
            </w:r>
            <w:r w:rsidR="003B0DD0" w:rsidRPr="00DF3A0D">
              <w:rPr>
                <w:rStyle w:val="FormatvorlageArial"/>
                <w:i/>
              </w:rPr>
              <w:t xml:space="preserve"> = 3, then </w:t>
            </w:r>
            <w:r w:rsidR="003B0DD0">
              <w:rPr>
                <w:rStyle w:val="FormatvorlageArial"/>
                <w:i/>
              </w:rPr>
              <w:t xml:space="preserve">the third </w:t>
            </w:r>
            <w:r w:rsidR="003B0DD0" w:rsidRPr="00DF3A0D">
              <w:rPr>
                <w:rStyle w:val="FormatvorlageArial"/>
                <w:i/>
              </w:rPr>
              <w:t xml:space="preserve">ScalarVariable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1890" w:name="Dependencies_Knowns"/>
            <w:bookmarkEnd w:id="1890"/>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ins w:id="1891" w:author="Bertsch Christian (CR/AEE3)" w:date="2019-10-03T16:45:00Z">
                      <w:rPr>
                        <w:rFonts w:ascii="Cambria Math" w:hAnsi="Cambria Math"/>
                        <w:i/>
                      </w:rPr>
                    </w:ins>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ins w:id="1892" w:author="Bertsch Christian (CR/AEE3)" w:date="2019-10-03T16:45:00Z">
                      <w:rPr>
                        <w:rFonts w:ascii="Cambria Math" w:hAnsi="Cambria Math"/>
                        <w:i/>
                      </w:rPr>
                    </w:ins>
                  </m:ctrlPr>
                </m:sSubPr>
                <m:e>
                  <m:r>
                    <m:rPr>
                      <m:sty m:val="b"/>
                    </m:rPr>
                    <w:rPr>
                      <w:rFonts w:ascii="Cambria Math" w:hAnsi="Cambria Math"/>
                    </w:rPr>
                    <m:t>v</m:t>
                  </m:r>
                </m:e>
                <m:sub>
                  <m:r>
                    <w:rPr>
                      <w:rFonts w:ascii="Cambria Math" w:hAnsi="Cambria Math"/>
                    </w:rPr>
                    <m:t>known</m:t>
                  </m:r>
                </m:sub>
              </m:sSub>
            </m:oMath>
            <w:r>
              <w:t xml:space="preserve">. </w:t>
            </w:r>
            <w:r w:rsidRPr="00B778E4">
              <w:t>If not present, it must be assumed that the Unknown depends on all Knowns. If present as empty list, the Unknown depends on none of the Knowns. Otherwise the Unknown depends on the Knowns defined by the given ScalarVariable indices. The indic</w:t>
            </w:r>
            <w:r w:rsidR="003E2D9B">
              <w:t>es are ordered according to magnitude</w:t>
            </w:r>
            <w:r w:rsidRPr="00B778E4">
              <w:t>, starting with the smallest index.</w:t>
            </w:r>
          </w:p>
          <w:p w14:paraId="2053324B" w14:textId="5AAEE6C8" w:rsidR="00B778E4" w:rsidRDefault="00B778E4" w:rsidP="00B778E4">
            <w:pPr>
              <w:pStyle w:val="BodyText"/>
            </w:pPr>
            <w:r>
              <w:t xml:space="preserve">Knowns </w:t>
            </w:r>
            <m:oMath>
              <m:sSub>
                <m:sSubPr>
                  <m:ctrlPr>
                    <w:ins w:id="1893" w:author="Bertsch Christian (CR/AEE3)" w:date="2019-10-03T16:45:00Z">
                      <w:rPr>
                        <w:rFonts w:ascii="Cambria Math" w:hAnsi="Cambria Math"/>
                        <w:i/>
                      </w:rPr>
                    </w:ins>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 xml:space="preserve">(ModelExchange)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(CoSimulation)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BodyText"/>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BodyText"/>
              <w:numPr>
                <w:ilvl w:val="0"/>
                <w:numId w:val="56"/>
              </w:numPr>
              <w:spacing w:before="0"/>
              <w:ind w:left="357" w:hanging="357"/>
            </w:pPr>
            <w:r>
              <w:t>continuous-time states</w:t>
            </w:r>
          </w:p>
          <w:p w14:paraId="28815644" w14:textId="2BF9691D" w:rsidR="00B778E4" w:rsidRDefault="00B778E4" w:rsidP="006E60E6">
            <w:pPr>
              <w:pStyle w:val="BodyText"/>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del w:id="1894" w:author="Bertsch Christian (CR/AEE3)" w:date="2019-09-06T11:23:00Z">
              <w:r w:rsidR="00A11986">
                <w:delText>explicitely</w:delText>
              </w:r>
            </w:del>
            <w:ins w:id="1895" w:author="Bertsch Christian (CR/AEE3)" w:date="2019-09-06T11:23:00Z">
              <w:r w:rsidR="00A11986">
                <w:t>explicitly</w:t>
              </w:r>
            </w:ins>
            <w:r w:rsidR="00A11986">
              <w:t xml:space="preserve"> defined under </w:t>
            </w:r>
            <w:r w:rsidR="00A11986" w:rsidRPr="002F3E46">
              <w:rPr>
                <w:rStyle w:val="CODE"/>
              </w:rPr>
              <w:t>ScalarVariables</w:t>
            </w:r>
            <w:r w:rsidR="00A11986">
              <w:t xml:space="preserve">, it is assumed that the Unknown depends </w:t>
            </w:r>
            <w:del w:id="1896" w:author="Bertsch Christian (CR/AEE3)" w:date="2019-09-06T11:23:00Z">
              <w:r w:rsidR="00A11986">
                <w:delText>explicitely</w:delText>
              </w:r>
            </w:del>
            <w:ins w:id="1897" w:author="Bertsch Christian (CR/AEE3)" w:date="2019-09-06T11:23:00Z">
              <w:r w:rsidR="00203AC3">
                <w:t>explicitly</w:t>
              </w:r>
            </w:ins>
            <w:r w:rsidR="00203AC3">
              <w:t xml:space="preserve"> </w:t>
            </w:r>
            <w:r w:rsidR="00A11986">
              <w:t>on the independent variable.</w:t>
            </w:r>
          </w:p>
          <w:p w14:paraId="04D73EF5" w14:textId="77777777" w:rsidR="00B778E4" w:rsidRDefault="00B778E4" w:rsidP="00B778E4">
            <w:pPr>
              <w:pStyle w:val="BodyText"/>
            </w:pPr>
            <w:r>
              <w:t xml:space="preserve">Knowns </w:t>
            </w:r>
            <m:oMath>
              <m:sSub>
                <m:sSubPr>
                  <m:ctrlPr>
                    <w:ins w:id="1898" w:author="Bertsch Christian (CR/AEE3)" w:date="2019-10-03T16:45:00Z">
                      <w:rPr>
                        <w:rFonts w:ascii="Cambria Math" w:hAnsi="Cambria Math"/>
                        <w:i/>
                      </w:rPr>
                    </w:ins>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r>
              <w:rPr>
                <w:rStyle w:val="CODE"/>
              </w:rPr>
              <w:t>InitialUnknowns</w:t>
            </w:r>
            <w:r>
              <w:t xml:space="preserve">): </w:t>
            </w:r>
          </w:p>
          <w:p w14:paraId="5096DEB9" w14:textId="47AE50C7" w:rsidR="00B778E4" w:rsidRDefault="00B778E4" w:rsidP="006E60E6">
            <w:pPr>
              <w:pStyle w:val="BodyText"/>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BodyText"/>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ins w:id="1899" w:author="Bertsch Christian (CR/AEE3)" w:date="2019-09-06T11:23:00Z">
              <w:r w:rsidR="00246EAE">
                <w:rPr>
                  <w:i/>
                </w:rPr>
                <w:t>,</w:t>
              </w:r>
            </w:ins>
            <w:r w:rsidRPr="005B7EE8">
              <w:rPr>
                <w:i/>
              </w:rPr>
              <w:t xml:space="preserve"> independent parameters o</w:t>
            </w:r>
            <w:r w:rsidR="005B7EE8" w:rsidRPr="005B7EE8">
              <w:rPr>
                <w:i/>
              </w:rPr>
              <w:t>r initial states.</w:t>
            </w:r>
            <w:r w:rsidR="005B7EE8">
              <w:t>]</w:t>
            </w:r>
          </w:p>
          <w:p w14:paraId="4777245C" w14:textId="7B08531C" w:rsidR="00B778E4" w:rsidRDefault="00B778E4" w:rsidP="006E60E6">
            <w:pPr>
              <w:pStyle w:val="BodyText"/>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del w:id="1900" w:author="Bertsch Christian (CR/AEE3)" w:date="2019-09-06T11:23:00Z">
              <w:r w:rsidR="00A11986">
                <w:delText>explicitely</w:delText>
              </w:r>
            </w:del>
            <w:ins w:id="1901" w:author="Bertsch Christian (CR/AEE3)" w:date="2019-09-06T11:23:00Z">
              <w:r w:rsidR="00246EAE">
                <w:t>explicitly</w:t>
              </w:r>
            </w:ins>
            <w:r w:rsidR="00246EAE">
              <w:t xml:space="preserve"> </w:t>
            </w:r>
            <w:r w:rsidR="00A11986">
              <w:t xml:space="preserve">defined under </w:t>
            </w:r>
            <w:r w:rsidR="00A11986" w:rsidRPr="00DD1ADF">
              <w:rPr>
                <w:rStyle w:val="CODE"/>
              </w:rPr>
              <w:t>ScalarVariables</w:t>
            </w:r>
            <w:r w:rsidR="00A11986">
              <w:t xml:space="preserve">, it is assumed that the Unknown depends </w:t>
            </w:r>
            <w:del w:id="1902" w:author="Bertsch Christian (CR/AEE3)" w:date="2019-09-06T11:23:00Z">
              <w:r w:rsidR="00A11986">
                <w:delText>explicitely</w:delText>
              </w:r>
            </w:del>
            <w:ins w:id="1903" w:author="Bertsch Christian (CR/AEE3)" w:date="2019-09-06T11:23:00Z">
              <w:r w:rsidR="00246EAE">
                <w:t>explicitly</w:t>
              </w:r>
            </w:ins>
            <w:r w:rsidR="00A11986">
              <w:t xml:space="preserve"> on the independent variable.</w:t>
            </w:r>
          </w:p>
          <w:p w14:paraId="40BAC5F2" w14:textId="26E1C8B7" w:rsidR="00BE2CD6" w:rsidRPr="0098259C" w:rsidRDefault="00BE2CD6" w:rsidP="00246EAE">
            <w:pPr>
              <w:pStyle w:val="BodyText"/>
              <w:rPr>
                <w:rStyle w:val="FormatvorlageArial"/>
              </w:rPr>
            </w:pPr>
            <w:r>
              <w:rPr>
                <w:rStyle w:val="FormatvorlageArial"/>
              </w:rPr>
              <w:t xml:space="preserve">For Co-Simulation, </w:t>
            </w:r>
            <w:del w:id="1904" w:author="Bertsch Christian (CR/AEE3)" w:date="2019-09-06T11:23:00Z">
              <w:r w:rsidR="003E2D9B">
                <w:rPr>
                  <w:rStyle w:val="FormatvorlageArial"/>
                </w:rPr>
                <w:delText>”</w:delText>
              </w:r>
            </w:del>
            <w:ins w:id="1905" w:author="Bertsch Christian (CR/AEE3)" w:date="2019-09-06T11:23:00Z">
              <w:r w:rsidR="007F72CF">
                <w:rPr>
                  <w:rStyle w:val="FormatvorlageArial"/>
                </w:rPr>
                <w:t>“</w:t>
              </w:r>
            </w:ins>
            <w:r w:rsidRPr="003E2D9B">
              <w:rPr>
                <w:rStyle w:val="CODE"/>
              </w:rPr>
              <w:t>d</w:t>
            </w:r>
            <w:r w:rsidRPr="0098259C">
              <w:rPr>
                <w:rStyle w:val="CODE"/>
              </w:rPr>
              <w:t>ependenc</w:t>
            </w:r>
            <w:r>
              <w:rPr>
                <w:rStyle w:val="CODE"/>
              </w:rPr>
              <w:t>ies</w:t>
            </w:r>
            <w:r>
              <w:rPr>
                <w:rStyle w:val="FormatvorlageArial"/>
              </w:rPr>
              <w:t>” does not list the dependency on continuous-time,</w:t>
            </w:r>
            <w:r w:rsidRPr="0098259C">
              <w:rPr>
                <w:rStyle w:val="FormatvorlageArial"/>
              </w:rPr>
              <w:t xml:space="preserve"> if the capability flag</w:t>
            </w:r>
            <w:r w:rsidRPr="0098259C">
              <w:rPr>
                <w:rStyle w:val="FormatvorlageArial"/>
              </w:rPr>
              <w:br/>
              <w:t xml:space="preserve">    </w:t>
            </w:r>
            <w:r w:rsidRPr="0098259C">
              <w:rPr>
                <w:rStyle w:val="CODE"/>
              </w:rPr>
              <w:t>provides</w:t>
            </w:r>
            <w:r>
              <w:rPr>
                <w:rStyle w:val="CODE"/>
              </w:rPr>
              <w:t>Directional</w:t>
            </w:r>
            <w:r w:rsidRPr="0098259C">
              <w:rPr>
                <w:rStyle w:val="CODE"/>
              </w:rPr>
              <w:t>Derivative</w:t>
            </w:r>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del w:id="1906" w:author="Bertsch Christian (CR/AEE3)" w:date="2019-09-06T11:23:00Z">
              <w:r w:rsidRPr="0098259C">
                <w:rPr>
                  <w:rStyle w:val="FormatvorlageArial"/>
                </w:rPr>
                <w:delText>, in</w:delText>
              </w:r>
            </w:del>
            <w:ins w:id="1907" w:author="Bertsch Christian (CR/AEE3)" w:date="2019-09-06T11:23:00Z">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n</w:t>
              </w:r>
            </w:ins>
            <w:r w:rsidRPr="0098259C">
              <w:rPr>
                <w:rStyle w:val="FormatvorlageArial"/>
              </w:rPr>
              <w:t xml:space="preserve"> </w:t>
            </w:r>
            <w:r>
              <w:rPr>
                <w:rStyle w:val="FormatvorlageArial"/>
              </w:rPr>
              <w:t>other words</w:t>
            </w:r>
            <w:ins w:id="1908" w:author="Bertsch Christian (CR/AEE3)" w:date="2019-09-06T11:23:00Z">
              <w:r w:rsidR="00246EAE">
                <w:rPr>
                  <w:rStyle w:val="FormatvorlageArial"/>
                </w:rPr>
                <w:t>,</w:t>
              </w:r>
            </w:ins>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r>
              <w:rPr>
                <w:rStyle w:val="CODE"/>
              </w:rPr>
              <w:t>dependenciesKind</w:t>
            </w:r>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ins w:id="1909" w:author="Bertsch Christian (CR/AEE3)" w:date="2019-10-03T16:45:00Z">
                      <w:rPr>
                        <w:rFonts w:ascii="Cambria Math" w:hAnsi="Cambria Math"/>
                        <w:i/>
                      </w:rPr>
                    </w:ins>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ins w:id="1910" w:author="Bertsch Christian (CR/AEE3)" w:date="2019-10-03T16:45:00Z">
                      <w:rPr>
                        <w:rFonts w:ascii="Cambria Math" w:hAnsi="Cambria Math"/>
                        <w:i/>
                      </w:rPr>
                    </w:ins>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ins w:id="1911" w:author="Bertsch Christian (CR/AEE3)" w:date="2019-10-03T16:45:00Z">
                      <w:rPr>
                        <w:rFonts w:ascii="Cambria Math" w:hAnsi="Cambria Math"/>
                        <w:i/>
                      </w:rPr>
                    </w:ins>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"dependenciesKind"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particular structure, </w:t>
            </w:r>
            <m:oMath>
              <m:sSub>
                <m:sSubPr>
                  <m:ctrlPr>
                    <w:ins w:id="1912" w:author="Bertsch Christian (CR/AEE3)" w:date="2019-10-03T16:45:00Z">
                      <w:rPr>
                        <w:rFonts w:ascii="Cambria Math" w:hAnsi="Cambria Math"/>
                        <w:i/>
                      </w:rPr>
                    </w:ins>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ins w:id="1913" w:author="Bertsch Christian (CR/AEE3)" w:date="2019-10-03T16:45:00Z">
                      <w:rPr>
                        <w:rFonts w:ascii="Cambria Math" w:hAnsi="Cambria Math"/>
                        <w:i/>
                      </w:rPr>
                    </w:ins>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ins w:id="1914" w:author="Bertsch Christian (CR/AEE3)" w:date="2019-10-03T16:45:00Z">
                      <w:rPr>
                        <w:rFonts w:ascii="Cambria Math" w:hAnsi="Cambria Math"/>
                        <w:i/>
                      </w:rPr>
                    </w:ins>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ins w:id="1915" w:author="Bertsch Christian (CR/AEE3)" w:date="2019-10-03T16:45:00Z">
                      <w:rPr>
                        <w:rFonts w:ascii="Cambria Math" w:hAnsi="Cambria Math"/>
                        <w:i/>
                      </w:rPr>
                    </w:ins>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(ModelExchange) and at </w:t>
            </w:r>
            <w:r w:rsidR="006C1028" w:rsidRPr="006C1028">
              <w:rPr>
                <w:rStyle w:val="FormatvorlageArial"/>
                <w:i/>
              </w:rPr>
              <w:t>Communication Points</w:t>
            </w:r>
            <w:r w:rsidR="006C1028">
              <w:rPr>
                <w:rStyle w:val="FormatvorlageArial"/>
              </w:rPr>
              <w:t xml:space="preserve"> (CoSimulation),</w:t>
            </w:r>
            <w:r w:rsidR="003E2D9B">
              <w:rPr>
                <w:rStyle w:val="FormatvorlageArial"/>
              </w:rPr>
              <w:br/>
              <w:t xml:space="preserve">and not for </w:t>
            </w:r>
            <w:r w:rsidR="003E2D9B" w:rsidRPr="003E2D9B">
              <w:rPr>
                <w:rStyle w:val="CODE"/>
              </w:rPr>
              <w:t>InitialUnknow</w:t>
            </w:r>
            <w:r w:rsidR="002B28AD">
              <w:rPr>
                <w:rStyle w:val="CODE"/>
              </w:rPr>
              <w:t>n</w:t>
            </w:r>
            <w:r w:rsidR="003E2D9B" w:rsidRPr="003E2D9B">
              <w:rPr>
                <w:rStyle w:val="CODE"/>
              </w:rPr>
              <w:t>s</w:t>
            </w:r>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ins w:id="1916" w:author="Bertsch Christian (CR/AEE3)" w:date="2019-10-03T16:45:00Z">
                      <w:rPr>
                        <w:rFonts w:ascii="Cambria Math" w:hAnsi="Cambria Math"/>
                        <w:i/>
                      </w:rPr>
                    </w:ins>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ins w:id="1917" w:author="Bertsch Christian (CR/AEE3)" w:date="2019-10-03T16:45:00Z">
                      <w:rPr>
                        <w:rFonts w:ascii="Cambria Math" w:hAnsi="Cambria Math"/>
                        <w:i/>
                      </w:rPr>
                    </w:ins>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(ModelExchange) </w:t>
            </w:r>
            <w:bookmarkStart w:id="1918" w:name="OLE_LINK4"/>
            <w:bookmarkStart w:id="1919" w:name="OLE_LINK9"/>
            <w:r w:rsidR="006C1028">
              <w:t>or at a  Communication Point (CoSimulation)</w:t>
            </w:r>
            <w:bookmarkEnd w:id="1918"/>
            <w:bookmarkEnd w:id="1919"/>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ins w:id="1920" w:author="Bertsch Christian (CR/AEE3)" w:date="2019-10-03T16:45:00Z">
                      <w:rPr>
                        <w:rFonts w:ascii="Cambria Math" w:hAnsi="Cambria Math"/>
                        <w:i/>
                      </w:rPr>
                    </w:ins>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o an external or internal event or at a  Communication Point (CoSimulation).</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"dependenciesKind"</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BodyText"/>
        <w:rPr>
          <w:rStyle w:val="FormatvorlageArial"/>
          <w:szCs w:val="21"/>
        </w:rPr>
      </w:pPr>
    </w:p>
    <w:p w14:paraId="1613B5C9" w14:textId="77777777" w:rsidR="0058282F" w:rsidRPr="009B3F72" w:rsidRDefault="0058282F" w:rsidP="00C6645C">
      <w:pPr>
        <w:pStyle w:val="BodyText"/>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BodyText"/>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4F204D" w:rsidP="00214A6F">
      <w:pPr>
        <w:pStyle w:val="BodyText"/>
        <w:jc w:val="center"/>
        <w:rPr>
          <w:rStyle w:val="FormatvorlageArial"/>
          <w:i/>
          <w:szCs w:val="21"/>
        </w:rPr>
      </w:pPr>
      <m:oMathPara>
        <m:oMath>
          <m:f>
            <m:fPr>
              <m:ctrlPr>
                <w:ins w:id="1921" w:author="Bertsch Christian (CR/AEE3)" w:date="2019-10-03T16:45:00Z">
                  <w:rPr>
                    <w:rStyle w:val="FormatvorlageArial"/>
                    <w:rFonts w:ascii="Cambria Math" w:hAnsi="Cambria Math"/>
                    <w:i/>
                    <w:szCs w:val="21"/>
                  </w:rPr>
                </w:ins>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ins w:id="1922" w:author="Bertsch Christian (CR/AEE3)" w:date="2019-10-03T16:45:00Z">
                  <w:rPr>
                    <w:rStyle w:val="FormatvorlageArial"/>
                    <w:rFonts w:ascii="Cambria Math" w:hAnsi="Cambria Math"/>
                    <w:i/>
                    <w:szCs w:val="21"/>
                  </w:rPr>
                </w:ins>
              </m:ctrlPr>
            </m:dPr>
            <m:e>
              <m:m>
                <m:mPr>
                  <m:mcs>
                    <m:mc>
                      <m:mcPr>
                        <m:count m:val="1"/>
                        <m:mcJc m:val="center"/>
                      </m:mcPr>
                    </m:mc>
                  </m:mcs>
                  <m:ctrlPr>
                    <w:ins w:id="1923" w:author="Bertsch Christian (CR/AEE3)" w:date="2019-10-03T16:45:00Z">
                      <w:rPr>
                        <w:rStyle w:val="FormatvorlageArial"/>
                        <w:rFonts w:ascii="Cambria Math" w:hAnsi="Cambria Math"/>
                        <w:i/>
                        <w:szCs w:val="21"/>
                      </w:rPr>
                    </w:ins>
                  </m:ctrlPr>
                </m:mPr>
                <m:mr>
                  <m:e>
                    <m:sSub>
                      <m:sSubPr>
                        <m:ctrlPr>
                          <w:ins w:id="1924" w:author="Bertsch Christian (CR/AEE3)" w:date="2019-10-03T16:45:00Z">
                            <w:rPr>
                              <w:rStyle w:val="FormatvorlageArial"/>
                              <w:rFonts w:ascii="Cambria Math" w:hAnsi="Cambria Math"/>
                              <w:i/>
                              <w:szCs w:val="21"/>
                            </w:rPr>
                          </w:ins>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ins w:id="1925" w:author="Bertsch Christian (CR/AEE3)" w:date="2019-10-03T16:45:00Z">
                            <w:rPr>
                              <w:rStyle w:val="FormatvorlageArial"/>
                              <w:rFonts w:ascii="Cambria Math" w:hAnsi="Cambria Math"/>
                              <w:i/>
                              <w:szCs w:val="21"/>
                            </w:rPr>
                          </w:ins>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ins w:id="1926" w:author="Bertsch Christian (CR/AEE3)" w:date="2019-10-03T16:45:00Z">
                            <w:rPr>
                              <w:rStyle w:val="FormatvorlageArial"/>
                              <w:rFonts w:ascii="Cambria Math" w:hAnsi="Cambria Math"/>
                              <w:i/>
                              <w:szCs w:val="21"/>
                            </w:rPr>
                          </w:ins>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ins w:id="1927" w:author="Bertsch Christian (CR/AEE3)" w:date="2019-10-03T16:45:00Z">
                  <w:rPr>
                    <w:rStyle w:val="FormatvorlageArial"/>
                    <w:rFonts w:ascii="Cambria Math" w:hAnsi="Cambria Math"/>
                    <w:i/>
                    <w:szCs w:val="21"/>
                  </w:rPr>
                </w:ins>
              </m:ctrlPr>
            </m:dPr>
            <m:e>
              <m:m>
                <m:mPr>
                  <m:mcs>
                    <m:mc>
                      <m:mcPr>
                        <m:count m:val="1"/>
                        <m:mcJc m:val="center"/>
                      </m:mcPr>
                    </m:mc>
                  </m:mcs>
                  <m:ctrlPr>
                    <w:ins w:id="1928" w:author="Bertsch Christian (CR/AEE3)" w:date="2019-10-03T16:45:00Z">
                      <w:rPr>
                        <w:rStyle w:val="FormatvorlageArial"/>
                        <w:rFonts w:ascii="Cambria Math" w:hAnsi="Cambria Math"/>
                        <w:i/>
                        <w:szCs w:val="21"/>
                      </w:rPr>
                    </w:ins>
                  </m:ctrlPr>
                </m:mPr>
                <m:mr>
                  <m:e>
                    <m:sSub>
                      <m:sSubPr>
                        <m:ctrlPr>
                          <w:ins w:id="1929" w:author="Bertsch Christian (CR/AEE3)" w:date="2019-10-03T16:45:00Z">
                            <w:rPr>
                              <w:rStyle w:val="FormatvorlageArial"/>
                              <w:rFonts w:ascii="Cambria Math" w:hAnsi="Cambria Math"/>
                              <w:i/>
                              <w:szCs w:val="21"/>
                            </w:rPr>
                          </w:ins>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ins w:id="1930" w:author="Bertsch Christian (CR/AEE3)" w:date="2019-10-03T16:45:00Z">
                            <w:rPr>
                              <w:rStyle w:val="FormatvorlageArial"/>
                              <w:rFonts w:ascii="Cambria Math" w:hAnsi="Cambria Math"/>
                              <w:i/>
                              <w:szCs w:val="21"/>
                            </w:rPr>
                          </w:ins>
                        </m:ctrlPr>
                      </m:dPr>
                      <m:e>
                        <m:sSub>
                          <m:sSubPr>
                            <m:ctrlPr>
                              <w:ins w:id="1931" w:author="Bertsch Christian (CR/AEE3)" w:date="2019-10-03T16:45:00Z">
                                <w:rPr>
                                  <w:rStyle w:val="FormatvorlageArial"/>
                                  <w:rFonts w:ascii="Cambria Math" w:hAnsi="Cambria Math"/>
                                  <w:i/>
                                  <w:szCs w:val="21"/>
                                </w:rPr>
                              </w:ins>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ins w:id="1932" w:author="Bertsch Christian (CR/AEE3)" w:date="2019-10-03T16:45:00Z">
                            <w:rPr>
                              <w:rStyle w:val="FormatvorlageArial"/>
                              <w:rFonts w:ascii="Cambria Math" w:hAnsi="Cambria Math"/>
                              <w:i/>
                              <w:szCs w:val="21"/>
                            </w:rPr>
                          </w:ins>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ins w:id="1933" w:author="Bertsch Christian (CR/AEE3)" w:date="2019-10-03T16:45:00Z">
                            <w:rPr>
                              <w:rStyle w:val="FormatvorlageArial"/>
                              <w:rFonts w:ascii="Cambria Math" w:hAnsi="Cambria Math"/>
                              <w:i/>
                              <w:szCs w:val="21"/>
                            </w:rPr>
                          </w:ins>
                        </m:ctrlPr>
                      </m:dPr>
                      <m:e>
                        <m:sSub>
                          <m:sSubPr>
                            <m:ctrlPr>
                              <w:ins w:id="1934" w:author="Bertsch Christian (CR/AEE3)" w:date="2019-10-03T16:45:00Z">
                                <w:rPr>
                                  <w:rStyle w:val="FormatvorlageArial"/>
                                  <w:rFonts w:ascii="Cambria Math" w:hAnsi="Cambria Math"/>
                                  <w:i/>
                                  <w:szCs w:val="21"/>
                                </w:rPr>
                              </w:ins>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ins w:id="1935" w:author="Bertsch Christian (CR/AEE3)" w:date="2019-10-03T16:45:00Z">
                            <w:rPr>
                              <w:rStyle w:val="FormatvorlageArial"/>
                              <w:rFonts w:ascii="Cambria Math" w:hAnsi="Cambria Math"/>
                              <w:i/>
                              <w:szCs w:val="21"/>
                            </w:rPr>
                          </w:ins>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ins w:id="1936" w:author="Bertsch Christian (CR/AEE3)" w:date="2019-10-03T16:45:00Z">
                            <w:rPr>
                              <w:rStyle w:val="FormatvorlageArial"/>
                              <w:rFonts w:ascii="Cambria Math" w:hAnsi="Cambria Math"/>
                              <w:i/>
                              <w:szCs w:val="21"/>
                            </w:rPr>
                          </w:ins>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ins w:id="1937" w:author="Bertsch Christian (CR/AEE3)" w:date="2019-10-03T16:45:00Z">
                            <w:rPr>
                              <w:rStyle w:val="FormatvorlageArial"/>
                              <w:rFonts w:ascii="Cambria Math" w:hAnsi="Cambria Math"/>
                              <w:i/>
                              <w:szCs w:val="21"/>
                            </w:rPr>
                          </w:ins>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ins w:id="1938" w:author="Bertsch Christian (CR/AEE3)" w:date="2019-10-03T16:45:00Z">
                            <w:rPr>
                              <w:rStyle w:val="FormatvorlageArial"/>
                              <w:rFonts w:ascii="Cambria Math" w:hAnsi="Cambria Math"/>
                              <w:i/>
                              <w:szCs w:val="21"/>
                            </w:rPr>
                          </w:ins>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ins w:id="1939" w:author="Bertsch Christian (CR/AEE3)" w:date="2019-10-03T16:45:00Z">
                            <w:rPr>
                              <w:rStyle w:val="FormatvorlageArial"/>
                              <w:rFonts w:ascii="Cambria Math" w:hAnsi="Cambria Math"/>
                              <w:i/>
                              <w:szCs w:val="21"/>
                            </w:rPr>
                          </w:ins>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ins w:id="1940" w:author="Bertsch Christian (CR/AEE3)" w:date="2019-10-03T16:45:00Z">
                            <w:rPr>
                              <w:rStyle w:val="FormatvorlageArial"/>
                              <w:rFonts w:ascii="Cambria Math" w:hAnsi="Cambria Math"/>
                              <w:i/>
                              <w:szCs w:val="21"/>
                            </w:rPr>
                          </w:ins>
                        </m:ctrlPr>
                      </m:dPr>
                      <m:e>
                        <m:sSub>
                          <m:sSubPr>
                            <m:ctrlPr>
                              <w:ins w:id="1941" w:author="Bertsch Christian (CR/AEE3)" w:date="2019-10-03T16:45:00Z">
                                <w:rPr>
                                  <w:rStyle w:val="FormatvorlageArial"/>
                                  <w:rFonts w:ascii="Cambria Math" w:hAnsi="Cambria Math"/>
                                  <w:i/>
                                  <w:szCs w:val="21"/>
                                </w:rPr>
                              </w:ins>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ins w:id="1942" w:author="Bertsch Christian (CR/AEE3)" w:date="2019-10-03T16:45:00Z">
                                <w:rPr>
                                  <w:rStyle w:val="FormatvorlageArial"/>
                                  <w:rFonts w:ascii="Cambria Math" w:hAnsi="Cambria Math"/>
                                  <w:i/>
                                  <w:szCs w:val="21"/>
                                </w:rPr>
                              </w:ins>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ins w:id="1943" w:author="Bertsch Christian (CR/AEE3)" w:date="2019-10-03T16:45:00Z">
                                <w:rPr>
                                  <w:rStyle w:val="FormatvorlageArial"/>
                                  <w:rFonts w:ascii="Cambria Math" w:hAnsi="Cambria Math"/>
                                  <w:i/>
                                  <w:szCs w:val="21"/>
                                </w:rPr>
                              </w:ins>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ins w:id="1944" w:author="Bertsch Christian (CR/AEE3)" w:date="2019-10-03T16:45:00Z">
                                <w:rPr>
                                  <w:rStyle w:val="FormatvorlageArial"/>
                                  <w:rFonts w:ascii="Cambria Math" w:hAnsi="Cambria Math"/>
                                  <w:i/>
                                  <w:szCs w:val="21"/>
                                </w:rPr>
                              </w:ins>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ins w:id="1945" w:author="Bertsch Christian (CR/AEE3)" w:date="2019-10-03T16:45:00Z">
                                <w:rPr>
                                  <w:rStyle w:val="FormatvorlageArial"/>
                                  <w:rFonts w:ascii="Cambria Math" w:hAnsi="Cambria Math"/>
                                  <w:i/>
                                  <w:szCs w:val="21"/>
                                </w:rPr>
                              </w:ins>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ins w:id="1946" w:author="Bertsch Christian (CR/AEE3)" w:date="2019-10-03T16:45:00Z">
                <w:rPr>
                  <w:rStyle w:val="FormatvorlageArial"/>
                  <w:rFonts w:ascii="Cambria Math" w:hAnsi="Cambria Math"/>
                  <w:i/>
                  <w:szCs w:val="21"/>
                </w:rPr>
              </w:ins>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ins w:id="1947" w:author="Bertsch Christian (CR/AEE3)" w:date="2019-10-03T16:45:00Z">
                <w:rPr>
                  <w:rStyle w:val="FormatvorlageArial"/>
                  <w:rFonts w:ascii="Cambria Math" w:hAnsi="Cambria Math"/>
                  <w:i/>
                  <w:szCs w:val="21"/>
                </w:rPr>
              </w:ins>
            </m:ctrlPr>
          </m:dPr>
          <m:e>
            <m:sSub>
              <m:sSubPr>
                <m:ctrlPr>
                  <w:ins w:id="1948" w:author="Bertsch Christian (CR/AEE3)" w:date="2019-10-03T16:45:00Z">
                    <w:rPr>
                      <w:rStyle w:val="FormatvorlageArial"/>
                      <w:rFonts w:ascii="Cambria Math" w:hAnsi="Cambria Math"/>
                      <w:i/>
                      <w:szCs w:val="21"/>
                    </w:rPr>
                  </w:ins>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ins w:id="1949" w:author="Bertsch Christian (CR/AEE3)" w:date="2019-10-03T16:45:00Z">
                    <w:rPr>
                      <w:rStyle w:val="FormatvorlageArial"/>
                      <w:rFonts w:ascii="Cambria Math" w:hAnsi="Cambria Math"/>
                      <w:i/>
                      <w:szCs w:val="21"/>
                    </w:rPr>
                  </w:ins>
                </m:ctrlPr>
              </m:sSubPr>
              <m:e>
                <m:r>
                  <w:rPr>
                    <w:rStyle w:val="FormatvorlageArial"/>
                    <w:rFonts w:ascii="Cambria Math" w:hAnsi="Cambria Math"/>
                    <w:szCs w:val="21"/>
                  </w:rPr>
                  <m:t>x</m:t>
                </m:r>
              </m:e>
              <m:sub>
                <m:r>
                  <w:rPr>
                    <w:rStyle w:val="FormatvorlageArial"/>
                    <w:rFonts w:ascii="Cambria Math" w:hAnsi="Cambria Math"/>
                    <w:szCs w:val="21"/>
                  </w:rPr>
                  <m:t>3</m:t>
                </m:r>
              </m:sub>
            </m:sSub>
          </m:e>
        </m:d>
      </m:oMath>
      <w:ins w:id="1950" w:author="Bertsch Christian (CR/AEE3)" w:date="2019-09-06T11:23:00Z">
        <w:r w:rsidR="0038399F">
          <w:rPr>
            <w:rStyle w:val="FormatvorlageArial"/>
            <w:i/>
            <w:szCs w:val="21"/>
          </w:rPr>
          <w:t>,</w:t>
        </w:r>
      </w:ins>
    </w:p>
    <w:p w14:paraId="79C7300A" w14:textId="77777777" w:rsidR="00025E22" w:rsidRDefault="00042CE4" w:rsidP="00C6645C">
      <w:pPr>
        <w:pStyle w:val="BodyText"/>
        <w:rPr>
          <w:rStyle w:val="FormatvorlageArial"/>
          <w:i/>
          <w:szCs w:val="21"/>
        </w:rPr>
      </w:pPr>
      <w:r>
        <w:rPr>
          <w:rStyle w:val="FormatvorlageArial"/>
          <w:i/>
          <w:szCs w:val="21"/>
        </w:rPr>
        <w:t xml:space="preserve">where </w:t>
      </w:r>
      <m:oMath>
        <m:sSub>
          <m:sSubPr>
            <m:ctrlPr>
              <w:ins w:id="1951" w:author="Bertsch Christian (CR/AEE3)" w:date="2019-10-03T16:45:00Z">
                <w:rPr>
                  <w:rStyle w:val="FormatvorlageArial"/>
                  <w:rFonts w:ascii="Cambria Math" w:hAnsi="Cambria Math"/>
                  <w:i/>
                  <w:szCs w:val="21"/>
                </w:rPr>
              </w:ins>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(variability=”continuous”), </w:t>
      </w:r>
      <m:oMath>
        <m:sSub>
          <m:sSubPr>
            <m:ctrlPr>
              <w:ins w:id="1952" w:author="Bertsch Christian (CR/AEE3)" w:date="2019-10-03T16:45:00Z">
                <w:rPr>
                  <w:rStyle w:val="FormatvorlageArial"/>
                  <w:rFonts w:ascii="Cambria Math" w:hAnsi="Cambria Math"/>
                  <w:i/>
                  <w:szCs w:val="21"/>
                </w:rPr>
              </w:ins>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ins w:id="1953" w:author="Bertsch Christian (CR/AEE3)" w:date="2019-10-03T16:45:00Z">
                <w:rPr>
                  <w:rStyle w:val="FormatvorlageArial"/>
                  <w:rFonts w:ascii="Cambria Math" w:hAnsi="Cambria Math"/>
                  <w:i/>
                  <w:szCs w:val="21"/>
                </w:rPr>
              </w:ins>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4F204D" w:rsidP="00214A6F">
      <w:pPr>
        <w:pStyle w:val="Textkrper-Tabelle"/>
        <w:ind w:left="0"/>
        <w:jc w:val="center"/>
        <w:rPr>
          <w:rStyle w:val="FormatvorlageArial"/>
          <w:i/>
          <w:spacing w:val="4"/>
          <w:szCs w:val="24"/>
          <w:lang w:eastAsia="nl-NL"/>
        </w:rPr>
      </w:pPr>
      <m:oMath>
        <m:sSub>
          <m:sSubPr>
            <m:ctrlPr>
              <w:ins w:id="1954" w:author="Bertsch Christian (CR/AEE3)" w:date="2019-10-03T16:45:00Z">
                <w:rPr>
                  <w:rStyle w:val="FormatvorlageArial"/>
                  <w:rFonts w:ascii="Cambria Math" w:hAnsi="Cambria Math"/>
                  <w:i/>
                </w:rPr>
              </w:ins>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ins w:id="1955" w:author="Bertsch Christian (CR/AEE3)" w:date="2019-10-03T16:45:00Z">
                <w:rPr>
                  <w:rStyle w:val="FormatvorlageArial"/>
                  <w:rFonts w:ascii="Cambria Math" w:hAnsi="Cambria Math"/>
                  <w:i/>
                </w:rPr>
              </w:ins>
            </m:ctrlPr>
          </m:fPr>
          <m:num>
            <m:r>
              <w:rPr>
                <w:rStyle w:val="FormatvorlageArial"/>
                <w:rFonts w:ascii="Cambria Math" w:hAnsi="Cambria Math"/>
              </w:rPr>
              <m:t>d</m:t>
            </m:r>
            <m:sSub>
              <m:sSubPr>
                <m:ctrlPr>
                  <w:ins w:id="1956" w:author="Bertsch Christian (CR/AEE3)" w:date="2019-10-03T16:45:00Z">
                    <w:rPr>
                      <w:rStyle w:val="FormatvorlageArial"/>
                      <w:rFonts w:ascii="Cambria Math" w:hAnsi="Cambria Math"/>
                      <w:i/>
                    </w:rPr>
                  </w:ins>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ins w:id="1957" w:author="Bertsch Christian (CR/AEE3)" w:date="2019-09-06T11:23:00Z">
        <w:r w:rsidR="0038399F">
          <w:rPr>
            <w:rStyle w:val="FormatvorlageArial"/>
            <w:i/>
          </w:rPr>
          <w:t>,</w:t>
        </w:r>
      </w:ins>
    </w:p>
    <w:p w14:paraId="10AA074E" w14:textId="77777777" w:rsidR="00712E70" w:rsidRDefault="00712E70" w:rsidP="00C6645C">
      <w:pPr>
        <w:pStyle w:val="BodyText"/>
        <w:rPr>
          <w:rStyle w:val="FormatvorlageArial"/>
          <w:i/>
          <w:szCs w:val="21"/>
        </w:rPr>
      </w:pPr>
      <w:r>
        <w:rPr>
          <w:rStyle w:val="FormatvorlageArial"/>
          <w:i/>
          <w:szCs w:val="21"/>
        </w:rPr>
        <w:t>and therefore the initialization equations are:</w:t>
      </w:r>
    </w:p>
    <w:p w14:paraId="65E6F3FB" w14:textId="77777777" w:rsidR="00656908" w:rsidRDefault="004F204D" w:rsidP="00C6645C">
      <w:pPr>
        <w:pStyle w:val="BodyText"/>
        <w:rPr>
          <w:rStyle w:val="FormatvorlageArial"/>
          <w:i/>
          <w:szCs w:val="21"/>
        </w:rPr>
      </w:pPr>
      <m:oMathPara>
        <m:oMath>
          <m:sSub>
            <m:sSubPr>
              <m:ctrlPr>
                <w:ins w:id="1958" w:author="Bertsch Christian (CR/AEE3)" w:date="2019-10-03T16:45:00Z">
                  <w:rPr>
                    <w:rStyle w:val="FormatvorlageArial"/>
                    <w:rFonts w:ascii="Cambria Math" w:hAnsi="Cambria Math"/>
                    <w:i/>
                    <w:szCs w:val="21"/>
                  </w:rPr>
                </w:ins>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ins w:id="1959" w:author="Bertsch Christian (CR/AEE3)" w:date="2019-10-03T16:45:00Z">
                  <w:rPr>
                    <w:rStyle w:val="FormatvorlageArial"/>
                    <w:rFonts w:ascii="Cambria Math" w:hAnsi="Cambria Math"/>
                    <w:i/>
                  </w:rPr>
                </w:ins>
              </m:ctrlPr>
            </m:fPr>
            <m:num>
              <m:r>
                <w:rPr>
                  <w:rStyle w:val="FormatvorlageArial"/>
                  <w:rFonts w:ascii="Cambria Math" w:hAnsi="Cambria Math"/>
                </w:rPr>
                <m:t>1</m:t>
              </m:r>
            </m:num>
            <m:den>
              <m:r>
                <w:rPr>
                  <w:rStyle w:val="FormatvorlageArial"/>
                  <w:rFonts w:ascii="Cambria Math" w:hAnsi="Cambria Math"/>
                  <w:szCs w:val="21"/>
                </w:rPr>
                <m:t>3∙</m:t>
              </m:r>
              <m:sSup>
                <m:sSupPr>
                  <m:ctrlPr>
                    <w:ins w:id="1960" w:author="Bertsch Christian (CR/AEE3)" w:date="2019-10-03T16:45:00Z">
                      <w:rPr>
                        <w:rStyle w:val="FormatvorlageArial"/>
                        <w:rFonts w:ascii="Cambria Math" w:hAnsi="Cambria Math"/>
                        <w:i/>
                        <w:szCs w:val="21"/>
                      </w:rPr>
                    </w:ins>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ins w:id="1961" w:author="Bertsch Christian (CR/AEE3)" w:date="2019-10-03T16:45:00Z">
                  <w:rPr>
                    <w:rStyle w:val="FormatvorlageArial"/>
                    <w:rFonts w:ascii="Cambria Math" w:hAnsi="Cambria Math"/>
                    <w:i/>
                  </w:rPr>
                </w:ins>
              </m:ctrlPr>
            </m:dPr>
            <m:e>
              <m:sSub>
                <m:sSubPr>
                  <m:ctrlPr>
                    <w:ins w:id="1962" w:author="Bertsch Christian (CR/AEE3)" w:date="2019-10-03T16:45:00Z">
                      <w:rPr>
                        <w:rStyle w:val="FormatvorlageArial"/>
                        <w:rFonts w:ascii="Cambria Math" w:hAnsi="Cambria Math"/>
                        <w:i/>
                        <w:szCs w:val="21"/>
                      </w:rPr>
                    </w:ins>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ins w:id="1963" w:author="Bertsch Christian (CR/AEE3)" w:date="2019-10-03T16:45:00Z">
                      <w:rPr>
                        <w:rStyle w:val="FormatvorlageArial"/>
                        <w:rFonts w:ascii="Cambria Math" w:hAnsi="Cambria Math"/>
                        <w:i/>
                        <w:szCs w:val="21"/>
                      </w:rPr>
                    </w:ins>
                  </m:ctrlPr>
                </m:dPr>
                <m:e>
                  <m:sSub>
                    <m:sSubPr>
                      <m:ctrlPr>
                        <w:ins w:id="1964" w:author="Bertsch Christian (CR/AEE3)" w:date="2019-10-03T16:45:00Z">
                          <w:rPr>
                            <w:rStyle w:val="FormatvorlageArial"/>
                            <w:rFonts w:ascii="Cambria Math" w:hAnsi="Cambria Math"/>
                            <w:i/>
                            <w:szCs w:val="21"/>
                          </w:rPr>
                        </w:ins>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ins w:id="1965" w:author="Bertsch Christian (CR/AEE3)" w:date="2019-10-03T16:45:00Z">
                      <w:rPr>
                        <w:rStyle w:val="FormatvorlageArial"/>
                        <w:rFonts w:ascii="Cambria Math" w:hAnsi="Cambria Math"/>
                        <w:i/>
                        <w:szCs w:val="21"/>
                      </w:rPr>
                    </w:ins>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ins w:id="1966" w:author="Bertsch Christian (CR/AEE3)" w:date="2019-10-03T16:45:00Z">
                      <w:rPr>
                        <w:rStyle w:val="FormatvorlageArial"/>
                        <w:rFonts w:ascii="Cambria Math" w:hAnsi="Cambria Math"/>
                        <w:i/>
                        <w:szCs w:val="21"/>
                      </w:rPr>
                    </w:ins>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ins w:id="1967" w:author="Bertsch Christian (CR/AEE3)" w:date="2019-10-03T16:45:00Z">
                  <w:rPr>
                    <w:rStyle w:val="FormatvorlageArial"/>
                    <w:rFonts w:ascii="Cambria Math" w:hAnsi="Cambria Math"/>
                    <w:i/>
                    <w:szCs w:val="21"/>
                  </w:rPr>
                </w:ins>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ins w:id="1968" w:author="Bertsch Christian (CR/AEE3)" w:date="2019-10-03T16:45:00Z">
                  <w:rPr>
                    <w:rStyle w:val="FormatvorlageArial"/>
                    <w:rFonts w:ascii="Cambria Math" w:hAnsi="Cambria Math"/>
                    <w:i/>
                    <w:szCs w:val="21"/>
                  </w:rPr>
                </w:ins>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ins w:id="1969" w:author="Bertsch Christian (CR/AEE3)" w:date="2019-10-03T16:45:00Z">
                  <w:rPr>
                    <w:rStyle w:val="FormatvorlageArial"/>
                    <w:rFonts w:ascii="Cambria Math" w:hAnsi="Cambria Math"/>
                    <w:i/>
                    <w:szCs w:val="21"/>
                  </w:rPr>
                </w:ins>
              </m:ctrlPr>
            </m:dPr>
            <m:e>
              <m:sSub>
                <m:sSubPr>
                  <m:ctrlPr>
                    <w:ins w:id="1970" w:author="Bertsch Christian (CR/AEE3)" w:date="2019-10-03T16:45:00Z">
                      <w:rPr>
                        <w:rStyle w:val="FormatvorlageArial"/>
                        <w:rFonts w:ascii="Cambria Math" w:hAnsi="Cambria Math"/>
                        <w:i/>
                        <w:szCs w:val="21"/>
                      </w:rPr>
                    </w:ins>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BodyText"/>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r w:rsidRPr="00B91CC7">
        <w:rPr>
          <w:b/>
          <w:noProof w:val="0"/>
          <w:color w:val="3333FF"/>
        </w:rPr>
        <w:t>ModelVariables</w:t>
      </w:r>
      <w:r w:rsidRPr="00B91CC7">
        <w:rPr>
          <w:noProof w:val="0"/>
        </w:rPr>
        <w:t>&gt;</w:t>
      </w:r>
    </w:p>
    <w:p w14:paraId="374403A8" w14:textId="6FCBDE54"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w:t>
      </w:r>
      <w:del w:id="1971" w:author="Bertsch Christian (CR/AEE3)" w:date="2019-09-24T14:58:00Z">
        <w:r w:rsidDel="00217351">
          <w:rPr>
            <w:noProof w:val="0"/>
          </w:rPr>
          <w:delText>,</w:delText>
        </w:r>
      </w:del>
      <w:r>
        <w:rPr>
          <w:noProof w:val="0"/>
        </w:rPr>
        <w:t xml:space="preserve"> ...&gt; … &lt;/</w:t>
      </w:r>
      <w:r w:rsidRPr="00B91CC7">
        <w:rPr>
          <w:b/>
          <w:color w:val="3333FF"/>
        </w:rPr>
        <w:t>ScalarVariable</w:t>
      </w:r>
      <w:r>
        <w:rPr>
          <w:noProof w:val="0"/>
        </w:rPr>
        <w:t xml:space="preserve">&gt;  </w:t>
      </w:r>
      <w:del w:id="1972" w:author="Bertsch Christian (CR/AEE3)" w:date="2019-09-24T15:23:00Z">
        <w:r w:rsidRPr="00B91CC7" w:rsidDel="00825D82">
          <w:rPr>
            <w:noProof w:val="0"/>
          </w:rPr>
          <w:delText>&lt;!</w:delText>
        </w:r>
        <w:r w:rsidDel="00825D82">
          <w:rPr>
            <w:noProof w:val="0"/>
          </w:rPr>
          <w:delText>—</w:delText>
        </w:r>
      </w:del>
      <w:ins w:id="1973" w:author="Bertsch Christian (CR/AEE3)" w:date="2019-09-24T16:38:00Z">
        <w:r w:rsidR="00133CD9">
          <w:rPr>
            <w:noProof w:val="0"/>
          </w:rPr>
          <w:t>&lt;!--</w:t>
        </w:r>
      </w:ins>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2A3C615A" w:rsidR="007A44BA" w:rsidRPr="007A44BA" w:rsidRDefault="007A44BA" w:rsidP="007A44BA">
      <w:pPr>
        <w:pStyle w:val="CODE1"/>
      </w:pPr>
      <w:r>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del w:id="1974" w:author="Bertsch Christian (CR/AEE3)" w:date="2019-09-24T14:59:00Z">
        <w:r w:rsidDel="00217351">
          <w:rPr>
            <w:noProof w:val="0"/>
          </w:rPr>
          <w:delText>,</w:delText>
        </w:r>
      </w:del>
      <w:r>
        <w:rPr>
          <w:noProof w:val="0"/>
        </w:rPr>
        <w:t xml:space="preserve"> ...&gt;</w:t>
      </w:r>
      <w:r w:rsidR="00B91CC7">
        <w:rPr>
          <w:noProof w:val="0"/>
        </w:rPr>
        <w:t xml:space="preserve"> … &lt;/</w:t>
      </w:r>
      <w:r w:rsidR="00B91CC7" w:rsidRPr="00B91CC7">
        <w:rPr>
          <w:b/>
          <w:color w:val="3333FF"/>
        </w:rPr>
        <w:t>ScalarVariable</w:t>
      </w:r>
      <w:r w:rsidR="00B91CC7">
        <w:rPr>
          <w:noProof w:val="0"/>
        </w:rPr>
        <w:t xml:space="preserve">&gt;  </w:t>
      </w:r>
      <w:del w:id="1975" w:author="Bertsch Christian (CR/AEE3)" w:date="2019-09-24T15:23:00Z">
        <w:r w:rsidR="00B91CC7" w:rsidRPr="00B91CC7" w:rsidDel="00825D82">
          <w:rPr>
            <w:noProof w:val="0"/>
          </w:rPr>
          <w:delText>&lt;!</w:delText>
        </w:r>
        <w:r w:rsidR="00B91CC7" w:rsidDel="00825D82">
          <w:rPr>
            <w:noProof w:val="0"/>
          </w:rPr>
          <w:delText>—</w:delText>
        </w:r>
      </w:del>
      <w:ins w:id="1976" w:author="Bertsch Christian (CR/AEE3)" w:date="2019-09-24T16:38:00Z">
        <w:r w:rsidR="00133CD9">
          <w:rPr>
            <w:noProof w:val="0"/>
          </w:rPr>
          <w:t>&lt;!--</w:t>
        </w:r>
      </w:ins>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73F274B0"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w:t>
      </w:r>
      <w:del w:id="1977" w:author="Bertsch Christian (CR/AEE3)" w:date="2019-09-24T14:59:00Z">
        <w:r w:rsidDel="00217351">
          <w:rPr>
            <w:noProof w:val="0"/>
          </w:rPr>
          <w:delText>,</w:delText>
        </w:r>
      </w:del>
      <w:r>
        <w:rPr>
          <w:noProof w:val="0"/>
        </w:rPr>
        <w:t xml:space="preserve"> ...&gt; … &lt;/</w:t>
      </w:r>
      <w:r w:rsidRPr="00B91CC7">
        <w:rPr>
          <w:b/>
          <w:color w:val="3333FF"/>
        </w:rPr>
        <w:t>ScalarVariable</w:t>
      </w:r>
      <w:r>
        <w:rPr>
          <w:noProof w:val="0"/>
        </w:rPr>
        <w:t xml:space="preserve">&gt;  </w:t>
      </w:r>
      <w:del w:id="1978" w:author="Bertsch Christian (CR/AEE3)" w:date="2019-09-24T15:23:00Z">
        <w:r w:rsidRPr="00B91CC7" w:rsidDel="00825D82">
          <w:rPr>
            <w:noProof w:val="0"/>
          </w:rPr>
          <w:delText>&lt;!</w:delText>
        </w:r>
        <w:r w:rsidDel="00825D82">
          <w:rPr>
            <w:noProof w:val="0"/>
          </w:rPr>
          <w:delText>—</w:delText>
        </w:r>
      </w:del>
      <w:ins w:id="1979" w:author="Bertsch Christian (CR/AEE3)" w:date="2019-09-24T16:38:00Z">
        <w:r w:rsidR="00133CD9">
          <w:rPr>
            <w:noProof w:val="0"/>
          </w:rPr>
          <w:t>&lt;!--</w:t>
        </w:r>
      </w:ins>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621A936E"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w:t>
      </w:r>
      <w:del w:id="1980" w:author="Bertsch Christian (CR/AEE3)" w:date="2019-09-24T14:59:00Z">
        <w:r w:rsidDel="00217351">
          <w:rPr>
            <w:noProof w:val="0"/>
          </w:rPr>
          <w:delText>,</w:delText>
        </w:r>
      </w:del>
      <w:r>
        <w:rPr>
          <w:noProof w:val="0"/>
        </w:rPr>
        <w:t xml:space="preserve"> ...&gt; … &lt;/</w:t>
      </w:r>
      <w:r w:rsidRPr="00B91CC7">
        <w:rPr>
          <w:b/>
          <w:color w:val="3333FF"/>
        </w:rPr>
        <w:t>ScalarVariable</w:t>
      </w:r>
      <w:r>
        <w:rPr>
          <w:noProof w:val="0"/>
        </w:rPr>
        <w:t xml:space="preserve">&gt;  </w:t>
      </w:r>
      <w:del w:id="1981" w:author="Bertsch Christian (CR/AEE3)" w:date="2019-09-24T15:23:00Z">
        <w:r w:rsidRPr="00B91CC7" w:rsidDel="00825D82">
          <w:rPr>
            <w:noProof w:val="0"/>
          </w:rPr>
          <w:delText>&lt;!</w:delText>
        </w:r>
        <w:r w:rsidDel="00825D82">
          <w:rPr>
            <w:noProof w:val="0"/>
          </w:rPr>
          <w:delText>—</w:delText>
        </w:r>
      </w:del>
      <w:ins w:id="1982" w:author="Bertsch Christian (CR/AEE3)" w:date="2019-09-24T16:38:00Z">
        <w:r w:rsidR="00133CD9">
          <w:rPr>
            <w:noProof w:val="0"/>
          </w:rPr>
          <w:t>&lt;!--</w:t>
        </w:r>
      </w:ins>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2702FA87"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w:t>
      </w:r>
      <w:del w:id="1983" w:author="Bertsch Christian (CR/AEE3)" w:date="2019-09-24T14:59:00Z">
        <w:r w:rsidDel="00217351">
          <w:rPr>
            <w:noProof w:val="0"/>
          </w:rPr>
          <w:delText>,</w:delText>
        </w:r>
      </w:del>
      <w:r>
        <w:rPr>
          <w:noProof w:val="0"/>
        </w:rPr>
        <w:t xml:space="preserve"> ...&gt; … &lt;/</w:t>
      </w:r>
      <w:r w:rsidRPr="00B91CC7">
        <w:rPr>
          <w:b/>
          <w:color w:val="3333FF"/>
        </w:rPr>
        <w:t>ScalarVariable</w:t>
      </w:r>
      <w:r>
        <w:rPr>
          <w:noProof w:val="0"/>
        </w:rPr>
        <w:t xml:space="preserve">&gt;  </w:t>
      </w:r>
      <w:del w:id="1984" w:author="Bertsch Christian (CR/AEE3)" w:date="2019-09-24T15:23:00Z">
        <w:r w:rsidRPr="00B91CC7" w:rsidDel="00825D82">
          <w:rPr>
            <w:noProof w:val="0"/>
          </w:rPr>
          <w:delText>&lt;!</w:delText>
        </w:r>
        <w:r w:rsidDel="00825D82">
          <w:rPr>
            <w:noProof w:val="0"/>
          </w:rPr>
          <w:delText>—</w:delText>
        </w:r>
      </w:del>
      <w:ins w:id="1985" w:author="Bertsch Christian (CR/AEE3)" w:date="2019-09-24T16:38:00Z">
        <w:r w:rsidR="00133CD9">
          <w:rPr>
            <w:noProof w:val="0"/>
          </w:rPr>
          <w:t>&lt;!--</w:t>
        </w:r>
      </w:ins>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36028115"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w:t>
      </w:r>
      <w:del w:id="1986" w:author="Bertsch Christian (CR/AEE3)" w:date="2019-09-24T14:59:00Z">
        <w:r w:rsidDel="00217351">
          <w:rPr>
            <w:noProof w:val="0"/>
          </w:rPr>
          <w:delText>,</w:delText>
        </w:r>
      </w:del>
      <w:r>
        <w:rPr>
          <w:noProof w:val="0"/>
        </w:rPr>
        <w:t xml:space="preserve"> ...&gt; … &lt;/</w:t>
      </w:r>
      <w:r w:rsidRPr="00B91CC7">
        <w:rPr>
          <w:b/>
          <w:color w:val="3333FF"/>
        </w:rPr>
        <w:t>ScalarVariable</w:t>
      </w:r>
      <w:r>
        <w:rPr>
          <w:noProof w:val="0"/>
        </w:rPr>
        <w:t xml:space="preserve">&gt;  </w:t>
      </w:r>
      <w:del w:id="1987" w:author="Bertsch Christian (CR/AEE3)" w:date="2019-09-24T15:23:00Z">
        <w:r w:rsidRPr="00B91CC7" w:rsidDel="00825D82">
          <w:rPr>
            <w:noProof w:val="0"/>
          </w:rPr>
          <w:delText>&lt;!</w:delText>
        </w:r>
        <w:r w:rsidDel="00825D82">
          <w:rPr>
            <w:noProof w:val="0"/>
          </w:rPr>
          <w:delText>—</w:delText>
        </w:r>
      </w:del>
      <w:ins w:id="1988" w:author="Bertsch Christian (CR/AEE3)" w:date="2019-09-24T16:38:00Z">
        <w:r w:rsidR="00133CD9">
          <w:rPr>
            <w:noProof w:val="0"/>
          </w:rPr>
          <w:t>&lt;!--</w:t>
        </w:r>
      </w:ins>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4C0BC6A9"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w:t>
      </w:r>
      <w:del w:id="1989" w:author="Bertsch Christian (CR/AEE3)" w:date="2019-09-24T14:59:00Z">
        <w:r w:rsidDel="00217351">
          <w:rPr>
            <w:noProof w:val="0"/>
          </w:rPr>
          <w:delText>,</w:delText>
        </w:r>
      </w:del>
      <w:r>
        <w:rPr>
          <w:noProof w:val="0"/>
        </w:rPr>
        <w:t xml:space="preserve"> ...&gt; … &lt;/</w:t>
      </w:r>
      <w:r w:rsidRPr="00B91CC7">
        <w:rPr>
          <w:b/>
          <w:color w:val="3333FF"/>
        </w:rPr>
        <w:t>ScalarVariable</w:t>
      </w:r>
      <w:r>
        <w:rPr>
          <w:noProof w:val="0"/>
        </w:rPr>
        <w:t xml:space="preserve">&gt;  </w:t>
      </w:r>
      <w:del w:id="1990" w:author="Bertsch Christian (CR/AEE3)" w:date="2019-09-24T15:23:00Z">
        <w:r w:rsidRPr="00B91CC7" w:rsidDel="00825D82">
          <w:rPr>
            <w:noProof w:val="0"/>
          </w:rPr>
          <w:delText>&lt;!</w:delText>
        </w:r>
        <w:r w:rsidDel="00825D82">
          <w:rPr>
            <w:noProof w:val="0"/>
          </w:rPr>
          <w:delText>—</w:delText>
        </w:r>
      </w:del>
      <w:ins w:id="1991" w:author="Bertsch Christian (CR/AEE3)" w:date="2019-09-24T16:38:00Z">
        <w:r w:rsidR="00133CD9">
          <w:rPr>
            <w:noProof w:val="0"/>
          </w:rPr>
          <w:t>&lt;!--</w:t>
        </w:r>
      </w:ins>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414B52C6"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del w:id="1992" w:author="Bertsch Christian (CR/AEE3)" w:date="2019-09-24T14:59:00Z">
        <w:r w:rsidDel="00217351">
          <w:rPr>
            <w:noProof w:val="0"/>
          </w:rPr>
          <w:delText>,</w:delText>
        </w:r>
      </w:del>
      <w:r>
        <w:rPr>
          <w:noProof w:val="0"/>
        </w:rPr>
        <w:t xml:space="preserve"> ...&gt; … &lt;/</w:t>
      </w:r>
      <w:r w:rsidRPr="00B91CC7">
        <w:rPr>
          <w:b/>
          <w:color w:val="3333FF"/>
        </w:rPr>
        <w:t>ScalarVariable</w:t>
      </w:r>
      <w:r>
        <w:rPr>
          <w:noProof w:val="0"/>
        </w:rPr>
        <w:t xml:space="preserve">&gt;  </w:t>
      </w:r>
      <w:del w:id="1993" w:author="Bertsch Christian (CR/AEE3)" w:date="2019-09-24T15:23:00Z">
        <w:r w:rsidRPr="00B91CC7" w:rsidDel="00825D82">
          <w:rPr>
            <w:noProof w:val="0"/>
          </w:rPr>
          <w:delText>&lt;!</w:delText>
        </w:r>
        <w:r w:rsidDel="00825D82">
          <w:rPr>
            <w:noProof w:val="0"/>
          </w:rPr>
          <w:delText>—</w:delText>
        </w:r>
      </w:del>
      <w:ins w:id="1994" w:author="Bertsch Christian (CR/AEE3)" w:date="2019-09-24T16:38:00Z">
        <w:r w:rsidR="00133CD9">
          <w:rPr>
            <w:noProof w:val="0"/>
          </w:rPr>
          <w:t>&lt;!--</w:t>
        </w:r>
      </w:ins>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563353CF"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del w:id="1995" w:author="Bertsch Christian (CR/AEE3)" w:date="2019-09-24T14:59:00Z">
        <w:r w:rsidDel="00217351">
          <w:rPr>
            <w:noProof w:val="0"/>
          </w:rPr>
          <w:delText>,</w:delText>
        </w:r>
      </w:del>
      <w:r>
        <w:rPr>
          <w:noProof w:val="0"/>
        </w:rPr>
        <w:t xml:space="preserve"> ...&gt; … &lt;/</w:t>
      </w:r>
      <w:r w:rsidRPr="00B91CC7">
        <w:rPr>
          <w:b/>
          <w:color w:val="3333FF"/>
        </w:rPr>
        <w:t>ScalarVariable</w:t>
      </w:r>
      <w:r>
        <w:rPr>
          <w:noProof w:val="0"/>
        </w:rPr>
        <w:t xml:space="preserve">&gt;  </w:t>
      </w:r>
      <w:del w:id="1996" w:author="Bertsch Christian (CR/AEE3)" w:date="2019-09-24T15:23:00Z">
        <w:r w:rsidRPr="00B91CC7" w:rsidDel="00825D82">
          <w:rPr>
            <w:noProof w:val="0"/>
          </w:rPr>
          <w:delText>&lt;!</w:delText>
        </w:r>
        <w:r w:rsidDel="00825D82">
          <w:rPr>
            <w:noProof w:val="0"/>
          </w:rPr>
          <w:delText>—</w:delText>
        </w:r>
      </w:del>
      <w:ins w:id="1997" w:author="Bertsch Christian (CR/AEE3)" w:date="2019-09-24T16:38:00Z">
        <w:r w:rsidR="00133CD9">
          <w:rPr>
            <w:noProof w:val="0"/>
          </w:rPr>
          <w:t>&lt;!--</w:t>
        </w:r>
      </w:ins>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7C4F9A71"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del w:id="1998" w:author="Bertsch Christian (CR/AEE3)" w:date="2019-09-24T14:59:00Z">
        <w:r w:rsidDel="00217351">
          <w:rPr>
            <w:noProof w:val="0"/>
          </w:rPr>
          <w:delText>,</w:delText>
        </w:r>
      </w:del>
      <w:r>
        <w:rPr>
          <w:noProof w:val="0"/>
        </w:rPr>
        <w:t xml:space="preserve"> ...&gt; … &lt;/</w:t>
      </w:r>
      <w:r w:rsidRPr="00B91CC7">
        <w:rPr>
          <w:b/>
          <w:color w:val="3333FF"/>
        </w:rPr>
        <w:t>ScalarVariable</w:t>
      </w:r>
      <w:r>
        <w:rPr>
          <w:noProof w:val="0"/>
        </w:rPr>
        <w:t xml:space="preserve">&gt;  </w:t>
      </w:r>
      <w:del w:id="1999" w:author="Bertsch Christian (CR/AEE3)" w:date="2019-09-24T15:23:00Z">
        <w:r w:rsidRPr="00B91CC7" w:rsidDel="00825D82">
          <w:rPr>
            <w:noProof w:val="0"/>
          </w:rPr>
          <w:delText>&lt;!</w:delText>
        </w:r>
        <w:r w:rsidDel="00825D82">
          <w:rPr>
            <w:noProof w:val="0"/>
          </w:rPr>
          <w:delText>—</w:delText>
        </w:r>
      </w:del>
      <w:ins w:id="2000" w:author="Bertsch Christian (CR/AEE3)" w:date="2019-09-24T16:38:00Z">
        <w:r w:rsidR="00133CD9">
          <w:rPr>
            <w:noProof w:val="0"/>
          </w:rPr>
          <w:t>&lt;!--</w:t>
        </w:r>
      </w:ins>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B91FBE"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w:t>
      </w:r>
      <w:del w:id="2001" w:author="Bertsch Christian (CR/AEE3)" w:date="2019-09-24T14:59:00Z">
        <w:r w:rsidDel="00217351">
          <w:rPr>
            <w:noProof w:val="0"/>
          </w:rPr>
          <w:delText>,</w:delText>
        </w:r>
      </w:del>
      <w:r>
        <w:rPr>
          <w:noProof w:val="0"/>
        </w:rPr>
        <w:t xml:space="preserve"> ...&gt; … &lt;/</w:t>
      </w:r>
      <w:r w:rsidRPr="00B91CC7">
        <w:rPr>
          <w:b/>
          <w:color w:val="3333FF"/>
        </w:rPr>
        <w:t>ScalarVariable</w:t>
      </w:r>
      <w:r>
        <w:rPr>
          <w:noProof w:val="0"/>
        </w:rPr>
        <w:t xml:space="preserve">&gt;  </w:t>
      </w:r>
      <w:del w:id="2002" w:author="Bertsch Christian (CR/AEE3)" w:date="2019-09-24T15:23:00Z">
        <w:r w:rsidRPr="00B91CC7" w:rsidDel="00825D82">
          <w:rPr>
            <w:noProof w:val="0"/>
          </w:rPr>
          <w:delText>&lt;!</w:delText>
        </w:r>
        <w:r w:rsidDel="00825D82">
          <w:rPr>
            <w:noProof w:val="0"/>
          </w:rPr>
          <w:delText>—</w:delText>
        </w:r>
      </w:del>
      <w:ins w:id="2003" w:author="Bertsch Christian (CR/AEE3)" w:date="2019-09-24T16:38:00Z">
        <w:r w:rsidR="00133CD9">
          <w:rPr>
            <w:noProof w:val="0"/>
          </w:rPr>
          <w:t>&lt;!--</w:t>
        </w:r>
      </w:ins>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r w:rsidRPr="0098259C">
        <w:rPr>
          <w:b/>
          <w:noProof w:val="0"/>
          <w:color w:val="0000FF"/>
        </w:rPr>
        <w:t>ModelStructure</w:t>
      </w:r>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r w:rsidRPr="0098259C">
        <w:rPr>
          <w:noProof w:val="0"/>
        </w:rPr>
        <w:t>"</w:t>
      </w:r>
      <w:r w:rsidR="0020517F">
        <w:rPr>
          <w:noProof w:val="0"/>
        </w:rPr>
        <w:t xml:space="preserve"> </w:t>
      </w:r>
      <w:r w:rsidRPr="0098259C">
        <w:rPr>
          <w:noProof w:val="0"/>
        </w:rPr>
        <w:t xml:space="preserve"> </w:t>
      </w:r>
      <w:r w:rsidR="0020517F">
        <w:rPr>
          <w:noProof w:val="0"/>
        </w:rPr>
        <w:t>dependencies="6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r w:rsidRPr="0098259C">
        <w:rPr>
          <w:noProof w:val="0"/>
        </w:rPr>
        <w:t xml:space="preserve">" </w:t>
      </w:r>
      <w:r w:rsidR="0020517F">
        <w:rPr>
          <w:noProof w:val="0"/>
        </w:rPr>
        <w:t xml:space="preserve"> dependencies="</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dependencies</w:t>
      </w:r>
      <w:r>
        <w:rPr>
          <w:noProof w:val="0"/>
        </w:rPr>
        <w:t>Kind="</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3AC55C2F" w14:textId="77777777" w:rsidR="00C4154B" w:rsidRPr="009B3F72" w:rsidRDefault="00DB3044" w:rsidP="00072B37">
      <w:pPr>
        <w:pStyle w:val="BodyText"/>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BodyText"/>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ins w:id="2004" w:author="Bertsch Christian (CR/AEE3)" w:date="2019-10-03T16:45:00Z">
                  <w:rPr>
                    <w:rStyle w:val="FormatvorlageArial"/>
                    <w:rFonts w:ascii="Cambria Math" w:hAnsi="Cambria Math"/>
                    <w:i/>
                    <w:szCs w:val="21"/>
                  </w:rPr>
                </w:ins>
              </m:ctrlPr>
            </m:dPr>
            <m:e>
              <m:m>
                <m:mPr>
                  <m:cGp m:val="8"/>
                  <m:mcs>
                    <m:mc>
                      <m:mcPr>
                        <m:count m:val="1"/>
                        <m:mcJc m:val="left"/>
                      </m:mcPr>
                    </m:mc>
                  </m:mcs>
                  <m:ctrlPr>
                    <w:ins w:id="2005" w:author="Bertsch Christian (CR/AEE3)" w:date="2019-10-03T16:45:00Z">
                      <w:rPr>
                        <w:rStyle w:val="FormatvorlageArial"/>
                        <w:rFonts w:ascii="Cambria Math" w:hAnsi="Cambria Math"/>
                        <w:i/>
                        <w:szCs w:val="21"/>
                      </w:rPr>
                    </w:ins>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BodyText"/>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55DADDFC" w14:textId="77777777" w:rsidR="00072B37" w:rsidRPr="00F71663" w:rsidRDefault="00072B37" w:rsidP="00C97E8F">
      <w:pPr>
        <w:pStyle w:val="BodyText"/>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r w:rsidR="000A5E9B" w:rsidRPr="00F71663">
        <w:rPr>
          <w:i/>
        </w:rPr>
        <w:t>dependenciesKind="discrete"</w:t>
      </w:r>
      <w:r w:rsidR="000A5E9B" w:rsidRPr="00F71663">
        <w:rPr>
          <w:rStyle w:val="FormatvorlageArial"/>
          <w:i/>
          <w:szCs w:val="21"/>
        </w:rPr>
        <w:t>.</w:t>
      </w:r>
    </w:p>
    <w:p w14:paraId="4882EF61" w14:textId="77777777" w:rsidR="000A5E9B" w:rsidRPr="009B3F72" w:rsidRDefault="000A5E9B" w:rsidP="00CC50B6">
      <w:pPr>
        <w:pStyle w:val="BodyText"/>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BodyText"/>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ins w:id="2006" w:author="Bertsch Christian (CR/AEE3)" w:date="2019-10-03T16:45:00Z">
                  <w:rPr>
                    <w:rStyle w:val="FormatvorlageArial"/>
                    <w:rFonts w:ascii="Cambria Math" w:hAnsi="Cambria Math"/>
                    <w:i/>
                    <w:szCs w:val="21"/>
                  </w:rPr>
                </w:ins>
              </m:ctrlPr>
            </m:dPr>
            <m:e>
              <m:m>
                <m:mPr>
                  <m:cGp m:val="8"/>
                  <m:mcs>
                    <m:mc>
                      <m:mcPr>
                        <m:count m:val="1"/>
                        <m:mcJc m:val="left"/>
                      </m:mcPr>
                    </m:mc>
                  </m:mcs>
                  <m:ctrlPr>
                    <w:ins w:id="2007" w:author="Bertsch Christian (CR/AEE3)" w:date="2019-10-03T16:45:00Z">
                      <w:rPr>
                        <w:rStyle w:val="FormatvorlageArial"/>
                        <w:rFonts w:ascii="Cambria Math" w:hAnsi="Cambria Math"/>
                        <w:i/>
                        <w:szCs w:val="21"/>
                      </w:rPr>
                    </w:ins>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BodyText"/>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7BB7E86C" w14:textId="3EDDE999" w:rsidR="000A5E9B" w:rsidRDefault="000A5E9B" w:rsidP="000A5E9B">
      <w:pPr>
        <w:pStyle w:val="BodyText"/>
        <w:rPr>
          <w:rStyle w:val="FormatvorlageArial"/>
          <w:i/>
          <w:szCs w:val="21"/>
        </w:rPr>
      </w:pPr>
      <w:r w:rsidRPr="00F71663">
        <w:rPr>
          <w:rStyle w:val="FormatvorlageArial"/>
          <w:i/>
          <w:szCs w:val="21"/>
        </w:rPr>
        <w:t>Note</w:t>
      </w:r>
      <w:del w:id="2008" w:author="Bertsch Christian (CR/AEE3)" w:date="2019-09-06T11:23:00Z">
        <w:r w:rsidRPr="00F71663">
          <w:rPr>
            <w:rStyle w:val="FormatvorlageArial"/>
            <w:i/>
            <w:szCs w:val="21"/>
          </w:rPr>
          <w:delText>,</w:delText>
        </w:r>
      </w:del>
      <w:ins w:id="2009" w:author="Bertsch Christian (CR/AEE3)" w:date="2019-09-06T11:23:00Z">
        <w:r w:rsidR="0038399F">
          <w:rPr>
            <w:rStyle w:val="FormatvorlageArial"/>
            <w:i/>
            <w:szCs w:val="21"/>
          </w:rPr>
          <w:t xml:space="preserve"> that</w:t>
        </w:r>
      </w:ins>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r w:rsidRPr="00F71663">
        <w:rPr>
          <w:i/>
        </w:rPr>
        <w:t>dependenciesKind="dependent"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BodyText"/>
        <w:spacing w:before="240"/>
        <w:rPr>
          <w:ins w:id="2010" w:author="Bertsch Christian (CR/AEE3)" w:date="2019-09-06T11:23:00Z"/>
          <w:rStyle w:val="FormatvorlageArial"/>
          <w:i/>
          <w:szCs w:val="21"/>
          <w:u w:val="single"/>
        </w:rPr>
      </w:pPr>
      <w:ins w:id="2011" w:author="Bertsch Christian (CR/AEE3)" w:date="2019-09-06T11:23:00Z">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ins>
    </w:p>
    <w:p w14:paraId="0522E2CA" w14:textId="6BE8F3E3" w:rsidR="003F2ED4" w:rsidRDefault="003F2ED4" w:rsidP="003F2ED4">
      <w:pPr>
        <w:pStyle w:val="BodyText"/>
        <w:ind w:firstLine="720"/>
        <w:rPr>
          <w:ins w:id="2012" w:author="Bertsch Christian (CR/AEE3)" w:date="2019-09-06T11:23:00Z"/>
          <w:rStyle w:val="FormatvorlageArial"/>
          <w:i/>
          <w:szCs w:val="21"/>
        </w:rPr>
      </w:pPr>
      <w:ins w:id="2013" w:author="Bertsch Christian (CR/AEE3)" w:date="2019-09-06T11:23:00Z">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ins>
    </w:p>
    <w:p w14:paraId="753BFECE" w14:textId="40C8C003" w:rsidR="00D24124" w:rsidRDefault="003F2ED4" w:rsidP="003F2ED4">
      <w:pPr>
        <w:pStyle w:val="BodyText"/>
        <w:rPr>
          <w:ins w:id="2014" w:author="Bertsch Christian (CR/AEE3)" w:date="2019-09-06T11:23:00Z"/>
        </w:rPr>
      </w:pPr>
      <w:ins w:id="2015" w:author="Bertsch Christian (CR/AEE3)" w:date="2019-09-06T11:23:00Z">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ins>
      <w:ins w:id="2016" w:author="Bertsch Christian (CR/AEE3)" w:date="2019-10-01T17:29:00Z">
        <w:r w:rsidR="006500F3" w:rsidRPr="006500F3">
          <w:rPr>
            <w:rStyle w:val="FormatvorlageArial"/>
            <w:szCs w:val="21"/>
            <w:rPrChange w:id="2017" w:author="Bertsch Christian (CR/AEE3)" w:date="2019-10-01T17:29:00Z">
              <w:rPr>
                <w:rStyle w:val="FormatvorlageArial"/>
                <w:i/>
                <w:szCs w:val="21"/>
              </w:rPr>
            </w:rPrChange>
          </w:rPr>
          <w:t>is</w:t>
        </w:r>
        <w:r w:rsidR="006500F3">
          <w:rPr>
            <w:rStyle w:val="FormatvorlageArial"/>
            <w:i/>
            <w:szCs w:val="21"/>
          </w:rPr>
          <w:t xml:space="preserve"> </w:t>
        </w:r>
      </w:ins>
      <w:ins w:id="2018" w:author="Bertsch Christian (CR/AEE3)" w:date="2019-09-06T11:23:00Z">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ins>
    </w:p>
    <w:p w14:paraId="05AC7C97" w14:textId="69F691C7" w:rsidR="00D24124" w:rsidRDefault="00D24124" w:rsidP="003F2ED4">
      <w:pPr>
        <w:pStyle w:val="BodyText"/>
        <w:rPr>
          <w:ins w:id="2019" w:author="Bertsch Christian (CR/AEE3)" w:date="2019-09-06T11:23:00Z"/>
        </w:rPr>
      </w:pPr>
      <w:ins w:id="2020" w:author="Bertsch Christian (CR/AEE3)" w:date="2019-09-06T11:23:00Z">
        <w:r>
          <w:t>&lt;</w:t>
        </w:r>
        <w:r w:rsidRPr="00FA3E81">
          <w:rPr>
            <w:color w:val="0070C0"/>
          </w:rPr>
          <w:t>ModelVariables</w:t>
        </w:r>
        <w:r>
          <w:t>&gt;</w:t>
        </w:r>
        <w:r>
          <w:br/>
          <w:t>   &lt;</w:t>
        </w:r>
        <w:r w:rsidRPr="00FA3E81">
          <w:rPr>
            <w:color w:val="0070C0"/>
          </w:rPr>
          <w:t xml:space="preserve">ScalarVariable </w:t>
        </w:r>
        <w:r>
          <w:t>name="u"     , ...&gt; … &lt;/ScalarVariable&gt;  </w:t>
        </w:r>
      </w:ins>
      <w:ins w:id="2021" w:author="Bertsch Christian (CR/AEE3)" w:date="2019-09-24T16:38:00Z">
        <w:r w:rsidR="00133CD9">
          <w:t>&lt;!--</w:t>
        </w:r>
      </w:ins>
      <w:ins w:id="2022" w:author="Bertsch Christian (CR/AEE3)" w:date="2019-09-06T11:23:00Z">
        <w:r>
          <w:t>index="1" --&gt;</w:t>
        </w:r>
        <w:r>
          <w:br/>
          <w:t>   &lt;</w:t>
        </w:r>
        <w:r w:rsidRPr="00FA3E81">
          <w:rPr>
            <w:color w:val="0070C0"/>
          </w:rPr>
          <w:t xml:space="preserve">ScalarVariable </w:t>
        </w:r>
        <w:r>
          <w:t>name="y"     , ...&gt; … &lt;/ScalarVariable&gt;  </w:t>
        </w:r>
      </w:ins>
      <w:ins w:id="2023" w:author="Bertsch Christian (CR/AEE3)" w:date="2019-09-24T16:38:00Z">
        <w:r w:rsidR="00133CD9">
          <w:t>&lt;!--</w:t>
        </w:r>
      </w:ins>
      <w:ins w:id="2024" w:author="Bertsch Christian (CR/AEE3)" w:date="2019-09-06T11:23:00Z">
        <w:r>
          <w:t>index="2" --&gt;</w:t>
        </w:r>
        <w:r>
          <w:br/>
          <w:t>   &lt;</w:t>
        </w:r>
        <w:r w:rsidRPr="00FA3E81">
          <w:rPr>
            <w:color w:val="0070C0"/>
          </w:rPr>
          <w:t xml:space="preserve">ScalarVariable </w:t>
        </w:r>
        <w:r>
          <w:t>name="x"     , ...&gt; … &lt;/ScalarVariable&gt;  </w:t>
        </w:r>
      </w:ins>
      <w:ins w:id="2025" w:author="Bertsch Christian (CR/AEE3)" w:date="2019-09-24T16:38:00Z">
        <w:r w:rsidR="00133CD9">
          <w:t>&lt;!--</w:t>
        </w:r>
      </w:ins>
      <w:ins w:id="2026" w:author="Bertsch Christian (CR/AEE3)" w:date="2019-09-06T11:23:00Z">
        <w:r>
          <w:t>index="3" --&gt;</w:t>
        </w:r>
        <w:r>
          <w:br/>
          <w:t>   &lt;</w:t>
        </w:r>
        <w:r w:rsidRPr="004873F9">
          <w:rPr>
            <w:color w:val="0070C0"/>
            <w:rPrChange w:id="2027" w:author="Bertsch Christian (CR/AEE3)" w:date="2019-10-01T12:38:00Z">
              <w:rPr/>
            </w:rPrChange>
          </w:rPr>
          <w:t>ScalarVariable</w:t>
        </w:r>
        <w:r>
          <w:t xml:space="preserve"> name="der(x)", ...&gt; … &lt;/ScalarVariable&gt;  </w:t>
        </w:r>
      </w:ins>
      <w:ins w:id="2028" w:author="Bertsch Christian (CR/AEE3)" w:date="2019-09-24T16:38:00Z">
        <w:r w:rsidR="00133CD9">
          <w:t>&lt;!--</w:t>
        </w:r>
      </w:ins>
      <w:ins w:id="2029" w:author="Bertsch Christian (CR/AEE3)" w:date="2019-09-06T11:23:00Z">
        <w:r>
          <w:t>index="4" --&gt;</w:t>
        </w:r>
        <w:r>
          <w:br/>
          <w:t>&lt;</w:t>
        </w:r>
        <w:r w:rsidRPr="004873F9">
          <w:rPr>
            <w:color w:val="0070C0"/>
            <w:rPrChange w:id="2030" w:author="Bertsch Christian (CR/AEE3)" w:date="2019-10-01T12:38:00Z">
              <w:rPr/>
            </w:rPrChange>
          </w:rPr>
          <w:t>/ModelVariables</w:t>
        </w:r>
        <w:r>
          <w:t>&gt;</w:t>
        </w:r>
        <w:r w:rsidR="003F2ED4">
          <w:t xml:space="preserve"> </w:t>
        </w:r>
      </w:ins>
    </w:p>
    <w:p w14:paraId="04215CE9" w14:textId="78488B5D" w:rsidR="00D24124" w:rsidRPr="003F2ED4" w:rsidRDefault="00D24124" w:rsidP="003F2ED4">
      <w:pPr>
        <w:pStyle w:val="BodyText"/>
        <w:rPr>
          <w:ins w:id="2031" w:author="Bertsch Christian (CR/AEE3)" w:date="2019-09-06T11:23:00Z"/>
          <w:rStyle w:val="FormatvorlageArial"/>
          <w:i/>
          <w:szCs w:val="21"/>
        </w:rPr>
      </w:pPr>
      <w:ins w:id="2032" w:author="Bertsch Christian (CR/AEE3)" w:date="2019-09-06T11:23:00Z">
        <w:r>
          <w:t>&lt;</w:t>
        </w:r>
        <w:r w:rsidRPr="00FA3E81">
          <w:rPr>
            <w:color w:val="0070C0"/>
          </w:rPr>
          <w:t>ModelStructure</w:t>
        </w:r>
        <w:r>
          <w:t>&gt;</w:t>
        </w:r>
        <w:r>
          <w:br/>
          <w:t>   &lt;</w:t>
        </w:r>
        <w:r w:rsidRPr="00FA3E81">
          <w:rPr>
            <w:color w:val="0070C0"/>
          </w:rPr>
          <w:t>Outputs</w:t>
        </w:r>
        <w:r>
          <w:t>&gt;</w:t>
        </w:r>
        <w:r>
          <w:br/>
          <w:t>     &lt;</w:t>
        </w:r>
        <w:r w:rsidRPr="00FA3E81">
          <w:rPr>
            <w:color w:val="0070C0"/>
          </w:rPr>
          <w:t xml:space="preserve">Unknown </w:t>
        </w:r>
        <w:r>
          <w:t>index="2" dependencies="3"  dependenciesKind="constant"/&gt;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dependenciesKind="constant"/&gt;</w:t>
        </w:r>
        <w:r>
          <w:br/>
          <w:t>   &lt;/</w:t>
        </w:r>
        <w:r w:rsidRPr="00FA3E81">
          <w:rPr>
            <w:color w:val="0070C0"/>
          </w:rPr>
          <w:t>Derivatives</w:t>
        </w:r>
        <w:r>
          <w:t>&gt;</w:t>
        </w:r>
        <w:r>
          <w:br/>
          <w:t>   &lt;</w:t>
        </w:r>
        <w:r w:rsidRPr="00FA3E81">
          <w:rPr>
            <w:color w:val="0070C0"/>
          </w:rPr>
          <w:t>InitialUnknowns</w:t>
        </w:r>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r w:rsidRPr="00FA3E81">
          <w:rPr>
            <w:color w:val="0070C0"/>
          </w:rPr>
          <w:t>InitialUnknowns</w:t>
        </w:r>
        <w:r>
          <w:t>&gt;</w:t>
        </w:r>
        <w:r>
          <w:br/>
          <w:t>&lt;/</w:t>
        </w:r>
        <w:r w:rsidRPr="00FA3E81">
          <w:rPr>
            <w:color w:val="0070C0"/>
          </w:rPr>
          <w:t>ModelStructure</w:t>
        </w:r>
        <w:r>
          <w:t>&gt;</w:t>
        </w:r>
      </w:ins>
    </w:p>
    <w:p w14:paraId="595C7423" w14:textId="77777777" w:rsidR="009B3F72" w:rsidRPr="009B3F72" w:rsidRDefault="009B3F72" w:rsidP="009B3F72">
      <w:pPr>
        <w:pStyle w:val="BodyText"/>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6257799B" w:rsidR="009B3F72" w:rsidRPr="009B3F72" w:rsidRDefault="009B3F72" w:rsidP="009B3F72">
      <w:pPr>
        <w:pStyle w:val="BodyText"/>
        <w:rPr>
          <w:rStyle w:val="FormatvorlageArial"/>
          <w:i/>
          <w:szCs w:val="21"/>
        </w:rPr>
      </w:pPr>
      <w:r w:rsidRPr="009B3F72">
        <w:rPr>
          <w:rStyle w:val="FormatvorlageArial"/>
          <w:i/>
          <w:szCs w:val="21"/>
        </w:rPr>
        <w:t>Note</w:t>
      </w:r>
      <w:del w:id="2033" w:author="Bertsch Christian (CR/AEE3)" w:date="2019-09-06T11:23:00Z">
        <w:r w:rsidRPr="009B3F72">
          <w:rPr>
            <w:rStyle w:val="FormatvorlageArial"/>
            <w:i/>
            <w:szCs w:val="21"/>
          </w:rPr>
          <w:delText>,</w:delText>
        </w:r>
      </w:del>
      <w:ins w:id="2034" w:author="Bertsch Christian (CR/AEE3)" w:date="2019-09-06T11:23:00Z">
        <w:r w:rsidR="0038399F">
          <w:rPr>
            <w:rStyle w:val="FormatvorlageArial"/>
            <w:i/>
            <w:szCs w:val="21"/>
          </w:rPr>
          <w:t xml:space="preserve"> that</w:t>
        </w:r>
      </w:ins>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6881366D" w:rsidR="009B3F72" w:rsidRPr="009B3F72" w:rsidRDefault="009B3F72" w:rsidP="009B3F72">
      <w:pPr>
        <w:pStyle w:val="BodyText"/>
        <w:numPr>
          <w:ilvl w:val="0"/>
          <w:numId w:val="66"/>
        </w:numPr>
        <w:rPr>
          <w:rStyle w:val="FormatvorlageArial"/>
          <w:i/>
          <w:szCs w:val="21"/>
        </w:rPr>
      </w:pPr>
      <w:r w:rsidRPr="009B3F72">
        <w:rPr>
          <w:rStyle w:val="FormatvorlageArial"/>
          <w:i/>
          <w:szCs w:val="21"/>
        </w:rPr>
        <w:t xml:space="preserve">If a state derivative </w:t>
      </w:r>
      <w:r w:rsidRPr="009B3F72">
        <w:rPr>
          <w:rStyle w:val="CODE"/>
          <w:i/>
        </w:rPr>
        <w:t>der_x</w:t>
      </w:r>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InitializationMode (</w:t>
      </w:r>
      <w:del w:id="2035" w:author="Bertsch Christian (CR/AEE3)" w:date="2019-09-06T11:23:00Z">
        <w:r w:rsidRPr="009B3F72">
          <w:rPr>
            <w:rStyle w:val="FormatvorlageArial"/>
            <w:i/>
            <w:szCs w:val="21"/>
          </w:rPr>
          <w:delText>e.g.</w:delText>
        </w:r>
      </w:del>
      <w:ins w:id="2036" w:author="Bertsch Christian (CR/AEE3)" w:date="2019-09-06T11:23:00Z">
        <w:r w:rsidR="0038399F">
          <w:rPr>
            <w:rStyle w:val="FormatvorlageArial"/>
            <w:i/>
            <w:szCs w:val="21"/>
          </w:rPr>
          <w:t>for example,</w:t>
        </w:r>
      </w:ins>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r w:rsidRPr="009B3F72">
        <w:rPr>
          <w:rStyle w:val="CODE"/>
          <w:i/>
        </w:rPr>
        <w:t>der_x</w:t>
      </w:r>
      <w:r w:rsidRPr="009B3F72">
        <w:rPr>
          <w:rStyle w:val="FormatvorlageArial"/>
          <w:i/>
          <w:szCs w:val="21"/>
        </w:rPr>
        <w:t xml:space="preserve"> is zero), then the dependencies list of </w:t>
      </w:r>
      <w:r w:rsidRPr="009B3F72">
        <w:rPr>
          <w:rStyle w:val="CODE"/>
          <w:i/>
        </w:rPr>
        <w:t>der_x</w:t>
      </w:r>
      <w:r w:rsidRPr="009B3F72">
        <w:rPr>
          <w:rStyle w:val="FormatvorlageArial"/>
          <w:i/>
          <w:szCs w:val="21"/>
        </w:rPr>
        <w:t xml:space="preserve"> should not include </w:t>
      </w:r>
      <w:r w:rsidRPr="009B3F72">
        <w:rPr>
          <w:rStyle w:val="CODE"/>
          <w:i/>
        </w:rPr>
        <w:t>p</w:t>
      </w:r>
      <w:r w:rsidRPr="009B3F72">
        <w:rPr>
          <w:rStyle w:val="FormatvorlageArial"/>
          <w:i/>
          <w:szCs w:val="21"/>
        </w:rPr>
        <w:t xml:space="preserve">. If an FMU is imported in an environment and such an iteration is </w:t>
      </w:r>
      <w:del w:id="2037" w:author="Bertsch Christian (CR/AEE3)" w:date="2019-09-06T11:23:00Z">
        <w:r w:rsidRPr="009B3F72">
          <w:rPr>
            <w:rStyle w:val="FormatvorlageArial"/>
            <w:i/>
            <w:szCs w:val="21"/>
          </w:rPr>
          <w:delText>setup</w:delText>
        </w:r>
      </w:del>
      <w:ins w:id="2038" w:author="Bertsch Christian (CR/AEE3)" w:date="2019-09-06T11:23:00Z">
        <w:r w:rsidRPr="009B3F72">
          <w:rPr>
            <w:rStyle w:val="FormatvorlageArial"/>
            <w:i/>
            <w:szCs w:val="21"/>
          </w:rPr>
          <w:t>set</w:t>
        </w:r>
        <w:r w:rsidR="0038399F">
          <w:rPr>
            <w:rStyle w:val="FormatvorlageArial"/>
            <w:i/>
            <w:szCs w:val="21"/>
          </w:rPr>
          <w:t xml:space="preserve"> </w:t>
        </w:r>
        <w:r w:rsidRPr="009B3F72">
          <w:rPr>
            <w:rStyle w:val="FormatvorlageArial"/>
            <w:i/>
            <w:szCs w:val="21"/>
          </w:rPr>
          <w:t>up</w:t>
        </w:r>
      </w:ins>
      <w:r w:rsidRPr="009B3F72">
        <w:rPr>
          <w:rStyle w:val="FormatvorlageArial"/>
          <w:i/>
          <w:szCs w:val="21"/>
        </w:rPr>
        <w:t>, then the tool can figure out that the resulting algebraic system of equations is structurally singular and therefore can reject such a definition.</w:t>
      </w:r>
    </w:p>
    <w:p w14:paraId="60C3B1C1" w14:textId="4011DD66" w:rsidR="009B3F72" w:rsidRPr="009B3F72" w:rsidRDefault="009B3F72" w:rsidP="00C97E8F">
      <w:pPr>
        <w:pStyle w:val="BodyText"/>
        <w:numPr>
          <w:ilvl w:val="0"/>
          <w:numId w:val="66"/>
        </w:numPr>
        <w:rPr>
          <w:rStyle w:val="FormatvorlageArial"/>
          <w:i/>
          <w:szCs w:val="21"/>
        </w:rPr>
      </w:pPr>
      <w:r w:rsidRPr="009B3F72">
        <w:rPr>
          <w:rStyle w:val="FormatvorlageArial"/>
          <w:i/>
          <w:szCs w:val="21"/>
        </w:rPr>
        <w:t xml:space="preserve">For standard </w:t>
      </w:r>
      <w:del w:id="2039" w:author="Bertsch Christian (CR/AEE3)" w:date="2019-09-06T11:23:00Z">
        <w:r w:rsidRPr="009B3F72">
          <w:rPr>
            <w:rStyle w:val="FormatvorlageArial"/>
            <w:i/>
            <w:szCs w:val="21"/>
          </w:rPr>
          <w:delText>CoSimulation</w:delText>
        </w:r>
      </w:del>
      <w:ins w:id="2040" w:author="Bertsch Christian (CR/AEE3)" w:date="2019-09-06T11:23:00Z">
        <w:r w:rsidRPr="009B3F72">
          <w:rPr>
            <w:rStyle w:val="FormatvorlageArial"/>
            <w:i/>
            <w:szCs w:val="21"/>
          </w:rPr>
          <w:t>Co</w:t>
        </w:r>
        <w:r w:rsidR="00E91347">
          <w:rPr>
            <w:rStyle w:val="FormatvorlageArial"/>
            <w:i/>
            <w:szCs w:val="21"/>
          </w:rPr>
          <w:t>-</w:t>
        </w:r>
        <w:r w:rsidRPr="009B3F72">
          <w:rPr>
            <w:rStyle w:val="FormatvorlageArial"/>
            <w:i/>
            <w:szCs w:val="21"/>
          </w:rPr>
          <w:t>Simulation</w:t>
        </w:r>
      </w:ins>
      <w:r w:rsidRPr="009B3F72">
        <w:rPr>
          <w:rStyle w:val="FormatvorlageArial"/>
          <w:i/>
          <w:szCs w:val="21"/>
        </w:rPr>
        <w:t xml:space="preserve"> FMUs</w:t>
      </w:r>
      <w:ins w:id="2041" w:author="Bertsch Christian (CR/AEE3)" w:date="2019-09-06T11:23:00Z">
        <w:r w:rsidR="006A3CF2">
          <w:rPr>
            <w:rStyle w:val="FormatvorlageArial"/>
            <w:i/>
            <w:szCs w:val="21"/>
          </w:rPr>
          <w:t>,</w:t>
        </w:r>
      </w:ins>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lists</w:t>
      </w:r>
      <w:r>
        <w:rPr>
          <w:rStyle w:val="FormatvorlageArial"/>
          <w:i/>
          <w:szCs w:val="21"/>
        </w:rPr>
        <w:t xml:space="preserve"> for output variables</w:t>
      </w:r>
      <w:r w:rsidRPr="009B3F72">
        <w:rPr>
          <w:rStyle w:val="FormatvorlageArial"/>
          <w:i/>
          <w:szCs w:val="21"/>
        </w:rPr>
        <w:t xml:space="preserve"> under the </w:t>
      </w:r>
      <w:r w:rsidRPr="009B3F72">
        <w:rPr>
          <w:rStyle w:val="CODE"/>
          <w:i/>
        </w:rPr>
        <w:t>InitialUnknowns</w:t>
      </w:r>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InitializationMode.</w:t>
      </w:r>
    </w:p>
    <w:p w14:paraId="4E872D1A" w14:textId="77777777" w:rsidR="00C6645C" w:rsidRPr="0098259C" w:rsidRDefault="0058282F" w:rsidP="00C97E8F">
      <w:pPr>
        <w:pStyle w:val="BodyText"/>
      </w:pPr>
      <w:r w:rsidRPr="0098259C">
        <w:rPr>
          <w:rStyle w:val="FormatvorlageArial"/>
          <w:szCs w:val="21"/>
        </w:rPr>
        <w:t>]</w:t>
      </w:r>
    </w:p>
    <w:p w14:paraId="32DA1F2E" w14:textId="77777777" w:rsidR="0088635A" w:rsidRPr="0098259C" w:rsidRDefault="0088635A" w:rsidP="0088635A">
      <w:pPr>
        <w:pStyle w:val="Heading3"/>
      </w:pPr>
      <w:bookmarkStart w:id="2042" w:name="_Ref289269149"/>
      <w:bookmarkStart w:id="2043" w:name="_Toc20839933"/>
      <w:r w:rsidRPr="0098259C">
        <w:t>Variable Naming C</w:t>
      </w:r>
      <w:r w:rsidR="002C5A1B">
        <w:t>onventions (</w:t>
      </w:r>
      <w:r w:rsidRPr="0098259C">
        <w:t>variableNamingConvention)</w:t>
      </w:r>
      <w:bookmarkEnd w:id="2042"/>
      <w:bookmarkEnd w:id="2043"/>
    </w:p>
    <w:p w14:paraId="74EAEE4A" w14:textId="33938380" w:rsidR="0088635A" w:rsidRPr="0098259C" w:rsidRDefault="0088635A" w:rsidP="0088635A">
      <w:pPr>
        <w:pStyle w:val="BodyText"/>
        <w:rPr>
          <w:lang w:eastAsia="sv-SE"/>
        </w:rPr>
      </w:pPr>
      <w:r w:rsidRPr="0098259C">
        <w:rPr>
          <w:lang w:eastAsia="sv-SE"/>
        </w:rPr>
        <w:t>With attribute “variableNamingConvention” of element “</w:t>
      </w:r>
      <w:r w:rsidRPr="002F3E46">
        <w:rPr>
          <w:rStyle w:val="CODE"/>
        </w:rPr>
        <w:t>fmiModelDescription</w:t>
      </w:r>
      <w:r w:rsidRPr="0098259C">
        <w:rPr>
          <w:lang w:eastAsia="sv-SE"/>
        </w:rPr>
        <w:t>”, the convention is defined how the ScalarVariable.names have been constructed. If this information is known, the environment may be able to represent the names in a better way (</w:t>
      </w:r>
      <w:r w:rsidR="000061EF" w:rsidRPr="0098259C">
        <w:rPr>
          <w:lang w:eastAsia="sv-SE"/>
        </w:rPr>
        <w:t>for example</w:t>
      </w:r>
      <w:ins w:id="2044" w:author="Bertsch Christian (CR/AEE3)" w:date="2019-09-06T11:23:00Z">
        <w:r w:rsidR="0042432F">
          <w:rPr>
            <w:lang w:eastAsia="sv-SE"/>
          </w:rPr>
          <w:t>,</w:t>
        </w:r>
      </w:ins>
      <w:r w:rsidR="000061EF" w:rsidRPr="0098259C">
        <w:rPr>
          <w:lang w:eastAsia="sv-SE"/>
        </w:rPr>
        <w:t xml:space="preserve"> </w:t>
      </w:r>
      <w:r w:rsidRPr="0098259C">
        <w:rPr>
          <w:lang w:eastAsia="sv-SE"/>
        </w:rPr>
        <w:t>as</w:t>
      </w:r>
      <w:ins w:id="2045" w:author="Bertsch Christian (CR/AEE3)" w:date="2019-09-06T11:23:00Z">
        <w:r w:rsidR="0042432F">
          <w:rPr>
            <w:lang w:eastAsia="sv-SE"/>
          </w:rPr>
          <w:t xml:space="preserve"> a</w:t>
        </w:r>
      </w:ins>
      <w:r w:rsidRPr="0098259C">
        <w:rPr>
          <w:lang w:eastAsia="sv-SE"/>
        </w:rPr>
        <w:t xml:space="preserve"> tree and not as a linear list).</w:t>
      </w:r>
    </w:p>
    <w:p w14:paraId="73C49121" w14:textId="77777777" w:rsidR="0088635A" w:rsidRPr="0098259C" w:rsidRDefault="0088635A" w:rsidP="0088635A">
      <w:pPr>
        <w:pStyle w:val="BodyText"/>
        <w:rPr>
          <w:lang w:eastAsia="sv-SE"/>
        </w:rPr>
      </w:pPr>
      <w:r w:rsidRPr="0098259C">
        <w:rPr>
          <w:lang w:eastAsia="sv-SE"/>
        </w:rPr>
        <w:t xml:space="preserve">In the following definitions, the </w:t>
      </w:r>
      <w:hyperlink r:id="rId75"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BodyText"/>
        <w:ind w:left="720"/>
        <w:rPr>
          <w:lang w:eastAsia="sv-SE"/>
        </w:rPr>
      </w:pPr>
      <w:r w:rsidRPr="0098259C">
        <w:rPr>
          <w:lang w:eastAsia="sv-SE"/>
        </w:rPr>
        <w:t xml:space="preserve">=   production rule </w:t>
      </w:r>
      <w:r w:rsidRPr="0098259C">
        <w:rPr>
          <w:lang w:eastAsia="sv-SE"/>
        </w:rPr>
        <w:br/>
        <w:t>[ ]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BodyText"/>
        <w:rPr>
          <w:lang w:eastAsia="sv-SE"/>
        </w:rPr>
      </w:pPr>
      <w:moveToRangeStart w:id="2046" w:author="Bertsch Christian (CR/AEE3)" w:date="2019-09-06T11:23:00Z" w:name="move18661412"/>
      <w:moveTo w:id="2047" w:author="Bertsch Christian (CR/AEE3)" w:date="2019-09-06T11:23:00Z">
        <w:r w:rsidRPr="00442EE3">
          <w:t>The names must be unique, non-empty strings.</w:t>
        </w:r>
        <w:r w:rsidRPr="00442EE3">
          <w:br/>
          <w:t>[</w:t>
        </w:r>
        <w:r w:rsidRPr="00442EE3">
          <w:rPr>
            <w:i/>
            <w:iCs/>
          </w:rPr>
          <w:t>It is recommended that the names are visually clearly different from each other; but it is not required.</w:t>
        </w:r>
        <w:r w:rsidRPr="00442EE3">
          <w:t>]</w:t>
        </w:r>
      </w:moveTo>
      <w:moveToRangeEnd w:id="2046"/>
    </w:p>
    <w:p w14:paraId="4B97C730" w14:textId="1FBE64AC" w:rsidR="0088635A" w:rsidRPr="0098259C" w:rsidRDefault="0088635A" w:rsidP="0088635A">
      <w:pPr>
        <w:pStyle w:val="BodyText"/>
        <w:rPr>
          <w:lang w:eastAsia="sv-SE"/>
        </w:rPr>
      </w:pPr>
      <w:r w:rsidRPr="0098259C">
        <w:rPr>
          <w:lang w:eastAsia="sv-SE"/>
        </w:rPr>
        <w:t>The following conventions for scalar names are defined:</w:t>
      </w:r>
    </w:p>
    <w:p w14:paraId="18C161BE" w14:textId="77777777" w:rsidR="0088635A" w:rsidRPr="0098259C" w:rsidRDefault="0088635A" w:rsidP="0088635A">
      <w:pPr>
        <w:pStyle w:val="BodyText"/>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Unicode-char { Unicode-char }</w:t>
      </w:r>
      <w:r w:rsidR="00680939">
        <w:rPr>
          <w:noProof w:val="0"/>
        </w:rPr>
        <w:t xml:space="preserve">   // identical to xs:normalizedString</w:t>
      </w:r>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086757D1" w:rsidR="00122B97" w:rsidRPr="00442EE3" w:rsidRDefault="00D24124" w:rsidP="00122B97">
      <w:pPr>
        <w:pStyle w:val="BodyText"/>
        <w:spacing w:after="120"/>
        <w:rPr>
          <w:i/>
          <w:iCs/>
        </w:rPr>
      </w:pPr>
      <w:moveFromRangeStart w:id="2048" w:author="Bertsch Christian (CR/AEE3)" w:date="2019-09-06T11:23:00Z" w:name="move18661412"/>
      <w:moveFrom w:id="2049" w:author="Bertsch Christian (CR/AEE3)" w:date="2019-09-06T11:23:00Z">
        <w:r w:rsidRPr="00442EE3">
          <w:t>The names must be unique, non-empty strings.</w:t>
        </w:r>
        <w:r w:rsidRPr="00442EE3">
          <w:br/>
          <w:t>[</w:t>
        </w:r>
        <w:r w:rsidRPr="00442EE3">
          <w:rPr>
            <w:i/>
            <w:iCs/>
          </w:rPr>
          <w:t>It is recommended that the names are visually clearly different from each other; but it is not required.</w:t>
        </w:r>
        <w:r w:rsidRPr="00442EE3">
          <w:t>]</w:t>
        </w:r>
      </w:moveFrom>
      <w:moveFromRangeEnd w:id="2048"/>
      <w:r w:rsidR="000C5C54" w:rsidRPr="00442EE3">
        <w:br/>
      </w:r>
    </w:p>
    <w:p w14:paraId="2A63071F" w14:textId="77777777" w:rsidR="0088635A" w:rsidRPr="0098259C" w:rsidRDefault="0088635A" w:rsidP="0088635A">
      <w:pPr>
        <w:pStyle w:val="BodyText"/>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BodyText"/>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der(name,N)</w:t>
      </w:r>
      <w:r w:rsidRPr="0098259C">
        <w:t>”</w:t>
      </w:r>
      <w:r w:rsidRPr="0098259C">
        <w:rPr>
          <w:lang w:eastAsia="sv-SE"/>
        </w:rPr>
        <w:t xml:space="preserve"> for the N-th derivative. Examples:</w:t>
      </w:r>
    </w:p>
    <w:p w14:paraId="2317FCD0" w14:textId="77777777" w:rsidR="0088635A" w:rsidRPr="0098259C" w:rsidRDefault="0088635A" w:rsidP="0088635A">
      <w:pPr>
        <w:pStyle w:val="CODEF"/>
        <w:ind w:left="720"/>
        <w:rPr>
          <w:noProof w:val="0"/>
        </w:rPr>
      </w:pPr>
      <w:r w:rsidRPr="0098259C">
        <w:rPr>
          <w:noProof w:val="0"/>
        </w:rPr>
        <w:t>vehicle.engine.speed</w:t>
      </w:r>
    </w:p>
    <w:p w14:paraId="6A4A8376" w14:textId="77777777" w:rsidR="0088635A" w:rsidRPr="0098259C" w:rsidRDefault="0088635A" w:rsidP="0088635A">
      <w:pPr>
        <w:pStyle w:val="CODE1"/>
        <w:ind w:left="720"/>
        <w:rPr>
          <w:noProof w:val="0"/>
        </w:rPr>
      </w:pPr>
      <w:r w:rsidRPr="0098259C">
        <w:rPr>
          <w:noProof w:val="0"/>
        </w:rPr>
        <w:t>resistor12.u</w:t>
      </w:r>
    </w:p>
    <w:p w14:paraId="47A24625" w14:textId="77777777" w:rsidR="0088635A" w:rsidRPr="0098259C" w:rsidRDefault="0088635A" w:rsidP="0088635A">
      <w:pPr>
        <w:pStyle w:val="CODE1"/>
        <w:ind w:left="720"/>
        <w:rPr>
          <w:noProof w:val="0"/>
        </w:rPr>
      </w:pPr>
      <w:r w:rsidRPr="0098259C">
        <w:rPr>
          <w:noProof w:val="0"/>
        </w:rPr>
        <w:t>v_min</w:t>
      </w:r>
    </w:p>
    <w:p w14:paraId="3769D215" w14:textId="77777777" w:rsidR="0088635A" w:rsidRPr="0098259C" w:rsidRDefault="0088635A" w:rsidP="0088635A">
      <w:pPr>
        <w:pStyle w:val="CODE1"/>
        <w:ind w:left="720"/>
        <w:rPr>
          <w:noProof w:val="0"/>
        </w:rPr>
      </w:pPr>
      <w:r w:rsidRPr="0098259C">
        <w:rPr>
          <w:noProof w:val="0"/>
        </w:rPr>
        <w:t>robot.axis.′motor #234′</w:t>
      </w:r>
    </w:p>
    <w:p w14:paraId="71AD44E5" w14:textId="77777777" w:rsidR="0088635A" w:rsidRPr="0098259C" w:rsidRDefault="0088635A" w:rsidP="0088635A">
      <w:pPr>
        <w:pStyle w:val="CODE1"/>
        <w:ind w:left="720"/>
        <w:rPr>
          <w:noProof w:val="0"/>
        </w:rPr>
      </w:pPr>
      <w:r w:rsidRPr="0098259C">
        <w:rPr>
          <w:noProof w:val="0"/>
        </w:rPr>
        <w:t>der(pipe[3,4].T[14],2)    // second time derivative of pipe[3,4].T[14]</w:t>
      </w:r>
    </w:p>
    <w:p w14:paraId="1F38FA28" w14:textId="7FA0A485" w:rsidR="0088635A" w:rsidRPr="0098259C" w:rsidRDefault="0088635A" w:rsidP="0088635A">
      <w:pPr>
        <w:pStyle w:val="BodyText"/>
        <w:rPr>
          <w:lang w:eastAsia="sv-SE"/>
        </w:rPr>
      </w:pPr>
      <w:r w:rsidRPr="0098259C">
        <w:rPr>
          <w:lang w:eastAsia="sv-SE"/>
        </w:rPr>
        <w:t>The precise syntax is</w:t>
      </w:r>
      <w:r w:rsidR="006F33C5">
        <w:rPr>
          <w:rStyle w:val="FootnoteReference"/>
          <w:lang w:eastAsia="sv-SE"/>
        </w:rPr>
        <w:footnoteReference w:id="9"/>
      </w:r>
      <w:del w:id="2050" w:author="Bertsch Christian (CR/AEE3)" w:date="2019-09-06T11:23:00Z">
        <w:r w:rsidRPr="0098259C">
          <w:rPr>
            <w:lang w:eastAsia="sv-SE"/>
          </w:rPr>
          <w:delText>:</w:delText>
        </w:r>
        <w:r w:rsidR="00E347E3">
          <w:rPr>
            <w:lang w:eastAsia="sv-SE"/>
          </w:rPr>
          <w:delText>.</w:delText>
        </w:r>
      </w:del>
      <w:ins w:id="2051" w:author="Bertsch Christian (CR/AEE3)" w:date="2019-09-06T11:23:00Z">
        <w:r w:rsidRPr="0098259C">
          <w:rPr>
            <w:lang w:eastAsia="sv-SE"/>
          </w:rPr>
          <w:t>:</w:t>
        </w:r>
      </w:ins>
    </w:p>
    <w:p w14:paraId="67E198D6" w14:textId="77777777" w:rsidR="0088635A" w:rsidRPr="0098259C" w:rsidRDefault="0088635A" w:rsidP="0088635A">
      <w:pPr>
        <w:pStyle w:val="CODEF"/>
        <w:ind w:left="720"/>
        <w:rPr>
          <w:noProof w:val="0"/>
        </w:rPr>
      </w:pPr>
      <w:r w:rsidRPr="0098259C">
        <w:rPr>
          <w:noProof w:val="0"/>
        </w:rPr>
        <w:t>name            = identifier | "der(" identifier [</w:t>
      </w:r>
      <w:r w:rsidR="006E58AB" w:rsidRPr="0098259C">
        <w:rPr>
          <w:noProof w:val="0"/>
        </w:rPr>
        <w:t>"</w:t>
      </w:r>
      <w:r w:rsidRPr="0098259C">
        <w:rPr>
          <w:noProof w:val="0"/>
        </w:rPr>
        <w:t>,</w:t>
      </w:r>
      <w:r w:rsidR="006E58AB" w:rsidRPr="0098259C">
        <w:rPr>
          <w:noProof w:val="0"/>
        </w:rPr>
        <w:t>"</w:t>
      </w:r>
      <w:r w:rsidRPr="0098259C">
        <w:rPr>
          <w:noProof w:val="0"/>
        </w:rPr>
        <w:t xml:space="preserve"> unsignedInteger ] ")"</w:t>
      </w:r>
    </w:p>
    <w:p w14:paraId="54B12E72" w14:textId="77777777" w:rsidR="0088635A" w:rsidRPr="0098259C" w:rsidRDefault="0088635A" w:rsidP="0088635A">
      <w:pPr>
        <w:pStyle w:val="CODE1"/>
        <w:ind w:left="720"/>
        <w:rPr>
          <w:noProof w:val="0"/>
        </w:rPr>
      </w:pPr>
      <w:r w:rsidRPr="0098259C">
        <w:rPr>
          <w:noProof w:val="0"/>
        </w:rPr>
        <w:t>identifier      = B-name [ arrayIndices  ] {"." B-name [ arrayIndices ] }</w:t>
      </w:r>
    </w:p>
    <w:p w14:paraId="2C4FAA0D" w14:textId="77777777" w:rsidR="0088635A" w:rsidRPr="0098259C" w:rsidRDefault="0088635A" w:rsidP="0088635A">
      <w:pPr>
        <w:pStyle w:val="CODE1"/>
        <w:ind w:left="720"/>
        <w:rPr>
          <w:noProof w:val="0"/>
        </w:rPr>
      </w:pPr>
      <w:r w:rsidRPr="0098259C">
        <w:rPr>
          <w:noProof w:val="0"/>
        </w:rPr>
        <w:t>B-name          = nondigit { digit | nondigit } | Q-name</w:t>
      </w:r>
    </w:p>
    <w:p w14:paraId="073B7803" w14:textId="77777777" w:rsidR="0088635A" w:rsidRPr="0098259C" w:rsidRDefault="0088635A" w:rsidP="0088635A">
      <w:pPr>
        <w:pStyle w:val="CODE1"/>
        <w:ind w:left="720"/>
        <w:rPr>
          <w:noProof w:val="0"/>
        </w:rPr>
      </w:pPr>
      <w:r w:rsidRPr="0098259C">
        <w:rPr>
          <w:noProof w:val="0"/>
        </w:rPr>
        <w:t>nondigit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77777777" w:rsidR="0088635A" w:rsidRDefault="0088635A" w:rsidP="0088635A">
      <w:pPr>
        <w:pStyle w:val="CODE1"/>
        <w:ind w:left="720"/>
        <w:rPr>
          <w:noProof w:val="0"/>
        </w:rPr>
      </w:pPr>
      <w:r w:rsidRPr="0098259C">
        <w:rPr>
          <w:noProof w:val="0"/>
        </w:rPr>
        <w:t>Q-name          = "’" ( Q-char | escape ) { Q-char | escape } "’"</w:t>
      </w:r>
    </w:p>
    <w:p w14:paraId="61AD3761" w14:textId="77777777" w:rsidR="00E347E3" w:rsidRDefault="00E347E3" w:rsidP="00E347E3">
      <w:pPr>
        <w:pStyle w:val="CODE1"/>
        <w:ind w:left="720"/>
        <w:rPr>
          <w:noProof w:val="0"/>
        </w:rPr>
      </w:pPr>
      <w:r>
        <w:rPr>
          <w:noProof w:val="0"/>
        </w:rPr>
        <w:t xml:space="preserve">Q-char          = nondigit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77777777" w:rsidR="0088635A" w:rsidRPr="0098259C" w:rsidRDefault="0088635A" w:rsidP="0088635A">
      <w:pPr>
        <w:pStyle w:val="CODE1"/>
        <w:ind w:left="720"/>
        <w:rPr>
          <w:noProof w:val="0"/>
        </w:rPr>
      </w:pPr>
      <w:r w:rsidRPr="0098259C">
        <w:rPr>
          <w:noProof w:val="0"/>
        </w:rPr>
        <w:t xml:space="preserve">escape          = "\’" | "\"" | "\?" | "\\" | "\a" | "\b" | </w:t>
      </w:r>
    </w:p>
    <w:p w14:paraId="0E3AAADE" w14:textId="77777777"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r w:rsidRPr="0098259C">
        <w:rPr>
          <w:noProof w:val="0"/>
        </w:rPr>
        <w:t>arrayIndices    = "[" unsignedInteger {</w:t>
      </w:r>
      <w:r w:rsidR="00DE590F" w:rsidRPr="0098259C">
        <w:rPr>
          <w:noProof w:val="0"/>
        </w:rPr>
        <w:t>"</w:t>
      </w:r>
      <w:r w:rsidRPr="0098259C">
        <w:rPr>
          <w:noProof w:val="0"/>
        </w:rPr>
        <w:t>,</w:t>
      </w:r>
      <w:r w:rsidR="00DE590F" w:rsidRPr="0098259C">
        <w:rPr>
          <w:noProof w:val="0"/>
        </w:rPr>
        <w:t>"</w:t>
      </w:r>
      <w:r w:rsidRPr="0098259C">
        <w:rPr>
          <w:noProof w:val="0"/>
        </w:rPr>
        <w:t xml:space="preserve"> unsignedInteger} "]"</w:t>
      </w:r>
    </w:p>
    <w:p w14:paraId="1FA1C9BD" w14:textId="77777777" w:rsidR="0088635A" w:rsidRPr="0098259C" w:rsidRDefault="0088635A" w:rsidP="0088635A">
      <w:pPr>
        <w:pStyle w:val="CODE1"/>
        <w:ind w:left="720"/>
        <w:rPr>
          <w:noProof w:val="0"/>
        </w:rPr>
      </w:pPr>
      <w:r w:rsidRPr="0098259C">
        <w:rPr>
          <w:noProof w:val="0"/>
        </w:rPr>
        <w:t>unsignedInteger = digit { digit }</w:t>
      </w:r>
    </w:p>
    <w:p w14:paraId="556ED204" w14:textId="2DFCF9FE" w:rsidR="008613F4" w:rsidRDefault="0088635A" w:rsidP="00D24124">
      <w:pPr>
        <w:pStyle w:val="BodyText"/>
        <w:rPr>
          <w:ins w:id="2052" w:author="Bertsch Christian (CR/AEE3)" w:date="2019-09-06T11:23:00Z"/>
          <w:i/>
          <w:iCs/>
          <w:lang w:eastAsia="sv-SE"/>
        </w:rPr>
      </w:pPr>
      <w:r w:rsidRPr="00FA3E81">
        <w:rPr>
          <w:strike/>
          <w:lang w:eastAsia="sv-SE"/>
        </w:rPr>
        <w:t xml:space="preserve">The tree of names is mapped to an ordered list of ScalarVariable.name’s in </w:t>
      </w:r>
      <w:hyperlink r:id="rId76" w:history="1">
        <w:r w:rsidRPr="00FA3E81">
          <w:rPr>
            <w:rStyle w:val="Hyperlink"/>
            <w:strike/>
            <w:lang w:eastAsia="sv-SE"/>
          </w:rPr>
          <w:t>depth-first</w:t>
        </w:r>
      </w:hyperlink>
      <w:r w:rsidRPr="00FA3E81">
        <w:rPr>
          <w:strike/>
          <w:lang w:eastAsia="sv-SE"/>
        </w:rPr>
        <w:t xml:space="preserve"> order.</w:t>
      </w:r>
      <w:ins w:id="2053" w:author="Bertsch Christian (CR/AEE3)" w:date="2019-09-06T11:23:00Z">
        <w:r w:rsidR="00D24124">
          <w:rPr>
            <w:lang w:eastAsia="sv-SE"/>
          </w:rPr>
          <w:br/>
        </w:r>
        <w:r w:rsidR="00D24124" w:rsidRPr="00FA3E81">
          <w:rPr>
            <w:i/>
            <w:iCs/>
            <w:lang w:eastAsia="sv-SE"/>
          </w:rPr>
          <w:t>[Clarification for FMI 2.0.1</w:t>
        </w:r>
        <w:r w:rsidR="00735438">
          <w:rPr>
            <w:i/>
            <w:iCs/>
            <w:lang w:eastAsia="sv-SE"/>
          </w:rPr>
          <w:t>: this constraint has been removed.]</w:t>
        </w:r>
      </w:ins>
    </w:p>
    <w:p w14:paraId="1CC51960" w14:textId="5D0F6136" w:rsidR="0088635A" w:rsidRPr="00FA3E81" w:rsidRDefault="00D24124" w:rsidP="00D24124">
      <w:pPr>
        <w:pStyle w:val="BodyText"/>
        <w:rPr>
          <w:i/>
          <w:iCs/>
          <w:lang w:eastAsia="sv-SE"/>
        </w:rPr>
      </w:pPr>
      <w:ins w:id="2054" w:author="Bertsch Christian (CR/AEE3)" w:date="2019-09-06T11:23:00Z">
        <w:r>
          <w:rPr>
            <w:lang w:eastAsia="sv-SE"/>
          </w:rPr>
          <w:br/>
        </w:r>
      </w:ins>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outputSpeed</w:t>
      </w:r>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inputSpeed</w:t>
      </w:r>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BodyText"/>
        <w:rPr>
          <w:lang w:eastAsia="sv-SE"/>
        </w:rPr>
      </w:pPr>
      <w:r w:rsidRPr="0098259C">
        <w:rPr>
          <w:lang w:eastAsia="sv-SE"/>
        </w:rPr>
        <w:t>is mapped to the following list of ScalarVariable.name’s:</w:t>
      </w:r>
    </w:p>
    <w:p w14:paraId="75D44F17" w14:textId="77777777" w:rsidR="0088635A" w:rsidRPr="0098259C" w:rsidRDefault="0088635A" w:rsidP="0088635A">
      <w:pPr>
        <w:pStyle w:val="CODEF"/>
        <w:ind w:left="720"/>
        <w:rPr>
          <w:noProof w:val="0"/>
        </w:rPr>
      </w:pPr>
      <w:r w:rsidRPr="0098259C">
        <w:rPr>
          <w:noProof w:val="0"/>
        </w:rPr>
        <w:t>vehicle.transmission.ratio</w:t>
      </w:r>
    </w:p>
    <w:p w14:paraId="6CEB245B" w14:textId="77777777" w:rsidR="0088635A" w:rsidRPr="0098259C" w:rsidRDefault="0088635A" w:rsidP="0088635A">
      <w:pPr>
        <w:pStyle w:val="CODE1"/>
        <w:ind w:left="720"/>
        <w:rPr>
          <w:noProof w:val="0"/>
        </w:rPr>
      </w:pPr>
      <w:r w:rsidRPr="0098259C">
        <w:rPr>
          <w:noProof w:val="0"/>
        </w:rPr>
        <w:t>vehicle.transmission.outputSpeed</w:t>
      </w:r>
    </w:p>
    <w:p w14:paraId="13DEB2C5" w14:textId="77777777" w:rsidR="0088635A" w:rsidRPr="0098259C" w:rsidRDefault="0088635A" w:rsidP="0088635A">
      <w:pPr>
        <w:pStyle w:val="CODE1"/>
        <w:ind w:left="720"/>
        <w:rPr>
          <w:noProof w:val="0"/>
        </w:rPr>
      </w:pPr>
      <w:r w:rsidRPr="0098259C">
        <w:rPr>
          <w:noProof w:val="0"/>
        </w:rPr>
        <w:t>vehicle.engine.inputSpeed</w:t>
      </w:r>
    </w:p>
    <w:p w14:paraId="617CDED8" w14:textId="77777777" w:rsidR="0088635A" w:rsidRPr="0098259C" w:rsidRDefault="0088635A" w:rsidP="0088635A">
      <w:pPr>
        <w:pStyle w:val="CODE1"/>
        <w:ind w:left="720"/>
        <w:rPr>
          <w:noProof w:val="0"/>
        </w:rPr>
      </w:pPr>
      <w:r w:rsidRPr="0098259C">
        <w:rPr>
          <w:noProof w:val="0"/>
        </w:rPr>
        <w:t>vehicle.engine.temperature</w:t>
      </w:r>
    </w:p>
    <w:p w14:paraId="0BCCD4FA" w14:textId="365D701A" w:rsidR="00257E67" w:rsidRDefault="0088635A" w:rsidP="0088635A">
      <w:pPr>
        <w:pStyle w:val="BodyText"/>
      </w:pPr>
      <w:r w:rsidRPr="0098259C">
        <w:rPr>
          <w:lang w:eastAsia="sv-SE"/>
        </w:rPr>
        <w:t xml:space="preserve">All </w:t>
      </w:r>
      <w:r w:rsidRPr="0098259C">
        <w:t xml:space="preserve">array elements are given in a consecutive sequence of </w:t>
      </w:r>
      <w:r w:rsidRPr="0098259C">
        <w:rPr>
          <w:rStyle w:val="CODE"/>
        </w:rPr>
        <w:t>ScalarVariables</w:t>
      </w:r>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BodyText"/>
        <w:rPr>
          <w:i/>
        </w:rPr>
      </w:pPr>
      <w:r>
        <w:t>[</w:t>
      </w:r>
      <w:r w:rsidR="009F2AEB" w:rsidRPr="002F3E46">
        <w:rPr>
          <w:i/>
        </w:rPr>
        <w:t>For example</w:t>
      </w:r>
      <w:ins w:id="2055" w:author="Bertsch Christian (CR/AEE3)" w:date="2019-09-06T11:23:00Z">
        <w:r w:rsidR="00BE4F0B">
          <w:rPr>
            <w:i/>
          </w:rPr>
          <w:t>,</w:t>
        </w:r>
      </w:ins>
      <w:r w:rsidR="0088635A" w:rsidRPr="002F3E46">
        <w:rPr>
          <w:i/>
        </w:rPr>
        <w:t xml:space="preserve"> the vector “centerOfMass” in body “arm1” is mapped to the following ScalarVariables:</w:t>
      </w:r>
    </w:p>
    <w:p w14:paraId="114FC5A3" w14:textId="77777777" w:rsidR="0088635A" w:rsidRPr="002F3E46" w:rsidRDefault="0088635A" w:rsidP="0088635A">
      <w:pPr>
        <w:pStyle w:val="CODEF"/>
        <w:ind w:left="720"/>
        <w:rPr>
          <w:i/>
          <w:noProof w:val="0"/>
        </w:rPr>
      </w:pPr>
      <w:r w:rsidRPr="002F3E46">
        <w:rPr>
          <w:i/>
          <w:noProof w:val="0"/>
        </w:rPr>
        <w:t>robot.arm1.centerOfMass[1]</w:t>
      </w:r>
    </w:p>
    <w:p w14:paraId="3C5DB776" w14:textId="77777777" w:rsidR="0088635A" w:rsidRPr="002F3E46" w:rsidRDefault="0088635A" w:rsidP="0088635A">
      <w:pPr>
        <w:pStyle w:val="CODE1"/>
        <w:ind w:left="720"/>
        <w:rPr>
          <w:i/>
          <w:noProof w:val="0"/>
        </w:rPr>
      </w:pPr>
      <w:r w:rsidRPr="002F3E46">
        <w:rPr>
          <w:i/>
          <w:noProof w:val="0"/>
        </w:rPr>
        <w:t>robot.arm1.centerOfMass[2]</w:t>
      </w:r>
    </w:p>
    <w:p w14:paraId="7253FB03" w14:textId="14FDE515" w:rsidR="0088635A" w:rsidRPr="002F3E46" w:rsidRDefault="0088635A" w:rsidP="0088635A">
      <w:pPr>
        <w:pStyle w:val="CODE1"/>
        <w:ind w:left="720"/>
        <w:rPr>
          <w:i/>
          <w:noProof w:val="0"/>
        </w:rPr>
      </w:pPr>
      <w:r w:rsidRPr="002F3E46">
        <w:rPr>
          <w:i/>
          <w:noProof w:val="0"/>
        </w:rPr>
        <w:t>robot.arm</w:t>
      </w:r>
      <w:r w:rsidR="00DC4155" w:rsidRPr="002F3E46">
        <w:rPr>
          <w:i/>
          <w:noProof w:val="0"/>
        </w:rPr>
        <w:t>1</w:t>
      </w:r>
      <w:r w:rsidRPr="002F3E46">
        <w:rPr>
          <w:i/>
          <w:noProof w:val="0"/>
        </w:rPr>
        <w:t>.centerOfMass[3]</w:t>
      </w:r>
    </w:p>
    <w:p w14:paraId="705D35C9" w14:textId="5E408459" w:rsidR="00257E67" w:rsidRPr="002F3E46" w:rsidRDefault="00257E67" w:rsidP="0088635A">
      <w:pPr>
        <w:pStyle w:val="BodyText"/>
        <w:rPr>
          <w:i/>
        </w:rPr>
      </w:pPr>
      <w:r w:rsidRPr="002F3E46">
        <w:rPr>
          <w:i/>
        </w:rPr>
        <w:t>For example, a table T[4,3,2] (first dimension 4 entries, second dimension 3 entries, third dimension 2 entries) is mapped to the following ScalarVariables:</w:t>
      </w:r>
    </w:p>
    <w:p w14:paraId="45C6C73A" w14:textId="5AE771D4" w:rsidR="00257E67" w:rsidRPr="002F3E46" w:rsidRDefault="00257E67">
      <w:pPr>
        <w:pStyle w:val="CODEF"/>
        <w:ind w:left="720"/>
        <w:rPr>
          <w:i/>
          <w:noProof w:val="0"/>
        </w:rPr>
      </w:pPr>
      <w:r w:rsidRPr="002F3E46">
        <w:rPr>
          <w:i/>
          <w:noProof w:val="0"/>
        </w:rPr>
        <w:t>T[1,1,1]</w:t>
      </w:r>
    </w:p>
    <w:p w14:paraId="09EFC810" w14:textId="2AC476A6" w:rsidR="00257E67" w:rsidRPr="002F3E46" w:rsidRDefault="00257E67" w:rsidP="00257E67">
      <w:pPr>
        <w:pStyle w:val="CODE1"/>
        <w:ind w:left="720"/>
        <w:rPr>
          <w:i/>
          <w:noProof w:val="0"/>
        </w:rPr>
      </w:pPr>
      <w:r w:rsidRPr="002F3E46">
        <w:rPr>
          <w:i/>
          <w:noProof w:val="0"/>
        </w:rPr>
        <w:t>T[1,1,2]</w:t>
      </w:r>
    </w:p>
    <w:p w14:paraId="0C8809B3" w14:textId="436DB864" w:rsidR="00257E67" w:rsidRPr="002F3E46" w:rsidRDefault="00257E67" w:rsidP="00257E67">
      <w:pPr>
        <w:pStyle w:val="CODE1"/>
        <w:ind w:left="720"/>
        <w:rPr>
          <w:i/>
          <w:noProof w:val="0"/>
        </w:rPr>
      </w:pPr>
      <w:r w:rsidRPr="002F3E46">
        <w:rPr>
          <w:i/>
          <w:noProof w:val="0"/>
        </w:rPr>
        <w:t>T[1,2,1]</w:t>
      </w:r>
    </w:p>
    <w:p w14:paraId="35CD2719" w14:textId="1D2717FC" w:rsidR="00257E67" w:rsidRPr="002F3E46" w:rsidRDefault="00257E67" w:rsidP="00257E67">
      <w:pPr>
        <w:pStyle w:val="CODE1"/>
        <w:ind w:left="720"/>
        <w:rPr>
          <w:i/>
          <w:noProof w:val="0"/>
        </w:rPr>
      </w:pPr>
      <w:r w:rsidRPr="002F3E46">
        <w:rPr>
          <w:i/>
          <w:noProof w:val="0"/>
        </w:rPr>
        <w:t>T[1,2,2]</w:t>
      </w:r>
    </w:p>
    <w:p w14:paraId="1A61C2CD" w14:textId="1C8D5E21" w:rsidR="00257E67" w:rsidRPr="002F3E46" w:rsidRDefault="00257E67" w:rsidP="00257E67">
      <w:pPr>
        <w:pStyle w:val="CODE1"/>
        <w:ind w:left="720"/>
        <w:rPr>
          <w:i/>
          <w:noProof w:val="0"/>
        </w:rPr>
      </w:pPr>
      <w:r w:rsidRPr="002F3E46">
        <w:rPr>
          <w:i/>
          <w:noProof w:val="0"/>
        </w:rPr>
        <w:t>T[1,3,1]</w:t>
      </w:r>
    </w:p>
    <w:p w14:paraId="0D3068D0" w14:textId="7D27C658" w:rsidR="00257E67" w:rsidRPr="002F3E46" w:rsidRDefault="00257E67" w:rsidP="00257E67">
      <w:pPr>
        <w:pStyle w:val="CODE1"/>
        <w:ind w:left="720"/>
        <w:rPr>
          <w:i/>
          <w:noProof w:val="0"/>
        </w:rPr>
      </w:pPr>
      <w:r w:rsidRPr="002F3E46">
        <w:rPr>
          <w:i/>
          <w:noProof w:val="0"/>
        </w:rPr>
        <w:t>T[1,3,2]</w:t>
      </w:r>
    </w:p>
    <w:p w14:paraId="300C97D6" w14:textId="60BFE32D" w:rsidR="00257E67" w:rsidRPr="002F3E46" w:rsidRDefault="00257E67" w:rsidP="00257E67">
      <w:pPr>
        <w:pStyle w:val="CODE1"/>
        <w:ind w:left="720"/>
        <w:rPr>
          <w:i/>
          <w:noProof w:val="0"/>
        </w:rPr>
      </w:pPr>
      <w:r w:rsidRPr="002F3E46">
        <w:rPr>
          <w:i/>
          <w:noProof w:val="0"/>
        </w:rPr>
        <w:t>T[2,1,1]</w:t>
      </w:r>
    </w:p>
    <w:p w14:paraId="2E0DC15D" w14:textId="5A7DB987" w:rsidR="00257E67" w:rsidRPr="002F3E46" w:rsidRDefault="00257E67" w:rsidP="00257E67">
      <w:pPr>
        <w:pStyle w:val="CODE1"/>
        <w:ind w:left="720"/>
        <w:rPr>
          <w:i/>
          <w:noProof w:val="0"/>
        </w:rPr>
      </w:pPr>
      <w:r w:rsidRPr="002F3E46">
        <w:rPr>
          <w:i/>
          <w:noProof w:val="0"/>
        </w:rPr>
        <w:t>T[2,1,2]</w:t>
      </w:r>
    </w:p>
    <w:p w14:paraId="3C7B1FBF" w14:textId="45E34459" w:rsidR="00257E67" w:rsidRPr="002F3E46" w:rsidRDefault="00257E67" w:rsidP="00257E67">
      <w:pPr>
        <w:pStyle w:val="CODE1"/>
        <w:ind w:left="720"/>
        <w:rPr>
          <w:i/>
          <w:noProof w:val="0"/>
        </w:rPr>
      </w:pPr>
      <w:r w:rsidRPr="002F3E46">
        <w:rPr>
          <w:i/>
          <w:noProof w:val="0"/>
        </w:rPr>
        <w:t>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BodyText"/>
      </w:pPr>
      <w:r>
        <w:t>]</w:t>
      </w:r>
    </w:p>
    <w:p w14:paraId="1AD1976E" w14:textId="77777777" w:rsidR="0088635A" w:rsidRPr="0098259C" w:rsidRDefault="0088635A" w:rsidP="0088635A">
      <w:pPr>
        <w:pStyle w:val="BodyText"/>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75AB1BD1" w14:textId="77777777" w:rsidR="003D0107" w:rsidRPr="0098259C" w:rsidRDefault="00324B2A" w:rsidP="003D0107">
      <w:pPr>
        <w:pStyle w:val="Heading2"/>
      </w:pPr>
      <w:bookmarkStart w:id="2056" w:name="_Ref289411546"/>
      <w:bookmarkStart w:id="2057" w:name="_Toc20839934"/>
      <w:r w:rsidRPr="0098259C">
        <w:t xml:space="preserve">FMU </w:t>
      </w:r>
      <w:r w:rsidR="003D0107" w:rsidRPr="0098259C">
        <w:t>Distribution</w:t>
      </w:r>
      <w:bookmarkEnd w:id="2056"/>
      <w:bookmarkEnd w:id="2057"/>
    </w:p>
    <w:p w14:paraId="40571E5B" w14:textId="363562FA" w:rsidR="00327031" w:rsidRDefault="00374F39" w:rsidP="00327031">
      <w:pPr>
        <w:pStyle w:val="BodyText"/>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del w:id="2058" w:author="Bertsch Christian (CR/AEE3)" w:date="2019-09-06T11:23:00Z">
        <w:r w:rsidRPr="0098259C">
          <w:delText>zip</w:delText>
        </w:r>
      </w:del>
      <w:ins w:id="2059" w:author="Bertsch Christian (CR/AEE3)" w:date="2019-09-06T11:23:00Z">
        <w:r w:rsidR="00280342">
          <w:t>ZIP</w:t>
        </w:r>
      </w:ins>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w:t>
      </w:r>
      <w:ins w:id="2060" w:author="Bertsch Christian (CR/AEE3)" w:date="2019-09-06T11:23:00Z">
        <w:r w:rsidR="00D24124">
          <w:t xml:space="preserve">Specifically it is required that all functions specified for Model Exchange and/or Co-Simulation are present, even if they are only needed for capabilities that the FMU does not support. </w:t>
        </w:r>
      </w:ins>
      <w:r w:rsidR="00D24124">
        <w:t xml:space="preserve">The </w:t>
      </w:r>
      <w:ins w:id="2061" w:author="Bertsch Christian (CR/AEE3)" w:date="2019-09-06T11:23:00Z">
        <w:r w:rsidR="00D24124">
          <w:t>behavior of those functions is unspecified, so while calling environments can rely on the functions being present, they cannot rely on any particular behavior for functions only needed for capabilities the FMU does not support.</w:t>
        </w:r>
        <w:r w:rsidR="00327031" w:rsidRPr="0098259C">
          <w:t xml:space="preserve"> The </w:t>
        </w:r>
      </w:ins>
      <w:r w:rsidR="00327031" w:rsidRPr="0098259C">
        <w:t xml:space="preserve">extension of the </w:t>
      </w:r>
      <w:del w:id="2062" w:author="Bertsch Christian (CR/AEE3)" w:date="2019-09-06T11:23:00Z">
        <w:r w:rsidRPr="0098259C">
          <w:delText>zip</w:delText>
        </w:r>
      </w:del>
      <w:ins w:id="2063" w:author="Bertsch Christian (CR/AEE3)" w:date="2019-09-06T11:23:00Z">
        <w:r w:rsidR="00FA7841">
          <w:t>ZIP</w:t>
        </w:r>
      </w:ins>
      <w:r w:rsidR="00FA7841" w:rsidRPr="0098259C">
        <w:t xml:space="preserve"> </w:t>
      </w:r>
      <w:r w:rsidRPr="0098259C">
        <w:t>file</w:t>
      </w:r>
      <w:r w:rsidR="00327031" w:rsidRPr="0098259C">
        <w:t xml:space="preserve"> must be “</w:t>
      </w:r>
      <w:r w:rsidR="00327031" w:rsidRPr="0098259C">
        <w:rPr>
          <w:b/>
        </w:rPr>
        <w:t>.fmu</w:t>
      </w:r>
      <w:r w:rsidR="00327031" w:rsidRPr="0098259C">
        <w:t xml:space="preserve">”, </w:t>
      </w:r>
      <w:r w:rsidR="009F2AEB" w:rsidRPr="0098259C">
        <w:t>for example</w:t>
      </w:r>
      <w:ins w:id="2064" w:author="Bertsch Christian (CR/AEE3)" w:date="2019-09-06T11:23:00Z">
        <w:r w:rsidR="00BE4F0B">
          <w:t>,</w:t>
        </w:r>
      </w:ins>
      <w:r w:rsidR="00327031" w:rsidRPr="0098259C">
        <w:t xml:space="preserve"> “HybridVehicle.fmu”. The compression method used for the </w:t>
      </w:r>
      <w:del w:id="2065" w:author="Bertsch Christian (CR/AEE3)" w:date="2019-09-06T11:23:00Z">
        <w:r w:rsidRPr="0098259C">
          <w:delText>zip</w:delText>
        </w:r>
      </w:del>
      <w:ins w:id="2066" w:author="Bertsch Christian (CR/AEE3)" w:date="2019-09-06T11:23:00Z">
        <w:r w:rsidR="00FA7841">
          <w:t>ZIP</w:t>
        </w:r>
      </w:ins>
      <w:r w:rsidR="00FA7841" w:rsidRPr="0098259C">
        <w:t xml:space="preserve"> </w:t>
      </w:r>
      <w:r w:rsidRPr="0098259C">
        <w:t>file</w:t>
      </w:r>
      <w:r w:rsidR="00327031" w:rsidRPr="0098259C">
        <w:t xml:space="preserve"> must be “deflate” </w:t>
      </w:r>
      <w:r w:rsidR="00DE590F" w:rsidRPr="0098259C">
        <w:t>[</w:t>
      </w:r>
      <w:r w:rsidR="00327031" w:rsidRPr="0098259C">
        <w:rPr>
          <w:i/>
        </w:rPr>
        <w:t xml:space="preserve">(most free tools, </w:t>
      </w:r>
      <w:del w:id="2067" w:author="Bertsch Christian (CR/AEE3)" w:date="2019-09-06T11:23:00Z">
        <w:r w:rsidR="000061EF" w:rsidRPr="0098259C">
          <w:rPr>
            <w:i/>
          </w:rPr>
          <w:delText>for example</w:delText>
        </w:r>
      </w:del>
      <w:ins w:id="2068" w:author="Bertsch Christian (CR/AEE3)" w:date="2019-09-06T11:23:00Z">
        <w:r w:rsidR="0003188A">
          <w:rPr>
            <w:i/>
          </w:rPr>
          <w:t>such as</w:t>
        </w:r>
      </w:ins>
      <w:r w:rsidR="000061EF" w:rsidRPr="0098259C">
        <w:rPr>
          <w:i/>
        </w:rPr>
        <w:t xml:space="preserve"> </w:t>
      </w:r>
      <w:r w:rsidR="00327031" w:rsidRPr="0098259C">
        <w:rPr>
          <w:i/>
        </w:rPr>
        <w:t>zlib, offer only the common compression method "deflate")</w:t>
      </w:r>
      <w:r w:rsidR="00DE590F" w:rsidRPr="0098259C">
        <w:t>]</w:t>
      </w:r>
      <w:r w:rsidR="00327031" w:rsidRPr="0098259C">
        <w:t>.</w:t>
      </w:r>
    </w:p>
    <w:p w14:paraId="623E6B34" w14:textId="2A4B6692" w:rsidR="00D24124" w:rsidRPr="0098259C" w:rsidRDefault="00D24124" w:rsidP="00327031">
      <w:pPr>
        <w:pStyle w:val="BodyText"/>
        <w:rPr>
          <w:ins w:id="2069" w:author="Bertsch Christian (CR/AEE3)" w:date="2019-09-06T11:23:00Z"/>
        </w:rPr>
      </w:pPr>
      <w:ins w:id="2070" w:author="Bertsch Christian (CR/AEE3)" w:date="2019-09-06T11:23:00Z">
        <w:r>
          <w:t xml:space="preserve">The </w:t>
        </w:r>
        <w:r w:rsidR="00007CB3">
          <w:t>ZIP</w:t>
        </w:r>
        <w:r>
          <w:t xml:space="preserve"> format specification can be found here</w:t>
        </w:r>
      </w:ins>
      <w:ins w:id="2071" w:author="Bertsch Christian (CR/AEE3)" w:date="2019-10-02T08:54:00Z">
        <w:r w:rsidR="00506070">
          <w:t>:</w:t>
        </w:r>
      </w:ins>
      <w:ins w:id="2072" w:author="Bertsch Christian (CR/AEE3)" w:date="2019-09-06T11:23:00Z">
        <w:r>
          <w:t xml:space="preserve"> </w:t>
        </w:r>
        <w:r w:rsidRPr="00506070">
          <w:rPr>
            <w:color w:val="548DD4" w:themeColor="text2" w:themeTint="99"/>
            <w:u w:val="single"/>
            <w:rPrChange w:id="2073" w:author="Bertsch Christian (CR/AEE3)" w:date="2019-10-02T08:55:00Z">
              <w:rPr/>
            </w:rPrChange>
          </w:rPr>
          <w:t>https://pkware.cachefly.net/webdocs/casestudies/APPNOTE.TXT</w:t>
        </w:r>
        <w:r>
          <w:br/>
        </w:r>
        <w:r w:rsidRPr="0048016E">
          <w:rPr>
            <w:iCs/>
            <w:rPrChange w:id="2074" w:author="Bertsch Christian (CR/AEE3)" w:date="2019-09-24T14:17:00Z">
              <w:rPr>
                <w:i/>
                <w:iCs/>
              </w:rPr>
            </w:rPrChange>
          </w:rPr>
          <w:t>[</w:t>
        </w:r>
        <w:r w:rsidRPr="00FA3E81">
          <w:rPr>
            <w:i/>
            <w:iCs/>
          </w:rPr>
          <w:t>Note</w:t>
        </w:r>
      </w:ins>
      <w:ins w:id="2075" w:author="Bertsch Christian (CR/AEE3)" w:date="2019-09-24T14:16:00Z">
        <w:r w:rsidR="0048016E">
          <w:rPr>
            <w:i/>
            <w:iCs/>
          </w:rPr>
          <w:t>:</w:t>
        </w:r>
      </w:ins>
      <w:ins w:id="2076" w:author="Bertsch Christian (CR/AEE3)" w:date="2019-09-06T11:23:00Z">
        <w:r w:rsidRPr="00FA3E81">
          <w:rPr>
            <w:i/>
            <w:iCs/>
          </w:rPr>
          <w:t xml:space="preserve"> especially section 4.4.17 states that backslashes "\" are forbidden as path separator</w:t>
        </w:r>
      </w:ins>
      <w:ins w:id="2077" w:author="Bertsch Christian (CR/AEE3)" w:date="2019-09-28T15:09:00Z">
        <w:r w:rsidR="0073774F">
          <w:rPr>
            <w:i/>
            <w:iCs/>
          </w:rPr>
          <w:t>,</w:t>
        </w:r>
      </w:ins>
      <w:ins w:id="2078" w:author="Bertsch Christian (CR/AEE3)" w:date="2019-09-06T11:23:00Z">
        <w:r w:rsidRPr="00FA3E81">
          <w:rPr>
            <w:i/>
            <w:iCs/>
          </w:rPr>
          <w:t xml:space="preserve"> only forward slashes "/" are al</w:t>
        </w:r>
        <w:r w:rsidR="0048016E">
          <w:rPr>
            <w:i/>
            <w:iCs/>
          </w:rPr>
          <w:t>lowed</w:t>
        </w:r>
      </w:ins>
      <w:ins w:id="2079" w:author="Bertsch Christian (CR/AEE3)" w:date="2019-09-24T14:17:00Z">
        <w:r w:rsidR="0048016E">
          <w:rPr>
            <w:i/>
            <w:iCs/>
          </w:rPr>
          <w:t>.</w:t>
        </w:r>
      </w:ins>
      <w:ins w:id="2080" w:author="Bertsch Christian (CR/AEE3)" w:date="2019-09-06T11:23:00Z">
        <w:r w:rsidR="0048016E" w:rsidRPr="0048016E">
          <w:rPr>
            <w:iCs/>
            <w:rPrChange w:id="2081" w:author="Bertsch Christian (CR/AEE3)" w:date="2019-09-24T14:17:00Z">
              <w:rPr>
                <w:i/>
                <w:iCs/>
              </w:rPr>
            </w:rPrChange>
          </w:rPr>
          <w:t>]</w:t>
        </w:r>
        <w:r>
          <w:br/>
        </w:r>
        <w:r w:rsidRPr="0048016E">
          <w:rPr>
            <w:iCs/>
            <w:rPrChange w:id="2082" w:author="Bertsch Christian (CR/AEE3)" w:date="2019-09-24T14:17:00Z">
              <w:rPr>
                <w:i/>
                <w:iCs/>
              </w:rPr>
            </w:rPrChange>
          </w:rPr>
          <w:t>[</w:t>
        </w:r>
        <w:r w:rsidRPr="00FA3E81">
          <w:rPr>
            <w:i/>
            <w:iCs/>
          </w:rPr>
          <w:t>Note: non-ASCII directory names are not explicitly forbidden, but might pose a problem on different operating s</w:t>
        </w:r>
        <w:r w:rsidR="0048016E">
          <w:rPr>
            <w:i/>
            <w:iCs/>
          </w:rPr>
          <w:t xml:space="preserve">ystems and are thus </w:t>
        </w:r>
      </w:ins>
      <w:ins w:id="2083" w:author="Bertsch Christian (CR/AEE3)" w:date="2019-09-24T14:17:00Z">
        <w:r w:rsidR="0048016E">
          <w:rPr>
            <w:i/>
            <w:iCs/>
          </w:rPr>
          <w:t>discouraged.</w:t>
        </w:r>
      </w:ins>
      <w:ins w:id="2084" w:author="Bertsch Christian (CR/AEE3)" w:date="2019-09-06T11:23:00Z">
        <w:r w:rsidR="0048016E" w:rsidRPr="0048016E">
          <w:rPr>
            <w:iCs/>
            <w:rPrChange w:id="2085" w:author="Bertsch Christian (CR/AEE3)" w:date="2019-09-24T14:17:00Z">
              <w:rPr>
                <w:i/>
                <w:iCs/>
              </w:rPr>
            </w:rPrChange>
          </w:rPr>
          <w:t>]</w:t>
        </w:r>
      </w:ins>
    </w:p>
    <w:p w14:paraId="69346598" w14:textId="09E1FA78" w:rsidR="004330D4" w:rsidRPr="0098259C" w:rsidRDefault="004330D4" w:rsidP="004330D4">
      <w:pPr>
        <w:pStyle w:val="BodyText"/>
      </w:pPr>
      <w:r w:rsidRPr="0098259C">
        <w:t xml:space="preserve">Every FMU is distributed </w:t>
      </w:r>
      <w:r w:rsidR="00DE590F" w:rsidRPr="0098259C">
        <w:t>with</w:t>
      </w:r>
      <w:r w:rsidRPr="0098259C">
        <w:t xml:space="preserve"> its own </w:t>
      </w:r>
      <w:del w:id="2086" w:author="Bertsch Christian (CR/AEE3)" w:date="2019-09-06T11:23:00Z">
        <w:r w:rsidR="00374F39" w:rsidRPr="0098259C">
          <w:delText>zip</w:delText>
        </w:r>
      </w:del>
      <w:ins w:id="2087" w:author="Bertsch Christian (CR/AEE3)" w:date="2019-09-06T11:23:00Z">
        <w:r w:rsidR="00FA7841">
          <w:t>ZIP</w:t>
        </w:r>
      </w:ins>
      <w:r w:rsidR="00FA7841" w:rsidRPr="0098259C">
        <w:t xml:space="preserve"> </w:t>
      </w:r>
      <w:r w:rsidR="00374F39" w:rsidRPr="0098259C">
        <w:t>file</w:t>
      </w:r>
      <w:r w:rsidRPr="0098259C">
        <w:t xml:space="preserve">. This </w:t>
      </w:r>
      <w:del w:id="2088" w:author="Bertsch Christian (CR/AEE3)" w:date="2019-09-06T11:23:00Z">
        <w:r w:rsidR="00374F39" w:rsidRPr="0098259C">
          <w:delText>zip</w:delText>
        </w:r>
      </w:del>
      <w:ins w:id="2089" w:author="Bertsch Christian (CR/AEE3)" w:date="2019-09-06T11:23:00Z">
        <w:r w:rsidR="00FA7841">
          <w:t>ZIP</w:t>
        </w:r>
      </w:ins>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documentation </w:t>
      </w:r>
    </w:p>
    <w:p w14:paraId="0831D492" w14:textId="77777777" w:rsidR="004330D4" w:rsidRPr="0098259C" w:rsidRDefault="004330D4" w:rsidP="004330D4">
      <w:pPr>
        <w:pStyle w:val="CODE1"/>
        <w:rPr>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ins w:id="2090" w:author="Bertsch Christian (CR/AEE3)" w:date="2019-09-06T11:23:00Z"/>
          <w:noProof w:val="0"/>
        </w:rPr>
      </w:pPr>
      <w:ins w:id="2091" w:author="Bertsch Christian (CR/AEE3)" w:date="2019-09-06T11:23:00Z">
        <w:r>
          <w:t xml:space="preserve">   licenses                    // Optional directory for licenses</w:t>
        </w:r>
        <w:r>
          <w:br/>
          <w:t>        license.{txt,html}      // Entry point for license information</w:t>
        </w:r>
        <w:r>
          <w:br/>
          <w:t>        &lt;license files&gt;         // For example BSD licenses</w:t>
        </w:r>
      </w:ins>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C source</w:t>
      </w:r>
      <w:r w:rsidRPr="0098259C">
        <w:rPr>
          <w:noProof w:val="0"/>
        </w:rPr>
        <w:t xml:space="preserve">s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6F1ABE59" w:rsidR="000B483E" w:rsidRPr="004865EB" w:rsidRDefault="004330D4" w:rsidP="004865EB">
      <w:pPr>
        <w:pStyle w:val="CODE1"/>
        <w:rPr>
          <w:noProof w:val="0"/>
          <w:szCs w:val="18"/>
        </w:rPr>
      </w:pPr>
      <w:r w:rsidRPr="0098259C">
        <w:rPr>
          <w:noProof w:val="0"/>
        </w:rPr>
        <w:t xml:space="preserve">   // with exception of: </w:t>
      </w:r>
      <w:r w:rsidR="00140C25">
        <w:rPr>
          <w:noProof w:val="0"/>
          <w:szCs w:val="18"/>
        </w:rPr>
        <w:t>fmi2</w:t>
      </w:r>
      <w:r w:rsidR="00950F8C">
        <w:rPr>
          <w:noProof w:val="0"/>
          <w:szCs w:val="18"/>
        </w:rPr>
        <w:t xml:space="preserve">TypesPlatform.h </w:t>
      </w:r>
      <w:r w:rsidR="005E6B68" w:rsidRPr="0098259C">
        <w:rPr>
          <w:noProof w:val="0"/>
          <w:szCs w:val="18"/>
        </w:rPr>
        <w:t>,</w:t>
      </w:r>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&lt;ModelExchange&gt;&lt;SourceFiles&gt; … and &lt;CoSimulation&gt;&lt;SourceFiles&gt;</w:t>
      </w:r>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binaries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r w:rsidRPr="0098259C">
        <w:rPr>
          <w:noProof w:val="0"/>
        </w:rPr>
        <w:t>&lt;modelIdentifier&gt;</w:t>
      </w:r>
      <w:r w:rsidRPr="0098259C">
        <w:rPr>
          <w:b/>
          <w:noProof w:val="0"/>
        </w:rPr>
        <w:t xml:space="preserve">.dll </w:t>
      </w:r>
      <w:r w:rsidR="00327031" w:rsidRPr="0098259C">
        <w:rPr>
          <w:b/>
          <w:noProof w:val="0"/>
        </w:rPr>
        <w:t xml:space="preserve"> </w:t>
      </w:r>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The DLL can include other DLLs</w:t>
      </w:r>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&lt;modelIdentifier&gt;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t xml:space="preserve">      </w:t>
      </w:r>
      <w:r w:rsidRPr="0098259C">
        <w:rPr>
          <w:b/>
          <w:noProof w:val="0"/>
        </w:rPr>
        <w:t>gcc3.1</w:t>
      </w:r>
      <w:r w:rsidRPr="0098259C">
        <w:rPr>
          <w:noProof w:val="0"/>
        </w:rPr>
        <w:t xml:space="preserve">               // Binaries for gcc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0AFA84E1" w14:textId="77777777" w:rsidR="004330D4" w:rsidRPr="0098259C" w:rsidRDefault="004330D4" w:rsidP="004330D4">
      <w:pPr>
        <w:pStyle w:val="CODE1"/>
        <w:rPr>
          <w:noProof w:val="0"/>
        </w:rPr>
      </w:pPr>
      <w:r w:rsidRPr="0098259C">
        <w:rPr>
          <w:noProof w:val="0"/>
        </w:rPr>
        <w:t xml:space="preserve">   </w:t>
      </w:r>
      <w:r w:rsidRPr="0098259C">
        <w:rPr>
          <w:b/>
          <w:noProof w:val="0"/>
        </w:rPr>
        <w:t>linux32</w:t>
      </w:r>
      <w:r w:rsidRPr="0098259C">
        <w:rPr>
          <w:noProof w:val="0"/>
        </w:rPr>
        <w:t xml:space="preserve">  // Optional binaries for 32-bit Linux</w:t>
      </w:r>
    </w:p>
    <w:p w14:paraId="47C863EF" w14:textId="77777777" w:rsidR="007848A0" w:rsidRPr="0098259C" w:rsidRDefault="007848A0" w:rsidP="004330D4">
      <w:pPr>
        <w:pStyle w:val="CODE1"/>
        <w:rPr>
          <w:noProof w:val="0"/>
        </w:rPr>
      </w:pPr>
      <w:r w:rsidRPr="0098259C">
        <w:rPr>
          <w:noProof w:val="0"/>
        </w:rPr>
        <w:t xml:space="preserve">      &lt;</w:t>
      </w:r>
      <w:r w:rsidR="00DD2AB5" w:rsidRPr="0098259C">
        <w:rPr>
          <w:noProof w:val="0"/>
        </w:rPr>
        <w:t>model</w:t>
      </w:r>
      <w:r w:rsidRPr="0098259C">
        <w:rPr>
          <w:noProof w:val="0"/>
        </w:rPr>
        <w:t>Identifier&gt;.</w:t>
      </w:r>
      <w:r w:rsidRPr="0098259C">
        <w:rPr>
          <w:b/>
          <w:noProof w:val="0"/>
        </w:rPr>
        <w:t>so</w:t>
      </w:r>
      <w:r w:rsidRPr="0098259C">
        <w:rPr>
          <w:noProof w:val="0"/>
        </w:rPr>
        <w:t xml:space="preserve">  //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linux64</w:t>
      </w:r>
      <w:r w:rsidRPr="0098259C">
        <w:rPr>
          <w:noProof w:val="0"/>
        </w:rPr>
        <w:t xml:space="preserve">  // Optional binaries for 64-bit Linux</w:t>
      </w:r>
    </w:p>
    <w:p w14:paraId="2596CC73" w14:textId="7E39399F" w:rsidR="004330D4" w:rsidRDefault="004330D4" w:rsidP="004330D4">
      <w:pPr>
        <w:pStyle w:val="CODE1"/>
        <w:rPr>
          <w:noProof w:val="0"/>
        </w:rPr>
      </w:pPr>
      <w:r w:rsidRPr="0098259C">
        <w:rPr>
          <w:noProof w:val="0"/>
        </w:rPr>
        <w:t xml:space="preserve">      ...</w:t>
      </w:r>
    </w:p>
    <w:p w14:paraId="2E9D5C78" w14:textId="3C55A03C" w:rsidR="00C762BF" w:rsidRDefault="00C762BF" w:rsidP="00C762BF">
      <w:pPr>
        <w:pStyle w:val="CODE1"/>
        <w:rPr>
          <w:ins w:id="2092" w:author="Bertsch Christian (CR/AEE3)" w:date="2019-09-06T11:23:00Z"/>
        </w:rPr>
      </w:pPr>
      <w:ins w:id="2093" w:author="Bertsch Christian (CR/AEE3)" w:date="2019-09-06T11:23:00Z">
        <w:r>
          <w:rPr>
            <w:noProof w:val="0"/>
          </w:rPr>
          <w:t xml:space="preserve">   &lt; If </w:t>
        </w:r>
        <w:r w:rsidR="00D24124">
          <w:t xml:space="preserve">an FMU is run through one of its binaries all items in that binary folder </w:t>
        </w:r>
        <w:r>
          <w:t>are</w:t>
        </w:r>
        <w:r w:rsidR="00D24124">
          <w:t xml:space="preserve"> </w:t>
        </w:r>
      </w:ins>
    </w:p>
    <w:p w14:paraId="63637A7A" w14:textId="77777777" w:rsidR="00C762BF" w:rsidRDefault="00C762BF" w:rsidP="00C528D7">
      <w:pPr>
        <w:pStyle w:val="CODE1"/>
        <w:rPr>
          <w:ins w:id="2094" w:author="Bertsch Christian (CR/AEE3)" w:date="2019-09-06T11:23:00Z"/>
        </w:rPr>
      </w:pPr>
      <w:ins w:id="2095" w:author="Bertsch Christian (CR/AEE3)" w:date="2019-09-06T11:23:00Z">
        <w:r>
          <w:t xml:space="preserve">     </w:t>
        </w:r>
        <w:r w:rsidR="00D24124">
          <w:t>recommended to be unpacked at the same location as the binary &lt; modelIdentifier &gt;.*</w:t>
        </w:r>
      </w:ins>
    </w:p>
    <w:p w14:paraId="15C32A02" w14:textId="23C3D7A2" w:rsidR="00C762BF" w:rsidRDefault="00C762BF">
      <w:pPr>
        <w:pStyle w:val="CODE1"/>
        <w:rPr>
          <w:ins w:id="2096" w:author="Bertsch Christian (CR/AEE3)" w:date="2019-09-06T11:23:00Z"/>
        </w:rPr>
      </w:pPr>
      <w:ins w:id="2097" w:author="Bertsch Christian (CR/AEE3)" w:date="2019-09-06T11:23:00Z">
        <w:r>
          <w:t xml:space="preserve">     </w:t>
        </w:r>
        <w:r w:rsidR="00D24124">
          <w:t>is unpacked. If not it</w:t>
        </w:r>
        <w:r w:rsidR="00007CB3">
          <w:t xml:space="preserve"> is</w:t>
        </w:r>
        <w:r w:rsidR="00D24124">
          <w:t xml:space="preserve"> likely that, if the FMU has dependencies on those items, </w:t>
        </w:r>
      </w:ins>
    </w:p>
    <w:p w14:paraId="746484C4" w14:textId="7AA0A93E" w:rsidR="00D24124" w:rsidRPr="0098259C" w:rsidRDefault="00C762BF">
      <w:pPr>
        <w:pStyle w:val="CODE1"/>
        <w:rPr>
          <w:ins w:id="2098" w:author="Bertsch Christian (CR/AEE3)" w:date="2019-09-06T11:23:00Z"/>
          <w:noProof w:val="0"/>
        </w:rPr>
      </w:pPr>
      <w:ins w:id="2099" w:author="Bertsch Christian (CR/AEE3)" w:date="2019-09-06T11:23:00Z">
        <w:r>
          <w:t xml:space="preserve">     </w:t>
        </w:r>
        <w:r w:rsidR="00D24124">
          <w:t>it will not be able to find them</w:t>
        </w:r>
        <w:r w:rsidR="00007CB3">
          <w:t>.</w:t>
        </w:r>
        <w:r w:rsidR="00D24124">
          <w:t xml:space="preserve"> &gt;</w:t>
        </w:r>
      </w:ins>
    </w:p>
    <w:p w14:paraId="252E2BD9" w14:textId="77777777" w:rsidR="004330D4" w:rsidRPr="0098259C" w:rsidRDefault="004330D4" w:rsidP="004330D4">
      <w:pPr>
        <w:pStyle w:val="CODE1"/>
        <w:rPr>
          <w:b/>
          <w:noProof w:val="0"/>
        </w:rPr>
      </w:pPr>
      <w:r w:rsidRPr="0098259C">
        <w:rPr>
          <w:b/>
          <w:noProof w:val="0"/>
        </w:rPr>
        <w:t xml:space="preserve">resources  </w:t>
      </w:r>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initialization</w:t>
      </w:r>
      <w:r w:rsidR="00670BA4" w:rsidRPr="0098259C">
        <w:rPr>
          <w:noProof w:val="0"/>
        </w:rPr>
        <w:t>;</w:t>
      </w:r>
    </w:p>
    <w:p w14:paraId="116F4E5A" w14:textId="77777777" w:rsidR="00941557" w:rsidRPr="0098259C" w:rsidRDefault="00670BA4" w:rsidP="00941557">
      <w:pPr>
        <w:pStyle w:val="CODE1"/>
        <w:rPr>
          <w:noProof w:val="0"/>
        </w:rPr>
      </w:pPr>
      <w:r w:rsidRPr="0098259C">
        <w:rPr>
          <w:noProof w:val="0"/>
        </w:rPr>
        <w:t xml:space="preserve">     also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In order </w:t>
      </w:r>
      <w:r w:rsidR="00DE590F" w:rsidRPr="0098259C">
        <w:rPr>
          <w:noProof w:val="0"/>
        </w:rPr>
        <w:t>for</w:t>
      </w:r>
      <w:r w:rsidRPr="0098259C">
        <w:rPr>
          <w:noProof w:val="0"/>
        </w:rPr>
        <w:t xml:space="preserve"> the FMU </w:t>
      </w:r>
      <w:r w:rsidR="00DE590F" w:rsidRPr="0098259C">
        <w:rPr>
          <w:noProof w:val="0"/>
        </w:rPr>
        <w:t>to</w:t>
      </w:r>
      <w:r w:rsidRPr="0098259C">
        <w:rPr>
          <w:noProof w:val="0"/>
        </w:rPr>
        <w:t xml:space="preserve"> access these resource files, the resource directory</w:t>
      </w:r>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directory</w:t>
      </w:r>
    </w:p>
    <w:p w14:paraId="4631CCA2" w14:textId="4FC4411E" w:rsidR="00EE29CD" w:rsidRPr="0098259C" w:rsidDel="00624C6E" w:rsidRDefault="00941557" w:rsidP="00941557">
      <w:pPr>
        <w:pStyle w:val="CODE1"/>
        <w:rPr>
          <w:del w:id="2100" w:author="Bertsch Christian (CR/AEE3)" w:date="2019-09-24T14:19:00Z"/>
          <w:noProof w:val="0"/>
        </w:rPr>
      </w:pPr>
      <w:r w:rsidRPr="0098259C">
        <w:rPr>
          <w:noProof w:val="0"/>
        </w:rPr>
        <w:t xml:space="preserve">     must be reported via argument ″fmuResourc</w:t>
      </w:r>
      <w:r w:rsidR="00850C66">
        <w:rPr>
          <w:noProof w:val="0"/>
        </w:rPr>
        <w:t xml:space="preserve">eLocation″ via </w:t>
      </w:r>
      <w:r w:rsidR="00140C25">
        <w:rPr>
          <w:noProof w:val="0"/>
        </w:rPr>
        <w:t>fmi2</w:t>
      </w:r>
      <w:r w:rsidR="00850C66">
        <w:rPr>
          <w:noProof w:val="0"/>
        </w:rPr>
        <w:t>Instantiate</w:t>
      </w:r>
      <w:r w:rsidRPr="0098259C">
        <w:rPr>
          <w:noProof w:val="0"/>
        </w:rPr>
        <w:t>.</w:t>
      </w:r>
    </w:p>
    <w:p w14:paraId="7F843485" w14:textId="75CF3F38" w:rsidR="004330D4" w:rsidRPr="0098259C" w:rsidRDefault="00EE29CD" w:rsidP="004330D4">
      <w:pPr>
        <w:pStyle w:val="CODE1"/>
        <w:rPr>
          <w:noProof w:val="0"/>
        </w:rPr>
      </w:pPr>
      <w:del w:id="2101" w:author="Bertsch Christian (CR/AEE3)" w:date="2019-09-24T14:19:00Z">
        <w:r w:rsidRPr="0098259C" w:rsidDel="00624C6E">
          <w:rPr>
            <w:noProof w:val="0"/>
          </w:rPr>
          <w:delText xml:space="preserve">  </w:delText>
        </w:r>
      </w:del>
      <w:r w:rsidRPr="0098259C">
        <w:rPr>
          <w:noProof w:val="0"/>
        </w:rPr>
        <w:t xml:space="preserve"> </w:t>
      </w:r>
      <w:r w:rsidR="004330D4" w:rsidRPr="0098259C">
        <w:rPr>
          <w:noProof w:val="0"/>
        </w:rPr>
        <w:t>&gt;</w:t>
      </w:r>
    </w:p>
    <w:p w14:paraId="67B9A1BE" w14:textId="0E9EE9FF" w:rsidR="00715520" w:rsidRDefault="00715520" w:rsidP="004330D4">
      <w:pPr>
        <w:pStyle w:val="BodyText"/>
      </w:pPr>
      <w:r w:rsidRPr="00715520">
        <w:t>A</w:t>
      </w:r>
      <w:r>
        <w:t>n FMU</w:t>
      </w:r>
      <w:r w:rsidRPr="00715520">
        <w:t xml:space="preserve"> ha</w:t>
      </w:r>
      <w:r>
        <w:t>s</w:t>
      </w:r>
      <w:r w:rsidRPr="00715520">
        <w:t xml:space="preserve"> to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0440B4">
        <w:t>3.2.3</w:t>
      </w:r>
      <w:r>
        <w:fldChar w:fldCharType="end"/>
      </w:r>
      <w:r>
        <w:t xml:space="preserve"> and </w:t>
      </w:r>
      <w:r>
        <w:fldChar w:fldCharType="begin"/>
      </w:r>
      <w:r>
        <w:instrText xml:space="preserve"> REF _Ref349039747 \r \h </w:instrText>
      </w:r>
      <w:r>
        <w:fldChar w:fldCharType="separate"/>
      </w:r>
      <w:r w:rsidR="000440B4">
        <w:t>4.2.4</w:t>
      </w:r>
      <w:r>
        <w:fldChar w:fldCharType="end"/>
      </w:r>
      <w:r w:rsidRPr="00715520">
        <w:t>)</w:t>
      </w:r>
      <w:r w:rsidR="007B5C23">
        <w:t>.</w:t>
      </w:r>
      <w:r w:rsidRPr="00715520">
        <w:t xml:space="preserve"> ModelExchange FMUs </w:t>
      </w:r>
      <w:r w:rsidR="007B5C23">
        <w:t xml:space="preserve">have to provide </w:t>
      </w:r>
      <w:r w:rsidRPr="00715520">
        <w:t>additionally the resp</w:t>
      </w:r>
      <w:r>
        <w:t>ective</w:t>
      </w:r>
      <w:r w:rsidRPr="00715520">
        <w:t xml:space="preserve"> Model</w:t>
      </w:r>
      <w:r>
        <w:t xml:space="preserve"> </w:t>
      </w:r>
      <w:r w:rsidRPr="00715520">
        <w:t>Exchange function, CoSimulation FMUs the Co</w:t>
      </w:r>
      <w:r>
        <w:noBreakHyphen/>
      </w:r>
      <w:r w:rsidRPr="00715520">
        <w:t>Simulation functions.</w:t>
      </w:r>
    </w:p>
    <w:p w14:paraId="0DDFD213" w14:textId="3A8841CE" w:rsidR="00950F8C" w:rsidRPr="00950F8C" w:rsidRDefault="004330D4" w:rsidP="004330D4">
      <w:pPr>
        <w:pStyle w:val="BodyText"/>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del w:id="2102" w:author="Bertsch Christian (CR/AEE3)" w:date="2019-09-06T11:23:00Z">
        <w:r w:rsidR="00950F8C">
          <w:delText>For</w:delText>
        </w:r>
      </w:del>
      <w:ins w:id="2103" w:author="Bertsch Christian (CR/AEE3)" w:date="2019-09-06T11:23:00Z">
        <w:r w:rsidR="0072209E">
          <w:t>f</w:t>
        </w:r>
        <w:r w:rsidR="00950F8C">
          <w:t>or</w:t>
        </w:r>
      </w:ins>
      <w:r w:rsidR="00950F8C">
        <w:t xml:space="preserve"> Windows: </w:t>
      </w:r>
      <w:r w:rsidRPr="0098259C">
        <w:t>“win32”, “win64</w:t>
      </w:r>
      <w:del w:id="2104" w:author="Bertsch Christian (CR/AEE3)" w:date="2019-09-06T11:23:00Z">
        <w:r w:rsidRPr="0098259C">
          <w:delText>”</w:delText>
        </w:r>
        <w:r w:rsidR="00950F8C">
          <w:delText>-</w:delText>
        </w:r>
        <w:r w:rsidRPr="0098259C">
          <w:delText xml:space="preserve"> </w:delText>
        </w:r>
        <w:r w:rsidR="00950F8C">
          <w:delText>For</w:delText>
        </w:r>
      </w:del>
      <w:ins w:id="2105" w:author="Bertsch Christian (CR/AEE3)" w:date="2019-09-06T11:23:00Z">
        <w:r w:rsidRPr="0098259C">
          <w:t>”</w:t>
        </w:r>
        <w:r w:rsidR="0072209E">
          <w:t>,</w:t>
        </w:r>
        <w:r w:rsidRPr="0098259C">
          <w:t xml:space="preserve"> </w:t>
        </w:r>
        <w:r w:rsidR="0072209E">
          <w:t>f</w:t>
        </w:r>
        <w:r w:rsidR="00950F8C">
          <w:t>or</w:t>
        </w:r>
      </w:ins>
      <w:r w:rsidR="00950F8C">
        <w:t xml:space="preserve"> Linux: </w:t>
      </w:r>
      <w:r w:rsidRPr="0098259C">
        <w:t>“linux32”, “linux64</w:t>
      </w:r>
      <w:del w:id="2106" w:author="Bertsch Christian (CR/AEE3)" w:date="2019-09-06T11:23:00Z">
        <w:r w:rsidRPr="0098259C">
          <w:delText>”</w:delText>
        </w:r>
        <w:r w:rsidR="00950F8C">
          <w:delText>. For Mac</w:delText>
        </w:r>
      </w:del>
      <w:ins w:id="2107" w:author="Bertsch Christian (CR/AEE3)" w:date="2019-09-06T11:23:00Z">
        <w:r w:rsidRPr="0098259C">
          <w:t>”</w:t>
        </w:r>
        <w:r w:rsidR="0072209E">
          <w:t>,</w:t>
        </w:r>
        <w:r w:rsidR="00950F8C">
          <w:t xml:space="preserve"> </w:t>
        </w:r>
        <w:r w:rsidR="0072209E">
          <w:t>f</w:t>
        </w:r>
        <w:r w:rsidR="00950F8C">
          <w:t>or Mac</w:t>
        </w:r>
        <w:r w:rsidR="0072209E">
          <w:t>intosh</w:t>
        </w:r>
      </w:ins>
      <w:r w:rsidR="00950F8C">
        <w:t>:</w:t>
      </w:r>
      <w:r w:rsidR="003B2866" w:rsidRPr="0098259C">
        <w:t xml:space="preserve"> </w:t>
      </w:r>
      <w:r w:rsidR="00950F8C">
        <w:t>“darwin32</w:t>
      </w:r>
      <w:del w:id="2108" w:author="Bertsch Christian (CR/AEE3)" w:date="2019-09-06T11:23:00Z">
        <w:r w:rsidR="00950F8C">
          <w:delText>“,</w:delText>
        </w:r>
      </w:del>
      <w:ins w:id="2109" w:author="Bertsch Christian (CR/AEE3)" w:date="2019-09-06T11:23:00Z">
        <w:r w:rsidR="0072209E">
          <w:t>”</w:t>
        </w:r>
        <w:r w:rsidR="00950F8C">
          <w:t>,</w:t>
        </w:r>
      </w:ins>
      <w:r w:rsidR="00950F8C">
        <w:t xml:space="preserve"> “darwin64</w:t>
      </w:r>
      <w:del w:id="2110" w:author="Bertsch Christian (CR/AEE3)" w:date="2019-09-06T11:23:00Z">
        <w:r w:rsidR="00950F8C">
          <w:delText>”</w:delText>
        </w:r>
      </w:del>
      <w:ins w:id="2111" w:author="Bertsch Christian (CR/AEE3)" w:date="2019-09-06T11:23:00Z">
        <w:r w:rsidR="00950F8C">
          <w:t>”</w:t>
        </w:r>
        <w:r w:rsidR="0072209E">
          <w:t>.</w:t>
        </w:r>
      </w:ins>
      <w:r w:rsidRPr="0098259C">
        <w:t xml:space="preserve"> </w:t>
      </w:r>
      <w:r w:rsidR="00950F8C">
        <w:t xml:space="preserve">Futhermore, also the names </w:t>
      </w:r>
      <w:r w:rsidRPr="0098259C">
        <w:t xml:space="preserve">“VisualStudioX” and “gccX”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r w:rsidR="004432B5" w:rsidRPr="0098259C">
        <w:t>Dynamic link libraries must include all referenced resources that are not available on a standard target machine [</w:t>
      </w:r>
      <w:r w:rsidR="009F2AEB" w:rsidRPr="0098259C">
        <w:rPr>
          <w:i/>
        </w:rPr>
        <w:t>for example</w:t>
      </w:r>
      <w:r w:rsidR="004432B5" w:rsidRPr="0098259C">
        <w:rPr>
          <w:i/>
        </w:rPr>
        <w:t xml:space="preserve"> DLLs on Windows machines must be built with option “MT” to include the run-time environment of VisualStudio in the DLL, and not use the option “MD” where this is not the case</w:t>
      </w:r>
      <w:r w:rsidR="004432B5" w:rsidRPr="0098259C">
        <w:t>]</w:t>
      </w:r>
      <w:r w:rsidR="00950F8C">
        <w:t xml:space="preserve">. </w:t>
      </w:r>
      <w:r w:rsidR="00950F8C" w:rsidRPr="00950F8C">
        <w:t>When compiling a shared object on Linux, RPATH=“$ORIGIN</w:t>
      </w:r>
      <w:del w:id="2112" w:author="Bertsch Christian (CR/AEE3)" w:date="2019-09-06T11:23:00Z">
        <w:r w:rsidR="00950F8C" w:rsidRPr="00950F8C">
          <w:delText>“</w:delText>
        </w:r>
      </w:del>
      <w:ins w:id="2113" w:author="Bertsch Christian (CR/AEE3)" w:date="2019-09-06T11:23:00Z">
        <w:r w:rsidR="0072209E" w:rsidRPr="0098259C">
          <w:t>”</w:t>
        </w:r>
        <w:r w:rsidR="0072209E" w:rsidRPr="00950F8C">
          <w:t xml:space="preserve"> </w:t>
        </w:r>
      </w:ins>
      <w:r w:rsidR="00950F8C" w:rsidRPr="00950F8C">
        <w:t xml:space="preserve"> </w:t>
      </w:r>
      <w:r w:rsidR="00950F8C">
        <w:t xml:space="preserve">has to be set </w:t>
      </w:r>
      <w:r w:rsidR="00950F8C" w:rsidRPr="00950F8C">
        <w:t>when generating the shared object in order that shared objects used from it, can be dynamically loaded</w:t>
      </w:r>
      <w:r w:rsidR="00950F8C">
        <w:t>.</w:t>
      </w:r>
    </w:p>
    <w:p w14:paraId="5E8ACAD6" w14:textId="6F9A7DA6" w:rsidR="00941557" w:rsidRPr="0098259C" w:rsidRDefault="004330D4" w:rsidP="005E6B68">
      <w:pPr>
        <w:pStyle w:val="BodyTextIndent"/>
        <w:jc w:val="left"/>
      </w:pPr>
      <w:r w:rsidRPr="0098259C">
        <w:t>Typical scenarios are to provide binaries only for one machine type (</w:t>
      </w:r>
      <w:r w:rsidR="000061EF" w:rsidRPr="0098259C">
        <w:t>for example</w:t>
      </w:r>
      <w:ins w:id="2114" w:author="Bertsch Christian (CR/AEE3)" w:date="2019-09-06T11:23:00Z">
        <w:r w:rsidR="0003188A">
          <w:t>,</w:t>
        </w:r>
      </w:ins>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ins w:id="2115" w:author="Bertsch Christian (CR/AEE3)" w:date="2019-09-06T11:23:00Z">
        <w:r w:rsidR="0003188A">
          <w:t>,</w:t>
        </w:r>
      </w:ins>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ins w:id="2116" w:author="Bertsch Christian (CR/AEE3)" w:date="2019-09-06T11:23:00Z">
        <w:r w:rsidR="0003188A">
          <w:t>,</w:t>
        </w:r>
      </w:ins>
      <w:r w:rsidRPr="0098259C">
        <w:t xml:space="preserve"> by providing the run-time libraries at appropriate places by the receiver.</w:t>
      </w:r>
    </w:p>
    <w:p w14:paraId="0D946CD4" w14:textId="2E0AC93C" w:rsidR="00A82931" w:rsidRPr="0098259C" w:rsidRDefault="00A82931" w:rsidP="000A6219">
      <w:pPr>
        <w:pStyle w:val="BodyTextIndent"/>
        <w:jc w:val="left"/>
      </w:pPr>
      <w:r w:rsidRPr="0098259C">
        <w:t xml:space="preserve">FMI provides the means for two kinds of implementation: </w:t>
      </w:r>
      <w:r w:rsidR="00107BCB" w:rsidRPr="0098259C">
        <w:rPr>
          <w:rStyle w:val="CODE"/>
        </w:rPr>
        <w:t>needsExecutionTool=true</w:t>
      </w:r>
      <w:r w:rsidRPr="0098259C">
        <w:t xml:space="preserve"> and </w:t>
      </w:r>
      <w:r w:rsidR="00107BCB" w:rsidRPr="0098259C">
        <w:rPr>
          <w:rStyle w:val="CODE"/>
        </w:rPr>
        <w:t>needsExecutionTool=false</w:t>
      </w:r>
      <w:r w:rsidRPr="0098259C">
        <w:t xml:space="preserve">. In the first </w:t>
      </w:r>
      <w:r w:rsidR="006B4498" w:rsidRPr="0098259C">
        <w:t>case</w:t>
      </w:r>
      <w:r w:rsidRPr="0098259C">
        <w:t xml:space="preserve"> a tool specific wrapper </w:t>
      </w:r>
      <w:r w:rsidR="00107BCB" w:rsidRPr="0098259C">
        <w:t>DLL/SharedObject</w:t>
      </w:r>
      <w:r w:rsidRPr="0098259C">
        <w:t xml:space="preserve"> has to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0440B4">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BodyTextIndent"/>
        <w:jc w:val="left"/>
      </w:pPr>
      <w:r w:rsidRPr="0098259C">
        <w:t xml:space="preserve">In an FMU both a version for ModelExchange and for CoSimulation might be present. If in both cases the executable part is provided as </w:t>
      </w:r>
      <w:r w:rsidR="00107BCB" w:rsidRPr="0098259C">
        <w:t>DLL/SharedObject</w:t>
      </w:r>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r w:rsidR="00F87F29" w:rsidRPr="0098259C">
        <w:rPr>
          <w:rStyle w:val="CODE"/>
        </w:rPr>
        <w:t>modelIdentifier</w:t>
      </w:r>
      <w:r w:rsidR="00F87F29" w:rsidRPr="0098259C">
        <w:t xml:space="preserve"> attribute of elements “</w:t>
      </w:r>
      <w:r w:rsidR="00F87F29" w:rsidRPr="0098259C">
        <w:rPr>
          <w:rStyle w:val="CODE"/>
        </w:rPr>
        <w:t>fmiModelDescription.ModelExchange</w:t>
      </w:r>
      <w:r w:rsidR="00F87F29" w:rsidRPr="0098259C">
        <w:t>” and “</w:t>
      </w:r>
      <w:r w:rsidR="00F87F29" w:rsidRPr="0098259C">
        <w:rPr>
          <w:rStyle w:val="CODE"/>
        </w:rPr>
        <w:t>fmiModelDescription.CoSimulation</w:t>
      </w:r>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ModelExchange.modelIdentifier =</w:t>
      </w:r>
      <w:r w:rsidRPr="0098259C">
        <w:rPr>
          <w:noProof w:val="0"/>
        </w:rPr>
        <w:br/>
        <w:t xml:space="preserve">                                    //    "MyModel_ModelExchange"</w:t>
      </w:r>
    </w:p>
    <w:p w14:paraId="058DAC35" w14:textId="77777777" w:rsidR="00941557" w:rsidRPr="0098259C" w:rsidRDefault="00941557" w:rsidP="00941557">
      <w:pPr>
        <w:pStyle w:val="CODE1"/>
        <w:rPr>
          <w:noProof w:val="0"/>
        </w:rPr>
      </w:pPr>
      <w:r w:rsidRPr="0098259C">
        <w:rPr>
          <w:noProof w:val="0"/>
        </w:rPr>
        <w:t xml:space="preserve">        MyModel_CoSimulation.dll    // CoSimulation.modelIdentifier =</w:t>
      </w:r>
      <w:r w:rsidRPr="0098259C">
        <w:rPr>
          <w:noProof w:val="0"/>
        </w:rPr>
        <w:br/>
        <w:t xml:space="preserve">                                    //    "MyModel_CoSimulation"</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BodyText"/>
      </w:pPr>
      <w:r w:rsidRPr="0098259C">
        <w:t xml:space="preserve">The usual distribution of an FMU will be with </w:t>
      </w:r>
      <w:r w:rsidR="008D5880" w:rsidRPr="0098259C">
        <w:t>DLLs/SharedObjects</w:t>
      </w:r>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ins w:id="2117" w:author="Bertsch Christian (CR/AEE3)" w:date="2019-09-06T11:23:00Z">
        <w:r w:rsidR="0003188A">
          <w:rPr>
            <w:i/>
          </w:rPr>
          <w:t>,</w:t>
        </w:r>
      </w:ins>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BodyTextIndent"/>
        <w:jc w:val="left"/>
      </w:pPr>
      <w:r w:rsidRPr="0098259C">
        <w:t xml:space="preserve">If run-time libraries are needed by the FMU that have to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22378783" w14:textId="7B8464F4" w:rsidR="00F87F29" w:rsidRDefault="00F87F29" w:rsidP="007D15E7">
      <w:pPr>
        <w:pStyle w:val="BodyTextIndent"/>
        <w:jc w:val="left"/>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ins w:id="2118" w:author="Bertsch Christian (CR/AEE3)" w:date="2019-09-06T11:23:00Z">
        <w:r w:rsidR="00E861A8">
          <w:t>,</w:t>
        </w:r>
      </w:ins>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have to be defined in the xml-file under structure </w:t>
      </w:r>
      <w:r w:rsidR="000B483E" w:rsidRPr="004865EB">
        <w:rPr>
          <w:rStyle w:val="CODE"/>
        </w:rPr>
        <w:t>&lt;ModelExchange&gt;&lt;SourceFiles&gt;</w:t>
      </w:r>
      <w:r w:rsidR="000B483E">
        <w:t xml:space="preserve"> and</w:t>
      </w:r>
      <w:r w:rsidR="000B483E" w:rsidRPr="000B483E">
        <w:t xml:space="preserve"> </w:t>
      </w:r>
      <w:r w:rsidR="000B483E" w:rsidRPr="004865EB">
        <w:rPr>
          <w:rStyle w:val="CODE"/>
        </w:rPr>
        <w:t>&lt;CoSimulation&gt;&lt;SourceFiles&gt;</w:t>
      </w:r>
      <w:r w:rsidR="000B483E">
        <w:t>. These files may include other files.</w:t>
      </w:r>
      <w:r w:rsidR="001D709E">
        <w:t xml:space="preserve"> </w:t>
      </w:r>
      <w:ins w:id="2119" w:author="Bertsch Christian (CR/AEE3)" w:date="2019-09-28T15:16:00Z">
        <w:r w:rsidR="00B25B77" w:rsidRPr="00B25B77">
          <w:rPr>
            <w:rPrChange w:id="2120" w:author="Bertsch Christian (CR/AEE3)" w:date="2019-09-28T15:16:00Z">
              <w:rPr>
                <w:rStyle w:val="CODE"/>
              </w:rPr>
            </w:rPrChange>
          </w:rPr>
          <w:t xml:space="preserve">The </w:t>
        </w:r>
        <w:r w:rsidR="00B25B77" w:rsidRPr="00B25B77">
          <w:rPr>
            <w:rStyle w:val="CODE"/>
          </w:rPr>
          <w:t>#include</w:t>
        </w:r>
        <w:r w:rsidR="00B25B77" w:rsidRPr="00B25B77">
          <w:rPr>
            <w:rPrChange w:id="2121" w:author="Bertsch Christian (CR/AEE3)" w:date="2019-09-28T15:16:00Z">
              <w:rPr>
                <w:rStyle w:val="CODE"/>
              </w:rPr>
            </w:rPrChange>
          </w:rPr>
          <w:t xml:space="preserve"> directives with quotes (</w:t>
        </w:r>
        <w:r w:rsidR="00B25B77" w:rsidRPr="00B25B77">
          <w:rPr>
            <w:rStyle w:val="CODE"/>
          </w:rPr>
          <w:t>""</w:t>
        </w:r>
        <w:r w:rsidR="00B25B77" w:rsidRPr="00B25B77">
          <w:rPr>
            <w:rPrChange w:id="2122" w:author="Bertsch Christian (CR/AEE3)" w:date="2019-09-28T15:16:00Z">
              <w:rPr>
                <w:rStyle w:val="CODE"/>
              </w:rPr>
            </w:rPrChange>
          </w:rPr>
          <w:t>) should be used for header-files distributed in the FMU instead of using angle brackets (</w:t>
        </w:r>
        <w:r w:rsidR="00B25B77" w:rsidRPr="00B25B77">
          <w:rPr>
            <w:rStyle w:val="CODE"/>
          </w:rPr>
          <w:t>&lt;&gt;</w:t>
        </w:r>
        <w:r w:rsidR="00B25B77" w:rsidRPr="00B25B77">
          <w:rPr>
            <w:rPrChange w:id="2123" w:author="Bertsch Christian (CR/AEE3)" w:date="2019-09-28T15:16:00Z">
              <w:rPr>
                <w:rStyle w:val="CODE"/>
              </w:rPr>
            </w:rPrChange>
          </w:rPr>
          <w:t>).</w:t>
        </w:r>
        <w:r w:rsidR="00B25B77" w:rsidRPr="00B25B77" w:rsidDel="00B25B77">
          <w:rPr>
            <w:rStyle w:val="CODE"/>
          </w:rPr>
          <w:t xml:space="preserve"> </w:t>
        </w:r>
      </w:ins>
      <w:del w:id="2124" w:author="Bertsch Christian (CR/AEE3)" w:date="2019-09-28T15:16:00Z">
        <w:r w:rsidR="00325A34" w:rsidRPr="00E428AE" w:rsidDel="00B25B77">
          <w:rPr>
            <w:rStyle w:val="CODE"/>
          </w:rPr>
          <w:delText>#include</w:delText>
        </w:r>
        <w:r w:rsidR="00325A34" w:rsidRPr="00325A34" w:rsidDel="00B25B77">
          <w:delText xml:space="preserve"> directive with </w:delText>
        </w:r>
        <w:r w:rsidR="00325A34" w:rsidRPr="00E428AE" w:rsidDel="00B25B77">
          <w:rPr>
            <w:rStyle w:val="CODE"/>
          </w:rPr>
          <w:delText>“”</w:delText>
        </w:r>
        <w:r w:rsidR="00325A34" w:rsidRPr="00325A34" w:rsidDel="00B25B77">
          <w:delText xml:space="preserve"> </w:delText>
        </w:r>
        <w:r w:rsidR="00E428AE" w:rsidDel="00B25B77">
          <w:delText xml:space="preserve">should be used </w:delText>
        </w:r>
        <w:r w:rsidR="00E428AE" w:rsidRPr="00325A34" w:rsidDel="00B25B77">
          <w:delText>for header-file</w:delText>
        </w:r>
      </w:del>
      <w:del w:id="2125" w:author="Bertsch Christian (CR/AEE3)" w:date="2019-09-28T15:14:00Z">
        <w:r w:rsidR="00E428AE" w:rsidRPr="00325A34" w:rsidDel="007D321C">
          <w:delText>r</w:delText>
        </w:r>
      </w:del>
      <w:del w:id="2126" w:author="Bertsch Christian (CR/AEE3)" w:date="2019-09-28T15:16:00Z">
        <w:r w:rsidR="00E428AE" w:rsidRPr="00325A34" w:rsidDel="00B25B77">
          <w:delText xml:space="preserve">s distributed in the FMU </w:delText>
        </w:r>
        <w:r w:rsidR="00E428AE" w:rsidDel="00B25B77">
          <w:delText xml:space="preserve">instead of using </w:delText>
        </w:r>
        <w:r w:rsidR="00325A34" w:rsidRPr="00E428AE" w:rsidDel="00B25B77">
          <w:rPr>
            <w:rStyle w:val="CODE"/>
          </w:rPr>
          <w:delText>&lt;…&gt;</w:delText>
        </w:r>
        <w:r w:rsidR="00325A34" w:rsidDel="00B25B77">
          <w:delText xml:space="preserve">. </w:delText>
        </w:r>
      </w:del>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ins w:id="2127" w:author="Bertsch Christian (CR/AEE3)" w:date="2019-09-06T11:23:00Z">
        <w:r w:rsidR="0072209E">
          <w:t xml:space="preserve">on </w:t>
        </w:r>
      </w:ins>
      <w:r w:rsidR="00DA083D" w:rsidRPr="0098259C">
        <w:t>how to build an executable, either via a documentation file and/or</w:t>
      </w:r>
      <w:ins w:id="2128" w:author="Bertsch Christian (CR/AEE3)" w:date="2019-09-06T11:23:00Z">
        <w:r w:rsidR="00E861A8">
          <w:t xml:space="preserve"> via</w:t>
        </w:r>
      </w:ins>
      <w:r w:rsidR="00DA083D" w:rsidRPr="0098259C">
        <w:t xml:space="preserve"> a template makefile for a particular platform, from which a user can construct the makefile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with a link to the template makefile (stored in the “</w:t>
      </w:r>
      <w:r w:rsidR="00DA083D" w:rsidRPr="0098259C">
        <w:rPr>
          <w:rStyle w:val="CODE"/>
        </w:rPr>
        <w:t>sources</w:t>
      </w:r>
      <w:r w:rsidR="00DA083D" w:rsidRPr="0098259C">
        <w:t xml:space="preserve">” directory). </w:t>
      </w:r>
      <w:r w:rsidR="00EA7B3B" w:rsidRPr="0098259C">
        <w:t>[</w:t>
      </w:r>
      <w:r w:rsidR="00DA083D" w:rsidRPr="0098259C">
        <w:rPr>
          <w:i/>
        </w:rPr>
        <w:t>As template makefile, CMake (</w:t>
      </w:r>
      <w:hyperlink r:id="rId77" w:history="1">
        <w:r w:rsidR="00DA083D" w:rsidRPr="0098259C">
          <w:rPr>
            <w:rStyle w:val="Hyperlink"/>
            <w:i/>
          </w:rPr>
          <w:t>www.cmake.org</w:t>
        </w:r>
      </w:hyperlink>
      <w:r w:rsidR="00DA083D" w:rsidRPr="0098259C">
        <w:rPr>
          <w:i/>
        </w:rPr>
        <w:t>), a cross-platform, open-source build system might be used.</w:t>
      </w:r>
      <w:r w:rsidR="00EA7B3B" w:rsidRPr="0098259C">
        <w:t>]</w:t>
      </w:r>
    </w:p>
    <w:p w14:paraId="5F7814A8" w14:textId="5A4991C2" w:rsidR="00D24124" w:rsidRPr="0098259C" w:rsidRDefault="00D24124" w:rsidP="00FA3E81">
      <w:pPr>
        <w:pStyle w:val="BodyTextIndent"/>
        <w:ind w:firstLine="0"/>
        <w:jc w:val="left"/>
        <w:rPr>
          <w:ins w:id="2129" w:author="Bertsch Christian (CR/AEE3)" w:date="2019-09-06T11:23:00Z"/>
        </w:rPr>
      </w:pPr>
      <w:ins w:id="2130" w:author="Bertsch Christian (CR/AEE3)" w:date="2019-09-06T11:23:00Z">
        <w:r>
          <w:t xml:space="preserve">The sub-directory </w:t>
        </w:r>
      </w:ins>
      <w:ins w:id="2131" w:author="Bertsch Christian (CR/AEE3)" w:date="2019-09-28T15:19:00Z">
        <w:r w:rsidR="00B25B77" w:rsidRPr="0098259C">
          <w:t>“</w:t>
        </w:r>
        <w:r w:rsidR="00B25B77">
          <w:rPr>
            <w:rStyle w:val="CODE"/>
          </w:rPr>
          <w:t>licenses</w:t>
        </w:r>
        <w:r w:rsidR="00B25B77" w:rsidRPr="0098259C">
          <w:t>”</w:t>
        </w:r>
        <w:r w:rsidR="00B25B77">
          <w:t xml:space="preserve"> </w:t>
        </w:r>
      </w:ins>
      <w:ins w:id="2132" w:author="Bertsch Christian (CR/AEE3)" w:date="2019-09-06T11:23:00Z">
        <w:r>
          <w:t>can be used to bundle all license files.</w:t>
        </w:r>
        <w:r>
          <w:br/>
        </w:r>
        <w:r w:rsidRPr="0040289E">
          <w:rPr>
            <w:iCs/>
            <w:rPrChange w:id="2133" w:author="Bertsch Christian (CR/AEE3)" w:date="2019-09-24T14:21:00Z">
              <w:rPr>
                <w:i/>
                <w:iCs/>
              </w:rPr>
            </w:rPrChange>
          </w:rPr>
          <w:t>[</w:t>
        </w:r>
        <w:r w:rsidRPr="00FA3E81">
          <w:rPr>
            <w:i/>
            <w:iCs/>
          </w:rPr>
          <w:t>It is strongly recommended to include all license and copyright related</w:t>
        </w:r>
      </w:ins>
      <w:ins w:id="2134" w:author="Bertsch Christian (CR/AEE3)" w:date="2019-09-24T14:21:00Z">
        <w:r w:rsidR="0040289E">
          <w:rPr>
            <w:i/>
            <w:iCs/>
          </w:rPr>
          <w:t xml:space="preserve"> </w:t>
        </w:r>
      </w:ins>
      <w:ins w:id="2135" w:author="Bertsch Christian (CR/AEE3)" w:date="2019-09-06T11:23:00Z">
        <w:r w:rsidRPr="00FA3E81">
          <w:rPr>
            <w:i/>
            <w:iCs/>
          </w:rPr>
          <w:t>information in the licenses folder of an FMU (especially but not only</w:t>
        </w:r>
      </w:ins>
      <w:ins w:id="2136" w:author="Bertsch Christian (CR/AEE3)" w:date="2019-09-24T14:21:00Z">
        <w:r w:rsidR="0040289E">
          <w:rPr>
            <w:i/>
            <w:iCs/>
          </w:rPr>
          <w:t xml:space="preserve"> </w:t>
        </w:r>
      </w:ins>
      <w:ins w:id="2137" w:author="Bertsch Christian (CR/AEE3)" w:date="2019-09-06T11:23:00Z">
        <w:r w:rsidRPr="00FA3E81">
          <w:rPr>
            <w:i/>
            <w:iCs/>
          </w:rPr>
          <w:t>for contained open source software) - the license.{txt</w:t>
        </w:r>
      </w:ins>
      <w:ins w:id="2138" w:author="Bertsch Christian (CR/AEE3)" w:date="2019-09-28T15:11:00Z">
        <w:r w:rsidR="0073774F">
          <w:rPr>
            <w:i/>
            <w:iCs/>
          </w:rPr>
          <w:t>,</w:t>
        </w:r>
        <w:r w:rsidR="0073774F" w:rsidRPr="00FA3E81">
          <w:rPr>
            <w:i/>
            <w:iCs/>
          </w:rPr>
          <w:t>html</w:t>
        </w:r>
      </w:ins>
      <w:ins w:id="2139" w:author="Bertsch Christian (CR/AEE3)" w:date="2019-09-06T11:23:00Z">
        <w:r w:rsidRPr="00FA3E81">
          <w:rPr>
            <w:i/>
            <w:iCs/>
          </w:rPr>
          <w:t>} file can serve</w:t>
        </w:r>
        <w:r w:rsidRPr="00FA3E81">
          <w:rPr>
            <w:i/>
            <w:iCs/>
          </w:rPr>
          <w:br/>
          <w:t>as an entry point for describing the contained licenses. This will help the users</w:t>
        </w:r>
      </w:ins>
      <w:ins w:id="2140" w:author="Bertsch Christian (CR/AEE3)" w:date="2019-09-24T14:21:00Z">
        <w:r w:rsidR="0040289E">
          <w:rPr>
            <w:i/>
            <w:iCs/>
          </w:rPr>
          <w:t xml:space="preserve"> </w:t>
        </w:r>
      </w:ins>
      <w:ins w:id="2141" w:author="Bertsch Christian (CR/AEE3)" w:date="2019-09-06T11:23:00Z">
        <w:r w:rsidRPr="00FA3E81">
          <w:rPr>
            <w:i/>
            <w:iCs/>
          </w:rPr>
          <w:t>to comply with license conditions when passing source or binary code</w:t>
        </w:r>
      </w:ins>
      <w:ins w:id="2142" w:author="Bertsch Christian (CR/AEE3)" w:date="2019-09-24T14:21:00Z">
        <w:r w:rsidR="0040289E">
          <w:rPr>
            <w:i/>
            <w:iCs/>
          </w:rPr>
          <w:t xml:space="preserve"> </w:t>
        </w:r>
      </w:ins>
      <w:ins w:id="2143" w:author="Bertsch Christian (CR/AEE3)" w:date="2019-09-06T11:23:00Z">
        <w:r w:rsidRPr="00FA3E81">
          <w:rPr>
            <w:i/>
            <w:iCs/>
          </w:rPr>
          <w:t>contained in an FMU to other persons or organizations</w:t>
        </w:r>
      </w:ins>
      <w:ins w:id="2144" w:author="Bertsch Christian (CR/AEE3)" w:date="2019-09-24T14:21:00Z">
        <w:r w:rsidR="0040289E">
          <w:rPr>
            <w:i/>
            <w:iCs/>
          </w:rPr>
          <w:t>.</w:t>
        </w:r>
      </w:ins>
      <w:ins w:id="2145" w:author="Bertsch Christian (CR/AEE3)" w:date="2019-09-06T11:23:00Z">
        <w:r w:rsidRPr="0040289E">
          <w:rPr>
            <w:iCs/>
            <w:rPrChange w:id="2146" w:author="Bertsch Christian (CR/AEE3)" w:date="2019-09-24T14:21:00Z">
              <w:rPr>
                <w:i/>
                <w:iCs/>
              </w:rPr>
            </w:rPrChange>
          </w:rPr>
          <w:t>]</w:t>
        </w:r>
      </w:ins>
    </w:p>
    <w:p w14:paraId="47567E56" w14:textId="1BF5CE3C" w:rsidR="00A82931" w:rsidRPr="0098259C" w:rsidRDefault="004330D4" w:rsidP="007D15E7">
      <w:pPr>
        <w:pStyle w:val="BodyTextIndent"/>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ins w:id="2147" w:author="Bertsch Christian (CR/AEE3)" w:date="2019-09-06T11:23:00Z">
        <w:r w:rsidR="00065F6D">
          <w:t xml:space="preserve">the </w:t>
        </w:r>
      </w:ins>
      <w:r w:rsidRPr="0098259C">
        <w:t>latest during initialization (</w:t>
      </w:r>
      <w:r w:rsidR="00190D2B">
        <w:t>that is</w:t>
      </w:r>
      <w:ins w:id="2148" w:author="Bertsch Christian (CR/AEE3)" w:date="2019-09-06T11:23:00Z">
        <w:r w:rsidR="00065F6D">
          <w:t>,</w:t>
        </w:r>
      </w:ins>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BodyTextChar"/>
        </w:rPr>
        <w:t xml:space="preserve"> is called</w:t>
      </w:r>
      <w:r w:rsidRPr="0098259C">
        <w:t xml:space="preserve">). The actual file names in the </w:t>
      </w:r>
      <w:del w:id="2149" w:author="Bertsch Christian (CR/AEE3)" w:date="2019-09-06T11:23:00Z">
        <w:r w:rsidR="00374F39" w:rsidRPr="0098259C">
          <w:delText>zip</w:delText>
        </w:r>
      </w:del>
      <w:ins w:id="2150" w:author="Bertsch Christian (CR/AEE3)" w:date="2019-09-06T11:23:00Z">
        <w:r w:rsidR="0072209E">
          <w:t>ZIP</w:t>
        </w:r>
      </w:ins>
      <w:r w:rsidR="0072209E" w:rsidRPr="0098259C">
        <w:t xml:space="preserve"> </w:t>
      </w:r>
      <w:r w:rsidR="00374F39" w:rsidRPr="0098259C">
        <w:t>file</w:t>
      </w:r>
      <w:r w:rsidRPr="0098259C">
        <w:t xml:space="preserve"> to access the data files can either be hard-coded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del w:id="2151" w:author="Bertsch Christian (CR/AEE3)" w:date="2019-09-06T11:23:00Z">
        <w:r w:rsidR="00EA7B3B" w:rsidRPr="0098259C">
          <w:rPr>
            <w:i/>
          </w:rPr>
          <w:delText>,</w:delText>
        </w:r>
      </w:del>
      <w:ins w:id="2152" w:author="Bertsch Christian (CR/AEE3)" w:date="2019-09-06T11:23:00Z">
        <w:r w:rsidR="00065F6D">
          <w:rPr>
            <w:i/>
          </w:rPr>
          <w:t xml:space="preserve"> that</w:t>
        </w:r>
      </w:ins>
      <w:r w:rsidR="00EA7B3B" w:rsidRPr="0098259C">
        <w:rPr>
          <w:i/>
        </w:rPr>
        <w:t xml:space="preserve"> the absolute file name of the resource directory is provided by the initialization functions</w:t>
      </w:r>
      <w:r w:rsidR="00EA7B3B" w:rsidRPr="0098259C">
        <w:t>].</w:t>
      </w:r>
      <w:r w:rsidR="00A82931" w:rsidRPr="0098259C">
        <w:t xml:space="preserve"> In the case of a co-simulation implementation of </w:t>
      </w:r>
      <w:r w:rsidR="007D15E7" w:rsidRPr="0098259C">
        <w:rPr>
          <w:rStyle w:val="CODE"/>
        </w:rPr>
        <w:t>needsExecutionTool=true</w:t>
      </w:r>
      <w:r w:rsidR="003E31D6" w:rsidRPr="0098259C">
        <w:t xml:space="preserve"> type, the “resources</w:t>
      </w:r>
      <w:del w:id="2153" w:author="Bertsch Christian (CR/AEE3)" w:date="2019-09-06T11:23:00Z">
        <w:r w:rsidR="003E31D6" w:rsidRPr="0098259C">
          <w:delText>“</w:delText>
        </w:r>
      </w:del>
      <w:ins w:id="2154" w:author="Bertsch Christian (CR/AEE3)" w:date="2019-09-06T11:23:00Z">
        <w:r w:rsidR="0072209E">
          <w:t>”</w:t>
        </w:r>
      </w:ins>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3FF59330" w:rsidR="004330D4" w:rsidRPr="0098259C" w:rsidRDefault="00AA7C44" w:rsidP="000A6219">
      <w:pPr>
        <w:pStyle w:val="BodyText"/>
        <w:rPr>
          <w:i/>
        </w:rPr>
      </w:pPr>
      <w:r w:rsidRPr="0098259C">
        <w:t>[</w:t>
      </w:r>
      <w:r w:rsidR="004330D4" w:rsidRPr="0098259C">
        <w:rPr>
          <w:i/>
        </w:rPr>
        <w:t>Note</w:t>
      </w:r>
      <w:del w:id="2155" w:author="Bertsch Christian (CR/AEE3)" w:date="2019-09-06T11:23:00Z">
        <w:r w:rsidR="004330D4" w:rsidRPr="0098259C">
          <w:rPr>
            <w:i/>
          </w:rPr>
          <w:delText>,</w:delText>
        </w:r>
      </w:del>
      <w:ins w:id="2156" w:author="Bertsch Christian (CR/AEE3)" w:date="2019-09-06T11:23:00Z">
        <w:r w:rsidR="00065F6D">
          <w:rPr>
            <w:i/>
          </w:rPr>
          <w:t xml:space="preserve"> that</w:t>
        </w:r>
      </w:ins>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ins w:id="2157" w:author="Bertsch Christian (CR/AEE3)" w:date="2019-09-06T11:23:00Z">
        <w:r w:rsidR="00065F6D">
          <w:rPr>
            <w:i/>
          </w:rPr>
          <w:t>,</w:t>
        </w:r>
      </w:ins>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r w:rsidR="00121934" w:rsidRPr="0098259C">
        <w:rPr>
          <w:rStyle w:val="CODE"/>
          <w:i/>
        </w:rPr>
        <w:t>Get</w:t>
      </w:r>
      <w:r w:rsidR="004330D4" w:rsidRPr="0098259C">
        <w:rPr>
          <w:rStyle w:val="CODE"/>
          <w:i/>
        </w:rPr>
        <w:t>TypesPlatform()</w:t>
      </w:r>
      <w:r w:rsidR="004330D4" w:rsidRPr="0098259C">
        <w:rPr>
          <w:i/>
        </w:rPr>
        <w:t>.</w:t>
      </w:r>
    </w:p>
    <w:p w14:paraId="36F374A7" w14:textId="4F5EDAC4" w:rsidR="00AA7C44" w:rsidRPr="0098259C" w:rsidRDefault="00140C25" w:rsidP="002F3E46">
      <w:pPr>
        <w:pStyle w:val="BulletItemFirst"/>
        <w:spacing w:before="120"/>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r w:rsidR="004330D4" w:rsidRPr="0098259C">
        <w:rPr>
          <w:rStyle w:val="CODE"/>
          <w:i/>
        </w:rPr>
        <w:t>fmiVersion</w:t>
      </w:r>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ins w:id="2158" w:author="Bertsch Christian (CR/AEE3)" w:date="2019-09-06T11:23:00Z">
        <w:r w:rsidR="00C90624">
          <w:rPr>
            <w:i/>
          </w:rPr>
          <w:t>-</w:t>
        </w:r>
      </w:ins>
      <w:r w:rsidR="004330D4" w:rsidRPr="0098259C">
        <w:rPr>
          <w:i/>
        </w:rPr>
        <w:t>productive (unsafe</w:t>
      </w:r>
      <w:del w:id="2159" w:author="Bertsch Christian (CR/AEE3)" w:date="2019-09-06T11:23:00Z">
        <w:r w:rsidR="004330D4" w:rsidRPr="0098259C">
          <w:rPr>
            <w:i/>
          </w:rPr>
          <w:delText>),</w:delText>
        </w:r>
      </w:del>
      <w:ins w:id="2160" w:author="Bertsch Christian (CR/AEE3)" w:date="2019-09-06T11:23:00Z">
        <w:r w:rsidR="004330D4" w:rsidRPr="0098259C">
          <w:rPr>
            <w:i/>
          </w:rPr>
          <w:t>)</w:t>
        </w:r>
      </w:ins>
      <w:r w:rsidR="004330D4" w:rsidRPr="0098259C">
        <w:rPr>
          <w:i/>
        </w:rPr>
        <w:t xml:space="preserve"> if this header file </w:t>
      </w:r>
      <w:del w:id="2161" w:author="Bertsch Christian (CR/AEE3)" w:date="2019-09-06T11:23:00Z">
        <w:r w:rsidR="004330D4" w:rsidRPr="0098259C">
          <w:rPr>
            <w:i/>
          </w:rPr>
          <w:delText>would be</w:delText>
        </w:r>
      </w:del>
      <w:ins w:id="2162" w:author="Bertsch Christian (CR/AEE3)" w:date="2019-09-06T11:23:00Z">
        <w:r w:rsidR="0072209E">
          <w:rPr>
            <w:i/>
          </w:rPr>
          <w:t>was</w:t>
        </w:r>
      </w:ins>
      <w:r w:rsidR="0072209E">
        <w:rPr>
          <w:i/>
        </w:rPr>
        <w:t xml:space="preserve">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target simulator executable.</w:t>
      </w:r>
      <w:del w:id="2163" w:author="Bertsch Christian (CR/AEE3)" w:date="2019-09-06T11:23:00Z">
        <w:r w:rsidR="004330D4" w:rsidRPr="0098259C">
          <w:rPr>
            <w:i/>
          </w:rPr>
          <w:delText xml:space="preserve"> Via</w:delText>
        </w:r>
      </w:del>
      <w:ins w:id="2164" w:author="Bertsch Christian (CR/AEE3)" w:date="2019-09-06T11:23:00Z">
        <w:r w:rsidR="000C1E10">
          <w:rPr>
            <w:i/>
          </w:rPr>
          <w:t>T</w:t>
        </w:r>
        <w:r w:rsidR="004330D4" w:rsidRPr="0098259C">
          <w:rPr>
            <w:i/>
          </w:rPr>
          <w:t>he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ia</w:t>
        </w:r>
      </w:ins>
      <w:r w:rsidR="000C1E10" w:rsidRPr="0098259C">
        <w:rPr>
          <w:i/>
        </w:rPr>
        <w:t xml:space="preserve"> attribute </w:t>
      </w:r>
      <w:r w:rsidR="000C1E10" w:rsidRPr="0098259C">
        <w:rPr>
          <w:rStyle w:val="CODE"/>
          <w:i/>
        </w:rPr>
        <w:t>fmiVersion</w:t>
      </w:r>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del w:id="2165" w:author="Bertsch Christian (CR/AEE3)" w:date="2019-09-06T11:23:00Z">
        <w:r w:rsidR="004330D4" w:rsidRPr="0098259C">
          <w:rPr>
            <w:rStyle w:val="CODE"/>
            <w:i/>
          </w:rPr>
          <w:delText>()</w:delText>
        </w:r>
        <w:r w:rsidR="004330D4" w:rsidRPr="0098259C">
          <w:rPr>
            <w:i/>
          </w:rPr>
          <w:delText xml:space="preserve"> the version number of th</w:delText>
        </w:r>
        <w:r w:rsidR="00DE590F" w:rsidRPr="0098259C">
          <w:rPr>
            <w:i/>
          </w:rPr>
          <w:delText>e</w:delText>
        </w:r>
        <w:r w:rsidR="004330D4" w:rsidRPr="0098259C">
          <w:rPr>
            <w:i/>
          </w:rPr>
          <w:delText xml:space="preserve"> header file used to construct the FMU can be deduced. </w:delText>
        </w:r>
        <w:r w:rsidR="00AA7C44" w:rsidRPr="0098259C">
          <w:delText>]</w:delText>
        </w:r>
      </w:del>
      <w:ins w:id="2166" w:author="Bertsch Christian (CR/AEE3)" w:date="2019-09-06T11:23:00Z">
        <w:r w:rsidR="000C1E10" w:rsidRPr="0098259C">
          <w:rPr>
            <w:rStyle w:val="CODE"/>
            <w:i/>
          </w:rPr>
          <w:t>()</w:t>
        </w:r>
        <w:r w:rsidR="004330D4" w:rsidRPr="0098259C">
          <w:rPr>
            <w:i/>
          </w:rPr>
          <w:t>.</w:t>
        </w:r>
        <w:r w:rsidR="00AA7C44" w:rsidRPr="0098259C">
          <w:t>]</w:t>
        </w:r>
      </w:ins>
    </w:p>
    <w:p w14:paraId="11E832BD" w14:textId="77777777" w:rsidR="00990EFE" w:rsidRPr="0098259C" w:rsidRDefault="00D16733" w:rsidP="00990EFE">
      <w:pPr>
        <w:pStyle w:val="Heading1"/>
      </w:pPr>
      <w:bookmarkStart w:id="2167" w:name="_Toc386180612"/>
      <w:bookmarkStart w:id="2168" w:name="_Toc386210923"/>
      <w:bookmarkStart w:id="2169" w:name="_Toc386211118"/>
      <w:bookmarkStart w:id="2170" w:name="_Toc393385468"/>
      <w:bookmarkStart w:id="2171" w:name="_Toc393453691"/>
      <w:bookmarkStart w:id="2172" w:name="_Toc386180613"/>
      <w:bookmarkStart w:id="2173" w:name="_Toc386210924"/>
      <w:bookmarkStart w:id="2174" w:name="_Toc386211119"/>
      <w:bookmarkStart w:id="2175" w:name="_Toc393385469"/>
      <w:bookmarkStart w:id="2176" w:name="_Toc393453692"/>
      <w:bookmarkStart w:id="2177" w:name="_Ref289417789"/>
      <w:bookmarkStart w:id="2178" w:name="_Ref289418150"/>
      <w:bookmarkStart w:id="2179" w:name="_Ref289418174"/>
      <w:bookmarkStart w:id="2180" w:name="_Toc20839935"/>
      <w:bookmarkEnd w:id="2167"/>
      <w:bookmarkEnd w:id="2168"/>
      <w:bookmarkEnd w:id="2169"/>
      <w:bookmarkEnd w:id="2170"/>
      <w:bookmarkEnd w:id="2171"/>
      <w:bookmarkEnd w:id="2172"/>
      <w:bookmarkEnd w:id="2173"/>
      <w:bookmarkEnd w:id="2174"/>
      <w:bookmarkEnd w:id="2175"/>
      <w:bookmarkEnd w:id="2176"/>
      <w:r w:rsidRPr="0098259C">
        <w:t>FMI for Model Exchange</w:t>
      </w:r>
      <w:bookmarkEnd w:id="941"/>
      <w:bookmarkEnd w:id="942"/>
      <w:bookmarkEnd w:id="943"/>
      <w:bookmarkEnd w:id="944"/>
      <w:bookmarkEnd w:id="2177"/>
      <w:bookmarkEnd w:id="2178"/>
      <w:bookmarkEnd w:id="2179"/>
      <w:bookmarkEnd w:id="2180"/>
    </w:p>
    <w:p w14:paraId="13EF2D72" w14:textId="77777777" w:rsidR="00233C3F" w:rsidRDefault="00233C3F" w:rsidP="00233C3F">
      <w:pPr>
        <w:pStyle w:val="BodyText"/>
      </w:pPr>
      <w:r w:rsidRPr="0098259C">
        <w:t>This chapter contains the interface description to access the equations of a dynamic system from a C program. A schematic view of a model in “FMI for Model Exchange” format is shown in</w:t>
      </w:r>
      <w:r w:rsidR="00461FAB">
        <w:t xml:space="preserve"> </w:t>
      </w:r>
      <w:r w:rsidR="00E57074">
        <w:fldChar w:fldCharType="begin"/>
      </w:r>
      <w:r w:rsidR="00E57074">
        <w:instrText xml:space="preserve"> REF _Ref401741492 \h </w:instrText>
      </w:r>
      <w:r w:rsidR="00E57074">
        <w:fldChar w:fldCharType="separate"/>
      </w:r>
      <w:ins w:id="2181" w:author="Bertsch Christian (CR/AEE3)" w:date="2019-10-03T18:12:00Z">
        <w:r w:rsidR="000440B4" w:rsidRPr="0098259C">
          <w:t xml:space="preserve">Figure </w:t>
        </w:r>
        <w:r w:rsidR="000440B4">
          <w:rPr>
            <w:noProof/>
          </w:rPr>
          <w:t>2</w:t>
        </w:r>
      </w:ins>
      <w:del w:id="2182" w:author="Bertsch Christian (CR/AEE3)" w:date="2019-10-03T17:32:00Z">
        <w:r w:rsidR="003E55BA" w:rsidRPr="0098259C" w:rsidDel="00FB0155">
          <w:delText xml:space="preserve">Figure </w:delText>
        </w:r>
        <w:r w:rsidR="003E55BA" w:rsidDel="00FB0155">
          <w:rPr>
            <w:noProof/>
          </w:rPr>
          <w:delText>2</w:delText>
        </w:r>
      </w:del>
      <w:r w:rsidR="00E57074">
        <w:fldChar w:fldCharType="end"/>
      </w:r>
      <w:r w:rsidR="0097533A">
        <w:t>.</w:t>
      </w:r>
    </w:p>
    <w:p w14:paraId="59AF1C0B" w14:textId="77777777" w:rsidR="00233C3F" w:rsidRPr="0098259C" w:rsidRDefault="00233C3F" w:rsidP="00233C3F">
      <w:pPr>
        <w:pStyle w:val="BodyText"/>
      </w:pPr>
      <w:r>
        <w:rPr>
          <w:noProof/>
          <w:lang w:eastAsia="en-US"/>
        </w:rPr>
        <mc:AlternateContent>
          <mc:Choice Requires="wpc">
            <w:drawing>
              <wp:inline distT="0" distB="0" distL="0" distR="0" wp14:anchorId="684A044D" wp14:editId="36CA495A">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BD2272" w:rsidRDefault="00BD2272"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BD2272" w:rsidRDefault="00BD2272"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BD2272" w:rsidRDefault="00BD2272"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BD2272" w:rsidRDefault="00BD2272"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BD2272" w:rsidRPr="00AF0F21" w:rsidRDefault="00BD2272"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847912"/>
                            <a:ext cx="6540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BD2272" w:rsidRDefault="00BD2272"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BD2272" w:rsidRPr="00AF0F21" w:rsidRDefault="00BD2272"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BD2272" w14:paraId="1F6390BC" w14:textId="77777777" w:rsidTr="00233C3F">
                                <w:tc>
                                  <w:tcPr>
                                    <w:tcW w:w="476" w:type="dxa"/>
                                    <w:gridSpan w:val="2"/>
                                  </w:tcPr>
                                  <w:p w14:paraId="7663E936" w14:textId="77777777" w:rsidR="00BD2272" w:rsidRPr="00BD4780" w:rsidRDefault="00BD2272">
                                    <w:pPr>
                                      <w:rPr>
                                        <w:i/>
                                      </w:rPr>
                                    </w:pPr>
                                    <w:r w:rsidRPr="00BD4780">
                                      <w:rPr>
                                        <w:i/>
                                      </w:rPr>
                                      <w:t>t</w:t>
                                    </w:r>
                                  </w:p>
                                </w:tc>
                                <w:tc>
                                  <w:tcPr>
                                    <w:tcW w:w="4889" w:type="dxa"/>
                                  </w:tcPr>
                                  <w:p w14:paraId="71F6AD4E" w14:textId="77777777" w:rsidR="00BD2272" w:rsidRDefault="00BD2272">
                                    <w:r>
                                      <w:t>time</w:t>
                                    </w:r>
                                  </w:p>
                                </w:tc>
                              </w:tr>
                              <w:tr w:rsidR="00BD2272" w14:paraId="363538A7" w14:textId="77777777" w:rsidTr="00233C3F">
                                <w:tc>
                                  <w:tcPr>
                                    <w:tcW w:w="476" w:type="dxa"/>
                                    <w:gridSpan w:val="2"/>
                                  </w:tcPr>
                                  <w:p w14:paraId="49B43877" w14:textId="77777777" w:rsidR="00BD2272" w:rsidRPr="00BD4780" w:rsidRDefault="00BD2272">
                                    <w:pPr>
                                      <w:rPr>
                                        <w:b/>
                                      </w:rPr>
                                    </w:pPr>
                                    <w:r>
                                      <w:rPr>
                                        <w:b/>
                                      </w:rPr>
                                      <w:t>v</w:t>
                                    </w:r>
                                    <w:r w:rsidRPr="006F760E">
                                      <w:rPr>
                                        <w:vertAlign w:val="subscript"/>
                                      </w:rPr>
                                      <w:t>start</w:t>
                                    </w:r>
                                  </w:p>
                                </w:tc>
                                <w:tc>
                                  <w:tcPr>
                                    <w:tcW w:w="4889" w:type="dxa"/>
                                  </w:tcPr>
                                  <w:p w14:paraId="21E7019A" w14:textId="77777777" w:rsidR="00BD2272" w:rsidRDefault="00BD2272" w:rsidP="00233C3F">
                                    <w:r>
                                      <w:t>variables with initial = “exact” (parameters, …)</w:t>
                                    </w:r>
                                  </w:p>
                                </w:tc>
                              </w:tr>
                              <w:tr w:rsidR="00BD2272" w14:paraId="792BE874" w14:textId="77777777" w:rsidTr="00233C3F">
                                <w:tc>
                                  <w:tcPr>
                                    <w:tcW w:w="476" w:type="dxa"/>
                                    <w:gridSpan w:val="2"/>
                                  </w:tcPr>
                                  <w:p w14:paraId="32CB31FD" w14:textId="77777777" w:rsidR="00BD2272" w:rsidRPr="00BD4780" w:rsidRDefault="00BD2272">
                                    <w:pPr>
                                      <w:rPr>
                                        <w:b/>
                                      </w:rPr>
                                    </w:pPr>
                                    <w:r w:rsidRPr="00BD4780">
                                      <w:rPr>
                                        <w:b/>
                                      </w:rPr>
                                      <w:t>u</w:t>
                                    </w:r>
                                    <w:r w:rsidRPr="00386DDF">
                                      <w:t>(t)</w:t>
                                    </w:r>
                                  </w:p>
                                </w:tc>
                                <w:tc>
                                  <w:tcPr>
                                    <w:tcW w:w="4889" w:type="dxa"/>
                                  </w:tcPr>
                                  <w:p w14:paraId="38499027" w14:textId="77777777" w:rsidR="00BD2272" w:rsidRDefault="00BD2272" w:rsidP="00233C3F">
                                    <w:r>
                                      <w:t>inputs (continuous-time and/or discrete-time)</w:t>
                                    </w:r>
                                  </w:p>
                                </w:tc>
                              </w:tr>
                              <w:tr w:rsidR="00BD2272" w14:paraId="709CE05D" w14:textId="77777777" w:rsidTr="00233C3F">
                                <w:tc>
                                  <w:tcPr>
                                    <w:tcW w:w="476" w:type="dxa"/>
                                    <w:gridSpan w:val="2"/>
                                  </w:tcPr>
                                  <w:p w14:paraId="2481A480" w14:textId="77777777" w:rsidR="00BD2272" w:rsidRPr="00BD4780" w:rsidRDefault="00BD2272">
                                    <w:pPr>
                                      <w:rPr>
                                        <w:b/>
                                      </w:rPr>
                                    </w:pPr>
                                    <w:r w:rsidRPr="00BD4780">
                                      <w:rPr>
                                        <w:b/>
                                      </w:rPr>
                                      <w:t>y</w:t>
                                    </w:r>
                                    <w:r w:rsidRPr="00386DDF">
                                      <w:t>(t)</w:t>
                                    </w:r>
                                  </w:p>
                                </w:tc>
                                <w:tc>
                                  <w:tcPr>
                                    <w:tcW w:w="4889" w:type="dxa"/>
                                  </w:tcPr>
                                  <w:p w14:paraId="1C908DCE" w14:textId="77777777" w:rsidR="00BD2272" w:rsidRDefault="00BD2272" w:rsidP="00233C3F">
                                    <w:r>
                                      <w:t>outputs (continuous-time and/or discrete-time)</w:t>
                                    </w:r>
                                  </w:p>
                                </w:tc>
                              </w:tr>
                              <w:tr w:rsidR="00BD2272" w14:paraId="79CA9D02" w14:textId="77777777" w:rsidTr="00233C3F">
                                <w:tc>
                                  <w:tcPr>
                                    <w:tcW w:w="476" w:type="dxa"/>
                                    <w:gridSpan w:val="2"/>
                                  </w:tcPr>
                                  <w:p w14:paraId="4D584965" w14:textId="77777777" w:rsidR="00BD2272" w:rsidRPr="00BD4780" w:rsidRDefault="00BD2272" w:rsidP="00233C3F">
                                    <w:pPr>
                                      <w:rPr>
                                        <w:b/>
                                      </w:rPr>
                                    </w:pPr>
                                    <w:r>
                                      <w:rPr>
                                        <w:b/>
                                      </w:rPr>
                                      <w:t>w</w:t>
                                    </w:r>
                                    <w:r w:rsidRPr="00386DDF">
                                      <w:t>(t)</w:t>
                                    </w:r>
                                  </w:p>
                                </w:tc>
                                <w:tc>
                                  <w:tcPr>
                                    <w:tcW w:w="4889" w:type="dxa"/>
                                  </w:tcPr>
                                  <w:p w14:paraId="4F047A09" w14:textId="77777777" w:rsidR="00BD2272" w:rsidRDefault="00BD2272" w:rsidP="00233C3F">
                                    <w:r>
                                      <w:t>local variables (continuous-time and/or discrete-time)</w:t>
                                    </w:r>
                                  </w:p>
                                </w:tc>
                              </w:tr>
                              <w:tr w:rsidR="00BD2272" w14:paraId="114E85C7" w14:textId="77777777" w:rsidTr="00233C3F">
                                <w:trPr>
                                  <w:trHeight w:val="80"/>
                                </w:trPr>
                                <w:tc>
                                  <w:tcPr>
                                    <w:tcW w:w="476" w:type="dxa"/>
                                    <w:gridSpan w:val="2"/>
                                  </w:tcPr>
                                  <w:p w14:paraId="6CF64B96" w14:textId="77777777" w:rsidR="00BD2272" w:rsidRPr="00BD4780" w:rsidRDefault="00BD2272">
                                    <w:pPr>
                                      <w:rPr>
                                        <w:b/>
                                      </w:rPr>
                                    </w:pPr>
                                    <w:r w:rsidRPr="00BD4780">
                                      <w:rPr>
                                        <w:b/>
                                      </w:rPr>
                                      <w:t>z</w:t>
                                    </w:r>
                                    <w:r w:rsidRPr="00386DDF">
                                      <w:t>(t)</w:t>
                                    </w:r>
                                  </w:p>
                                </w:tc>
                                <w:tc>
                                  <w:tcPr>
                                    <w:tcW w:w="4889" w:type="dxa"/>
                                  </w:tcPr>
                                  <w:p w14:paraId="3FBEAF0E" w14:textId="77777777" w:rsidR="00BD2272" w:rsidRDefault="00BD2272">
                                    <w:r>
                                      <w:t>event indicators (continuous-time)</w:t>
                                    </w:r>
                                  </w:p>
                                </w:tc>
                              </w:tr>
                              <w:tr w:rsidR="00BD2272" w14:paraId="15A1D92D" w14:textId="77777777" w:rsidTr="00233C3F">
                                <w:trPr>
                                  <w:trHeight w:val="283"/>
                                </w:trPr>
                                <w:tc>
                                  <w:tcPr>
                                    <w:tcW w:w="5365" w:type="dxa"/>
                                    <w:gridSpan w:val="3"/>
                                  </w:tcPr>
                                  <w:p w14:paraId="0C6EE708" w14:textId="08D4AC88" w:rsidR="00BD2272" w:rsidRDefault="00BD2272" w:rsidP="00233C3F">
                                    <w:pPr>
                                      <w:spacing w:before="60"/>
                                    </w:pPr>
                                    <w:r>
                                      <w:t xml:space="preserve">Elements of local variables </w:t>
                                    </w:r>
                                    <w:r w:rsidRPr="00670B2F">
                                      <w:rPr>
                                        <w:b/>
                                      </w:rPr>
                                      <w:t>w</w:t>
                                    </w:r>
                                    <w:r>
                                      <w:t xml:space="preserve"> and/or outputs </w:t>
                                    </w:r>
                                    <w:r w:rsidRPr="00670B2F">
                                      <w:rPr>
                                        <w:b/>
                                      </w:rPr>
                                      <w:t>y</w:t>
                                    </w:r>
                                    <w:r>
                                      <w:t>:</w:t>
                                    </w:r>
                                  </w:p>
                                </w:tc>
                              </w:tr>
                              <w:tr w:rsidR="00BD2272" w14:paraId="30B177AE" w14:textId="77777777" w:rsidTr="00233C3F">
                                <w:trPr>
                                  <w:trHeight w:val="80"/>
                                </w:trPr>
                                <w:tc>
                                  <w:tcPr>
                                    <w:tcW w:w="462" w:type="dxa"/>
                                  </w:tcPr>
                                  <w:p w14:paraId="7D1560D2" w14:textId="77777777" w:rsidR="00BD2272" w:rsidRPr="00AF0F21" w:rsidRDefault="00BD2272"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BD2272" w:rsidRDefault="00BD2272" w:rsidP="00233C3F">
                                    <w:r>
                                      <w:t>continuous-time states (continuous between events)</w:t>
                                    </w:r>
                                  </w:p>
                                </w:tc>
                              </w:tr>
                              <w:tr w:rsidR="00BD2272" w14:paraId="26647B16" w14:textId="77777777" w:rsidTr="00233C3F">
                                <w:trPr>
                                  <w:trHeight w:val="80"/>
                                </w:trPr>
                                <w:tc>
                                  <w:tcPr>
                                    <w:tcW w:w="462" w:type="dxa"/>
                                  </w:tcPr>
                                  <w:p w14:paraId="23490BF4" w14:textId="3079215C" w:rsidR="00BD2272" w:rsidRPr="00AF0F21" w:rsidRDefault="00BD2272" w:rsidP="00233C3F">
                                    <w:pPr>
                                      <w:rPr>
                                        <w:b/>
                                        <w:vertAlign w:val="subscript"/>
                                      </w:rPr>
                                    </w:pPr>
                                  </w:p>
                                </w:tc>
                                <w:tc>
                                  <w:tcPr>
                                    <w:tcW w:w="4903" w:type="dxa"/>
                                    <w:gridSpan w:val="2"/>
                                  </w:tcPr>
                                  <w:p w14:paraId="445C5CE4" w14:textId="32018FC7" w:rsidR="00BD2272" w:rsidRDefault="00BD2272" w:rsidP="00233C3F"/>
                                </w:tc>
                              </w:tr>
                            </w:tbl>
                            <w:p w14:paraId="77D2AFD0" w14:textId="77777777" w:rsidR="00BD2272" w:rsidRDefault="00BD2272" w:rsidP="00233C3F"/>
                          </w:txbxContent>
                        </wps:txbx>
                        <wps:bodyPr rot="0" vert="horz" wrap="square" lIns="91440" tIns="45720" rIns="91440" bIns="45720" anchor="t" anchorCtr="0" upright="1">
                          <a:no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BD2272" w:rsidRPr="00AF0F21" w:rsidRDefault="00BD2272"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BD2272" w:rsidRPr="00AF0F21" w:rsidRDefault="004F204D" w:rsidP="00233C3F">
                              <w:pPr>
                                <w:autoSpaceDE w:val="0"/>
                                <w:autoSpaceDN w:val="0"/>
                                <w:adjustRightInd w:val="0"/>
                                <w:rPr>
                                  <w:b/>
                                  <w:bCs/>
                                  <w:color w:val="000000"/>
                                  <w:sz w:val="22"/>
                                  <w:szCs w:val="22"/>
                                  <w:vertAlign w:val="subscript"/>
                                </w:rPr>
                              </w:pPr>
                              <m:oMath>
                                <m:sSub>
                                  <m:sSubPr>
                                    <m:ctrlPr>
                                      <w:ins w:id="2183" w:author="Bertsch Christian (CR/AEE3)" w:date="2019-10-03T16:45:00Z">
                                        <w:rPr>
                                          <w:rFonts w:ascii="Cambria Math" w:hAnsi="Cambria Math"/>
                                          <w:b/>
                                          <w:bCs/>
                                          <w:i/>
                                          <w:spacing w:val="4"/>
                                          <w:sz w:val="22"/>
                                          <w:szCs w:val="22"/>
                                        </w:rPr>
                                      </w:ins>
                                    </m:ctrlPr>
                                  </m:sSubPr>
                                  <m:e>
                                    <m:acc>
                                      <m:accPr>
                                        <m:chr m:val="̇"/>
                                        <m:ctrlPr>
                                          <w:ins w:id="2184" w:author="Bertsch Christian (CR/AEE3)" w:date="2019-10-03T16:45:00Z">
                                            <w:rPr>
                                              <w:rFonts w:ascii="Cambria Math" w:hAnsi="Cambria Math"/>
                                              <w:b/>
                                              <w:bCs/>
                                              <w:spacing w:val="4"/>
                                              <w:sz w:val="22"/>
                                              <w:szCs w:val="22"/>
                                            </w:rPr>
                                          </w:ins>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BD2272"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168599AC" w:rsidR="00BD2272" w:rsidRPr="00B43454" w:rsidRDefault="00BD2272" w:rsidP="00233C3F">
                              <w:pPr>
                                <w:pStyle w:val="Caption"/>
                                <w:spacing w:before="0" w:after="0"/>
                                <w:ind w:left="1163" w:hanging="879"/>
                                <w:rPr>
                                  <w:b w:val="0"/>
                                </w:rPr>
                              </w:pPr>
                              <w:bookmarkStart w:id="2185" w:name="_Ref401741492"/>
                              <w:r w:rsidRPr="0098259C">
                                <w:t xml:space="preserve">Figure </w:t>
                              </w:r>
                              <w:r w:rsidRPr="0098259C">
                                <w:fldChar w:fldCharType="begin"/>
                              </w:r>
                              <w:r w:rsidRPr="0098259C">
                                <w:instrText xml:space="preserve"> SEQ Figure \* ARABIC </w:instrText>
                              </w:r>
                              <w:r w:rsidRPr="0098259C">
                                <w:fldChar w:fldCharType="separate"/>
                              </w:r>
                              <w:r w:rsidR="000440B4">
                                <w:rPr>
                                  <w:noProof/>
                                </w:rPr>
                                <w:t>2</w:t>
                              </w:r>
                              <w:r w:rsidRPr="0098259C">
                                <w:fldChar w:fldCharType="end"/>
                              </w:r>
                              <w:bookmarkEnd w:id="2185"/>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BD2272" w:rsidRDefault="00BD2272"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684A044D" id="Zeichenbereich 97"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BD2272" w:rsidRDefault="00BD2272"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BD2272" w:rsidRDefault="00BD2272"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BD2272" w:rsidRDefault="00BD2272"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BD2272" w:rsidRDefault="00BD2272"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BD2272" w:rsidRPr="00AF0F21" w:rsidRDefault="00BD2272"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42" type="#_x0000_t202" style="position:absolute;left:22893;top:28479;width:654;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BD2272" w:rsidRDefault="00BD2272"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BD2272" w:rsidRPr="00AF0F21" w:rsidRDefault="00BD2272"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BD2272" w14:paraId="1F6390BC" w14:textId="77777777" w:rsidTr="00233C3F">
                          <w:tc>
                            <w:tcPr>
                              <w:tcW w:w="476" w:type="dxa"/>
                              <w:gridSpan w:val="2"/>
                            </w:tcPr>
                            <w:p w14:paraId="7663E936" w14:textId="77777777" w:rsidR="00BD2272" w:rsidRPr="00BD4780" w:rsidRDefault="00BD2272">
                              <w:pPr>
                                <w:rPr>
                                  <w:i/>
                                </w:rPr>
                              </w:pPr>
                              <w:r w:rsidRPr="00BD4780">
                                <w:rPr>
                                  <w:i/>
                                </w:rPr>
                                <w:t>t</w:t>
                              </w:r>
                            </w:p>
                          </w:tc>
                          <w:tc>
                            <w:tcPr>
                              <w:tcW w:w="4889" w:type="dxa"/>
                            </w:tcPr>
                            <w:p w14:paraId="71F6AD4E" w14:textId="77777777" w:rsidR="00BD2272" w:rsidRDefault="00BD2272">
                              <w:r>
                                <w:t>time</w:t>
                              </w:r>
                            </w:p>
                          </w:tc>
                        </w:tr>
                        <w:tr w:rsidR="00BD2272" w14:paraId="363538A7" w14:textId="77777777" w:rsidTr="00233C3F">
                          <w:tc>
                            <w:tcPr>
                              <w:tcW w:w="476" w:type="dxa"/>
                              <w:gridSpan w:val="2"/>
                            </w:tcPr>
                            <w:p w14:paraId="49B43877" w14:textId="77777777" w:rsidR="00BD2272" w:rsidRPr="00BD4780" w:rsidRDefault="00BD2272">
                              <w:pPr>
                                <w:rPr>
                                  <w:b/>
                                </w:rPr>
                              </w:pPr>
                              <w:r>
                                <w:rPr>
                                  <w:b/>
                                </w:rPr>
                                <w:t>v</w:t>
                              </w:r>
                              <w:r w:rsidRPr="006F760E">
                                <w:rPr>
                                  <w:vertAlign w:val="subscript"/>
                                </w:rPr>
                                <w:t>start</w:t>
                              </w:r>
                            </w:p>
                          </w:tc>
                          <w:tc>
                            <w:tcPr>
                              <w:tcW w:w="4889" w:type="dxa"/>
                            </w:tcPr>
                            <w:p w14:paraId="21E7019A" w14:textId="77777777" w:rsidR="00BD2272" w:rsidRDefault="00BD2272" w:rsidP="00233C3F">
                              <w:r>
                                <w:t>variables with initial = “exact” (parameters, …)</w:t>
                              </w:r>
                            </w:p>
                          </w:tc>
                        </w:tr>
                        <w:tr w:rsidR="00BD2272" w14:paraId="792BE874" w14:textId="77777777" w:rsidTr="00233C3F">
                          <w:tc>
                            <w:tcPr>
                              <w:tcW w:w="476" w:type="dxa"/>
                              <w:gridSpan w:val="2"/>
                            </w:tcPr>
                            <w:p w14:paraId="32CB31FD" w14:textId="77777777" w:rsidR="00BD2272" w:rsidRPr="00BD4780" w:rsidRDefault="00BD2272">
                              <w:pPr>
                                <w:rPr>
                                  <w:b/>
                                </w:rPr>
                              </w:pPr>
                              <w:r w:rsidRPr="00BD4780">
                                <w:rPr>
                                  <w:b/>
                                </w:rPr>
                                <w:t>u</w:t>
                              </w:r>
                              <w:r w:rsidRPr="00386DDF">
                                <w:t>(t)</w:t>
                              </w:r>
                            </w:p>
                          </w:tc>
                          <w:tc>
                            <w:tcPr>
                              <w:tcW w:w="4889" w:type="dxa"/>
                            </w:tcPr>
                            <w:p w14:paraId="38499027" w14:textId="77777777" w:rsidR="00BD2272" w:rsidRDefault="00BD2272" w:rsidP="00233C3F">
                              <w:r>
                                <w:t>inputs (continuous-time and/or discrete-time)</w:t>
                              </w:r>
                            </w:p>
                          </w:tc>
                        </w:tr>
                        <w:tr w:rsidR="00BD2272" w14:paraId="709CE05D" w14:textId="77777777" w:rsidTr="00233C3F">
                          <w:tc>
                            <w:tcPr>
                              <w:tcW w:w="476" w:type="dxa"/>
                              <w:gridSpan w:val="2"/>
                            </w:tcPr>
                            <w:p w14:paraId="2481A480" w14:textId="77777777" w:rsidR="00BD2272" w:rsidRPr="00BD4780" w:rsidRDefault="00BD2272">
                              <w:pPr>
                                <w:rPr>
                                  <w:b/>
                                </w:rPr>
                              </w:pPr>
                              <w:r w:rsidRPr="00BD4780">
                                <w:rPr>
                                  <w:b/>
                                </w:rPr>
                                <w:t>y</w:t>
                              </w:r>
                              <w:r w:rsidRPr="00386DDF">
                                <w:t>(t)</w:t>
                              </w:r>
                            </w:p>
                          </w:tc>
                          <w:tc>
                            <w:tcPr>
                              <w:tcW w:w="4889" w:type="dxa"/>
                            </w:tcPr>
                            <w:p w14:paraId="1C908DCE" w14:textId="77777777" w:rsidR="00BD2272" w:rsidRDefault="00BD2272" w:rsidP="00233C3F">
                              <w:r>
                                <w:t>outputs (continuous-time and/or discrete-time)</w:t>
                              </w:r>
                            </w:p>
                          </w:tc>
                        </w:tr>
                        <w:tr w:rsidR="00BD2272" w14:paraId="79CA9D02" w14:textId="77777777" w:rsidTr="00233C3F">
                          <w:tc>
                            <w:tcPr>
                              <w:tcW w:w="476" w:type="dxa"/>
                              <w:gridSpan w:val="2"/>
                            </w:tcPr>
                            <w:p w14:paraId="4D584965" w14:textId="77777777" w:rsidR="00BD2272" w:rsidRPr="00BD4780" w:rsidRDefault="00BD2272" w:rsidP="00233C3F">
                              <w:pPr>
                                <w:rPr>
                                  <w:b/>
                                </w:rPr>
                              </w:pPr>
                              <w:r>
                                <w:rPr>
                                  <w:b/>
                                </w:rPr>
                                <w:t>w</w:t>
                              </w:r>
                              <w:r w:rsidRPr="00386DDF">
                                <w:t>(t)</w:t>
                              </w:r>
                            </w:p>
                          </w:tc>
                          <w:tc>
                            <w:tcPr>
                              <w:tcW w:w="4889" w:type="dxa"/>
                            </w:tcPr>
                            <w:p w14:paraId="4F047A09" w14:textId="77777777" w:rsidR="00BD2272" w:rsidRDefault="00BD2272" w:rsidP="00233C3F">
                              <w:r>
                                <w:t>local variables (continuous-time and/or discrete-time)</w:t>
                              </w:r>
                            </w:p>
                          </w:tc>
                        </w:tr>
                        <w:tr w:rsidR="00BD2272" w14:paraId="114E85C7" w14:textId="77777777" w:rsidTr="00233C3F">
                          <w:trPr>
                            <w:trHeight w:val="80"/>
                          </w:trPr>
                          <w:tc>
                            <w:tcPr>
                              <w:tcW w:w="476" w:type="dxa"/>
                              <w:gridSpan w:val="2"/>
                            </w:tcPr>
                            <w:p w14:paraId="6CF64B96" w14:textId="77777777" w:rsidR="00BD2272" w:rsidRPr="00BD4780" w:rsidRDefault="00BD2272">
                              <w:pPr>
                                <w:rPr>
                                  <w:b/>
                                </w:rPr>
                              </w:pPr>
                              <w:r w:rsidRPr="00BD4780">
                                <w:rPr>
                                  <w:b/>
                                </w:rPr>
                                <w:t>z</w:t>
                              </w:r>
                              <w:r w:rsidRPr="00386DDF">
                                <w:t>(t)</w:t>
                              </w:r>
                            </w:p>
                          </w:tc>
                          <w:tc>
                            <w:tcPr>
                              <w:tcW w:w="4889" w:type="dxa"/>
                            </w:tcPr>
                            <w:p w14:paraId="3FBEAF0E" w14:textId="77777777" w:rsidR="00BD2272" w:rsidRDefault="00BD2272">
                              <w:r>
                                <w:t>event indicators (continuous-time)</w:t>
                              </w:r>
                            </w:p>
                          </w:tc>
                        </w:tr>
                        <w:tr w:rsidR="00BD2272" w14:paraId="15A1D92D" w14:textId="77777777" w:rsidTr="00233C3F">
                          <w:trPr>
                            <w:trHeight w:val="283"/>
                          </w:trPr>
                          <w:tc>
                            <w:tcPr>
                              <w:tcW w:w="5365" w:type="dxa"/>
                              <w:gridSpan w:val="3"/>
                            </w:tcPr>
                            <w:p w14:paraId="0C6EE708" w14:textId="08D4AC88" w:rsidR="00BD2272" w:rsidRDefault="00BD2272" w:rsidP="00233C3F">
                              <w:pPr>
                                <w:spacing w:before="60"/>
                              </w:pPr>
                              <w:r>
                                <w:t xml:space="preserve">Elements of local variables </w:t>
                              </w:r>
                              <w:r w:rsidRPr="00670B2F">
                                <w:rPr>
                                  <w:b/>
                                </w:rPr>
                                <w:t>w</w:t>
                              </w:r>
                              <w:r>
                                <w:t xml:space="preserve"> and/or outputs </w:t>
                              </w:r>
                              <w:r w:rsidRPr="00670B2F">
                                <w:rPr>
                                  <w:b/>
                                </w:rPr>
                                <w:t>y</w:t>
                              </w:r>
                              <w:r>
                                <w:t>:</w:t>
                              </w:r>
                            </w:p>
                          </w:tc>
                        </w:tr>
                        <w:tr w:rsidR="00BD2272" w14:paraId="30B177AE" w14:textId="77777777" w:rsidTr="00233C3F">
                          <w:trPr>
                            <w:trHeight w:val="80"/>
                          </w:trPr>
                          <w:tc>
                            <w:tcPr>
                              <w:tcW w:w="462" w:type="dxa"/>
                            </w:tcPr>
                            <w:p w14:paraId="7D1560D2" w14:textId="77777777" w:rsidR="00BD2272" w:rsidRPr="00AF0F21" w:rsidRDefault="00BD2272"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BD2272" w:rsidRDefault="00BD2272" w:rsidP="00233C3F">
                              <w:r>
                                <w:t>continuous-time states (continuous between events)</w:t>
                              </w:r>
                            </w:p>
                          </w:tc>
                        </w:tr>
                        <w:tr w:rsidR="00BD2272" w14:paraId="26647B16" w14:textId="77777777" w:rsidTr="00233C3F">
                          <w:trPr>
                            <w:trHeight w:val="80"/>
                          </w:trPr>
                          <w:tc>
                            <w:tcPr>
                              <w:tcW w:w="462" w:type="dxa"/>
                            </w:tcPr>
                            <w:p w14:paraId="23490BF4" w14:textId="3079215C" w:rsidR="00BD2272" w:rsidRPr="00AF0F21" w:rsidRDefault="00BD2272" w:rsidP="00233C3F">
                              <w:pPr>
                                <w:rPr>
                                  <w:b/>
                                  <w:vertAlign w:val="subscript"/>
                                </w:rPr>
                              </w:pPr>
                            </w:p>
                          </w:tc>
                          <w:tc>
                            <w:tcPr>
                              <w:tcW w:w="4903" w:type="dxa"/>
                              <w:gridSpan w:val="2"/>
                            </w:tcPr>
                            <w:p w14:paraId="445C5CE4" w14:textId="32018FC7" w:rsidR="00BD2272" w:rsidRDefault="00BD2272" w:rsidP="00233C3F"/>
                          </w:tc>
                        </w:tr>
                      </w:tbl>
                      <w:p w14:paraId="77D2AFD0" w14:textId="77777777" w:rsidR="00BD2272" w:rsidRDefault="00BD2272" w:rsidP="00233C3F"/>
                    </w:txbxContent>
                  </v:textbox>
                </v:shape>
                <v:shape id="Text Box 70" o:spid="_x0000_s1046"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BD2272" w:rsidRPr="00AF0F21" w:rsidRDefault="00BD2272"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7"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BD2272" w:rsidRPr="00AF0F21" w:rsidRDefault="004F204D" w:rsidP="00233C3F">
                        <w:pPr>
                          <w:autoSpaceDE w:val="0"/>
                          <w:autoSpaceDN w:val="0"/>
                          <w:adjustRightInd w:val="0"/>
                          <w:rPr>
                            <w:b/>
                            <w:bCs/>
                            <w:color w:val="000000"/>
                            <w:sz w:val="22"/>
                            <w:szCs w:val="22"/>
                            <w:vertAlign w:val="subscript"/>
                          </w:rPr>
                        </w:pPr>
                        <m:oMath>
                          <m:sSub>
                            <m:sSubPr>
                              <m:ctrlPr>
                                <w:ins w:id="2186" w:author="Bertsch Christian (CR/AEE3)" w:date="2019-10-03T16:45:00Z">
                                  <w:rPr>
                                    <w:rFonts w:ascii="Cambria Math" w:hAnsi="Cambria Math"/>
                                    <w:b/>
                                    <w:bCs/>
                                    <w:i/>
                                    <w:spacing w:val="4"/>
                                    <w:sz w:val="22"/>
                                    <w:szCs w:val="22"/>
                                  </w:rPr>
                                </w:ins>
                              </m:ctrlPr>
                            </m:sSubPr>
                            <m:e>
                              <m:acc>
                                <m:accPr>
                                  <m:chr m:val="̇"/>
                                  <m:ctrlPr>
                                    <w:ins w:id="2187" w:author="Bertsch Christian (CR/AEE3)" w:date="2019-10-03T16:45:00Z">
                                      <w:rPr>
                                        <w:rFonts w:ascii="Cambria Math" w:hAnsi="Cambria Math"/>
                                        <w:b/>
                                        <w:bCs/>
                                        <w:spacing w:val="4"/>
                                        <w:sz w:val="22"/>
                                        <w:szCs w:val="22"/>
                                      </w:rPr>
                                    </w:ins>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BD2272" w:rsidRPr="00AF0F21">
                          <w:rPr>
                            <w:b/>
                            <w:bCs/>
                            <w:color w:val="000000"/>
                            <w:sz w:val="22"/>
                            <w:szCs w:val="22"/>
                          </w:rPr>
                          <w:t xml:space="preserve"> </w:t>
                        </w:r>
                      </w:p>
                    </w:txbxContent>
                  </v:textbox>
                </v:shape>
                <v:shape id="Text Box 47" o:spid="_x0000_s1048"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168599AC" w:rsidR="00BD2272" w:rsidRPr="00B43454" w:rsidRDefault="00BD2272" w:rsidP="00233C3F">
                        <w:pPr>
                          <w:pStyle w:val="Caption"/>
                          <w:spacing w:before="0" w:after="0"/>
                          <w:ind w:left="1163" w:hanging="879"/>
                          <w:rPr>
                            <w:b w:val="0"/>
                          </w:rPr>
                        </w:pPr>
                        <w:bookmarkStart w:id="2188" w:name="_Ref401741492"/>
                        <w:r w:rsidRPr="0098259C">
                          <w:t xml:space="preserve">Figure </w:t>
                        </w:r>
                        <w:r w:rsidRPr="0098259C">
                          <w:fldChar w:fldCharType="begin"/>
                        </w:r>
                        <w:r w:rsidRPr="0098259C">
                          <w:instrText xml:space="preserve"> SEQ Figure \* ARABIC </w:instrText>
                        </w:r>
                        <w:r w:rsidRPr="0098259C">
                          <w:fldChar w:fldCharType="separate"/>
                        </w:r>
                        <w:r w:rsidR="000440B4">
                          <w:rPr>
                            <w:noProof/>
                          </w:rPr>
                          <w:t>2</w:t>
                        </w:r>
                        <w:r w:rsidRPr="0098259C">
                          <w:fldChar w:fldCharType="end"/>
                        </w:r>
                        <w:bookmarkEnd w:id="2188"/>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49"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BD2272" w:rsidRDefault="00BD2272"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p>
    <w:p w14:paraId="2DD3C397" w14:textId="77777777" w:rsidR="00233C3F" w:rsidRPr="0098259C" w:rsidRDefault="00233C3F" w:rsidP="00233C3F">
      <w:pPr>
        <w:pStyle w:val="Heading2"/>
      </w:pPr>
      <w:r w:rsidRPr="00B43454">
        <w:t xml:space="preserve"> </w:t>
      </w:r>
      <w:bookmarkStart w:id="2189" w:name="_Ref356504399"/>
      <w:bookmarkStart w:id="2190" w:name="_Toc20839936"/>
      <w:r w:rsidRPr="0098259C">
        <w:t>Mathematical Description</w:t>
      </w:r>
      <w:bookmarkEnd w:id="2189"/>
      <w:bookmarkEnd w:id="2190"/>
    </w:p>
    <w:p w14:paraId="3003396B" w14:textId="7C499FF0" w:rsidR="00233C3F" w:rsidRDefault="00233C3F" w:rsidP="00233C3F">
      <w:pPr>
        <w:pStyle w:val="BodyText"/>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ins w:id="2191" w:author="Bertsch Christian (CR/AEE3)" w:date="2019-09-06T11:23:00Z">
        <w:r w:rsidR="007077C6">
          <w:t>-</w:t>
        </w:r>
      </w:ins>
      <w:r w:rsidRPr="0098259C">
        <w:t>space form with events are handled (abbreviated as “hybrid ODE”). Algebraic equation systems might be contained inside the FMU.</w:t>
      </w:r>
      <w:r>
        <w:t xml:space="preserve"> Also, the FMU might consist of discrete-time equations only, for example</w:t>
      </w:r>
      <w:ins w:id="2192" w:author="Bertsch Christian (CR/AEE3)" w:date="2019-09-06T11:23:00Z">
        <w:r w:rsidR="007077C6">
          <w:t>,</w:t>
        </w:r>
      </w:ins>
      <w:r>
        <w:t xml:space="preserve"> describing a sampled-data controller.</w:t>
      </w:r>
    </w:p>
    <w:p w14:paraId="06BE953E" w14:textId="632A4915" w:rsidR="00233C3F" w:rsidRDefault="00233C3F" w:rsidP="00233C3F">
      <w:pPr>
        <w:pStyle w:val="BodyText"/>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ins w:id="2193" w:author="Bertsch Christian (CR/AEE3)" w:date="2019-10-03T16:45:00Z">
                <w:rPr>
                  <w:rFonts w:ascii="Cambria Math" w:hAnsi="Cambria Math"/>
                  <w:i/>
                </w:rPr>
              </w:ins>
            </m:ctrlPr>
          </m:sSubPr>
          <m:e>
            <m:r>
              <w:rPr>
                <w:rFonts w:ascii="Cambria Math" w:hAnsi="Cambria Math"/>
              </w:rPr>
              <m:t>t=(t</m:t>
            </m:r>
          </m:e>
          <m:sub>
            <m:r>
              <w:rPr>
                <w:rFonts w:ascii="Cambria Math" w:hAnsi="Cambria Math"/>
              </w:rPr>
              <m:t>R</m:t>
            </m:r>
          </m:sub>
        </m:sSub>
        <m:r>
          <w:rPr>
            <w:rFonts w:ascii="Cambria Math" w:hAnsi="Cambria Math"/>
          </w:rPr>
          <m:t>,</m:t>
        </m:r>
        <m:sSub>
          <m:sSubPr>
            <m:ctrlPr>
              <w:ins w:id="2194" w:author="Bertsch Christian (CR/AEE3)" w:date="2019-10-03T16:45:00Z">
                <w:rPr>
                  <w:rFonts w:ascii="Cambria Math" w:hAnsi="Cambria Math"/>
                  <w:i/>
                </w:rPr>
              </w:ins>
            </m:ctrlPr>
          </m:sSubPr>
          <m:e>
            <m:r>
              <w:rPr>
                <w:rFonts w:ascii="Cambria Math" w:hAnsi="Cambria Math"/>
              </w:rPr>
              <m:t>t</m:t>
            </m:r>
          </m:e>
          <m:sub>
            <m:r>
              <w:rPr>
                <w:rFonts w:ascii="Cambria Math" w:hAnsi="Cambria Math"/>
              </w:rPr>
              <m:t>I</m:t>
            </m:r>
          </m:sub>
        </m:sSub>
        <m:r>
          <w:del w:id="2195" w:author="Bertsch Christian (CR/AEE3)" w:date="2019-09-06T11:23:00Z">
            <w:rPr>
              <w:rFonts w:ascii="Cambria Math" w:hAnsi="Cambria Math"/>
            </w:rPr>
            <m:t>)</m:t>
          </w:del>
        </m:r>
        <m:r>
          <w:ins w:id="2196" w:author="Bertsch Christian (CR/AEE3)" w:date="2019-09-06T11:23:00Z">
            <w:rPr>
              <w:rFonts w:ascii="Cambria Math" w:hAnsi="Cambria Math"/>
            </w:rPr>
            <m:t>)</m:t>
          </w:ins>
        </m:r>
      </m:oMath>
      <w:ins w:id="2197" w:author="Bertsch Christian (CR/AEE3)" w:date="2019-09-06T11:23:00Z">
        <w:r w:rsidR="007077C6">
          <w:t>,</w:t>
        </w:r>
      </w:ins>
      <w:r>
        <w:t xml:space="preserve"> where </w:t>
      </w:r>
      <m:oMath>
        <m:sSub>
          <m:sSubPr>
            <m:ctrlPr>
              <w:ins w:id="2198" w:author="Bertsch Christian (CR/AEE3)" w:date="2019-10-03T16:45:00Z">
                <w:rPr>
                  <w:rFonts w:ascii="Cambria Math" w:hAnsi="Cambria Math"/>
                  <w:i/>
                </w:rPr>
              </w:ins>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ins w:id="2199" w:author="Bertsch Christian (CR/AEE3)" w:date="2019-10-03T16:45:00Z">
                <w:rPr>
                  <w:rFonts w:ascii="Cambria Math" w:hAnsi="Cambria Math"/>
                  <w:i/>
                </w:rPr>
              </w:ins>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ins w:id="2200" w:author="Bertsch Christian (CR/AEE3)" w:date="2019-10-03T16:45:00Z">
                <w:rPr>
                  <w:rFonts w:ascii="Cambria Math" w:hAnsi="Cambria Math"/>
                  <w:i/>
                </w:rPr>
              </w:ins>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ins w:id="2201" w:author="Bertsch Christian (CR/AEE3)" w:date="2019-10-03T16:45:00Z">
                <w:rPr>
                  <w:rFonts w:ascii="Cambria Math" w:hAnsi="Cambria Math"/>
                  <w:i/>
                </w:rPr>
              </w:ins>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ins w:id="2202" w:author="Bertsch Christian (CR/AEE3)" w:date="2019-10-03T16:45:00Z">
                <w:rPr>
                  <w:rFonts w:ascii="Cambria Math" w:hAnsi="Cambria Math"/>
                  <w:i/>
                </w:rPr>
              </w:ins>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ins w:id="2203" w:author="Bertsch Christian (CR/AEE3)" w:date="2019-10-03T16:45:00Z">
                <w:rPr>
                  <w:rFonts w:ascii="Cambria Math" w:hAnsi="Cambria Math"/>
                  <w:i/>
                </w:rPr>
              </w:ins>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del w:id="2204" w:author="Bertsch Christian (CR/AEE3)" w:date="2019-09-06T11:23:00Z">
        <w:r w:rsidR="006B1926">
          <w:delText>e.g.</w:delText>
        </w:r>
      </w:del>
      <w:ins w:id="2205" w:author="Bertsch Christian (CR/AEE3)" w:date="2019-09-06T11:23:00Z">
        <w:r w:rsidR="00977D34">
          <w:t>for instance</w:t>
        </w:r>
      </w:ins>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ootnoteReference"/>
        </w:rPr>
        <w:footnoteReference w:id="10"/>
      </w:r>
      <w:r>
        <w:t>:</w:t>
      </w:r>
    </w:p>
    <w:tbl>
      <w:tblPr>
        <w:tblStyle w:val="TableGrid"/>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4F204D" w:rsidP="00233C3F">
            <w:pPr>
              <w:pStyle w:val="Textkrper-Tabelle"/>
              <w:jc w:val="center"/>
            </w:pPr>
            <m:oMath>
              <m:sSub>
                <m:sSubPr>
                  <m:ctrlPr>
                    <w:ins w:id="2207" w:author="Bertsch Christian (CR/AEE3)" w:date="2019-10-03T16:45:00Z">
                      <w:rPr>
                        <w:rFonts w:ascii="Cambria Math" w:hAnsi="Cambria Math"/>
                        <w:i/>
                      </w:rPr>
                    </w:ins>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ins w:id="2208" w:author="Bertsch Christian (CR/AEE3)" w:date="2019-10-03T16:45:00Z">
                      <w:rPr>
                        <w:rFonts w:ascii="Cambria Math" w:hAnsi="Cambria Math"/>
                        <w:i/>
                      </w:rPr>
                    </w:ins>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4F204D" w:rsidP="00233C3F">
            <w:pPr>
              <w:pStyle w:val="Textkrper-Tabelle"/>
            </w:pPr>
            <m:oMath>
              <m:sSub>
                <m:sSubPr>
                  <m:ctrlPr>
                    <w:ins w:id="2209" w:author="Bertsch Christian (CR/AEE3)" w:date="2019-10-03T16:45:00Z">
                      <w:rPr>
                        <w:rFonts w:ascii="Cambria Math" w:hAnsi="Cambria Math"/>
                        <w:i/>
                        <w:spacing w:val="4"/>
                        <w:szCs w:val="24"/>
                        <w:lang w:eastAsia="nl-NL"/>
                      </w:rPr>
                    </w:ins>
                  </m:ctrlPr>
                </m:sSubPr>
                <m:e>
                  <m:r>
                    <w:rPr>
                      <w:rFonts w:ascii="Cambria Math" w:hAnsi="Cambria Math"/>
                    </w:rPr>
                    <m:t>(t</m:t>
                  </m:r>
                </m:e>
                <m:sub>
                  <m:r>
                    <w:rPr>
                      <w:rFonts w:ascii="Cambria Math" w:hAnsi="Cambria Math"/>
                    </w:rPr>
                    <m:t>R1</m:t>
                  </m:r>
                </m:sub>
              </m:sSub>
              <m:r>
                <w:rPr>
                  <w:rFonts w:ascii="Cambria Math" w:hAnsi="Cambria Math"/>
                </w:rPr>
                <m:t>,</m:t>
              </m:r>
              <m:sSub>
                <m:sSubPr>
                  <m:ctrlPr>
                    <w:ins w:id="2210" w:author="Bertsch Christian (CR/AEE3)" w:date="2019-10-03T16:45:00Z">
                      <w:rPr>
                        <w:rFonts w:ascii="Cambria Math" w:hAnsi="Cambria Math"/>
                        <w:i/>
                        <w:spacing w:val="4"/>
                        <w:szCs w:val="24"/>
                        <w:lang w:eastAsia="nl-NL"/>
                      </w:rPr>
                    </w:ins>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ins w:id="2211" w:author="Bertsch Christian (CR/AEE3)" w:date="2019-10-03T16:45:00Z">
                      <w:rPr>
                        <w:rFonts w:ascii="Cambria Math" w:hAnsi="Cambria Math"/>
                        <w:i/>
                        <w:spacing w:val="4"/>
                        <w:szCs w:val="24"/>
                        <w:lang w:eastAsia="nl-NL"/>
                      </w:rPr>
                    </w:ins>
                  </m:ctrlPr>
                </m:sSubPr>
                <m:e>
                  <m:r>
                    <w:rPr>
                      <w:rFonts w:ascii="Cambria Math" w:hAnsi="Cambria Math"/>
                    </w:rPr>
                    <m:t>(t</m:t>
                  </m:r>
                </m:e>
                <m:sub>
                  <m:r>
                    <w:rPr>
                      <w:rFonts w:ascii="Cambria Math" w:hAnsi="Cambria Math"/>
                    </w:rPr>
                    <m:t>R2</m:t>
                  </m:r>
                </m:sub>
              </m:sSub>
              <m:r>
                <w:rPr>
                  <w:rFonts w:ascii="Cambria Math" w:hAnsi="Cambria Math"/>
                </w:rPr>
                <m:t>,</m:t>
              </m:r>
              <m:sSub>
                <m:sSubPr>
                  <m:ctrlPr>
                    <w:ins w:id="2212" w:author="Bertsch Christian (CR/AEE3)" w:date="2019-10-03T16:45:00Z">
                      <w:rPr>
                        <w:rFonts w:ascii="Cambria Math" w:hAnsi="Cambria Math"/>
                        <w:i/>
                        <w:spacing w:val="4"/>
                        <w:szCs w:val="24"/>
                        <w:lang w:eastAsia="nl-NL"/>
                      </w:rPr>
                    </w:ins>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ins w:id="2213" w:author="Bertsch Christian (CR/AEE3)" w:date="2019-10-03T16:45:00Z">
                      <w:rPr>
                        <w:rFonts w:ascii="Cambria Math" w:hAnsi="Cambria Math"/>
                        <w:i/>
                        <w:spacing w:val="4"/>
                        <w:szCs w:val="24"/>
                        <w:lang w:eastAsia="nl-NL"/>
                      </w:rPr>
                    </w:ins>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ins w:id="2214" w:author="Bertsch Christian (CR/AEE3)" w:date="2019-10-03T16:45:00Z">
                      <w:rPr>
                        <w:rFonts w:ascii="Cambria Math" w:hAnsi="Cambria Math"/>
                        <w:i/>
                        <w:spacing w:val="4"/>
                        <w:szCs w:val="24"/>
                        <w:lang w:eastAsia="nl-NL"/>
                      </w:rPr>
                    </w:ins>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ins w:id="2215" w:author="Bertsch Christian (CR/AEE3)" w:date="2019-10-03T16:45:00Z">
                      <w:rPr>
                        <w:rFonts w:ascii="Cambria Math" w:hAnsi="Cambria Math"/>
                        <w:i/>
                        <w:spacing w:val="4"/>
                        <w:szCs w:val="24"/>
                        <w:lang w:eastAsia="nl-NL"/>
                      </w:rPr>
                    </w:ins>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ins w:id="2216" w:author="Bertsch Christian (CR/AEE3)" w:date="2019-10-03T16:45:00Z">
                      <w:rPr>
                        <w:rFonts w:ascii="Cambria Math" w:hAnsi="Cambria Math"/>
                        <w:i/>
                        <w:spacing w:val="4"/>
                        <w:szCs w:val="24"/>
                        <w:lang w:eastAsia="nl-NL"/>
                      </w:rPr>
                    </w:ins>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ins w:id="2217" w:author="Bertsch Christian (CR/AEE3)" w:date="2019-10-03T16:45:00Z">
                      <w:rPr>
                        <w:rFonts w:ascii="Cambria Math" w:hAnsi="Cambria Math"/>
                        <w:i/>
                        <w:spacing w:val="4"/>
                        <w:szCs w:val="24"/>
                        <w:lang w:eastAsia="nl-NL"/>
                      </w:rPr>
                    </w:ins>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ins w:id="2218" w:author="Bertsch Christian (CR/AEE3)" w:date="2019-10-03T16:45:00Z">
                      <w:rPr>
                        <w:rFonts w:ascii="Cambria Math" w:hAnsi="Cambria Math"/>
                        <w:i/>
                        <w:spacing w:val="4"/>
                        <w:szCs w:val="24"/>
                        <w:lang w:eastAsia="nl-NL"/>
                      </w:rPr>
                    </w:ins>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4F204D" w:rsidP="00233C3F">
            <w:pPr>
              <w:pStyle w:val="Textkrper-Tabelle"/>
            </w:pPr>
            <m:oMath>
              <m:sSub>
                <m:sSubPr>
                  <m:ctrlPr>
                    <w:ins w:id="2219" w:author="Bertsch Christian (CR/AEE3)" w:date="2019-10-03T16:45:00Z">
                      <w:rPr>
                        <w:rFonts w:ascii="Cambria Math" w:hAnsi="Cambria Math"/>
                        <w:i/>
                      </w:rPr>
                    </w:ins>
                  </m:ctrlPr>
                </m:sSubPr>
                <m:e>
                  <m:r>
                    <w:rPr>
                      <w:rFonts w:ascii="Cambria Math" w:hAnsi="Cambria Math"/>
                    </w:rPr>
                    <m:t>t</m:t>
                  </m:r>
                </m:e>
                <m:sub>
                  <m:r>
                    <w:rPr>
                      <w:rFonts w:ascii="Cambria Math" w:hAnsi="Cambria Math"/>
                    </w:rPr>
                    <m:t>1</m:t>
                  </m:r>
                </m:sub>
              </m:sSub>
            </m:oMath>
            <w:r w:rsidR="00233C3F">
              <w:t xml:space="preserve"> is before </w:t>
            </w:r>
            <m:oMath>
              <m:sSub>
                <m:sSubPr>
                  <m:ctrlPr>
                    <w:ins w:id="2220" w:author="Bertsch Christian (CR/AEE3)" w:date="2019-10-03T16:45:00Z">
                      <w:rPr>
                        <w:rFonts w:ascii="Cambria Math" w:hAnsi="Cambria Math"/>
                        <w:i/>
                      </w:rPr>
                    </w:ins>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4F204D" w:rsidP="00233C3F">
            <w:pPr>
              <w:pStyle w:val="Textkrper-Tabelle"/>
              <w:jc w:val="center"/>
            </w:pPr>
            <m:oMath>
              <m:sSub>
                <m:sSubPr>
                  <m:ctrlPr>
                    <w:ins w:id="2221" w:author="Bertsch Christian (CR/AEE3)" w:date="2019-10-03T16:45:00Z">
                      <w:rPr>
                        <w:rFonts w:ascii="Cambria Math" w:hAnsi="Cambria Math"/>
                        <w:i/>
                      </w:rPr>
                    </w:ins>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ins w:id="2222" w:author="Bertsch Christian (CR/AEE3)" w:date="2019-10-03T16:45:00Z">
                      <w:rPr>
                        <w:rFonts w:ascii="Cambria Math" w:hAnsi="Cambria Math"/>
                        <w:i/>
                      </w:rPr>
                    </w:ins>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4F204D" w:rsidP="00233C3F">
            <w:pPr>
              <w:pStyle w:val="Textkrper-Tabelle"/>
            </w:pPr>
            <m:oMath>
              <m:sSub>
                <m:sSubPr>
                  <m:ctrlPr>
                    <w:ins w:id="2223" w:author="Bertsch Christian (CR/AEE3)" w:date="2019-10-03T16:45:00Z">
                      <w:rPr>
                        <w:rFonts w:ascii="Cambria Math" w:hAnsi="Cambria Math"/>
                        <w:i/>
                        <w:spacing w:val="4"/>
                        <w:szCs w:val="24"/>
                        <w:lang w:eastAsia="nl-NL"/>
                      </w:rPr>
                    </w:ins>
                  </m:ctrlPr>
                </m:sSubPr>
                <m:e>
                  <m:r>
                    <w:rPr>
                      <w:rFonts w:ascii="Cambria Math" w:hAnsi="Cambria Math"/>
                    </w:rPr>
                    <m:t>(t</m:t>
                  </m:r>
                </m:e>
                <m:sub>
                  <m:r>
                    <w:rPr>
                      <w:rFonts w:ascii="Cambria Math" w:hAnsi="Cambria Math"/>
                    </w:rPr>
                    <m:t>R1</m:t>
                  </m:r>
                </m:sub>
              </m:sSub>
              <m:r>
                <w:rPr>
                  <w:rFonts w:ascii="Cambria Math" w:hAnsi="Cambria Math"/>
                </w:rPr>
                <m:t>,</m:t>
              </m:r>
              <m:sSub>
                <m:sSubPr>
                  <m:ctrlPr>
                    <w:ins w:id="2224" w:author="Bertsch Christian (CR/AEE3)" w:date="2019-10-03T16:45:00Z">
                      <w:rPr>
                        <w:rFonts w:ascii="Cambria Math" w:hAnsi="Cambria Math"/>
                        <w:i/>
                        <w:spacing w:val="4"/>
                        <w:szCs w:val="24"/>
                        <w:lang w:eastAsia="nl-NL"/>
                      </w:rPr>
                    </w:ins>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ins w:id="2225" w:author="Bertsch Christian (CR/AEE3)" w:date="2019-10-03T16:45:00Z">
                      <w:rPr>
                        <w:rFonts w:ascii="Cambria Math" w:hAnsi="Cambria Math"/>
                        <w:i/>
                        <w:spacing w:val="4"/>
                        <w:szCs w:val="24"/>
                        <w:lang w:eastAsia="nl-NL"/>
                      </w:rPr>
                    </w:ins>
                  </m:ctrlPr>
                </m:sSubPr>
                <m:e>
                  <m:r>
                    <w:rPr>
                      <w:rFonts w:ascii="Cambria Math" w:hAnsi="Cambria Math"/>
                    </w:rPr>
                    <m:t>(t</m:t>
                  </m:r>
                </m:e>
                <m:sub>
                  <m:r>
                    <w:rPr>
                      <w:rFonts w:ascii="Cambria Math" w:hAnsi="Cambria Math"/>
                    </w:rPr>
                    <m:t>R2</m:t>
                  </m:r>
                </m:sub>
              </m:sSub>
              <m:r>
                <w:rPr>
                  <w:rFonts w:ascii="Cambria Math" w:hAnsi="Cambria Math"/>
                </w:rPr>
                <m:t>,</m:t>
              </m:r>
              <m:sSub>
                <m:sSubPr>
                  <m:ctrlPr>
                    <w:ins w:id="2226" w:author="Bertsch Christian (CR/AEE3)" w:date="2019-10-03T16:45:00Z">
                      <w:rPr>
                        <w:rFonts w:ascii="Cambria Math" w:hAnsi="Cambria Math"/>
                        <w:i/>
                        <w:spacing w:val="4"/>
                        <w:szCs w:val="24"/>
                        <w:lang w:eastAsia="nl-NL"/>
                      </w:rPr>
                    </w:ins>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ins w:id="2227" w:author="Bertsch Christian (CR/AEE3)" w:date="2019-10-03T16:45:00Z">
                      <w:rPr>
                        <w:rFonts w:ascii="Cambria Math" w:hAnsi="Cambria Math"/>
                        <w:i/>
                        <w:spacing w:val="4"/>
                        <w:szCs w:val="24"/>
                        <w:lang w:eastAsia="nl-NL"/>
                      </w:rPr>
                    </w:ins>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ins w:id="2228" w:author="Bertsch Christian (CR/AEE3)" w:date="2019-10-03T16:45:00Z">
                      <w:rPr>
                        <w:rFonts w:ascii="Cambria Math" w:hAnsi="Cambria Math"/>
                        <w:i/>
                        <w:spacing w:val="4"/>
                        <w:szCs w:val="24"/>
                        <w:lang w:eastAsia="nl-NL"/>
                      </w:rPr>
                    </w:ins>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ins w:id="2229" w:author="Bertsch Christian (CR/AEE3)" w:date="2019-10-03T16:45:00Z">
                      <w:rPr>
                        <w:rFonts w:ascii="Cambria Math" w:hAnsi="Cambria Math"/>
                        <w:i/>
                        <w:spacing w:val="4"/>
                        <w:szCs w:val="24"/>
                        <w:lang w:eastAsia="nl-NL"/>
                      </w:rPr>
                    </w:ins>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ins w:id="2230" w:author="Bertsch Christian (CR/AEE3)" w:date="2019-10-03T16:45:00Z">
                      <w:rPr>
                        <w:rFonts w:ascii="Cambria Math" w:hAnsi="Cambria Math"/>
                        <w:i/>
                        <w:spacing w:val="4"/>
                        <w:szCs w:val="24"/>
                        <w:lang w:eastAsia="nl-NL"/>
                      </w:rPr>
                    </w:ins>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4F204D" w:rsidP="00233C3F">
            <w:pPr>
              <w:pStyle w:val="Textkrper-Tabelle"/>
            </w:pPr>
            <m:oMath>
              <m:sSub>
                <m:sSubPr>
                  <m:ctrlPr>
                    <w:ins w:id="2231" w:author="Bertsch Christian (CR/AEE3)" w:date="2019-10-03T16:45:00Z">
                      <w:rPr>
                        <w:rFonts w:ascii="Cambria Math" w:hAnsi="Cambria Math"/>
                        <w:i/>
                      </w:rPr>
                    </w:ins>
                  </m:ctrlPr>
                </m:sSubPr>
                <m:e>
                  <m:r>
                    <w:rPr>
                      <w:rFonts w:ascii="Cambria Math" w:hAnsi="Cambria Math"/>
                    </w:rPr>
                    <m:t>t</m:t>
                  </m:r>
                </m:e>
                <m:sub>
                  <m:r>
                    <w:rPr>
                      <w:rFonts w:ascii="Cambria Math" w:hAnsi="Cambria Math"/>
                    </w:rPr>
                    <m:t>1</m:t>
                  </m:r>
                </m:sub>
              </m:sSub>
            </m:oMath>
            <w:r w:rsidR="00233C3F">
              <w:t xml:space="preserve"> is identical to </w:t>
            </w:r>
            <m:oMath>
              <m:sSub>
                <m:sSubPr>
                  <m:ctrlPr>
                    <w:ins w:id="2232" w:author="Bertsch Christian (CR/AEE3)" w:date="2019-10-03T16:45:00Z">
                      <w:rPr>
                        <w:rFonts w:ascii="Cambria Math" w:hAnsi="Cambria Math"/>
                        <w:i/>
                      </w:rPr>
                    </w:ins>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4F204D" w:rsidP="00233C3F">
            <w:pPr>
              <w:pStyle w:val="Textkrper-Tabelle"/>
              <w:jc w:val="center"/>
            </w:pPr>
            <m:oMathPara>
              <m:oMath>
                <m:sSup>
                  <m:sSupPr>
                    <m:ctrlPr>
                      <w:ins w:id="2233" w:author="Bertsch Christian (CR/AEE3)" w:date="2019-10-03T16:45:00Z">
                        <w:rPr>
                          <w:rFonts w:ascii="Cambria Math" w:hAnsi="Cambria Math"/>
                          <w:i/>
                        </w:rPr>
                      </w:ins>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4F204D" w:rsidP="00233C3F">
            <w:pPr>
              <w:pStyle w:val="Textkrper-Tabelle"/>
            </w:pPr>
            <m:oMathPara>
              <m:oMathParaPr>
                <m:jc m:val="left"/>
              </m:oMathParaPr>
              <m:oMath>
                <m:sSup>
                  <m:sSupPr>
                    <m:ctrlPr>
                      <w:ins w:id="2234" w:author="Bertsch Christian (CR/AEE3)" w:date="2019-10-03T16:45:00Z">
                        <w:rPr>
                          <w:rFonts w:ascii="Cambria Math" w:hAnsi="Cambria Math"/>
                          <w:i/>
                        </w:rPr>
                      </w:ins>
                    </m:ctrlPr>
                  </m:sSupPr>
                  <m:e>
                    <m:sSub>
                      <m:sSubPr>
                        <m:ctrlPr>
                          <w:ins w:id="2235" w:author="Bertsch Christian (CR/AEE3)" w:date="2019-10-03T16:45:00Z">
                            <w:rPr>
                              <w:rFonts w:ascii="Cambria Math" w:hAnsi="Cambria Math"/>
                              <w:i/>
                              <w:spacing w:val="4"/>
                              <w:szCs w:val="24"/>
                              <w:lang w:eastAsia="nl-NL"/>
                            </w:rPr>
                          </w:ins>
                        </m:ctrlPr>
                      </m:sSubPr>
                      <m:e>
                        <m:r>
                          <w:rPr>
                            <w:rFonts w:ascii="Cambria Math" w:hAnsi="Cambria Math"/>
                          </w:rPr>
                          <m:t>(t</m:t>
                        </m:r>
                      </m:e>
                      <m:sub>
                        <m:r>
                          <w:rPr>
                            <w:rFonts w:ascii="Cambria Math" w:hAnsi="Cambria Math"/>
                          </w:rPr>
                          <m:t>R</m:t>
                        </m:r>
                      </m:sub>
                    </m:sSub>
                    <m:r>
                      <w:rPr>
                        <w:rFonts w:ascii="Cambria Math" w:hAnsi="Cambria Math"/>
                      </w:rPr>
                      <m:t>,</m:t>
                    </m:r>
                    <m:sSub>
                      <m:sSubPr>
                        <m:ctrlPr>
                          <w:ins w:id="2236" w:author="Bertsch Christian (CR/AEE3)" w:date="2019-10-03T16:45:00Z">
                            <w:rPr>
                              <w:rFonts w:ascii="Cambria Math" w:hAnsi="Cambria Math"/>
                              <w:i/>
                              <w:spacing w:val="4"/>
                              <w:szCs w:val="24"/>
                              <w:lang w:eastAsia="nl-NL"/>
                            </w:rPr>
                          </w:ins>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ins w:id="2237" w:author="Bertsch Christian (CR/AEE3)" w:date="2019-10-03T16:45:00Z">
                        <w:rPr>
                          <w:rFonts w:ascii="Cambria Math" w:hAnsi="Cambria Math"/>
                          <w:i/>
                        </w:rPr>
                      </w:ins>
                    </m:ctrlPr>
                  </m:funcPr>
                  <m:fName>
                    <m:limLow>
                      <m:limLowPr>
                        <m:ctrlPr>
                          <w:ins w:id="2238" w:author="Bertsch Christian (CR/AEE3)" w:date="2019-10-03T16:45:00Z">
                            <w:rPr>
                              <w:rFonts w:ascii="Cambria Math" w:hAnsi="Cambria Math"/>
                              <w:i/>
                            </w:rPr>
                          </w:ins>
                        </m:ctrlPr>
                      </m:limLowPr>
                      <m:e>
                        <m:r>
                          <m:rPr>
                            <m:sty m:val="p"/>
                          </m:rPr>
                          <w:rPr>
                            <w:rFonts w:ascii="Cambria Math" w:hAnsi="Cambria Math"/>
                          </w:rPr>
                          <m:t>lim</m:t>
                        </m:r>
                      </m:e>
                      <m:lim>
                        <m:r>
                          <w:rPr>
                            <w:rFonts w:ascii="Cambria Math" w:hAnsi="Cambria Math"/>
                          </w:rPr>
                          <m:t>ε→0</m:t>
                        </m:r>
                      </m:lim>
                    </m:limLow>
                  </m:fName>
                  <m:e>
                    <m:d>
                      <m:dPr>
                        <m:ctrlPr>
                          <w:ins w:id="2239" w:author="Bertsch Christian (CR/AEE3)" w:date="2019-10-03T16:45:00Z">
                            <w:rPr>
                              <w:rFonts w:ascii="Cambria Math" w:hAnsi="Cambria Math"/>
                              <w:i/>
                            </w:rPr>
                          </w:ins>
                        </m:ctrlPr>
                      </m:dPr>
                      <m:e>
                        <m:sSub>
                          <m:sSubPr>
                            <m:ctrlPr>
                              <w:ins w:id="2240" w:author="Bertsch Christian (CR/AEE3)" w:date="2019-10-03T16:45:00Z">
                                <w:rPr>
                                  <w:rFonts w:ascii="Cambria Math" w:hAnsi="Cambria Math"/>
                                  <w:i/>
                                  <w:spacing w:val="4"/>
                                  <w:szCs w:val="24"/>
                                  <w:lang w:eastAsia="nl-NL"/>
                                </w:rPr>
                              </w:ins>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ins w:id="2241" w:author="Bertsch Christian (CR/AEE3)" w:date="2019-10-03T16:45:00Z">
                            <w:rPr>
                              <w:rFonts w:ascii="Cambria Math" w:hAnsi="Cambria Math"/>
                              <w:i/>
                              <w:spacing w:val="4"/>
                              <w:szCs w:val="24"/>
                              <w:lang w:eastAsia="nl-NL"/>
                            </w:rPr>
                          </w:ins>
                        </m:ctrlPr>
                      </m:e>
                    </m:d>
                    <m:r>
                      <w:rPr>
                        <w:rFonts w:ascii="Cambria Math" w:hAnsi="Cambria Math"/>
                        <w:spacing w:val="4"/>
                        <w:szCs w:val="24"/>
                        <w:lang w:eastAsia="nl-NL"/>
                      </w:rPr>
                      <m:t>,</m:t>
                    </m:r>
                    <m:sSub>
                      <m:sSubPr>
                        <m:ctrlPr>
                          <w:ins w:id="2242" w:author="Bertsch Christian (CR/AEE3)" w:date="2019-10-03T16:45:00Z">
                            <w:rPr>
                              <w:rFonts w:ascii="Cambria Math" w:hAnsi="Cambria Math"/>
                              <w:i/>
                              <w:spacing w:val="4"/>
                              <w:szCs w:val="24"/>
                              <w:lang w:eastAsia="nl-NL"/>
                            </w:rPr>
                          </w:ins>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ins w:id="2243" w:author="Bertsch Christian (CR/AEE3)" w:date="2019-10-03T16:45:00Z">
                      <w:rPr>
                        <w:rFonts w:ascii="Cambria Math" w:hAnsi="Cambria Math"/>
                        <w:i/>
                        <w:spacing w:val="4"/>
                        <w:szCs w:val="24"/>
                        <w:lang w:eastAsia="nl-NL"/>
                      </w:rPr>
                    </w:ins>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4F204D" w:rsidP="00233C3F">
            <w:pPr>
              <w:pStyle w:val="Textkrper-Tabelle"/>
              <w:jc w:val="center"/>
            </w:pPr>
            <m:oMathPara>
              <m:oMath>
                <m:sPre>
                  <m:sPrePr>
                    <m:ctrlPr>
                      <w:ins w:id="2244" w:author="Bertsch Christian (CR/AEE3)" w:date="2019-10-03T16:45:00Z">
                        <w:rPr>
                          <w:rFonts w:ascii="Cambria Math" w:hAnsi="Cambria Math"/>
                          <w:i/>
                        </w:rPr>
                      </w:ins>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4F204D" w:rsidP="00233C3F">
            <w:pPr>
              <w:pStyle w:val="Textkrper-Tabelle"/>
              <w:ind w:left="0"/>
            </w:pPr>
            <m:oMathPara>
              <m:oMathParaPr>
                <m:jc m:val="left"/>
              </m:oMathParaPr>
              <m:oMath>
                <m:sPre>
                  <m:sPrePr>
                    <m:ctrlPr>
                      <w:ins w:id="2245" w:author="Bertsch Christian (CR/AEE3)" w:date="2019-10-03T16:45:00Z">
                        <w:rPr>
                          <w:rFonts w:ascii="Cambria Math" w:hAnsi="Cambria Math"/>
                          <w:i/>
                        </w:rPr>
                      </w:ins>
                    </m:ctrlPr>
                  </m:sPrePr>
                  <m:sub>
                    <m:r>
                      <w:rPr>
                        <w:rFonts w:ascii="Cambria Math" w:hAnsi="Cambria Math"/>
                      </w:rPr>
                      <m:t>‍</m:t>
                    </m:r>
                  </m:sub>
                  <m:sup>
                    <m:r>
                      <w:rPr>
                        <w:rFonts w:ascii="Cambria Math" w:hAnsi="Cambria Math"/>
                      </w:rPr>
                      <m:t>-</m:t>
                    </m:r>
                  </m:sup>
                  <m:e>
                    <m:r>
                      <w:rPr>
                        <w:rFonts w:ascii="Cambria Math" w:hAnsi="Cambria Math"/>
                      </w:rPr>
                      <m:t>(</m:t>
                    </m:r>
                    <m:sSub>
                      <m:sSubPr>
                        <m:ctrlPr>
                          <w:ins w:id="2246" w:author="Bertsch Christian (CR/AEE3)" w:date="2019-10-03T16:45:00Z">
                            <w:rPr>
                              <w:rFonts w:ascii="Cambria Math" w:hAnsi="Cambria Math"/>
                              <w:i/>
                            </w:rPr>
                          </w:ins>
                        </m:ctrlPr>
                      </m:sSubPr>
                      <m:e>
                        <m:r>
                          <w:rPr>
                            <w:rFonts w:ascii="Cambria Math" w:hAnsi="Cambria Math"/>
                          </w:rPr>
                          <m:t>t</m:t>
                        </m:r>
                      </m:e>
                      <m:sub>
                        <m:r>
                          <w:rPr>
                            <w:rFonts w:ascii="Cambria Math" w:hAnsi="Cambria Math"/>
                          </w:rPr>
                          <m:t>R</m:t>
                        </m:r>
                      </m:sub>
                    </m:sSub>
                    <m:r>
                      <w:rPr>
                        <w:rFonts w:ascii="Cambria Math" w:hAnsi="Cambria Math"/>
                      </w:rPr>
                      <m:t>,</m:t>
                    </m:r>
                    <m:sSub>
                      <m:sSubPr>
                        <m:ctrlPr>
                          <w:ins w:id="2247" w:author="Bertsch Christian (CR/AEE3)" w:date="2019-10-03T16:45:00Z">
                            <w:rPr>
                              <w:rFonts w:ascii="Cambria Math" w:hAnsi="Cambria Math"/>
                              <w:i/>
                            </w:rPr>
                          </w:ins>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ins w:id="2248" w:author="Bertsch Christian (CR/AEE3)" w:date="2019-10-03T16:45:00Z">
                        <w:rPr>
                          <w:rFonts w:ascii="Cambria Math" w:hAnsi="Cambria Math"/>
                          <w:i/>
                        </w:rPr>
                      </w:ins>
                    </m:ctrlPr>
                  </m:funcPr>
                  <m:fName>
                    <m:limLow>
                      <m:limLowPr>
                        <m:ctrlPr>
                          <w:ins w:id="2249" w:author="Bertsch Christian (CR/AEE3)" w:date="2019-10-03T16:45:00Z">
                            <w:rPr>
                              <w:rFonts w:ascii="Cambria Math" w:hAnsi="Cambria Math"/>
                              <w:i/>
                            </w:rPr>
                          </w:ins>
                        </m:ctrlPr>
                      </m:limLowPr>
                      <m:e>
                        <m:r>
                          <m:rPr>
                            <m:sty m:val="p"/>
                          </m:rPr>
                          <w:rPr>
                            <w:rFonts w:ascii="Cambria Math" w:hAnsi="Cambria Math"/>
                          </w:rPr>
                          <m:t>lim</m:t>
                        </m:r>
                      </m:e>
                      <m:lim>
                        <m:r>
                          <w:rPr>
                            <w:rFonts w:ascii="Cambria Math" w:hAnsi="Cambria Math"/>
                          </w:rPr>
                          <m:t>ε→0</m:t>
                        </m:r>
                      </m:lim>
                    </m:limLow>
                  </m:fName>
                  <m:e>
                    <m:d>
                      <m:dPr>
                        <m:ctrlPr>
                          <w:ins w:id="2250" w:author="Bertsch Christian (CR/AEE3)" w:date="2019-10-03T16:45:00Z">
                            <w:rPr>
                              <w:rFonts w:ascii="Cambria Math" w:hAnsi="Cambria Math"/>
                              <w:i/>
                            </w:rPr>
                          </w:ins>
                        </m:ctrlPr>
                      </m:dPr>
                      <m:e>
                        <m:sSub>
                          <m:sSubPr>
                            <m:ctrlPr>
                              <w:ins w:id="2251" w:author="Bertsch Christian (CR/AEE3)" w:date="2019-10-03T16:45:00Z">
                                <w:rPr>
                                  <w:rFonts w:ascii="Cambria Math" w:hAnsi="Cambria Math"/>
                                  <w:i/>
                                  <w:spacing w:val="4"/>
                                  <w:szCs w:val="24"/>
                                  <w:lang w:eastAsia="nl-NL"/>
                                </w:rPr>
                              </w:ins>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ins w:id="2252" w:author="Bertsch Christian (CR/AEE3)" w:date="2019-10-03T16:45:00Z">
                            <w:rPr>
                              <w:rFonts w:ascii="Cambria Math" w:hAnsi="Cambria Math"/>
                              <w:i/>
                              <w:spacing w:val="4"/>
                              <w:szCs w:val="24"/>
                              <w:lang w:eastAsia="nl-NL"/>
                            </w:rPr>
                          </w:ins>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4F204D">
            <w:pPr>
              <w:pStyle w:val="Textkrper-Tabelle"/>
              <w:jc w:val="center"/>
              <w:rPr>
                <w:i/>
              </w:rPr>
            </w:pPr>
            <m:oMathPara>
              <m:oMath>
                <m:sPre>
                  <m:sPrePr>
                    <m:ctrlPr>
                      <w:ins w:id="2253" w:author="Bertsch Christian (CR/AEE3)" w:date="2019-10-03T16:45:00Z">
                        <w:rPr>
                          <w:rFonts w:ascii="Cambria Math" w:hAnsi="Cambria Math"/>
                          <w:i/>
                        </w:rPr>
                      </w:ins>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4F204D" w:rsidP="00233C3F">
            <w:pPr>
              <w:pStyle w:val="Textkrper-Tabelle"/>
            </w:pPr>
            <m:oMathPara>
              <m:oMathParaPr>
                <m:jc m:val="left"/>
              </m:oMathParaPr>
              <m:oMath>
                <m:sPre>
                  <m:sPrePr>
                    <m:ctrlPr>
                      <w:ins w:id="2254" w:author="Bertsch Christian (CR/AEE3)" w:date="2019-10-03T16:45:00Z">
                        <w:rPr>
                          <w:rFonts w:ascii="Cambria Math" w:hAnsi="Cambria Math"/>
                          <w:i/>
                        </w:rPr>
                      </w:ins>
                    </m:ctrlPr>
                  </m:sPrePr>
                  <m:sub>
                    <m:r>
                      <w:rPr>
                        <w:rFonts w:ascii="Cambria Math" w:hAnsi="Cambria Math"/>
                      </w:rPr>
                      <m:t>‍</m:t>
                    </m:r>
                  </m:sub>
                  <m:sup>
                    <m:r>
                      <w:rPr>
                        <w:rFonts w:ascii="Times New Roman" w:hAnsi="Times New Roman"/>
                      </w:rPr>
                      <m:t>●</m:t>
                    </m:r>
                  </m:sup>
                  <m:e>
                    <m:d>
                      <m:dPr>
                        <m:ctrlPr>
                          <w:ins w:id="2255" w:author="Bertsch Christian (CR/AEE3)" w:date="2019-10-03T16:45:00Z">
                            <w:rPr>
                              <w:rFonts w:ascii="Cambria Math" w:hAnsi="Cambria Math"/>
                              <w:i/>
                            </w:rPr>
                          </w:ins>
                        </m:ctrlPr>
                      </m:dPr>
                      <m:e>
                        <m:sSub>
                          <m:sSubPr>
                            <m:ctrlPr>
                              <w:ins w:id="2256" w:author="Bertsch Christian (CR/AEE3)" w:date="2019-10-03T16:45:00Z">
                                <w:rPr>
                                  <w:rFonts w:ascii="Cambria Math" w:hAnsi="Cambria Math"/>
                                  <w:i/>
                                </w:rPr>
                              </w:ins>
                            </m:ctrlPr>
                          </m:sSubPr>
                          <m:e>
                            <m:r>
                              <w:rPr>
                                <w:rFonts w:ascii="Cambria Math" w:hAnsi="Cambria Math"/>
                              </w:rPr>
                              <m:t>t</m:t>
                            </m:r>
                          </m:e>
                          <m:sub>
                            <m:r>
                              <w:rPr>
                                <w:rFonts w:ascii="Cambria Math" w:hAnsi="Cambria Math"/>
                              </w:rPr>
                              <m:t>R</m:t>
                            </m:r>
                          </m:sub>
                        </m:sSub>
                        <m:r>
                          <w:rPr>
                            <w:rFonts w:ascii="Cambria Math" w:hAnsi="Cambria Math"/>
                          </w:rPr>
                          <m:t>,</m:t>
                        </m:r>
                        <m:sSub>
                          <m:sSubPr>
                            <m:ctrlPr>
                              <w:ins w:id="2257" w:author="Bertsch Christian (CR/AEE3)" w:date="2019-10-03T16:45:00Z">
                                <w:rPr>
                                  <w:rFonts w:ascii="Cambria Math" w:hAnsi="Cambria Math"/>
                                  <w:i/>
                                </w:rPr>
                              </w:ins>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ins w:id="2258" w:author="Bertsch Christian (CR/AEE3)" w:date="2019-10-03T16:45:00Z">
                        <w:rPr>
                          <w:rFonts w:ascii="Cambria Math" w:hAnsi="Cambria Math"/>
                          <w:i/>
                        </w:rPr>
                      </w:ins>
                    </m:ctrlPr>
                  </m:dPr>
                  <m:e>
                    <m:m>
                      <m:mPr>
                        <m:cGp m:val="8"/>
                        <m:mcs>
                          <m:mc>
                            <m:mcPr>
                              <m:count m:val="1"/>
                              <m:mcJc m:val="left"/>
                            </m:mcPr>
                          </m:mc>
                        </m:mcs>
                        <m:ctrlPr>
                          <w:ins w:id="2259" w:author="Bertsch Christian (CR/AEE3)" w:date="2019-10-03T16:45:00Z">
                            <w:rPr>
                              <w:rFonts w:ascii="Cambria Math" w:hAnsi="Cambria Math"/>
                              <w:i/>
                            </w:rPr>
                          </w:ins>
                        </m:ctrlPr>
                      </m:mPr>
                      <m:mr>
                        <m:e>
                          <m:sPre>
                            <m:sPrePr>
                              <m:ctrlPr>
                                <w:ins w:id="2260" w:author="Bertsch Christian (CR/AEE3)" w:date="2019-10-03T16:45:00Z">
                                  <w:rPr>
                                    <w:rFonts w:ascii="Cambria Math" w:hAnsi="Cambria Math"/>
                                    <w:i/>
                                  </w:rPr>
                                </w:ins>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ins w:id="2261" w:author="Bertsch Christian (CR/AEE3)" w:date="2019-10-03T16:45:00Z">
                                  <w:rPr>
                                    <w:rFonts w:ascii="Cambria Math" w:hAnsi="Cambria Math"/>
                                    <w:i/>
                                  </w:rPr>
                                </w:ins>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ins w:id="2262" w:author="Bertsch Christian (CR/AEE3)" w:date="2019-10-03T16:45:00Z">
                                  <w:rPr>
                                    <w:rFonts w:ascii="Cambria Math" w:hAnsi="Cambria Math"/>
                                    <w:i/>
                                  </w:rPr>
                                </w:ins>
                              </m:ctrlPr>
                            </m:dPr>
                            <m:e>
                              <m:sSub>
                                <m:sSubPr>
                                  <m:ctrlPr>
                                    <w:ins w:id="2263" w:author="Bertsch Christian (CR/AEE3)" w:date="2019-10-03T16:45:00Z">
                                      <w:rPr>
                                        <w:rFonts w:ascii="Cambria Math" w:hAnsi="Cambria Math"/>
                                        <w:i/>
                                      </w:rPr>
                                    </w:ins>
                                  </m:ctrlPr>
                                </m:sSubPr>
                                <m:e>
                                  <m:r>
                                    <w:rPr>
                                      <w:rFonts w:ascii="Cambria Math" w:hAnsi="Cambria Math"/>
                                    </w:rPr>
                                    <m:t>t</m:t>
                                  </m:r>
                                </m:e>
                                <m:sub>
                                  <m:r>
                                    <w:rPr>
                                      <w:rFonts w:ascii="Cambria Math" w:hAnsi="Cambria Math"/>
                                    </w:rPr>
                                    <m:t>R</m:t>
                                  </m:r>
                                </m:sub>
                              </m:sSub>
                              <m:r>
                                <w:rPr>
                                  <w:rFonts w:ascii="Cambria Math" w:hAnsi="Cambria Math"/>
                                </w:rPr>
                                <m:t>,</m:t>
                              </m:r>
                              <m:sSub>
                                <m:sSubPr>
                                  <m:ctrlPr>
                                    <w:ins w:id="2264" w:author="Bertsch Christian (CR/AEE3)" w:date="2019-10-03T16:45:00Z">
                                      <w:rPr>
                                        <w:rFonts w:ascii="Cambria Math" w:hAnsi="Cambria Math"/>
                                        <w:i/>
                                      </w:rPr>
                                    </w:ins>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ins w:id="2265" w:author="Bertsch Christian (CR/AEE3)" w:date="2019-10-03T16:45:00Z">
                                  <w:rPr>
                                    <w:rFonts w:ascii="Cambria Math" w:hAnsi="Cambria Math"/>
                                    <w:i/>
                                  </w:rPr>
                                </w:ins>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4F204D" w:rsidP="00233C3F">
            <w:pPr>
              <w:pStyle w:val="Textkrper-Tabelle"/>
              <w:jc w:val="center"/>
            </w:pPr>
            <m:oMathPara>
              <m:oMath>
                <m:sSup>
                  <m:sSupPr>
                    <m:ctrlPr>
                      <w:ins w:id="2266" w:author="Bertsch Christian (CR/AEE3)" w:date="2019-10-03T16:45:00Z">
                        <w:rPr>
                          <w:rFonts w:ascii="Cambria Math" w:hAnsi="Cambria Math"/>
                          <w:i/>
                        </w:rPr>
                      </w:ins>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4F204D" w:rsidP="00233C3F">
            <w:pPr>
              <w:pStyle w:val="Textkrper-Tabelle"/>
              <w:ind w:left="0"/>
              <w:rPr>
                <w:i/>
              </w:rPr>
            </w:pPr>
            <m:oMathPara>
              <m:oMathParaPr>
                <m:jc m:val="left"/>
              </m:oMathParaPr>
              <m:oMath>
                <m:sSup>
                  <m:sSupPr>
                    <m:ctrlPr>
                      <w:ins w:id="2267" w:author="Bertsch Christian (CR/AEE3)" w:date="2019-10-03T16:45:00Z">
                        <w:rPr>
                          <w:rFonts w:ascii="Cambria Math" w:hAnsi="Cambria Math"/>
                          <w:i/>
                        </w:rPr>
                      </w:ins>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4F204D" w:rsidP="00233C3F">
            <w:pPr>
              <w:pStyle w:val="Textkrper-Tabelle"/>
              <w:jc w:val="center"/>
            </w:pPr>
            <m:oMathPara>
              <m:oMath>
                <m:sPre>
                  <m:sPrePr>
                    <m:ctrlPr>
                      <w:ins w:id="2268" w:author="Bertsch Christian (CR/AEE3)" w:date="2019-10-03T16:45:00Z">
                        <w:rPr>
                          <w:rFonts w:ascii="Cambria Math" w:hAnsi="Cambria Math"/>
                          <w:i/>
                        </w:rPr>
                      </w:ins>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ins w:id="2269" w:author="Bertsch Christian (CR/AEE3)" w:date="2019-10-03T16:45:00Z">
                        <w:rPr>
                          <w:rFonts w:ascii="Cambria Math" w:hAnsi="Cambria Math"/>
                          <w:i/>
                        </w:rPr>
                      </w:ins>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4F204D" w:rsidP="00233C3F">
            <w:pPr>
              <w:pStyle w:val="Textkrper-Tabelle"/>
              <w:jc w:val="center"/>
            </w:pPr>
            <m:oMathPara>
              <m:oMath>
                <m:sPre>
                  <m:sPrePr>
                    <m:ctrlPr>
                      <w:ins w:id="2270" w:author="Bertsch Christian (CR/AEE3)" w:date="2019-10-03T16:45:00Z">
                        <w:rPr>
                          <w:rFonts w:ascii="Cambria Math" w:hAnsi="Cambria Math"/>
                          <w:i/>
                        </w:rPr>
                      </w:ins>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ins w:id="2271" w:author="Bertsch Christian (CR/AEE3)" w:date="2019-10-03T16:45:00Z">
                        <w:rPr>
                          <w:rFonts w:ascii="Cambria Math" w:hAnsi="Cambria Math"/>
                          <w:i/>
                        </w:rPr>
                      </w:ins>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BodyText"/>
      </w:pPr>
      <w:r>
        <w:t>[</w:t>
      </w:r>
      <w:r w:rsidRPr="00044F2D">
        <w:rPr>
          <w:i/>
        </w:rPr>
        <w:t>Assume that an FMU has an event at t</w:t>
      </w:r>
      <w:r w:rsidRPr="00044F2D">
        <w:rPr>
          <w:i/>
          <w:vertAlign w:val="subscript"/>
        </w:rPr>
        <w:t>R</w:t>
      </w:r>
      <w:r w:rsidRPr="00044F2D">
        <w:rPr>
          <w:i/>
        </w:rPr>
        <w:t>=2.1 s and here a signal changes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BodyText"/>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ins w:id="2272" w:author="Bertsch Christian (CR/AEE3)" w:date="2019-10-03T16:45:00Z">
                <w:rPr>
                  <w:rFonts w:ascii="Cambria Math" w:hAnsi="Cambria Math"/>
                  <w:i/>
                </w:rPr>
              </w:ins>
            </m:ctrlPr>
          </m:sSubPr>
          <m:e>
            <m:r>
              <w:rPr>
                <w:rFonts w:ascii="Cambria Math" w:hAnsi="Cambria Math"/>
              </w:rPr>
              <m:t>t</m:t>
            </m:r>
          </m:e>
          <m:sub>
            <m:r>
              <w:rPr>
                <w:rFonts w:ascii="Cambria Math" w:hAnsi="Cambria Math"/>
              </w:rPr>
              <m:t>0</m:t>
            </m:r>
          </m:sub>
        </m:sSub>
        <m:r>
          <w:rPr>
            <w:rFonts w:ascii="Cambria Math" w:hAnsi="Cambria Math"/>
          </w:rPr>
          <m:t>,</m:t>
        </m:r>
        <m:sSub>
          <m:sSubPr>
            <m:ctrlPr>
              <w:ins w:id="2273" w:author="Bertsch Christian (CR/AEE3)" w:date="2019-10-03T16:45:00Z">
                <w:rPr>
                  <w:rFonts w:ascii="Cambria Math" w:hAnsi="Cambria Math"/>
                  <w:i/>
                </w:rPr>
              </w:ins>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ins w:id="2274" w:author="Bertsch Christian (CR/AEE3)" w:date="2019-10-03T16:45:00Z">
                <w:rPr>
                  <w:rFonts w:ascii="Cambria Math" w:hAnsi="Cambria Math"/>
                  <w:i/>
                </w:rPr>
              </w:ins>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ins w:id="2275" w:author="Bertsch Christian (CR/AEE3)" w:date="2019-10-03T16:45:00Z">
                <w:rPr>
                  <w:rFonts w:ascii="Cambria Math" w:hAnsi="Cambria Math"/>
                  <w:i/>
                </w:rPr>
              </w:ins>
            </m:ctrlPr>
          </m:sSubPr>
          <m:e>
            <m:r>
              <w:rPr>
                <w:rFonts w:ascii="Cambria Math" w:hAnsi="Cambria Math"/>
              </w:rPr>
              <m:t>t</m:t>
            </m:r>
          </m:e>
          <m:sub>
            <m:r>
              <w:rPr>
                <w:rFonts w:ascii="Cambria Math" w:hAnsi="Cambria Math"/>
              </w:rPr>
              <m:t>i</m:t>
            </m:r>
          </m:sub>
        </m:sSub>
        <m:r>
          <w:rPr>
            <w:rFonts w:ascii="Cambria Math" w:hAnsi="Cambria Math"/>
          </w:rPr>
          <m:t>&lt;</m:t>
        </m:r>
        <m:sSub>
          <m:sSubPr>
            <m:ctrlPr>
              <w:ins w:id="2276" w:author="Bertsch Christian (CR/AEE3)" w:date="2019-10-03T16:45:00Z">
                <w:rPr>
                  <w:rFonts w:ascii="Cambria Math" w:hAnsi="Cambria Math"/>
                  <w:i/>
                </w:rPr>
              </w:ins>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before hand (= time event), or are defined implicitly (= state and step </w:t>
      </w:r>
      <w:r>
        <w:t>events), see below. Between events, variables are either continuous or do not change their value. A variable is called discrete-time, if it changes its value only at an event instant. Otherwise the variable is called continuous-time. Only real variables can be continuous-time.</w:t>
      </w:r>
    </w:p>
    <w:p w14:paraId="7C452322" w14:textId="6842A8CE" w:rsidR="00233C3F" w:rsidRDefault="00233C3F" w:rsidP="00233C3F">
      <w:pPr>
        <w:pStyle w:val="BodyText"/>
      </w:pPr>
      <w:r>
        <w:t>The following variable indices are used to describe the timing behavior of the corresponding variable (</w:t>
      </w:r>
      <w:del w:id="2277" w:author="Bertsch Christian (CR/AEE3)" w:date="2019-09-06T11:23:00Z">
        <w:r>
          <w:delText>e.g.</w:delText>
        </w:r>
      </w:del>
      <w:ins w:id="2278" w:author="Bertsch Christian (CR/AEE3)" w:date="2019-09-06T11:23:00Z">
        <w:r w:rsidR="00F06509">
          <w:t>for example,</w:t>
        </w:r>
      </w:ins>
      <w:r>
        <w:t xml:space="preserve"> </w:t>
      </w:r>
      <m:oMath>
        <m:sSub>
          <m:sSubPr>
            <m:ctrlPr>
              <w:ins w:id="2279" w:author="Bertsch Christian (CR/AEE3)" w:date="2019-10-03T16:45:00Z">
                <w:rPr>
                  <w:rFonts w:ascii="Cambria Math" w:hAnsi="Cambria Math"/>
                  <w:i/>
                </w:rPr>
              </w:ins>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leGrid"/>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ins w:id="2280" w:author="Bertsch Christian (CR/AEE3)" w:date="2019-09-06T11:23:00Z">
              <w:r w:rsidR="00977D34">
                <w:t>,</w:t>
              </w:r>
            </w:ins>
            <w:r>
              <w:t xml:space="preserve"> a variable that is a continuous function of time inside each interval </w:t>
            </w:r>
            <m:oMath>
              <m:r>
                <w:rPr>
                  <w:rFonts w:ascii="Cambria Math" w:hAnsi="Cambria Math"/>
                </w:rPr>
                <m:t xml:space="preserve"> </m:t>
              </m:r>
              <m:sSubSup>
                <m:sSubSupPr>
                  <m:ctrlPr>
                    <w:ins w:id="2281" w:author="Bertsch Christian (CR/AEE3)" w:date="2019-10-03T16:45:00Z">
                      <w:rPr>
                        <w:rFonts w:ascii="Cambria Math" w:hAnsi="Cambria Math"/>
                        <w:i/>
                      </w:rPr>
                    </w:ins>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ins w:id="2282" w:author="Bertsch Christian (CR/AEE3)" w:date="2019-10-03T16:45:00Z">
                      <w:rPr>
                        <w:rFonts w:ascii="Cambria Math" w:hAnsi="Cambria Math"/>
                        <w:i/>
                      </w:rPr>
                    </w:ins>
                  </m:ctrlPr>
                </m:sSubPr>
                <m:e>
                  <m:sPre>
                    <m:sPrePr>
                      <m:ctrlPr>
                        <w:ins w:id="2283" w:author="Bertsch Christian (CR/AEE3)" w:date="2019-10-03T16:45:00Z">
                          <w:rPr>
                            <w:rFonts w:ascii="Cambria Math" w:hAnsi="Cambria Math"/>
                            <w:i/>
                          </w:rPr>
                        </w:ins>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ins w:id="2284" w:author="Bertsch Christian (CR/AEE3)" w:date="2019-09-06T11:23:00Z">
              <w:r w:rsidR="00977D34">
                <w:t>,</w:t>
              </w:r>
            </w:ins>
            <w:r>
              <w:t xml:space="preserve"> a variable that changes its value only at an event instant </w:t>
            </w:r>
            <m:oMath>
              <m:sSub>
                <m:sSubPr>
                  <m:ctrlPr>
                    <w:ins w:id="2285" w:author="Bertsch Christian (CR/AEE3)" w:date="2019-10-03T16:45:00Z">
                      <w:rPr>
                        <w:rFonts w:ascii="Cambria Math" w:hAnsi="Cambria Math"/>
                        <w:i/>
                      </w:rPr>
                    </w:ins>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r>
              <w:rPr>
                <w:i/>
              </w:rPr>
              <w:t>c+d</w:t>
            </w:r>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55934B12" w:rsidR="00233C3F" w:rsidRPr="0098259C" w:rsidRDefault="00233C3F" w:rsidP="00233C3F">
      <w:pPr>
        <w:pStyle w:val="BodyText"/>
      </w:pPr>
      <w:r w:rsidRPr="0098259C">
        <w:t xml:space="preserve">At every event instant </w:t>
      </w:r>
      <m:oMath>
        <m:sSub>
          <m:sSubPr>
            <m:ctrlPr>
              <w:ins w:id="2286" w:author="Bertsch Christian (CR/AEE3)" w:date="2019-10-03T16:45:00Z">
                <w:rPr>
                  <w:rFonts w:ascii="Cambria Math" w:hAnsi="Cambria Math"/>
                  <w:i/>
                </w:rPr>
              </w:ins>
            </m:ctrlPr>
          </m:sSubPr>
          <m:e>
            <m:r>
              <w:rPr>
                <w:rFonts w:ascii="Cambria Math" w:hAnsi="Cambria Math"/>
              </w:rPr>
              <m:t>t</m:t>
            </m:r>
          </m:e>
          <m:sub>
            <m:r>
              <w:rPr>
                <w:rFonts w:ascii="Cambria Math" w:hAnsi="Cambria Math"/>
              </w:rPr>
              <m:t>i</m:t>
            </m:r>
          </m:sub>
        </m:sSub>
      </m:oMath>
      <w:r w:rsidRPr="0098259C">
        <w:t>, variables might be discontinuous</w:t>
      </w:r>
      <w:r>
        <w:t xml:space="preserve"> </w:t>
      </w:r>
      <w:r w:rsidR="0097533A">
        <w:t>(</w:t>
      </w:r>
      <w:r>
        <w:t xml:space="preserve">see </w:t>
      </w:r>
      <w:r w:rsidR="00461FAB">
        <w:fldChar w:fldCharType="begin"/>
      </w:r>
      <w:r w:rsidR="00461FAB">
        <w:instrText xml:space="preserve"> REF _Ref401741542 \h </w:instrText>
      </w:r>
      <w:r w:rsidR="00461FAB">
        <w:fldChar w:fldCharType="separate"/>
      </w:r>
      <w:ins w:id="2287" w:author="Bertsch Christian (CR/AEE3)" w:date="2019-10-03T18:12:00Z">
        <w:r w:rsidR="000440B4" w:rsidRPr="0098259C">
          <w:t xml:space="preserve">Figure </w:t>
        </w:r>
        <w:r w:rsidR="000440B4">
          <w:rPr>
            <w:noProof/>
          </w:rPr>
          <w:t>3</w:t>
        </w:r>
      </w:ins>
      <w:del w:id="2288" w:author="Bertsch Christian (CR/AEE3)" w:date="2019-10-03T17:32:00Z">
        <w:r w:rsidR="003E55BA" w:rsidRPr="0098259C" w:rsidDel="00FB0155">
          <w:delText xml:space="preserve">Figure </w:delText>
        </w:r>
        <w:r w:rsidR="003E55BA" w:rsidDel="00FB0155">
          <w:rPr>
            <w:noProof/>
          </w:rPr>
          <w:delText>3</w:delText>
        </w:r>
      </w:del>
      <w:r w:rsidR="00461FAB">
        <w:fldChar w:fldCharType="end"/>
      </w:r>
      <w:r w:rsidR="0097533A">
        <w:t>).</w:t>
      </w:r>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BD2272" w:rsidRPr="00E70EC3" w:rsidRDefault="00BD2272"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BD2272" w:rsidRPr="00E70EC3" w:rsidRDefault="00BD2272"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BD2272" w:rsidRPr="00E70EC3" w:rsidRDefault="00BD2272"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BD2272" w:rsidRPr="00E70EC3" w:rsidRDefault="00BD2272"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BD2272" w:rsidRPr="00E70EC3" w:rsidRDefault="00BD2272"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BD2272" w:rsidRPr="00E70EC3" w:rsidRDefault="00BD2272"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BD2272" w:rsidRPr="0002769E" w:rsidRDefault="00BD2272"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BD2272" w:rsidRPr="00E70EC3" w:rsidRDefault="00BD2272"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50"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">
                <v:shape id="_x0000_s1051" type="#_x0000_t75" style="position:absolute;width:52578;height:19621;visibility:visible;mso-wrap-style:square">
                  <v:fill o:detectmouseclick="t"/>
                  <v:path o:connecttype="none"/>
                </v:shape>
                <v:line id="Line 53" o:spid="_x0000_s1052"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53"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54"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BD2272" w:rsidRPr="00E70EC3" w:rsidRDefault="00BD2272"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55"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56"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57"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58"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BD2272" w:rsidRPr="00E70EC3" w:rsidRDefault="00BD2272"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59"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BD2272" w:rsidRPr="00E70EC3" w:rsidRDefault="00BD2272"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60"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BD2272" w:rsidRPr="00E70EC3" w:rsidRDefault="00BD2272"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61"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62"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63"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64"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65"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BD2272" w:rsidRPr="00E70EC3" w:rsidRDefault="00BD2272"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66"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BD2272" w:rsidRPr="00E70EC3" w:rsidRDefault="00BD2272"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67"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68"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BD2272" w:rsidRPr="0002769E" w:rsidRDefault="00BD2272"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69"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70"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BD2272" w:rsidRPr="00E70EC3" w:rsidRDefault="00BD2272"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019C234D" w:rsidR="00233C3F" w:rsidRPr="0098259C" w:rsidRDefault="00233C3F" w:rsidP="00233C3F">
      <w:pPr>
        <w:pStyle w:val="Caption"/>
        <w:rPr>
          <w:rStyle w:val="Formatvorlagecaption-text105ptNichtFett"/>
        </w:rPr>
      </w:pPr>
      <w:bookmarkStart w:id="2289" w:name="_Ref401741542"/>
      <w:r w:rsidRPr="0098259C">
        <w:t xml:space="preserve">Figure </w:t>
      </w:r>
      <w:r w:rsidRPr="0098259C">
        <w:fldChar w:fldCharType="begin"/>
      </w:r>
      <w:r w:rsidRPr="0098259C">
        <w:instrText xml:space="preserve"> SEQ Figure \* ARABIC </w:instrText>
      </w:r>
      <w:r w:rsidRPr="0098259C">
        <w:fldChar w:fldCharType="separate"/>
      </w:r>
      <w:r w:rsidR="000440B4">
        <w:rPr>
          <w:noProof/>
        </w:rPr>
        <w:t>3</w:t>
      </w:r>
      <w:r w:rsidRPr="0098259C">
        <w:fldChar w:fldCharType="end"/>
      </w:r>
      <w:bookmarkEnd w:id="2289"/>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(v</w:t>
      </w:r>
      <w:r>
        <w:rPr>
          <w:rStyle w:val="Formatvorlagecaption-text105ptNichtFett"/>
          <w:vertAlign w:val="subscript"/>
        </w:rPr>
        <w:t>c</w:t>
      </w:r>
      <w:r w:rsidRPr="0098259C">
        <w:rPr>
          <w:rStyle w:val="Formatvorlagecaption-text105ptNichtFett"/>
        </w:rPr>
        <w:t>) and discrete</w:t>
      </w:r>
      <w:r>
        <w:rPr>
          <w:rStyle w:val="Formatvorlagecaption-text105ptNichtFett"/>
        </w:rPr>
        <w:t>-time (v</w:t>
      </w:r>
      <w:r w:rsidRPr="0002769E">
        <w:rPr>
          <w:rStyle w:val="Formatvorlagecaption-text105ptNichtFett"/>
          <w:vertAlign w:val="subscript"/>
        </w:rPr>
        <w:t>d</w:t>
      </w:r>
      <w:r w:rsidRPr="0098259C">
        <w:rPr>
          <w:rStyle w:val="Formatvorlagecaption-text105ptNichtFett"/>
        </w:rPr>
        <w:t>).</w:t>
      </w:r>
    </w:p>
    <w:p w14:paraId="48E7B402" w14:textId="77777777" w:rsidR="00233C3F" w:rsidRPr="0098259C" w:rsidRDefault="00233C3F" w:rsidP="00233C3F">
      <w:pPr>
        <w:pStyle w:val="BodyText"/>
      </w:pPr>
      <w:r w:rsidRPr="0098259C">
        <w:t xml:space="preserve">An </w:t>
      </w:r>
      <w:r w:rsidRPr="0098259C">
        <w:rPr>
          <w:u w:val="single"/>
        </w:rPr>
        <w:t>event instant</w:t>
      </w:r>
      <w:r w:rsidRPr="0098259C">
        <w:t xml:space="preserve"> </w:t>
      </w:r>
      <w:r w:rsidRPr="0098259C">
        <w:rPr>
          <w:i/>
        </w:rPr>
        <w:t>t</w:t>
      </w:r>
      <w:r w:rsidRPr="0098259C">
        <w:rPr>
          <w:vertAlign w:val="subscript"/>
        </w:rPr>
        <w:t>i</w:t>
      </w:r>
      <w:r w:rsidRPr="0098259C">
        <w:t xml:space="preserve"> is defined by one of the following conditions that give the smallest time instant:</w:t>
      </w:r>
    </w:p>
    <w:p w14:paraId="7BF19C2C" w14:textId="65738449" w:rsidR="00233C3F" w:rsidRDefault="00233C3F" w:rsidP="006E60E6">
      <w:pPr>
        <w:pStyle w:val="BodyText"/>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del w:id="2290" w:author="Bertsch Christian (CR/AEE3)" w:date="2019-09-06T11:23:00Z">
        <w:r w:rsidR="009C222C" w:rsidRPr="009C222C">
          <w:rPr>
            <w:i/>
          </w:rPr>
          <w:delText>,</w:delText>
        </w:r>
      </w:del>
      <w:ins w:id="2291" w:author="Bertsch Christian (CR/AEE3)" w:date="2019-09-06T11:23:00Z">
        <w:r w:rsidR="00F83C67">
          <w:rPr>
            <w:i/>
          </w:rPr>
          <w:t xml:space="preserve"> that</w:t>
        </w:r>
      </w:ins>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will be discontinuous</w:t>
      </w:r>
      <w:r w:rsidR="009C222C">
        <w:rPr>
          <w:i/>
        </w:rPr>
        <w:t xml:space="preserve"> at this time instant</w:t>
      </w:r>
      <w:r w:rsidR="009C222C" w:rsidRPr="009C222C">
        <w:rPr>
          <w:i/>
        </w:rPr>
        <w:t xml:space="preserve">. </w:t>
      </w:r>
      <w:r w:rsidR="00CD29CC">
        <w:rPr>
          <w:i/>
        </w:rPr>
        <w:t>It is therefore adviceable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at this time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BodyText"/>
        <w:numPr>
          <w:ilvl w:val="0"/>
          <w:numId w:val="28"/>
        </w:numPr>
        <w:tabs>
          <w:tab w:val="clear" w:pos="720"/>
          <w:tab w:val="num" w:pos="360"/>
        </w:tabs>
        <w:ind w:left="360"/>
      </w:pPr>
      <w:r w:rsidRPr="0098259C">
        <w:t xml:space="preserve">At a predefined time instant </w:t>
      </w:r>
      <w:r w:rsidRPr="0098259C">
        <w:rPr>
          <w:i/>
        </w:rPr>
        <w:t>t</w:t>
      </w:r>
      <w:r w:rsidRPr="0098259C">
        <w:rPr>
          <w:i/>
          <w:vertAlign w:val="subscript"/>
        </w:rPr>
        <w:t>i</w:t>
      </w:r>
      <w:r w:rsidRPr="0098259C">
        <w:t xml:space="preserve"> = </w:t>
      </w:r>
      <w:r>
        <w:t>(</w:t>
      </w:r>
      <w:r w:rsidRPr="0002769E">
        <w:rPr>
          <w:i/>
        </w:rPr>
        <w:t>T</w:t>
      </w:r>
      <w:r>
        <w:rPr>
          <w:i/>
          <w:vertAlign w:val="subscript"/>
        </w:rPr>
        <w:t>next</w:t>
      </w:r>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0E45F21F" w:rsidR="00233C3F" w:rsidRPr="0098259C" w:rsidRDefault="00233C3F" w:rsidP="006E60E6">
      <w:pPr>
        <w:pStyle w:val="BodyText"/>
        <w:numPr>
          <w:ilvl w:val="0"/>
          <w:numId w:val="28"/>
        </w:numPr>
        <w:tabs>
          <w:tab w:val="clear" w:pos="720"/>
          <w:tab w:val="num" w:pos="360"/>
        </w:tabs>
        <w:ind w:left="360"/>
      </w:pPr>
      <w:r w:rsidRPr="0098259C">
        <w:t xml:space="preserve">At a time instant, where an </w:t>
      </w:r>
      <w:r w:rsidRPr="0098259C">
        <w:rPr>
          <w:u w:val="single"/>
        </w:rPr>
        <w:t>event indicator</w:t>
      </w:r>
      <w:r w:rsidRPr="0098259C">
        <w:t xml:space="preserve"> </w:t>
      </w:r>
      <w:r w:rsidRPr="0098259C">
        <w:rPr>
          <w:i/>
        </w:rPr>
        <w:t>z</w:t>
      </w:r>
      <w:r w:rsidRPr="0098259C">
        <w:rPr>
          <w:i/>
          <w:vertAlign w:val="subscript"/>
        </w:rPr>
        <w:t>j</w:t>
      </w:r>
      <w:r w:rsidRPr="0098259C">
        <w:t>(</w:t>
      </w:r>
      <w:r w:rsidRPr="0098259C">
        <w:rPr>
          <w:i/>
        </w:rPr>
        <w:t>t</w:t>
      </w:r>
      <w:r w:rsidRPr="0098259C">
        <w:t xml:space="preserve">) changes its domain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w:t>
      </w:r>
      <w:r w:rsidR="00671CF4">
        <w:t xml:space="preserve">from </w:t>
      </w:r>
      <w:r w:rsidR="00671CF4" w:rsidRPr="0098259C">
        <w:rPr>
          <w:i/>
        </w:rPr>
        <w:t>z</w:t>
      </w:r>
      <w:r w:rsidR="00671CF4" w:rsidRPr="0098259C">
        <w:rPr>
          <w:i/>
          <w:vertAlign w:val="subscript"/>
        </w:rPr>
        <w:t>j</w:t>
      </w:r>
      <w:r w:rsidR="00671CF4" w:rsidRPr="0098259C">
        <w:t xml:space="preserve"> ≤ 0</w:t>
      </w:r>
      <w:r w:rsidR="00671CF4">
        <w:t xml:space="preserve"> to </w:t>
      </w:r>
      <w:r w:rsidR="00671CF4" w:rsidRPr="0098259C">
        <w:rPr>
          <w:i/>
        </w:rPr>
        <w:t>z</w:t>
      </w:r>
      <w:r w:rsidR="00671CF4" w:rsidRPr="0098259C">
        <w:rPr>
          <w:i/>
          <w:vertAlign w:val="subscript"/>
        </w:rPr>
        <w:t>j</w:t>
      </w:r>
      <w:r w:rsidR="00671CF4" w:rsidRPr="0098259C">
        <w:t xml:space="preserve"> &gt; 0</w:t>
      </w:r>
      <w:r w:rsidRPr="0098259C">
        <w:t xml:space="preserve"> (see</w:t>
      </w:r>
      <w:r w:rsidR="00561F4F">
        <w:t xml:space="preserve"> </w:t>
      </w:r>
      <w:r w:rsidR="00461FAB">
        <w:fldChar w:fldCharType="begin"/>
      </w:r>
      <w:r w:rsidR="00461FAB">
        <w:instrText xml:space="preserve"> REF _Ref390326274 \h </w:instrText>
      </w:r>
      <w:r w:rsidR="00461FAB">
        <w:fldChar w:fldCharType="separate"/>
      </w:r>
      <w:ins w:id="2292" w:author="Bertsch Christian (CR/AEE3)" w:date="2019-10-03T18:12:00Z">
        <w:r w:rsidR="000440B4" w:rsidRPr="0098259C">
          <w:t xml:space="preserve">Figure </w:t>
        </w:r>
        <w:r w:rsidR="000440B4">
          <w:rPr>
            <w:noProof/>
          </w:rPr>
          <w:t>4</w:t>
        </w:r>
      </w:ins>
      <w:del w:id="2293" w:author="Bertsch Christian (CR/AEE3)" w:date="2019-10-03T17:32:00Z">
        <w:r w:rsidR="006B2314" w:rsidRPr="0098259C" w:rsidDel="00FB0155">
          <w:delText xml:space="preserve">Figure </w:delText>
        </w:r>
        <w:r w:rsidR="006B2314" w:rsidDel="00FB0155">
          <w:rPr>
            <w:noProof/>
          </w:rPr>
          <w:delText>4</w:delText>
        </w:r>
      </w:del>
      <w:r w:rsidR="00461FAB">
        <w:fldChar w:fldCharType="end"/>
      </w:r>
      <w:r w:rsidR="00461FAB">
        <w:t xml:space="preserve"> </w:t>
      </w:r>
      <w:del w:id="2294" w:author="Bertsch Christian (CR/AEE3)" w:date="2019-10-01T12:46:00Z">
        <w:r w:rsidRPr="0098259C" w:rsidDel="00461FAB">
          <w:delText xml:space="preserve"> </w:delText>
        </w:r>
      </w:del>
      <w:r w:rsidRPr="0098259C">
        <w:t xml:space="preserve">below). More precisely: An event </w:t>
      </w:r>
      <w:r w:rsidRPr="0098259C">
        <w:rPr>
          <w:i/>
        </w:rPr>
        <w:t xml:space="preserve">t </w:t>
      </w:r>
      <w:r w:rsidRPr="0098259C">
        <w:t xml:space="preserve">= </w:t>
      </w:r>
      <w:r w:rsidRPr="0098259C">
        <w:rPr>
          <w:i/>
        </w:rPr>
        <w:t>t</w:t>
      </w:r>
      <w:r w:rsidRPr="0098259C">
        <w:rPr>
          <w:i/>
          <w:vertAlign w:val="subscript"/>
        </w:rPr>
        <w:t>i</w:t>
      </w:r>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“(z</w:t>
      </w:r>
      <w:r w:rsidRPr="0098259C">
        <w:rPr>
          <w:i/>
          <w:vertAlign w:val="subscript"/>
        </w:rPr>
        <w:t>j</w:t>
      </w:r>
      <w:r w:rsidRPr="0098259C">
        <w:t>(</w:t>
      </w:r>
      <w:r w:rsidRPr="0098259C">
        <w:rPr>
          <w:i/>
        </w:rPr>
        <w:t>t</w:t>
      </w:r>
      <w:r w:rsidRPr="0098259C">
        <w:t>) &gt; 0) ≠ (z</w:t>
      </w:r>
      <w:r w:rsidRPr="0098259C">
        <w:rPr>
          <w:i/>
          <w:vertAlign w:val="subscript"/>
        </w:rPr>
        <w:t>j</w:t>
      </w:r>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ootnoteReference"/>
        </w:rPr>
        <w:footnoteReference w:id="11"/>
      </w:r>
      <w:r w:rsidRPr="0098259C">
        <w:t xml:space="preserve">. All event indicators are piecewise continuous and are collected together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BodyTextIndent"/>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BD2272" w:rsidRDefault="00BD2272"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BD2272" w:rsidRDefault="00BD2272"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BD2272" w:rsidRDefault="00BD2272"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BD2272" w:rsidRDefault="00BD2272"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BD2272" w:rsidRDefault="00BD2272"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BD2272" w:rsidRPr="00EE2B82" w:rsidRDefault="00BD2272"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BD2272" w:rsidRPr="00EE2B82" w:rsidRDefault="00BD2272"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71"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">
                <v:shape id="_x0000_s1072" type="#_x0000_t75" style="position:absolute;width:61379;height:16084;visibility:visible;mso-wrap-style:square">
                  <v:fill o:detectmouseclick="t"/>
                  <v:path o:connecttype="none"/>
                </v:shape>
                <v:rect id="Rectangle 74" o:spid="_x0000_s1073"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74"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75"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76"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077"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BD2272" w:rsidRDefault="00BD2272" w:rsidP="00233C3F">
                        <w:pPr>
                          <w:autoSpaceDE w:val="0"/>
                          <w:autoSpaceDN w:val="0"/>
                          <w:adjustRightInd w:val="0"/>
                          <w:rPr>
                            <w:color w:val="000000"/>
                          </w:rPr>
                        </w:pPr>
                        <w:r>
                          <w:rPr>
                            <w:color w:val="000000"/>
                          </w:rPr>
                          <w:t>time</w:t>
                        </w:r>
                      </w:p>
                    </w:txbxContent>
                  </v:textbox>
                </v:shape>
                <v:line id="Line 79" o:spid="_x0000_s1078"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079"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080"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BD2272" w:rsidRDefault="00BD2272"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081"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BD2272" w:rsidRDefault="00BD2272"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082"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BD2272" w:rsidRDefault="00BD2272"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083"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084"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BD2272" w:rsidRDefault="00BD2272" w:rsidP="00233C3F">
                        <w:pPr>
                          <w:autoSpaceDE w:val="0"/>
                          <w:autoSpaceDN w:val="0"/>
                          <w:adjustRightInd w:val="0"/>
                          <w:rPr>
                            <w:color w:val="FF0000"/>
                          </w:rPr>
                        </w:pPr>
                        <w:r>
                          <w:rPr>
                            <w:b/>
                            <w:bCs/>
                            <w:color w:val="FF0000"/>
                          </w:rPr>
                          <w:t>z(t)</w:t>
                        </w:r>
                      </w:p>
                    </w:txbxContent>
                  </v:textbox>
                </v:shape>
                <v:line id="Line 86" o:spid="_x0000_s1085"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086"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BD2272" w:rsidRPr="00EE2B82" w:rsidRDefault="00BD2272" w:rsidP="00233C3F">
                        <w:pPr>
                          <w:autoSpaceDE w:val="0"/>
                          <w:autoSpaceDN w:val="0"/>
                          <w:adjustRightInd w:val="0"/>
                          <w:rPr>
                            <w:color w:val="000000"/>
                            <w:sz w:val="24"/>
                          </w:rPr>
                        </w:pPr>
                        <w:r w:rsidRPr="00EE2B82">
                          <w:rPr>
                            <w:b/>
                            <w:bCs/>
                            <w:color w:val="000000"/>
                            <w:sz w:val="24"/>
                          </w:rPr>
                          <w:t>z &gt; 0</w:t>
                        </w:r>
                      </w:p>
                    </w:txbxContent>
                  </v:textbox>
                </v:shape>
                <v:shape id="Text Box 88" o:spid="_x0000_s1087"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BD2272" w:rsidRPr="00EE2B82" w:rsidRDefault="00BD2272"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4EAC5CEB" w:rsidR="00233C3F" w:rsidRPr="0098259C" w:rsidRDefault="00233C3F" w:rsidP="00233C3F">
      <w:pPr>
        <w:pStyle w:val="Caption"/>
        <w:rPr>
          <w:szCs w:val="21"/>
        </w:rPr>
      </w:pPr>
      <w:bookmarkStart w:id="2295" w:name="_Ref390326274"/>
      <w:r w:rsidRPr="0098259C">
        <w:t xml:space="preserve">Figure </w:t>
      </w:r>
      <w:r w:rsidRPr="0098259C">
        <w:fldChar w:fldCharType="begin"/>
      </w:r>
      <w:r w:rsidRPr="0098259C">
        <w:instrText xml:space="preserve"> SEQ Figure \* ARABIC </w:instrText>
      </w:r>
      <w:r w:rsidRPr="0098259C">
        <w:fldChar w:fldCharType="separate"/>
      </w:r>
      <w:r w:rsidR="000440B4">
        <w:rPr>
          <w:noProof/>
        </w:rPr>
        <w:t>4</w:t>
      </w:r>
      <w:r w:rsidRPr="0098259C">
        <w:fldChar w:fldCharType="end"/>
      </w:r>
      <w:bookmarkEnd w:id="2295"/>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3C502370" w:rsidR="00233C3F" w:rsidRPr="0098259C" w:rsidRDefault="00233C3F" w:rsidP="006E60E6">
      <w:pPr>
        <w:pStyle w:val="BodyText"/>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r w:rsidRPr="0098259C">
        <w:rPr>
          <w:rStyle w:val="CODE"/>
        </w:rPr>
        <w:t>ModelDescription.completedIntegratorStepNotNeeded = false</w:t>
      </w:r>
      <w:r w:rsidRPr="0098259C">
        <w:t xml:space="preserve">). An event occurs at this time instant, if indicated by the return argument </w:t>
      </w:r>
      <w:del w:id="2296" w:author="Bertsch Christian (CR/AEE3)" w:date="2019-09-06T11:23:00Z">
        <w:r>
          <w:rPr>
            <w:rStyle w:val="CODE"/>
          </w:rPr>
          <w:delText>nextMode = EventMode</w:delText>
        </w:r>
        <w:r w:rsidRPr="0098259C">
          <w:delText>.</w:delText>
        </w:r>
      </w:del>
      <w:ins w:id="2297" w:author="Bertsch Christian (CR/AEE3)" w:date="2019-09-06T11:23:00Z">
        <w:r w:rsidR="00E97DF8" w:rsidRPr="00E97DF8">
          <w:rPr>
            <w:rStyle w:val="CODE"/>
          </w:rPr>
          <w:t>enterEventMode</w:t>
        </w:r>
      </w:ins>
      <w:ins w:id="2298" w:author="Bertsch Christian (CR/AEE3)" w:date="2019-09-24T14:34:00Z">
        <w:r w:rsidR="00537786">
          <w:rPr>
            <w:rStyle w:val="CODE"/>
          </w:rPr>
          <w:t xml:space="preserve"> </w:t>
        </w:r>
      </w:ins>
      <w:ins w:id="2299" w:author="Bertsch Christian (CR/AEE3)" w:date="2019-09-06T11:23:00Z">
        <w:r>
          <w:rPr>
            <w:rStyle w:val="CODE"/>
          </w:rPr>
          <w:t xml:space="preserve">= </w:t>
        </w:r>
        <w:r w:rsidR="00E97DF8" w:rsidRPr="00E97DF8">
          <w:rPr>
            <w:rStyle w:val="CODE"/>
          </w:rPr>
          <w:t>fmi2True</w:t>
        </w:r>
        <w:r w:rsidRPr="0098259C">
          <w:t>.</w:t>
        </w:r>
      </w:ins>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678579B8" w:rsidR="00233C3F" w:rsidRDefault="00233C3F" w:rsidP="00044F2D">
      <w:pPr>
        <w:pStyle w:val="BodyText"/>
        <w:spacing w:after="120"/>
      </w:pPr>
      <w:r>
        <w:t xml:space="preserve">An FMI </w:t>
      </w:r>
      <w:r w:rsidR="00D71D7D">
        <w:t>Model</w:t>
      </w:r>
      <w:r w:rsidR="00977D34">
        <w:t xml:space="preserve"> </w:t>
      </w:r>
      <w:del w:id="2300" w:author="Bertsch Christian (CR/AEE3)" w:date="2019-09-06T11:23:00Z">
        <w:r w:rsidR="00D71D7D">
          <w:delText>-</w:delText>
        </w:r>
      </w:del>
      <w:r w:rsidR="00D71D7D">
        <w:t xml:space="preserve">Exchange </w:t>
      </w:r>
      <w:r>
        <w:t>model is described by the following variables:</w:t>
      </w:r>
    </w:p>
    <w:tbl>
      <w:tblPr>
        <w:tblStyle w:val="TableGrid"/>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6D00BCF7"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0440B4">
              <w:t>2.2.7</w:t>
            </w:r>
            <w:r w:rsidRPr="0098259C">
              <w:fldChar w:fldCharType="end"/>
            </w:r>
            <w:r>
              <w:t xml:space="preserve">). </w:t>
            </w:r>
            <w:del w:id="2301" w:author="Bertsch Christian (CR/AEE3)" w:date="2019-09-06T11:23:00Z">
              <w:r>
                <w:delText>Via a subscript, a</w:delText>
              </w:r>
            </w:del>
            <w:ins w:id="2302" w:author="Bertsch Christian (CR/AEE3)" w:date="2019-09-06T11:23:00Z">
              <w:r w:rsidR="000C1E10">
                <w:t>A</w:t>
              </w:r>
            </w:ins>
            <w:r>
              <w:t xml:space="preserve"> subset of the variables is selected</w:t>
            </w:r>
            <w:ins w:id="2303" w:author="Bertsch Christian (CR/AEE3)" w:date="2019-09-06T11:23:00Z">
              <w:r w:rsidR="000C1E10">
                <w:t xml:space="preserve"> via a subscript</w:t>
              </w:r>
            </w:ins>
            <w:r>
              <w:t>. Example:</w:t>
            </w:r>
          </w:p>
          <w:p w14:paraId="408792BB" w14:textId="490005AE" w:rsidR="00233C3F" w:rsidRDefault="005D13FA" w:rsidP="006F760E">
            <w:pPr>
              <w:pStyle w:val="Textkrper-Tabelle"/>
              <w:rPr>
                <w:b/>
              </w:rPr>
            </w:pPr>
            <w:r w:rsidRPr="006F760E">
              <w:rPr>
                <w:b/>
              </w:rPr>
              <w:t>v</w:t>
            </w:r>
            <w:r>
              <w:rPr>
                <w:vertAlign w:val="subscript"/>
              </w:rPr>
              <w:t>initial=exact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del w:id="2304" w:author="Bertsch Christian (CR/AEE3)" w:date="2019-09-06T11:23:00Z">
              <w:r w:rsidR="00670344" w:rsidRPr="0098259C">
                <w:rPr>
                  <w:rStyle w:val="CODE"/>
                  <w:rFonts w:cs="Courier New"/>
                </w:rPr>
                <w:delText>"</w:delText>
              </w:r>
              <w:r w:rsidR="00670344">
                <w:delText xml:space="preserve">, </w:delText>
              </w:r>
            </w:del>
            <w:ins w:id="2305" w:author="Bertsch Christian (CR/AEE3)" w:date="2019-09-06T11:23:00Z">
              <w:r w:rsidR="00670344" w:rsidRPr="0098259C">
                <w:rPr>
                  <w:rStyle w:val="CODE"/>
                  <w:rFonts w:cs="Courier New"/>
                </w:rPr>
                <w:t>"</w:t>
              </w:r>
              <w:r w:rsidR="00670344">
                <w:t xml:space="preserve"> </w:t>
              </w:r>
              <w:r w:rsidR="00F20E8C">
                <w:t>(</w:t>
              </w:r>
            </w:ins>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0440B4">
              <w:t>2.2.7</w:t>
            </w:r>
            <w:r w:rsidR="00670344" w:rsidRPr="0098259C">
              <w:fldChar w:fldCharType="end"/>
            </w:r>
            <w:del w:id="2306" w:author="Bertsch Christian (CR/AEE3)" w:date="2019-09-06T11:23:00Z">
              <w:r w:rsidR="00670344">
                <w:delText>.</w:delText>
              </w:r>
            </w:del>
            <w:ins w:id="2307" w:author="Bertsch Christian (CR/AEE3)" w:date="2019-09-06T11:23:00Z">
              <w:r w:rsidR="00F20E8C">
                <w:t>)</w:t>
              </w:r>
              <w:r w:rsidR="00670344">
                <w:t>.</w:t>
              </w:r>
            </w:ins>
            <w:r w:rsidR="00670344">
              <w:t xml:space="preserve">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47D2A5D8"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w:t>
            </w:r>
            <w:del w:id="2308" w:author="Bertsch Christian (CR/AEE3)" w:date="2019-09-06T11:23:00Z">
              <w:r>
                <w:delText>sub-script</w:delText>
              </w:r>
            </w:del>
            <w:ins w:id="2309" w:author="Bertsch Christian (CR/AEE3)" w:date="2019-09-06T11:23:00Z">
              <w:r>
                <w:t>subscript</w:t>
              </w:r>
            </w:ins>
            <w:r>
              <w:t xml:space="preserve"> references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r>
              <w:rPr>
                <w:rStyle w:val="CODE"/>
              </w:rPr>
              <w:t>calculatedP</w:t>
            </w:r>
            <w:r w:rsidRPr="00783C67">
              <w:rPr>
                <w:rStyle w:val="CODE"/>
              </w:rPr>
              <w:t>arameter</w:t>
            </w:r>
            <w:r w:rsidR="0011039F">
              <w:rPr>
                <w:rStyle w:val="CODE"/>
                <w:rFonts w:cs="Courier New"/>
              </w:rPr>
              <w:t>"</w:t>
            </w:r>
            <w:r>
              <w:t xml:space="preserve">) are </w:t>
            </w:r>
            <w:r w:rsidRPr="00BE5570">
              <w:t>denoted as</w:t>
            </w:r>
            <w:r>
              <w:t xml:space="preserve"> </w:t>
            </w:r>
            <m:oMath>
              <m:sSub>
                <m:sSubPr>
                  <m:ctrlPr>
                    <w:ins w:id="2310" w:author="Bertsch Christian (CR/AEE3)" w:date="2019-10-03T16:45:00Z">
                      <w:rPr>
                        <w:rFonts w:ascii="Cambria Math" w:hAnsi="Cambria Math"/>
                        <w:b/>
                      </w:rPr>
                    </w:ins>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4FD661BB"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del w:id="2311" w:author="Bertsch Christian (CR/AEE3)" w:date="2019-09-06T11:23:00Z">
              <w:r w:rsidR="00853A66">
                <w:delText xml:space="preserve">Via attribute </w:delText>
              </w:r>
              <w:r w:rsidR="003B5D48">
                <w:rPr>
                  <w:rStyle w:val="CODE"/>
                </w:rPr>
                <w:delText>variability</w:delText>
              </w:r>
              <w:r w:rsidR="003B5D48" w:rsidRPr="0098259C">
                <w:rPr>
                  <w:rStyle w:val="CODE"/>
                </w:rPr>
                <w:delText xml:space="preserve"> </w:delText>
              </w:r>
              <w:r w:rsidR="00853A66" w:rsidRPr="0098259C">
                <w:rPr>
                  <w:rStyle w:val="CODE"/>
                </w:rPr>
                <w:delText xml:space="preserve">= </w:delText>
              </w:r>
              <w:r w:rsidR="00853A66" w:rsidRPr="0098259C">
                <w:rPr>
                  <w:rStyle w:val="CODE"/>
                  <w:rFonts w:cs="Courier New"/>
                </w:rPr>
                <w:delText>"</w:delText>
              </w:r>
              <w:r w:rsidR="00853A66">
                <w:rPr>
                  <w:rStyle w:val="CODE"/>
                </w:rPr>
                <w:delText>discrete</w:delText>
              </w:r>
              <w:r w:rsidR="00853A66" w:rsidRPr="0098259C">
                <w:rPr>
                  <w:rStyle w:val="CODE"/>
                  <w:rFonts w:cs="Courier New"/>
                </w:rPr>
                <w:delText>"</w:delText>
              </w:r>
              <w:r w:rsidR="00853A66" w:rsidRPr="0098259C">
                <w:rPr>
                  <w:rStyle w:val="CODE"/>
                </w:rPr>
                <w:delText xml:space="preserve"> </w:delText>
              </w:r>
              <w:r w:rsidR="00853A66">
                <w:delText>or</w:delText>
              </w:r>
              <w:r w:rsidR="00853A66" w:rsidRPr="0098259C">
                <w:rPr>
                  <w:rStyle w:val="CODE"/>
                </w:rPr>
                <w:delText xml:space="preserve"> </w:delText>
              </w:r>
              <w:r w:rsidR="00853A66" w:rsidRPr="0098259C">
                <w:rPr>
                  <w:rStyle w:val="CODE"/>
                  <w:rFonts w:cs="Courier New"/>
                </w:rPr>
                <w:delText>"</w:delText>
              </w:r>
              <w:r w:rsidR="00853A66">
                <w:rPr>
                  <w:rStyle w:val="CODE"/>
                </w:rPr>
                <w:delText>continuous</w:delText>
              </w:r>
              <w:r w:rsidR="00853A66" w:rsidRPr="0098259C">
                <w:rPr>
                  <w:rStyle w:val="CODE"/>
                  <w:rFonts w:cs="Courier New"/>
                </w:rPr>
                <w:delText>"</w:delText>
              </w:r>
              <w:r w:rsidR="00853A66">
                <w:delText xml:space="preserve"> it is defined whether</w:delText>
              </w:r>
            </w:del>
            <w:ins w:id="2312" w:author="Bertsch Christian (CR/AEE3)" w:date="2019-09-06T11:23:00Z">
              <w:r w:rsidR="00F20E8C">
                <w:t>Whether</w:t>
              </w:r>
            </w:ins>
            <w:r w:rsidR="00F20E8C">
              <w:t xml:space="preserve"> the input is a discrete-time or continuous-time variable</w:t>
            </w:r>
            <w:del w:id="2313" w:author="Bertsch Christian (CR/AEE3)" w:date="2019-09-06T11:23:00Z">
              <w:r w:rsidR="00853A66" w:rsidRPr="0098259C">
                <w:delText xml:space="preserve">, </w:delText>
              </w:r>
            </w:del>
            <w:ins w:id="2314" w:author="Bertsch Christian (CR/AEE3)" w:date="2019-09-06T11:23:00Z">
              <w:r w:rsidR="00F20E8C">
                <w:t xml:space="preserv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ins>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0440B4">
              <w:t>2.2.7</w:t>
            </w:r>
            <w:r w:rsidR="00853A66" w:rsidRPr="0098259C">
              <w:fldChar w:fldCharType="end"/>
            </w:r>
            <w:del w:id="2315" w:author="Bertsch Christian (CR/AEE3)" w:date="2019-09-06T11:23:00Z">
              <w:r w:rsidR="00853A66">
                <w:delText>.</w:delText>
              </w:r>
            </w:del>
            <w:ins w:id="2316" w:author="Bertsch Christian (CR/AEE3)" w:date="2019-09-06T11:23:00Z">
              <w:r w:rsidR="00F20E8C">
                <w:t>)</w:t>
              </w:r>
              <w:r w:rsidR="00853A66">
                <w:t>.</w:t>
              </w:r>
            </w:ins>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5CD91770"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w:t>
            </w:r>
            <w:del w:id="2317" w:author="Bertsch Christian (CR/AEE3)" w:date="2019-09-06T11:23:00Z">
              <w:r w:rsidRPr="0098259C">
                <w:delText>So</w:delText>
              </w:r>
            </w:del>
            <w:ins w:id="2318" w:author="Bertsch Christian (CR/AEE3)" w:date="2019-09-06T11:23:00Z">
              <w:r w:rsidR="00F20E8C">
                <w:t>For instance,</w:t>
              </w:r>
            </w:ins>
            <w:r w:rsidR="00F20E8C" w:rsidRPr="0098259C">
              <w:t xml:space="preserve"> </w:t>
            </w:r>
            <w:r w:rsidRPr="0098259C">
              <w:t xml:space="preserve">output variables might be used in the </w:t>
            </w:r>
            <w:r>
              <w:t>environment</w:t>
            </w:r>
            <w:r w:rsidRPr="0098259C">
              <w:t xml:space="preserve"> as input values to other FMUs or other submodels.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del w:id="2319" w:author="Bertsch Christian (CR/AEE3)" w:date="2019-09-06T11:23:00Z">
              <w:r w:rsidR="00853A66">
                <w:delText xml:space="preserve">Via attribute </w:delText>
              </w:r>
              <w:r w:rsidR="003B5D48">
                <w:rPr>
                  <w:rStyle w:val="CODE"/>
                </w:rPr>
                <w:delText>variability</w:delText>
              </w:r>
              <w:r w:rsidR="003B5D48" w:rsidRPr="0098259C">
                <w:rPr>
                  <w:rStyle w:val="CODE"/>
                </w:rPr>
                <w:delText xml:space="preserve"> </w:delText>
              </w:r>
              <w:r w:rsidR="00853A66" w:rsidRPr="0098259C">
                <w:rPr>
                  <w:rStyle w:val="CODE"/>
                </w:rPr>
                <w:delText xml:space="preserve">= </w:delText>
              </w:r>
              <w:r w:rsidR="00853A66" w:rsidRPr="0098259C">
                <w:rPr>
                  <w:rStyle w:val="CODE"/>
                  <w:rFonts w:cs="Courier New"/>
                </w:rPr>
                <w:delText>"</w:delText>
              </w:r>
              <w:r w:rsidR="00853A66">
                <w:rPr>
                  <w:rStyle w:val="CODE"/>
                </w:rPr>
                <w:delText>discrete</w:delText>
              </w:r>
              <w:r w:rsidR="00853A66" w:rsidRPr="0098259C">
                <w:rPr>
                  <w:rStyle w:val="CODE"/>
                  <w:rFonts w:cs="Courier New"/>
                </w:rPr>
                <w:delText>"</w:delText>
              </w:r>
              <w:r w:rsidR="00853A66" w:rsidRPr="0098259C">
                <w:rPr>
                  <w:rStyle w:val="CODE"/>
                </w:rPr>
                <w:delText xml:space="preserve"> </w:delText>
              </w:r>
              <w:r w:rsidR="00853A66">
                <w:delText>or</w:delText>
              </w:r>
              <w:r w:rsidR="00853A66" w:rsidRPr="0098259C">
                <w:rPr>
                  <w:rStyle w:val="CODE"/>
                </w:rPr>
                <w:delText xml:space="preserve"> </w:delText>
              </w:r>
              <w:r w:rsidR="00853A66" w:rsidRPr="0098259C">
                <w:rPr>
                  <w:rStyle w:val="CODE"/>
                  <w:rFonts w:cs="Courier New"/>
                </w:rPr>
                <w:delText>"</w:delText>
              </w:r>
              <w:r w:rsidR="00853A66">
                <w:rPr>
                  <w:rStyle w:val="CODE"/>
                </w:rPr>
                <w:delText>continuous</w:delText>
              </w:r>
              <w:r w:rsidR="00853A66" w:rsidRPr="0098259C">
                <w:rPr>
                  <w:rStyle w:val="CODE"/>
                  <w:rFonts w:cs="Courier New"/>
                </w:rPr>
                <w:delText>"</w:delText>
              </w:r>
              <w:r w:rsidR="00853A66">
                <w:delText xml:space="preserve"> it is defined whether</w:delText>
              </w:r>
            </w:del>
            <w:ins w:id="2320" w:author="Bertsch Christian (CR/AEE3)" w:date="2019-09-06T11:23:00Z">
              <w:r w:rsidR="00F20E8C">
                <w:t>Whether</w:t>
              </w:r>
            </w:ins>
            <w:r w:rsidR="00F20E8C">
              <w:t xml:space="preserve"> the output is a discrete-time or continuous-time variable</w:t>
            </w:r>
            <w:del w:id="2321" w:author="Bertsch Christian (CR/AEE3)" w:date="2019-09-06T11:23:00Z">
              <w:r w:rsidR="00853A66" w:rsidRPr="0098259C">
                <w:delText xml:space="preserve">, </w:delText>
              </w:r>
            </w:del>
            <w:ins w:id="2322" w:author="Bertsch Christian (CR/AEE3)" w:date="2019-09-06T11:23:00Z">
              <w:r w:rsidR="00F20E8C">
                <w:t xml:space="preserv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ins>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0440B4">
              <w:t>2.2.7</w:t>
            </w:r>
            <w:r w:rsidR="00853A66" w:rsidRPr="0098259C">
              <w:fldChar w:fldCharType="end"/>
            </w:r>
            <w:del w:id="2323" w:author="Bertsch Christian (CR/AEE3)" w:date="2019-09-06T11:23:00Z">
              <w:r w:rsidR="00853A66">
                <w:delText>.</w:delText>
              </w:r>
            </w:del>
            <w:ins w:id="2324" w:author="Bertsch Christian (CR/AEE3)" w:date="2019-09-06T11:23:00Z">
              <w:r w:rsidR="00F20E8C">
                <w:t>)</w:t>
              </w:r>
              <w:r w:rsidR="00853A66">
                <w:t>.</w:t>
              </w:r>
            </w:ins>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t>w</w:t>
            </w:r>
            <w:r w:rsidRPr="001958DC">
              <w:t>(</w:t>
            </w:r>
            <w:r w:rsidRPr="001958DC">
              <w:rPr>
                <w:i/>
              </w:rPr>
              <w:t>t</w:t>
            </w:r>
            <w:r w:rsidRPr="001958DC">
              <w:t>)</w:t>
            </w:r>
          </w:p>
        </w:tc>
        <w:tc>
          <w:tcPr>
            <w:tcW w:w="8121" w:type="dxa"/>
          </w:tcPr>
          <w:p w14:paraId="434AD376" w14:textId="3327D5A5"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0440B4">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4F204D" w:rsidP="00233C3F">
            <w:pPr>
              <w:pStyle w:val="Textkrper-Tabelle"/>
              <w:ind w:left="0"/>
              <w:jc w:val="center"/>
              <w:rPr>
                <w:b/>
                <w:vertAlign w:val="subscript"/>
              </w:rPr>
            </w:pPr>
            <m:oMath>
              <m:sSub>
                <m:sSubPr>
                  <m:ctrlPr>
                    <w:ins w:id="2325" w:author="Bertsch Christian (CR/AEE3)" w:date="2019-10-03T16:45:00Z">
                      <w:rPr>
                        <w:rFonts w:ascii="Cambria Math" w:hAnsi="Cambria Math"/>
                        <w:b/>
                        <w:i/>
                        <w:vertAlign w:val="subscript"/>
                      </w:rPr>
                    </w:ins>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In reality, a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4F204D" w:rsidP="00233C3F">
            <w:pPr>
              <w:pStyle w:val="Textkrper-Tabelle"/>
              <w:ind w:left="0"/>
              <w:jc w:val="center"/>
            </w:pPr>
            <m:oMathPara>
              <m:oMath>
                <m:sSub>
                  <m:sSubPr>
                    <m:ctrlPr>
                      <w:ins w:id="2326" w:author="Bertsch Christian (CR/AEE3)" w:date="2019-10-03T16:45:00Z">
                        <w:rPr>
                          <w:rFonts w:ascii="Cambria Math" w:hAnsi="Cambria Math"/>
                          <w:b/>
                          <w:i/>
                          <w:vertAlign w:val="subscript"/>
                        </w:rPr>
                      </w:ins>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4F204D">
            <w:pPr>
              <w:pStyle w:val="Textkrper-Tabelle"/>
              <w:ind w:left="0"/>
              <w:jc w:val="center"/>
              <w:rPr>
                <w:b/>
                <w:vertAlign w:val="subscript"/>
              </w:rPr>
            </w:pPr>
            <m:oMathPara>
              <m:oMath>
                <m:sSub>
                  <m:sSubPr>
                    <m:ctrlPr>
                      <w:ins w:id="2327" w:author="Bertsch Christian (CR/AEE3)" w:date="2019-10-03T16:45:00Z">
                        <w:rPr>
                          <w:rFonts w:ascii="Cambria Math" w:hAnsi="Cambria Math"/>
                          <w:i/>
                        </w:rPr>
                      </w:ins>
                    </m:ctrlPr>
                  </m:sSubPr>
                  <m:e>
                    <m:sPre>
                      <m:sPrePr>
                        <m:ctrlPr>
                          <w:ins w:id="2328" w:author="Bertsch Christian (CR/AEE3)" w:date="2019-10-03T16:45:00Z">
                            <w:rPr>
                              <w:rFonts w:ascii="Cambria Math" w:hAnsi="Cambria Math"/>
                              <w:i/>
                            </w:rPr>
                          </w:ins>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4F204D" w:rsidP="00233C3F">
            <w:pPr>
              <w:pStyle w:val="Textkrper-Tabelle"/>
            </w:pPr>
            <m:oMath>
              <m:sSub>
                <m:sSubPr>
                  <m:ctrlPr>
                    <w:ins w:id="2329" w:author="Bertsch Christian (CR/AEE3)" w:date="2019-10-03T16:45:00Z">
                      <w:rPr>
                        <w:rFonts w:ascii="Cambria Math" w:hAnsi="Cambria Math"/>
                        <w:b/>
                        <w:i/>
                        <w:vertAlign w:val="subscript"/>
                      </w:rPr>
                    </w:ins>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discrete-time variables (of any type) representing the discrete states.</w:t>
            </w:r>
          </w:p>
          <w:p w14:paraId="55620B1F" w14:textId="3F72ED14" w:rsidR="006536CB" w:rsidRDefault="004F204D" w:rsidP="00233C3F">
            <w:pPr>
              <w:pStyle w:val="Textkrper-Tabelle"/>
            </w:pPr>
            <m:oMath>
              <m:sSub>
                <m:sSubPr>
                  <m:ctrlPr>
                    <w:ins w:id="2330" w:author="Bertsch Christian (CR/AEE3)" w:date="2019-10-03T16:45:00Z">
                      <w:rPr>
                        <w:rFonts w:ascii="Cambria Math" w:hAnsi="Cambria Math"/>
                        <w:i/>
                      </w:rPr>
                    </w:ins>
                  </m:ctrlPr>
                </m:sSubPr>
                <m:e>
                  <m:sPre>
                    <m:sPrePr>
                      <m:ctrlPr>
                        <w:ins w:id="2331" w:author="Bertsch Christian (CR/AEE3)" w:date="2019-10-03T16:45:00Z">
                          <w:rPr>
                            <w:rFonts w:ascii="Cambria Math" w:hAnsi="Cambria Math"/>
                            <w:i/>
                          </w:rPr>
                        </w:ins>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ins w:id="2332" w:author="Bertsch Christian (CR/AEE3)" w:date="2019-10-03T16:45:00Z">
                      <w:rPr>
                        <w:rFonts w:ascii="Cambria Math" w:hAnsi="Cambria Math"/>
                        <w:b/>
                        <w:i/>
                        <w:vertAlign w:val="subscript"/>
                      </w:rPr>
                    </w:ins>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ins w:id="2333" w:author="Bertsch Christian (CR/AEE3)" w:date="2019-10-03T16:45:00Z">
                      <w:rPr>
                        <w:rFonts w:ascii="Cambria Math" w:hAnsi="Cambria Math"/>
                        <w:i/>
                      </w:rPr>
                    </w:ins>
                  </m:ctrlPr>
                </m:sSubPr>
                <m:e>
                  <m:sPre>
                    <m:sPrePr>
                      <m:ctrlPr>
                        <w:ins w:id="2334" w:author="Bertsch Christian (CR/AEE3)" w:date="2019-10-03T16:45:00Z">
                          <w:rPr>
                            <w:rFonts w:ascii="Cambria Math" w:hAnsi="Cambria Math"/>
                            <w:i/>
                          </w:rPr>
                        </w:ins>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ins w:id="2335" w:author="Bertsch Christian (CR/AEE3)" w:date="2019-10-03T16:45:00Z">
                      <w:rPr>
                        <w:rFonts w:ascii="Cambria Math" w:hAnsi="Cambria Math"/>
                        <w:b/>
                        <w:i/>
                        <w:vertAlign w:val="subscript"/>
                      </w:rPr>
                    </w:ins>
                  </m:ctrlPr>
                </m:dPr>
                <m:e>
                  <m:r>
                    <w:rPr>
                      <w:rFonts w:ascii="Cambria Math" w:hAnsi="Cambria Math"/>
                      <w:vertAlign w:val="subscript"/>
                    </w:rPr>
                    <m:t>t</m:t>
                  </m:r>
                </m:e>
              </m:d>
              <m:r>
                <m:rPr>
                  <m:sty m:val="bi"/>
                </m:rPr>
                <w:rPr>
                  <w:rFonts w:ascii="Cambria Math" w:hAnsi="Cambria Math"/>
                  <w:vertAlign w:val="subscript"/>
                </w:rPr>
                <m:t>=</m:t>
              </m:r>
              <m:sSub>
                <m:sSubPr>
                  <m:ctrlPr>
                    <w:ins w:id="2336" w:author="Bertsch Christian (CR/AEE3)" w:date="2019-10-03T16:45:00Z">
                      <w:rPr>
                        <w:rFonts w:ascii="Cambria Math" w:hAnsi="Cambria Math"/>
                        <w:i/>
                      </w:rPr>
                    </w:ins>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ins w:id="2337" w:author="Bertsch Christian (CR/AEE3)" w:date="2019-10-03T16:45:00Z">
                      <w:rPr>
                        <w:rFonts w:ascii="Cambria Math" w:hAnsi="Cambria Math"/>
                        <w:i/>
                      </w:rPr>
                    </w:ins>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ins w:id="2338" w:author="Bertsch Christian (CR/AEE3)" w:date="2019-10-03T16:45:00Z">
                      <w:rPr>
                        <w:rFonts w:ascii="Cambria Math" w:hAnsi="Cambria Math"/>
                        <w:i/>
                      </w:rPr>
                    </w:ins>
                  </m:ctrlPr>
                </m:sSubPr>
                <m:e>
                  <m:sPre>
                    <m:sPrePr>
                      <m:ctrlPr>
                        <w:ins w:id="2339" w:author="Bertsch Christian (CR/AEE3)" w:date="2019-10-03T16:45:00Z">
                          <w:rPr>
                            <w:rFonts w:ascii="Cambria Math" w:hAnsi="Cambria Math"/>
                            <w:i/>
                          </w:rPr>
                        </w:ins>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ins w:id="2340" w:author="Bertsch Christian (CR/AEE3)" w:date="2019-10-03T16:45:00Z">
                      <w:rPr>
                        <w:rFonts w:ascii="Cambria Math" w:hAnsi="Cambria Math"/>
                        <w:b/>
                        <w:i/>
                        <w:vertAlign w:val="subscript"/>
                      </w:rPr>
                    </w:ins>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4F204D" w:rsidP="00233C3F">
            <w:pPr>
              <w:pStyle w:val="Textkrper-Tabelle"/>
              <w:ind w:left="0"/>
              <w:jc w:val="center"/>
              <w:rPr>
                <w:i/>
                <w:vertAlign w:val="subscript"/>
              </w:rPr>
            </w:pPr>
            <m:oMathPara>
              <m:oMath>
                <m:sSub>
                  <m:sSubPr>
                    <m:ctrlPr>
                      <w:ins w:id="2341" w:author="Bertsch Christian (CR/AEE3)" w:date="2019-10-03T16:45:00Z">
                        <w:rPr>
                          <w:rFonts w:ascii="Cambria Math" w:hAnsi="Cambria Math"/>
                          <w:i/>
                          <w:vertAlign w:val="subscript"/>
                        </w:rPr>
                      </w:ins>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ins w:id="2342" w:author="Bertsch Christian (CR/AEE3)" w:date="2019-10-03T16:45:00Z">
                        <w:rPr>
                          <w:rFonts w:ascii="Cambria Math" w:hAnsi="Cambria Math"/>
                          <w:i/>
                          <w:vertAlign w:val="subscript"/>
                        </w:rPr>
                      </w:ins>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930E4B3" w:rsidR="00233C3F" w:rsidRDefault="00233C3F" w:rsidP="004B324E">
            <w:pPr>
              <w:pStyle w:val="Textkrper-Tabelle"/>
            </w:pPr>
            <w:r>
              <w:t xml:space="preserve">At initialization or at an event instant, an FMU can define the next time instant </w:t>
            </w:r>
            <m:oMath>
              <m:sSub>
                <m:sSubPr>
                  <m:ctrlPr>
                    <w:ins w:id="2343" w:author="Bertsch Christian (CR/AEE3)" w:date="2019-10-03T16:45:00Z">
                      <w:rPr>
                        <w:rFonts w:ascii="Cambria Math" w:hAnsi="Cambria Math"/>
                        <w:i/>
                        <w:vertAlign w:val="subscript"/>
                      </w:rPr>
                    </w:ins>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del w:id="2344" w:author="Bertsch Christian (CR/AEE3)" w:date="2019-09-06T11:23:00Z">
              <w:r>
                <w:delText>,</w:delText>
              </w:r>
            </w:del>
            <w:ins w:id="2345" w:author="Bertsch Christian (CR/AEE3)" w:date="2019-09-06T11:23:00Z">
              <w:r w:rsidR="004B324E">
                <w:t xml:space="preserve"> that</w:t>
              </w:r>
            </w:ins>
            <w:r>
              <w:t xml:space="preserve"> every event removes automatically a previous definition of</w:t>
            </w:r>
            <w:r w:rsidRPr="00B37790">
              <w:t xml:space="preserve"> </w:t>
            </w:r>
            <m:oMath>
              <m:sSub>
                <m:sSubPr>
                  <m:ctrlPr>
                    <w:ins w:id="2346" w:author="Bertsch Christian (CR/AEE3)" w:date="2019-10-03T16:45:00Z">
                      <w:rPr>
                        <w:rFonts w:ascii="Cambria Math" w:hAnsi="Cambria Math"/>
                        <w:i/>
                        <w:vertAlign w:val="subscript"/>
                      </w:rPr>
                    </w:ins>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w:t>
            </w:r>
            <w:del w:id="2347" w:author="Bertsch Christian (CR/AEE3)" w:date="2019-09-06T11:23:00Z">
              <w:r>
                <w:delText>explicitely</w:delText>
              </w:r>
            </w:del>
            <w:ins w:id="2348" w:author="Bertsch Christian (CR/AEE3)" w:date="2019-09-06T11:23:00Z">
              <w:r>
                <w:t>explicitly</w:t>
              </w:r>
            </w:ins>
            <w:r>
              <w:t xml:space="preserve"> defined again, if a previously defined </w:t>
            </w:r>
            <m:oMath>
              <m:sSub>
                <m:sSubPr>
                  <m:ctrlPr>
                    <w:ins w:id="2349" w:author="Bertsch Christian (CR/AEE3)" w:date="2019-10-03T16:45:00Z">
                      <w:rPr>
                        <w:rFonts w:ascii="Cambria Math" w:hAnsi="Cambria Math"/>
                        <w:i/>
                        <w:vertAlign w:val="subscript"/>
                      </w:rPr>
                    </w:ins>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ins w:id="2350" w:author="Bertsch Christian (CR/AEE3)" w:date="2019-10-03T16:45:00Z">
                        <w:rPr>
                          <w:rFonts w:ascii="Cambria Math" w:hAnsi="Cambria Math"/>
                          <w:i/>
                          <w:vertAlign w:val="subscript"/>
                        </w:rPr>
                      </w:ins>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ins w:id="2351" w:author="Bertsch Christian (CR/AEE3)" w:date="2019-10-03T16:45:00Z">
                      <w:rPr>
                        <w:rFonts w:ascii="Cambria Math" w:hAnsi="Cambria Math"/>
                        <w:i/>
                      </w:rPr>
                    </w:ins>
                  </m:ctrlPr>
                </m:sSubPr>
                <m:e>
                  <m:r>
                    <w:rPr>
                      <w:rFonts w:ascii="Cambria Math" w:hAnsi="Cambria Math"/>
                    </w:rPr>
                    <m:t>r</m:t>
                  </m:r>
                </m:e>
                <m:sub>
                  <m:r>
                    <w:rPr>
                      <w:rFonts w:ascii="Cambria Math" w:hAnsi="Cambria Math"/>
                    </w:rPr>
                    <m:t>i</m:t>
                  </m:r>
                </m:sub>
              </m:sSub>
              <m:r>
                <w:rPr>
                  <w:rFonts w:ascii="Cambria Math" w:hAnsi="Cambria Math"/>
                </w:rPr>
                <m:t>≔</m:t>
              </m:r>
              <m:sSub>
                <m:sSubPr>
                  <m:ctrlPr>
                    <w:ins w:id="2352" w:author="Bertsch Christian (CR/AEE3)" w:date="2019-10-03T16:45:00Z">
                      <w:rPr>
                        <w:rFonts w:ascii="Cambria Math" w:hAnsi="Cambria Math"/>
                        <w:i/>
                      </w:rPr>
                    </w:ins>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ins w:id="2353" w:author="Bertsch Christian (CR/AEE3)" w:date="2019-10-03T16:45:00Z">
                      <w:rPr>
                        <w:rFonts w:ascii="Cambria Math" w:hAnsi="Cambria Math"/>
                        <w:i/>
                      </w:rPr>
                    </w:ins>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ins w:id="2354" w:author="Bertsch Christian (CR/AEE3)" w:date="2019-10-03T16:45:00Z">
                      <w:rPr>
                        <w:rFonts w:ascii="Cambria Math" w:hAnsi="Cambria Math"/>
                        <w:i/>
                      </w:rPr>
                    </w:ins>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ins w:id="2355" w:author="Bertsch Christian (CR/AEE3)" w:date="2019-10-03T16:45:00Z">
                      <w:rPr>
                        <w:rFonts w:ascii="Cambria Math" w:hAnsi="Cambria Math"/>
                        <w:i/>
                      </w:rPr>
                    </w:ins>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BodyText"/>
      </w:pPr>
      <w:r>
        <w:t>Computing the solution of an FMI model means to split the solution process in different phases</w:t>
      </w:r>
      <w:ins w:id="2356" w:author="Bertsch Christian (CR/AEE3)" w:date="2019-09-06T11:23:00Z">
        <w:r w:rsidR="004B324E">
          <w:t>,</w:t>
        </w:r>
      </w:ins>
      <w:r>
        <w:t xml:space="preserve"> and in every phase different equations and solution methods are utilized. The phases can be categorized according to the following modes:</w:t>
      </w:r>
    </w:p>
    <w:p w14:paraId="155A220E" w14:textId="7B9BD5CE" w:rsidR="00233C3F" w:rsidRDefault="00233C3F" w:rsidP="006E60E6">
      <w:pPr>
        <w:pStyle w:val="BodyText"/>
        <w:numPr>
          <w:ilvl w:val="0"/>
          <w:numId w:val="54"/>
        </w:numPr>
      </w:pPr>
      <w:r w:rsidRPr="009450E8">
        <w:rPr>
          <w:b/>
        </w:rPr>
        <w:t>Initialization Mode:</w:t>
      </w:r>
      <w:r w:rsidRPr="009450E8">
        <w:rPr>
          <w:i/>
        </w:rPr>
        <w:br/>
      </w:r>
      <w:r>
        <w:t>This mode is used to compute</w:t>
      </w:r>
      <w:r w:rsidR="00056C13">
        <w:t xml:space="preserve"> at the start time </w:t>
      </w:r>
      <m:oMath>
        <m:sSub>
          <m:sSubPr>
            <m:ctrlPr>
              <w:ins w:id="2357" w:author="Bertsch Christian (CR/AEE3)" w:date="2019-10-03T16:45:00Z">
                <w:rPr>
                  <w:rFonts w:ascii="Cambria Math" w:hAnsi="Cambria Math"/>
                  <w:i/>
                  <w:vertAlign w:val="subscript"/>
                </w:rPr>
              </w:ins>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ins w:id="2358" w:author="Bertsch Christian (CR/AEE3)" w:date="2019-10-03T16:45:00Z">
                <w:rPr>
                  <w:rFonts w:ascii="Cambria Math" w:hAnsi="Cambria Math"/>
                  <w:b/>
                  <w:i/>
                  <w:vertAlign w:val="subscript"/>
                </w:rPr>
              </w:ins>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ins w:id="2359" w:author="Bertsch Christian (CR/AEE3)" w:date="2019-10-03T16:45:00Z">
                <w:rPr>
                  <w:rFonts w:ascii="Cambria Math" w:hAnsi="Cambria Math"/>
                  <w:i/>
                  <w:vertAlign w:val="subscript"/>
                </w:rPr>
              </w:ins>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ins w:id="2360" w:author="Bertsch Christian (CR/AEE3)" w:date="2019-10-03T16:45:00Z">
                <w:rPr>
                  <w:rFonts w:ascii="Cambria Math" w:hAnsi="Cambria Math"/>
                  <w:i/>
                </w:rPr>
              </w:ins>
            </m:ctrlPr>
          </m:sSubPr>
          <m:e>
            <m:sPre>
              <m:sPrePr>
                <m:ctrlPr>
                  <w:ins w:id="2361" w:author="Bertsch Christian (CR/AEE3)" w:date="2019-10-03T16:45:00Z">
                    <w:rPr>
                      <w:rFonts w:ascii="Cambria Math" w:hAnsi="Cambria Math"/>
                      <w:i/>
                    </w:rPr>
                  </w:ins>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ins w:id="2362" w:author="Bertsch Christian (CR/AEE3)" w:date="2019-10-03T16:45:00Z">
                <w:rPr>
                  <w:rFonts w:ascii="Cambria Math" w:hAnsi="Cambria Math"/>
                  <w:i/>
                  <w:vertAlign w:val="subscript"/>
                </w:rPr>
              </w:ins>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by utilizing extra equations not present in the other modes</w:t>
      </w:r>
      <w:r w:rsidR="00D00050">
        <w:t xml:space="preserve"> (for example</w:t>
      </w:r>
      <w:ins w:id="2363" w:author="Bertsch Christian (CR/AEE3)" w:date="2019-09-06T11:23:00Z">
        <w:r w:rsidR="004B324E">
          <w:t>,</w:t>
        </w:r>
      </w:ins>
      <w:r w:rsidR="00D00050">
        <w:t xml:space="preserve"> equations to define the start value for a state or for the derivative of a state).</w:t>
      </w:r>
    </w:p>
    <w:p w14:paraId="3DD93C4B" w14:textId="77777777" w:rsidR="00233C3F" w:rsidRDefault="00233C3F" w:rsidP="006E60E6">
      <w:pPr>
        <w:pStyle w:val="BodyText"/>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BodyText"/>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ins w:id="2364" w:author="Bertsch Christian (CR/AEE3)" w:date="2019-10-03T16:45:00Z">
                <w:rPr>
                  <w:rFonts w:ascii="Cambria Math" w:hAnsi="Cambria Math"/>
                  <w:i/>
                  <w:spacing w:val="0"/>
                  <w:szCs w:val="21"/>
                  <w:lang w:eastAsia="en-US"/>
                </w:rPr>
              </w:ins>
            </m:ctrlPr>
          </m:sPrePr>
          <m:sub>
            <m:r>
              <w:rPr>
                <w:rFonts w:ascii="Cambria Math" w:hAnsi="Cambria Math"/>
              </w:rPr>
              <m:t>‍</m:t>
            </m:r>
          </m:sub>
          <m:sup>
            <m:r>
              <w:rPr>
                <w:rFonts w:ascii="Cambria Math" w:hAnsi="Cambria Math"/>
              </w:rPr>
              <m:t>•</m:t>
            </m:r>
          </m:sup>
          <m:e>
            <m:r>
              <w:rPr>
                <w:rFonts w:ascii="Cambria Math" w:hAnsi="Cambria Math"/>
              </w:rPr>
              <m:t>t</m:t>
            </m:r>
          </m:e>
        </m:sPre>
      </m:oMath>
      <w:r>
        <w:t>.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has to assume that at an event instant always all discrete-time variables are computed, although internally in the FMU only a subset might be newly computed.</w:t>
      </w:r>
    </w:p>
    <w:p w14:paraId="3800183B" w14:textId="53C28117" w:rsidR="00233C3F" w:rsidRDefault="00233C3F" w:rsidP="00233C3F">
      <w:pPr>
        <w:pStyle w:val="BodyText"/>
        <w:tabs>
          <w:tab w:val="left" w:pos="335"/>
        </w:tabs>
      </w:pPr>
      <w:r>
        <w:t>When connecting FMUs together, loop structures can occur that lead to particular difficulties because linear or non-linear algebraic systems of equations in Real variables but also in Boolean or Integer variables might be present. In order to solve such systems of equations over FMUs efficiently</w:t>
      </w:r>
      <w:ins w:id="2365" w:author="Bertsch Christian (CR/AEE3)" w:date="2019-09-06T11:23:00Z">
        <w:r w:rsidR="000C0942">
          <w:t>,</w:t>
        </w:r>
      </w:ins>
      <w:r>
        <w:t xml:space="preserve"> the dependency information is needed stating, for example, which outputs depend directly on inputs. This data is optionally provided in the </w:t>
      </w:r>
      <w:del w:id="2366" w:author="Bertsch Christian (CR/AEE3)" w:date="2019-09-06T11:23:00Z">
        <w:r>
          <w:delText>xml</w:delText>
        </w:r>
      </w:del>
      <w:ins w:id="2367" w:author="Bertsch Christian (CR/AEE3)" w:date="2019-09-06T11:23:00Z">
        <w:r w:rsidR="000C0942">
          <w:t>XML</w:t>
        </w:r>
      </w:ins>
      <w:r w:rsidR="000C0942">
        <w:t xml:space="preserve"> </w:t>
      </w:r>
      <w:r>
        <w:t xml:space="preserve">file under element </w:t>
      </w:r>
      <w:r w:rsidRPr="00174574">
        <w:rPr>
          <w:rStyle w:val="CODE"/>
        </w:rPr>
        <w:t>&lt;ModelStructure&gt;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6965BC30" w:rsidR="00233C3F" w:rsidRDefault="00233C3F" w:rsidP="0042375D">
      <w:pPr>
        <w:pStyle w:val="BodyText"/>
        <w:tabs>
          <w:tab w:val="left" w:pos="335"/>
        </w:tabs>
        <w:spacing w:after="120"/>
      </w:pPr>
      <w:r>
        <w:t>[</w:t>
      </w:r>
      <w:r w:rsidRPr="00DD55A2">
        <w:rPr>
          <w:i/>
        </w:rPr>
        <w:t>Example:</w:t>
      </w:r>
      <w:r>
        <w:t xml:space="preserve">  </w:t>
      </w:r>
      <w:r w:rsidR="00DD55A2" w:rsidRPr="00B979E3">
        <w:rPr>
          <w:i/>
        </w:rPr>
        <w:t xml:space="preserve">In </w:t>
      </w:r>
      <w:r w:rsidR="00461FAB">
        <w:rPr>
          <w:i/>
        </w:rPr>
        <w:fldChar w:fldCharType="begin"/>
      </w:r>
      <w:r w:rsidR="00461FAB">
        <w:rPr>
          <w:i/>
        </w:rPr>
        <w:instrText xml:space="preserve"> REF _Ref401741613 \h </w:instrText>
      </w:r>
      <w:r w:rsidR="00461FAB">
        <w:rPr>
          <w:i/>
        </w:rPr>
      </w:r>
      <w:r w:rsidR="00461FAB">
        <w:rPr>
          <w:i/>
        </w:rPr>
        <w:fldChar w:fldCharType="separate"/>
      </w:r>
      <w:ins w:id="2368" w:author="Bertsch Christian (CR/AEE3)" w:date="2019-10-03T18:12:00Z">
        <w:r w:rsidR="000440B4" w:rsidRPr="0098259C">
          <w:t xml:space="preserve">Figure </w:t>
        </w:r>
        <w:r w:rsidR="000440B4">
          <w:rPr>
            <w:noProof/>
          </w:rPr>
          <w:t>5</w:t>
        </w:r>
      </w:ins>
      <w:del w:id="2369" w:author="Bertsch Christian (CR/AEE3)" w:date="2019-10-03T17:32:00Z">
        <w:r w:rsidR="00016818" w:rsidRPr="0098259C" w:rsidDel="00FB0155">
          <w:delText xml:space="preserve">Figure </w:delText>
        </w:r>
        <w:r w:rsidR="00016818" w:rsidDel="00FB0155">
          <w:rPr>
            <w:noProof/>
          </w:rPr>
          <w:delText>5</w:delText>
        </w:r>
      </w:del>
      <w:r w:rsidR="00461FAB">
        <w:rPr>
          <w:i/>
        </w:rPr>
        <w:fldChar w:fldCharType="end"/>
      </w:r>
      <w:ins w:id="2370" w:author="Bertsch Christian (CR/AEE3)" w:date="2019-09-06T11:23:00Z">
        <w:r w:rsidR="0097533A">
          <w:rPr>
            <w:i/>
          </w:rPr>
          <w:t>,</w:t>
        </w:r>
      </w:ins>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BD2272" w:rsidRPr="008E3E6A" w:rsidRDefault="00BD2272" w:rsidP="00164C98">
                              <w:pPr>
                                <w:pStyle w:val="Normal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BD2272" w:rsidRPr="008E3E6A" w:rsidRDefault="00BD2272"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BD2272" w:rsidRPr="008E3E6A" w:rsidRDefault="00BD2272"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BD2272" w:rsidRPr="008E3E6A" w:rsidRDefault="00BD2272"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BD2272" w:rsidRPr="00D902AD" w:rsidRDefault="004F204D" w:rsidP="00164C98">
                              <w:pPr>
                                <w:pStyle w:val="NormalWeb"/>
                                <w:spacing w:before="0" w:beforeAutospacing="0" w:after="0" w:afterAutospacing="0" w:line="276" w:lineRule="auto"/>
                                <w:rPr>
                                  <w:rFonts w:ascii="Cambria Math" w:hAnsi="Cambria Math"/>
                                  <w:oMath/>
                                </w:rPr>
                              </w:pPr>
                              <m:oMathPara>
                                <m:oMath>
                                  <m:sSub>
                                    <m:sSubPr>
                                      <m:ctrlPr>
                                        <w:ins w:id="2371" w:author="Bertsch Christian (CR/AEE3)" w:date="2019-10-03T16:45:00Z">
                                          <w:rPr>
                                            <w:rFonts w:ascii="Cambria Math" w:eastAsia="Calibri" w:hAnsi="Cambria Math"/>
                                            <w:i/>
                                            <w:sz w:val="22"/>
                                            <w:szCs w:val="22"/>
                                            <w:lang w:eastAsia="de-DE"/>
                                          </w:rPr>
                                        </w:ins>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BD2272" w:rsidRPr="00D902AD" w:rsidRDefault="004F204D" w:rsidP="00164C98">
                              <w:pPr>
                                <w:pStyle w:val="NormalWeb"/>
                                <w:spacing w:before="0" w:beforeAutospacing="0" w:after="0" w:afterAutospacing="0" w:line="276" w:lineRule="auto"/>
                                <w:rPr>
                                  <w:rFonts w:ascii="Cambria Math" w:hAnsi="Cambria Math"/>
                                  <w:oMath/>
                                </w:rPr>
                              </w:pPr>
                              <m:oMathPara>
                                <m:oMath>
                                  <m:sSub>
                                    <m:sSubPr>
                                      <m:ctrlPr>
                                        <w:ins w:id="2372" w:author="Bertsch Christian (CR/AEE3)" w:date="2019-10-03T16:45:00Z">
                                          <w:rPr>
                                            <w:rFonts w:ascii="Cambria Math" w:eastAsia="Calibri" w:hAnsi="Cambria Math"/>
                                            <w:i/>
                                            <w:sz w:val="22"/>
                                            <w:szCs w:val="22"/>
                                            <w:lang w:eastAsia="de-DE"/>
                                          </w:rPr>
                                        </w:ins>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BD2272" w:rsidRPr="00D902AD" w:rsidRDefault="004F204D" w:rsidP="00164C98">
                              <w:pPr>
                                <w:pStyle w:val="NormalWeb"/>
                                <w:spacing w:before="0" w:beforeAutospacing="0" w:after="0" w:afterAutospacing="0" w:line="276" w:lineRule="auto"/>
                                <w:rPr>
                                  <w:rFonts w:ascii="Cambria Math" w:hAnsi="Cambria Math"/>
                                  <w:oMath/>
                                </w:rPr>
                              </w:pPr>
                              <m:oMathPara>
                                <m:oMath>
                                  <m:sSub>
                                    <m:sSubPr>
                                      <m:ctrlPr>
                                        <w:ins w:id="2373" w:author="Bertsch Christian (CR/AEE3)" w:date="2019-10-03T16:45:00Z">
                                          <w:rPr>
                                            <w:rFonts w:ascii="Cambria Math" w:eastAsia="Calibri" w:hAnsi="Cambria Math"/>
                                            <w:i/>
                                            <w:sz w:val="22"/>
                                            <w:szCs w:val="22"/>
                                            <w:lang w:eastAsia="de-DE"/>
                                          </w:rPr>
                                        </w:ins>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BD2272" w:rsidRPr="00D902AD" w:rsidRDefault="004F204D" w:rsidP="00164C98">
                              <w:pPr>
                                <w:pStyle w:val="NormalWeb"/>
                                <w:spacing w:before="0" w:beforeAutospacing="0" w:after="0" w:afterAutospacing="0" w:line="276" w:lineRule="auto"/>
                                <w:rPr>
                                  <w:rFonts w:ascii="Cambria Math" w:hAnsi="Cambria Math"/>
                                  <w:oMath/>
                                </w:rPr>
                              </w:pPr>
                              <m:oMathPara>
                                <m:oMath>
                                  <m:sSub>
                                    <m:sSubPr>
                                      <m:ctrlPr>
                                        <w:ins w:id="2374" w:author="Bertsch Christian (CR/AEE3)" w:date="2019-10-03T16:45:00Z">
                                          <w:rPr>
                                            <w:rFonts w:ascii="Cambria Math" w:eastAsia="Calibri" w:hAnsi="Cambria Math"/>
                                            <w:i/>
                                            <w:sz w:val="22"/>
                                            <w:szCs w:val="22"/>
                                            <w:lang w:eastAsia="de-DE"/>
                                          </w:rPr>
                                        </w:ins>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BD2272" w:rsidRPr="00D902AD" w:rsidRDefault="004F204D" w:rsidP="00164C98">
                              <w:pPr>
                                <w:pStyle w:val="NormalWeb"/>
                                <w:spacing w:before="0" w:beforeAutospacing="0" w:after="0" w:afterAutospacing="0" w:line="276" w:lineRule="auto"/>
                                <w:rPr>
                                  <w:rFonts w:ascii="Cambria Math" w:hAnsi="Cambria Math"/>
                                  <w:oMath/>
                                </w:rPr>
                              </w:pPr>
                              <m:oMathPara>
                                <m:oMath>
                                  <m:sSub>
                                    <m:sSubPr>
                                      <m:ctrlPr>
                                        <w:ins w:id="2375" w:author="Bertsch Christian (CR/AEE3)" w:date="2019-10-03T16:45:00Z">
                                          <w:rPr>
                                            <w:rFonts w:ascii="Cambria Math" w:eastAsia="Calibri" w:hAnsi="Cambria Math"/>
                                            <w:i/>
                                            <w:sz w:val="22"/>
                                            <w:szCs w:val="22"/>
                                            <w:lang w:eastAsia="de-DE"/>
                                          </w:rPr>
                                        </w:ins>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BD2272" w:rsidRPr="00D902AD" w:rsidRDefault="004F204D" w:rsidP="00164C98">
                              <w:pPr>
                                <w:pStyle w:val="NormalWeb"/>
                                <w:spacing w:before="0" w:beforeAutospacing="0" w:after="0" w:afterAutospacing="0" w:line="276" w:lineRule="auto"/>
                                <w:rPr>
                                  <w:rFonts w:ascii="Cambria Math" w:hAnsi="Cambria Math"/>
                                  <w:oMath/>
                                </w:rPr>
                              </w:pPr>
                              <m:oMathPara>
                                <m:oMath>
                                  <m:sSub>
                                    <m:sSubPr>
                                      <m:ctrlPr>
                                        <w:ins w:id="2376" w:author="Bertsch Christian (CR/AEE3)" w:date="2019-10-03T16:45:00Z">
                                          <w:rPr>
                                            <w:rFonts w:ascii="Cambria Math" w:eastAsia="Calibri" w:hAnsi="Cambria Math"/>
                                            <w:i/>
                                            <w:sz w:val="22"/>
                                            <w:szCs w:val="22"/>
                                            <w:lang w:eastAsia="de-DE"/>
                                          </w:rPr>
                                        </w:ins>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BD2272" w:rsidRPr="00D902AD" w:rsidRDefault="00BD2272" w:rsidP="00164C98">
                              <w:pPr>
                                <w:pStyle w:val="Normal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BD2272" w:rsidRPr="00D902AD" w:rsidRDefault="00BD2272" w:rsidP="00164C98">
                              <w:pPr>
                                <w:pStyle w:val="Normal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BD2272" w:rsidRPr="00D902AD" w:rsidRDefault="004F204D" w:rsidP="00164C98">
                              <w:pPr>
                                <w:pStyle w:val="NormalWeb"/>
                                <w:spacing w:before="0" w:beforeAutospacing="0" w:after="0" w:afterAutospacing="0" w:line="276" w:lineRule="auto"/>
                                <w:rPr>
                                  <w:rFonts w:ascii="Cambria Math" w:hAnsi="Cambria Math"/>
                                  <w:oMath/>
                                </w:rPr>
                              </w:pPr>
                              <m:oMathPara>
                                <m:oMath>
                                  <m:sSub>
                                    <m:sSubPr>
                                      <m:ctrlPr>
                                        <w:ins w:id="2377" w:author="Bertsch Christian (CR/AEE3)" w:date="2019-10-03T16:45:00Z">
                                          <w:rPr>
                                            <w:rFonts w:ascii="Cambria Math" w:eastAsia="Calibri" w:hAnsi="Cambria Math"/>
                                            <w:i/>
                                            <w:sz w:val="22"/>
                                            <w:szCs w:val="22"/>
                                            <w:lang w:eastAsia="de-DE"/>
                                          </w:rPr>
                                        </w:ins>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BD2272" w:rsidRPr="00D902AD" w:rsidRDefault="004F204D" w:rsidP="00164C98">
                              <w:pPr>
                                <w:pStyle w:val="NormalWeb"/>
                                <w:spacing w:before="0" w:beforeAutospacing="0" w:after="0" w:afterAutospacing="0" w:line="276" w:lineRule="auto"/>
                                <w:rPr>
                                  <w:rFonts w:ascii="Cambria Math" w:hAnsi="Cambria Math"/>
                                  <w:oMath/>
                                </w:rPr>
                              </w:pPr>
                              <m:oMathPara>
                                <m:oMath>
                                  <m:sSub>
                                    <m:sSubPr>
                                      <m:ctrlPr>
                                        <w:ins w:id="2378" w:author="Bertsch Christian (CR/AEE3)" w:date="2019-10-03T16:45:00Z">
                                          <w:rPr>
                                            <w:rFonts w:ascii="Cambria Math" w:eastAsia="Calibri" w:hAnsi="Cambria Math"/>
                                            <w:i/>
                                            <w:sz w:val="22"/>
                                            <w:szCs w:val="22"/>
                                            <w:lang w:eastAsia="de-DE"/>
                                          </w:rPr>
                                        </w:ins>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BD2272" w:rsidRPr="00D902AD" w:rsidRDefault="004F204D" w:rsidP="00164C98">
                              <w:pPr>
                                <w:pStyle w:val="NormalWeb"/>
                                <w:spacing w:before="0" w:beforeAutospacing="0" w:after="0" w:afterAutospacing="0" w:line="276" w:lineRule="auto"/>
                                <w:rPr>
                                  <w:rFonts w:ascii="Cambria Math" w:hAnsi="Cambria Math"/>
                                  <w:oMath/>
                                </w:rPr>
                              </w:pPr>
                              <m:oMathPara>
                                <m:oMath>
                                  <m:sSub>
                                    <m:sSubPr>
                                      <m:ctrlPr>
                                        <w:ins w:id="2379" w:author="Bertsch Christian (CR/AEE3)" w:date="2019-10-03T16:45:00Z">
                                          <w:rPr>
                                            <w:rFonts w:ascii="Cambria Math" w:eastAsia="Calibri" w:hAnsi="Cambria Math"/>
                                            <w:i/>
                                            <w:sz w:val="22"/>
                                            <w:szCs w:val="22"/>
                                            <w:lang w:eastAsia="de-DE"/>
                                          </w:rPr>
                                        </w:ins>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BD2272" w:rsidRPr="00D902AD" w:rsidRDefault="004F204D" w:rsidP="00164C98">
                              <w:pPr>
                                <w:pStyle w:val="NormalWeb"/>
                                <w:spacing w:before="0" w:beforeAutospacing="0" w:after="0" w:afterAutospacing="0" w:line="276" w:lineRule="auto"/>
                                <w:rPr>
                                  <w:rFonts w:ascii="Cambria Math" w:hAnsi="Cambria Math"/>
                                  <w:oMath/>
                                </w:rPr>
                              </w:pPr>
                              <m:oMathPara>
                                <m:oMath>
                                  <m:sSub>
                                    <m:sSubPr>
                                      <m:ctrlPr>
                                        <w:ins w:id="2380" w:author="Bertsch Christian (CR/AEE3)" w:date="2019-10-03T16:45:00Z">
                                          <w:rPr>
                                            <w:rFonts w:ascii="Cambria Math" w:eastAsia="Calibri" w:hAnsi="Cambria Math"/>
                                            <w:i/>
                                            <w:sz w:val="22"/>
                                            <w:szCs w:val="22"/>
                                            <w:lang w:eastAsia="de-DE"/>
                                          </w:rPr>
                                        </w:ins>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BD2272" w:rsidRPr="003A50D8" w:rsidRDefault="00BD2272" w:rsidP="003A50D8">
                              <w:pPr>
                                <w:pStyle w:val="Normal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ins w:id="2381" w:author="Bertsch Christian (CR/AEE3)" w:date="2019-10-03T16:45:00Z">
                                        <w:rPr>
                                          <w:rFonts w:ascii="Cambria Math" w:eastAsia="Calibri" w:hAnsi="Cambria Math"/>
                                          <w:sz w:val="22"/>
                                          <w:szCs w:val="22"/>
                                          <w:lang w:eastAsia="de-DE"/>
                                        </w:rPr>
                                      </w:ins>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BD2272" w:rsidRPr="003A50D8" w:rsidRDefault="004F204D" w:rsidP="00643690">
                              <w:pPr>
                                <w:pStyle w:val="NormalWeb"/>
                                <w:spacing w:before="0" w:beforeAutospacing="0" w:after="0" w:afterAutospacing="0" w:line="276" w:lineRule="auto"/>
                                <w:rPr>
                                  <w:rFonts w:eastAsia="Calibri"/>
                                </w:rPr>
                              </w:pPr>
                              <m:oMath>
                                <m:sSub>
                                  <m:sSubPr>
                                    <m:ctrlPr>
                                      <w:ins w:id="2382" w:author="Bertsch Christian (CR/AEE3)" w:date="2019-10-03T16:45:00Z">
                                        <w:rPr>
                                          <w:rFonts w:ascii="Cambria Math" w:eastAsia="Calibri" w:hAnsi="Cambria Math"/>
                                          <w:sz w:val="22"/>
                                          <w:szCs w:val="22"/>
                                          <w:lang w:eastAsia="de-DE"/>
                                        </w:rPr>
                                      </w:ins>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BD2272" w:rsidRPr="003A50D8">
                                <w:rPr>
                                  <w:rFonts w:eastAsia="Calibri"/>
                                </w:rPr>
                                <w:t xml:space="preserve"> </w:t>
                              </w:r>
                              <w:r w:rsidR="00BD2272">
                                <w:rPr>
                                  <w:rFonts w:eastAsia="Calibri"/>
                                </w:rPr>
                                <w:t>fmiG</w:t>
                              </w:r>
                              <w:r w:rsidR="00BD2272" w:rsidRPr="003A50D8">
                                <w:rPr>
                                  <w:rFonts w:eastAsia="Calibri"/>
                                </w:rPr>
                                <w:t>etXXX(</w:t>
                              </w:r>
                              <w:r w:rsidR="00BD2272">
                                <w:rPr>
                                  <w:rFonts w:eastAsia="Calibri"/>
                                </w:rPr>
                                <w:t>m2, .</w:t>
                              </w:r>
                              <w:r w:rsidR="00BD2272" w:rsidRPr="003A50D8">
                                <w:rPr>
                                  <w:rFonts w:eastAsia="Calibri"/>
                                </w:rPr>
                                <w:t>..)</w:t>
                              </w:r>
                            </w:p>
                            <w:p w14:paraId="0C681B0F" w14:textId="77777777" w:rsidR="00BD2272" w:rsidRPr="003A50D8" w:rsidRDefault="00BD2272"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ins w:id="2383" w:author="Bertsch Christian (CR/AEE3)" w:date="2019-10-03T16:45:00Z">
                                        <w:rPr>
                                          <w:rFonts w:ascii="Cambria Math" w:eastAsia="Calibri" w:hAnsi="Cambria Math"/>
                                          <w:sz w:val="22"/>
                                          <w:szCs w:val="22"/>
                                          <w:lang w:eastAsia="de-DE"/>
                                        </w:rPr>
                                      </w:ins>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ins w:id="2384" w:author="Bertsch Christian (CR/AEE3)" w:date="2019-10-03T16:45:00Z">
                                        <w:rPr>
                                          <w:rFonts w:ascii="Cambria Math" w:eastAsia="Calibri" w:hAnsi="Cambria Math"/>
                                          <w:sz w:val="22"/>
                                          <w:szCs w:val="22"/>
                                          <w:lang w:eastAsia="de-DE"/>
                                        </w:rPr>
                                      </w:ins>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BD2272" w:rsidRPr="003A50D8" w:rsidRDefault="004F204D" w:rsidP="00643690">
                              <w:pPr>
                                <w:pStyle w:val="NormalWeb"/>
                                <w:spacing w:before="0" w:beforeAutospacing="0" w:after="0" w:afterAutospacing="0" w:line="276" w:lineRule="auto"/>
                                <w:rPr>
                                  <w:rFonts w:eastAsia="Calibri"/>
                                </w:rPr>
                              </w:pPr>
                              <m:oMath>
                                <m:sSub>
                                  <m:sSubPr>
                                    <m:ctrlPr>
                                      <w:ins w:id="2385" w:author="Bertsch Christian (CR/AEE3)" w:date="2019-10-03T16:45:00Z">
                                        <w:rPr>
                                          <w:rFonts w:ascii="Cambria Math" w:eastAsia="Calibri" w:hAnsi="Cambria Math"/>
                                          <w:sz w:val="22"/>
                                          <w:szCs w:val="22"/>
                                          <w:lang w:eastAsia="de-DE"/>
                                        </w:rPr>
                                      </w:ins>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BD2272" w:rsidRPr="003A50D8">
                                <w:rPr>
                                  <w:rFonts w:eastAsia="Calibri"/>
                                </w:rPr>
                                <w:t xml:space="preserve"> </w:t>
                              </w:r>
                              <w:r w:rsidR="00BD2272">
                                <w:rPr>
                                  <w:rFonts w:eastAsia="Calibri"/>
                                </w:rPr>
                                <w:t>fmiG</w:t>
                              </w:r>
                              <w:r w:rsidR="00BD2272" w:rsidRPr="003A50D8">
                                <w:rPr>
                                  <w:rFonts w:eastAsia="Calibri"/>
                                </w:rPr>
                                <w:t>etXXX(</w:t>
                              </w:r>
                              <w:r w:rsidR="00BD2272">
                                <w:rPr>
                                  <w:rFonts w:eastAsia="Calibri"/>
                                </w:rPr>
                                <w:t>m1,</w:t>
                              </w:r>
                              <w:r w:rsidR="00BD2272" w:rsidRPr="003A50D8">
                                <w:rPr>
                                  <w:rFonts w:eastAsia="Calibri"/>
                                </w:rPr>
                                <w:t>..)</w:t>
                              </w:r>
                            </w:p>
                            <w:p w14:paraId="65C09812" w14:textId="77777777" w:rsidR="00BD2272" w:rsidRPr="003A50D8" w:rsidRDefault="00BD2272"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ins w:id="2386" w:author="Bertsch Christian (CR/AEE3)" w:date="2019-10-03T16:45:00Z">
                                        <w:rPr>
                                          <w:rFonts w:ascii="Cambria Math" w:eastAsia="Calibri" w:hAnsi="Cambria Math"/>
                                          <w:sz w:val="22"/>
                                          <w:szCs w:val="22"/>
                                          <w:lang w:eastAsia="de-DE"/>
                                        </w:rPr>
                                      </w:ins>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ins w:id="2387" w:author="Bertsch Christian (CR/AEE3)" w:date="2019-10-03T16:45:00Z">
                                        <w:rPr>
                                          <w:rFonts w:ascii="Cambria Math" w:eastAsia="Calibri" w:hAnsi="Cambria Math"/>
                                          <w:sz w:val="22"/>
                                          <w:szCs w:val="22"/>
                                          <w:lang w:eastAsia="de-DE"/>
                                        </w:rPr>
                                      </w:ins>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BD2272" w:rsidRPr="003A50D8" w:rsidRDefault="004F204D" w:rsidP="00643690">
                              <w:pPr>
                                <w:pStyle w:val="NormalWeb"/>
                                <w:spacing w:before="0" w:beforeAutospacing="0" w:after="0" w:afterAutospacing="0" w:line="276" w:lineRule="auto"/>
                                <w:rPr>
                                  <w:rFonts w:eastAsia="Calibri"/>
                                </w:rPr>
                              </w:pPr>
                              <m:oMath>
                                <m:sSub>
                                  <m:sSubPr>
                                    <m:ctrlPr>
                                      <w:ins w:id="2388" w:author="Bertsch Christian (CR/AEE3)" w:date="2019-10-03T16:45:00Z">
                                        <w:rPr>
                                          <w:rFonts w:ascii="Cambria Math" w:eastAsia="Calibri" w:hAnsi="Cambria Math"/>
                                          <w:sz w:val="22"/>
                                          <w:szCs w:val="22"/>
                                          <w:lang w:eastAsia="de-DE"/>
                                        </w:rPr>
                                      </w:ins>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BD2272" w:rsidRPr="003A50D8">
                                <w:rPr>
                                  <w:rFonts w:eastAsia="Calibri"/>
                                </w:rPr>
                                <w:t xml:space="preserve"> </w:t>
                              </w:r>
                              <w:r w:rsidR="00BD2272">
                                <w:rPr>
                                  <w:rFonts w:eastAsia="Calibri"/>
                                </w:rPr>
                                <w:t>fmiG</w:t>
                              </w:r>
                              <w:r w:rsidR="00BD2272" w:rsidRPr="003A50D8">
                                <w:rPr>
                                  <w:rFonts w:eastAsia="Calibri"/>
                                </w:rPr>
                                <w:t>etXXX(</w:t>
                              </w:r>
                              <w:r w:rsidR="00BD2272">
                                <w:rPr>
                                  <w:rFonts w:eastAsia="Calibri"/>
                                </w:rPr>
                                <w:t>m2, .</w:t>
                              </w:r>
                              <w:r w:rsidR="00BD2272"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BD2272" w:rsidRPr="00B979E3" w:rsidRDefault="00BD2272" w:rsidP="00164C98">
                              <w:pPr>
                                <w:pStyle w:val="Normal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BD2272" w:rsidRPr="00B979E3" w:rsidRDefault="00BD2272" w:rsidP="00164C98">
                              <w:pPr>
                                <w:pStyle w:val="Normal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BD2272" w:rsidRPr="00A55B3B" w:rsidRDefault="00BD2272" w:rsidP="003A50D8">
                              <w:pPr>
                                <w:pStyle w:val="Normal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BD2272" w:rsidRPr="00A55B3B" w:rsidRDefault="00BD2272" w:rsidP="003A50D8">
                              <w:pPr>
                                <w:pStyle w:val="Normal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ins w:id="2389" w:author="Bertsch Christian (CR/AEE3)" w:date="2019-10-03T16:45:00Z">
                                        <w:rPr>
                                          <w:rFonts w:ascii="Cambria Math" w:eastAsia="Calibri" w:hAnsi="Cambria Math"/>
                                          <w:szCs w:val="20"/>
                                          <w:lang w:eastAsia="de-DE"/>
                                        </w:rPr>
                                      </w:ins>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BD2272" w:rsidRPr="00A55B3B" w:rsidRDefault="00BD2272" w:rsidP="003A50D8">
                              <w:pPr>
                                <w:pStyle w:val="Normal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BD2272" w:rsidRPr="00A55B3B" w:rsidRDefault="00BD2272" w:rsidP="003A50D8">
                              <w:pPr>
                                <w:pStyle w:val="Normal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ins w:id="2390" w:author="Bertsch Christian (CR/AEE3)" w:date="2019-10-03T16:45:00Z">
                                        <w:rPr>
                                          <w:rFonts w:ascii="Cambria Math" w:eastAsia="Calibri" w:hAnsi="Cambria Math"/>
                                          <w:szCs w:val="20"/>
                                          <w:lang w:eastAsia="de-DE"/>
                                        </w:rPr>
                                      </w:ins>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BD2272" w:rsidRPr="00A55B3B" w:rsidRDefault="00BD2272"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ins w:id="2391" w:author="Bertsch Christian (CR/AEE3)" w:date="2019-10-03T16:45:00Z">
                                        <w:rPr>
                                          <w:rFonts w:ascii="Cambria Math" w:eastAsia="Calibri" w:hAnsi="Cambria Math"/>
                                          <w:szCs w:val="20"/>
                                          <w:lang w:eastAsia="de-DE"/>
                                        </w:rPr>
                                      </w:ins>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BD2272" w:rsidRPr="00A55B3B" w:rsidRDefault="00BD2272" w:rsidP="00643690">
                              <w:pPr>
                                <w:pStyle w:val="Normal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ins w:id="2392" w:author="Bertsch Christian (CR/AEE3)" w:date="2019-10-03T16:45:00Z">
                                        <w:rPr>
                                          <w:rFonts w:ascii="Cambria Math" w:eastAsia="Calibri" w:hAnsi="Cambria Math"/>
                                          <w:szCs w:val="20"/>
                                          <w:lang w:eastAsia="de-DE"/>
                                        </w:rPr>
                                      </w:ins>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ins w:id="2393" w:author="Bertsch Christian (CR/AEE3)" w:date="2019-10-03T16:45:00Z">
                                        <w:rPr>
                                          <w:rFonts w:ascii="Cambria Math" w:eastAsia="Calibri" w:hAnsi="Cambria Math"/>
                                          <w:szCs w:val="20"/>
                                          <w:lang w:eastAsia="de-DE"/>
                                        </w:rPr>
                                      </w:ins>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BD2272" w:rsidRDefault="00BD2272"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ins w:id="2394" w:author="Bertsch Christian (CR/AEE3)" w:date="2019-10-03T16:45:00Z">
                                        <w:rPr>
                                          <w:rFonts w:ascii="Cambria Math" w:eastAsia="Calibri" w:hAnsi="Cambria Math"/>
                                          <w:szCs w:val="20"/>
                                          <w:lang w:eastAsia="de-DE"/>
                                        </w:rPr>
                                      </w:ins>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BD2272" w:rsidRPr="00A55B3B" w:rsidRDefault="00BD2272" w:rsidP="00643690">
                              <w:pPr>
                                <w:pStyle w:val="Normal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ins w:id="2395" w:author="Bertsch Christian (CR/AEE3)" w:date="2019-10-03T16:45:00Z">
                                        <w:rPr>
                                          <w:rFonts w:ascii="Cambria Math" w:eastAsia="Calibri" w:hAnsi="Cambria Math"/>
                                          <w:szCs w:val="20"/>
                                          <w:lang w:eastAsia="de-DE"/>
                                        </w:rPr>
                                      </w:ins>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ins w:id="2396" w:author="Bertsch Christian (CR/AEE3)" w:date="2019-10-03T16:45:00Z">
                                        <w:rPr>
                                          <w:rFonts w:ascii="Cambria Math" w:eastAsia="Calibri" w:hAnsi="Cambria Math"/>
                                          <w:szCs w:val="20"/>
                                          <w:lang w:eastAsia="de-DE"/>
                                        </w:rPr>
                                      </w:ins>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79562225" w:rsidR="00BD2272" w:rsidRPr="0042375D" w:rsidRDefault="00BD2272" w:rsidP="0042375D">
                              <w:pPr>
                                <w:pStyle w:val="Caption"/>
                                <w:spacing w:before="0" w:after="0"/>
                                <w:jc w:val="center"/>
                                <w:rPr>
                                  <w:b w:val="0"/>
                                </w:rPr>
                              </w:pPr>
                              <w:bookmarkStart w:id="2397" w:name="_Ref401741613"/>
                              <w:r w:rsidRPr="0098259C">
                                <w:t xml:space="preserve">Figure </w:t>
                              </w:r>
                              <w:r w:rsidRPr="0098259C">
                                <w:fldChar w:fldCharType="begin"/>
                              </w:r>
                              <w:r w:rsidRPr="0098259C">
                                <w:instrText xml:space="preserve"> SEQ Figure \* ARABIC </w:instrText>
                              </w:r>
                              <w:r w:rsidRPr="0098259C">
                                <w:fldChar w:fldCharType="separate"/>
                              </w:r>
                              <w:r w:rsidR="000440B4">
                                <w:rPr>
                                  <w:noProof/>
                                </w:rPr>
                                <w:t>5</w:t>
                              </w:r>
                              <w:r w:rsidRPr="0098259C">
                                <w:fldChar w:fldCharType="end"/>
                              </w:r>
                              <w:bookmarkEnd w:id="2397"/>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088"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">
                <v:shape id="_x0000_s1089"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090"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091"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092"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093"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094"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095"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096"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097"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098"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099"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00"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01"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02"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03"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04"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05"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06"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07"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08"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09"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10"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11"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12"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13"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BD2272" w:rsidRPr="008E3E6A" w:rsidRDefault="00BD2272" w:rsidP="00164C98">
                        <w:pPr>
                          <w:pStyle w:val="NormalWeb"/>
                          <w:spacing w:before="0" w:beforeAutospacing="0" w:after="0" w:afterAutospacing="0" w:line="276" w:lineRule="auto"/>
                        </w:pPr>
                        <w:r w:rsidRPr="008E3E6A">
                          <w:rPr>
                            <w:rFonts w:eastAsia="Calibri"/>
                            <w:sz w:val="22"/>
                            <w:szCs w:val="22"/>
                          </w:rPr>
                          <w:t>FMU1</w:t>
                        </w:r>
                      </w:p>
                    </w:txbxContent>
                  </v:textbox>
                </v:shape>
                <v:shape id="Textfeld 2" o:spid="_x0000_s1114"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BD2272" w:rsidRPr="008E3E6A" w:rsidRDefault="00BD2272"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15"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BD2272" w:rsidRPr="008E3E6A" w:rsidRDefault="00BD2272"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16"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BD2272" w:rsidRPr="008E3E6A" w:rsidRDefault="00BD2272"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17"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BD2272" w:rsidRPr="00D902AD" w:rsidRDefault="00BD2272" w:rsidP="00164C98">
                        <w:pPr>
                          <w:pStyle w:val="NormalWeb"/>
                          <w:spacing w:before="0" w:beforeAutospacing="0" w:after="0" w:afterAutospacing="0" w:line="276" w:lineRule="auto"/>
                          <w:rPr>
                            <w:rFonts w:ascii="Cambria Math" w:hAnsi="Cambria Math"/>
                            <w:oMath/>
                          </w:rPr>
                        </w:pPr>
                        <m:oMathPara>
                          <m:oMath>
                            <m:sSub>
                              <m:sSubPr>
                                <m:ctrlPr>
                                  <w:ins w:id="2414" w:author="Bertsch Christian (CR/AEE3)" w:date="2019-10-03T16:45:00Z">
                                    <w:rPr>
                                      <w:rFonts w:ascii="Cambria Math" w:eastAsia="Calibri" w:hAnsi="Cambria Math"/>
                                      <w:i/>
                                      <w:sz w:val="22"/>
                                      <w:szCs w:val="22"/>
                                      <w:lang w:eastAsia="de-DE"/>
                                    </w:rPr>
                                  </w:ins>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18"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BD2272" w:rsidRPr="00D902AD" w:rsidRDefault="00BD2272" w:rsidP="00164C98">
                        <w:pPr>
                          <w:pStyle w:val="NormalWeb"/>
                          <w:spacing w:before="0" w:beforeAutospacing="0" w:after="0" w:afterAutospacing="0" w:line="276" w:lineRule="auto"/>
                          <w:rPr>
                            <w:rFonts w:ascii="Cambria Math" w:hAnsi="Cambria Math"/>
                            <w:oMath/>
                          </w:rPr>
                        </w:pPr>
                        <m:oMathPara>
                          <m:oMath>
                            <m:sSub>
                              <m:sSubPr>
                                <m:ctrlPr>
                                  <w:ins w:id="2415" w:author="Bertsch Christian (CR/AEE3)" w:date="2019-10-03T16:45:00Z">
                                    <w:rPr>
                                      <w:rFonts w:ascii="Cambria Math" w:eastAsia="Calibri" w:hAnsi="Cambria Math"/>
                                      <w:i/>
                                      <w:sz w:val="22"/>
                                      <w:szCs w:val="22"/>
                                      <w:lang w:eastAsia="de-DE"/>
                                    </w:rPr>
                                  </w:ins>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19"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BD2272" w:rsidRPr="00D902AD" w:rsidRDefault="00BD2272" w:rsidP="00164C98">
                        <w:pPr>
                          <w:pStyle w:val="NormalWeb"/>
                          <w:spacing w:before="0" w:beforeAutospacing="0" w:after="0" w:afterAutospacing="0" w:line="276" w:lineRule="auto"/>
                          <w:rPr>
                            <w:rFonts w:ascii="Cambria Math" w:hAnsi="Cambria Math"/>
                            <w:oMath/>
                          </w:rPr>
                        </w:pPr>
                        <m:oMathPara>
                          <m:oMath>
                            <m:sSub>
                              <m:sSubPr>
                                <m:ctrlPr>
                                  <w:ins w:id="2416" w:author="Bertsch Christian (CR/AEE3)" w:date="2019-10-03T16:45:00Z">
                                    <w:rPr>
                                      <w:rFonts w:ascii="Cambria Math" w:eastAsia="Calibri" w:hAnsi="Cambria Math"/>
                                      <w:i/>
                                      <w:sz w:val="22"/>
                                      <w:szCs w:val="22"/>
                                      <w:lang w:eastAsia="de-DE"/>
                                    </w:rPr>
                                  </w:ins>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20"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BD2272" w:rsidRPr="00D902AD" w:rsidRDefault="00BD2272" w:rsidP="00164C98">
                        <w:pPr>
                          <w:pStyle w:val="NormalWeb"/>
                          <w:spacing w:before="0" w:beforeAutospacing="0" w:after="0" w:afterAutospacing="0" w:line="276" w:lineRule="auto"/>
                          <w:rPr>
                            <w:rFonts w:ascii="Cambria Math" w:hAnsi="Cambria Math"/>
                            <w:oMath/>
                          </w:rPr>
                        </w:pPr>
                        <m:oMathPara>
                          <m:oMath>
                            <m:sSub>
                              <m:sSubPr>
                                <m:ctrlPr>
                                  <w:ins w:id="2417" w:author="Bertsch Christian (CR/AEE3)" w:date="2019-10-03T16:45:00Z">
                                    <w:rPr>
                                      <w:rFonts w:ascii="Cambria Math" w:eastAsia="Calibri" w:hAnsi="Cambria Math"/>
                                      <w:i/>
                                      <w:sz w:val="22"/>
                                      <w:szCs w:val="22"/>
                                      <w:lang w:eastAsia="de-DE"/>
                                    </w:rPr>
                                  </w:ins>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21"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BD2272" w:rsidRPr="00D902AD" w:rsidRDefault="00BD2272" w:rsidP="00164C98">
                        <w:pPr>
                          <w:pStyle w:val="NormalWeb"/>
                          <w:spacing w:before="0" w:beforeAutospacing="0" w:after="0" w:afterAutospacing="0" w:line="276" w:lineRule="auto"/>
                          <w:rPr>
                            <w:rFonts w:ascii="Cambria Math" w:hAnsi="Cambria Math"/>
                            <w:oMath/>
                          </w:rPr>
                        </w:pPr>
                        <m:oMathPara>
                          <m:oMath>
                            <m:sSub>
                              <m:sSubPr>
                                <m:ctrlPr>
                                  <w:ins w:id="2418" w:author="Bertsch Christian (CR/AEE3)" w:date="2019-10-03T16:45:00Z">
                                    <w:rPr>
                                      <w:rFonts w:ascii="Cambria Math" w:eastAsia="Calibri" w:hAnsi="Cambria Math"/>
                                      <w:i/>
                                      <w:sz w:val="22"/>
                                      <w:szCs w:val="22"/>
                                      <w:lang w:eastAsia="de-DE"/>
                                    </w:rPr>
                                  </w:ins>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22"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BD2272" w:rsidRPr="00D902AD" w:rsidRDefault="00BD2272" w:rsidP="00164C98">
                        <w:pPr>
                          <w:pStyle w:val="NormalWeb"/>
                          <w:spacing w:before="0" w:beforeAutospacing="0" w:after="0" w:afterAutospacing="0" w:line="276" w:lineRule="auto"/>
                          <w:rPr>
                            <w:rFonts w:ascii="Cambria Math" w:hAnsi="Cambria Math"/>
                            <w:oMath/>
                          </w:rPr>
                        </w:pPr>
                        <m:oMathPara>
                          <m:oMath>
                            <m:sSub>
                              <m:sSubPr>
                                <m:ctrlPr>
                                  <w:ins w:id="2419" w:author="Bertsch Christian (CR/AEE3)" w:date="2019-10-03T16:45:00Z">
                                    <w:rPr>
                                      <w:rFonts w:ascii="Cambria Math" w:eastAsia="Calibri" w:hAnsi="Cambria Math"/>
                                      <w:i/>
                                      <w:sz w:val="22"/>
                                      <w:szCs w:val="22"/>
                                      <w:lang w:eastAsia="de-DE"/>
                                    </w:rPr>
                                  </w:ins>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23"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BD2272" w:rsidRPr="00D902AD" w:rsidRDefault="00BD2272" w:rsidP="00164C98">
                        <w:pPr>
                          <w:pStyle w:val="Normal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24"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BD2272" w:rsidRPr="00D902AD" w:rsidRDefault="00BD2272" w:rsidP="00164C98">
                        <w:pPr>
                          <w:pStyle w:val="Normal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25"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BD2272" w:rsidRPr="00D902AD" w:rsidRDefault="00BD2272" w:rsidP="00164C98">
                        <w:pPr>
                          <w:pStyle w:val="NormalWeb"/>
                          <w:spacing w:before="0" w:beforeAutospacing="0" w:after="0" w:afterAutospacing="0" w:line="276" w:lineRule="auto"/>
                          <w:rPr>
                            <w:rFonts w:ascii="Cambria Math" w:hAnsi="Cambria Math"/>
                            <w:oMath/>
                          </w:rPr>
                        </w:pPr>
                        <m:oMathPara>
                          <m:oMath>
                            <m:sSub>
                              <m:sSubPr>
                                <m:ctrlPr>
                                  <w:ins w:id="2420" w:author="Bertsch Christian (CR/AEE3)" w:date="2019-10-03T16:45:00Z">
                                    <w:rPr>
                                      <w:rFonts w:ascii="Cambria Math" w:eastAsia="Calibri" w:hAnsi="Cambria Math"/>
                                      <w:i/>
                                      <w:sz w:val="22"/>
                                      <w:szCs w:val="22"/>
                                      <w:lang w:eastAsia="de-DE"/>
                                    </w:rPr>
                                  </w:ins>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26"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BD2272" w:rsidRPr="00D902AD" w:rsidRDefault="00BD2272" w:rsidP="00164C98">
                        <w:pPr>
                          <w:pStyle w:val="NormalWeb"/>
                          <w:spacing w:before="0" w:beforeAutospacing="0" w:after="0" w:afterAutospacing="0" w:line="276" w:lineRule="auto"/>
                          <w:rPr>
                            <w:rFonts w:ascii="Cambria Math" w:hAnsi="Cambria Math"/>
                            <w:oMath/>
                          </w:rPr>
                        </w:pPr>
                        <m:oMathPara>
                          <m:oMath>
                            <m:sSub>
                              <m:sSubPr>
                                <m:ctrlPr>
                                  <w:ins w:id="2421" w:author="Bertsch Christian (CR/AEE3)" w:date="2019-10-03T16:45:00Z">
                                    <w:rPr>
                                      <w:rFonts w:ascii="Cambria Math" w:eastAsia="Calibri" w:hAnsi="Cambria Math"/>
                                      <w:i/>
                                      <w:sz w:val="22"/>
                                      <w:szCs w:val="22"/>
                                      <w:lang w:eastAsia="de-DE"/>
                                    </w:rPr>
                                  </w:ins>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27"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BD2272" w:rsidRPr="00D902AD" w:rsidRDefault="00BD2272" w:rsidP="00164C98">
                        <w:pPr>
                          <w:pStyle w:val="NormalWeb"/>
                          <w:spacing w:before="0" w:beforeAutospacing="0" w:after="0" w:afterAutospacing="0" w:line="276" w:lineRule="auto"/>
                          <w:rPr>
                            <w:rFonts w:ascii="Cambria Math" w:hAnsi="Cambria Math"/>
                            <w:oMath/>
                          </w:rPr>
                        </w:pPr>
                        <m:oMathPara>
                          <m:oMath>
                            <m:sSub>
                              <m:sSubPr>
                                <m:ctrlPr>
                                  <w:ins w:id="2422" w:author="Bertsch Christian (CR/AEE3)" w:date="2019-10-03T16:45:00Z">
                                    <w:rPr>
                                      <w:rFonts w:ascii="Cambria Math" w:eastAsia="Calibri" w:hAnsi="Cambria Math"/>
                                      <w:i/>
                                      <w:sz w:val="22"/>
                                      <w:szCs w:val="22"/>
                                      <w:lang w:eastAsia="de-DE"/>
                                    </w:rPr>
                                  </w:ins>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28"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BD2272" w:rsidRPr="00D902AD" w:rsidRDefault="00BD2272" w:rsidP="00164C98">
                        <w:pPr>
                          <w:pStyle w:val="NormalWeb"/>
                          <w:spacing w:before="0" w:beforeAutospacing="0" w:after="0" w:afterAutospacing="0" w:line="276" w:lineRule="auto"/>
                          <w:rPr>
                            <w:rFonts w:ascii="Cambria Math" w:hAnsi="Cambria Math"/>
                            <w:oMath/>
                          </w:rPr>
                        </w:pPr>
                        <m:oMathPara>
                          <m:oMath>
                            <m:sSub>
                              <m:sSubPr>
                                <m:ctrlPr>
                                  <w:ins w:id="2423" w:author="Bertsch Christian (CR/AEE3)" w:date="2019-10-03T16:45:00Z">
                                    <w:rPr>
                                      <w:rFonts w:ascii="Cambria Math" w:eastAsia="Calibri" w:hAnsi="Cambria Math"/>
                                      <w:i/>
                                      <w:sz w:val="22"/>
                                      <w:szCs w:val="22"/>
                                      <w:lang w:eastAsia="de-DE"/>
                                    </w:rPr>
                                  </w:ins>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29"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BD2272" w:rsidRPr="003A50D8" w:rsidRDefault="00BD2272" w:rsidP="003A50D8">
                        <w:pPr>
                          <w:pStyle w:val="Normal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ins w:id="2424" w:author="Bertsch Christian (CR/AEE3)" w:date="2019-10-03T16:45:00Z">
                                  <w:rPr>
                                    <w:rFonts w:ascii="Cambria Math" w:eastAsia="Calibri" w:hAnsi="Cambria Math"/>
                                    <w:sz w:val="22"/>
                                    <w:szCs w:val="22"/>
                                    <w:lang w:eastAsia="de-DE"/>
                                  </w:rPr>
                                </w:ins>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BD2272" w:rsidRPr="003A50D8" w:rsidRDefault="00BD2272" w:rsidP="00643690">
                        <w:pPr>
                          <w:pStyle w:val="NormalWeb"/>
                          <w:spacing w:before="0" w:beforeAutospacing="0" w:after="0" w:afterAutospacing="0" w:line="276" w:lineRule="auto"/>
                          <w:rPr>
                            <w:rFonts w:eastAsia="Calibri"/>
                          </w:rPr>
                        </w:pPr>
                        <m:oMath>
                          <m:sSub>
                            <m:sSubPr>
                              <m:ctrlPr>
                                <w:ins w:id="2425" w:author="Bertsch Christian (CR/AEE3)" w:date="2019-10-03T16:45:00Z">
                                  <w:rPr>
                                    <w:rFonts w:ascii="Cambria Math" w:eastAsia="Calibri" w:hAnsi="Cambria Math"/>
                                    <w:sz w:val="22"/>
                                    <w:szCs w:val="22"/>
                                    <w:lang w:eastAsia="de-DE"/>
                                  </w:rPr>
                                </w:ins>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Pr="003A50D8">
                          <w:rPr>
                            <w:rFonts w:eastAsia="Calibri"/>
                          </w:rPr>
                          <w:t xml:space="preserve"> </w:t>
                        </w:r>
                        <w:r>
                          <w:rPr>
                            <w:rFonts w:eastAsia="Calibri"/>
                          </w:rPr>
                          <w:t>fmiG</w:t>
                        </w:r>
                        <w:r w:rsidRPr="003A50D8">
                          <w:rPr>
                            <w:rFonts w:eastAsia="Calibri"/>
                          </w:rPr>
                          <w:t>etXXX(</w:t>
                        </w:r>
                        <w:r>
                          <w:rPr>
                            <w:rFonts w:eastAsia="Calibri"/>
                          </w:rPr>
                          <w:t>m2, .</w:t>
                        </w:r>
                        <w:r w:rsidRPr="003A50D8">
                          <w:rPr>
                            <w:rFonts w:eastAsia="Calibri"/>
                          </w:rPr>
                          <w:t>..)</w:t>
                        </w:r>
                      </w:p>
                      <w:p w14:paraId="0C681B0F" w14:textId="77777777" w:rsidR="00BD2272" w:rsidRPr="003A50D8" w:rsidRDefault="00BD2272"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ins w:id="2426" w:author="Bertsch Christian (CR/AEE3)" w:date="2019-10-03T16:45:00Z">
                                  <w:rPr>
                                    <w:rFonts w:ascii="Cambria Math" w:eastAsia="Calibri" w:hAnsi="Cambria Math"/>
                                    <w:sz w:val="22"/>
                                    <w:szCs w:val="22"/>
                                    <w:lang w:eastAsia="de-DE"/>
                                  </w:rPr>
                                </w:ins>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ins w:id="2427" w:author="Bertsch Christian (CR/AEE3)" w:date="2019-10-03T16:45:00Z">
                                  <w:rPr>
                                    <w:rFonts w:ascii="Cambria Math" w:eastAsia="Calibri" w:hAnsi="Cambria Math"/>
                                    <w:sz w:val="22"/>
                                    <w:szCs w:val="22"/>
                                    <w:lang w:eastAsia="de-DE"/>
                                  </w:rPr>
                                </w:ins>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BD2272" w:rsidRPr="003A50D8" w:rsidRDefault="00BD2272" w:rsidP="00643690">
                        <w:pPr>
                          <w:pStyle w:val="NormalWeb"/>
                          <w:spacing w:before="0" w:beforeAutospacing="0" w:after="0" w:afterAutospacing="0" w:line="276" w:lineRule="auto"/>
                          <w:rPr>
                            <w:rFonts w:eastAsia="Calibri"/>
                          </w:rPr>
                        </w:pPr>
                        <m:oMath>
                          <m:sSub>
                            <m:sSubPr>
                              <m:ctrlPr>
                                <w:ins w:id="2428" w:author="Bertsch Christian (CR/AEE3)" w:date="2019-10-03T16:45:00Z">
                                  <w:rPr>
                                    <w:rFonts w:ascii="Cambria Math" w:eastAsia="Calibri" w:hAnsi="Cambria Math"/>
                                    <w:sz w:val="22"/>
                                    <w:szCs w:val="22"/>
                                    <w:lang w:eastAsia="de-DE"/>
                                  </w:rPr>
                                </w:ins>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Pr="003A50D8">
                          <w:rPr>
                            <w:rFonts w:eastAsia="Calibri"/>
                          </w:rPr>
                          <w:t xml:space="preserve"> </w:t>
                        </w:r>
                        <w:r>
                          <w:rPr>
                            <w:rFonts w:eastAsia="Calibri"/>
                          </w:rPr>
                          <w:t>fmiG</w:t>
                        </w:r>
                        <w:r w:rsidRPr="003A50D8">
                          <w:rPr>
                            <w:rFonts w:eastAsia="Calibri"/>
                          </w:rPr>
                          <w:t>etXXX(</w:t>
                        </w:r>
                        <w:r>
                          <w:rPr>
                            <w:rFonts w:eastAsia="Calibri"/>
                          </w:rPr>
                          <w:t>m1,</w:t>
                        </w:r>
                        <w:r w:rsidRPr="003A50D8">
                          <w:rPr>
                            <w:rFonts w:eastAsia="Calibri"/>
                          </w:rPr>
                          <w:t>..)</w:t>
                        </w:r>
                      </w:p>
                      <w:p w14:paraId="65C09812" w14:textId="77777777" w:rsidR="00BD2272" w:rsidRPr="003A50D8" w:rsidRDefault="00BD2272"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ins w:id="2429" w:author="Bertsch Christian (CR/AEE3)" w:date="2019-10-03T16:45:00Z">
                                  <w:rPr>
                                    <w:rFonts w:ascii="Cambria Math" w:eastAsia="Calibri" w:hAnsi="Cambria Math"/>
                                    <w:sz w:val="22"/>
                                    <w:szCs w:val="22"/>
                                    <w:lang w:eastAsia="de-DE"/>
                                  </w:rPr>
                                </w:ins>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ins w:id="2430" w:author="Bertsch Christian (CR/AEE3)" w:date="2019-10-03T16:45:00Z">
                                  <w:rPr>
                                    <w:rFonts w:ascii="Cambria Math" w:eastAsia="Calibri" w:hAnsi="Cambria Math"/>
                                    <w:sz w:val="22"/>
                                    <w:szCs w:val="22"/>
                                    <w:lang w:eastAsia="de-DE"/>
                                  </w:rPr>
                                </w:ins>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BD2272" w:rsidRPr="003A50D8" w:rsidRDefault="00BD2272" w:rsidP="00643690">
                        <w:pPr>
                          <w:pStyle w:val="NormalWeb"/>
                          <w:spacing w:before="0" w:beforeAutospacing="0" w:after="0" w:afterAutospacing="0" w:line="276" w:lineRule="auto"/>
                          <w:rPr>
                            <w:rFonts w:eastAsia="Calibri"/>
                          </w:rPr>
                        </w:pPr>
                        <m:oMath>
                          <m:sSub>
                            <m:sSubPr>
                              <m:ctrlPr>
                                <w:ins w:id="2431" w:author="Bertsch Christian (CR/AEE3)" w:date="2019-10-03T16:45:00Z">
                                  <w:rPr>
                                    <w:rFonts w:ascii="Cambria Math" w:eastAsia="Calibri" w:hAnsi="Cambria Math"/>
                                    <w:sz w:val="22"/>
                                    <w:szCs w:val="22"/>
                                    <w:lang w:eastAsia="de-DE"/>
                                  </w:rPr>
                                </w:ins>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Pr="003A50D8">
                          <w:rPr>
                            <w:rFonts w:eastAsia="Calibri"/>
                          </w:rPr>
                          <w:t xml:space="preserve"> </w:t>
                        </w:r>
                        <w:r>
                          <w:rPr>
                            <w:rFonts w:eastAsia="Calibri"/>
                          </w:rPr>
                          <w:t>fmiG</w:t>
                        </w:r>
                        <w:r w:rsidRPr="003A50D8">
                          <w:rPr>
                            <w:rFonts w:eastAsia="Calibri"/>
                          </w:rPr>
                          <w:t>etXXX(</w:t>
                        </w:r>
                        <w:r>
                          <w:rPr>
                            <w:rFonts w:eastAsia="Calibri"/>
                          </w:rPr>
                          <w:t>m2, .</w:t>
                        </w:r>
                        <w:r w:rsidRPr="003A50D8">
                          <w:rPr>
                            <w:rFonts w:eastAsia="Calibri"/>
                          </w:rPr>
                          <w:t>..)</w:t>
                        </w:r>
                      </w:p>
                    </w:txbxContent>
                  </v:textbox>
                </v:shape>
                <v:shape id="Textfeld 2" o:spid="_x0000_s1130"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BD2272" w:rsidRPr="00B979E3" w:rsidRDefault="00BD2272" w:rsidP="00164C98">
                        <w:pPr>
                          <w:pStyle w:val="Normal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31"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BD2272" w:rsidRPr="00B979E3" w:rsidRDefault="00BD2272" w:rsidP="00164C98">
                        <w:pPr>
                          <w:pStyle w:val="Normal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32"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BD2272" w:rsidRPr="00A55B3B" w:rsidRDefault="00BD2272" w:rsidP="003A50D8">
                        <w:pPr>
                          <w:pStyle w:val="Normal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BD2272" w:rsidRPr="00A55B3B" w:rsidRDefault="00BD2272" w:rsidP="003A50D8">
                        <w:pPr>
                          <w:pStyle w:val="Normal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ins w:id="2432" w:author="Bertsch Christian (CR/AEE3)" w:date="2019-10-03T16:45:00Z">
                                  <w:rPr>
                                    <w:rFonts w:ascii="Cambria Math" w:eastAsia="Calibri" w:hAnsi="Cambria Math"/>
                                    <w:szCs w:val="20"/>
                                    <w:lang w:eastAsia="de-DE"/>
                                  </w:rPr>
                                </w:ins>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BD2272" w:rsidRPr="00A55B3B" w:rsidRDefault="00BD2272" w:rsidP="003A50D8">
                        <w:pPr>
                          <w:pStyle w:val="Normal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BD2272" w:rsidRPr="00A55B3B" w:rsidRDefault="00BD2272" w:rsidP="003A50D8">
                        <w:pPr>
                          <w:pStyle w:val="Normal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ins w:id="2433" w:author="Bertsch Christian (CR/AEE3)" w:date="2019-10-03T16:45:00Z">
                                  <w:rPr>
                                    <w:rFonts w:ascii="Cambria Math" w:eastAsia="Calibri" w:hAnsi="Cambria Math"/>
                                    <w:szCs w:val="20"/>
                                    <w:lang w:eastAsia="de-DE"/>
                                  </w:rPr>
                                </w:ins>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BD2272" w:rsidRPr="00A55B3B" w:rsidRDefault="00BD2272"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ins w:id="2434" w:author="Bertsch Christian (CR/AEE3)" w:date="2019-10-03T16:45:00Z">
                                  <w:rPr>
                                    <w:rFonts w:ascii="Cambria Math" w:eastAsia="Calibri" w:hAnsi="Cambria Math"/>
                                    <w:szCs w:val="20"/>
                                    <w:lang w:eastAsia="de-DE"/>
                                  </w:rPr>
                                </w:ins>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BD2272" w:rsidRPr="00A55B3B" w:rsidRDefault="00BD2272" w:rsidP="00643690">
                        <w:pPr>
                          <w:pStyle w:val="Normal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ins w:id="2435" w:author="Bertsch Christian (CR/AEE3)" w:date="2019-10-03T16:45:00Z">
                                  <w:rPr>
                                    <w:rFonts w:ascii="Cambria Math" w:eastAsia="Calibri" w:hAnsi="Cambria Math"/>
                                    <w:szCs w:val="20"/>
                                    <w:lang w:eastAsia="de-DE"/>
                                  </w:rPr>
                                </w:ins>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ins w:id="2436" w:author="Bertsch Christian (CR/AEE3)" w:date="2019-10-03T16:45:00Z">
                                  <w:rPr>
                                    <w:rFonts w:ascii="Cambria Math" w:eastAsia="Calibri" w:hAnsi="Cambria Math"/>
                                    <w:szCs w:val="20"/>
                                    <w:lang w:eastAsia="de-DE"/>
                                  </w:rPr>
                                </w:ins>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BD2272" w:rsidRDefault="00BD2272"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ins w:id="2437" w:author="Bertsch Christian (CR/AEE3)" w:date="2019-10-03T16:45:00Z">
                                  <w:rPr>
                                    <w:rFonts w:ascii="Cambria Math" w:eastAsia="Calibri" w:hAnsi="Cambria Math"/>
                                    <w:szCs w:val="20"/>
                                    <w:lang w:eastAsia="de-DE"/>
                                  </w:rPr>
                                </w:ins>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BD2272" w:rsidRPr="00A55B3B" w:rsidRDefault="00BD2272" w:rsidP="00643690">
                        <w:pPr>
                          <w:pStyle w:val="Normal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ins w:id="2438" w:author="Bertsch Christian (CR/AEE3)" w:date="2019-10-03T16:45:00Z">
                                  <w:rPr>
                                    <w:rFonts w:ascii="Cambria Math" w:eastAsia="Calibri" w:hAnsi="Cambria Math"/>
                                    <w:szCs w:val="20"/>
                                    <w:lang w:eastAsia="de-DE"/>
                                  </w:rPr>
                                </w:ins>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ins w:id="2439" w:author="Bertsch Christian (CR/AEE3)" w:date="2019-10-03T16:45:00Z">
                                  <w:rPr>
                                    <w:rFonts w:ascii="Cambria Math" w:eastAsia="Calibri" w:hAnsi="Cambria Math"/>
                                    <w:szCs w:val="20"/>
                                    <w:lang w:eastAsia="de-DE"/>
                                  </w:rPr>
                                </w:ins>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33"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79562225" w:rsidR="00BD2272" w:rsidRPr="0042375D" w:rsidRDefault="00BD2272" w:rsidP="0042375D">
                        <w:pPr>
                          <w:pStyle w:val="Caption"/>
                          <w:spacing w:before="0" w:after="0"/>
                          <w:jc w:val="center"/>
                          <w:rPr>
                            <w:b w:val="0"/>
                          </w:rPr>
                        </w:pPr>
                        <w:bookmarkStart w:id="2440" w:name="_Ref401741613"/>
                        <w:r w:rsidRPr="0098259C">
                          <w:t xml:space="preserve">Figure </w:t>
                        </w:r>
                        <w:r w:rsidRPr="0098259C">
                          <w:fldChar w:fldCharType="begin"/>
                        </w:r>
                        <w:r w:rsidRPr="0098259C">
                          <w:instrText xml:space="preserve"> SEQ Figure \* ARABIC </w:instrText>
                        </w:r>
                        <w:r w:rsidRPr="0098259C">
                          <w:fldChar w:fldCharType="separate"/>
                        </w:r>
                        <w:r w:rsidR="000440B4">
                          <w:rPr>
                            <w:noProof/>
                          </w:rPr>
                          <w:t>5</w:t>
                        </w:r>
                        <w:r w:rsidRPr="0098259C">
                          <w:fldChar w:fldCharType="end"/>
                        </w:r>
                        <w:bookmarkEnd w:id="2440"/>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BodyText"/>
        <w:tabs>
          <w:tab w:val="left" w:pos="335"/>
        </w:tabs>
        <w:rPr>
          <w:i/>
        </w:rPr>
      </w:pPr>
      <w:r w:rsidRPr="00B979E3">
        <w:rPr>
          <w:i/>
        </w:rPr>
        <w:t>In the upper diagram</w:t>
      </w:r>
      <w:ins w:id="2398" w:author="Bertsch Christian (CR/AEE3)" w:date="2019-09-06T11:23:00Z">
        <w:r w:rsidR="0036545B">
          <w:rPr>
            <w:i/>
          </w:rPr>
          <w:t>,</w:t>
        </w:r>
      </w:ins>
      <w:r w:rsidRPr="00B979E3">
        <w:rPr>
          <w:i/>
        </w:rPr>
        <w:t xml:space="preserve"> FMU1 and FMU2 are connected in such a way that by an appropriate sequence of </w:t>
      </w:r>
      <w:r w:rsidR="00140C25" w:rsidRPr="00791EA4">
        <w:rPr>
          <w:rFonts w:ascii="Courier New" w:hAnsi="Courier New" w:cs="Courier New"/>
          <w:i/>
          <w:sz w:val="19"/>
          <w:szCs w:val="19"/>
          <w:rPrChange w:id="2399" w:author="Bertsch Christian (CR/AEE3)" w:date="2019-09-28T15:50:00Z">
            <w:rPr>
              <w:i/>
            </w:rPr>
          </w:rPrChange>
        </w:rPr>
        <w:t>fmi2</w:t>
      </w:r>
      <w:r w:rsidRPr="00791EA4">
        <w:rPr>
          <w:rFonts w:ascii="Courier New" w:hAnsi="Courier New" w:cs="Courier New"/>
          <w:i/>
          <w:sz w:val="19"/>
          <w:szCs w:val="19"/>
          <w:rPrChange w:id="2400" w:author="Bertsch Christian (CR/AEE3)" w:date="2019-09-28T15:50:00Z">
            <w:rPr>
              <w:i/>
            </w:rPr>
          </w:rPrChange>
        </w:rPr>
        <w:t>SetXXX</w:t>
      </w:r>
      <w:r w:rsidRPr="00B979E3">
        <w:rPr>
          <w:i/>
        </w:rPr>
        <w:t xml:space="preserve"> and </w:t>
      </w:r>
      <w:r w:rsidR="00140C25" w:rsidRPr="00791EA4">
        <w:rPr>
          <w:rFonts w:ascii="Courier New" w:hAnsi="Courier New" w:cs="Courier New"/>
          <w:i/>
          <w:sz w:val="19"/>
          <w:szCs w:val="19"/>
          <w:rPrChange w:id="2401" w:author="Bertsch Christian (CR/AEE3)" w:date="2019-09-28T15:50:00Z">
            <w:rPr>
              <w:i/>
            </w:rPr>
          </w:rPrChange>
        </w:rPr>
        <w:t>fmi2</w:t>
      </w:r>
      <w:r w:rsidRPr="00791EA4">
        <w:rPr>
          <w:rFonts w:ascii="Courier New" w:hAnsi="Courier New" w:cs="Courier New"/>
          <w:i/>
          <w:sz w:val="19"/>
          <w:szCs w:val="19"/>
          <w:rPrChange w:id="2402" w:author="Bertsch Christian (CR/AEE3)" w:date="2019-09-28T15:50:00Z">
            <w:rPr>
              <w:i/>
            </w:rPr>
          </w:rPrChange>
        </w:rPr>
        <w:t>GetXXX</w:t>
      </w:r>
      <w:r w:rsidRPr="00B979E3">
        <w:rPr>
          <w:i/>
        </w:rPr>
        <w:t xml:space="preserve"> calls</w:t>
      </w:r>
      <w:ins w:id="2403" w:author="Bertsch Christian (CR/AEE3)" w:date="2019-09-06T11:23:00Z">
        <w:r w:rsidR="0036545B">
          <w:rPr>
            <w:i/>
          </w:rPr>
          <w:t>,</w:t>
        </w:r>
      </w:ins>
      <w:r w:rsidRPr="00B979E3">
        <w:rPr>
          <w:i/>
        </w:rPr>
        <w:t xml:space="preserve"> the FMU variables can be computed.</w:t>
      </w:r>
    </w:p>
    <w:p w14:paraId="5BB158F8" w14:textId="6734B87B" w:rsidR="00EC22A5" w:rsidRPr="00B979E3" w:rsidRDefault="00EC22A5" w:rsidP="00EC22A5">
      <w:pPr>
        <w:pStyle w:val="BodyTextIndent"/>
        <w:rPr>
          <w:i/>
        </w:rPr>
      </w:pPr>
      <w:r w:rsidRPr="00B979E3">
        <w:rPr>
          <w:i/>
        </w:rPr>
        <w:t>In the lower diagram</w:t>
      </w:r>
      <w:ins w:id="2404" w:author="Bertsch Christian (CR/AEE3)" w:date="2019-09-06T11:23:00Z">
        <w:r w:rsidR="0036545B">
          <w:rPr>
            <w:i/>
          </w:rPr>
          <w:t>,</w:t>
        </w:r>
      </w:ins>
      <w:r w:rsidRPr="00B979E3">
        <w:rPr>
          <w:i/>
        </w:rPr>
        <w:t xml:space="preserve"> FMU3 and FMU4 are connected in such a way that a “real” algebraic loop is present. This loop might be solved iteratively with a Newton method. In every iteration the iteration variable </w:t>
      </w:r>
      <m:oMath>
        <m:sSub>
          <m:sSubPr>
            <m:ctrlPr>
              <w:ins w:id="2405" w:author="Bertsch Christian (CR/AEE3)" w:date="2019-10-03T16:45:00Z">
                <w:rPr>
                  <w:rFonts w:ascii="Cambria Math" w:eastAsia="Calibri" w:hAnsi="Cambria Math"/>
                  <w:i/>
                  <w:szCs w:val="20"/>
                  <w:lang w:eastAsia="de-DE"/>
                </w:rPr>
              </w:ins>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ins w:id="2406" w:author="Bertsch Christian (CR/AEE3)" w:date="2019-09-06T11:23:00Z">
        <w:r w:rsidR="0036545B">
          <w:rPr>
            <w:i/>
          </w:rPr>
          <w:t>,</w:t>
        </w:r>
      </w:ins>
      <w:r w:rsidRPr="00B979E3">
        <w:rPr>
          <w:i/>
        </w:rPr>
        <w:t xml:space="preserve"> and via the shown sequence of </w:t>
      </w:r>
      <w:r w:rsidR="00140C25" w:rsidRPr="00791EA4">
        <w:rPr>
          <w:rFonts w:ascii="Courier New" w:hAnsi="Courier New" w:cs="Courier New"/>
          <w:i/>
          <w:spacing w:val="4"/>
          <w:sz w:val="19"/>
          <w:szCs w:val="19"/>
          <w:lang w:eastAsia="nl-NL"/>
          <w:rPrChange w:id="2407" w:author="Bertsch Christian (CR/AEE3)" w:date="2019-09-28T15:50:00Z">
            <w:rPr>
              <w:i/>
            </w:rPr>
          </w:rPrChange>
        </w:rPr>
        <w:t>fmi2</w:t>
      </w:r>
      <w:r w:rsidRPr="00791EA4">
        <w:rPr>
          <w:rFonts w:ascii="Courier New" w:hAnsi="Courier New" w:cs="Courier New"/>
          <w:i/>
          <w:spacing w:val="4"/>
          <w:sz w:val="19"/>
          <w:szCs w:val="19"/>
          <w:lang w:eastAsia="nl-NL"/>
          <w:rPrChange w:id="2408" w:author="Bertsch Christian (CR/AEE3)" w:date="2019-09-28T15:50:00Z">
            <w:rPr>
              <w:i/>
            </w:rPr>
          </w:rPrChange>
        </w:rPr>
        <w:t>SetXXX</w:t>
      </w:r>
      <w:r w:rsidRPr="00B979E3">
        <w:rPr>
          <w:i/>
        </w:rPr>
        <w:t xml:space="preserve"> and </w:t>
      </w:r>
      <w:r w:rsidR="00140C25" w:rsidRPr="00791EA4">
        <w:rPr>
          <w:rFonts w:ascii="Courier New" w:hAnsi="Courier New" w:cs="Courier New"/>
          <w:i/>
          <w:spacing w:val="4"/>
          <w:sz w:val="19"/>
          <w:szCs w:val="19"/>
          <w:lang w:eastAsia="nl-NL"/>
          <w:rPrChange w:id="2409" w:author="Bertsch Christian (CR/AEE3)" w:date="2019-09-28T15:50:00Z">
            <w:rPr>
              <w:i/>
            </w:rPr>
          </w:rPrChange>
        </w:rPr>
        <w:t>fmi2</w:t>
      </w:r>
      <w:r w:rsidRPr="00791EA4">
        <w:rPr>
          <w:rFonts w:ascii="Courier New" w:hAnsi="Courier New" w:cs="Courier New"/>
          <w:i/>
          <w:spacing w:val="4"/>
          <w:sz w:val="19"/>
          <w:szCs w:val="19"/>
          <w:lang w:eastAsia="nl-NL"/>
          <w:rPrChange w:id="2410" w:author="Bertsch Christian (CR/AEE3)" w:date="2019-09-28T15:50:00Z">
            <w:rPr>
              <w:i/>
            </w:rPr>
          </w:rPrChange>
        </w:rPr>
        <w:t>GetXXX</w:t>
      </w:r>
      <w:r w:rsidRPr="00B979E3">
        <w:rPr>
          <w:i/>
        </w:rPr>
        <w:t xml:space="preserve"> calls</w:t>
      </w:r>
      <w:ins w:id="2411" w:author="Bertsch Christian (CR/AEE3)" w:date="2019-09-06T11:23:00Z">
        <w:r w:rsidR="0036545B">
          <w:rPr>
            <w:i/>
          </w:rPr>
          <w:t>,</w:t>
        </w:r>
      </w:ins>
      <w:r w:rsidRPr="00B979E3">
        <w:rPr>
          <w:i/>
        </w:rPr>
        <w:t xml:space="preserve"> the residue is computed and is provided back to the solver. Based on the residue a new value of </w:t>
      </w:r>
      <m:oMath>
        <m:sSub>
          <m:sSubPr>
            <m:ctrlPr>
              <w:ins w:id="2412" w:author="Bertsch Christian (CR/AEE3)" w:date="2019-10-03T16:45:00Z">
                <w:rPr>
                  <w:rFonts w:ascii="Cambria Math" w:eastAsia="Calibri" w:hAnsi="Cambria Math"/>
                  <w:i/>
                  <w:szCs w:val="20"/>
                  <w:lang w:eastAsia="de-DE"/>
                </w:rPr>
              </w:ins>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BodyTextIndent"/>
        <w:rPr>
          <w:i/>
        </w:rPr>
      </w:pPr>
      <w:r w:rsidRPr="00B979E3">
        <w:rPr>
          <w:i/>
        </w:rPr>
        <w:t>These types of artifical or real algebraic loops can occur in all the different modes,</w:t>
      </w:r>
      <w:r w:rsidR="001C16B8">
        <w:rPr>
          <w:i/>
        </w:rPr>
        <w:t xml:space="preserve"> </w:t>
      </w:r>
      <w:ins w:id="2413" w:author="Bertsch Christian (CR/AEE3)" w:date="2019-09-06T11:23:00Z">
        <w:r w:rsidR="001C16B8">
          <w:rPr>
            <w:i/>
          </w:rPr>
          <w:t>such as</w:t>
        </w:r>
        <w:r w:rsidRPr="00B979E3">
          <w:rPr>
            <w:i/>
          </w:rPr>
          <w:t xml:space="preserve"> </w:t>
        </w:r>
      </w:ins>
      <w:r w:rsidRPr="00B979E3">
        <w:rPr>
          <w:i/>
        </w:rPr>
        <w:t>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BodyText"/>
        <w:tabs>
          <w:tab w:val="left" w:pos="335"/>
        </w:tabs>
        <w:spacing w:before="0"/>
      </w:pPr>
      <w:r>
        <w:t>]</w:t>
      </w:r>
    </w:p>
    <w:p w14:paraId="19DA223B" w14:textId="6B6205C3" w:rsidR="00054BDD" w:rsidRDefault="00233C3F" w:rsidP="00233C3F">
      <w:pPr>
        <w:pStyle w:val="BodyText"/>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ins w:id="2414" w:author="Bertsch Christian (CR/AEE3)" w:date="2019-10-03T18:12:00Z">
        <w:r w:rsidR="000440B4" w:rsidRPr="00487639">
          <w:t xml:space="preserve">Table </w:t>
        </w:r>
        <w:r w:rsidR="000440B4">
          <w:rPr>
            <w:noProof/>
          </w:rPr>
          <w:t>1</w:t>
        </w:r>
      </w:ins>
      <w:ins w:id="2415" w:author="Otter, Martin" w:date="2019-09-06T11:33:00Z">
        <w:del w:id="2416" w:author="Bertsch Christian (CR/AEE3)" w:date="2019-09-23T06:20:00Z">
          <w:r w:rsidR="007C1036" w:rsidRPr="00487639" w:rsidDel="005C4EE5">
            <w:delText xml:space="preserve">Table </w:delText>
          </w:r>
          <w:r w:rsidR="007C1036" w:rsidDel="005C4EE5">
            <w:rPr>
              <w:noProof/>
            </w:rPr>
            <w:delText>1</w:delText>
          </w:r>
        </w:del>
      </w:ins>
      <w:del w:id="2417" w:author="Bertsch Christian (CR/AEE3)" w:date="2019-09-23T06:20:00Z">
        <w:r w:rsidR="00D4117B" w:rsidRPr="00487639" w:rsidDel="005C4EE5">
          <w:delText xml:space="preserve">Table </w:delText>
        </w:r>
        <w:r w:rsidR="00D4117B" w:rsidDel="005C4EE5">
          <w:rPr>
            <w:noProof/>
          </w:rPr>
          <w:delText>1</w:delText>
        </w:r>
      </w:del>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ins w:id="2418" w:author="Bertsch Christian (CR/AEE3)" w:date="2019-09-06T11:23:00Z">
              <w:r w:rsidR="001C16B8">
                <w:t>,</w:t>
              </w:r>
            </w:ins>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variable returns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BodyText"/>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5603B091" w:rsidR="00596BCE" w:rsidRPr="00EB43B5" w:rsidRDefault="00F7175F">
      <w:pPr>
        <w:pStyle w:val="BodyText"/>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ins w:id="2419" w:author="Bertsch Christian (CR/AEE3)" w:date="2019-10-03T16:45:00Z">
                <w:rPr>
                  <w:rFonts w:ascii="Cambria Math" w:hAnsi="Cambria Math"/>
                  <w:i/>
                </w:rPr>
              </w:ins>
            </m:ctrlPr>
          </m:sSubPr>
          <m:e>
            <m:r>
              <w:rPr>
                <w:rFonts w:ascii="Cambria Math" w:hAnsi="Cambria Math"/>
              </w:rPr>
              <m:t>(t</m:t>
            </m:r>
          </m:e>
          <m:sub>
            <m:r>
              <w:rPr>
                <w:rFonts w:ascii="Cambria Math" w:hAnsi="Cambria Math"/>
              </w:rPr>
              <m:t>R</m:t>
            </m:r>
          </m:sub>
        </m:sSub>
        <m:r>
          <w:rPr>
            <w:rFonts w:ascii="Cambria Math" w:hAnsi="Cambria Math"/>
          </w:rPr>
          <m:t>,</m:t>
        </m:r>
        <m:sSub>
          <m:sSubPr>
            <m:ctrlPr>
              <w:ins w:id="2420" w:author="Bertsch Christian (CR/AEE3)" w:date="2019-10-03T16:45:00Z">
                <w:rPr>
                  <w:rFonts w:ascii="Cambria Math" w:hAnsi="Cambria Math"/>
                  <w:i/>
                </w:rPr>
              </w:ins>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del w:id="2421" w:author="Bertsch Christian (CR/AEE3)" w:date="2019-09-24T14:22:00Z">
        <w:r w:rsidR="00D873E8" w:rsidRPr="006F760E" w:rsidDel="0040289E">
          <w:rPr>
            <w:i/>
          </w:rPr>
          <w:br/>
        </w:r>
      </w:del>
      <w:r w:rsidR="00596BCE">
        <w:t>]</w:t>
      </w:r>
    </w:p>
    <w:tbl>
      <w:tblPr>
        <w:tblStyle w:val="TableGrid"/>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ins w:id="2422" w:author="Bertsch Christian (CR/AEE3)" w:date="2019-10-03T16:45:00Z">
                      <w:rPr>
                        <w:rFonts w:ascii="Cambria Math" w:hAnsi="Cambria Math"/>
                        <w:i/>
                      </w:rPr>
                    </w:ins>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ins w:id="2423" w:author="Bertsch Christian (CR/AEE3)" w:date="2019-10-03T16:45:00Z">
                      <w:rPr>
                        <w:rFonts w:ascii="Cambria Math" w:hAnsi="Cambria Math"/>
                        <w:i/>
                      </w:rPr>
                    </w:ins>
                  </m:ctrlPr>
                </m:sSubPr>
                <m:e>
                  <m:sSub>
                    <m:sSubPr>
                      <m:ctrlPr>
                        <w:ins w:id="2424" w:author="Bertsch Christian (CR/AEE3)" w:date="2019-10-03T16:45:00Z">
                          <w:rPr>
                            <w:rFonts w:ascii="Cambria Math" w:hAnsi="Cambria Math"/>
                            <w:i/>
                          </w:rPr>
                        </w:ins>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ins w:id="2425" w:author="Bertsch Christian (CR/AEE3)" w:date="2019-10-03T16:45:00Z">
                      <w:rPr>
                        <w:rFonts w:ascii="Cambria Math" w:hAnsi="Cambria Math"/>
                        <w:i/>
                      </w:rPr>
                    </w:ins>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ins w:id="2426" w:author="Bertsch Christian (CR/AEE3)" w:date="2019-10-03T16:45:00Z">
                      <w:rPr>
                        <w:rFonts w:ascii="Cambria Math" w:hAnsi="Cambria Math"/>
                        <w:i/>
                      </w:rPr>
                    </w:ins>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r w:rsidR="00282473" w:rsidRPr="00CC7AD2">
              <w:rPr>
                <w:rStyle w:val="CODE"/>
              </w:rPr>
              <w:t>approx</w:t>
            </w:r>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ins w:id="2427" w:author="Bertsch Christian (CR/AEE3)" w:date="2019-10-03T16:45:00Z">
                      <w:rPr>
                        <w:rFonts w:ascii="Cambria Math" w:hAnsi="Cambria Math"/>
                        <w:i/>
                        <w:color w:val="006600"/>
                      </w:rPr>
                    </w:ins>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discrete-time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ins w:id="2428" w:author="Bertsch Christian (CR/AEE3)" w:date="2019-10-03T16:45:00Z">
                      <w:rPr>
                        <w:rFonts w:ascii="Cambria Math" w:hAnsi="Cambria Math"/>
                        <w:i/>
                      </w:rPr>
                    </w:ins>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ins w:id="2429" w:author="Bertsch Christian (CR/AEE3)" w:date="2019-09-28T17:01:00Z">
              <w:r w:rsidR="00C2544B">
                <w:rPr>
                  <w:rStyle w:val="CODE"/>
                </w:rPr>
                <w:t xml:space="preserve"> </w:t>
              </w:r>
            </w:ins>
            <w:r w:rsidR="00DA742D">
              <w:t>=</w:t>
            </w:r>
            <w:ins w:id="2430" w:author="Bertsch Christian (CR/AEE3)" w:date="2019-09-28T17:01:00Z">
              <w:r w:rsidR="00C2544B">
                <w:t xml:space="preserve"> </w:t>
              </w:r>
            </w:ins>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ins w:id="2431" w:author="Bertsch Christian (CR/AEE3)" w:date="2019-10-03T16:45:00Z">
                      <w:rPr>
                        <w:rFonts w:ascii="Cambria Math" w:hAnsi="Cambria Math"/>
                        <w:i/>
                      </w:rPr>
                    </w:ins>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ins w:id="2432" w:author="Bertsch Christian (CR/AEE3)" w:date="2019-10-03T16:45:00Z">
                      <w:rPr>
                        <w:rFonts w:ascii="Cambria Math" w:hAnsi="Cambria Math"/>
                        <w:i/>
                        <w:color w:val="808080" w:themeColor="background1" w:themeShade="80"/>
                      </w:rPr>
                    </w:ins>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4F204D">
            <w:pPr>
              <w:pStyle w:val="Textkrper-Tabelle"/>
              <w:ind w:left="0"/>
              <w:jc w:val="right"/>
              <w:rPr>
                <w:color w:val="0000FF"/>
              </w:rPr>
            </w:pPr>
            <m:oMathPara>
              <m:oMath>
                <m:sSub>
                  <m:sSubPr>
                    <m:ctrlPr>
                      <w:ins w:id="2433" w:author="Bertsch Christian (CR/AEE3)" w:date="2019-10-03T16:45:00Z">
                        <w:rPr>
                          <w:rFonts w:ascii="Cambria Math" w:hAnsi="Cambria Math"/>
                          <w:b/>
                          <w:color w:val="0000FF"/>
                        </w:rPr>
                      </w:ins>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ins w:id="2434" w:author="Bertsch Christian (CR/AEE3)" w:date="2019-10-03T16:45:00Z">
                        <w:rPr>
                          <w:rFonts w:ascii="Cambria Math" w:hAnsi="Cambria Math"/>
                          <w:i/>
                          <w:color w:val="0000FF"/>
                        </w:rPr>
                      </w:ins>
                    </m:ctrlPr>
                  </m:sSubPr>
                  <m:e>
                    <m:r>
                      <m:rPr>
                        <m:sty m:val="b"/>
                      </m:rPr>
                      <w:rPr>
                        <w:rFonts w:ascii="Cambria Math" w:hAnsi="Cambria Math"/>
                        <w:color w:val="0000FF"/>
                      </w:rPr>
                      <m:t>f</m:t>
                    </m:r>
                  </m:e>
                  <m:sub>
                    <m:r>
                      <w:rPr>
                        <w:rFonts w:ascii="Cambria Math" w:hAnsi="Cambria Math"/>
                        <w:color w:val="0000FF"/>
                      </w:rPr>
                      <m:t>init</m:t>
                    </m:r>
                  </m:sub>
                </m:sSub>
                <m:d>
                  <m:dPr>
                    <m:ctrlPr>
                      <w:ins w:id="2435" w:author="Bertsch Christian (CR/AEE3)" w:date="2019-10-03T16:45:00Z">
                        <w:rPr>
                          <w:rFonts w:ascii="Cambria Math" w:hAnsi="Cambria Math"/>
                          <w:i/>
                          <w:color w:val="0000FF"/>
                        </w:rPr>
                      </w:ins>
                    </m:ctrlPr>
                  </m:dPr>
                  <m:e>
                    <m:sSub>
                      <m:sSubPr>
                        <m:ctrlPr>
                          <w:ins w:id="2436" w:author="Bertsch Christian (CR/AEE3)" w:date="2019-10-03T16:45:00Z">
                            <w:rPr>
                              <w:rFonts w:ascii="Cambria Math" w:hAnsi="Cambria Math"/>
                              <w:i/>
                              <w:color w:val="3333FF"/>
                            </w:rPr>
                          </w:ins>
                        </m:ctrlPr>
                      </m:sSubPr>
                      <m:e>
                        <m:r>
                          <m:rPr>
                            <m:sty m:val="bi"/>
                          </m:rPr>
                          <w:rPr>
                            <w:rFonts w:ascii="Cambria Math" w:hAnsi="Cambria Math"/>
                            <w:color w:val="3333FF"/>
                          </w:rPr>
                          <m:t>u</m:t>
                        </m:r>
                      </m:e>
                      <m:sub>
                        <m:r>
                          <w:rPr>
                            <w:rFonts w:ascii="Cambria Math" w:hAnsi="Cambria Math"/>
                            <w:color w:val="3333FF"/>
                          </w:rPr>
                          <m:t>c</m:t>
                        </m:r>
                      </m:sub>
                    </m:sSub>
                    <m:sSub>
                      <m:sSubPr>
                        <m:ctrlPr>
                          <w:ins w:id="2437" w:author="Bertsch Christian (CR/AEE3)" w:date="2019-10-03T16:45:00Z">
                            <w:rPr>
                              <w:rFonts w:ascii="Cambria Math" w:hAnsi="Cambria Math"/>
                              <w:b/>
                              <w:color w:val="3333FF"/>
                            </w:rPr>
                          </w:ins>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ins w:id="2438" w:author="Bertsch Christian (CR/AEE3)" w:date="2019-10-03T16:45:00Z">
                            <w:rPr>
                              <w:rFonts w:ascii="Cambria Math" w:hAnsi="Cambria Math"/>
                              <w:i/>
                              <w:color w:val="808080" w:themeColor="background1" w:themeShade="80"/>
                            </w:rPr>
                          </w:ins>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ins w:id="2439" w:author="Bertsch Christian (CR/AEE3)" w:date="2019-10-03T16:45:00Z">
                            <w:rPr>
                              <w:rFonts w:ascii="Cambria Math" w:hAnsi="Cambria Math"/>
                              <w:b/>
                              <w:color w:val="0000FF"/>
                            </w:rPr>
                          </w:ins>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2DB758B"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ins w:id="2440" w:author="Bertsch Christian (CR/AEE3)" w:date="2019-10-03T16:45:00Z">
                      <w:rPr>
                        <w:rFonts w:ascii="Cambria Math" w:hAnsi="Cambria Math"/>
                        <w:color w:val="006600"/>
                      </w:rPr>
                    </w:ins>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ins w:id="2441" w:author="Bertsch Christian (CR/AEE3)" w:date="2019-10-03T16:45:00Z">
                      <w:rPr>
                        <w:rFonts w:ascii="Cambria Math" w:hAnsi="Cambria Math"/>
                        <w:color w:val="006600"/>
                      </w:rPr>
                    </w:ins>
                  </m:ctrlPr>
                </m:sSubPr>
                <m:e>
                  <m:sSub>
                    <m:sSubPr>
                      <m:ctrlPr>
                        <w:ins w:id="2442" w:author="Bertsch Christian (CR/AEE3)" w:date="2019-10-03T16:45:00Z">
                          <w:rPr>
                            <w:rFonts w:ascii="Cambria Math" w:hAnsi="Cambria Math"/>
                            <w:color w:val="006600"/>
                          </w:rPr>
                        </w:ins>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ins w:id="2443" w:author="Bertsch Christian (CR/AEE3)" w:date="2019-10-03T16:45:00Z">
                      <w:rPr>
                        <w:rFonts w:ascii="Cambria Math" w:hAnsi="Cambria Math"/>
                        <w:color w:val="006600"/>
                      </w:rPr>
                    </w:ins>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r w:rsidRPr="002C39EF">
              <w:rPr>
                <w:b/>
                <w:color w:val="006600"/>
              </w:rPr>
              <w:t>if</w:t>
            </w:r>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4F204D" w:rsidP="00233C3F">
            <w:pPr>
              <w:pStyle w:val="Textkrper-Tabelle"/>
              <w:jc w:val="right"/>
              <w:rPr>
                <w:rStyle w:val="CODE"/>
                <w:rFonts w:ascii="Arial" w:hAnsi="Arial"/>
                <w:color w:val="006600"/>
                <w:sz w:val="20"/>
              </w:rPr>
            </w:pPr>
            <m:oMathPara>
              <m:oMathParaPr>
                <m:jc m:val="right"/>
              </m:oMathParaPr>
              <m:oMath>
                <m:sSub>
                  <m:sSubPr>
                    <m:ctrlPr>
                      <w:ins w:id="2444" w:author="Bertsch Christian (CR/AEE3)" w:date="2019-10-03T16:45:00Z">
                        <w:rPr>
                          <w:rFonts w:ascii="Cambria Math" w:hAnsi="Cambria Math"/>
                          <w:i/>
                          <w:color w:val="006600"/>
                        </w:rPr>
                      </w:ins>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ins w:id="2445" w:author="Bertsch Christian (CR/AEE3)" w:date="2019-10-03T16:45:00Z">
                        <w:rPr>
                          <w:rStyle w:val="CODE"/>
                          <w:rFonts w:ascii="Cambria Math" w:hAnsi="Cambria Math"/>
                          <w:i/>
                          <w:color w:val="006600"/>
                          <w:sz w:val="20"/>
                        </w:rPr>
                      </w:ins>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ins w:id="2446" w:author="Bertsch Christian (CR/AEE3)" w:date="2019-10-03T16:45:00Z">
                        <w:rPr>
                          <w:rStyle w:val="CODE"/>
                          <w:rFonts w:ascii="Cambria Math" w:hAnsi="Cambria Math"/>
                          <w:i/>
                          <w:color w:val="006600"/>
                          <w:sz w:val="20"/>
                        </w:rPr>
                      </w:ins>
                    </m:ctrlPr>
                  </m:dPr>
                  <m:e>
                    <m:sSub>
                      <m:sSubPr>
                        <m:ctrlPr>
                          <w:ins w:id="2447" w:author="Bertsch Christian (CR/AEE3)" w:date="2019-10-03T16:45:00Z">
                            <w:rPr>
                              <w:rStyle w:val="CODE"/>
                              <w:rFonts w:ascii="Cambria Math" w:hAnsi="Cambria Math"/>
                              <w:i/>
                              <w:color w:val="006600"/>
                              <w:sz w:val="20"/>
                            </w:rPr>
                          </w:ins>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ins w:id="2448" w:author="Bertsch Christian (CR/AEE3)" w:date="2019-10-03T16:45:00Z">
                        <w:rPr>
                          <w:rStyle w:val="CODE"/>
                          <w:rFonts w:ascii="Cambria Math" w:hAnsi="Cambria Math"/>
                          <w:i/>
                          <w:color w:val="006600"/>
                          <w:sz w:val="20"/>
                        </w:rPr>
                      </w:ins>
                    </m:ctrlPr>
                  </m:funcPr>
                  <m:fName>
                    <m:limLow>
                      <m:limLowPr>
                        <m:ctrlPr>
                          <w:ins w:id="2449" w:author="Bertsch Christian (CR/AEE3)" w:date="2019-10-03T16:45:00Z">
                            <w:rPr>
                              <w:rStyle w:val="CODE"/>
                              <w:rFonts w:ascii="Cambria Math" w:hAnsi="Cambria Math"/>
                              <w:i/>
                              <w:color w:val="006600"/>
                              <w:sz w:val="20"/>
                            </w:rPr>
                          </w:ins>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ins w:id="2450" w:author="Bertsch Christian (CR/AEE3)" w:date="2019-10-03T16:45:00Z">
                                <w:rPr>
                                  <w:rStyle w:val="CODE"/>
                                  <w:rFonts w:ascii="Cambria Math" w:hAnsi="Cambria Math"/>
                                  <w:i/>
                                  <w:color w:val="006600"/>
                                  <w:sz w:val="20"/>
                                </w:rPr>
                              </w:ins>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ins w:id="2451" w:author="Bertsch Christian (CR/AEE3)" w:date="2019-10-03T16:45:00Z">
                            <w:rPr>
                              <w:rStyle w:val="CODE"/>
                              <w:rFonts w:ascii="Cambria Math" w:hAnsi="Cambria Math"/>
                              <w:i/>
                              <w:color w:val="006600"/>
                              <w:sz w:val="20"/>
                            </w:rPr>
                          </w:ins>
                        </m:ctrlPr>
                      </m:dPr>
                      <m:e>
                        <m:sSub>
                          <m:sSubPr>
                            <m:ctrlPr>
                              <w:ins w:id="2452" w:author="Bertsch Christian (CR/AEE3)" w:date="2019-10-03T16:45:00Z">
                                <w:rPr>
                                  <w:rStyle w:val="CODE"/>
                                  <w:rFonts w:ascii="Cambria Math" w:hAnsi="Cambria Math"/>
                                  <w:i/>
                                  <w:color w:val="006600"/>
                                  <w:sz w:val="20"/>
                                </w:rPr>
                              </w:ins>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ins w:id="2453" w:author="Bertsch Christian (CR/AEE3)" w:date="2019-10-03T16:45:00Z">
                                <w:rPr>
                                  <w:rStyle w:val="CODE"/>
                                  <w:rFonts w:ascii="Cambria Math" w:hAnsi="Cambria Math"/>
                                  <w:i/>
                                  <w:color w:val="006600"/>
                                  <w:sz w:val="20"/>
                                </w:rPr>
                              </w:ins>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ins w:id="2454" w:author="Bertsch Christian (CR/AEE3)" w:date="2019-10-03T16:45:00Z">
                                <w:rPr>
                                  <w:rStyle w:val="CODE"/>
                                  <w:rFonts w:ascii="Cambria Math" w:hAnsi="Cambria Math"/>
                                  <w:i/>
                                  <w:color w:val="006600"/>
                                  <w:sz w:val="20"/>
                                </w:rPr>
                              </w:ins>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ins w:id="2455" w:author="Bertsch Christian (CR/AEE3)" w:date="2019-10-03T16:45:00Z">
                                <w:rPr>
                                  <w:rStyle w:val="CODE"/>
                                  <w:rFonts w:ascii="Cambria Math" w:hAnsi="Cambria Math"/>
                                  <w:i/>
                                  <w:color w:val="006600"/>
                                  <w:sz w:val="20"/>
                                </w:rPr>
                              </w:ins>
                            </m:ctrlPr>
                          </m:dPr>
                          <m:e>
                            <m:sSub>
                              <m:sSubPr>
                                <m:ctrlPr>
                                  <w:ins w:id="2456" w:author="Bertsch Christian (CR/AEE3)" w:date="2019-10-03T16:45:00Z">
                                    <w:rPr>
                                      <w:rStyle w:val="CODE"/>
                                      <w:rFonts w:ascii="Cambria Math" w:hAnsi="Cambria Math"/>
                                      <w:i/>
                                      <w:color w:val="006600"/>
                                      <w:sz w:val="20"/>
                                    </w:rPr>
                                  </w:ins>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t>(activate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t>fmi2</w:t>
            </w:r>
            <w:r w:rsidR="00233C3F" w:rsidRPr="002F3E46">
              <w:rPr>
                <w:rStyle w:val="CODE"/>
                <w:color w:val="008000"/>
              </w:rPr>
              <w:t>EnterEventMode</w:t>
            </w:r>
            <w:r w:rsidR="00892A29" w:rsidRPr="002F3E46">
              <w:rPr>
                <w:rStyle w:val="CODE"/>
                <w:color w:val="008000"/>
              </w:rPr>
              <w:br/>
            </w:r>
            <w:r w:rsidR="00892A29" w:rsidRPr="002F3E46">
              <w:rPr>
                <w:rStyle w:val="BodyTextChar"/>
                <w:color w:val="008000"/>
              </w:rPr>
              <w:t>(only from Continuous-Time Mode</w:t>
            </w:r>
            <w:r w:rsidR="008665B5" w:rsidRPr="002F3E46">
              <w:rPr>
                <w:rStyle w:val="BodyTextChar"/>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BodyTextChar"/>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ins w:id="2457" w:author="Bertsch Christian (CR/AEE3)" w:date="2019-10-03T16:45:00Z">
                      <w:rPr>
                        <w:rFonts w:ascii="Cambria Math" w:hAnsi="Cambria Math"/>
                        <w:i/>
                      </w:rPr>
                    </w:ins>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ins w:id="2458" w:author="Bertsch Christian (CR/AEE3)" w:date="2019-10-03T16:45:00Z">
                      <w:rPr>
                        <w:rFonts w:ascii="Cambria Math" w:hAnsi="Cambria Math"/>
                        <w:i/>
                      </w:rPr>
                    </w:ins>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ins w:id="2459" w:author="Bertsch Christian (CR/AEE3)" w:date="2019-10-03T16:45:00Z">
                      <w:rPr>
                        <w:rFonts w:ascii="Cambria Math" w:hAnsi="Cambria Math"/>
                        <w:i/>
                      </w:rPr>
                    </w:ins>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ins w:id="2460" w:author="Bertsch Christian (CR/AEE3)" w:date="2019-10-03T16:45:00Z">
                      <w:rPr>
                        <w:rFonts w:ascii="Cambria Math" w:hAnsi="Cambria Math"/>
                        <w:i/>
                        <w:strike/>
                      </w:rPr>
                    </w:ins>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ins w:id="2461" w:author="Bertsch Christian (CR/AEE3)" w:date="2019-10-03T16:45:00Z">
                      <w:rPr>
                        <w:rFonts w:ascii="Cambria Math" w:hAnsi="Cambria Math"/>
                        <w:i/>
                        <w:strike/>
                      </w:rPr>
                    </w:ins>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ins w:id="2462" w:author="Bertsch Christian (CR/AEE3)" w:date="2019-10-03T16:45:00Z">
                        <w:rPr>
                          <w:rFonts w:ascii="Cambria Math" w:hAnsi="Cambria Math"/>
                          <w:b/>
                          <w:color w:val="3333FF"/>
                        </w:rPr>
                      </w:ins>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ins w:id="2463" w:author="Bertsch Christian (CR/AEE3)" w:date="2019-10-03T16:45:00Z">
                        <w:rPr>
                          <w:rFonts w:ascii="Cambria Math" w:hAnsi="Cambria Math"/>
                          <w:i/>
                          <w:color w:val="3333FF"/>
                        </w:rPr>
                      </w:ins>
                    </m:ctrlPr>
                  </m:sSubPr>
                  <m:e>
                    <m:acc>
                      <m:accPr>
                        <m:chr m:val="̇"/>
                        <m:ctrlPr>
                          <w:ins w:id="2464" w:author="Bertsch Christian (CR/AEE3)" w:date="2019-10-03T16:45:00Z">
                            <w:rPr>
                              <w:rFonts w:ascii="Cambria Math" w:hAnsi="Cambria Math"/>
                              <w:i/>
                              <w:color w:val="3333FF"/>
                            </w:rPr>
                          </w:ins>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ins w:id="2465" w:author="Bertsch Christian (CR/AEE3)" w:date="2019-10-03T16:45:00Z">
                        <w:rPr>
                          <w:rFonts w:ascii="Cambria Math" w:hAnsi="Cambria Math"/>
                          <w:b/>
                          <w:color w:val="3333FF"/>
                        </w:rPr>
                      </w:ins>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ins w:id="2466" w:author="Bertsch Christian (CR/AEE3)" w:date="2019-10-03T16:45:00Z">
                        <w:rPr>
                          <w:rFonts w:ascii="Cambria Math" w:hAnsi="Cambria Math"/>
                          <w:i/>
                          <w:color w:val="3333FF"/>
                        </w:rPr>
                      </w:ins>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ins w:id="2467" w:author="Bertsch Christian (CR/AEE3)" w:date="2019-10-03T16:45:00Z">
                        <w:rPr>
                          <w:rFonts w:ascii="Cambria Math" w:hAnsi="Cambria Math"/>
                          <w:i/>
                          <w:color w:val="0000FF"/>
                        </w:rPr>
                      </w:ins>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ins w:id="2468" w:author="Bertsch Christian (CR/AEE3)" w:date="2019-10-03T16:45:00Z">
                        <w:rPr>
                          <w:rFonts w:ascii="Cambria Math" w:hAnsi="Cambria Math"/>
                          <w:i/>
                          <w:color w:val="0000FF"/>
                        </w:rPr>
                      </w:ins>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ins w:id="2469" w:author="Bertsch Christian (CR/AEE3)" w:date="2019-10-03T16:45:00Z">
                        <w:rPr>
                          <w:rFonts w:ascii="Cambria Math" w:hAnsi="Cambria Math"/>
                          <w:i/>
                          <w:color w:val="3333FF"/>
                        </w:rPr>
                      </w:ins>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ins w:id="2470" w:author="Bertsch Christian (CR/AEE3)" w:date="2019-10-03T16:45:00Z">
                        <w:rPr>
                          <w:rFonts w:ascii="Cambria Math" w:hAnsi="Cambria Math"/>
                          <w:i/>
                          <w:color w:val="808080" w:themeColor="background1" w:themeShade="80"/>
                        </w:rPr>
                      </w:ins>
                    </m:ctrlPr>
                  </m:sSubPr>
                  <m:e>
                    <m:sSub>
                      <m:sSubPr>
                        <m:ctrlPr>
                          <w:ins w:id="2471" w:author="Bertsch Christian (CR/AEE3)" w:date="2019-10-03T16:45:00Z">
                            <w:rPr>
                              <w:rFonts w:ascii="Cambria Math" w:hAnsi="Cambria Math"/>
                              <w:i/>
                              <w:color w:val="808080" w:themeColor="background1" w:themeShade="80"/>
                            </w:rPr>
                          </w:ins>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ins w:id="2472" w:author="Bertsch Christian (CR/AEE3)" w:date="2019-10-03T16:45:00Z">
                            <w:rPr>
                              <w:rFonts w:ascii="Cambria Math" w:hAnsi="Cambria Math"/>
                              <w:b/>
                              <w:color w:val="3333FF"/>
                            </w:rPr>
                          </w:ins>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4F204D">
            <w:pPr>
              <w:pStyle w:val="Textkrper-Tabelle"/>
              <w:spacing w:before="120"/>
              <w:ind w:left="0"/>
              <w:jc w:val="right"/>
              <w:rPr>
                <w:color w:val="0000FF"/>
              </w:rPr>
            </w:pPr>
            <m:oMath>
              <m:sSub>
                <m:sSubPr>
                  <m:ctrlPr>
                    <w:ins w:id="2473" w:author="Bertsch Christian (CR/AEE3)" w:date="2019-10-03T16:45:00Z">
                      <w:rPr>
                        <w:rFonts w:ascii="Cambria Math" w:hAnsi="Cambria Math"/>
                        <w:i/>
                        <w:color w:val="0000FF"/>
                      </w:rPr>
                    </w:ins>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ins w:id="2474" w:author="Bertsch Christian (CR/AEE3)" w:date="2019-10-03T16:45:00Z">
                      <w:rPr>
                        <w:rFonts w:ascii="Cambria Math" w:hAnsi="Cambria Math"/>
                        <w:i/>
                        <w:color w:val="3333FF"/>
                      </w:rPr>
                    </w:ins>
                  </m:ctrlPr>
                </m:sSubPr>
                <m:e>
                  <m:sPre>
                    <m:sPrePr>
                      <m:ctrlPr>
                        <w:ins w:id="2475" w:author="Bertsch Christian (CR/AEE3)" w:date="2019-10-03T16:45:00Z">
                          <w:rPr>
                            <w:rFonts w:ascii="Cambria Math" w:hAnsi="Cambria Math"/>
                            <w:i/>
                            <w:color w:val="3333FF"/>
                          </w:rPr>
                        </w:ins>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r w:rsidR="003B4B88">
              <w:rPr>
                <w:rStyle w:val="CODE"/>
                <w:color w:val="006600"/>
              </w:rPr>
              <w:t>newDiscreteStates</w:t>
            </w:r>
            <w:r w:rsidR="00912254" w:rsidRPr="00912254">
              <w:rPr>
                <w:rStyle w:val="CODE"/>
                <w:color w:val="006600"/>
              </w:rPr>
              <w:t>Needed</w:t>
            </w:r>
            <w:r w:rsidR="00912254">
              <w:rPr>
                <w:color w:val="006600"/>
              </w:rPr>
              <w:t xml:space="preserve"> whether a new event iteration is required.</w:t>
            </w:r>
          </w:p>
          <w:p w14:paraId="1F86E0E1" w14:textId="55919410" w:rsidR="00233C3F" w:rsidRPr="006F760E" w:rsidRDefault="004F204D" w:rsidP="006E3B2B">
            <w:pPr>
              <w:pStyle w:val="Textkrper-Tabelle"/>
              <w:ind w:left="720"/>
              <w:rPr>
                <w:color w:val="008000"/>
              </w:rPr>
            </w:pPr>
            <m:oMathPara>
              <m:oMathParaPr>
                <m:jc m:val="left"/>
              </m:oMathParaPr>
              <m:oMath>
                <m:m>
                  <m:mPr>
                    <m:baseJc m:val="top"/>
                    <m:cGp m:val="8"/>
                    <m:mcs>
                      <m:mc>
                        <m:mcPr>
                          <m:count m:val="1"/>
                          <m:mcJc m:val="left"/>
                        </m:mcPr>
                      </m:mc>
                    </m:mcs>
                    <m:ctrlPr>
                      <w:ins w:id="2476" w:author="Bertsch Christian (CR/AEE3)" w:date="2019-10-03T16:45:00Z">
                        <w:rPr>
                          <w:rFonts w:ascii="Cambria Math" w:hAnsi="Cambria Math"/>
                          <w:b/>
                          <w:i/>
                          <w:color w:val="3333FF"/>
                        </w:rPr>
                      </w:ins>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ins w:id="2477" w:author="Bertsch Christian (CR/AEE3)" w:date="2019-10-03T16:45:00Z">
                              <w:rPr>
                                <w:rFonts w:ascii="Cambria Math" w:eastAsia="Cambria Math" w:hAnsi="Cambria Math" w:cs="Cambria Math"/>
                                <w:i/>
                                <w:color w:val="3333FF"/>
                              </w:rPr>
                            </w:ins>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ins w:id="2478" w:author="Bertsch Christian (CR/AEE3)" w:date="2019-10-03T16:45:00Z">
                              <w:rPr>
                                <w:rFonts w:ascii="Cambria Math" w:hAnsi="Cambria Math"/>
                                <w:i/>
                                <w:color w:val="3333FF"/>
                              </w:rPr>
                            </w:ins>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ins w:id="2479" w:author="Bertsch Christian (CR/AEE3)" w:date="2019-10-03T16:45:00Z">
                              <w:rPr>
                                <w:rFonts w:ascii="Cambria Math" w:hAnsi="Cambria Math"/>
                                <w:i/>
                                <w:color w:val="3333FF"/>
                              </w:rPr>
                            </w:ins>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ins w:id="2480" w:author="Bertsch Christian (CR/AEE3)" w:date="2019-10-03T16:45:00Z">
                              <w:rPr>
                                <w:rFonts w:ascii="Cambria Math" w:hAnsi="Cambria Math"/>
                                <w:i/>
                                <w:color w:val="3333FF"/>
                              </w:rPr>
                            </w:ins>
                          </m:ctrlPr>
                        </m:sSubPr>
                        <m:e>
                          <m:sPre>
                            <m:sPrePr>
                              <m:ctrlPr>
                                <w:ins w:id="2481" w:author="Bertsch Christian (CR/AEE3)" w:date="2019-10-03T16:45:00Z">
                                  <w:rPr>
                                    <w:rFonts w:ascii="Cambria Math" w:hAnsi="Cambria Math"/>
                                    <w:i/>
                                    <w:color w:val="3333FF"/>
                                  </w:rPr>
                                </w:ins>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ins w:id="2482" w:author="Bertsch Christian (CR/AEE3)" w:date="2019-10-03T16:45:00Z">
                              <w:rPr>
                                <w:rFonts w:ascii="Cambria Math" w:hAnsi="Cambria Math"/>
                                <w:i/>
                                <w:color w:val="3333FF"/>
                              </w:rPr>
                            </w:ins>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ins w:id="2483" w:author="Bertsch Christian (CR/AEE3)" w:date="2019-10-03T16:45:00Z">
                              <w:rPr>
                                <w:rFonts w:ascii="Cambria Math" w:hAnsi="Cambria Math"/>
                                <w:i/>
                                <w:color w:val="3333FF"/>
                              </w:rPr>
                            </w:ins>
                          </m:ctrlPr>
                        </m:sSubPr>
                        <m:e>
                          <m:sSub>
                            <m:sSubPr>
                              <m:ctrlPr>
                                <w:ins w:id="2484" w:author="Bertsch Christian (CR/AEE3)" w:date="2019-10-03T16:45:00Z">
                                  <w:rPr>
                                    <w:rFonts w:ascii="Cambria Math" w:hAnsi="Cambria Math"/>
                                    <w:i/>
                                    <w:color w:val="808080" w:themeColor="background1" w:themeShade="80"/>
                                  </w:rPr>
                                </w:ins>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ins w:id="2485" w:author="Bertsch Christian (CR/AEE3)" w:date="2019-10-03T16:45:00Z">
                                  <w:rPr>
                                    <w:rFonts w:ascii="Cambria Math" w:hAnsi="Cambria Math"/>
                                    <w:b/>
                                    <w:color w:val="3333FF"/>
                                  </w:rPr>
                                </w:ins>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ins w:id="2486" w:author="Bertsch Christian (CR/AEE3)" w:date="2019-10-03T16:45:00Z">
                          <w:rPr>
                            <w:rFonts w:ascii="Cambria Math" w:eastAsia="Cambria Math" w:hAnsi="Cambria Math" w:cs="Cambria Math"/>
                            <w:b/>
                            <w:i/>
                            <w:color w:val="3333FF"/>
                          </w:rPr>
                        </w:ins>
                      </m:ctrlPr>
                    </m:e>
                  </m:mr>
                  <m:mr>
                    <m:e>
                      <m:r>
                        <m:rPr>
                          <m:sty m:val="b"/>
                        </m:rPr>
                        <w:rPr>
                          <w:rFonts w:ascii="Cambria Math" w:hAnsi="Cambria Math"/>
                          <w:color w:val="3333FF"/>
                        </w:rPr>
                        <m:t>end if</m:t>
                      </m:r>
                      <m:ctrlPr>
                        <w:ins w:id="2487" w:author="Bertsch Christian (CR/AEE3)" w:date="2019-10-03T16:45:00Z">
                          <w:rPr>
                            <w:rFonts w:ascii="Cambria Math" w:eastAsia="Cambria Math" w:hAnsi="Cambria Math" w:cs="Cambria Math"/>
                            <w:b/>
                            <w:color w:val="3333FF"/>
                          </w:rPr>
                        </w:ins>
                      </m:ctrlPr>
                    </m:e>
                  </m:mr>
                  <m:mr>
                    <m:e>
                      <m:sSub>
                        <m:sSubPr>
                          <m:ctrlPr>
                            <w:ins w:id="2488" w:author="Bertsch Christian (CR/AEE3)" w:date="2019-10-03T16:45:00Z">
                              <w:rPr>
                                <w:rFonts w:ascii="Cambria Math" w:hAnsi="Cambria Math"/>
                                <w:i/>
                                <w:color w:val="3333FF"/>
                              </w:rPr>
                            </w:ins>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ins w:id="2489" w:author="Bertsch Christian (CR/AEE3)" w:date="2019-10-03T16:45:00Z">
                              <w:rPr>
                                <w:rFonts w:ascii="Cambria Math" w:hAnsi="Cambria Math"/>
                                <w:i/>
                                <w:color w:val="3333FF"/>
                              </w:rPr>
                            </w:ins>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ins w:id="2490" w:author="Bertsch Christian (CR/AEE3)" w:date="2019-10-03T16:45:00Z">
                          <w:rPr>
                            <w:rFonts w:ascii="Cambria Math" w:eastAsia="Cambria Math" w:hAnsi="Cambria Math" w:cs="Cambria Math"/>
                            <w:color w:val="3333FF"/>
                          </w:rPr>
                        </w:ins>
                      </m:ctrlPr>
                    </m:e>
                  </m:mr>
                  <m:mr>
                    <m:e>
                      <m:sSub>
                        <m:sSubPr>
                          <m:ctrlPr>
                            <w:ins w:id="2491" w:author="Bertsch Christian (CR/AEE3)" w:date="2019-10-03T16:45:00Z">
                              <w:rPr>
                                <w:rFonts w:ascii="Cambria Math" w:hAnsi="Cambria Math"/>
                                <w:i/>
                                <w:color w:val="3333FF"/>
                              </w:rPr>
                            </w:ins>
                          </m:ctrlPr>
                        </m:sSubPr>
                        <m:e>
                          <m:sPre>
                            <m:sPrePr>
                              <m:ctrlPr>
                                <w:ins w:id="2492" w:author="Bertsch Christian (CR/AEE3)" w:date="2019-10-03T16:45:00Z">
                                  <w:rPr>
                                    <w:rFonts w:ascii="Cambria Math" w:hAnsi="Cambria Math"/>
                                    <w:i/>
                                    <w:color w:val="3333FF"/>
                                  </w:rPr>
                                </w:ins>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ins w:id="2493" w:author="Bertsch Christian (CR/AEE3)" w:date="2019-10-03T16:45:00Z">
                              <w:rPr>
                                <w:rFonts w:ascii="Cambria Math" w:hAnsi="Cambria Math"/>
                                <w:i/>
                                <w:color w:val="0000FF"/>
                              </w:rPr>
                            </w:ins>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ins w:id="2494" w:author="Bertsch Christian (CR/AEE3)" w:date="2019-10-03T16:45:00Z">
                      <w:rPr>
                        <w:rFonts w:ascii="Cambria Math" w:hAnsi="Cambria Math"/>
                        <w:i/>
                        <w:color w:val="000000" w:themeColor="text1"/>
                      </w:rPr>
                    </w:ins>
                  </m:ctrlPr>
                </m:sSubPr>
                <m:e>
                  <m:sSub>
                    <m:sSubPr>
                      <m:ctrlPr>
                        <w:ins w:id="2495" w:author="Bertsch Christian (CR/AEE3)" w:date="2019-10-03T16:45:00Z">
                          <w:rPr>
                            <w:rFonts w:ascii="Cambria Math" w:hAnsi="Cambria Math"/>
                            <w:i/>
                            <w:color w:val="000000" w:themeColor="text1"/>
                          </w:rPr>
                        </w:ins>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ins w:id="2496" w:author="Bertsch Christian (CR/AEE3)" w:date="2019-10-03T16:45:00Z">
                      <w:rPr>
                        <w:rFonts w:ascii="Cambria Math" w:hAnsi="Cambria Math"/>
                        <w:i/>
                        <w:color w:val="006600"/>
                      </w:rPr>
                    </w:ins>
                  </m:ctrlPr>
                </m:mPr>
                <m:mr>
                  <m:e>
                    <m:r>
                      <m:rPr>
                        <m:nor/>
                      </m:rPr>
                      <w:rPr>
                        <w:rFonts w:ascii="Cambria Math" w:hAnsi="Cambria Math"/>
                        <w:color w:val="006600"/>
                      </w:rPr>
                      <m:t>// de-activate discrete-time equations</m:t>
                    </m:r>
                    <m:ctrlPr>
                      <w:ins w:id="2497" w:author="Bertsch Christian (CR/AEE3)" w:date="2019-10-03T16:45:00Z">
                        <w:rPr>
                          <w:rFonts w:ascii="Cambria Math" w:eastAsia="Cambria Math" w:hAnsi="Cambria Math" w:cs="Cambria Math"/>
                          <w:color w:val="006600"/>
                        </w:rPr>
                      </w:ins>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ins w:id="2498" w:author="Bertsch Christian (CR/AEE3)" w:date="2019-10-03T16:45:00Z">
                        <w:rPr>
                          <w:rFonts w:ascii="Cambria Math" w:eastAsia="Cambria Math" w:hAnsi="Cambria Math" w:cs="Cambria Math"/>
                          <w:i/>
                          <w:color w:val="006600"/>
                        </w:rPr>
                      </w:ins>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ins w:id="2499" w:author="Bertsch Christian (CR/AEE3)" w:date="2019-10-03T16:45:00Z">
                            <w:rPr>
                              <w:rFonts w:ascii="Cambria Math" w:hAnsi="Cambria Math"/>
                              <w:b/>
                              <w:color w:val="006600"/>
                            </w:rPr>
                          </w:ins>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ins w:id="2500" w:author="Bertsch Christian (CR/AEE3)" w:date="2019-10-03T16:45:00Z">
                            <w:rPr>
                              <w:rFonts w:ascii="Cambria Math" w:hAnsi="Cambria Math"/>
                              <w:b/>
                              <w:color w:val="006600"/>
                            </w:rPr>
                          </w:ins>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ins w:id="2501" w:author="Bertsch Christian (CR/AEE3)" w:date="2019-10-03T16:45:00Z">
                      <w:rPr>
                        <w:rFonts w:ascii="Cambria Math" w:hAnsi="Cambria Math"/>
                        <w:i/>
                      </w:rPr>
                    </w:ins>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ins w:id="2502" w:author="Bertsch Christian (CR/AEE3)" w:date="2019-10-03T16:45:00Z">
                      <w:rPr>
                        <w:rFonts w:ascii="Cambria Math" w:hAnsi="Cambria Math"/>
                        <w:i/>
                      </w:rPr>
                    </w:ins>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ins w:id="2503" w:author="Bertsch Christian (CR/AEE3)" w:date="2019-10-03T16:45:00Z">
                      <w:rPr>
                        <w:rFonts w:ascii="Cambria Math" w:hAnsi="Cambria Math"/>
                        <w:b/>
                      </w:rPr>
                    </w:ins>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ins w:id="2504" w:author="Bertsch Christian (CR/AEE3)" w:date="2019-10-03T16:45:00Z">
                      <w:rPr>
                        <w:rFonts w:ascii="Cambria Math" w:hAnsi="Cambria Math"/>
                        <w:i/>
                      </w:rPr>
                    </w:ins>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ins w:id="2505" w:author="Bertsch Christian (CR/AEE3)" w:date="2019-10-03T16:45:00Z">
                        <w:rPr>
                          <w:rFonts w:ascii="Cambria Math" w:hAnsi="Cambria Math"/>
                          <w:b/>
                          <w:color w:val="0000FF"/>
                        </w:rPr>
                      </w:ins>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ins w:id="2506" w:author="Bertsch Christian (CR/AEE3)" w:date="2019-10-03T16:45:00Z">
                        <w:rPr>
                          <w:rFonts w:ascii="Cambria Math" w:hAnsi="Cambria Math"/>
                          <w:b/>
                          <w:color w:val="808080" w:themeColor="background1" w:themeShade="80"/>
                        </w:rPr>
                      </w:ins>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ins w:id="2507" w:author="Bertsch Christian (CR/AEE3)" w:date="2019-10-03T16:45:00Z">
                        <w:rPr>
                          <w:rFonts w:ascii="Cambria Math" w:hAnsi="Cambria Math"/>
                          <w:i/>
                          <w:color w:val="0000FF"/>
                        </w:rPr>
                      </w:ins>
                    </m:ctrlPr>
                  </m:sSubPr>
                  <m:e>
                    <m:acc>
                      <m:accPr>
                        <m:chr m:val="̇"/>
                        <m:ctrlPr>
                          <w:ins w:id="2508" w:author="Bertsch Christian (CR/AEE3)" w:date="2019-10-03T16:45:00Z">
                            <w:rPr>
                              <w:rFonts w:ascii="Cambria Math" w:hAnsi="Cambria Math"/>
                              <w:i/>
                              <w:color w:val="0000FF"/>
                            </w:rPr>
                          </w:ins>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ins w:id="2509" w:author="Bertsch Christian (CR/AEE3)" w:date="2019-10-03T16:45:00Z">
                        <w:rPr>
                          <w:rFonts w:ascii="Cambria Math" w:hAnsi="Cambria Math"/>
                          <w:b/>
                          <w:color w:val="0000FF"/>
                        </w:rPr>
                      </w:ins>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ins w:id="2510" w:author="Bertsch Christian (CR/AEE3)" w:date="2019-10-03T16:45:00Z">
                        <w:rPr>
                          <w:rFonts w:ascii="Cambria Math" w:hAnsi="Cambria Math"/>
                          <w:b/>
                          <w:color w:val="808080" w:themeColor="background1" w:themeShade="80"/>
                        </w:rPr>
                      </w:ins>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ins w:id="2511" w:author="Bertsch Christian (CR/AEE3)" w:date="2019-10-03T16:45:00Z">
                        <w:rPr>
                          <w:rFonts w:ascii="Cambria Math" w:hAnsi="Cambria Math"/>
                          <w:i/>
                          <w:color w:val="808080" w:themeColor="background1" w:themeShade="80"/>
                        </w:rPr>
                      </w:ins>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ins w:id="2512" w:author="Bertsch Christian (CR/AEE3)" w:date="2019-10-03T16:45:00Z">
                        <w:rPr>
                          <w:rFonts w:ascii="Cambria Math" w:hAnsi="Cambria Math"/>
                          <w:i/>
                          <w:color w:val="0000FF"/>
                        </w:rPr>
                      </w:ins>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ins w:id="2513" w:author="Bertsch Christian (CR/AEE3)" w:date="2019-10-03T16:45:00Z">
                        <w:rPr>
                          <w:rFonts w:ascii="Cambria Math" w:hAnsi="Cambria Math"/>
                          <w:i/>
                          <w:color w:val="0000FF"/>
                        </w:rPr>
                      </w:ins>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ins w:id="2514" w:author="Bertsch Christian (CR/AEE3)" w:date="2019-10-03T16:45:00Z">
                        <w:rPr>
                          <w:rFonts w:ascii="Cambria Math" w:hAnsi="Cambria Math"/>
                          <w:i/>
                          <w:color w:val="3333FF"/>
                        </w:rPr>
                      </w:ins>
                    </m:ctrlPr>
                  </m:sSubPr>
                  <m:e>
                    <m:r>
                      <m:rPr>
                        <m:sty m:val="bi"/>
                      </m:rPr>
                      <w:rPr>
                        <w:rFonts w:ascii="Cambria Math" w:hAnsi="Cambria Math"/>
                        <w:color w:val="3333FF"/>
                      </w:rPr>
                      <m:t>u</m:t>
                    </m:r>
                  </m:e>
                  <m:sub>
                    <m:r>
                      <w:rPr>
                        <w:rFonts w:ascii="Cambria Math" w:hAnsi="Cambria Math"/>
                        <w:color w:val="3333FF"/>
                      </w:rPr>
                      <m:t>c</m:t>
                    </m:r>
                  </m:sub>
                </m:sSub>
                <m:sSub>
                  <m:sSubPr>
                    <m:ctrlPr>
                      <w:ins w:id="2515" w:author="Bertsch Christian (CR/AEE3)" w:date="2019-10-03T16:45:00Z">
                        <w:rPr>
                          <w:rFonts w:ascii="Cambria Math" w:hAnsi="Cambria Math"/>
                          <w:b/>
                          <w:color w:val="808080" w:themeColor="background1" w:themeShade="80"/>
                        </w:rPr>
                      </w:ins>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ins w:id="2516" w:author="Bertsch Christian (CR/AEE3)" w:date="2019-10-03T16:45:00Z">
                        <w:rPr>
                          <w:rFonts w:ascii="Cambria Math" w:hAnsi="Cambria Math"/>
                          <w:i/>
                          <w:color w:val="808080" w:themeColor="background1" w:themeShade="80"/>
                        </w:rPr>
                      </w:ins>
                    </m:ctrlPr>
                  </m:sSubPr>
                  <m:e>
                    <m:r>
                      <w:rPr>
                        <w:rFonts w:ascii="Cambria Math" w:hAnsi="Cambria Math"/>
                        <w:color w:val="0000FF"/>
                      </w:rPr>
                      <m:t>t</m:t>
                    </m:r>
                    <m:r>
                      <w:rPr>
                        <w:rFonts w:ascii="Cambria Math" w:hAnsi="Cambria Math"/>
                        <w:color w:val="808080" w:themeColor="background1" w:themeShade="80"/>
                      </w:rPr>
                      <m:t>,</m:t>
                    </m:r>
                    <m:sSub>
                      <m:sSubPr>
                        <m:ctrlPr>
                          <w:ins w:id="2517" w:author="Bertsch Christian (CR/AEE3)" w:date="2019-10-03T16:45:00Z">
                            <w:rPr>
                              <w:rFonts w:ascii="Cambria Math" w:hAnsi="Cambria Math"/>
                              <w:b/>
                              <w:color w:val="808080" w:themeColor="background1" w:themeShade="80"/>
                            </w:rPr>
                          </w:ins>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4F204D">
            <w:pPr>
              <w:pStyle w:val="Textkrper-Tabelle"/>
              <w:spacing w:before="120"/>
              <w:ind w:left="0"/>
              <w:jc w:val="right"/>
              <w:rPr>
                <w:b/>
                <w:color w:val="0000FF"/>
              </w:rPr>
            </w:pPr>
            <m:oMath>
              <m:sSub>
                <m:sSubPr>
                  <m:ctrlPr>
                    <w:ins w:id="2518" w:author="Bertsch Christian (CR/AEE3)" w:date="2019-10-03T16:45:00Z">
                      <w:rPr>
                        <w:rFonts w:ascii="Cambria Math" w:hAnsi="Cambria Math"/>
                        <w:i/>
                        <w:color w:val="0000FF"/>
                      </w:rPr>
                    </w:ins>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ins w:id="2519" w:author="Bertsch Christian (CR/AEE3)" w:date="2019-10-03T16:45:00Z">
                      <w:rPr>
                        <w:rFonts w:ascii="Cambria Math" w:hAnsi="Cambria Math"/>
                        <w:i/>
                        <w:color w:val="808080" w:themeColor="background1" w:themeShade="80"/>
                      </w:rPr>
                    </w:ins>
                  </m:ctrlPr>
                </m:sSubPr>
                <m:e>
                  <m:sPre>
                    <m:sPrePr>
                      <m:ctrlPr>
                        <w:ins w:id="2520" w:author="Bertsch Christian (CR/AEE3)" w:date="2019-10-03T16:45:00Z">
                          <w:rPr>
                            <w:rFonts w:ascii="Cambria Math" w:hAnsi="Cambria Math"/>
                            <w:i/>
                            <w:color w:val="808080" w:themeColor="background1" w:themeShade="80"/>
                          </w:rPr>
                        </w:ins>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r w:rsidR="004A7837" w:rsidRPr="002C39EF">
              <w:rPr>
                <w:i/>
                <w:color w:val="006600"/>
              </w:rPr>
              <w:t>e</w:t>
            </w:r>
            <w:r w:rsidRPr="002C39EF">
              <w:rPr>
                <w:i/>
                <w:color w:val="006600"/>
              </w:rPr>
              <w:t>nterEventMode</w:t>
            </w:r>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ins w:id="2521" w:author="Bertsch Christian (CR/AEE3)" w:date="2019-10-03T16:45:00Z">
                        <w:rPr>
                          <w:rFonts w:ascii="Cambria Math" w:hAnsi="Cambria Math"/>
                          <w:i/>
                        </w:rPr>
                      </w:ins>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ins w:id="2522" w:author="Bertsch Christian (CR/AEE3)" w:date="2019-10-03T16:45:00Z">
                        <w:rPr>
                          <w:rFonts w:ascii="Cambria Math" w:hAnsi="Cambria Math"/>
                          <w:i/>
                        </w:rPr>
                      </w:ins>
                    </m:ctrlPr>
                  </m:dPr>
                  <m:e>
                    <m:r>
                      <w:rPr>
                        <w:rFonts w:ascii="Cambria Math" w:hAnsi="Cambria Math"/>
                      </w:rPr>
                      <m:t>t</m:t>
                    </m:r>
                  </m:e>
                </m:d>
                <m:r>
                  <w:rPr>
                    <w:rFonts w:ascii="Cambria Math" w:hAnsi="Cambria Math"/>
                  </w:rPr>
                  <m:t>∈</m:t>
                </m:r>
                <m:sSup>
                  <m:sSupPr>
                    <m:ctrlPr>
                      <w:ins w:id="2523" w:author="Bertsch Christian (CR/AEE3)" w:date="2019-10-03T16:45:00Z">
                        <w:rPr>
                          <w:rFonts w:ascii="Cambria Math" w:hAnsi="Cambria Math"/>
                          <w:i/>
                        </w:rPr>
                      </w:ins>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ins w:id="2524" w:author="Bertsch Christian (CR/AEE3)" w:date="2019-10-03T16:45:00Z">
                        <w:rPr>
                          <w:rFonts w:ascii="Cambria Math" w:hAnsi="Cambria Math"/>
                          <w:i/>
                        </w:rPr>
                      </w:ins>
                    </m:ctrlPr>
                  </m:dPr>
                  <m:e>
                    <m:r>
                      <w:rPr>
                        <w:rFonts w:ascii="Cambria Math" w:hAnsi="Cambria Math"/>
                      </w:rPr>
                      <m:t>t</m:t>
                    </m:r>
                  </m:e>
                </m:d>
                <m:r>
                  <w:rPr>
                    <w:rFonts w:ascii="Cambria Math" w:hAnsi="Cambria Math"/>
                  </w:rPr>
                  <m:t>∈</m:t>
                </m:r>
                <m:sSup>
                  <m:sSupPr>
                    <m:ctrlPr>
                      <w:ins w:id="2525" w:author="Bertsch Christian (CR/AEE3)" w:date="2019-10-03T16:45:00Z">
                        <w:rPr>
                          <w:rFonts w:ascii="Cambria Math" w:hAnsi="Cambria Math"/>
                          <w:i/>
                        </w:rPr>
                      </w:ins>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ins w:id="2526" w:author="Bertsch Christian (CR/AEE3)" w:date="2019-10-03T16:45:00Z">
                        <w:rPr>
                          <w:rFonts w:ascii="Cambria Math" w:hAnsi="Cambria Math"/>
                          <w:i/>
                        </w:rPr>
                      </w:ins>
                    </m:ctrlPr>
                  </m:sSubPr>
                  <m:e>
                    <m:r>
                      <m:rPr>
                        <m:sty m:val="b"/>
                      </m:rPr>
                      <w:rPr>
                        <w:rFonts w:ascii="Cambria Math" w:hAnsi="Cambria Math"/>
                      </w:rPr>
                      <m:t xml:space="preserve"> x</m:t>
                    </m:r>
                  </m:e>
                  <m:sub>
                    <m:r>
                      <w:rPr>
                        <w:rFonts w:ascii="Cambria Math" w:hAnsi="Cambria Math"/>
                      </w:rPr>
                      <m:t>c</m:t>
                    </m:r>
                  </m:sub>
                </m:sSub>
                <m:d>
                  <m:dPr>
                    <m:ctrlPr>
                      <w:ins w:id="2527" w:author="Bertsch Christian (CR/AEE3)" w:date="2019-10-03T16:45:00Z">
                        <w:rPr>
                          <w:rFonts w:ascii="Cambria Math" w:hAnsi="Cambria Math"/>
                          <w:i/>
                        </w:rPr>
                      </w:ins>
                    </m:ctrlPr>
                  </m:dPr>
                  <m:e>
                    <m:r>
                      <w:rPr>
                        <w:rFonts w:ascii="Cambria Math" w:hAnsi="Cambria Math"/>
                      </w:rPr>
                      <m:t>t</m:t>
                    </m:r>
                  </m:e>
                </m:d>
                <m:r>
                  <w:rPr>
                    <w:rFonts w:ascii="Cambria Math" w:hAnsi="Cambria Math"/>
                  </w:rPr>
                  <m:t>∈</m:t>
                </m:r>
                <m:sSup>
                  <m:sSupPr>
                    <m:ctrlPr>
                      <w:ins w:id="2528" w:author="Bertsch Christian (CR/AEE3)" w:date="2019-10-03T16:45:00Z">
                        <w:rPr>
                          <w:rFonts w:ascii="Cambria Math" w:hAnsi="Cambria Math"/>
                          <w:i/>
                        </w:rPr>
                      </w:ins>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ins w:id="2529" w:author="Bertsch Christian (CR/AEE3)" w:date="2019-10-03T16:45:00Z">
                        <w:rPr>
                          <w:rFonts w:ascii="Cambria Math" w:hAnsi="Cambria Math"/>
                          <w:i/>
                        </w:rPr>
                      </w:ins>
                    </m:ctrlPr>
                  </m:sSubPr>
                  <m:e>
                    <m:r>
                      <m:rPr>
                        <m:sty m:val="b"/>
                      </m:rPr>
                      <w:rPr>
                        <w:rFonts w:ascii="Cambria Math" w:hAnsi="Cambria Math"/>
                      </w:rPr>
                      <m:t xml:space="preserve"> x</m:t>
                    </m:r>
                  </m:e>
                  <m:sub>
                    <m:r>
                      <w:rPr>
                        <w:rFonts w:ascii="Cambria Math" w:hAnsi="Cambria Math"/>
                      </w:rPr>
                      <m:t>d</m:t>
                    </m:r>
                  </m:sub>
                </m:sSub>
                <m:d>
                  <m:dPr>
                    <m:ctrlPr>
                      <w:ins w:id="2530" w:author="Bertsch Christian (CR/AEE3)" w:date="2019-10-03T16:45:00Z">
                        <w:rPr>
                          <w:rFonts w:ascii="Cambria Math" w:hAnsi="Cambria Math"/>
                          <w:i/>
                        </w:rPr>
                      </w:ins>
                    </m:ctrlPr>
                  </m:dPr>
                  <m:e>
                    <m:r>
                      <w:rPr>
                        <w:rFonts w:ascii="Cambria Math" w:hAnsi="Cambria Math"/>
                      </w:rPr>
                      <m:t>t</m:t>
                    </m:r>
                  </m:e>
                </m:d>
                <m:r>
                  <w:rPr>
                    <w:rFonts w:ascii="Cambria Math" w:hAnsi="Cambria Math"/>
                  </w:rPr>
                  <m:t>∈</m:t>
                </m:r>
                <m:sSup>
                  <m:sSupPr>
                    <m:ctrlPr>
                      <w:ins w:id="2531" w:author="Bertsch Christian (CR/AEE3)" w:date="2019-10-03T16:45:00Z">
                        <w:rPr>
                          <w:rFonts w:ascii="Cambria Math" w:hAnsi="Cambria Math"/>
                          <w:i/>
                        </w:rPr>
                      </w:ins>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ins w:id="2532" w:author="Bertsch Christian (CR/AEE3)" w:date="2019-10-03T16:45:00Z">
                        <w:rPr>
                          <w:rFonts w:ascii="Cambria Math" w:hAnsi="Cambria Math"/>
                          <w:i/>
                        </w:rPr>
                      </w:ins>
                    </m:ctrlPr>
                  </m:dPr>
                  <m:e>
                    <m:r>
                      <w:rPr>
                        <w:rFonts w:ascii="Cambria Math" w:hAnsi="Cambria Math"/>
                      </w:rPr>
                      <m:t>t</m:t>
                    </m:r>
                  </m:e>
                </m:d>
                <m:r>
                  <w:rPr>
                    <w:rFonts w:ascii="Cambria Math" w:hAnsi="Cambria Math"/>
                  </w:rPr>
                  <m:t>∈</m:t>
                </m:r>
                <m:sSup>
                  <m:sSupPr>
                    <m:ctrlPr>
                      <w:ins w:id="2533" w:author="Bertsch Christian (CR/AEE3)" w:date="2019-10-03T16:45:00Z">
                        <w:rPr>
                          <w:rFonts w:ascii="Cambria Math" w:hAnsi="Cambria Math"/>
                          <w:i/>
                        </w:rPr>
                      </w:ins>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ins w:id="2534" w:author="Bertsch Christian (CR/AEE3)" w:date="2019-10-03T16:45:00Z">
                        <w:rPr>
                          <w:rFonts w:ascii="Cambria Math" w:hAnsi="Cambria Math"/>
                          <w:i/>
                        </w:rPr>
                      </w:ins>
                    </m:ctrlPr>
                  </m:dPr>
                  <m:e>
                    <m:r>
                      <w:rPr>
                        <w:rFonts w:ascii="Cambria Math" w:hAnsi="Cambria Math"/>
                      </w:rPr>
                      <m:t>t</m:t>
                    </m:r>
                  </m:e>
                </m:d>
                <m:r>
                  <w:rPr>
                    <w:rFonts w:ascii="Cambria Math" w:hAnsi="Cambria Math"/>
                  </w:rPr>
                  <m:t>∈</m:t>
                </m:r>
                <m:sSup>
                  <m:sSupPr>
                    <m:ctrlPr>
                      <w:ins w:id="2535" w:author="Bertsch Christian (CR/AEE3)" w:date="2019-10-03T16:45:00Z">
                        <w:rPr>
                          <w:rFonts w:ascii="Cambria Math" w:hAnsi="Cambria Math"/>
                          <w:i/>
                        </w:rPr>
                      </w:ins>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4F204D">
            <w:pPr>
              <w:pStyle w:val="Textkrper-Tabelle"/>
              <w:ind w:left="0"/>
            </w:pPr>
            <m:oMathPara>
              <m:oMath>
                <m:sSub>
                  <m:sSubPr>
                    <m:ctrlPr>
                      <w:ins w:id="2536" w:author="Bertsch Christian (CR/AEE3)" w:date="2019-10-03T16:45:00Z">
                        <w:rPr>
                          <w:rFonts w:ascii="Cambria Math" w:hAnsi="Cambria Math"/>
                          <w:b/>
                          <w:i/>
                        </w:rPr>
                      </w:ins>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ins w:id="2537" w:author="Bertsch Christian (CR/AEE3)" w:date="2019-10-03T16:45:00Z">
                        <w:rPr>
                          <w:rFonts w:ascii="Cambria Math" w:hAnsi="Cambria Math"/>
                          <w:b/>
                          <w:i/>
                        </w:rPr>
                      </w:ins>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ins w:id="2538" w:author="Bertsch Christian (CR/AEE3)" w:date="2019-10-03T16:45:00Z">
                        <w:rPr>
                          <w:rFonts w:ascii="Cambria Math" w:hAnsi="Cambria Math"/>
                          <w:i/>
                        </w:rPr>
                      </w:ins>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325948B0" w:rsidR="002A6746" w:rsidRPr="0098259C" w:rsidRDefault="00D4117B" w:rsidP="00044F2D">
      <w:pPr>
        <w:pStyle w:val="Caption"/>
        <w:keepLines/>
        <w:jc w:val="center"/>
        <w:rPr>
          <w:b w:val="0"/>
        </w:rPr>
      </w:pPr>
      <w:bookmarkStart w:id="2539" w:name="_Ref386198872"/>
      <w:r w:rsidRPr="00487639">
        <w:t xml:space="preserve">Table </w:t>
      </w:r>
      <w:r>
        <w:fldChar w:fldCharType="begin"/>
      </w:r>
      <w:r>
        <w:instrText xml:space="preserve"> SEQ Table \* ARABIC </w:instrText>
      </w:r>
      <w:r>
        <w:fldChar w:fldCharType="separate"/>
      </w:r>
      <w:r w:rsidR="000440B4">
        <w:rPr>
          <w:noProof/>
        </w:rPr>
        <w:t>1</w:t>
      </w:r>
      <w:r>
        <w:fldChar w:fldCharType="end"/>
      </w:r>
      <w:bookmarkEnd w:id="2539"/>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BodyText"/>
        <w:tabs>
          <w:tab w:val="left" w:pos="335"/>
        </w:tabs>
        <w:rPr>
          <w:i/>
        </w:rPr>
      </w:pPr>
      <w:r>
        <w:t>[</w:t>
      </w:r>
      <w:r w:rsidR="004D5F57">
        <w:rPr>
          <w:i/>
        </w:rPr>
        <w:t>Remark 1</w:t>
      </w:r>
      <w:r w:rsidR="000F189A">
        <w:rPr>
          <w:i/>
        </w:rPr>
        <w:t xml:space="preserve"> – Calling Sequences</w:t>
      </w:r>
      <w:r w:rsidRPr="00856C78">
        <w:rPr>
          <w:i/>
        </w:rPr>
        <w:t>:</w:t>
      </w:r>
    </w:p>
    <w:p w14:paraId="7CCF19B3" w14:textId="5637A543" w:rsidR="004D5F57" w:rsidRDefault="004D5F57" w:rsidP="004D5F57">
      <w:pPr>
        <w:pStyle w:val="BodyText"/>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inputs arguments. In reality, every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&lt;ModelStructure&gt;</w:t>
      </w:r>
      <w:r>
        <w:rPr>
          <w:i/>
        </w:rPr>
        <w:t xml:space="preserve">. This is </w:t>
      </w:r>
      <w:r w:rsidR="0042375D">
        <w:rPr>
          <w:i/>
        </w:rPr>
        <w:t>essential when FMUs are connected in a loop, as shown in</w:t>
      </w:r>
      <w:r w:rsidR="00032DF6">
        <w:rPr>
          <w:i/>
        </w:rPr>
        <w:t xml:space="preserve"> </w:t>
      </w:r>
      <w:r w:rsidR="00032DF6" w:rsidRPr="00BD2272">
        <w:fldChar w:fldCharType="begin"/>
      </w:r>
      <w:r w:rsidR="00032DF6" w:rsidRPr="00BD2272">
        <w:instrText xml:space="preserve"> REF _Ref401741613 \h </w:instrText>
      </w:r>
      <w:r w:rsidR="00032DF6">
        <w:instrText xml:space="preserve"> \* MERGEFORMAT </w:instrText>
      </w:r>
      <w:r w:rsidR="00032DF6" w:rsidRPr="00BD2272">
        <w:fldChar w:fldCharType="separate"/>
      </w:r>
      <w:ins w:id="2540" w:author="Bertsch Christian (CR/AEE3)" w:date="2019-10-03T18:12:00Z">
        <w:r w:rsidR="000440B4" w:rsidRPr="0098259C">
          <w:t xml:space="preserve">Figure </w:t>
        </w:r>
        <w:r w:rsidR="000440B4">
          <w:rPr>
            <w:noProof/>
          </w:rPr>
          <w:t>5</w:t>
        </w:r>
      </w:ins>
      <w:del w:id="2541" w:author="Bertsch Christian (CR/AEE3)" w:date="2019-10-03T17:32:00Z">
        <w:r w:rsidR="00016818" w:rsidRPr="0098259C" w:rsidDel="00FB0155">
          <w:delText xml:space="preserve">Figure </w:delText>
        </w:r>
        <w:r w:rsidR="00016818" w:rsidDel="00FB0155">
          <w:rPr>
            <w:noProof/>
          </w:rPr>
          <w:delText>5</w:delText>
        </w:r>
      </w:del>
      <w:r w:rsidR="00032DF6" w:rsidRPr="00BD2272">
        <w:fldChar w:fldCharType="end"/>
      </w:r>
      <w:r w:rsidR="0042375D" w:rsidRPr="00032DF6">
        <w:rPr>
          <w:rPrChange w:id="2542" w:author="Bertsch Christian (CR/AEE3)" w:date="2019-10-01T12:54:00Z">
            <w:rPr>
              <w:i/>
            </w:rPr>
          </w:rPrChange>
        </w:rPr>
        <w:t>:</w:t>
      </w:r>
      <w:r w:rsidR="0042375D">
        <w:rPr>
          <w:i/>
        </w:rPr>
        <w:t xml:space="preserve"> For example, since </w:t>
      </w:r>
      <m:oMath>
        <m:sSub>
          <m:sSubPr>
            <m:ctrlPr>
              <w:ins w:id="2543" w:author="Bertsch Christian (CR/AEE3)" w:date="2019-10-03T16:45:00Z">
                <w:rPr>
                  <w:rFonts w:ascii="Cambria Math" w:eastAsia="Calibri" w:hAnsi="Cambria Math"/>
                  <w:sz w:val="22"/>
                  <w:szCs w:val="22"/>
                  <w:lang w:eastAsia="de-DE"/>
                </w:rPr>
              </w:ins>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only on </w:t>
      </w:r>
      <m:oMath>
        <m:sSub>
          <m:sSubPr>
            <m:ctrlPr>
              <w:ins w:id="2544" w:author="Bertsch Christian (CR/AEE3)" w:date="2019-10-03T16:45:00Z">
                <w:rPr>
                  <w:rFonts w:ascii="Cambria Math" w:eastAsia="Calibri" w:hAnsi="Cambria Math"/>
                  <w:sz w:val="22"/>
                  <w:szCs w:val="22"/>
                  <w:lang w:eastAsia="de-DE"/>
                </w:rPr>
              </w:ins>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ins w:id="2545" w:author="Bertsch Christian (CR/AEE3)" w:date="2019-10-03T16:45:00Z">
                <w:rPr>
                  <w:rFonts w:ascii="Cambria Math" w:eastAsia="Calibri" w:hAnsi="Cambria Math"/>
                  <w:sz w:val="22"/>
                  <w:szCs w:val="22"/>
                  <w:lang w:eastAsia="de-DE"/>
                </w:rPr>
              </w:ins>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ins w:id="2546" w:author="Bertsch Christian (CR/AEE3)" w:date="2019-10-03T16:45:00Z">
                <w:rPr>
                  <w:rFonts w:ascii="Cambria Math" w:eastAsia="Calibri" w:hAnsi="Cambria Math"/>
                  <w:sz w:val="22"/>
                  <w:szCs w:val="22"/>
                  <w:lang w:eastAsia="de-DE"/>
                </w:rPr>
              </w:ins>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ins w:id="2547" w:author="Bertsch Christian (CR/AEE3)" w:date="2019-10-03T16:45:00Z">
                <w:rPr>
                  <w:rFonts w:ascii="Cambria Math" w:eastAsia="Calibri" w:hAnsi="Cambria Math"/>
                  <w:sz w:val="22"/>
                  <w:szCs w:val="22"/>
                  <w:lang w:eastAsia="de-DE"/>
                </w:rPr>
              </w:ins>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ins w:id="2548" w:author="Bertsch Christian (CR/AEE3)" w:date="2019-10-03T16:45:00Z">
                <w:rPr>
                  <w:rFonts w:ascii="Cambria Math" w:eastAsia="Calibri" w:hAnsi="Cambria Math"/>
                  <w:sz w:val="22"/>
                  <w:szCs w:val="22"/>
                  <w:lang w:eastAsia="de-DE"/>
                </w:rPr>
              </w:ins>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BodyTextIndent"/>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ins w:id="2549" w:author="Bertsch Christian (CR/AEE3)" w:date="2019-09-06T11:23:00Z">
        <w:r w:rsidR="002556D5">
          <w:rPr>
            <w:i/>
          </w:rPr>
          <w:t>,</w:t>
        </w:r>
      </w:ins>
      <w:r w:rsidRPr="00D35827">
        <w:rPr>
          <w:i/>
        </w:rPr>
        <w:t xml:space="preserve"> not according to the “real” functional dependency, but according to the </w:t>
      </w:r>
      <w:r w:rsidRPr="00A83996">
        <w:rPr>
          <w:i/>
          <w:u w:val="single"/>
        </w:rPr>
        <w:t>sorted equations in the generated code</w:t>
      </w:r>
      <w:r w:rsidRPr="00D35827">
        <w:rPr>
          <w:i/>
        </w:rPr>
        <w:t>. Example</w:t>
      </w:r>
      <w:ins w:id="2550" w:author="Bertsch Christian (CR/AEE3)" w:date="2019-09-06T11:23:00Z">
        <w:r w:rsidR="00B57D6B">
          <w:rPr>
            <w:i/>
          </w:rPr>
          <w:t>:</w:t>
        </w:r>
      </w:ins>
    </w:p>
    <w:p w14:paraId="6B4E2401" w14:textId="77777777" w:rsidR="00CD6F47" w:rsidRPr="00D35827" w:rsidRDefault="00CD6F47" w:rsidP="00CD6F47">
      <w:pPr>
        <w:pStyle w:val="BodyText"/>
        <w:ind w:left="284"/>
        <w:rPr>
          <w:i/>
        </w:rPr>
      </w:pPr>
      <w:r w:rsidRPr="00D35827">
        <w:rPr>
          <w:i/>
        </w:rPr>
        <w:t>Assume an FMU is described by the following equations (</w:t>
      </w:r>
      <w:r w:rsidRPr="00D35827">
        <w:rPr>
          <w:rStyle w:val="CODE"/>
        </w:rPr>
        <w:t>u1,u2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BodyText"/>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BodyText"/>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BodyText"/>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BodyText"/>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BodyText"/>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BodyText"/>
        <w:ind w:left="720"/>
        <w:rPr>
          <w:rStyle w:val="CODE"/>
        </w:rPr>
      </w:pPr>
      <w:r>
        <w:rPr>
          <w:rStyle w:val="CODE"/>
        </w:rPr>
        <w:t>w</w:t>
      </w:r>
      <w:r w:rsidRPr="00CD6F47">
        <w:rPr>
          <w:rStyle w:val="CODE"/>
        </w:rPr>
        <w:t xml:space="preserve">2 </w:t>
      </w:r>
      <w:r>
        <w:rPr>
          <w:rStyle w:val="CODE"/>
        </w:rPr>
        <w:t>:</w:t>
      </w:r>
      <w:r w:rsidRPr="00CD6F47">
        <w:rPr>
          <w:rStyle w:val="CODE"/>
        </w:rPr>
        <w:t>= u2</w:t>
      </w:r>
    </w:p>
    <w:p w14:paraId="46185094" w14:textId="77777777" w:rsidR="00D35827" w:rsidRPr="00CD6F47" w:rsidRDefault="00D35827" w:rsidP="00D35827">
      <w:pPr>
        <w:pStyle w:val="BodyText"/>
        <w:spacing w:before="0"/>
        <w:ind w:left="720"/>
        <w:rPr>
          <w:rStyle w:val="CODE"/>
        </w:rPr>
      </w:pPr>
      <w:r w:rsidRPr="00CD6F47">
        <w:rPr>
          <w:rStyle w:val="CODE"/>
        </w:rPr>
        <w:t xml:space="preserve">y2 </w:t>
      </w:r>
      <w:r>
        <w:rPr>
          <w:rStyle w:val="CODE"/>
        </w:rPr>
        <w:t>:= w</w:t>
      </w:r>
      <w:r w:rsidRPr="00CD6F47">
        <w:rPr>
          <w:rStyle w:val="CODE"/>
        </w:rPr>
        <w:t>2</w:t>
      </w:r>
    </w:p>
    <w:p w14:paraId="2DD81C54" w14:textId="77777777" w:rsidR="00D35827" w:rsidRPr="00CD6F47" w:rsidRDefault="00D35827" w:rsidP="00D35827">
      <w:pPr>
        <w:pStyle w:val="BodyText"/>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56C37ED5" w14:textId="77777777" w:rsidR="00D35827" w:rsidRPr="00CD6F47" w:rsidRDefault="00D35827" w:rsidP="00D35827">
      <w:pPr>
        <w:pStyle w:val="BodyText"/>
        <w:spacing w:before="0"/>
        <w:ind w:left="720"/>
        <w:rPr>
          <w:rStyle w:val="CODE"/>
        </w:rPr>
      </w:pPr>
      <w:r w:rsidRPr="00CD6F47">
        <w:rPr>
          <w:rStyle w:val="CODE"/>
        </w:rPr>
        <w:t xml:space="preserve">y1 </w:t>
      </w:r>
      <w:r>
        <w:rPr>
          <w:rStyle w:val="CODE"/>
        </w:rPr>
        <w:t>:= w</w:t>
      </w:r>
      <w:r w:rsidRPr="00CD6F47">
        <w:rPr>
          <w:rStyle w:val="CODE"/>
        </w:rPr>
        <w:t>1</w:t>
      </w:r>
    </w:p>
    <w:p w14:paraId="24E593B0" w14:textId="5DD326C4" w:rsidR="00CD6F47" w:rsidRDefault="00CD6F47" w:rsidP="00D35827">
      <w:pPr>
        <w:pStyle w:val="BodyText"/>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f(u1,u2)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f(u1,u2)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BodyText"/>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BodyText"/>
        <w:ind w:left="720"/>
        <w:rPr>
          <w:rStyle w:val="CODE"/>
        </w:rPr>
      </w:pPr>
      <w:r>
        <w:rPr>
          <w:rStyle w:val="CODE"/>
        </w:rPr>
        <w:t>w</w:t>
      </w:r>
      <w:r w:rsidRPr="00CD6F47">
        <w:rPr>
          <w:rStyle w:val="CODE"/>
        </w:rPr>
        <w:t xml:space="preserve">2 </w:t>
      </w:r>
      <w:r>
        <w:rPr>
          <w:rStyle w:val="CODE"/>
        </w:rPr>
        <w:t>:</w:t>
      </w:r>
      <w:r w:rsidRPr="00CD6F47">
        <w:rPr>
          <w:rStyle w:val="CODE"/>
        </w:rPr>
        <w:t>= u2</w:t>
      </w:r>
    </w:p>
    <w:p w14:paraId="37441A9B" w14:textId="77777777" w:rsidR="00A83996" w:rsidRPr="00CD6F47" w:rsidRDefault="00A83996" w:rsidP="00A83996">
      <w:pPr>
        <w:pStyle w:val="BodyText"/>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4ABD901D" w14:textId="77777777" w:rsidR="00A83996" w:rsidRDefault="00A83996" w:rsidP="00A83996">
      <w:pPr>
        <w:pStyle w:val="BodyText"/>
        <w:spacing w:before="0"/>
        <w:ind w:left="720"/>
        <w:rPr>
          <w:rStyle w:val="CODE"/>
        </w:rPr>
      </w:pPr>
      <w:r w:rsidRPr="00CD6F47">
        <w:rPr>
          <w:rStyle w:val="CODE"/>
        </w:rPr>
        <w:t xml:space="preserve">y1 </w:t>
      </w:r>
      <w:r>
        <w:rPr>
          <w:rStyle w:val="CODE"/>
        </w:rPr>
        <w:t>:= w</w:t>
      </w:r>
      <w:r w:rsidRPr="00CD6F47">
        <w:rPr>
          <w:rStyle w:val="CODE"/>
        </w:rPr>
        <w:t>1</w:t>
      </w:r>
    </w:p>
    <w:p w14:paraId="654E8046" w14:textId="77777777" w:rsidR="00A83996" w:rsidRPr="00CD6F47" w:rsidRDefault="00A83996" w:rsidP="00A83996">
      <w:pPr>
        <w:pStyle w:val="BodyText"/>
        <w:spacing w:before="0"/>
        <w:ind w:left="720"/>
        <w:rPr>
          <w:rStyle w:val="CODE"/>
        </w:rPr>
      </w:pPr>
      <w:r w:rsidRPr="00CD6F47">
        <w:rPr>
          <w:rStyle w:val="CODE"/>
        </w:rPr>
        <w:t xml:space="preserve">y2 </w:t>
      </w:r>
      <w:r>
        <w:rPr>
          <w:rStyle w:val="CODE"/>
        </w:rPr>
        <w:t>:= w</w:t>
      </w:r>
      <w:r w:rsidRPr="00CD6F47">
        <w:rPr>
          <w:rStyle w:val="CODE"/>
        </w:rPr>
        <w:t>2</w:t>
      </w:r>
    </w:p>
    <w:p w14:paraId="0F9BF22C" w14:textId="08830566" w:rsidR="00A83996" w:rsidRDefault="00A83996" w:rsidP="00A83996">
      <w:pPr>
        <w:pStyle w:val="BodyText"/>
        <w:ind w:left="284"/>
        <w:rPr>
          <w:i/>
        </w:rPr>
      </w:pPr>
      <w:r>
        <w:rPr>
          <w:i/>
        </w:rPr>
        <w:t xml:space="preserve">then the dependency should be defined as </w:t>
      </w:r>
      <w:r w:rsidRPr="00D35827">
        <w:rPr>
          <w:rStyle w:val="CODE"/>
        </w:rPr>
        <w:t>y2 = f(</w:t>
      </w:r>
      <w:r>
        <w:rPr>
          <w:rStyle w:val="CODE"/>
        </w:rPr>
        <w:t>u1,</w:t>
      </w:r>
      <w:r w:rsidRPr="00D35827">
        <w:rPr>
          <w:rStyle w:val="CODE"/>
        </w:rPr>
        <w:t>u2)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BodyText"/>
        <w:tabs>
          <w:tab w:val="left" w:pos="335"/>
        </w:tabs>
        <w:rPr>
          <w:i/>
        </w:rPr>
      </w:pPr>
      <w:r>
        <w:rPr>
          <w:i/>
        </w:rPr>
        <w:t>Remark 2 – Mathematical Model of Discrete-Time FMUs</w:t>
      </w:r>
      <w:r w:rsidRPr="00856C78">
        <w:rPr>
          <w:i/>
        </w:rPr>
        <w:t>:</w:t>
      </w:r>
    </w:p>
    <w:p w14:paraId="3F5801CC" w14:textId="47BD34B9" w:rsidR="000F189A" w:rsidRDefault="000F189A" w:rsidP="000F189A">
      <w:pPr>
        <w:pStyle w:val="BodyText"/>
        <w:tabs>
          <w:tab w:val="left" w:pos="335"/>
        </w:tabs>
        <w:spacing w:before="0"/>
        <w:rPr>
          <w:i/>
        </w:rPr>
      </w:pPr>
      <w:r>
        <w:rPr>
          <w:i/>
        </w:rPr>
        <w:t>There are many different ways discrete-time systems are described. For FMI</w:t>
      </w:r>
      <w:ins w:id="2551" w:author="Bertsch Christian (CR/AEE3)" w:date="2019-09-06T11:23:00Z">
        <w:r w:rsidR="002556D5">
          <w:rPr>
            <w:i/>
          </w:rPr>
          <w:t>,</w:t>
        </w:r>
      </w:ins>
      <w:r>
        <w:rPr>
          <w:i/>
        </w:rPr>
        <w:t xml:space="preserve"> the following basic mathematical model for discrete-time systems is used (other description forms must be mapped, as sketched below):</w:t>
      </w:r>
    </w:p>
    <w:p w14:paraId="2E49D0BE" w14:textId="2572C584" w:rsidR="002927AB" w:rsidRPr="00E00035" w:rsidRDefault="004F204D" w:rsidP="00E00035">
      <w:pPr>
        <w:pStyle w:val="BodyText"/>
        <w:tabs>
          <w:tab w:val="left" w:pos="335"/>
        </w:tabs>
        <w:spacing w:before="0"/>
        <w:ind w:left="720"/>
        <w:rPr>
          <w:i/>
        </w:rPr>
      </w:pPr>
      <m:oMathPara>
        <m:oMathParaPr>
          <m:jc m:val="left"/>
        </m:oMathParaPr>
        <m:oMath>
          <m:m>
            <m:mPr>
              <m:mcs>
                <m:mc>
                  <m:mcPr>
                    <m:count m:val="1"/>
                    <m:mcJc m:val="left"/>
                  </m:mcPr>
                </m:mc>
              </m:mcs>
              <m:ctrlPr>
                <w:ins w:id="2552" w:author="Bertsch Christian (CR/AEE3)" w:date="2019-10-03T16:45:00Z">
                  <w:rPr>
                    <w:rFonts w:ascii="Cambria Math" w:hAnsi="Cambria Math"/>
                    <w:i/>
                  </w:rPr>
                </w:ins>
              </m:ctrlPr>
            </m:mPr>
            <m:mr>
              <m:e>
                <m:r>
                  <m:rPr>
                    <m:nor/>
                  </m:rPr>
                  <w:rPr>
                    <w:rFonts w:ascii="Cambria Math" w:hAnsi="Cambria Math"/>
                    <w:b/>
                  </w:rPr>
                  <m:t xml:space="preserve">while </m:t>
                </m:r>
                <m:sSub>
                  <m:sSubPr>
                    <m:ctrlPr>
                      <w:ins w:id="2553" w:author="Bertsch Christian (CR/AEE3)" w:date="2019-10-03T16:45:00Z">
                        <w:rPr>
                          <w:rFonts w:ascii="Cambria Math" w:hAnsi="Cambria Math"/>
                          <w:i/>
                        </w:rPr>
                      </w:ins>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ins w:id="2554" w:author="Bertsch Christian (CR/AEE3)" w:date="2019-10-03T16:45:00Z">
                        <w:rPr>
                          <w:rFonts w:ascii="Cambria Math" w:hAnsi="Cambria Math"/>
                          <w:i/>
                        </w:rPr>
                      </w:ins>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ins w:id="2555" w:author="Bertsch Christian (CR/AEE3)" w:date="2019-10-03T16:45:00Z">
                        <w:rPr>
                          <w:rFonts w:ascii="Cambria Math" w:hAnsi="Cambria Math"/>
                          <w:i/>
                        </w:rPr>
                      </w:ins>
                    </m:ctrlPr>
                  </m:sSubPr>
                  <m:e>
                    <m:r>
                      <w:rPr>
                        <w:rFonts w:ascii="Cambria Math" w:hAnsi="Cambria Math"/>
                      </w:rPr>
                      <m:t>t</m:t>
                    </m:r>
                  </m:e>
                  <m:sub>
                    <m:r>
                      <w:rPr>
                        <w:rFonts w:ascii="Cambria Math" w:hAnsi="Cambria Math"/>
                      </w:rPr>
                      <m:t>R</m:t>
                    </m:r>
                  </m:sub>
                </m:sSub>
                <m:r>
                  <w:rPr>
                    <w:rFonts w:ascii="Cambria Math" w:hAnsi="Cambria Math"/>
                  </w:rPr>
                  <m:t>≔</m:t>
                </m:r>
                <m:sSub>
                  <m:sSubPr>
                    <m:ctrlPr>
                      <w:ins w:id="2556" w:author="Bertsch Christian (CR/AEE3)" w:date="2019-10-03T16:45:00Z">
                        <w:rPr>
                          <w:rFonts w:ascii="Cambria Math" w:hAnsi="Cambria Math"/>
                          <w:i/>
                        </w:rPr>
                      </w:ins>
                    </m:ctrlPr>
                  </m:sSubPr>
                  <m:e>
                    <m:r>
                      <w:rPr>
                        <w:rFonts w:ascii="Cambria Math" w:hAnsi="Cambria Math"/>
                      </w:rPr>
                      <m:t>T</m:t>
                    </m:r>
                  </m:e>
                  <m:sub>
                    <m:r>
                      <w:rPr>
                        <w:rFonts w:ascii="Cambria Math" w:hAnsi="Cambria Math"/>
                      </w:rPr>
                      <m:t>next</m:t>
                    </m:r>
                  </m:sub>
                </m:sSub>
                <m:ctrlPr>
                  <w:ins w:id="2557" w:author="Bertsch Christian (CR/AEE3)" w:date="2019-10-03T16:45:00Z">
                    <w:rPr>
                      <w:rFonts w:ascii="Cambria Math" w:eastAsia="Cambria Math" w:hAnsi="Cambria Math" w:cs="Cambria Math"/>
                      <w:i/>
                    </w:rPr>
                  </w:ins>
                </m:ctrlPr>
              </m:e>
            </m:mr>
            <m:mr>
              <m:e>
                <m:r>
                  <w:rPr>
                    <w:rFonts w:ascii="Cambria Math" w:hAnsi="Cambria Math"/>
                  </w:rPr>
                  <m:t xml:space="preserve">    </m:t>
                </m:r>
                <m:sSub>
                  <m:sSubPr>
                    <m:ctrlPr>
                      <w:ins w:id="2558" w:author="Bertsch Christian (CR/AEE3)" w:date="2019-10-03T16:45:00Z">
                        <w:rPr>
                          <w:rFonts w:ascii="Cambria Math" w:hAnsi="Cambria Math"/>
                          <w:i/>
                        </w:rPr>
                      </w:ins>
                    </m:ctrlPr>
                  </m:sSubPr>
                  <m:e>
                    <m:r>
                      <w:rPr>
                        <w:rFonts w:ascii="Cambria Math" w:hAnsi="Cambria Math"/>
                      </w:rPr>
                      <m:t>t</m:t>
                    </m:r>
                  </m:e>
                  <m:sub>
                    <m:r>
                      <w:rPr>
                        <w:rFonts w:ascii="Cambria Math" w:hAnsi="Cambria Math"/>
                      </w:rPr>
                      <m:t>I</m:t>
                    </m:r>
                  </m:sub>
                </m:sSub>
                <m:r>
                  <w:rPr>
                    <w:rFonts w:ascii="Cambria Math" w:hAnsi="Cambria Math"/>
                  </w:rPr>
                  <m:t>≔0</m:t>
                </m:r>
                <m:ctrlPr>
                  <w:ins w:id="2559" w:author="Bertsch Christian (CR/AEE3)" w:date="2019-10-03T16:45:00Z">
                    <w:rPr>
                      <w:rFonts w:ascii="Cambria Math" w:eastAsia="Cambria Math" w:hAnsi="Cambria Math" w:cs="Cambria Math"/>
                      <w:i/>
                    </w:rPr>
                  </w:ins>
                </m:ctrlPr>
              </m:e>
            </m:mr>
            <m:mr>
              <m:e>
                <m:r>
                  <w:rPr>
                    <w:rFonts w:ascii="Cambria Math" w:hAnsi="Cambria Math"/>
                  </w:rPr>
                  <m:t xml:space="preserve">    t≔( </m:t>
                </m:r>
                <m:sSub>
                  <m:sSubPr>
                    <m:ctrlPr>
                      <w:ins w:id="2560" w:author="Bertsch Christian (CR/AEE3)" w:date="2019-10-03T16:45:00Z">
                        <w:rPr>
                          <w:rFonts w:ascii="Cambria Math" w:hAnsi="Cambria Math"/>
                          <w:i/>
                        </w:rPr>
                      </w:ins>
                    </m:ctrlPr>
                  </m:sSubPr>
                  <m:e>
                    <m:r>
                      <w:rPr>
                        <w:rFonts w:ascii="Cambria Math" w:hAnsi="Cambria Math"/>
                      </w:rPr>
                      <m:t>t</m:t>
                    </m:r>
                  </m:e>
                  <m:sub>
                    <m:r>
                      <w:rPr>
                        <w:rFonts w:ascii="Cambria Math" w:hAnsi="Cambria Math"/>
                      </w:rPr>
                      <m:t>R</m:t>
                    </m:r>
                  </m:sub>
                </m:sSub>
                <m:r>
                  <w:rPr>
                    <w:rFonts w:ascii="Cambria Math" w:hAnsi="Cambria Math"/>
                  </w:rPr>
                  <m:t>,</m:t>
                </m:r>
                <m:sSub>
                  <m:sSubPr>
                    <m:ctrlPr>
                      <w:ins w:id="2561" w:author="Bertsch Christian (CR/AEE3)" w:date="2019-10-03T16:45:00Z">
                        <w:rPr>
                          <w:rFonts w:ascii="Cambria Math" w:hAnsi="Cambria Math"/>
                          <w:i/>
                        </w:rPr>
                      </w:ins>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ins w:id="2562" w:author="Bertsch Christian (CR/AEE3)" w:date="2019-10-03T16:45:00Z">
                    <w:rPr>
                      <w:rFonts w:ascii="Cambria Math" w:eastAsia="Cambria Math" w:hAnsi="Cambria Math" w:cs="Cambria Math"/>
                      <w:b/>
                    </w:rPr>
                  </w:ins>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ins w:id="2563" w:author="Bertsch Christian (CR/AEE3)" w:date="2019-10-03T16:45:00Z">
                    <w:rPr>
                      <w:rFonts w:ascii="Cambria Math" w:eastAsia="Cambria Math" w:hAnsi="Cambria Math" w:cs="Cambria Math"/>
                      <w:b/>
                      <w:i/>
                    </w:rPr>
                  </w:ins>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ins w:id="2564" w:author="Bertsch Christian (CR/AEE3)" w:date="2019-10-03T16:45:00Z">
                    <w:rPr>
                      <w:rFonts w:ascii="Cambria Math" w:eastAsia="Cambria Math" w:hAnsi="Cambria Math" w:cs="Cambria Math"/>
                      <w:b/>
                      <w:i/>
                    </w:rPr>
                  </w:ins>
                </m:ctrlPr>
              </m:e>
            </m:mr>
            <m:mr>
              <m:e>
                <m:sSub>
                  <m:sSubPr>
                    <m:ctrlPr>
                      <w:ins w:id="2565" w:author="Bertsch Christian (CR/AEE3)" w:date="2019-10-03T16:45:00Z">
                        <w:rPr>
                          <w:rFonts w:ascii="Cambria Math" w:eastAsia="Cambria Math" w:hAnsi="Cambria Math" w:cs="Cambria Math"/>
                          <w:i/>
                        </w:rPr>
                      </w:ins>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ins w:id="2566" w:author="Bertsch Christian (CR/AEE3)" w:date="2019-10-03T16:45:00Z">
                        <w:rPr>
                          <w:rFonts w:ascii="Cambria Math" w:hAnsi="Cambria Math"/>
                          <w:i/>
                        </w:rPr>
                      </w:ins>
                    </m:ctrlPr>
                  </m:sSubPr>
                  <m:e>
                    <m:sPre>
                      <m:sPrePr>
                        <m:ctrlPr>
                          <w:ins w:id="2567" w:author="Bertsch Christian (CR/AEE3)" w:date="2019-10-03T16:45:00Z">
                            <w:rPr>
                              <w:rFonts w:ascii="Cambria Math" w:hAnsi="Cambria Math"/>
                              <w:i/>
                            </w:rPr>
                          </w:ins>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ins w:id="2568" w:author="Bertsch Christian (CR/AEE3)" w:date="2019-10-03T16:45:00Z">
                        <w:rPr>
                          <w:rFonts w:ascii="Cambria Math" w:eastAsia="Cambria Math" w:hAnsi="Cambria Math" w:cs="Cambria Math"/>
                          <w:b/>
                        </w:rPr>
                      </w:ins>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ins w:id="2569" w:author="Bertsch Christian (CR/AEE3)" w:date="2019-10-03T16:45:00Z">
                    <w:rPr>
                      <w:rFonts w:ascii="Cambria Math" w:eastAsia="Cambria Math" w:hAnsi="Cambria Math" w:cs="Cambria Math"/>
                      <w:b/>
                      <w:i/>
                    </w:rPr>
                  </w:ins>
                </m:ctrlPr>
              </m:e>
            </m:mr>
            <m:mr>
              <m:e>
                <m:sSub>
                  <m:sSubPr>
                    <m:ctrlPr>
                      <w:ins w:id="2570" w:author="Bertsch Christian (CR/AEE3)" w:date="2019-10-03T16:45:00Z">
                        <w:rPr>
                          <w:rFonts w:ascii="Cambria Math" w:eastAsia="Cambria Math" w:hAnsi="Cambria Math" w:cs="Cambria Math"/>
                          <w:i/>
                        </w:rPr>
                      </w:ins>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ins w:id="2571" w:author="Bertsch Christian (CR/AEE3)" w:date="2019-10-03T16:45:00Z">
                        <w:rPr>
                          <w:rFonts w:ascii="Cambria Math" w:hAnsi="Cambria Math"/>
                          <w:i/>
                        </w:rPr>
                      </w:ins>
                    </m:ctrlPr>
                  </m:sSubPr>
                  <m:e>
                    <m:sPre>
                      <m:sPrePr>
                        <m:ctrlPr>
                          <w:ins w:id="2572" w:author="Bertsch Christian (CR/AEE3)" w:date="2019-10-03T16:45:00Z">
                            <w:rPr>
                              <w:rFonts w:ascii="Cambria Math" w:hAnsi="Cambria Math"/>
                              <w:i/>
                            </w:rPr>
                          </w:ins>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ins w:id="2573" w:author="Bertsch Christian (CR/AEE3)" w:date="2019-10-03T16:45:00Z">
                        <w:rPr>
                          <w:rFonts w:ascii="Cambria Math" w:eastAsia="Cambria Math" w:hAnsi="Cambria Math" w:cs="Cambria Math"/>
                          <w:b/>
                        </w:rPr>
                      </w:ins>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ins w:id="2574" w:author="Bertsch Christian (CR/AEE3)" w:date="2019-10-03T16:45:00Z">
                    <w:rPr>
                      <w:rFonts w:ascii="Cambria Math" w:eastAsia="Cambria Math" w:hAnsi="Cambria Math" w:cs="Cambria Math"/>
                      <w:b/>
                      <w:i/>
                    </w:rPr>
                  </w:ins>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ins w:id="2575" w:author="Bertsch Christian (CR/AEE3)" w:date="2019-10-03T16:45:00Z">
                    <w:rPr>
                      <w:rFonts w:ascii="Cambria Math" w:eastAsia="Cambria Math" w:hAnsi="Cambria Math" w:cs="Cambria Math"/>
                      <w:b/>
                      <w:i/>
                    </w:rPr>
                  </w:ins>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ins w:id="2576" w:author="Bertsch Christian (CR/AEE3)" w:date="2019-10-03T16:45:00Z">
                    <w:rPr>
                      <w:rFonts w:ascii="Cambria Math" w:eastAsia="Cambria Math" w:hAnsi="Cambria Math" w:cs="Cambria Math"/>
                      <w:b/>
                      <w:i/>
                    </w:rPr>
                  </w:ins>
                </m:ctrlPr>
              </m:e>
            </m:mr>
            <m:mr>
              <m:e>
                <m:sSub>
                  <m:sSubPr>
                    <m:ctrlPr>
                      <w:ins w:id="2577" w:author="Bertsch Christian (CR/AEE3)" w:date="2019-10-03T16:45:00Z">
                        <w:rPr>
                          <w:rFonts w:ascii="Cambria Math" w:eastAsia="Cambria Math" w:hAnsi="Cambria Math" w:cs="Cambria Math"/>
                          <w:i/>
                        </w:rPr>
                      </w:ins>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ins w:id="2578" w:author="Bertsch Christian (CR/AEE3)" w:date="2019-10-03T16:45:00Z">
                        <w:rPr>
                          <w:rFonts w:ascii="Cambria Math" w:hAnsi="Cambria Math"/>
                          <w:i/>
                        </w:rPr>
                      </w:ins>
                    </m:ctrlPr>
                  </m:sSubPr>
                  <m:e>
                    <m:sPre>
                      <m:sPrePr>
                        <m:ctrlPr>
                          <w:ins w:id="2579" w:author="Bertsch Christian (CR/AEE3)" w:date="2019-10-03T16:45:00Z">
                            <w:rPr>
                              <w:rFonts w:ascii="Cambria Math" w:hAnsi="Cambria Math"/>
                              <w:i/>
                            </w:rPr>
                          </w:ins>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ins w:id="2580" w:author="Bertsch Christian (CR/AEE3)" w:date="2019-10-03T16:45:00Z">
                        <w:rPr>
                          <w:rFonts w:ascii="Cambria Math" w:eastAsia="Cambria Math" w:hAnsi="Cambria Math" w:cs="Cambria Math"/>
                          <w:b/>
                        </w:rPr>
                      </w:ins>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ins w:id="2581" w:author="Bertsch Christian (CR/AEE3)" w:date="2019-10-03T16:45:00Z">
                    <w:rPr>
                      <w:rFonts w:ascii="Cambria Math" w:eastAsia="Cambria Math" w:hAnsi="Cambria Math" w:cs="Cambria Math"/>
                      <w:b/>
                    </w:rPr>
                  </w:ins>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ins w:id="2582" w:author="Bertsch Christian (CR/AEE3)" w:date="2019-10-03T16:45:00Z">
                        <w:rPr>
                          <w:rFonts w:ascii="Cambria Math" w:eastAsia="Cambria Math" w:hAnsi="Cambria Math" w:cs="Cambria Math"/>
                          <w:i/>
                        </w:rPr>
                      </w:ins>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ins w:id="2583" w:author="Bertsch Christian (CR/AEE3)" w:date="2019-10-03T16:45:00Z">
                        <w:rPr>
                          <w:rFonts w:ascii="Cambria Math" w:hAnsi="Cambria Math"/>
                          <w:i/>
                        </w:rPr>
                      </w:ins>
                    </m:ctrlPr>
                  </m:sSubPr>
                  <m:e>
                    <m:sPre>
                      <m:sPrePr>
                        <m:ctrlPr>
                          <w:ins w:id="2584" w:author="Bertsch Christian (CR/AEE3)" w:date="2019-10-03T16:45:00Z">
                            <w:rPr>
                              <w:rFonts w:ascii="Cambria Math" w:hAnsi="Cambria Math"/>
                              <w:i/>
                            </w:rPr>
                          </w:ins>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ins w:id="2585" w:author="Bertsch Christian (CR/AEE3)" w:date="2019-10-03T16:45:00Z">
                    <w:rPr>
                      <w:rFonts w:ascii="Cambria Math" w:eastAsia="Cambria Math" w:hAnsi="Cambria Math" w:cs="Cambria Math"/>
                      <w:i/>
                    </w:rPr>
                  </w:ins>
                </m:ctrlPr>
              </m:e>
            </m:mr>
            <m:mr>
              <m:e>
                <m:r>
                  <w:rPr>
                    <w:rFonts w:ascii="Cambria Math" w:eastAsia="Cambria Math" w:hAnsi="Cambria Math" w:cs="Cambria Math"/>
                  </w:rPr>
                  <m:t xml:space="preserve">        </m:t>
                </m:r>
                <m:sSub>
                  <m:sSubPr>
                    <m:ctrlPr>
                      <w:ins w:id="2586" w:author="Bertsch Christian (CR/AEE3)" w:date="2019-10-03T16:45:00Z">
                        <w:rPr>
                          <w:rFonts w:ascii="Cambria Math" w:hAnsi="Cambria Math"/>
                          <w:i/>
                        </w:rPr>
                      </w:ins>
                    </m:ctrlPr>
                  </m:sSubPr>
                  <m:e>
                    <m:sPre>
                      <m:sPrePr>
                        <m:ctrlPr>
                          <w:ins w:id="2587" w:author="Bertsch Christian (CR/AEE3)" w:date="2019-10-03T16:45:00Z">
                            <w:rPr>
                              <w:rFonts w:ascii="Cambria Math" w:hAnsi="Cambria Math"/>
                              <w:i/>
                            </w:rPr>
                          </w:ins>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ins w:id="2588" w:author="Bertsch Christian (CR/AEE3)" w:date="2019-10-03T16:45:00Z">
                        <w:rPr>
                          <w:rFonts w:ascii="Cambria Math" w:eastAsia="Cambria Math" w:hAnsi="Cambria Math" w:cs="Cambria Math"/>
                          <w:i/>
                        </w:rPr>
                      </w:ins>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ins w:id="2589" w:author="Bertsch Christian (CR/AEE3)" w:date="2019-10-03T16:45:00Z">
                    <w:rPr>
                      <w:rFonts w:ascii="Cambria Math" w:eastAsia="Cambria Math" w:hAnsi="Cambria Math" w:cs="Cambria Math"/>
                      <w:i/>
                    </w:rPr>
                  </w:ins>
                </m:ctrlPr>
              </m:e>
            </m:mr>
            <m:mr>
              <m:e>
                <m:r>
                  <w:rPr>
                    <w:rFonts w:ascii="Cambria Math" w:eastAsia="Cambria Math" w:hAnsi="Cambria Math" w:cs="Cambria Math"/>
                  </w:rPr>
                  <m:t xml:space="preserve">         t :=(</m:t>
                </m:r>
                <m:sSub>
                  <m:sSubPr>
                    <m:ctrlPr>
                      <w:ins w:id="2590" w:author="Bertsch Christian (CR/AEE3)" w:date="2019-10-03T16:45:00Z">
                        <w:rPr>
                          <w:rFonts w:ascii="Cambria Math" w:hAnsi="Cambria Math"/>
                          <w:i/>
                        </w:rPr>
                      </w:ins>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ins w:id="2591" w:author="Bertsch Christian (CR/AEE3)" w:date="2019-10-03T16:45:00Z">
                        <w:rPr>
                          <w:rFonts w:ascii="Cambria Math" w:hAnsi="Cambria Math"/>
                          <w:i/>
                        </w:rPr>
                      </w:ins>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ins w:id="2592" w:author="Bertsch Christian (CR/AEE3)" w:date="2019-10-03T16:45:00Z">
                    <w:rPr>
                      <w:rFonts w:ascii="Cambria Math" w:eastAsia="Cambria Math" w:hAnsi="Cambria Math" w:cs="Cambria Math"/>
                      <w:b/>
                    </w:rPr>
                  </w:ins>
                </m:ctrlPr>
              </m:e>
            </m:mr>
            <m:mr>
              <m:e>
                <m:r>
                  <m:rPr>
                    <m:nor/>
                  </m:rPr>
                  <w:rPr>
                    <w:rFonts w:ascii="Cambria Math" w:eastAsia="Cambria Math" w:hAnsi="Cambria Math" w:cs="Cambria Math"/>
                    <w:b/>
                  </w:rPr>
                  <m:t xml:space="preserve">    end loop</m:t>
                </m:r>
                <m:ctrlPr>
                  <w:ins w:id="2593" w:author="Bertsch Christian (CR/AEE3)" w:date="2019-10-03T16:45:00Z">
                    <w:rPr>
                      <w:rFonts w:ascii="Cambria Math" w:eastAsia="Cambria Math" w:hAnsi="Cambria Math" w:cs="Cambria Math"/>
                      <w:i/>
                    </w:rPr>
                  </w:ins>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BodyText"/>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ins w:id="2594" w:author="Bertsch Christian (CR/AEE3)" w:date="2019-10-03T16:45:00Z">
                <w:rPr>
                  <w:rFonts w:ascii="Cambria Math" w:hAnsi="Cambria Math"/>
                  <w:i/>
                </w:rPr>
              </w:ins>
            </m:ctrlPr>
          </m:sSubPr>
          <m:e>
            <m:sPre>
              <m:sPrePr>
                <m:ctrlPr>
                  <w:ins w:id="2595" w:author="Bertsch Christian (CR/AEE3)" w:date="2019-10-03T16:45:00Z">
                    <w:rPr>
                      <w:rFonts w:ascii="Cambria Math" w:hAnsi="Cambria Math"/>
                      <w:i/>
                    </w:rPr>
                  </w:ins>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ins w:id="2596" w:author="Bertsch Christian (CR/AEE3)" w:date="2019-10-03T16:45:00Z">
                <w:rPr>
                  <w:rFonts w:ascii="Cambria Math" w:eastAsia="Cambria Math" w:hAnsi="Cambria Math" w:cs="Cambria Math"/>
                  <w:b/>
                  <w:i/>
                </w:rPr>
              </w:ins>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ins w:id="2597" w:author="Bertsch Christian (CR/AEE3)" w:date="2019-10-03T16:45:00Z">
                <w:rPr>
                  <w:rFonts w:ascii="Cambria Math" w:eastAsia="Cambria Math" w:hAnsi="Cambria Math" w:cs="Cambria Math"/>
                  <w:i/>
                </w:rPr>
              </w:ins>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ins w:id="2598" w:author="Bertsch Christian (CR/AEE3)" w:date="2019-10-03T16:45:00Z">
                <w:rPr>
                  <w:rFonts w:ascii="Cambria Math" w:hAnsi="Cambria Math"/>
                  <w:i/>
                </w:rPr>
              </w:ins>
            </m:ctrlPr>
          </m:sSubPr>
          <m:e>
            <m:sPre>
              <m:sPrePr>
                <m:ctrlPr>
                  <w:ins w:id="2599" w:author="Bertsch Christian (CR/AEE3)" w:date="2019-10-03T16:45:00Z">
                    <w:rPr>
                      <w:rFonts w:ascii="Cambria Math" w:hAnsi="Cambria Math"/>
                      <w:i/>
                    </w:rPr>
                  </w:ins>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the Integer part of the time is incremented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BodyText"/>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Synchrone</w:t>
      </w:r>
      <w:r w:rsidR="009D01D5">
        <w:rPr>
          <w:i/>
        </w:rPr>
        <w:t xml:space="preserve"> (Pouzet 2006)</w:t>
      </w:r>
      <w:r w:rsidR="003E2D9B">
        <w:rPr>
          <w:i/>
        </w:rPr>
        <w:t xml:space="preserve"> or Modelica 3.3 (Modelica 2012)</w:t>
      </w:r>
      <w:r w:rsidRPr="004E3553">
        <w:rPr>
          <w:i/>
        </w:rPr>
        <w:t>, is called periodically</w:t>
      </w:r>
      <w:ins w:id="2600" w:author="Bertsch Christian (CR/AEE3)" w:date="2019-09-06T11:23:00Z">
        <w:r w:rsidR="00D37C61">
          <w:rPr>
            <w:i/>
          </w:rPr>
          <w:t>,</w:t>
        </w:r>
      </w:ins>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ins w:id="2601" w:author="Bertsch Christian (CR/AEE3)" w:date="2019-10-03T16:45:00Z">
                <w:rPr>
                  <w:rFonts w:ascii="Cambria Math" w:hAnsi="Cambria Math"/>
                  <w:i/>
                </w:rPr>
              </w:ins>
            </m:ctrlPr>
          </m:sSubPr>
          <m:e>
            <m:sPre>
              <m:sPrePr>
                <m:ctrlPr>
                  <w:ins w:id="2602" w:author="Bertsch Christian (CR/AEE3)" w:date="2019-10-03T16:45:00Z">
                    <w:rPr>
                      <w:rFonts w:ascii="Cambria Math" w:hAnsi="Cambria Math"/>
                      <w:i/>
                    </w:rPr>
                  </w:ins>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ins w:id="2603" w:author="Bertsch Christian (CR/AEE3)" w:date="2019-10-03T16:45:00Z">
                <w:rPr>
                  <w:rFonts w:ascii="Cambria Math" w:eastAsia="Cambria Math" w:hAnsi="Cambria Math" w:cs="Cambria Math"/>
                  <w:i/>
                </w:rPr>
              </w:ins>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BodyText"/>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as long as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ScalarVariable </w:t>
      </w:r>
      <w:r w:rsidR="004E3553" w:rsidRPr="004E3553">
        <w:rPr>
          <w:i/>
          <w:lang w:eastAsia="de-DE"/>
        </w:rPr>
        <w:t>definition</w:t>
      </w:r>
      <w:r w:rsidRPr="004E3553">
        <w:rPr>
          <w:i/>
          <w:lang w:eastAsia="de-DE"/>
        </w:rPr>
        <w:t xml:space="preserve"> of the corresponding input with flag </w:t>
      </w:r>
      <w:r w:rsidRPr="004E3553">
        <w:rPr>
          <w:rStyle w:val="CODE"/>
          <w:i/>
        </w:rPr>
        <w:t>canHandleMultipleSetPerTimeInstant=false</w:t>
      </w:r>
      <w:r w:rsidR="00A875FB">
        <w:rPr>
          <w:i/>
          <w:lang w:eastAsia="de-DE"/>
        </w:rPr>
        <w:t xml:space="preserve"> (so an input with this flag is not allowed to be called in an algebraic loop).</w:t>
      </w:r>
    </w:p>
    <w:p w14:paraId="2BA2A076" w14:textId="77777777" w:rsidR="004D5F57" w:rsidRDefault="000F189A" w:rsidP="004D5F57">
      <w:pPr>
        <w:pStyle w:val="BodyText"/>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BodyText"/>
        <w:tabs>
          <w:tab w:val="left" w:pos="335"/>
        </w:tabs>
        <w:spacing w:before="0"/>
        <w:rPr>
          <w:i/>
        </w:rPr>
      </w:pPr>
      <w:r w:rsidRPr="00856C78">
        <w:rPr>
          <w:i/>
        </w:rPr>
        <w:t>In the above table</w:t>
      </w:r>
      <w:ins w:id="2604" w:author="Bertsch Christian (CR/AEE3)" w:date="2019-09-06T11:23:00Z">
        <w:r w:rsidR="00705FCD">
          <w:rPr>
            <w:i/>
          </w:rPr>
          <w:t>,</w:t>
        </w:r>
      </w:ins>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BodyText"/>
        <w:tabs>
          <w:tab w:val="left" w:pos="335"/>
        </w:tabs>
        <w:rPr>
          <w:i/>
        </w:rPr>
      </w:pPr>
      <w:r w:rsidRPr="00856C78">
        <w:rPr>
          <w:i/>
        </w:rPr>
        <w:t>An equation of the form</w:t>
      </w:r>
    </w:p>
    <w:p w14:paraId="4DDEE657" w14:textId="77777777" w:rsidR="00F8568B" w:rsidRDefault="00F8568B" w:rsidP="00F8568B">
      <w:pPr>
        <w:pStyle w:val="BodyText"/>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-1;</w:t>
      </w:r>
    </w:p>
    <w:p w14:paraId="7B378838" w14:textId="77777777" w:rsidR="002D18EB" w:rsidRDefault="00E722AD" w:rsidP="00F8568B">
      <w:pPr>
        <w:pStyle w:val="BodyText"/>
        <w:tabs>
          <w:tab w:val="left" w:pos="335"/>
        </w:tabs>
        <w:rPr>
          <w:i/>
        </w:rPr>
      </w:pPr>
      <w:r>
        <w:rPr>
          <w:i/>
        </w:rPr>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BodyText"/>
        <w:tabs>
          <w:tab w:val="left" w:pos="335"/>
        </w:tabs>
        <w:ind w:left="335"/>
        <w:rPr>
          <w:i/>
        </w:rPr>
      </w:pPr>
      <w:r w:rsidRPr="00E722AD">
        <w:t>z1 := x1 – x2;</w:t>
      </w:r>
      <w:r w:rsidRPr="00E722AD">
        <w:br/>
        <w:t>z</w:t>
      </w:r>
      <w:r w:rsidR="00FC22E6">
        <w:t>2</w:t>
      </w:r>
      <w:r w:rsidRPr="00E722AD">
        <w:t xml:space="preserve"> := x3 – x1;</w:t>
      </w:r>
      <w:r>
        <w:br/>
      </w:r>
      <w:r w:rsidRPr="000458CF">
        <w:rPr>
          <w:b/>
        </w:rPr>
        <w:t>if</w:t>
      </w:r>
      <w:r w:rsidRPr="000458CF">
        <w:t xml:space="preserve"> InitializationMode </w:t>
      </w:r>
      <w:r w:rsidRPr="000458CF">
        <w:rPr>
          <w:b/>
        </w:rPr>
        <w:t>or</w:t>
      </w:r>
      <w:r>
        <w:t xml:space="preserve"> EventMode</w:t>
      </w:r>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BodyText"/>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BodyText"/>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-1;</w:t>
      </w:r>
    </w:p>
    <w:p w14:paraId="5A095EB9" w14:textId="77777777" w:rsidR="00F8568B" w:rsidRPr="00856C78" w:rsidRDefault="00F8568B" w:rsidP="00F8568B">
      <w:pPr>
        <w:pStyle w:val="BodyText"/>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BodyText"/>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BodyText"/>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ins w:id="2605" w:author="Bertsch Christian (CR/AEE3)" w:date="2019-09-06T11:23:00Z">
        <w:r w:rsidR="00566C11">
          <w:rPr>
            <w:i/>
          </w:rPr>
          <w:t>,</w:t>
        </w:r>
      </w:ins>
      <w:r>
        <w:rPr>
          <w:i/>
        </w:rPr>
        <w:t xml:space="preserve"> and the environment must call </w:t>
      </w:r>
      <w:r w:rsidR="00140C25">
        <w:rPr>
          <w:i/>
        </w:rPr>
        <w:t>fmi2</w:t>
      </w:r>
      <w:r>
        <w:rPr>
          <w:i/>
        </w:rPr>
        <w:t>EnterEventMode.</w:t>
      </w:r>
    </w:p>
    <w:p w14:paraId="3FE88832" w14:textId="77777777" w:rsidR="00FC22E6" w:rsidRDefault="00FC22E6" w:rsidP="00F8568B">
      <w:pPr>
        <w:pStyle w:val="BodyText"/>
        <w:tabs>
          <w:tab w:val="left" w:pos="335"/>
        </w:tabs>
        <w:rPr>
          <w:i/>
        </w:rPr>
      </w:pPr>
      <w:r>
        <w:rPr>
          <w:i/>
        </w:rPr>
        <w:t>An actual implementation will pack the code in an impure function, say Greater(.</w:t>
      </w:r>
      <w:del w:id="2606" w:author="Bertsch Christian (CR/AEE3)" w:date="2019-09-24T14:55:00Z">
        <w:r w:rsidDel="00614FA9">
          <w:rPr>
            <w:i/>
          </w:rPr>
          <w:delText>.</w:delText>
        </w:r>
      </w:del>
      <w:r>
        <w:rPr>
          <w:i/>
        </w:rPr>
        <w:t>.), resulting in:</w:t>
      </w:r>
    </w:p>
    <w:p w14:paraId="56BDAFF8" w14:textId="77777777" w:rsidR="00FC22E6" w:rsidRDefault="00FC22E6" w:rsidP="00FC22E6">
      <w:pPr>
        <w:pStyle w:val="BodyText"/>
        <w:tabs>
          <w:tab w:val="left" w:pos="335"/>
        </w:tabs>
        <w:ind w:left="335"/>
      </w:pPr>
      <w:r w:rsidRPr="00856C78">
        <w:rPr>
          <w:i/>
        </w:rPr>
        <w:t>y</w:t>
      </w:r>
      <w:r>
        <w:t xml:space="preserve"> = </w:t>
      </w:r>
      <w:r w:rsidRPr="00856C78">
        <w:rPr>
          <w:b/>
        </w:rPr>
        <w:t>if</w:t>
      </w:r>
      <w:r>
        <w:t xml:space="preserve"> Greater(</w:t>
      </w:r>
      <w:r w:rsidRPr="00856C78">
        <w:rPr>
          <w:i/>
        </w:rPr>
        <w:t>x</w:t>
      </w:r>
      <w:r>
        <w:rPr>
          <w:i/>
        </w:rPr>
        <w:t>1-x2,</w:t>
      </w:r>
      <w:del w:id="2607" w:author="Bertsch Christian (CR/AEE3)" w:date="2019-09-24T14:55:00Z">
        <w:r w:rsidDel="00614FA9">
          <w:rPr>
            <w:i/>
          </w:rPr>
          <w:delText>.</w:delText>
        </w:r>
      </w:del>
      <w:r>
        <w:rPr>
          <w:i/>
        </w:rPr>
        <w:t>..)</w:t>
      </w:r>
      <w:r>
        <w:t xml:space="preserve"> </w:t>
      </w:r>
      <w:r w:rsidRPr="00BE5570">
        <w:rPr>
          <w:b/>
        </w:rPr>
        <w:t>or</w:t>
      </w:r>
      <w:r>
        <w:t xml:space="preserve"> Greater(x3-x1,.</w:t>
      </w:r>
      <w:del w:id="2608" w:author="Bertsch Christian (CR/AEE3)" w:date="2019-09-24T14:55:00Z">
        <w:r w:rsidDel="00614FA9">
          <w:delText>.</w:delText>
        </w:r>
      </w:del>
      <w:r>
        <w:t xml:space="preserve">.) </w:t>
      </w:r>
      <w:r w:rsidRPr="00856C78">
        <w:rPr>
          <w:b/>
        </w:rPr>
        <w:t>then</w:t>
      </w:r>
      <w:r>
        <w:t xml:space="preserve"> +1 </w:t>
      </w:r>
      <w:r w:rsidRPr="00856C78">
        <w:rPr>
          <w:b/>
        </w:rPr>
        <w:t>else</w:t>
      </w:r>
      <w:r>
        <w:t xml:space="preserve"> -1;</w:t>
      </w:r>
    </w:p>
    <w:p w14:paraId="461493B6" w14:textId="7924DED9" w:rsidR="00FC22E6" w:rsidRDefault="00FC22E6" w:rsidP="00F8568B">
      <w:pPr>
        <w:pStyle w:val="BodyText"/>
        <w:tabs>
          <w:tab w:val="left" w:pos="335"/>
        </w:tabs>
        <w:rPr>
          <w:i/>
        </w:rPr>
      </w:pPr>
      <w:r>
        <w:rPr>
          <w:i/>
        </w:rPr>
        <w:t xml:space="preserve">Furthermore, a hysteresis </w:t>
      </w:r>
      <w:r w:rsidR="00A875FB">
        <w:rPr>
          <w:i/>
        </w:rPr>
        <w:t>should</w:t>
      </w:r>
      <w:r>
        <w:rPr>
          <w:i/>
        </w:rPr>
        <w:t xml:space="preserve"> be added for the event indicators.</w:t>
      </w:r>
      <w:del w:id="2609" w:author="Bertsch Christian (CR/AEE3)" w:date="2019-09-06T11:23:00Z">
        <w:r>
          <w:rPr>
            <w:i/>
          </w:rPr>
          <w:delText xml:space="preserve"> For more details see the companion document </w:delText>
        </w:r>
        <w:r w:rsidRPr="00FC22E6">
          <w:rPr>
            <w:i/>
          </w:rPr>
          <w:delText>FunctionalMockupInterface-ImplementationHints.docx</w:delText>
        </w:r>
        <w:r>
          <w:rPr>
            <w:i/>
          </w:rPr>
          <w:delText>.</w:delText>
        </w:r>
      </w:del>
    </w:p>
    <w:p w14:paraId="1E73860F" w14:textId="77777777" w:rsidR="007425E8" w:rsidRDefault="004D5F57" w:rsidP="004D5F57">
      <w:pPr>
        <w:pStyle w:val="BodyText"/>
        <w:tabs>
          <w:tab w:val="left" w:pos="335"/>
        </w:tabs>
        <w:spacing w:before="240"/>
        <w:rPr>
          <w:i/>
        </w:rPr>
      </w:pPr>
      <w:r>
        <w:rPr>
          <w:i/>
        </w:rPr>
        <w:t xml:space="preserve">Remark </w:t>
      </w:r>
      <w:r w:rsidR="000F189A">
        <w:rPr>
          <w:i/>
        </w:rPr>
        <w:t>4 – Pure Discrete-Time FMUs</w:t>
      </w:r>
      <w:r>
        <w:rPr>
          <w:i/>
        </w:rPr>
        <w:t>:</w:t>
      </w:r>
    </w:p>
    <w:p w14:paraId="50EAB83A" w14:textId="1686208C" w:rsidR="00F8568B" w:rsidRPr="00815F35" w:rsidRDefault="00F8568B" w:rsidP="004D5F57">
      <w:pPr>
        <w:pStyle w:val="BodyText"/>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del w:id="2610" w:author="Bertsch Christian (CR/AEE3)" w:date="2019-09-06T11:23:00Z">
        <w:r w:rsidRPr="00815F35">
          <w:rPr>
            <w:i/>
          </w:rPr>
          <w:delText xml:space="preserve">to </w:delText>
        </w:r>
      </w:del>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329B5C20" w14:textId="77777777" w:rsidR="00F8568B" w:rsidRDefault="00F8568B" w:rsidP="00F8568B">
      <w:pPr>
        <w:pStyle w:val="BodyText"/>
        <w:tabs>
          <w:tab w:val="left" w:pos="335"/>
        </w:tabs>
        <w:rPr>
          <w:del w:id="2611" w:author="Bertsch Christian (CR/AEE3)" w:date="2019-09-06T11:23:00Z"/>
        </w:rPr>
      </w:pPr>
      <w:del w:id="2612" w:author="Bertsch Christian (CR/AEE3)" w:date="2019-09-06T11:23:00Z">
        <w:r>
          <w:delText>]</w:delText>
        </w:r>
      </w:del>
    </w:p>
    <w:p w14:paraId="57AA6D8C" w14:textId="351BCF4F" w:rsidR="00F8568B" w:rsidRDefault="00E97DF8" w:rsidP="00F8568B">
      <w:pPr>
        <w:pStyle w:val="BodyText"/>
        <w:tabs>
          <w:tab w:val="left" w:pos="335"/>
        </w:tabs>
        <w:rPr>
          <w:ins w:id="2613" w:author="Bertsch Christian (CR/AEE3)" w:date="2019-09-06T11:23:00Z"/>
        </w:rPr>
      </w:pPr>
      <w:ins w:id="2614" w:author="Bertsch Christian (CR/AEE3)" w:date="2019-09-06T11:23:00Z">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it has to enter continuousTimeMode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FMU but this was not clearly defined in 2.0 so this clarification is needed for 2.0.1</w:t>
        </w:r>
        <w:r w:rsidR="00F8568B">
          <w:t>]</w:t>
        </w:r>
      </w:ins>
    </w:p>
    <w:p w14:paraId="403983F4" w14:textId="20249897" w:rsidR="00990EFE" w:rsidRDefault="00990EFE" w:rsidP="00990EFE">
      <w:pPr>
        <w:pStyle w:val="BodyText"/>
      </w:pPr>
      <w:r w:rsidRPr="0098259C">
        <w:t xml:space="preserve">An FMU is initialized </w:t>
      </w:r>
      <w:r w:rsidR="00B9765A">
        <w:t xml:space="preserve">in Initialization Mode </w:t>
      </w:r>
      <w:r w:rsidRPr="0098259C">
        <w:t>with</w:t>
      </w:r>
      <w:r w:rsidR="00B9765A">
        <w:t xml:space="preserve"> </w:t>
      </w:r>
      <m:oMath>
        <m:sSub>
          <m:sSubPr>
            <m:ctrlPr>
              <w:ins w:id="2615" w:author="Bertsch Christian (CR/AEE3)" w:date="2019-10-03T16:45:00Z">
                <w:rPr>
                  <w:rFonts w:ascii="Cambria Math" w:hAnsi="Cambria Math"/>
                  <w:i/>
                </w:rPr>
              </w:ins>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del w:id="2616" w:author="Bertsch Christian (CR/AEE3)" w:date="2019-09-06T11:23:00Z">
        <w:r w:rsidR="00BB031E">
          <w:rPr>
            <w:rStyle w:val="CODE"/>
            <w:rFonts w:cs="Courier New"/>
          </w:rPr>
          <w:delText>″</w:delText>
        </w:r>
        <w:r w:rsidR="00BB031E">
          <w:delText>)</w:delText>
        </w:r>
      </w:del>
      <w:ins w:id="2617" w:author="Bertsch Christian (CR/AEE3)" w:date="2019-09-06T11:23:00Z">
        <w:r w:rsidR="00BB031E">
          <w:rPr>
            <w:rStyle w:val="CODE"/>
            <w:rFonts w:cs="Courier New"/>
          </w:rPr>
          <w:t>″</w:t>
        </w:r>
        <w:r w:rsidR="00BB031E">
          <w:t>)</w:t>
        </w:r>
        <w:r w:rsidR="00E852C3">
          <w:t>,</w:t>
        </w:r>
      </w:ins>
      <w:r w:rsidR="00A1480E">
        <w:t xml:space="preserve"> and of all variables that have a start value with (</w:t>
      </w:r>
      <w:del w:id="2618" w:author="Bertsch Christian (CR/AEE3)" w:date="2019-09-06T11:23:00Z">
        <w:r w:rsidR="00A1480E">
          <w:delText>explicitely</w:delText>
        </w:r>
      </w:del>
      <w:ins w:id="2619" w:author="Bertsch Christian (CR/AEE3)" w:date="2019-09-06T11:23:00Z">
        <w:r w:rsidR="00BA3113">
          <w:t>explicitly</w:t>
        </w:r>
      </w:ins>
      <w:r w:rsidR="00BA3113">
        <w:t xml:space="preserve"> </w:t>
      </w:r>
      <w:r w:rsidR="00A1480E">
        <w:t>or</w:t>
      </w:r>
      <w:r w:rsidR="00BA3113">
        <w:t xml:space="preserve"> </w:t>
      </w:r>
      <w:del w:id="2620" w:author="Bertsch Christian (CR/AEE3)" w:date="2019-09-06T11:23:00Z">
        <w:r w:rsidR="00A1480E">
          <w:delText>implicitely</w:delText>
        </w:r>
      </w:del>
      <w:ins w:id="2621" w:author="Bertsch Christian (CR/AEE3)" w:date="2019-09-06T11:23:00Z">
        <w:r w:rsidR="00BA3113">
          <w:t>implicitly</w:t>
        </w:r>
      </w:ins>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are collected together in variabl</w:t>
      </w:r>
      <w:r w:rsidR="00B9765A" w:rsidRPr="00A1480E">
        <w:t xml:space="preserve">e </w:t>
      </w:r>
      <m:oMath>
        <m:sSub>
          <m:sSubPr>
            <m:ctrlPr>
              <w:ins w:id="2622" w:author="Bertsch Christian (CR/AEE3)" w:date="2019-10-03T16:45:00Z">
                <w:rPr>
                  <w:rFonts w:ascii="Cambria Math" w:hAnsi="Cambria Math"/>
                  <w:i/>
                </w:rPr>
              </w:ins>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ins w:id="2623" w:author="Bertsch Christian (CR/AEE3)" w:date="2019-09-06T11:23:00Z">
        <w:r w:rsidR="00BA3113">
          <w:t>,</w:t>
        </w:r>
      </w:ins>
      <w:r w:rsidRPr="0098259C">
        <w:t xml:space="preserve"> initialization might be defined by </w:t>
      </w:r>
      <w:r w:rsidR="00B9765A">
        <w:t xml:space="preserve">providing initial start values for </w:t>
      </w:r>
      <w:r w:rsidRPr="0098259C">
        <w:t xml:space="preserve">the states, </w:t>
      </w:r>
      <m:oMath>
        <m:sSub>
          <m:sSubPr>
            <m:ctrlPr>
              <w:ins w:id="2624" w:author="Bertsch Christian (CR/AEE3)" w:date="2019-10-03T16:45:00Z">
                <w:rPr>
                  <w:rFonts w:ascii="Cambria Math" w:hAnsi="Cambria Math"/>
                  <w:i/>
                </w:rPr>
              </w:ins>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ins w:id="2625" w:author="Bertsch Christian (CR/AEE3)" w:date="2019-10-03T16:45:00Z">
                <w:rPr>
                  <w:rFonts w:ascii="Cambria Math" w:hAnsi="Cambria Math"/>
                  <w:i/>
                </w:rPr>
              </w:ins>
            </m:ctrlPr>
          </m:sSubPr>
          <m:e>
            <m:acc>
              <m:accPr>
                <m:chr m:val="̇"/>
                <m:ctrlPr>
                  <w:ins w:id="2626" w:author="Bertsch Christian (CR/AEE3)" w:date="2019-10-03T16:45:00Z">
                    <w:rPr>
                      <w:rFonts w:ascii="Cambria Math" w:hAnsi="Cambria Math"/>
                      <w:b/>
                    </w:rPr>
                  </w:ins>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ins w:id="2627" w:author="Bertsch Christian (CR/AEE3)" w:date="2019-09-06T11:23:00Z">
        <w:r w:rsidR="00BA3113">
          <w:t>,</w:t>
        </w:r>
      </w:ins>
      <w:r w:rsidRPr="0098259C">
        <w:t xml:space="preserve"> and it is</w:t>
      </w:r>
      <w:r w:rsidR="00B9765A">
        <w:t xml:space="preserve"> required that an FMU solves a well-defined initialization problem inside the FMU in Initialization Mode.</w:t>
      </w:r>
    </w:p>
    <w:p w14:paraId="7987F749" w14:textId="629EB968" w:rsidR="00A1480E" w:rsidRPr="0098259C" w:rsidRDefault="00A1480E" w:rsidP="006F760E">
      <w:pPr>
        <w:pStyle w:val="BodyTextIndent"/>
      </w:pPr>
      <w:r>
        <w:t xml:space="preserve">After calling </w:t>
      </w:r>
      <w:r w:rsidR="00140C25">
        <w:rPr>
          <w:rStyle w:val="CODE"/>
        </w:rPr>
        <w:t>fmi2</w:t>
      </w:r>
      <w:r w:rsidR="004100A9">
        <w:rPr>
          <w:rStyle w:val="CODE"/>
        </w:rPr>
        <w:t>ExitInitializationMode</w:t>
      </w:r>
      <w:ins w:id="2628" w:author="Bertsch Christian (CR/AEE3)" w:date="2019-09-06T11:23:00Z">
        <w:r w:rsidR="00BA3113">
          <w:rPr>
            <w:rStyle w:val="CODE"/>
            <w:rFonts w:ascii="Arial" w:hAnsi="Arial" w:cs="Arial"/>
          </w:rPr>
          <w:t>,</w:t>
        </w:r>
      </w:ins>
      <w:r>
        <w:t xml:space="preserve"> the FMU is </w:t>
      </w:r>
      <w:del w:id="2629" w:author="Bertsch Christian (CR/AEE3)" w:date="2019-09-06T11:23:00Z">
        <w:r>
          <w:delText>implicitely</w:delText>
        </w:r>
      </w:del>
      <w:ins w:id="2630" w:author="Bertsch Christian (CR/AEE3)" w:date="2019-09-06T11:23:00Z">
        <w:r w:rsidR="00BA3113">
          <w:t>implicitly</w:t>
        </w:r>
      </w:ins>
      <w:r w:rsidR="00BA3113">
        <w:t xml:space="preserve"> </w:t>
      </w:r>
      <w:r>
        <w:t>in Event Mode</w:t>
      </w:r>
      <w:ins w:id="2631" w:author="Bertsch Christian (CR/AEE3)" w:date="2019-09-06T11:23:00Z">
        <w:r w:rsidR="00BA3113">
          <w:t>,</w:t>
        </w:r>
      </w:ins>
      <w:r>
        <w:t xml:space="preserve"> and </w:t>
      </w:r>
      <w:r w:rsidR="00B0359C">
        <w:t xml:space="preserve">all discrete-time and continuous-time variables at the initial time instant </w:t>
      </w:r>
      <m:oMath>
        <m:r>
          <w:rPr>
            <w:rFonts w:ascii="Cambria Math" w:hAnsi="Cambria Math"/>
          </w:rPr>
          <m:t>(</m:t>
        </m:r>
        <m:sSub>
          <m:sSubPr>
            <m:ctrlPr>
              <w:ins w:id="2632" w:author="Bertsch Christian (CR/AEE3)" w:date="2019-10-03T16:45:00Z">
                <w:rPr>
                  <w:rFonts w:ascii="Cambria Math" w:hAnsi="Cambria Math"/>
                  <w:i/>
                </w:rPr>
              </w:ins>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del w:id="2633" w:author="Bertsch Christian (CR/AEE3)" w:date="2019-09-06T11:23:00Z">
        <w:r w:rsidR="00B0359C">
          <w:delText xml:space="preserve">, if needed also iteratively due to </w:delText>
        </w:r>
      </w:del>
      <w:ins w:id="2634" w:author="Bertsch Christian (CR/AEE3)" w:date="2019-09-06T11:23:00Z">
        <w:r w:rsidR="009D7E9E">
          <w:t>.</w:t>
        </w:r>
        <w:r w:rsidR="00B0359C">
          <w:t xml:space="preserve"> </w:t>
        </w:r>
        <w:r w:rsidR="009D7E9E">
          <w:t>I</w:t>
        </w:r>
        <w:r w:rsidR="00B0359C">
          <w:t xml:space="preserve">f </w:t>
        </w:r>
        <w:r w:rsidR="004B6DAD">
          <w:t>these variables are present in</w:t>
        </w:r>
        <w:r w:rsidR="00B0359C">
          <w:t xml:space="preserve"> </w:t>
        </w:r>
      </w:ins>
      <w:r w:rsidR="00B0359C">
        <w:t>an algebraic loop</w:t>
      </w:r>
      <w:ins w:id="2635" w:author="Bertsch Christian (CR/AEE3)" w:date="2019-09-06T11:23:00Z">
        <w:r w:rsidR="004B6DAD">
          <w:t>, iteration can be used to compute them</w:t>
        </w:r>
      </w:ins>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BodyTextIndent"/>
      </w:pPr>
      <w:r w:rsidRPr="0098259C">
        <w:t xml:space="preserve">After </w:t>
      </w:r>
      <w:r w:rsidR="00B9765A">
        <w:t>switch</w:t>
      </w:r>
      <w:r w:rsidR="00E03BAF">
        <w:t>ing</w:t>
      </w:r>
      <w:r w:rsidR="00B9765A">
        <w:t xml:space="preserve"> to Continuous-Time Mode</w:t>
      </w:r>
      <w:r w:rsidR="00E03BAF">
        <w:t>, the</w:t>
      </w:r>
      <w:r w:rsidR="00B9765A">
        <w:t xml:space="preserve"> </w:t>
      </w:r>
      <w:r w:rsidRPr="0098259C">
        <w:t>integration is started. Basically, in this phase the derivatives of the continuous states are computed. If FMUs and/or submodels are connected together, then the inputs of these models are the outputs of other models</w:t>
      </w:r>
      <w:ins w:id="2636" w:author="Bertsch Christian (CR/AEE3)" w:date="2019-09-06T11:23:00Z">
        <w:r w:rsidR="00F40EA7">
          <w:t>,</w:t>
        </w:r>
      </w:ins>
      <w:r w:rsidRPr="0098259C">
        <w:t xml:space="preserve"> and therefore</w:t>
      </w:r>
      <w:ins w:id="2637" w:author="Bertsch Christian (CR/AEE3)" w:date="2019-09-06T11:23:00Z">
        <w:r w:rsidR="00F40EA7">
          <w:t>,</w:t>
        </w:r>
      </w:ins>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7E3BAB10" w:rsidR="00990EFE" w:rsidRPr="0098259C" w:rsidRDefault="00990EFE" w:rsidP="00990EFE">
      <w:pPr>
        <w:pStyle w:val="BodyTextIndent"/>
      </w:pPr>
      <w:r w:rsidRPr="0098259C">
        <w:t>Continuous integration is stopped at an event instant. An event instant is determined by a time, state</w:t>
      </w:r>
      <w:del w:id="2638" w:author="Bertsch Christian (CR/AEE3)" w:date="2019-09-06T11:23:00Z">
        <w:r w:rsidRPr="0098259C">
          <w:delText>,</w:delText>
        </w:r>
      </w:del>
      <w:r w:rsidRPr="0098259C">
        <w:t xml:space="preserve"> or step event</w:t>
      </w:r>
      <w:r w:rsidR="00F96EA4">
        <w:t>, or by an external event triggered by the environment</w:t>
      </w:r>
      <w:r w:rsidRPr="0098259C">
        <w:t xml:space="preserve">. In order to determine a state event, </w:t>
      </w:r>
      <w:r w:rsidR="00F96EA4">
        <w:t xml:space="preserve">the event indicators </w:t>
      </w:r>
      <w:r w:rsidR="00F96EA4" w:rsidRPr="00044F2D">
        <w:rPr>
          <w:b/>
        </w:rPr>
        <w:t>z</w:t>
      </w:r>
      <w:r w:rsidR="00F96EA4">
        <w:t xml:space="preserve"> </w:t>
      </w:r>
      <w:r w:rsidRPr="0098259C">
        <w:t>ha</w:t>
      </w:r>
      <w:r w:rsidR="00F96EA4">
        <w:t>ve</w:t>
      </w:r>
      <w:r w:rsidRPr="0098259C">
        <w:t xml:space="preserve"> to be </w:t>
      </w:r>
      <w:r w:rsidR="00F96EA4">
        <w:t>inquired</w:t>
      </w:r>
      <w:r w:rsidRPr="0098259C">
        <w:t xml:space="preserve"> at every completed integrator step. Once the event indicators signal a change of their domain, an iteration over time is performed between the previous and the actual completed integrator step, in order to determine the time instant of the domain change up to a certain precision.</w:t>
      </w:r>
    </w:p>
    <w:p w14:paraId="32D97F3E" w14:textId="747AC34F" w:rsidR="00990EFE" w:rsidRPr="0098259C" w:rsidRDefault="00990EFE" w:rsidP="00990EFE">
      <w:pPr>
        <w:pStyle w:val="BodyTextIndent"/>
      </w:pPr>
      <w:r w:rsidRPr="0098259C">
        <w:t xml:space="preserve">After an event is triggered, </w:t>
      </w:r>
      <w:r w:rsidR="00F96EA4">
        <w:t>the FMU needs to be switched to Event Mode</w:t>
      </w:r>
      <w:r w:rsidRPr="0098259C">
        <w:t xml:space="preserve">. </w:t>
      </w:r>
      <w:r w:rsidR="000A71BB">
        <w:t>In this mode</w:t>
      </w:r>
      <w:ins w:id="2639" w:author="Bertsch Christian (CR/AEE3)" w:date="2019-09-06T11:23:00Z">
        <w:r w:rsidR="00F32111">
          <w:t>,</w:t>
        </w:r>
      </w:ins>
      <w:r w:rsidR="000A71BB">
        <w:t xml:space="preserve"> systems of equations over connected FMUs </w:t>
      </w:r>
      <w:r w:rsidR="002A451A">
        <w:t xml:space="preserve">might be solved </w:t>
      </w:r>
      <w:r w:rsidR="000A71BB">
        <w:t xml:space="preserve">(similarily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ins w:id="2640" w:author="Bertsch Christian (CR/AEE3)" w:date="2019-10-03T16:45:00Z">
                <w:rPr>
                  <w:rFonts w:ascii="Cambria Math" w:hAnsi="Cambria Math"/>
                  <w:i/>
                </w:rPr>
              </w:ins>
            </m:ctrlPr>
          </m:sSubPr>
          <m:e>
            <m:sPre>
              <m:sPrePr>
                <m:ctrlPr>
                  <w:ins w:id="2641" w:author="Bertsch Christian (CR/AEE3)" w:date="2019-10-03T16:45:00Z">
                    <w:rPr>
                      <w:rFonts w:ascii="Cambria Math" w:hAnsi="Cambria Math"/>
                      <w:i/>
                    </w:rPr>
                  </w:ins>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ins w:id="2642" w:author="Bertsch Christian (CR/AEE3)" w:date="2019-10-03T16:45:00Z">
                <w:rPr>
                  <w:rFonts w:ascii="Cambria Math" w:eastAsia="Cambria Math" w:hAnsi="Cambria Math" w:cs="Cambria Math"/>
                  <w:i/>
                </w:rPr>
              </w:ins>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del w:id="2643" w:author="Bertsch Christian (CR/AEE3)" w:date="2019-09-06T11:23:00Z">
        <w:r w:rsidR="003A60FD">
          <w:delText>e.g.</w:delText>
        </w:r>
      </w:del>
      <w:ins w:id="2644" w:author="Bertsch Christian (CR/AEE3)" w:date="2019-09-06T11:23:00Z">
        <w:r w:rsidR="00F32111">
          <w:t>for example,</w:t>
        </w:r>
      </w:ins>
      <w:r w:rsidR="003A60FD">
        <w:t xml:space="preserve"> because the FMU describes internally a state machine</w:t>
      </w:r>
      <w:del w:id="2645" w:author="Bertsch Christian (CR/AEE3)" w:date="2019-09-06T11:23:00Z">
        <w:r w:rsidR="003A60FD">
          <w:delText>,</w:delText>
        </w:r>
      </w:del>
      <w:r w:rsidR="003A60FD">
        <w:t xml:space="preserve"> and transitions are still able to fire, but new inputs shall be taken into account).</w:t>
      </w:r>
    </w:p>
    <w:p w14:paraId="5CF34A95" w14:textId="3D5BADBE" w:rsidR="00990EFE" w:rsidRPr="0098259C" w:rsidRDefault="00990EFE" w:rsidP="00990EFE">
      <w:pPr>
        <w:pStyle w:val="BodyTextIndent"/>
      </w:pPr>
      <w:r w:rsidRPr="0098259C">
        <w:t>The function calls in the table above describe precisely</w:t>
      </w:r>
      <w:del w:id="2646" w:author="Bertsch Christian (CR/AEE3)" w:date="2019-09-06T11:23:00Z">
        <w:r w:rsidRPr="0098259C">
          <w:delText>,</w:delText>
        </w:r>
      </w:del>
      <w:r w:rsidRPr="0098259C">
        <w:t xml:space="preserve">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ins w:id="2647" w:author="Bertsch Christian (CR/AEE3)" w:date="2019-09-06T11:23:00Z">
        <w:r w:rsidR="008A13FE">
          <w:t>,</w:t>
        </w:r>
      </w:ins>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0440B4">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w:t>
      </w:r>
      <w:del w:id="2648" w:author="Bertsch Christian (CR/AEE3)" w:date="2019-09-06T11:23:00Z">
        <w:r w:rsidRPr="0098259C">
          <w:rPr>
            <w:i/>
          </w:rPr>
          <w:delText>,</w:delText>
        </w:r>
      </w:del>
      <w:r w:rsidRPr="0098259C">
        <w:rPr>
          <w:i/>
        </w:rPr>
        <w:t xml:space="preserve">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Heading2"/>
      </w:pPr>
      <w:bookmarkStart w:id="2649" w:name="_Toc20839937"/>
      <w:r w:rsidRPr="0098259C">
        <w:t>FMI Application Programming Interface</w:t>
      </w:r>
      <w:bookmarkEnd w:id="2649"/>
    </w:p>
    <w:p w14:paraId="01BE0732" w14:textId="77777777" w:rsidR="00286E41" w:rsidRPr="0098259C" w:rsidRDefault="00286E41" w:rsidP="00286E41">
      <w:pPr>
        <w:pStyle w:val="BodyText"/>
        <w:spacing w:before="0"/>
      </w:pPr>
      <w:r w:rsidRPr="0098259C">
        <w:t>This section contains the interface description to evaluate different model parts from a C program.</w:t>
      </w:r>
    </w:p>
    <w:p w14:paraId="7226C122" w14:textId="77777777" w:rsidR="00990EFE" w:rsidRPr="0098259C" w:rsidRDefault="00990EFE" w:rsidP="00324B2A">
      <w:pPr>
        <w:pStyle w:val="Heading3"/>
      </w:pPr>
      <w:bookmarkStart w:id="2650" w:name="_Ref240459819"/>
      <w:bookmarkStart w:id="2651" w:name="_Toc240646369"/>
      <w:bookmarkStart w:id="2652" w:name="_Toc247884542"/>
      <w:bookmarkStart w:id="2653" w:name="_Ref289632501"/>
      <w:bookmarkStart w:id="2654" w:name="_Toc20839938"/>
      <w:r w:rsidRPr="0098259C">
        <w:t>Providing Independent Variables and Re-initialization of Caching</w:t>
      </w:r>
      <w:bookmarkEnd w:id="2650"/>
      <w:bookmarkEnd w:id="2651"/>
      <w:bookmarkEnd w:id="2652"/>
      <w:bookmarkEnd w:id="2653"/>
      <w:bookmarkEnd w:id="2654"/>
    </w:p>
    <w:p w14:paraId="53CC297E" w14:textId="37E7CF33" w:rsidR="00990EFE" w:rsidRPr="0098259C" w:rsidRDefault="00990EFE" w:rsidP="00990EFE">
      <w:pPr>
        <w:pStyle w:val="BodyText"/>
      </w:pPr>
      <w:r w:rsidRPr="0098259C">
        <w:t xml:space="preserve">Depending on the situation, different variables need to be computed. In order to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ins w:id="2655" w:author="Bertsch Christian (CR/AEE3)" w:date="2019-09-06T11:23:00Z">
        <w:r w:rsidR="00DD7F03">
          <w:t>,</w:t>
        </w:r>
      </w:ins>
      <w:r w:rsidRPr="0098259C">
        <w:t xml:space="preserve"> during the iteration of an integrator step, only the state derivatives need to be computed</w:t>
      </w:r>
      <w:del w:id="2656" w:author="Bertsch Christian (CR/AEE3)" w:date="2019-09-06T11:23:00Z">
        <w:r w:rsidRPr="0098259C">
          <w:delText>,</w:delText>
        </w:r>
      </w:del>
      <w:r w:rsidRPr="0098259C">
        <w:t xml:space="preserve"> provided the output of a model is not connected</w:t>
      </w:r>
      <w:del w:id="2657" w:author="Bertsch Christian (CR/AEE3)" w:date="2019-09-06T11:23:00Z">
        <w:r w:rsidRPr="0098259C">
          <w:delText>. It</w:delText>
        </w:r>
      </w:del>
      <w:ins w:id="2658" w:author="Bertsch Christian (CR/AEE3)" w:date="2019-09-06T11:23:00Z">
        <w:r w:rsidR="00DD7F03">
          <w:t>;</w:t>
        </w:r>
        <w:r w:rsidRPr="0098259C">
          <w:t xml:space="preserve"> </w:t>
        </w:r>
        <w:r w:rsidR="00DD7F03">
          <w:t>i</w:t>
        </w:r>
        <w:r w:rsidRPr="0098259C">
          <w:t>t</w:t>
        </w:r>
      </w:ins>
      <w:r w:rsidRPr="0098259C">
        <w:t xml:space="preserve"> might be that at the same time instant other variables are needed. </w:t>
      </w:r>
      <w:r w:rsidR="009F2AEB" w:rsidRPr="0098259C">
        <w:t>For example</w:t>
      </w:r>
      <w:ins w:id="2659" w:author="Bertsch Christian (CR/AEE3)" w:date="2019-09-06T11:23:00Z">
        <w:r w:rsidR="00DD7F03">
          <w:t>,</w:t>
        </w:r>
      </w:ins>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del w:id="2660" w:author="Bertsch Christian (CR/AEE3)" w:date="2019-09-06T11:23:00Z">
        <w:r w:rsidR="00132D52" w:rsidRPr="0098259C">
          <w:delText>For efficiency</w:delText>
        </w:r>
        <w:r w:rsidRPr="0098259C">
          <w:delText xml:space="preserve"> it is then important that in the call to compute the</w:delText>
        </w:r>
        <w:r w:rsidR="00782197" w:rsidRPr="0098259C">
          <w:delText xml:space="preserve"> event</w:delText>
        </w:r>
        <w:r w:rsidRPr="0098259C">
          <w:delText xml:space="preserve"> indicator functions,</w:delText>
        </w:r>
      </w:del>
      <w:ins w:id="2661" w:author="Bertsch Christian (CR/AEE3)" w:date="2019-09-06T11:23:00Z">
        <w:r w:rsidR="007E3B47">
          <w:t>If</w:t>
        </w:r>
      </w:ins>
      <w:r w:rsidR="007E3B47">
        <w:t xml:space="preserve"> the state derivatives </w:t>
      </w:r>
      <w:del w:id="2662" w:author="Bertsch Christian (CR/AEE3)" w:date="2019-09-06T11:23:00Z">
        <w:r w:rsidRPr="0098259C">
          <w:delText xml:space="preserve">are not newly computed, if they </w:delText>
        </w:r>
      </w:del>
      <w:r w:rsidR="007E3B47">
        <w:t xml:space="preserve">have </w:t>
      </w:r>
      <w:ins w:id="2663" w:author="Bertsch Christian (CR/AEE3)" w:date="2019-09-06T11:23:00Z">
        <w:r w:rsidR="007E3B47">
          <w:t xml:space="preserve">already </w:t>
        </w:r>
      </w:ins>
      <w:r w:rsidR="007E3B47">
        <w:t xml:space="preserve">been computed </w:t>
      </w:r>
      <w:del w:id="2664" w:author="Bertsch Christian (CR/AEE3)" w:date="2019-09-06T11:23:00Z">
        <w:r w:rsidRPr="0098259C">
          <w:delText xml:space="preserve">already </w:delText>
        </w:r>
      </w:del>
      <w:r w:rsidR="007E3B47">
        <w:t>at the present time instant</w:t>
      </w:r>
      <w:ins w:id="2665" w:author="Bertsch Christian (CR/AEE3)" w:date="2019-09-06T11:23:00Z">
        <w:r w:rsidR="007E3B47">
          <w:t>, then it is important for efficiency that they are not newly computed in the call to compute the event indicator functions</w:t>
        </w:r>
      </w:ins>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BodyTextIndent"/>
      </w:pPr>
      <w:r w:rsidRPr="0098259C">
        <w:t xml:space="preserve">Caching requires that the model evaluation can detect when the input arguments, like time or states, have changed. This is achieved by setting them explicitly with a function call, since every such function call signals precisely a change of the corresponding variables. For this reason, this section contains functions to set the input arguments of the equation evaluation functions. This is unproblematic for time and states, but is more involved for parameters and inputs, since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SetTime</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(variables that depend 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SetContinuousStates</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5304A394"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r w:rsidRPr="0098259C">
              <w:rPr>
                <w:rStyle w:val="CODE"/>
                <w:rFonts w:cs="Courier New"/>
              </w:rPr>
              <w:t>nx</w:t>
            </w:r>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del w:id="2666" w:author="Bertsch Christian (CR/AEE3)" w:date="2019-09-06T11:23:00Z">
              <w:r w:rsidR="00EB5245">
                <w:delText>,</w:delText>
              </w:r>
            </w:del>
            <w:ins w:id="2667" w:author="Bertsch Christian (CR/AEE3)" w:date="2019-09-06T11:23:00Z">
              <w:r w:rsidR="005F62C3">
                <w:t xml:space="preserve"> that</w:t>
              </w:r>
            </w:ins>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069B36CB"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inputs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0440B4">
              <w:t>2.1.7</w:t>
            </w:r>
            <w:r w:rsidR="00BB29C0">
              <w:fldChar w:fldCharType="end"/>
            </w:r>
            <w:r w:rsidRPr="0098259C">
              <w:t>.</w:t>
            </w:r>
          </w:p>
        </w:tc>
      </w:tr>
    </w:tbl>
    <w:p w14:paraId="2B0743C2" w14:textId="74044C9D" w:rsidR="00990EFE" w:rsidRPr="0098259C" w:rsidRDefault="00D23B8A" w:rsidP="00990EFE">
      <w:pPr>
        <w:pStyle w:val="BodyText"/>
        <w:rPr>
          <w:rFonts w:ascii="Courier New" w:hAnsi="Courier New" w:cs="Courier New"/>
          <w:sz w:val="19"/>
        </w:rPr>
      </w:pPr>
      <w:r>
        <w:t>[</w:t>
      </w:r>
      <w:r w:rsidR="00990EFE" w:rsidRPr="00044F2D">
        <w:rPr>
          <w:i/>
        </w:rPr>
        <w:t>The functions above have the slight drawback that values must always be copied</w:t>
      </w:r>
      <w:del w:id="2668" w:author="Bertsch Christian (CR/AEE3)" w:date="2019-09-06T11:23:00Z">
        <w:r w:rsidR="00990EFE" w:rsidRPr="00044F2D">
          <w:rPr>
            <w:i/>
          </w:rPr>
          <w:delText xml:space="preserve">, </w:delText>
        </w:r>
        <w:r w:rsidR="009F2AEB" w:rsidRPr="00044F2D">
          <w:rPr>
            <w:i/>
          </w:rPr>
          <w:delText>for</w:delText>
        </w:r>
      </w:del>
      <w:ins w:id="2669" w:author="Bertsch Christian (CR/AEE3)" w:date="2019-09-06T11:23:00Z">
        <w:r w:rsidR="003272DA">
          <w:rPr>
            <w:i/>
          </w:rPr>
          <w:t>.</w:t>
        </w:r>
        <w:r w:rsidR="00990EFE" w:rsidRPr="00044F2D">
          <w:rPr>
            <w:i/>
          </w:rPr>
          <w:t xml:space="preserve"> </w:t>
        </w:r>
        <w:r w:rsidR="003272DA">
          <w:rPr>
            <w:i/>
          </w:rPr>
          <w:t>F</w:t>
        </w:r>
        <w:r w:rsidR="009F2AEB" w:rsidRPr="00044F2D">
          <w:rPr>
            <w:i/>
          </w:rPr>
          <w:t>or</w:t>
        </w:r>
      </w:ins>
      <w:r w:rsidR="009F2AEB" w:rsidRPr="00044F2D">
        <w:rPr>
          <w:i/>
        </w:rPr>
        <w:t xml:space="preserve"> example</w:t>
      </w:r>
      <w:ins w:id="2670" w:author="Bertsch Christian (CR/AEE3)" w:date="2019-09-06T11:23:00Z">
        <w:r w:rsidR="005F62C3">
          <w:rPr>
            <w:i/>
          </w:rPr>
          <w:t>,</w:t>
        </w:r>
      </w:ins>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ins w:id="2671" w:author="Bertsch Christian (CR/AEE3)" w:date="2019-09-06T11:23:00Z">
        <w:r w:rsidR="005F62C3">
          <w:rPr>
            <w:i/>
          </w:rPr>
          <w:t>,</w:t>
        </w:r>
      </w:ins>
      <w:r w:rsidR="00990EFE" w:rsidRPr="00044F2D">
        <w:rPr>
          <w:i/>
        </w:rPr>
        <w:t xml:space="preserve"> and this function has to copy the values in to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Heading3"/>
      </w:pPr>
      <w:bookmarkStart w:id="2672" w:name="_Ref235854743"/>
      <w:bookmarkStart w:id="2673" w:name="_Toc240646370"/>
      <w:bookmarkStart w:id="2674" w:name="_Toc247884543"/>
      <w:bookmarkStart w:id="2675" w:name="_Toc20839939"/>
      <w:r w:rsidRPr="0098259C">
        <w:t>Evaluation of Model Equations</w:t>
      </w:r>
      <w:bookmarkEnd w:id="2672"/>
      <w:bookmarkEnd w:id="2673"/>
      <w:bookmarkEnd w:id="2674"/>
      <w:bookmarkEnd w:id="2675"/>
    </w:p>
    <w:p w14:paraId="50BAB7CF" w14:textId="77777777" w:rsidR="005666E8" w:rsidRPr="0098259C" w:rsidRDefault="00990EFE" w:rsidP="001153E0">
      <w:pPr>
        <w:pStyle w:val="BodyText"/>
        <w:spacing w:after="120"/>
      </w:pPr>
      <w:r w:rsidRPr="0098259C">
        <w:t>This section contains the core functions to evaluate the model equations. Before one of these functions can be called, the appropriate functions from the previous section have to be used, to set the input arguments to the current model evaluation.</w:t>
      </w:r>
    </w:p>
    <w:tbl>
      <w:tblPr>
        <w:tblW w:w="0" w:type="auto"/>
        <w:tblInd w:w="348" w:type="dxa"/>
        <w:tblLook w:val="01E0" w:firstRow="1" w:lastRow="1" w:firstColumn="1" w:lastColumn="1" w:noHBand="0" w:noVBand="0"/>
      </w:tblPr>
      <w:tblGrid>
        <w:gridCol w:w="591"/>
        <w:gridCol w:w="8755"/>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EnterEventMode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BodyTextIndent"/>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840DE4">
              <w:rPr>
                <w:rStyle w:val="CODE"/>
                <w:rFonts w:cs="Courier New"/>
              </w:rPr>
              <w:t>NewDiscreteStates</w:t>
            </w:r>
            <w:r w:rsidR="005666E8" w:rsidRPr="0098259C">
              <w:rPr>
                <w:rStyle w:val="CODE"/>
                <w:rFonts w:cs="Courier New"/>
              </w:rPr>
              <w:t>(</w:t>
            </w:r>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r w:rsidR="005666E8" w:rsidRPr="0098259C">
              <w:rPr>
                <w:rStyle w:val="CODE"/>
                <w:rFonts w:cs="Courier New"/>
              </w:rPr>
              <w:t>);</w:t>
            </w:r>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typedef struct</w:t>
            </w:r>
            <w:r w:rsidRPr="0098259C">
              <w:rPr>
                <w:rStyle w:val="CODE"/>
                <w:rFonts w:cs="Courier New"/>
              </w:rPr>
              <w:t>{</w:t>
            </w:r>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3B4B88">
              <w:rPr>
                <w:rStyle w:val="CODE"/>
                <w:rFonts w:cs="Courier New"/>
              </w:rPr>
              <w:t>newDiscreteStates</w:t>
            </w:r>
            <w:r w:rsidRPr="009E62EC">
              <w:rPr>
                <w:rStyle w:val="CODE"/>
                <w:rFonts w:cs="Courier New"/>
              </w:rPr>
              <w:t>Needed;</w:t>
            </w:r>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Boolean terminateSimulation</w:t>
            </w:r>
            <w:r w:rsidR="00276F84">
              <w:rPr>
                <w:rStyle w:val="CODE"/>
                <w:rFonts w:cs="Courier New"/>
              </w:rPr>
              <w:t>;</w:t>
            </w:r>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Boolean nominalsOfContinuousStatesChanged;</w:t>
            </w:r>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Boolean valuesOfContinuousStatesChanged;</w:t>
            </w:r>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762565">
              <w:rPr>
                <w:rStyle w:val="CODE"/>
                <w:rFonts w:cs="Courier New"/>
              </w:rPr>
              <w:t>nextEventTimeDefined</w:t>
            </w:r>
            <w:r w:rsidRPr="009E62EC">
              <w:rPr>
                <w:rStyle w:val="CODE"/>
                <w:rFonts w:cs="Courier New"/>
              </w:rPr>
              <w:t>;</w:t>
            </w:r>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nextEventTime; // next event if </w:t>
            </w:r>
            <w:r w:rsidR="00762565">
              <w:rPr>
                <w:rStyle w:val="CODE"/>
                <w:rFonts w:cs="Courier New"/>
              </w:rPr>
              <w:t>nextEventTimeDefined</w:t>
            </w:r>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BodyTextIndent"/>
              <w:ind w:firstLine="0"/>
              <w:jc w:val="left"/>
            </w:pPr>
            <w:r>
              <w:t xml:space="preserve">The FMU is in Event Mode and the </w:t>
            </w:r>
            <w:r w:rsidR="00762565">
              <w:t>super dense time is increment</w:t>
            </w:r>
            <w:r w:rsidR="003B4B88">
              <w:t>ed by this call.</w:t>
            </w:r>
          </w:p>
          <w:p w14:paraId="7A39B1BE" w14:textId="63FC19CB" w:rsidR="005E69DF" w:rsidRPr="003B4B88" w:rsidRDefault="00762565">
            <w:pPr>
              <w:pStyle w:val="BodyTextIndent"/>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ins w:id="2676" w:author="Bertsch Christian (CR/AEE3)" w:date="2019-10-03T16:45:00Z">
                      <w:rPr>
                        <w:rFonts w:ascii="Cambria Math" w:hAnsi="Cambria Math"/>
                      </w:rPr>
                    </w:ins>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ins w:id="2677" w:author="Bertsch Christian (CR/AEE3)" w:date="2019-10-03T16:45:00Z">
                      <w:rPr>
                        <w:rFonts w:ascii="Cambria Math" w:hAnsi="Cambria Math"/>
                      </w:rPr>
                    </w:ins>
                  </m:ctrlPr>
                </m:sSubPr>
                <m:e>
                  <m:r>
                    <m:rPr>
                      <m:sty m:val="p"/>
                    </m:rPr>
                    <w:rPr>
                      <w:rFonts w:ascii="Cambria Math" w:hAnsi="Cambria Math"/>
                    </w:rPr>
                    <m:t>t</m:t>
                  </m:r>
                </m:e>
                <m:sub>
                  <m:r>
                    <m:rPr>
                      <m:sty m:val="p"/>
                    </m:rPr>
                    <w:rPr>
                      <w:rFonts w:ascii="Cambria Math" w:hAnsi="Cambria Math"/>
                    </w:rPr>
                    <m:t>I</m:t>
                  </m:r>
                </m:sub>
              </m:sSub>
              <m:r>
                <w:del w:id="2678" w:author="Bertsch Christian (CR/AEE3)" w:date="2019-09-06T11:23:00Z">
                  <m:rPr>
                    <m:sty m:val="p"/>
                  </m:rPr>
                  <w:rPr>
                    <w:rFonts w:ascii="Cambria Math" w:hAnsi="Cambria Math"/>
                  </w:rPr>
                  <m:t>)</m:t>
                </w:del>
              </m:r>
              <m:r>
                <w:ins w:id="2679" w:author="Bertsch Christian (CR/AEE3)" w:date="2019-09-06T11:23:00Z">
                  <m:rPr>
                    <m:sty m:val="p"/>
                  </m:rPr>
                  <w:rPr>
                    <w:rFonts w:ascii="Cambria Math" w:hAnsi="Cambria Math"/>
                  </w:rPr>
                  <m:t>)</m:t>
                </w:ins>
              </m:r>
            </m:oMath>
            <w:ins w:id="2680" w:author="Bertsch Christian (CR/AEE3)" w:date="2019-09-06T11:23:00Z">
              <w:r w:rsidR="005F62C3">
                <w:t>,</w:t>
              </w:r>
            </w:ins>
            <w:r w:rsidRPr="003B4B88">
              <w:t xml:space="preserve"> then the time instant after the call is </w:t>
            </w:r>
            <m:oMath>
              <m:sSub>
                <m:sSubPr>
                  <m:ctrlPr>
                    <w:ins w:id="2681" w:author="Bertsch Christian (CR/AEE3)" w:date="2019-10-03T16:45:00Z">
                      <w:rPr>
                        <w:rFonts w:ascii="Cambria Math" w:hAnsi="Cambria Math"/>
                      </w:rPr>
                    </w:ins>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ins w:id="2682" w:author="Bertsch Christian (CR/AEE3)" w:date="2019-10-03T16:45:00Z">
                      <w:rPr>
                        <w:rFonts w:ascii="Cambria Math" w:hAnsi="Cambria Math"/>
                      </w:rPr>
                    </w:ins>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59767D33" w:rsidR="009A54A7" w:rsidRDefault="009A54A7" w:rsidP="00A31695">
            <w:pPr>
              <w:pStyle w:val="BodyTextIndent"/>
              <w:jc w:val="left"/>
              <w:rPr>
                <w:b/>
              </w:rPr>
            </w:pPr>
            <w:r>
              <w:t xml:space="preserve">If return argument </w:t>
            </w:r>
            <w:r w:rsidR="00140C25">
              <w:rPr>
                <w:rStyle w:val="CODE"/>
                <w:rFonts w:cs="Courier New"/>
              </w:rPr>
              <w:t>fmi2</w:t>
            </w:r>
            <w:r w:rsidR="00653A5F">
              <w:rPr>
                <w:rStyle w:val="CODE"/>
                <w:rFonts w:cs="Courier New"/>
              </w:rPr>
              <w:t>eventInfo</w:t>
            </w:r>
            <w:r>
              <w:t>-&gt;</w:t>
            </w:r>
            <w:r w:rsidR="003B4B88">
              <w:rPr>
                <w:rStyle w:val="CODE"/>
                <w:rFonts w:cs="Courier New"/>
              </w:rPr>
              <w:t>newDiscreteStates</w:t>
            </w:r>
            <w:r w:rsidR="005474F0" w:rsidRPr="009E62EC">
              <w:rPr>
                <w:rStyle w:val="CODE"/>
                <w:rFonts w:cs="Courier New"/>
              </w:rPr>
              <w:t>Needed</w:t>
            </w:r>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ins w:id="2683" w:author="Bertsch Christian (CR/AEE3)" w:date="2019-09-06T11:23:00Z">
              <w:r w:rsidR="00614FD1">
                <w:t>,</w:t>
              </w:r>
            </w:ins>
            <w:r w:rsidR="005474F0">
              <w:t xml:space="preserve"> and the FMU requires to set new inputs to the FMU (</w:t>
            </w:r>
            <w:r w:rsidR="00140C25">
              <w:rPr>
                <w:rStyle w:val="CODE"/>
              </w:rPr>
              <w:t>fmi2</w:t>
            </w:r>
            <w:r w:rsidR="005474F0" w:rsidRPr="005474F0">
              <w:rPr>
                <w:rStyle w:val="CODE"/>
              </w:rPr>
              <w:t>SetXXX</w:t>
            </w:r>
            <w:r w:rsidR="005474F0">
              <w:t xml:space="preserve"> on inputs</w:t>
            </w:r>
            <w:del w:id="2684" w:author="Bertsch Christian (CR/AEE3)" w:date="2019-09-06T11:23:00Z">
              <w:r w:rsidR="005474F0">
                <w:delText>),</w:delText>
              </w:r>
            </w:del>
            <w:ins w:id="2685" w:author="Bertsch Christian (CR/AEE3)" w:date="2019-09-06T11:23:00Z">
              <w:r w:rsidR="005474F0">
                <w:t>)</w:t>
              </w:r>
            </w:ins>
            <w:r w:rsidR="005474F0">
              <w:t xml:space="preserve">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31AE026B" w:rsidR="009A54A7" w:rsidRDefault="009A54A7" w:rsidP="006E60E6">
            <w:pPr>
              <w:pStyle w:val="BodyTextIndent"/>
              <w:numPr>
                <w:ilvl w:val="0"/>
                <w:numId w:val="55"/>
              </w:numPr>
              <w:jc w:val="left"/>
            </w:pPr>
            <w:r>
              <w:t xml:space="preserve">call </w:t>
            </w:r>
            <w:r w:rsidR="00140C25">
              <w:rPr>
                <w:rStyle w:val="CODE"/>
              </w:rPr>
              <w:t>fmi2</w:t>
            </w:r>
            <w:r w:rsidR="004100A9">
              <w:rPr>
                <w:rStyle w:val="CODE"/>
              </w:rPr>
              <w:t>Terminate</w:t>
            </w:r>
            <w:r>
              <w:t xml:space="preserve">, if </w:t>
            </w:r>
            <w:r w:rsidRPr="00DF3A0D">
              <w:rPr>
                <w:rStyle w:val="CODE"/>
                <w:rFonts w:cs="Courier New"/>
              </w:rPr>
              <w:t>terminateSimulation</w:t>
            </w:r>
            <w:r>
              <w:rPr>
                <w:rStyle w:val="CODE"/>
                <w:rFonts w:cs="Courier New"/>
              </w:rPr>
              <w:t xml:space="preserve"> = </w:t>
            </w:r>
            <w:r w:rsidR="00140C25">
              <w:rPr>
                <w:rStyle w:val="CODE"/>
                <w:rFonts w:cs="Courier New"/>
              </w:rPr>
              <w:t>fmi2</w:t>
            </w:r>
            <w:r>
              <w:rPr>
                <w:rStyle w:val="CODE"/>
                <w:rFonts w:cs="Courier New"/>
              </w:rPr>
              <w:t>True</w:t>
            </w:r>
            <w:r>
              <w:t xml:space="preserve"> is returned by at least one FMU</w:t>
            </w:r>
            <w:del w:id="2686" w:author="Bertsch Christian (CR/AEE3)" w:date="2019-09-06T11:23:00Z">
              <w:r>
                <w:delText>,</w:delText>
              </w:r>
            </w:del>
            <w:ins w:id="2687" w:author="Bertsch Christian (CR/AEE3)" w:date="2019-09-06T11:23:00Z">
              <w:r w:rsidR="00614FD1">
                <w:t>.</w:t>
              </w:r>
            </w:ins>
          </w:p>
          <w:p w14:paraId="1D68BA12" w14:textId="1D1EA8FD" w:rsidR="009A54A7" w:rsidRPr="00CA69AD" w:rsidRDefault="009A54A7" w:rsidP="006E60E6">
            <w:pPr>
              <w:pStyle w:val="BodyTextIndent"/>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r w:rsidR="003B4B88">
              <w:rPr>
                <w:rStyle w:val="CODE"/>
                <w:rFonts w:cs="Courier New"/>
              </w:rPr>
              <w:t>newDiscreteStates</w:t>
            </w:r>
            <w:r w:rsidR="005474F0" w:rsidRPr="009E62EC">
              <w:rPr>
                <w:rStyle w:val="CODE"/>
                <w:rFonts w:cs="Courier New"/>
              </w:rPr>
              <w:t>Needed</w:t>
            </w:r>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BodyTextIndent"/>
              <w:numPr>
                <w:ilvl w:val="0"/>
                <w:numId w:val="55"/>
              </w:numPr>
              <w:jc w:val="left"/>
            </w:pPr>
            <w:r>
              <w:t>stay in Event Mode otherwise.</w:t>
            </w:r>
          </w:p>
          <w:p w14:paraId="684CB800" w14:textId="71824BF5"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0440B4">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BodyTextIndent"/>
            </w:pPr>
            <w:r w:rsidRPr="0098259C">
              <w:t xml:space="preserve">If </w:t>
            </w:r>
            <w:r>
              <w:rPr>
                <w:rStyle w:val="CODE"/>
                <w:rFonts w:cs="Courier New"/>
              </w:rPr>
              <w:t>nominalsOfContinuousStates</w:t>
            </w:r>
            <w:r w:rsidRPr="0098259C">
              <w:rPr>
                <w:rStyle w:val="CODE"/>
                <w:rFonts w:cs="Courier New"/>
              </w:rPr>
              <w:t>Changed</w:t>
            </w:r>
            <w:r w:rsidRPr="0098259C">
              <w:rPr>
                <w:rStyle w:val="CODE"/>
              </w:rPr>
              <w:t xml:space="preserve"> = </w:t>
            </w:r>
            <w:r w:rsidR="00140C25">
              <w:rPr>
                <w:rStyle w:val="CODE"/>
              </w:rPr>
              <w:t>fmi2</w:t>
            </w:r>
            <w:r w:rsidRPr="0098259C">
              <w:rPr>
                <w:rStyle w:val="CODE"/>
              </w:rPr>
              <w:t>True</w:t>
            </w:r>
            <w:ins w:id="2688" w:author="Bertsch Christian (CR/AEE3)" w:date="2019-09-06T11:23:00Z">
              <w:r w:rsidR="00614FD1">
                <w:rPr>
                  <w:rStyle w:val="CODE"/>
                  <w:rFonts w:ascii="Arial" w:hAnsi="Arial" w:cs="Arial"/>
                </w:rPr>
                <w:t>,</w:t>
              </w:r>
            </w:ins>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0FD873BF" w:rsidR="009A54A7" w:rsidRDefault="009A54A7">
            <w:pPr>
              <w:pStyle w:val="BodyTextIndent"/>
              <w:jc w:val="left"/>
            </w:pPr>
            <w:r w:rsidRPr="0098259C">
              <w:t xml:space="preserve">If </w:t>
            </w:r>
            <w:r>
              <w:rPr>
                <w:rStyle w:val="CODE"/>
              </w:rPr>
              <w:t>valuesOfContinuousS</w:t>
            </w:r>
            <w:r w:rsidRPr="0098259C">
              <w:rPr>
                <w:rStyle w:val="CODE"/>
              </w:rPr>
              <w:t xml:space="preserve">tatesChanged = </w:t>
            </w:r>
            <w:r w:rsidR="00140C25">
              <w:rPr>
                <w:rStyle w:val="CODE"/>
              </w:rPr>
              <w:t>fmi2</w:t>
            </w:r>
            <w:r w:rsidRPr="0098259C">
              <w:rPr>
                <w:rStyle w:val="CODE"/>
              </w:rPr>
              <w:t>True</w:t>
            </w:r>
            <w:ins w:id="2689" w:author="Bertsch Christian (CR/AEE3)" w:date="2019-09-06T11:23:00Z">
              <w:r w:rsidR="00614FD1">
                <w:rPr>
                  <w:rStyle w:val="CODE"/>
                  <w:rFonts w:ascii="Arial" w:hAnsi="Arial" w:cs="Arial"/>
                </w:rPr>
                <w:t>.</w:t>
              </w:r>
            </w:ins>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del w:id="2690" w:author="Bertsch Christian (CR/AEE3)" w:date="2019-09-06T11:23:00Z">
              <w:r w:rsidRPr="0098259C">
                <w:delText>inquired with</w:delText>
              </w:r>
            </w:del>
            <w:ins w:id="2691" w:author="Bertsch Christian (CR/AEE3)" w:date="2019-09-06T11:23:00Z">
              <w:r w:rsidR="002C5B26">
                <w:t>retrieved</w:t>
              </w:r>
            </w:ins>
            <w:ins w:id="2692" w:author="Bertsch Christian (CR/AEE3)" w:date="2019-09-24T14:37:00Z">
              <w:r w:rsidR="00537786">
                <w:t xml:space="preserve"> </w:t>
              </w:r>
            </w:ins>
            <w:ins w:id="2693" w:author="Bertsch Christian (CR/AEE3)" w:date="2019-09-06T11:23:00Z">
              <w:r w:rsidRPr="0098259C">
                <w:t>with</w:t>
              </w:r>
            </w:ins>
            <w:r w:rsidRPr="0098259C">
              <w:t xml:space="preserve"> </w:t>
            </w:r>
            <w:r w:rsidR="00140C25">
              <w:rPr>
                <w:rStyle w:val="CODE"/>
                <w:rFonts w:cs="Courier New"/>
              </w:rPr>
              <w:t>fmi2</w:t>
            </w:r>
            <w:r w:rsidRPr="0098259C">
              <w:rPr>
                <w:rStyle w:val="CODE"/>
                <w:rFonts w:cs="Courier New"/>
              </w:rPr>
              <w:t>GetContinuousStates</w:t>
            </w:r>
            <w:ins w:id="2694" w:author="Bertsch Christian (CR/AEE3)" w:date="2019-09-06T11:23:00Z">
              <w:r w:rsidR="002C5B26">
                <w:rPr>
                  <w:rStyle w:val="CODE"/>
                  <w:rFonts w:cs="Courier New"/>
                </w:rPr>
                <w:t xml:space="preserve"> </w:t>
              </w:r>
              <w:r w:rsidR="002C5B26">
                <w:t xml:space="preserve">or individually for each state for which </w:t>
              </w:r>
              <w:r w:rsidR="002C5B26" w:rsidRPr="00FA3E81">
                <w:rPr>
                  <w:rFonts w:ascii="Courier New" w:hAnsi="Courier New" w:cs="Courier New"/>
                  <w:sz w:val="19"/>
                  <w:szCs w:val="19"/>
                </w:rPr>
                <w:t>reinit</w:t>
              </w:r>
            </w:ins>
            <w:ins w:id="2695" w:author="Bertsch Christian (CR/AEE3)" w:date="2019-09-24T14:36:00Z">
              <w:r w:rsidR="00537786">
                <w:rPr>
                  <w:rFonts w:ascii="Courier New" w:hAnsi="Courier New" w:cs="Courier New"/>
                  <w:sz w:val="19"/>
                  <w:szCs w:val="19"/>
                </w:rPr>
                <w:t xml:space="preserve"> </w:t>
              </w:r>
            </w:ins>
            <w:ins w:id="2696" w:author="Bertsch Christian (CR/AEE3)" w:date="2019-09-06T11:23:00Z">
              <w:r w:rsidR="002C5B26" w:rsidRPr="00FA3E81">
                <w:rPr>
                  <w:rFonts w:ascii="Courier New" w:hAnsi="Courier New" w:cs="Courier New"/>
                  <w:sz w:val="19"/>
                  <w:szCs w:val="19"/>
                </w:rPr>
                <w:t>=</w:t>
              </w:r>
            </w:ins>
            <w:ins w:id="2697" w:author="Bertsch Christian (CR/AEE3)" w:date="2019-09-24T14:36:00Z">
              <w:r w:rsidR="00537786">
                <w:rPr>
                  <w:rFonts w:ascii="Courier New" w:hAnsi="Courier New" w:cs="Courier New"/>
                  <w:sz w:val="19"/>
                  <w:szCs w:val="19"/>
                </w:rPr>
                <w:t xml:space="preserve"> </w:t>
              </w:r>
            </w:ins>
            <w:ins w:id="2698" w:author="Bertsch Christian (CR/AEE3)" w:date="2019-09-06T11:23:00Z">
              <w:r w:rsidR="002C5B26" w:rsidRPr="00FA3E81">
                <w:rPr>
                  <w:rFonts w:ascii="Courier New" w:hAnsi="Courier New" w:cs="Courier New"/>
                  <w:sz w:val="19"/>
                  <w:szCs w:val="19"/>
                </w:rPr>
                <w:t>"true"</w:t>
              </w:r>
              <w:r w:rsidR="002C5B26">
                <w:t xml:space="preserve"> by calling </w:t>
              </w:r>
              <w:r w:rsidR="002C5B26" w:rsidRPr="00FA3E81">
                <w:rPr>
                  <w:rFonts w:ascii="Courier New" w:hAnsi="Courier New" w:cs="Courier New"/>
                  <w:sz w:val="19"/>
                  <w:szCs w:val="19"/>
                </w:rPr>
                <w:t>getReal</w:t>
              </w:r>
            </w:ins>
            <w:r w:rsidRPr="0098259C">
              <w:t>.</w:t>
            </w:r>
            <w:r w:rsidR="00A90457">
              <w:t xml:space="preserve"> If no element of the continuous state vector has changed its value, </w:t>
            </w:r>
            <w:r w:rsidR="00A90457">
              <w:rPr>
                <w:rStyle w:val="CODE"/>
              </w:rPr>
              <w:t>valuesOfContinuousS</w:t>
            </w:r>
            <w:r w:rsidR="00A90457" w:rsidRPr="0098259C">
              <w:rPr>
                <w:rStyle w:val="CODE"/>
              </w:rPr>
              <w:t>tatesChanged</w:t>
            </w:r>
            <w:r w:rsidR="00A90457">
              <w:t xml:space="preserve"> must return </w:t>
            </w:r>
            <w:r w:rsidR="00A90457" w:rsidRPr="002F3E46">
              <w:rPr>
                <w:rStyle w:val="CODE"/>
              </w:rPr>
              <w:t>fmi2False</w:t>
            </w:r>
            <w:r w:rsidR="00A90457">
              <w:t>. [</w:t>
            </w:r>
            <w:del w:id="2699" w:author="Bertsch Christian (CR/AEE3)" w:date="2019-09-06T11:23:00Z">
              <w:r w:rsidR="00A90457" w:rsidRPr="00867BB6">
                <w:rPr>
                  <w:i/>
                </w:rPr>
                <w:delText>if</w:delText>
              </w:r>
            </w:del>
            <w:ins w:id="2700" w:author="Bertsch Christian (CR/AEE3)" w:date="2019-09-06T11:23:00Z">
              <w:r w:rsidR="003272DA">
                <w:rPr>
                  <w:i/>
                </w:rPr>
                <w:t>I</w:t>
              </w:r>
              <w:r w:rsidR="00A90457" w:rsidRPr="002F3E46">
                <w:rPr>
                  <w:i/>
                </w:rPr>
                <w:t>f</w:t>
              </w:r>
            </w:ins>
            <w:r w:rsidR="00A90457" w:rsidRPr="002F3E46">
              <w:rPr>
                <w:i/>
              </w:rPr>
              <w:t xml:space="preserve"> </w:t>
            </w:r>
            <w:r w:rsidR="00A90457" w:rsidRPr="00537786">
              <w:rPr>
                <w:rStyle w:val="CODE"/>
                <w:rPrChange w:id="2701" w:author="Bertsch Christian (CR/AEE3)" w:date="2019-09-24T14:38:00Z">
                  <w:rPr>
                    <w:i/>
                  </w:rPr>
                </w:rPrChang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BodyTextIndent"/>
            </w:pPr>
            <w:r w:rsidRPr="0098259C">
              <w:t xml:space="preserve">If </w:t>
            </w:r>
            <w:r w:rsidR="005474F0">
              <w:rPr>
                <w:rStyle w:val="CODE"/>
              </w:rPr>
              <w:t>nextEventTimeDefined</w:t>
            </w:r>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r w:rsidRPr="0098259C">
              <w:rPr>
                <w:rStyle w:val="CODE"/>
              </w:rPr>
              <w:t>nextEventTime</w:t>
            </w:r>
            <w:r w:rsidRPr="0098259C">
              <w:t xml:space="preserve">, and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r w:rsidRPr="0098259C">
              <w:rPr>
                <w:rStyle w:val="CODE"/>
              </w:rPr>
              <w:t>nextEventTime</w:t>
            </w:r>
            <w:r w:rsidRPr="0098259C">
              <w:t>, for example</w:t>
            </w:r>
            <w:ins w:id="2702" w:author="Bertsch Christian (CR/AEE3)" w:date="2019-09-06T11:23:00Z">
              <w:r w:rsidR="00614FD1">
                <w:t>,</w:t>
              </w:r>
            </w:ins>
            <w:r w:rsidRPr="0098259C">
              <w:t xml:space="preserve"> due to a state event, the definition of </w:t>
            </w:r>
            <w:r w:rsidRPr="0098259C">
              <w:rPr>
                <w:rStyle w:val="CODE"/>
              </w:rPr>
              <w:t>nextEventTime</w:t>
            </w:r>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EnterContinuousTimeMode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BodyTextIndent"/>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BodyTextIndent"/>
            </w:pPr>
            <w:r w:rsidRPr="0098259C">
              <w:t xml:space="preserve">This function has to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BodyText"/>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7E20A647" w14:textId="43A250E7" w:rsidR="00875ACA" w:rsidRPr="0098259C" w:rsidDel="0040289E" w:rsidRDefault="00875ACA">
            <w:pPr>
              <w:pStyle w:val="Textkrper-Tabelle"/>
              <w:numPr>
                <w:ilvl w:val="0"/>
                <w:numId w:val="43"/>
              </w:numPr>
              <w:rPr>
                <w:del w:id="2703" w:author="Bertsch Christian (CR/AEE3)" w:date="2019-09-24T14:22:00Z"/>
                <w:i/>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p>
          <w:p w14:paraId="4597F059" w14:textId="77777777" w:rsidR="00875ACA" w:rsidRDefault="00875ACA">
            <w:pPr>
              <w:pStyle w:val="Textkrper-Tabelle"/>
              <w:numPr>
                <w:ilvl w:val="0"/>
                <w:numId w:val="43"/>
              </w:numPr>
              <w:rPr>
                <w:b/>
              </w:rPr>
              <w:pPrChange w:id="2704" w:author="Bertsch Christian (CR/AEE3)" w:date="2019-09-24T14:22:00Z">
                <w:pPr>
                  <w:pStyle w:val="BodyTextIndent"/>
                  <w:ind w:firstLine="0"/>
                  <w:jc w:val="left"/>
                </w:pPr>
              </w:pPrChange>
            </w:pP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r w:rsidR="00D8412F" w:rsidRPr="0098259C">
              <w:rPr>
                <w:rStyle w:val="CODE"/>
              </w:rPr>
              <w:t>CompletedIntegratorStep(</w:t>
            </w:r>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r w:rsidRPr="0098259C">
              <w:rPr>
                <w:rStyle w:val="CODE"/>
                <w:rFonts w:eastAsia="StarSymbol"/>
                <w:color w:val="000000"/>
              </w:rPr>
              <w:t xml:space="preserve">Boolean </w:t>
            </w:r>
            <w:r w:rsidR="0065491B">
              <w:rPr>
                <w:rStyle w:val="CODE"/>
                <w:rFonts w:eastAsia="StarSymbol"/>
                <w:color w:val="000000"/>
              </w:rPr>
              <w:t xml:space="preserve"> </w:t>
            </w:r>
            <w:r w:rsidRPr="0098259C">
              <w:rPr>
                <w:rStyle w:val="CODE"/>
                <w:rFonts w:eastAsia="StarSymbol"/>
                <w:color w:val="000000"/>
              </w:rPr>
              <w:t>noSetFMUStatePriorToCurrentPoint</w:t>
            </w:r>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r w:rsidR="004A7837">
              <w:rPr>
                <w:rStyle w:val="CODE"/>
              </w:rPr>
              <w:t>e</w:t>
            </w:r>
            <w:r w:rsidRPr="006F760E">
              <w:rPr>
                <w:rStyle w:val="CODE"/>
              </w:rPr>
              <w:t>nterEventMode</w:t>
            </w:r>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Boolean* terminateSimulation</w:t>
            </w:r>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r w:rsidRPr="006F760E">
              <w:rPr>
                <w:rStyle w:val="CODE"/>
              </w:rPr>
              <w:t>completedIntegratorStepNotNeeded = false</w:t>
            </w:r>
            <w:r w:rsidRPr="00044F2D">
              <w:t xml:space="preserve">. </w:t>
            </w:r>
          </w:p>
          <w:p w14:paraId="1DEEE844" w14:textId="41DE81B4" w:rsidR="00D8412F" w:rsidRPr="00044F2D" w:rsidRDefault="00D8412F" w:rsidP="00044F2D">
            <w:r w:rsidRPr="00044F2D">
              <w:t xml:space="preserve">Argument </w:t>
            </w:r>
            <w:r w:rsidRPr="00BE5C84">
              <w:rPr>
                <w:rStyle w:val="CODE"/>
                <w:szCs w:val="21"/>
                <w:lang w:eastAsia="en-US"/>
              </w:rPr>
              <w:t>noSetFMUStatePriorToCurrentPoint</w:t>
            </w:r>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BodyTextIndent"/>
              <w:jc w:val="left"/>
            </w:pPr>
            <w:r w:rsidRPr="00044F2D">
              <w:t xml:space="preserve">The function returns </w:t>
            </w:r>
            <w:r w:rsidR="004A7837">
              <w:rPr>
                <w:rStyle w:val="CODE"/>
              </w:rPr>
              <w:t>e</w:t>
            </w:r>
            <w:r w:rsidR="00274B40">
              <w:rPr>
                <w:rStyle w:val="CODE"/>
              </w:rPr>
              <w:t>nterEventMode</w:t>
            </w:r>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terminateSimulation</w:t>
            </w:r>
            <w:r w:rsidR="00274B40">
              <w:t xml:space="preserve"> to signal if the simulation shall be terminated. If </w:t>
            </w:r>
            <w:r w:rsidR="004A7837">
              <w:rPr>
                <w:rStyle w:val="CODE"/>
              </w:rPr>
              <w:t>e</w:t>
            </w:r>
            <w:r w:rsidR="00274B40">
              <w:rPr>
                <w:rStyle w:val="CODE"/>
              </w:rPr>
              <w:t xml:space="preserve">nterEventMode = </w:t>
            </w:r>
            <w:r w:rsidR="00140C25">
              <w:rPr>
                <w:rStyle w:val="CODE"/>
              </w:rPr>
              <w:t>fmi2</w:t>
            </w:r>
            <w:r w:rsidR="00274B40">
              <w:rPr>
                <w:rStyle w:val="CODE"/>
              </w:rPr>
              <w:t>False</w:t>
            </w:r>
            <w:r w:rsidR="00274B40" w:rsidRPr="00044F2D">
              <w:t xml:space="preserve"> </w:t>
            </w:r>
            <w:r w:rsidR="00274B40">
              <w:t xml:space="preserve">and </w:t>
            </w:r>
            <w:r w:rsidR="00274B40">
              <w:rPr>
                <w:rStyle w:val="CODE"/>
                <w:rFonts w:eastAsia="StarSymbol"/>
              </w:rPr>
              <w:t xml:space="preserve">terminateSimulation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BodyTextIndent"/>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ins w:id="2705" w:author="Bertsch Christian (CR/AEE3)" w:date="2019-09-06T11:23:00Z">
              <w:r w:rsidR="008E0981">
                <w:t>,</w:t>
              </w:r>
            </w:ins>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has to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BodyTextIndent"/>
            </w:pPr>
            <w:r>
              <w:t xml:space="preserve">When the integrator step is completed and one or more event indicators change sign (with respect to the previously completed integrator step), </w:t>
            </w:r>
            <w:r w:rsidRPr="00C5610A">
              <w:t>the</w:t>
            </w:r>
            <w:r>
              <w:t xml:space="preserve">n the integrator or the environment has to determine the time instant of the sign change that is closest to the previous completed step up to a certain precision (usually a small multiple of the machine epsilon). This is usually performed by an iteration where time is varied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C6B49A2" w:rsidR="00D8412F" w:rsidRPr="0098259C" w:rsidRDefault="00D8412F" w:rsidP="00D8412F">
            <w:pPr>
              <w:pStyle w:val="BodyTextIndent"/>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ins w:id="2706" w:author="Bertsch Christian (CR/AEE3)" w:date="2019-09-06T11:23:00Z">
              <w:r w:rsidR="008E0981">
                <w:rPr>
                  <w:i/>
                </w:rPr>
                <w:t>,</w:t>
              </w:r>
            </w:ins>
            <w:r w:rsidRPr="0098259C">
              <w:rPr>
                <w:i/>
              </w:rPr>
              <w:t xml:space="preserve"> to determine values of non-state variables at output points</w:t>
            </w:r>
            <w:del w:id="2707" w:author="Bertsch Christian (CR/AEE3)" w:date="2019-09-06T11:23:00Z">
              <w:r w:rsidRPr="0098259C">
                <w:delText>]:</w:delText>
              </w:r>
            </w:del>
            <w:ins w:id="2708" w:author="Bertsch Christian (CR/AEE3)" w:date="2019-09-06T11:23:00Z">
              <w:r w:rsidRPr="0098259C">
                <w:t>]</w:t>
              </w:r>
              <w:r w:rsidR="008E0981">
                <w:t>.</w:t>
              </w:r>
            </w:ins>
            <w:r w:rsidRPr="0098259C">
              <w:t xml:space="preserve"> However, it is not allowed to go back in time over the previous </w:t>
            </w:r>
            <w:r w:rsidRPr="0098259C">
              <w:rPr>
                <w:rStyle w:val="CODE"/>
              </w:rPr>
              <w:t>completedIntegratorStep</w:t>
            </w:r>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BodyText"/>
              <w:rPr>
                <w:i/>
              </w:rPr>
            </w:pPr>
            <w:r w:rsidRPr="0098259C">
              <w:t>[</w:t>
            </w:r>
            <w:r w:rsidRPr="0098259C">
              <w:rPr>
                <w:i/>
              </w:rPr>
              <w:t>This function might be used, for example</w:t>
            </w:r>
            <w:ins w:id="2709" w:author="Bertsch Christian (CR/AEE3)" w:date="2019-09-06T11:23:00Z">
              <w:r w:rsidR="00EB32C7">
                <w:rPr>
                  <w:i/>
                </w:rPr>
                <w:t>,</w:t>
              </w:r>
            </w:ins>
            <w:r w:rsidRPr="0098259C">
              <w:rPr>
                <w:i/>
              </w:rPr>
              <w:t xml:space="preserve"> for the following purposes:</w:t>
            </w:r>
          </w:p>
          <w:p w14:paraId="79EE8D13" w14:textId="6AF4B8A5" w:rsidR="00D8412F" w:rsidRPr="007133B3" w:rsidRDefault="00D8412F" w:rsidP="002C5B26">
            <w:pPr>
              <w:pStyle w:val="BodyTextIndent"/>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del w:id="2710" w:author="Bertsch Christian (CR/AEE3)" w:date="2019-09-06T11:23:00Z">
              <w:r>
                <w:rPr>
                  <w:rStyle w:val="CODE"/>
                  <w:i/>
                </w:rPr>
                <w:delText xml:space="preserve">nextMode = </w:delText>
              </w:r>
              <w:r w:rsidR="00140C25">
                <w:rPr>
                  <w:rStyle w:val="CODE"/>
                  <w:i/>
                </w:rPr>
                <w:delText>fmi2</w:delText>
              </w:r>
              <w:r>
                <w:rPr>
                  <w:rStyle w:val="CODE"/>
                  <w:i/>
                </w:rPr>
                <w:delText>ContinuousTimeMode</w:delText>
              </w:r>
              <w:r w:rsidRPr="0098259C">
                <w:rPr>
                  <w:i/>
                </w:rPr>
                <w:delText>.</w:delText>
              </w:r>
            </w:del>
            <w:ins w:id="2711" w:author="Bertsch Christian (CR/AEE3)" w:date="2019-09-06T11:23:00Z">
              <w:r w:rsidR="002C5B26" w:rsidRPr="00FA3E81">
                <w:rPr>
                  <w:rFonts w:ascii="Courier New" w:hAnsi="Courier New" w:cs="Courier New"/>
                  <w:sz w:val="19"/>
                  <w:szCs w:val="19"/>
                </w:rPr>
                <w:t>enterEventMode = fmi2False</w:t>
              </w:r>
              <w:r w:rsidR="007133B3">
                <w:rPr>
                  <w:rFonts w:cs="Courier New"/>
                  <w:sz w:val="19"/>
                </w:rPr>
                <w:t xml:space="preserve"> </w:t>
              </w:r>
              <w:r w:rsidR="002C5B26">
                <w:t xml:space="preserve">and </w:t>
              </w:r>
              <w:r w:rsidR="002C5B26" w:rsidRPr="00FA3E81">
                <w:rPr>
                  <w:rFonts w:ascii="Courier New" w:hAnsi="Courier New" w:cs="Courier New"/>
                  <w:sz w:val="19"/>
                  <w:szCs w:val="19"/>
                </w:rPr>
                <w:t>terminateSimulation = fmi2False</w:t>
              </w:r>
            </w:ins>
          </w:p>
          <w:p w14:paraId="4FA7049E" w14:textId="2207B6D3" w:rsidR="00D8412F" w:rsidRPr="0098259C" w:rsidRDefault="00D8412F" w:rsidP="006E60E6">
            <w:pPr>
              <w:pStyle w:val="BodyTextIndent"/>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r w:rsidR="004A7837">
              <w:rPr>
                <w:rStyle w:val="CODE"/>
                <w:i/>
              </w:rPr>
              <w:t xml:space="preserve">enterEventMode = </w:t>
            </w:r>
            <w:r w:rsidR="00140C25">
              <w:rPr>
                <w:rStyle w:val="CODE"/>
                <w:i/>
              </w:rPr>
              <w:t>fmi2</w:t>
            </w:r>
            <w:r w:rsidR="004A7837">
              <w:rPr>
                <w:rStyle w:val="CODE"/>
                <w:i/>
              </w:rPr>
              <w:t>False</w:t>
            </w:r>
            <w:r w:rsidRPr="0098259C">
              <w:rPr>
                <w:i/>
              </w:rPr>
              <w:t xml:space="preserve"> otherwise with </w:t>
            </w:r>
            <w:r w:rsidR="004A7837">
              <w:rPr>
                <w:rStyle w:val="CODE"/>
                <w:i/>
              </w:rPr>
              <w:t>enter</w:t>
            </w:r>
            <w:r>
              <w:rPr>
                <w:rStyle w:val="CODE"/>
                <w:i/>
              </w:rPr>
              <w:t>EventMode</w:t>
            </w:r>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has to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DB7E33B" w:rsidR="0010310C" w:rsidRPr="009943F6" w:rsidRDefault="0010310C" w:rsidP="00D8412F">
            <w:pPr>
              <w:pStyle w:val="BodyTextIndent"/>
              <w:ind w:firstLine="0"/>
              <w:jc w:val="left"/>
              <w:rPr>
                <w:i/>
              </w:rPr>
            </w:pPr>
            <w:r>
              <w:br/>
            </w:r>
            <w:r w:rsidRPr="009943F6">
              <w:rPr>
                <w:i/>
              </w:rPr>
              <w:t>Note</w:t>
            </w:r>
            <w:del w:id="2712" w:author="Bertsch Christian (CR/AEE3)" w:date="2019-09-06T11:23:00Z">
              <w:r w:rsidRPr="009943F6">
                <w:rPr>
                  <w:i/>
                </w:rPr>
                <w:delText>,</w:delText>
              </w:r>
            </w:del>
            <w:ins w:id="2713" w:author="Bertsch Christian (CR/AEE3)" w:date="2019-09-06T11:23:00Z">
              <w:r w:rsidR="00EB32C7">
                <w:rPr>
                  <w:i/>
                </w:rPr>
                <w:t xml:space="preserve"> that</w:t>
              </w:r>
            </w:ins>
            <w:r w:rsidRPr="009943F6">
              <w:rPr>
                <w:i/>
              </w:rPr>
              <w:t xml:space="preserve"> this function is not used to detect time or state events, </w:t>
            </w:r>
            <w:del w:id="2714" w:author="Bertsch Christian (CR/AEE3)" w:date="2019-09-06T11:23:00Z">
              <w:r w:rsidRPr="009943F6">
                <w:rPr>
                  <w:i/>
                </w:rPr>
                <w:delText>e.g.,</w:delText>
              </w:r>
            </w:del>
            <w:ins w:id="2715" w:author="Bertsch Christian (CR/AEE3)" w:date="2019-09-06T11:23:00Z">
              <w:r w:rsidR="00EB32C7">
                <w:rPr>
                  <w:i/>
                </w:rPr>
                <w:t>for example</w:t>
              </w:r>
              <w:r w:rsidRPr="009943F6">
                <w:rPr>
                  <w:i/>
                </w:rPr>
                <w:t>,</w:t>
              </w:r>
            </w:ins>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ins w:id="2716" w:author="Bertsch Christian (CR/AEE3)" w:date="2019-09-06T11:23:00Z">
              <w:r w:rsidR="00EB32C7">
                <w:rPr>
                  <w:i/>
                </w:rPr>
                <w:t>,</w:t>
              </w:r>
            </w:ins>
            <w:r w:rsidRPr="009943F6">
              <w:rPr>
                <w:i/>
              </w:rPr>
              <w:t xml:space="preserve"> and the environment has to call </w:t>
            </w:r>
            <w:r w:rsidR="00140C25">
              <w:rPr>
                <w:rStyle w:val="CODE"/>
                <w:i/>
              </w:rPr>
              <w:t>fmi2</w:t>
            </w:r>
            <w:r w:rsidRPr="009943F6">
              <w:rPr>
                <w:rStyle w:val="CODE"/>
                <w:i/>
              </w:rPr>
              <w:t>EnterEventMode(..)</w:t>
            </w:r>
            <w:r w:rsidRPr="009943F6">
              <w:rPr>
                <w:i/>
              </w:rPr>
              <w:t xml:space="preserve"> </w:t>
            </w:r>
            <w:ins w:id="2717" w:author="Bertsch Christian (CR/AEE3)" w:date="2019-09-06T11:23:00Z">
              <w:r w:rsidR="00EB32C7">
                <w:rPr>
                  <w:i/>
                </w:rPr>
                <w:t xml:space="preserve">independently </w:t>
              </w:r>
            </w:ins>
            <w:r w:rsidRPr="009943F6">
              <w:rPr>
                <w:i/>
              </w:rPr>
              <w:t>in these cases,</w:t>
            </w:r>
            <w:del w:id="2718" w:author="Bertsch Christian (CR/AEE3)" w:date="2019-09-06T11:23:00Z">
              <w:r w:rsidRPr="009943F6">
                <w:rPr>
                  <w:i/>
                </w:rPr>
                <w:delText xml:space="preserve"> independently</w:delText>
              </w:r>
            </w:del>
            <w:r w:rsidRPr="009943F6">
              <w:rPr>
                <w:i/>
              </w:rPr>
              <w:t xml:space="preserve"> whether the return argument </w:t>
            </w:r>
            <w:r w:rsidRPr="009943F6">
              <w:rPr>
                <w:rStyle w:val="CODE"/>
                <w:i/>
              </w:rPr>
              <w:t xml:space="preserve">enterEventMode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BodyTextIndent"/>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2719" w:name="OLE_LINK1"/>
            <w:bookmarkStart w:id="2720" w:name="OLE_LINK2"/>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bookmarkEnd w:id="2719"/>
            <w:bookmarkEnd w:id="2720"/>
            <w:r w:rsidR="00990EFE" w:rsidRPr="0098259C">
              <w:rPr>
                <w:rStyle w:val="CODE"/>
                <w:rFonts w:cs="Courier New"/>
              </w:rPr>
              <w:t>);</w:t>
            </w:r>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EventIndicators(</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eventIndicators</w:t>
            </w:r>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ni);</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r w:rsidRPr="0098259C">
              <w:rPr>
                <w:rStyle w:val="CODE"/>
              </w:rPr>
              <w:t>nx</w:t>
            </w:r>
            <w:r w:rsidRPr="0098259C">
              <w:t xml:space="preserve">” elements. A state event is triggered when the domain of an event indicator changes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vice versa. </w:t>
            </w:r>
            <w:r w:rsidR="00AD71EE" w:rsidRPr="0098259C">
              <w:t xml:space="preserve">The FMU must guarantee that at an event restart </w:t>
            </w:r>
            <w:r w:rsidR="00AD71EE" w:rsidRPr="0098259C">
              <w:rPr>
                <w:i/>
              </w:rPr>
              <w:t>z</w:t>
            </w:r>
            <w:r w:rsidR="00AD71EE" w:rsidRPr="0098259C">
              <w:rPr>
                <w:i/>
                <w:vertAlign w:val="subscript"/>
              </w:rPr>
              <w:t>j</w:t>
            </w:r>
            <w:r w:rsidR="00AD71EE" w:rsidRPr="0098259C">
              <w:t xml:space="preserve"> </w:t>
            </w:r>
            <w:r w:rsidR="00AD71EE" w:rsidRPr="0098259C">
              <w:rPr>
                <w:rFonts w:cs="Arial"/>
              </w:rPr>
              <w:t>≠</w:t>
            </w:r>
            <w:r w:rsidR="00AD71EE" w:rsidRPr="0098259C">
              <w:t xml:space="preserve"> 0, </w:t>
            </w:r>
            <w:r w:rsidR="009F2AEB" w:rsidRPr="0098259C">
              <w:t>for example</w:t>
            </w:r>
            <w:ins w:id="2721" w:author="Bertsch Christian (CR/AEE3)" w:date="2019-09-06T11:23:00Z">
              <w:r w:rsidR="00C12A73">
                <w:t>,</w:t>
              </w:r>
            </w:ins>
            <w:r w:rsidR="00AD71EE" w:rsidRPr="0098259C">
              <w:t xml:space="preserve"> by shifting </w:t>
            </w:r>
            <w:r w:rsidR="00AD71EE" w:rsidRPr="0098259C">
              <w:rPr>
                <w:i/>
              </w:rPr>
              <w:t>z</w:t>
            </w:r>
            <w:r w:rsidR="00AD71EE" w:rsidRPr="0098259C">
              <w:rPr>
                <w:i/>
                <w:vertAlign w:val="subscript"/>
              </w:rPr>
              <w:t>j</w:t>
            </w:r>
            <w:r w:rsidR="00AD71EE" w:rsidRPr="0098259C">
              <w:t xml:space="preserve"> with a small value. Furthermore, </w:t>
            </w:r>
            <w:r w:rsidR="00AD71EE" w:rsidRPr="0098259C">
              <w:rPr>
                <w:i/>
              </w:rPr>
              <w:t>z</w:t>
            </w:r>
            <w:r w:rsidR="00AD71EE" w:rsidRPr="0098259C">
              <w:rPr>
                <w:i/>
                <w:vertAlign w:val="subscript"/>
              </w:rPr>
              <w:t>j</w:t>
            </w:r>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“eventIndicators” should be in the order of “one”)</w:t>
            </w:r>
            <w:r w:rsidR="00AD71EE" w:rsidRPr="0098259C">
              <w:t xml:space="preserve">. </w:t>
            </w:r>
            <w:r w:rsidRPr="0098259C">
              <w:t>The event indicators are returned as a vector with “</w:t>
            </w:r>
            <w:r w:rsidRPr="0098259C">
              <w:rPr>
                <w:rStyle w:val="CODE"/>
              </w:rPr>
              <w:t>ni</w:t>
            </w:r>
            <w:r w:rsidRPr="0098259C">
              <w:t>” elements.</w:t>
            </w:r>
            <w:r w:rsidR="00AD71EE" w:rsidRPr="0098259C">
              <w:t xml:space="preserve"> </w:t>
            </w:r>
          </w:p>
          <w:p w14:paraId="05AC5416" w14:textId="61CF3A48" w:rsidR="00990EFE" w:rsidRPr="0098259C" w:rsidRDefault="00990EFE" w:rsidP="00836C63">
            <w:pPr>
              <w:pStyle w:val="BodyTextIndent"/>
            </w:pPr>
            <w:r w:rsidRPr="0098259C">
              <w:t>The ordering of the elements of the derivatives vector is identical to the ordering of the state vector (</w:t>
            </w:r>
            <w:r w:rsidR="000061EF" w:rsidRPr="0098259C">
              <w:t>for example</w:t>
            </w:r>
            <w:ins w:id="2722" w:author="Bertsch Christian (CR/AEE3)" w:date="2019-09-06T11:23:00Z">
              <w:r w:rsidR="00C12A73">
                <w:t>,</w:t>
              </w:r>
            </w:ins>
            <w:r w:rsidR="000061EF" w:rsidRPr="0098259C">
              <w:t xml:space="preserve"> </w:t>
            </w:r>
            <w:r w:rsidRPr="0098259C">
              <w:rPr>
                <w:rStyle w:val="CODE"/>
              </w:rPr>
              <w:t>derivatives[2]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BodyText"/>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02950D74"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del w:id="2723" w:author="Bertsch Christian (CR/AEE3)" w:date="2019-09-06T11:23:00Z">
              <w:r w:rsidR="007833BD">
                <w:delText xml:space="preserve">This function has to be called directly after calling function </w:delText>
              </w:r>
              <w:r w:rsidR="00140C25">
                <w:rPr>
                  <w:rStyle w:val="CODE"/>
                </w:rPr>
                <w:delText>fmi2</w:delText>
              </w:r>
              <w:r w:rsidR="007833BD" w:rsidRPr="00044F2D">
                <w:rPr>
                  <w:rStyle w:val="CODE"/>
                </w:rPr>
                <w:delText>EnterContinuousTimeMode</w:delText>
              </w:r>
              <w:r w:rsidRPr="0098259C">
                <w:delText xml:space="preserve"> </w:delText>
              </w:r>
              <w:r w:rsidR="007833BD">
                <w:delText xml:space="preserve">if it returns with </w:delText>
              </w:r>
              <w:r w:rsidR="00FA42D8">
                <w:rPr>
                  <w:rStyle w:val="CODE"/>
                  <w:rFonts w:cs="Courier New"/>
                </w:rPr>
                <w:delText>eventInfo-&gt;</w:delText>
              </w:r>
              <w:r w:rsidR="007833BD">
                <w:rPr>
                  <w:rStyle w:val="CODE"/>
                  <w:rFonts w:cs="Courier New"/>
                </w:rPr>
                <w:delText>valuesOfContinuousS</w:delText>
              </w:r>
              <w:r w:rsidR="007833BD" w:rsidRPr="0098259C">
                <w:rPr>
                  <w:rStyle w:val="CODE"/>
                  <w:rFonts w:cs="Courier New"/>
                </w:rPr>
                <w:delText>tate</w:delText>
              </w:r>
              <w:r w:rsidR="007833BD">
                <w:rPr>
                  <w:rStyle w:val="CODE"/>
                  <w:rFonts w:cs="Courier New"/>
                </w:rPr>
                <w:delText>s</w:delText>
              </w:r>
              <w:r w:rsidR="007833BD" w:rsidRPr="0098259C">
                <w:rPr>
                  <w:rStyle w:val="CODE"/>
                  <w:rFonts w:cs="Courier New"/>
                </w:rPr>
                <w:delText>Changed</w:delText>
              </w:r>
              <w:r w:rsidR="007833BD">
                <w:rPr>
                  <w:rStyle w:val="CODE"/>
                  <w:rFonts w:cs="Courier New"/>
                </w:rPr>
                <w:delText xml:space="preserve"> = </w:delText>
              </w:r>
              <w:r w:rsidR="00140C25">
                <w:rPr>
                  <w:rStyle w:val="CODE"/>
                  <w:rFonts w:cs="Courier New"/>
                </w:rPr>
                <w:delText>fmi2</w:delText>
              </w:r>
              <w:r w:rsidR="007833BD">
                <w:rPr>
                  <w:rStyle w:val="CODE"/>
                  <w:rFonts w:cs="Courier New"/>
                </w:rPr>
                <w:delText>True</w:delText>
              </w:r>
              <w:r w:rsidR="007833BD">
                <w:delText xml:space="preserve"> (indicating that the</w:delText>
              </w:r>
              <w:r w:rsidRPr="0098259C">
                <w:delText xml:space="preserve"> (continuous</w:delText>
              </w:r>
              <w:r w:rsidR="007833BD">
                <w:delText>-time</w:delText>
              </w:r>
              <w:r w:rsidRPr="0098259C">
                <w:delText>) state vector has changed</w:delText>
              </w:r>
              <w:r w:rsidR="007833BD">
                <w:delText>).</w:delText>
              </w:r>
              <w:r w:rsidRPr="0098259C">
                <w:delText xml:space="preserve"> </w:delText>
              </w:r>
            </w:del>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t>fmi2</w:t>
            </w:r>
            <w:r w:rsidR="009236DE" w:rsidRPr="0098259C">
              <w:rPr>
                <w:rStyle w:val="CODE"/>
              </w:rPr>
              <w:t>Status</w:t>
            </w:r>
            <w:r w:rsidR="00AD71EE" w:rsidRPr="0098259C">
              <w:rPr>
                <w:rStyle w:val="CODE"/>
                <w:rFonts w:cs="Courier New"/>
              </w:rPr>
              <w:t xml:space="preserve"> </w:t>
            </w:r>
            <w:r>
              <w:rPr>
                <w:rStyle w:val="CODE"/>
                <w:rFonts w:cs="Courier New"/>
              </w:rPr>
              <w:t>fmi2</w:t>
            </w:r>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x_nominal[],</w:t>
            </w:r>
            <w:r w:rsidR="001D30BC" w:rsidRPr="0098259C">
              <w:rPr>
                <w:rStyle w:val="CODE"/>
              </w:rPr>
              <w:t xml:space="preserve"> </w:t>
            </w:r>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r w:rsidR="00AD71EE" w:rsidRPr="0098259C">
              <w:rPr>
                <w:rStyle w:val="CODE"/>
                <w:rFonts w:cs="Courier New"/>
              </w:rPr>
              <w:t xml:space="preserve"> nx);</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2F6EC4FB"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r w:rsidR="003A4D9E" w:rsidRPr="0098259C">
              <w:rPr>
                <w:rStyle w:val="CODE"/>
              </w:rPr>
              <w:t>eventInfo-&gt;</w:t>
            </w:r>
            <w:r w:rsidR="00724522">
              <w:rPr>
                <w:rStyle w:val="CODE"/>
              </w:rPr>
              <w:t xml:space="preserve"> </w:t>
            </w:r>
            <w:r w:rsidR="00960690">
              <w:rPr>
                <w:rStyle w:val="CODE"/>
              </w:rPr>
              <w:t>nominalsOfContinuousStates</w:t>
            </w:r>
            <w:r w:rsidRPr="0098259C">
              <w:rPr>
                <w:rStyle w:val="CODE"/>
              </w:rPr>
              <w:t xml:space="preserve">Changed = </w:t>
            </w:r>
            <w:r w:rsidR="00140C25">
              <w:rPr>
                <w:rStyle w:val="CODE"/>
              </w:rPr>
              <w:t>fmi2</w:t>
            </w:r>
            <w:r w:rsidR="009236DE" w:rsidRPr="0098259C">
              <w:rPr>
                <w:rStyle w:val="CODE"/>
              </w:rPr>
              <w:t>True</w:t>
            </w:r>
            <w:ins w:id="2724" w:author="Bertsch Christian (CR/AEE3)" w:date="2019-09-06T11:23:00Z">
              <w:r w:rsidR="00C12A73">
                <w:rPr>
                  <w:rStyle w:val="CODE"/>
                  <w:rFonts w:ascii="Arial" w:hAnsi="Arial" w:cs="Arial"/>
                </w:rPr>
                <w:t>,</w:t>
              </w:r>
            </w:ins>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del w:id="2725" w:author="Bertsch Christian (CR/AEE3)" w:date="2019-09-06T11:23:00Z">
              <w:r w:rsidR="00960690" w:rsidRPr="004865EB">
                <w:rPr>
                  <w:i/>
                </w:rPr>
                <w:delText>e.g.</w:delText>
              </w:r>
            </w:del>
            <w:ins w:id="2726" w:author="Bertsch Christian (CR/AEE3)" w:date="2019-09-06T11:23:00Z">
              <w:r w:rsidR="00C12A73">
                <w:rPr>
                  <w:i/>
                </w:rPr>
                <w:t>for example,</w:t>
              </w:r>
            </w:ins>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r w:rsidR="001153E0" w:rsidRPr="0098259C">
              <w:rPr>
                <w:rStyle w:val="CODE"/>
              </w:rPr>
              <w:t>i</w:t>
            </w:r>
            <w:r w:rsidR="00FB3E34" w:rsidRPr="0098259C">
              <w:t xml:space="preserve">, a nominal value </w:t>
            </w:r>
            <w:r w:rsidR="001153E0" w:rsidRPr="0098259C">
              <w:rPr>
                <w:rStyle w:val="CODE"/>
              </w:rPr>
              <w:t>x_nominal[i] =</w:t>
            </w:r>
            <w:r w:rsidR="00FB3E34" w:rsidRPr="0098259C">
              <w:rPr>
                <w:rStyle w:val="CODE"/>
              </w:rPr>
              <w:t xml:space="preserve"> 1.0</w:t>
            </w:r>
            <w:r w:rsidR="00FB3E34" w:rsidRPr="0098259C">
              <w:t xml:space="preserve"> should be returned.</w:t>
            </w:r>
            <w:r w:rsidR="00724522">
              <w:t xml:space="preserve"> Note</w:t>
            </w:r>
            <w:del w:id="2727" w:author="Bertsch Christian (CR/AEE3)" w:date="2019-09-06T11:23:00Z">
              <w:r w:rsidR="00724522">
                <w:delText>,</w:delText>
              </w:r>
            </w:del>
            <w:ins w:id="2728" w:author="Bertsch Christian (CR/AEE3)" w:date="2019-09-06T11:23:00Z">
              <w:r w:rsidR="00B45CF6">
                <w:t xml:space="preserve"> that</w:t>
              </w:r>
            </w:ins>
            <w:r w:rsidR="00724522">
              <w:t xml:space="preserve"> it is required that </w:t>
            </w:r>
            <w:r w:rsidR="00724522" w:rsidRPr="0044608E">
              <w:rPr>
                <w:rStyle w:val="CODE"/>
              </w:rPr>
              <w:t>x_nominal[i]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r w:rsidRPr="0098259C">
              <w:rPr>
                <w:rStyle w:val="CODE"/>
              </w:rPr>
              <w:t>absol</w:t>
            </w:r>
            <w:r w:rsidR="00D900E6">
              <w:rPr>
                <w:rStyle w:val="CODE"/>
              </w:rPr>
              <w:t>uteTolerance[i] = 0.01*t</w:t>
            </w:r>
            <w:r w:rsidRPr="0098259C">
              <w:rPr>
                <w:rStyle w:val="CODE"/>
              </w:rPr>
              <w:t>olerance*x_nominal[i]</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Heading3"/>
      </w:pPr>
      <w:bookmarkStart w:id="2729" w:name="_Ref235843871"/>
      <w:bookmarkStart w:id="2730" w:name="_Toc240646372"/>
      <w:bookmarkStart w:id="2731" w:name="_Toc247884545"/>
      <w:bookmarkStart w:id="2732" w:name="_Toc20839940"/>
      <w:r w:rsidRPr="0098259C">
        <w:t>State Machine of Calling Sequence</w:t>
      </w:r>
      <w:bookmarkEnd w:id="2729"/>
      <w:bookmarkEnd w:id="2730"/>
      <w:bookmarkEnd w:id="2731"/>
      <w:bookmarkEnd w:id="2732"/>
      <w:r w:rsidRPr="0098259C">
        <w:t xml:space="preserve"> </w:t>
      </w:r>
    </w:p>
    <w:p w14:paraId="31A25AC2" w14:textId="77777777" w:rsidR="00990EFE" w:rsidRPr="0098259C" w:rsidRDefault="00486730" w:rsidP="006B205E">
      <w:pPr>
        <w:pStyle w:val="BodyText"/>
      </w:pPr>
      <w:r w:rsidRPr="0098259C">
        <w:t xml:space="preserve">Every implementation of the FMI must support calling sequences of the functions according to the following state </w:t>
      </w:r>
      <w:r w:rsidR="006B205E">
        <w:t>chart</w:t>
      </w:r>
      <w:r w:rsidRPr="0098259C">
        <w:t>:</w:t>
      </w:r>
    </w:p>
    <w:p w14:paraId="3C808AFC" w14:textId="312815B8" w:rsidR="002D790A" w:rsidRPr="0098259C" w:rsidRDefault="009B6624" w:rsidP="00990EFE">
      <w:pPr>
        <w:pStyle w:val="BodyText"/>
        <w:spacing w:line="240" w:lineRule="auto"/>
        <w:jc w:val="center"/>
      </w:pPr>
      <w:ins w:id="2733" w:author="Bertsch Christian (CR/AEE3)" w:date="2019-09-22T21:03:00Z">
        <w:r>
          <w:rPr>
            <w:noProof/>
            <w:lang w:eastAsia="en-US"/>
          </w:rPr>
          <mc:AlternateContent>
            <mc:Choice Requires="wps">
              <w:drawing>
                <wp:anchor distT="45720" distB="45720" distL="114300" distR="114300" simplePos="0" relativeHeight="251660288" behindDoc="0" locked="0" layoutInCell="1" allowOverlap="1" wp14:anchorId="466EDEF1" wp14:editId="0C9058AE">
                  <wp:simplePos x="0" y="0"/>
                  <wp:positionH relativeFrom="column">
                    <wp:posOffset>503733</wp:posOffset>
                  </wp:positionH>
                  <wp:positionV relativeFrom="paragraph">
                    <wp:posOffset>1564919</wp:posOffset>
                  </wp:positionV>
                  <wp:extent cx="1426464" cy="343814"/>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464" cy="343814"/>
                          </a:xfrm>
                          <a:prstGeom prst="rect">
                            <a:avLst/>
                          </a:prstGeom>
                          <a:noFill/>
                          <a:ln w="9525">
                            <a:noFill/>
                            <a:miter lim="800000"/>
                            <a:headEnd/>
                            <a:tailEnd/>
                          </a:ln>
                        </wps:spPr>
                        <wps:txbx>
                          <w:txbxContent>
                            <w:p w14:paraId="33880E48" w14:textId="2CE19C93" w:rsidR="00BD2272" w:rsidRPr="008A5D81" w:rsidRDefault="00BD2272">
                              <w:pPr>
                                <w:spacing w:line="216" w:lineRule="auto"/>
                                <w:jc w:val="right"/>
                                <w:rPr>
                                  <w:ins w:id="2734" w:author="Bertsch Christian (CR/AEE3)" w:date="2019-09-22T21:28:00Z"/>
                                  <w:rStyle w:val="HTMLCode"/>
                                  <w:rFonts w:ascii="Arial" w:hAnsi="Arial" w:cs="Arial"/>
                                  <w:sz w:val="16"/>
                                </w:rPr>
                                <w:pPrChange w:id="2735" w:author="Bertsch Christian (CR/AEE3)" w:date="2019-10-03T19:26:00Z">
                                  <w:pPr/>
                                </w:pPrChange>
                              </w:pPr>
                              <w:ins w:id="2736" w:author="Bertsch Christian (CR/AEE3)" w:date="2019-09-22T21:04:00Z">
                                <w:r w:rsidRPr="008A5D81">
                                  <w:rPr>
                                    <w:rStyle w:val="HTMLCode"/>
                                    <w:rFonts w:ascii="Arial" w:hAnsi="Arial" w:cs="Arial"/>
                                    <w:sz w:val="16"/>
                                    <w:rPrChange w:id="2737" w:author="Bertsch Christian (CR/AEE3)" w:date="2019-09-22T21:32:00Z">
                                      <w:rPr>
                                        <w:rStyle w:val="HTMLCode"/>
                                      </w:rPr>
                                    </w:rPrChange>
                                  </w:rPr>
                                  <w:t>fmi2GetDerivatives</w:t>
                                </w:r>
                              </w:ins>
                              <w:ins w:id="2738" w:author="Bertsch Christian (CR/AEE3)" w:date="2019-09-22T21:28:00Z">
                                <w:r w:rsidRPr="008A5D81">
                                  <w:rPr>
                                    <w:rStyle w:val="HTMLCode"/>
                                    <w:rFonts w:ascii="Arial" w:hAnsi="Arial" w:cs="Arial"/>
                                    <w:sz w:val="16"/>
                                  </w:rPr>
                                  <w:br/>
                                </w:r>
                              </w:ins>
                              <w:ins w:id="2739" w:author="Bertsch Christian (CR/AEE3)" w:date="2019-09-22T21:31:00Z">
                                <w:r w:rsidRPr="008A5D81">
                                  <w:rPr>
                                    <w:rStyle w:val="HTMLCode"/>
                                    <w:rFonts w:ascii="Arial" w:hAnsi="Arial" w:cs="Arial"/>
                                    <w:sz w:val="16"/>
                                  </w:rPr>
                                  <w:t>fmi2GetEventIndicators</w:t>
                                </w:r>
                              </w:ins>
                              <w:ins w:id="2740" w:author="Bertsch Christian (CR/AEE3)" w:date="2019-09-22T21:28:00Z">
                                <w:r w:rsidRPr="008A5D81">
                                  <w:rPr>
                                    <w:rStyle w:val="HTMLCode"/>
                                    <w:rFonts w:ascii="Arial" w:hAnsi="Arial" w:cs="Arial"/>
                                    <w:sz w:val="16"/>
                                  </w:rPr>
                                  <w:br/>
                                </w:r>
                              </w:ins>
                            </w:p>
                            <w:p w14:paraId="72262429" w14:textId="77777777" w:rsidR="00BD2272" w:rsidRPr="00C42950" w:rsidRDefault="00BD2272">
                              <w:pPr>
                                <w:pStyle w:val="BodyText"/>
                                <w:jc w:val="right"/>
                                <w:pPrChange w:id="2741" w:author="Bertsch Christian (CR/AEE3)" w:date="2019-09-22T21:31:00Z">
                                  <w:pPr/>
                                </w:pPrChang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EDEF1" id="Text Box 2" o:spid="_x0000_s1134" type="#_x0000_t202" style="position:absolute;left:0;text-align:left;margin-left:39.65pt;margin-top:123.2pt;width:112.3pt;height:27.0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" filled="f" stroked="f">
                  <v:textbox>
                    <w:txbxContent>
                      <w:p w14:paraId="33880E48" w14:textId="2CE19C93" w:rsidR="00BD2272" w:rsidRPr="008A5D81" w:rsidRDefault="00BD2272" w:rsidP="00545BDB">
                        <w:pPr>
                          <w:spacing w:line="216" w:lineRule="auto"/>
                          <w:jc w:val="right"/>
                          <w:rPr>
                            <w:ins w:id="2786" w:author="Bertsch Christian (CR/AEE3)" w:date="2019-09-22T21:28:00Z"/>
                            <w:rStyle w:val="HTMLCode"/>
                            <w:rFonts w:ascii="Arial" w:hAnsi="Arial" w:cs="Arial"/>
                            <w:sz w:val="16"/>
                          </w:rPr>
                          <w:pPrChange w:id="2787" w:author="Bertsch Christian (CR/AEE3)" w:date="2019-10-03T19:26:00Z">
                            <w:pPr/>
                          </w:pPrChange>
                        </w:pPr>
                        <w:ins w:id="2788" w:author="Bertsch Christian (CR/AEE3)" w:date="2019-09-22T21:04:00Z">
                          <w:r w:rsidRPr="008A5D81">
                            <w:rPr>
                              <w:rStyle w:val="HTMLCode"/>
                              <w:rFonts w:ascii="Arial" w:hAnsi="Arial" w:cs="Arial"/>
                              <w:sz w:val="16"/>
                              <w:rPrChange w:id="2789" w:author="Bertsch Christian (CR/AEE3)" w:date="2019-09-22T21:32:00Z">
                                <w:rPr>
                                  <w:rStyle w:val="HTMLCode"/>
                                </w:rPr>
                              </w:rPrChange>
                            </w:rPr>
                            <w:t>fmi2GetDerivatives</w:t>
                          </w:r>
                        </w:ins>
                        <w:ins w:id="2790" w:author="Bertsch Christian (CR/AEE3)" w:date="2019-09-22T21:28:00Z">
                          <w:r w:rsidRPr="008A5D81">
                            <w:rPr>
                              <w:rStyle w:val="HTMLCode"/>
                              <w:rFonts w:ascii="Arial" w:hAnsi="Arial" w:cs="Arial"/>
                              <w:sz w:val="16"/>
                            </w:rPr>
                            <w:br/>
                          </w:r>
                        </w:ins>
                        <w:ins w:id="2791" w:author="Bertsch Christian (CR/AEE3)" w:date="2019-09-22T21:31:00Z">
                          <w:r w:rsidRPr="008A5D81">
                            <w:rPr>
                              <w:rStyle w:val="HTMLCode"/>
                              <w:rFonts w:ascii="Arial" w:hAnsi="Arial" w:cs="Arial"/>
                              <w:sz w:val="16"/>
                            </w:rPr>
                            <w:t>fmi2GetEventIndicators</w:t>
                          </w:r>
                        </w:ins>
                        <w:ins w:id="2792" w:author="Bertsch Christian (CR/AEE3)" w:date="2019-09-22T21:28:00Z">
                          <w:r w:rsidRPr="008A5D81">
                            <w:rPr>
                              <w:rStyle w:val="HTMLCode"/>
                              <w:rFonts w:ascii="Arial" w:hAnsi="Arial" w:cs="Arial"/>
                              <w:sz w:val="16"/>
                            </w:rPr>
                            <w:br/>
                          </w:r>
                        </w:ins>
                      </w:p>
                      <w:p w14:paraId="72262429" w14:textId="77777777" w:rsidR="00BD2272" w:rsidRPr="00C42950" w:rsidRDefault="00BD2272">
                        <w:pPr>
                          <w:pStyle w:val="BodyText"/>
                          <w:jc w:val="right"/>
                          <w:pPrChange w:id="2793" w:author="Bertsch Christian (CR/AEE3)" w:date="2019-09-22T21:31:00Z">
                            <w:pPr/>
                          </w:pPrChange>
                        </w:pPr>
                      </w:p>
                    </w:txbxContent>
                  </v:textbox>
                </v:shape>
              </w:pict>
            </mc:Fallback>
          </mc:AlternateContent>
        </w:r>
      </w:ins>
      <w:r w:rsidR="00B96F5B">
        <w:rPr>
          <w:noProof/>
          <w:lang w:eastAsia="en-US"/>
        </w:rPr>
        <w:drawing>
          <wp:inline distT="0" distB="0" distL="0" distR="0" wp14:anchorId="4E348570" wp14:editId="18A6C296">
            <wp:extent cx="5972810" cy="4730750"/>
            <wp:effectExtent l="0" t="0" r="889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72810" cy="4730750"/>
                    </a:xfrm>
                    <a:prstGeom prst="rect">
                      <a:avLst/>
                    </a:prstGeom>
                  </pic:spPr>
                </pic:pic>
              </a:graphicData>
            </a:graphic>
          </wp:inline>
        </w:drawing>
      </w:r>
    </w:p>
    <w:p w14:paraId="2A60BC77" w14:textId="3BF76263" w:rsidR="000D0261" w:rsidRPr="0098259C" w:rsidRDefault="000D0261" w:rsidP="000D0261">
      <w:pPr>
        <w:pStyle w:val="Caption"/>
        <w:rPr>
          <w:b w:val="0"/>
        </w:rPr>
      </w:pPr>
      <w:bookmarkStart w:id="2742" w:name="_Ref357865571"/>
      <w:r w:rsidRPr="0098259C">
        <w:t xml:space="preserve">Figure </w:t>
      </w:r>
      <w:r w:rsidRPr="0098259C">
        <w:fldChar w:fldCharType="begin"/>
      </w:r>
      <w:r w:rsidRPr="0098259C">
        <w:instrText xml:space="preserve"> SEQ Figure \* ARABIC </w:instrText>
      </w:r>
      <w:r w:rsidRPr="0098259C">
        <w:fldChar w:fldCharType="separate"/>
      </w:r>
      <w:r w:rsidR="000440B4">
        <w:rPr>
          <w:noProof/>
        </w:rPr>
        <w:t>6</w:t>
      </w:r>
      <w:r w:rsidRPr="0098259C">
        <w:fldChar w:fldCharType="end"/>
      </w:r>
      <w:bookmarkEnd w:id="2742"/>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5E27E9E4" w:rsidR="007133B3" w:rsidRPr="008A5D81" w:rsidRDefault="00FB3300" w:rsidP="007133B3">
      <w:pPr>
        <w:pStyle w:val="BodyText"/>
        <w:rPr>
          <w:rFonts w:ascii="Courier New" w:hAnsi="Courier New" w:cs="Courier New"/>
          <w:i/>
          <w:iCs/>
          <w:sz w:val="19"/>
          <w:szCs w:val="19"/>
          <w:rPrChange w:id="2743" w:author="Bertsch Christian (CR/AEE3)" w:date="2019-09-22T21:34:00Z">
            <w:rPr/>
          </w:rPrChange>
        </w:rPr>
      </w:pPr>
      <w:r>
        <w:t xml:space="preserve">The objective of the start chart is to define the allowed calling sequences for functions of the FMI: </w:t>
      </w:r>
      <w:r w:rsidR="00386D0F">
        <w:t>C</w:t>
      </w:r>
      <w:r>
        <w:t xml:space="preserve">alling sequences not accepted by the state chart are not supported by the FMI. The </w:t>
      </w:r>
      <w:del w:id="2744" w:author="Bertsch Christian (CR/AEE3)" w:date="2019-09-06T11:23:00Z">
        <w:r>
          <w:delText>behaviour</w:delText>
        </w:r>
      </w:del>
      <w:ins w:id="2745" w:author="Bertsch Christian (CR/AEE3)" w:date="2019-09-06T11:23:00Z">
        <w:r>
          <w:t>behavior</w:t>
        </w:r>
      </w:ins>
      <w:r>
        <w:t xml:space="preserve"> of an FMU is undefined for such a calling sequence. For example, the state chart indicates that when an FMU for Model Exchange is in state “</w:t>
      </w:r>
      <w:r w:rsidR="00386D0F">
        <w:t>Continuous-Time Mode</w:t>
      </w:r>
      <w:r>
        <w:t xml:space="preserve">”, a call to </w:t>
      </w:r>
      <w:r w:rsidR="00140C25">
        <w:t>fmi2</w:t>
      </w:r>
      <w:r>
        <w:t>SetReal for a discrete input is not supported. The state chart is given here as UML 2.0 state machine. If a transition is labelled with one or more function names (for example</w:t>
      </w:r>
      <w:ins w:id="2746" w:author="Bertsch Christian (CR/AEE3)" w:date="2019-09-06T11:23:00Z">
        <w:r w:rsidR="00311D39">
          <w:t>,</w:t>
        </w:r>
      </w:ins>
      <w:r>
        <w:t xml:space="preserve"> </w:t>
      </w:r>
      <w:r w:rsidR="00140C25">
        <w:t>fmi2</w:t>
      </w:r>
      <w:r>
        <w:t xml:space="preserve">GetReal, </w:t>
      </w:r>
      <w:r w:rsidR="00140C25">
        <w:t>fmi2</w:t>
      </w:r>
      <w:r>
        <w:t>GetInteger</w:t>
      </w:r>
      <w:del w:id="2747" w:author="Bertsch Christian (CR/AEE3)" w:date="2019-09-06T11:23:00Z">
        <w:r>
          <w:delText>)</w:delText>
        </w:r>
      </w:del>
      <w:ins w:id="2748" w:author="Bertsch Christian (CR/AEE3)" w:date="2019-09-06T11:23:00Z">
        <w:r>
          <w:t>)</w:t>
        </w:r>
        <w:r w:rsidR="00311D39">
          <w:t>,</w:t>
        </w:r>
      </w:ins>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ins w:id="2749" w:author="Bertsch Christian (CR/AEE3)" w:date="2019-09-06T11:23:00Z">
        <w:r w:rsidR="007133B3">
          <w:br/>
        </w:r>
        <w:r w:rsidR="007133B3" w:rsidRPr="0040289E">
          <w:rPr>
            <w:iCs/>
            <w:rPrChange w:id="2750" w:author="Bertsch Christian (CR/AEE3)" w:date="2019-09-24T14:23:00Z">
              <w:rPr>
                <w:i/>
                <w:iCs/>
              </w:rPr>
            </w:rPrChange>
          </w:rPr>
          <w:t>[</w:t>
        </w:r>
        <w:r w:rsidR="007133B3" w:rsidRPr="00FA3E81">
          <w:rPr>
            <w:i/>
            <w:iCs/>
          </w:rPr>
          <w:t>Bugfix</w:t>
        </w:r>
      </w:ins>
      <w:ins w:id="2751" w:author="Bertsch Christian (CR/AEE3)" w:date="2019-09-22T21:36:00Z">
        <w:r w:rsidR="0013111F">
          <w:rPr>
            <w:i/>
            <w:iCs/>
          </w:rPr>
          <w:t>es</w:t>
        </w:r>
      </w:ins>
      <w:ins w:id="2752" w:author="Bertsch Christian (CR/AEE3)" w:date="2019-09-06T11:23:00Z">
        <w:r w:rsidR="007133B3" w:rsidRPr="00FA3E81">
          <w:rPr>
            <w:i/>
            <w:iCs/>
          </w:rPr>
          <w:t xml:space="preserve"> </w:t>
        </w:r>
        <w:r w:rsidR="008A5D81">
          <w:rPr>
            <w:i/>
            <w:iCs/>
          </w:rPr>
          <w:t>in FMI 2.0.1: Note that there was</w:t>
        </w:r>
        <w:r w:rsidR="007133B3" w:rsidRPr="00FA3E81">
          <w:rPr>
            <w:i/>
            <w:iCs/>
          </w:rPr>
          <w:t xml:space="preserve"> an inconsistency</w:t>
        </w:r>
      </w:ins>
      <w:ins w:id="2753" w:author="Bertsch Christian (CR/AEE3)" w:date="2019-09-22T21:33:00Z">
        <w:r w:rsidR="008A5D81">
          <w:rPr>
            <w:i/>
            <w:iCs/>
          </w:rPr>
          <w:t xml:space="preserve"> in FMI 2.0</w:t>
        </w:r>
      </w:ins>
      <w:ins w:id="2754" w:author="Bertsch Christian (CR/AEE3)" w:date="2019-09-06T11:23:00Z">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is allowed to be called in </w:t>
        </w:r>
        <w:r w:rsidR="007133B3" w:rsidRPr="00FA3E81">
          <w:rPr>
            <w:rFonts w:ascii="Courier New" w:hAnsi="Courier New" w:cs="Courier New"/>
            <w:i/>
            <w:iCs/>
            <w:sz w:val="19"/>
            <w:szCs w:val="19"/>
          </w:rPr>
          <w:t>initializationMode</w:t>
        </w:r>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r w:rsidR="007133B3" w:rsidRPr="00FA3E81">
          <w:rPr>
            <w:rFonts w:ascii="Courier New" w:hAnsi="Courier New" w:cs="Courier New"/>
            <w:i/>
            <w:iCs/>
            <w:sz w:val="19"/>
            <w:szCs w:val="19"/>
          </w:rPr>
          <w:t>initializationMode</w:t>
        </w:r>
      </w:ins>
      <w:ins w:id="2755" w:author="Bertsch Christian (CR/AEE3)" w:date="2019-09-22T21:34:00Z">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13111F">
          <w:rPr>
            <w:i/>
            <w:iCs/>
            <w:rPrChange w:id="2756" w:author="Bertsch Christian (CR/AEE3)" w:date="2019-09-22T21:35:00Z">
              <w:rPr>
                <w:rFonts w:ascii="Courier New" w:hAnsi="Courier New" w:cs="Courier New"/>
                <w:i/>
                <w:iCs/>
                <w:sz w:val="19"/>
                <w:szCs w:val="19"/>
              </w:rPr>
            </w:rPrChange>
          </w:rPr>
          <w:t>Additionally</w:t>
        </w:r>
      </w:ins>
      <w:ins w:id="2757" w:author="Bertsch Christian (CR/AEE3)" w:date="2019-09-22T21:36:00Z">
        <w:r w:rsidR="0013111F">
          <w:rPr>
            <w:i/>
            <w:iCs/>
          </w:rPr>
          <w:t xml:space="preserve"> the </w:t>
        </w:r>
      </w:ins>
      <w:ins w:id="2758" w:author="Bertsch Christian (CR/AEE3)" w:date="2019-09-24T14:39:00Z">
        <w:r w:rsidR="00537786">
          <w:rPr>
            <w:i/>
            <w:iCs/>
          </w:rPr>
          <w:t>function</w:t>
        </w:r>
      </w:ins>
      <w:ins w:id="2759" w:author="Bertsch Christian (CR/AEE3)" w:date="2019-09-22T21:34:00Z">
        <w:r w:rsidR="008A5D81" w:rsidRPr="0013111F">
          <w:rPr>
            <w:i/>
            <w:iCs/>
            <w:rPrChange w:id="2760" w:author="Bertsch Christian (CR/AEE3)" w:date="2019-09-22T21:35:00Z">
              <w:rPr>
                <w:rFonts w:ascii="Courier New" w:hAnsi="Courier New" w:cs="Courier New"/>
                <w:i/>
                <w:iCs/>
                <w:sz w:val="19"/>
                <w:szCs w:val="19"/>
              </w:rPr>
            </w:rPrChange>
          </w:rPr>
          <w:t xml:space="preserve"> </w:t>
        </w:r>
      </w:ins>
      <w:ins w:id="2761" w:author="Bertsch Christian (CR/AEE3)" w:date="2019-09-22T21:35:00Z">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13111F">
          <w:rPr>
            <w:i/>
            <w:iCs/>
            <w:rPrChange w:id="2762" w:author="Bertsch Christian (CR/AEE3)" w:date="2019-09-22T21:36:00Z">
              <w:rPr>
                <w:rFonts w:ascii="Courier New" w:hAnsi="Courier New" w:cs="Courier New"/>
                <w:i/>
                <w:iCs/>
                <w:sz w:val="19"/>
                <w:szCs w:val="19"/>
              </w:rPr>
            </w:rPrChange>
          </w:rPr>
          <w:t>may</w:t>
        </w:r>
        <w:r w:rsidR="008A5D81" w:rsidRPr="0013111F">
          <w:rPr>
            <w:i/>
            <w:iCs/>
            <w:rPrChange w:id="2763" w:author="Bertsch Christian (CR/AEE3)" w:date="2019-09-22T21:36:00Z">
              <w:rPr>
                <w:rFonts w:ascii="Courier New" w:hAnsi="Courier New" w:cs="Courier New"/>
                <w:i/>
                <w:iCs/>
                <w:sz w:val="19"/>
                <w:szCs w:val="19"/>
              </w:rPr>
            </w:rPrChange>
          </w:rPr>
          <w:t xml:space="preserve"> by called in </w:t>
        </w:r>
        <w:r w:rsidR="008A5D81" w:rsidRPr="00FA3E81">
          <w:rPr>
            <w:rFonts w:ascii="Courier New" w:hAnsi="Courier New" w:cs="Courier New"/>
            <w:i/>
            <w:iCs/>
            <w:sz w:val="19"/>
            <w:szCs w:val="19"/>
          </w:rPr>
          <w:t>initializationMode</w:t>
        </w:r>
        <w:r w:rsidR="0013111F">
          <w:rPr>
            <w:i/>
            <w:iCs/>
          </w:rPr>
          <w:t>.</w:t>
        </w:r>
      </w:ins>
      <w:ins w:id="2764" w:author="Bertsch Christian (CR/AEE3)" w:date="2019-09-06T11:23:00Z">
        <w:r w:rsidR="0040289E" w:rsidRPr="0040289E">
          <w:rPr>
            <w:iCs/>
            <w:rPrChange w:id="2765" w:author="Bertsch Christian (CR/AEE3)" w:date="2019-09-24T14:23:00Z">
              <w:rPr>
                <w:i/>
                <w:iCs/>
              </w:rPr>
            </w:rPrChange>
          </w:rPr>
          <w:t>]</w:t>
        </w:r>
      </w:ins>
    </w:p>
    <w:p w14:paraId="7639C6DE" w14:textId="638B7AE2" w:rsidR="00486730" w:rsidRPr="0098259C" w:rsidRDefault="00486730" w:rsidP="00486730">
      <w:pPr>
        <w:pStyle w:val="BodyText"/>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0440B4">
        <w:rPr>
          <w:lang w:eastAsia="en-US"/>
        </w:rPr>
        <w:t>3.1</w:t>
      </w:r>
      <w:r w:rsidR="00F41DB6">
        <w:rPr>
          <w:lang w:eastAsia="en-US"/>
        </w:rPr>
        <w:fldChar w:fldCharType="end"/>
      </w:r>
      <w:del w:id="2766" w:author="Bertsch Christian (CR/AEE3)" w:date="2019-09-22T21:30:00Z">
        <w:r w:rsidRPr="0098259C" w:rsidDel="008A5D81">
          <w:rPr>
            <w:lang w:eastAsia="en-US"/>
          </w:rPr>
          <w:fldChar w:fldCharType="begin"/>
        </w:r>
        <w:r w:rsidRPr="0098259C" w:rsidDel="008A5D81">
          <w:rPr>
            <w:lang w:eastAsia="en-US"/>
          </w:rPr>
          <w:delInstrText xml:space="preserve"> REF _Ref240464802 \r \h </w:delInstrText>
        </w:r>
        <w:r w:rsidRPr="0098259C" w:rsidDel="008A5D81">
          <w:rPr>
            <w:lang w:eastAsia="en-US"/>
          </w:rPr>
        </w:r>
        <w:r w:rsidRPr="0098259C" w:rsidDel="008A5D81">
          <w:rPr>
            <w:lang w:eastAsia="en-US"/>
          </w:rPr>
          <w:fldChar w:fldCharType="separate"/>
        </w:r>
      </w:del>
      <w:ins w:id="2767" w:author="Otter, Martin" w:date="2019-09-06T11:33:00Z">
        <w:del w:id="2768" w:author="Bertsch Christian (CR/AEE3)" w:date="2019-09-22T21:30:00Z">
          <w:r w:rsidR="007C1036" w:rsidRPr="004B0E4D" w:rsidDel="008A5D81">
            <w:rPr>
              <w:b/>
              <w:bCs/>
              <w:lang w:eastAsia="en-US"/>
              <w:rPrChange w:id="2769" w:author="Bertsch Christian (CR/AEE3)" w:date="2019-09-22T20:23:00Z">
                <w:rPr>
                  <w:b/>
                  <w:bCs/>
                  <w:lang w:val="de-DE" w:eastAsia="en-US"/>
                </w:rPr>
              </w:rPrChange>
            </w:rPr>
            <w:delText>Fehler! Verweisquelle konnte nicht gefunden werden.</w:delText>
          </w:r>
        </w:del>
      </w:ins>
      <w:del w:id="2770" w:author="Bertsch Christian (CR/AEE3)" w:date="2019-09-22T21:30:00Z">
        <w:r w:rsidRPr="0098259C" w:rsidDel="008A5D81">
          <w:rPr>
            <w:lang w:eastAsia="en-US"/>
          </w:rPr>
          <w:fldChar w:fldCharType="end"/>
        </w:r>
      </w:del>
      <w:r w:rsidRPr="0098259C">
        <w:rPr>
          <w:lang w:eastAsia="en-US"/>
        </w:rPr>
        <w:t>. Each state of the state machine corresponds to a certain phase of a simulation as follows:</w:t>
      </w:r>
    </w:p>
    <w:p w14:paraId="1CC91553" w14:textId="06F6844B" w:rsidR="007133B3" w:rsidRDefault="00486730" w:rsidP="00486730">
      <w:pPr>
        <w:pStyle w:val="BulletItemFirst"/>
        <w:spacing w:before="120"/>
        <w:rPr>
          <w:lang w:eastAsia="en-US"/>
        </w:rPr>
      </w:pPr>
      <w:del w:id="2771" w:author="Bertsch Christian (CR/AEE3)" w:date="2019-09-06T11:23:00Z">
        <w:r w:rsidRPr="0098259C">
          <w:rPr>
            <w:b/>
            <w:lang w:eastAsia="en-US"/>
          </w:rPr>
          <w:delText>instantiated</w:delText>
        </w:r>
      </w:del>
      <w:ins w:id="2772" w:author="Bertsch Christian (CR/AEE3)" w:date="2019-09-06T11:23:00Z">
        <w:r w:rsidR="007F713A">
          <w:rPr>
            <w:b/>
            <w:lang w:eastAsia="en-US"/>
          </w:rPr>
          <w:t>I</w:t>
        </w:r>
        <w:r w:rsidRPr="0098259C">
          <w:rPr>
            <w:b/>
            <w:lang w:eastAsia="en-US"/>
          </w:rPr>
          <w:t>nstantiated</w:t>
        </w:r>
      </w:ins>
      <w:r w:rsidR="002F127B">
        <w:rPr>
          <w:lang w:eastAsia="en-US"/>
        </w:rPr>
        <w:t>:</w:t>
      </w:r>
      <w:r w:rsidR="002F127B">
        <w:rPr>
          <w:lang w:eastAsia="en-US"/>
        </w:rPr>
        <w:br/>
        <w:t xml:space="preserve">In this state, </w:t>
      </w:r>
      <w:r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r w:rsidR="00756F0A" w:rsidRPr="006F760E">
        <w:rPr>
          <w:rStyle w:val="CODE"/>
        </w:rPr>
        <w:t>approx</w:t>
      </w:r>
      <w:r w:rsidR="00D022A2">
        <w:rPr>
          <w:rStyle w:val="CODE"/>
          <w:rFonts w:cs="Courier New"/>
        </w:rPr>
        <w:t>″</w:t>
      </w:r>
      <w:r w:rsidR="002F127B">
        <w:rPr>
          <w:rStyle w:val="CODE"/>
        </w:rPr>
        <w:t>)</w:t>
      </w:r>
      <w:r w:rsidR="00756F0A">
        <w:rPr>
          <w:lang w:eastAsia="en-US"/>
        </w:rPr>
        <w:t xml:space="preserve"> </w:t>
      </w:r>
      <w:del w:id="2773" w:author="Bertsch Christian (CR/AEE3)" w:date="2019-09-06T11:23:00Z">
        <w:r w:rsidR="0059498C" w:rsidRPr="0098259C">
          <w:rPr>
            <w:lang w:eastAsia="en-US"/>
          </w:rPr>
          <w:delText>can</w:delText>
        </w:r>
        <w:r w:rsidR="00C01924" w:rsidRPr="0098259C">
          <w:rPr>
            <w:lang w:eastAsia="en-US"/>
          </w:rPr>
          <w:delText xml:space="preserve"> be set</w:delText>
        </w:r>
      </w:del>
      <w:ins w:id="2774" w:author="Bertsch Christian (CR/AEE3)" w:date="2019-09-06T11:23:00Z">
        <w:r w:rsidR="007133B3">
          <w:t xml:space="preserve">and </w:t>
        </w:r>
        <w:r w:rsidR="00686C2E">
          <w:rPr>
            <w:rFonts w:ascii="Courier New" w:hAnsi="Courier New" w:cs="Courier New"/>
            <w:sz w:val="19"/>
            <w:szCs w:val="19"/>
          </w:rPr>
          <w:t xml:space="preserve">variability ≠ </w:t>
        </w:r>
      </w:ins>
      <w:ins w:id="2775" w:author="Bertsch Christian (CR/AEE3)" w:date="2019-09-24T14:47:00Z">
        <w:r w:rsidR="00614FA9">
          <w:rPr>
            <w:rStyle w:val="CODE"/>
            <w:lang w:eastAsia="en-US"/>
          </w:rPr>
          <w:t>"</w:t>
        </w:r>
      </w:ins>
      <w:ins w:id="2776" w:author="Bertsch Christian (CR/AEE3)" w:date="2019-09-06T11:23:00Z">
        <w:r w:rsidR="00686C2E">
          <w:rPr>
            <w:rFonts w:ascii="Courier New" w:hAnsi="Courier New" w:cs="Courier New"/>
            <w:sz w:val="19"/>
            <w:szCs w:val="19"/>
          </w:rPr>
          <w:t>constant</w:t>
        </w:r>
      </w:ins>
      <w:ins w:id="2777" w:author="Bertsch Christian (CR/AEE3)" w:date="2019-09-24T14:48:00Z">
        <w:r w:rsidR="00614FA9">
          <w:rPr>
            <w:rStyle w:val="CODE"/>
            <w:lang w:eastAsia="en-US"/>
          </w:rPr>
          <w:t>"</w:t>
        </w:r>
      </w:ins>
      <w:ins w:id="2778" w:author="Bertsch Christian (CR/AEE3)" w:date="2019-09-06T11:23:00Z">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ins>
      <w:r w:rsidR="007133B3">
        <w:t>.</w:t>
      </w:r>
    </w:p>
    <w:p w14:paraId="09B09436" w14:textId="3BDE3BF5"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ins w:id="2779" w:author="Bertsch Christian (CR/AEE3)" w:date="2019-09-06T11:23:00Z">
        <w:r w:rsidR="00500846">
          <w:rPr>
            <w:lang w:eastAsia="en-US"/>
          </w:rPr>
          <w:t>,</w:t>
        </w:r>
      </w:ins>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sidRPr="004A72B2">
        <w:rPr>
          <w:rStyle w:val="CODE"/>
          <w:rPrChange w:id="2780" w:author="Bertsch Christian (CR/AEE3)" w:date="2019-09-28T15:52:00Z">
            <w:rPr>
              <w:lang w:eastAsia="en-US"/>
            </w:rPr>
          </w:rPrChange>
        </w:rPr>
        <w:t>fmi2</w:t>
      </w:r>
      <w:r w:rsidR="006F760E" w:rsidRPr="004A72B2">
        <w:rPr>
          <w:rStyle w:val="CODE"/>
          <w:rPrChange w:id="2781" w:author="Bertsch Christian (CR/AEE3)" w:date="2019-09-28T15:52:00Z">
            <w:rPr>
              <w:lang w:eastAsia="en-US"/>
            </w:rPr>
          </w:rPrChang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&lt;ModelStructure&gt;&lt;InitialUnknowns&gt;</w:t>
      </w:r>
      <w:r w:rsidR="00D022A2">
        <w:rPr>
          <w:lang w:eastAsia="en-US"/>
        </w:rPr>
        <w:t xml:space="preserve"> and (2) variables with </w:t>
      </w:r>
      <w:r w:rsidR="00D022A2" w:rsidRPr="002F3E46">
        <w:rPr>
          <w:rStyle w:val="CODE"/>
        </w:rPr>
        <w:t xml:space="preserve">causality = </w:t>
      </w:r>
      <w:ins w:id="2782" w:author="Bertsch Christian (CR/AEE3)" w:date="2019-09-24T14:47:00Z">
        <w:r w:rsidR="00614FA9">
          <w:rPr>
            <w:rStyle w:val="CODE"/>
            <w:lang w:eastAsia="en-US"/>
          </w:rPr>
          <w:t>"</w:t>
        </w:r>
      </w:ins>
      <w:del w:id="2783" w:author="Bertsch Christian (CR/AEE3)" w:date="2019-09-24T14:47:00Z">
        <w:r w:rsidR="00D022A2" w:rsidDel="00614FA9">
          <w:rPr>
            <w:rStyle w:val="CODE"/>
            <w:rFonts w:cs="Courier New"/>
          </w:rPr>
          <w:delText>″</w:delText>
        </w:r>
      </w:del>
      <w:r w:rsidR="00D022A2" w:rsidRPr="002F3E46">
        <w:rPr>
          <w:rStyle w:val="CODE"/>
        </w:rPr>
        <w:t>output</w:t>
      </w:r>
      <w:ins w:id="2784" w:author="Bertsch Christian (CR/AEE3)" w:date="2019-09-24T14:47:00Z">
        <w:r w:rsidR="00614FA9">
          <w:rPr>
            <w:rStyle w:val="CODE"/>
            <w:lang w:eastAsia="en-US"/>
          </w:rPr>
          <w:t>"</w:t>
        </w:r>
      </w:ins>
      <w:del w:id="2785" w:author="Bertsch Christian (CR/AEE3)" w:date="2019-09-24T14:47:00Z">
        <w:r w:rsidR="00D022A2" w:rsidDel="00614FA9">
          <w:rPr>
            <w:rStyle w:val="CODE"/>
            <w:rFonts w:cs="Courier New"/>
          </w:rPr>
          <w:delText>″</w:delText>
        </w:r>
      </w:del>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del w:id="2786" w:author="Bertsch Christian (CR/AEE3)" w:date="2019-09-06T11:23:00Z">
        <w:r w:rsidR="00D022A2">
          <w:rPr>
            <w:rStyle w:val="CODE"/>
            <w:rFonts w:cs="Courier New"/>
          </w:rPr>
          <w:delText>″</w:delText>
        </w:r>
        <w:r w:rsidR="006F760E">
          <w:rPr>
            <w:lang w:eastAsia="en-US"/>
          </w:rPr>
          <w:delText>,</w:delText>
        </w:r>
      </w:del>
      <w:ins w:id="2787" w:author="Bertsch Christian (CR/AEE3)" w:date="2019-09-06T11:23:00Z">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ins>
      <w:ins w:id="2788" w:author="Bertsch Christian (CR/AEE3)" w:date="2019-09-24T14:47:00Z">
        <w:r w:rsidR="00614FA9">
          <w:rPr>
            <w:rStyle w:val="CODE"/>
            <w:lang w:eastAsia="en-US"/>
          </w:rPr>
          <w:t>"</w:t>
        </w:r>
      </w:ins>
      <w:ins w:id="2789" w:author="Bertsch Christian (CR/AEE3)" w:date="2019-09-06T11:23:00Z">
        <w:r w:rsidR="00686C2E">
          <w:rPr>
            <w:rFonts w:ascii="Courier New" w:hAnsi="Courier New" w:cs="Courier New"/>
            <w:sz w:val="19"/>
            <w:szCs w:val="19"/>
          </w:rPr>
          <w:t>constant</w:t>
        </w:r>
      </w:ins>
      <w:ins w:id="2790" w:author="Bertsch Christian (CR/AEE3)" w:date="2019-09-24T14:47:00Z">
        <w:r w:rsidR="00614FA9">
          <w:rPr>
            <w:rStyle w:val="CODE"/>
            <w:lang w:eastAsia="en-US"/>
          </w:rPr>
          <w:t>"</w:t>
        </w:r>
      </w:ins>
      <w:ins w:id="2791" w:author="Bertsch Christian (CR/AEE3)" w:date="2019-09-06T11:23:00Z">
        <w:r w:rsidR="006F760E">
          <w:rPr>
            <w:lang w:eastAsia="en-US"/>
          </w:rPr>
          <w:t>,</w:t>
        </w:r>
      </w:ins>
      <w:r w:rsidR="006F760E">
        <w:rPr>
          <w:lang w:eastAsia="en-US"/>
        </w:rPr>
        <w:t xml:space="preserve"> as well as </w:t>
      </w:r>
      <w:r w:rsidR="00795971">
        <w:rPr>
          <w:lang w:eastAsia="en-US"/>
        </w:rPr>
        <w:t xml:space="preserve">variables with </w:t>
      </w:r>
      <w:del w:id="2792" w:author="Bertsch Christian (CR/AEE3)" w:date="2019-09-06T11:23:00Z">
        <w:r w:rsidR="00795971" w:rsidRPr="009160E8">
          <w:rPr>
            <w:rStyle w:val="CODE"/>
          </w:rPr>
          <w:delText xml:space="preserve">variability </w:delText>
        </w:r>
      </w:del>
      <w:ins w:id="2793" w:author="Bertsch Christian (CR/AEE3)" w:date="2019-09-06T11:23:00Z">
        <w:r w:rsidR="007133B3" w:rsidRPr="007133B3">
          <w:rPr>
            <w:rStyle w:val="CODE"/>
          </w:rPr>
          <w:t>causality</w:t>
        </w:r>
      </w:ins>
      <w:ins w:id="2794" w:author="Bertsch Christian (CR/AEE3)" w:date="2019-09-24T14:49:00Z">
        <w:r w:rsidR="00614FA9">
          <w:rPr>
            <w:rStyle w:val="CODE"/>
          </w:rPr>
          <w:t xml:space="preserve"> </w:t>
        </w:r>
      </w:ins>
      <w:r w:rsidR="00795971" w:rsidRPr="009160E8">
        <w:rPr>
          <w:rStyle w:val="CODE"/>
        </w:rPr>
        <w:t xml:space="preserve">= </w:t>
      </w:r>
      <w:ins w:id="2795" w:author="Bertsch Christian (CR/AEE3)" w:date="2019-09-24T14:49:00Z">
        <w:r w:rsidR="00614FA9">
          <w:rPr>
            <w:rStyle w:val="CODE"/>
            <w:lang w:eastAsia="en-US"/>
          </w:rPr>
          <w:t>"</w:t>
        </w:r>
      </w:ins>
      <w:del w:id="2796" w:author="Bertsch Christian (CR/AEE3)" w:date="2019-09-24T14:42:00Z">
        <w:r w:rsidR="00795971" w:rsidDel="00686C2E">
          <w:rPr>
            <w:rStyle w:val="CODE"/>
            <w:rFonts w:cs="Courier New"/>
          </w:rPr>
          <w:delText>″</w:delText>
        </w:r>
      </w:del>
      <w:r w:rsidR="00795971" w:rsidRPr="009160E8">
        <w:rPr>
          <w:rStyle w:val="CODE"/>
        </w:rPr>
        <w:t>input</w:t>
      </w:r>
      <w:ins w:id="2797" w:author="Bertsch Christian (CR/AEE3)" w:date="2019-09-24T14:49:00Z">
        <w:r w:rsidR="00614FA9">
          <w:rPr>
            <w:rStyle w:val="CODE"/>
            <w:lang w:eastAsia="en-US"/>
          </w:rPr>
          <w:t>"</w:t>
        </w:r>
      </w:ins>
      <w:del w:id="2798" w:author="Bertsch Christian (CR/AEE3)" w:date="2019-09-24T14:42:00Z">
        <w:r w:rsidR="00795971" w:rsidDel="00686C2E">
          <w:rPr>
            <w:rStyle w:val="CODE"/>
            <w:rFonts w:cs="Courier New"/>
          </w:rPr>
          <w:delText>″</w:delText>
        </w:r>
      </w:del>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ins w:id="2799" w:author="Bertsch Christian (CR/AEE3)" w:date="2019-09-06T11:23:00Z">
        <w:r w:rsidR="00500846">
          <w:rPr>
            <w:lang w:eastAsia="en-US"/>
          </w:rPr>
          <w:t>,</w:t>
        </w:r>
      </w:ins>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7AE10C13"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w:t>
      </w:r>
      <w:del w:id="2800" w:author="Bertsch Christian (CR/AEE3)" w:date="2019-09-06T11:23:00Z">
        <w:r>
          <w:rPr>
            <w:lang w:eastAsia="en-US"/>
          </w:rPr>
          <w:delText xml:space="preserve">then </w:delText>
        </w:r>
      </w:del>
      <w:r>
        <w:rPr>
          <w:lang w:eastAsia="en-US"/>
        </w:rPr>
        <w:t xml:space="preserve">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r w:rsidR="003B4B88">
        <w:rPr>
          <w:rStyle w:val="CODE"/>
        </w:rPr>
        <w:t>newDiscreteStates</w:t>
      </w:r>
      <w:r w:rsidR="00756F0A">
        <w:rPr>
          <w:rStyle w:val="CODE"/>
        </w:rPr>
        <w:t>Needed</w:t>
      </w:r>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5316EE1D" w:rsidR="00486730" w:rsidRDefault="00F01164" w:rsidP="00486730">
      <w:pPr>
        <w:pStyle w:val="BodyText"/>
        <w:rPr>
          <w:lang w:eastAsia="en-US"/>
        </w:rPr>
      </w:pPr>
      <w:r w:rsidRPr="0098259C">
        <w:rPr>
          <w:lang w:eastAsia="en-US"/>
        </w:rPr>
        <w:t>Note</w:t>
      </w:r>
      <w:del w:id="2801" w:author="Bertsch Christian (CR/AEE3)" w:date="2019-09-06T11:23:00Z">
        <w:r w:rsidRPr="0098259C">
          <w:rPr>
            <w:lang w:eastAsia="en-US"/>
          </w:rPr>
          <w:delText>,</w:delText>
        </w:r>
      </w:del>
      <w:r w:rsidRPr="0098259C">
        <w:rPr>
          <w:lang w:eastAsia="en-US"/>
        </w:rPr>
        <w:t xml:space="preserve"> that simulation backward in time </w:t>
      </w:r>
      <w:r w:rsidR="00E23497">
        <w:rPr>
          <w:lang w:eastAsia="en-US"/>
        </w:rPr>
        <w:t xml:space="preserve">is only allowed over continuous time intervals. </w:t>
      </w:r>
      <w:r>
        <w:rPr>
          <w:lang w:eastAsia="en-US"/>
        </w:rPr>
        <w:t xml:space="preserve">As soon as an event </w:t>
      </w:r>
      <w:del w:id="2802" w:author="Bertsch Christian (CR/AEE3)" w:date="2019-09-06T11:23:00Z">
        <w:r>
          <w:rPr>
            <w:lang w:eastAsia="en-US"/>
          </w:rPr>
          <w:delText>occured</w:delText>
        </w:r>
      </w:del>
      <w:ins w:id="2803" w:author="Bertsch Christian (CR/AEE3)" w:date="2019-09-06T11:23:00Z">
        <w:r>
          <w:rPr>
            <w:lang w:eastAsia="en-US"/>
          </w:rPr>
          <w:t>occur</w:t>
        </w:r>
        <w:r w:rsidR="00FC159F">
          <w:rPr>
            <w:lang w:eastAsia="en-US"/>
          </w:rPr>
          <w:t>s</w:t>
        </w:r>
      </w:ins>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del w:id="2804" w:author="Bertsch Christian (CR/AEE3)" w:date="2019-09-06T11:23:00Z">
        <w:r>
          <w:rPr>
            <w:lang w:eastAsia="en-US"/>
          </w:rPr>
          <w:delText>)</w:delText>
        </w:r>
      </w:del>
      <w:ins w:id="2805" w:author="Bertsch Christian (CR/AEE3)" w:date="2019-09-06T11:23:00Z">
        <w:r>
          <w:rPr>
            <w:lang w:eastAsia="en-US"/>
          </w:rPr>
          <w:t>)</w:t>
        </w:r>
        <w:r w:rsidR="003272DA">
          <w:rPr>
            <w:lang w:eastAsia="en-US"/>
          </w:rPr>
          <w:t>,</w:t>
        </w:r>
      </w:ins>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32964E66" w:rsidR="0032590C" w:rsidRPr="0098259C" w:rsidRDefault="0032590C" w:rsidP="00486730">
      <w:pPr>
        <w:pStyle w:val="BodyText"/>
        <w:rPr>
          <w:lang w:eastAsia="en-US"/>
        </w:rPr>
      </w:pPr>
      <w:r>
        <w:rPr>
          <w:lang w:eastAsia="en-US"/>
        </w:rPr>
        <w:t>Note</w:t>
      </w:r>
      <w:del w:id="2806" w:author="Bertsch Christian (CR/AEE3)" w:date="2019-09-06T11:23:00Z">
        <w:r>
          <w:rPr>
            <w:lang w:eastAsia="en-US"/>
          </w:rPr>
          <w:delText>,</w:delText>
        </w:r>
      </w:del>
      <w:ins w:id="2807" w:author="Bertsch Christian (CR/AEE3)" w:date="2019-09-06T11:23:00Z">
        <w:r w:rsidR="00FC159F">
          <w:rPr>
            <w:lang w:eastAsia="en-US"/>
          </w:rPr>
          <w:t xml:space="preserve"> that</w:t>
        </w:r>
      </w:ins>
      <w:r>
        <w:rPr>
          <w:lang w:eastAsia="en-US"/>
        </w:rPr>
        <w:t xml:space="preserve"> during Initialization, Event, and Continuous-Time Mode</w:t>
      </w:r>
      <w:ins w:id="2808" w:author="Bertsch Christian (CR/AEE3)" w:date="2019-09-06T11:23:00Z">
        <w:r w:rsidR="00FC159F">
          <w:rPr>
            <w:lang w:eastAsia="en-US"/>
          </w:rPr>
          <w:t>,</w:t>
        </w:r>
      </w:ins>
      <w:r>
        <w:rPr>
          <w:lang w:eastAsia="en-US"/>
        </w:rPr>
        <w:t xml:space="preserve"> input variables can be set with </w:t>
      </w:r>
      <w:r w:rsidR="00140C25">
        <w:rPr>
          <w:rStyle w:val="CODE"/>
        </w:rPr>
        <w:t>fmi2</w:t>
      </w:r>
      <w:r w:rsidRPr="00044F2D">
        <w:rPr>
          <w:rStyle w:val="CODE"/>
        </w:rPr>
        <w:t>SetXXX</w:t>
      </w:r>
      <w:r>
        <w:rPr>
          <w:lang w:eastAsia="en-US"/>
        </w:rPr>
        <w:t xml:space="preserve"> and output variables can be </w:t>
      </w:r>
      <w:del w:id="2809" w:author="Bertsch Christian (CR/AEE3)" w:date="2019-09-06T11:23:00Z">
        <w:r>
          <w:rPr>
            <w:lang w:eastAsia="en-US"/>
          </w:rPr>
          <w:delText>get</w:delText>
        </w:r>
      </w:del>
      <w:ins w:id="2810" w:author="Bertsch Christian (CR/AEE3)" w:date="2019-09-06T11:23:00Z">
        <w:r w:rsidR="002567B2">
          <w:rPr>
            <w:lang w:eastAsia="en-US"/>
          </w:rPr>
          <w:t>retrieved</w:t>
        </w:r>
      </w:ins>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Pr>
          <w:lang w:eastAsia="en-US"/>
        </w:rPr>
        <w:t xml:space="preserve"> in the xml-file. [</w:t>
      </w:r>
      <w:r w:rsidRPr="00044F2D">
        <w:rPr>
          <w:i/>
          <w:lang w:eastAsia="en-US"/>
        </w:rPr>
        <w:t>For example</w:t>
      </w:r>
      <w:ins w:id="2811" w:author="Bertsch Christian (CR/AEE3)" w:date="2019-09-06T11:23:00Z">
        <w:r w:rsidR="00FC159F">
          <w:rPr>
            <w:i/>
            <w:lang w:eastAsia="en-US"/>
          </w:rPr>
          <w:t>,</w:t>
        </w:r>
      </w:ins>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del w:id="2812" w:author="Bertsch Christian (CR/AEE3)" w:date="2019-09-06T11:23:00Z">
        <w:r w:rsidRPr="00044F2D">
          <w:rPr>
            <w:i/>
            <w:lang w:eastAsia="en-US"/>
          </w:rPr>
          <w:delText>get</w:delText>
        </w:r>
      </w:del>
      <w:ins w:id="2813" w:author="Bertsch Christian (CR/AEE3)" w:date="2019-09-06T11:23:00Z">
        <w:r w:rsidR="002567B2">
          <w:rPr>
            <w:i/>
            <w:lang w:eastAsia="en-US"/>
          </w:rPr>
          <w:t>retrieved</w:t>
        </w:r>
      </w:ins>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del w:id="2814" w:author="Bertsch Christian (CR/AEE3)" w:date="2019-09-06T11:23:00Z">
        <w:r>
          <w:rPr>
            <w:i/>
            <w:lang w:eastAsia="en-US"/>
          </w:rPr>
          <w:delText>get</w:delText>
        </w:r>
      </w:del>
      <w:ins w:id="2815" w:author="Bertsch Christian (CR/AEE3)" w:date="2019-09-06T11:23:00Z">
        <w:r w:rsidR="002567B2">
          <w:rPr>
            <w:i/>
            <w:lang w:eastAsia="en-US"/>
          </w:rPr>
          <w:t>retrieved</w:t>
        </w:r>
      </w:ins>
      <w:r>
        <w:rPr>
          <w:i/>
          <w:lang w:eastAsia="en-US"/>
        </w:rPr>
        <w:t xml:space="preserve"> 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BodyText"/>
        <w:spacing w:after="120"/>
        <w:rPr>
          <w:lang w:eastAsia="en-US"/>
        </w:rPr>
      </w:pPr>
      <w:r w:rsidRPr="0098259C">
        <w:rPr>
          <w:lang w:eastAsia="en-US"/>
        </w:rPr>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BodyText"/>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FMI 2.0 for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Function</w:t>
            </w:r>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start,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instantiated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Initialization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Continuous-Time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terminated</w:t>
            </w:r>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error</w:t>
            </w:r>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4B4A694F" w:rsidR="006067CE" w:rsidRPr="006067CE" w:rsidRDefault="006067CE" w:rsidP="006067CE">
            <w:pPr>
              <w:spacing w:line="240" w:lineRule="auto"/>
              <w:jc w:val="center"/>
              <w:rPr>
                <w:rFonts w:cs="Arial"/>
                <w:szCs w:val="20"/>
                <w:lang w:val="de-DE" w:eastAsia="de-DE"/>
              </w:rPr>
            </w:pPr>
            <w:del w:id="2816" w:author="Bertsch Christian (CR/AEE3)" w:date="2019-09-06T11:23:00Z">
              <w:r w:rsidRPr="006067CE">
                <w:rPr>
                  <w:rFonts w:cs="Arial"/>
                  <w:szCs w:val="20"/>
                  <w:lang w:val="de-DE" w:eastAsia="de-DE"/>
                </w:rPr>
                <w:delText>x</w:delText>
              </w:r>
            </w:del>
            <w:ins w:id="2817" w:author="Bertsch Christian (CR/AEE3)" w:date="2019-09-06T11:23:00Z">
              <w:r w:rsidR="007133B3">
                <w:rPr>
                  <w:rFonts w:cs="Arial"/>
                  <w:szCs w:val="20"/>
                  <w:lang w:val="de-DE" w:eastAsia="de-DE"/>
                </w:rPr>
                <w:t>8</w:t>
              </w:r>
            </w:ins>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44E5C3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BodyText"/>
        <w:spacing w:before="0"/>
        <w:rPr>
          <w:b/>
          <w:sz w:val="2"/>
          <w:szCs w:val="2"/>
          <w:lang w:eastAsia="en-US"/>
        </w:rPr>
      </w:pPr>
    </w:p>
    <w:p w14:paraId="23B2701C" w14:textId="77777777" w:rsidR="002920AB" w:rsidRPr="002920AB" w:rsidRDefault="002920AB" w:rsidP="002920AB">
      <w:pPr>
        <w:pStyle w:val="BodyText"/>
        <w:spacing w:before="0"/>
      </w:pPr>
      <w:r w:rsidRPr="002920AB">
        <w:rPr>
          <w:b/>
        </w:rPr>
        <w:t>x</w:t>
      </w:r>
      <w:r w:rsidRPr="002920AB">
        <w:t xml:space="preserve"> means: call is allowed in the corresponding state</w:t>
      </w:r>
    </w:p>
    <w:p w14:paraId="0F83B01A" w14:textId="77777777" w:rsidR="002920AB" w:rsidRPr="004E1FAA" w:rsidRDefault="002920AB" w:rsidP="002920AB">
      <w:pPr>
        <w:pStyle w:val="BodyText"/>
        <w:spacing w:before="0"/>
      </w:pPr>
      <w:r w:rsidRPr="002920AB">
        <w:rPr>
          <w:b/>
        </w:rPr>
        <w:t>number</w:t>
      </w:r>
      <w:r w:rsidRPr="004E1FAA">
        <w:t xml:space="preserve"> means: call is allowed if the indicated condition holds:</w:t>
      </w:r>
    </w:p>
    <w:p w14:paraId="4A078553" w14:textId="748F1FEA" w:rsidR="002920AB" w:rsidRPr="002920AB" w:rsidRDefault="002920AB" w:rsidP="002920AB">
      <w:pPr>
        <w:pStyle w:val="BodyText"/>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"approx"</w:t>
      </w:r>
    </w:p>
    <w:p w14:paraId="1D929D9E" w14:textId="5FBAC07D" w:rsidR="002920AB" w:rsidRPr="002920AB" w:rsidRDefault="002920AB">
      <w:pPr>
        <w:pStyle w:val="BodyText"/>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145EEA">
        <w:t>, or continuous-time states or state derivatives</w:t>
      </w:r>
    </w:p>
    <w:p w14:paraId="1CB56F6C" w14:textId="7DB82D01" w:rsidR="002920AB" w:rsidRPr="002920AB" w:rsidRDefault="002920AB" w:rsidP="002920AB">
      <w:pPr>
        <w:pStyle w:val="BodyText"/>
        <w:spacing w:before="0"/>
      </w:pPr>
      <w:r w:rsidRPr="002920AB">
        <w:rPr>
          <w:b/>
        </w:rPr>
        <w:t>3</w:t>
      </w:r>
      <w:r w:rsidRPr="002920AB">
        <w:t xml:space="preserve"> for a variable with</w:t>
      </w:r>
      <w:r w:rsidR="00515452">
        <w:t xml:space="preserve"> </w:t>
      </w:r>
      <w:r w:rsidR="00515452">
        <w:rPr>
          <w:rStyle w:val="CODE"/>
        </w:rPr>
        <w:t>variability</w:t>
      </w:r>
      <w:r w:rsidR="00515452">
        <w:rPr>
          <w:rStyle w:val="CODE"/>
          <w:rFonts w:cs="Courier New"/>
        </w:rPr>
        <w:t>≠</w:t>
      </w:r>
      <w:r w:rsidR="00515452">
        <w:rPr>
          <w:rStyle w:val="CODE"/>
          <w:lang w:eastAsia="en-US"/>
        </w:rPr>
        <w:t>"constant</w:t>
      </w:r>
      <w:r w:rsidR="00515452" w:rsidRPr="002920AB">
        <w:rPr>
          <w:rStyle w:val="CODE"/>
          <w:lang w:eastAsia="en-US"/>
        </w:rPr>
        <w:t>"</w:t>
      </w:r>
      <w:r w:rsidR="00515452">
        <w:t xml:space="preserve"> that has</w:t>
      </w:r>
      <w:r w:rsidRPr="002920AB">
        <w:t xml:space="preserve"> </w:t>
      </w:r>
      <w:r w:rsidRPr="004E1FAA">
        <w:rPr>
          <w:rStyle w:val="CODE"/>
        </w:rPr>
        <w:t>initial</w:t>
      </w:r>
      <w:ins w:id="2818" w:author="Bertsch Christian (CR/AEE3)" w:date="2019-09-28T17:01:00Z">
        <w:r w:rsidR="00C2544B">
          <w:rPr>
            <w:rStyle w:val="CODE"/>
          </w:rPr>
          <w:t xml:space="preserve"> </w:t>
        </w:r>
      </w:ins>
      <w:r w:rsidRPr="004E1FAA">
        <w:rPr>
          <w:rStyle w:val="CODE"/>
        </w:rPr>
        <w:t>=</w:t>
      </w:r>
      <w:ins w:id="2819" w:author="Bertsch Christian (CR/AEE3)" w:date="2019-09-28T17:01:00Z">
        <w:r w:rsidR="00C2544B">
          <w:rPr>
            <w:rStyle w:val="CODE"/>
          </w:rPr>
          <w:t xml:space="preserve"> </w:t>
        </w:r>
      </w:ins>
      <w:r w:rsidRPr="004E1FAA">
        <w:rPr>
          <w:rStyle w:val="CODE"/>
        </w:rPr>
        <w:t>"exact"</w:t>
      </w:r>
      <w:r w:rsidRPr="002920AB">
        <w:t xml:space="preserve">, or </w:t>
      </w:r>
      <w:r w:rsidRPr="004E1FAA">
        <w:rPr>
          <w:rStyle w:val="CODE"/>
        </w:rPr>
        <w:t>causality</w:t>
      </w:r>
      <w:ins w:id="2820" w:author="Bertsch Christian (CR/AEE3)" w:date="2019-09-28T17:01:00Z">
        <w:r w:rsidR="00C2544B">
          <w:rPr>
            <w:rStyle w:val="CODE"/>
          </w:rPr>
          <w:t xml:space="preserve"> </w:t>
        </w:r>
      </w:ins>
      <w:r w:rsidRPr="004E1FAA">
        <w:rPr>
          <w:rStyle w:val="CODE"/>
        </w:rPr>
        <w:t>=</w:t>
      </w:r>
      <w:ins w:id="2821" w:author="Bertsch Christian (CR/AEE3)" w:date="2019-09-28T17:01:00Z">
        <w:r w:rsidR="00C2544B">
          <w:rPr>
            <w:rStyle w:val="CODE"/>
          </w:rPr>
          <w:t xml:space="preserve"> </w:t>
        </w:r>
      </w:ins>
      <w:r w:rsidRPr="004E1FAA">
        <w:rPr>
          <w:rStyle w:val="CODE"/>
        </w:rPr>
        <w:t>"input"</w:t>
      </w:r>
      <w:r w:rsidRPr="002920AB">
        <w:t xml:space="preserve">  </w:t>
      </w:r>
    </w:p>
    <w:p w14:paraId="77803E79" w14:textId="64597A6B" w:rsidR="002920AB" w:rsidRPr="002920AB" w:rsidRDefault="002920AB" w:rsidP="002920AB">
      <w:pPr>
        <w:pStyle w:val="BodyText"/>
        <w:spacing w:before="0"/>
      </w:pPr>
      <w:r w:rsidRPr="002920AB">
        <w:rPr>
          <w:b/>
        </w:rPr>
        <w:t>4</w:t>
      </w:r>
      <w:r w:rsidRPr="002920AB">
        <w:t xml:space="preserve"> for a variable with </w:t>
      </w:r>
      <w:r w:rsidRPr="004E1FAA">
        <w:rPr>
          <w:rStyle w:val="CODE"/>
        </w:rPr>
        <w:t>causality = "input"</w:t>
      </w:r>
      <w:r w:rsidRPr="002920AB">
        <w:t xml:space="preserve">, or </w:t>
      </w:r>
      <w:r w:rsidR="00A6617F">
        <w:br/>
        <w:t xml:space="preserve">                               (</w:t>
      </w:r>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439E1C1C" w:rsidR="002920AB" w:rsidRDefault="002920AB" w:rsidP="002920AB">
      <w:pPr>
        <w:pStyle w:val="BodyText"/>
        <w:spacing w:before="0"/>
        <w:rPr>
          <w:ins w:id="2822" w:author="Bertsch Christian (CR/AEE3)" w:date="2019-10-02T08:03:00Z"/>
          <w:rStyle w:val="CODE"/>
        </w:rPr>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23A93F22" w14:textId="2B10EF65" w:rsidR="00BF41AE" w:rsidRPr="002920AB" w:rsidRDefault="00BF41AE" w:rsidP="002920AB">
      <w:pPr>
        <w:pStyle w:val="BodyText"/>
        <w:spacing w:before="0"/>
      </w:pPr>
      <w:ins w:id="2823" w:author="Bertsch Christian (CR/AEE3)" w:date="2019-10-02T08:03:00Z">
        <w:r>
          <w:rPr>
            <w:rStyle w:val="Emphasis"/>
          </w:rPr>
          <w:t>[Clarification in FMI 2.0.1: This rule regarding a continuous-time state variable is not shown in the state machine diagram above but shall be applied.]</w:t>
        </w:r>
      </w:ins>
    </w:p>
    <w:p w14:paraId="5386733F" w14:textId="2FCDE043" w:rsidR="002920AB" w:rsidRDefault="002920AB" w:rsidP="002920AB">
      <w:pPr>
        <w:pStyle w:val="BodyText"/>
        <w:spacing w:before="0"/>
      </w:pPr>
      <w:r w:rsidRPr="002920AB">
        <w:rPr>
          <w:b/>
        </w:rPr>
        <w:t>7</w:t>
      </w:r>
      <w:r w:rsidRPr="004E1FAA">
        <w:t xml:space="preserve"> always, but retrieved values are usable for debugging only</w:t>
      </w:r>
    </w:p>
    <w:p w14:paraId="08214109" w14:textId="00B6D5C4" w:rsidR="007133B3" w:rsidRPr="00FA3E81" w:rsidRDefault="000664FC" w:rsidP="002920AB">
      <w:pPr>
        <w:pStyle w:val="BodyText"/>
        <w:spacing w:before="0"/>
        <w:rPr>
          <w:ins w:id="2824" w:author="Bertsch Christian (CR/AEE3)" w:date="2019-09-06T11:23:00Z"/>
          <w:b/>
          <w:bCs/>
        </w:rPr>
      </w:pPr>
      <w:del w:id="2825" w:author="Bertsch Christian (CR/AEE3)" w:date="2019-09-06T11:23:00Z">
        <w:r w:rsidRPr="0098259C">
          <w:delText>Pseudo Code</w:delText>
        </w:r>
      </w:del>
      <w:ins w:id="2826" w:author="Bertsch Christian (CR/AEE3)" w:date="2019-09-06T11:23:00Z">
        <w:r w:rsidR="007133B3">
          <w:rPr>
            <w:b/>
            <w:bCs/>
          </w:rPr>
          <w:t xml:space="preserve">8 </w:t>
        </w:r>
        <w:r w:rsidR="007133B3">
          <w:t xml:space="preserve">only for a </w:t>
        </w:r>
        <w:r w:rsidR="00C528D7">
          <w:t>p</w:t>
        </w:r>
        <w:r w:rsidR="007133B3">
          <w:t xml:space="preserve">ure </w:t>
        </w:r>
        <w:r w:rsidR="00C528D7">
          <w:t>d</w:t>
        </w:r>
        <w:r w:rsidR="007133B3">
          <w:t>iscrete-</w:t>
        </w:r>
        <w:r w:rsidR="00C528D7">
          <w:t>t</w:t>
        </w:r>
        <w:r w:rsidR="007133B3">
          <w:t xml:space="preserve">ime FMU. This exits the current event mode and sets the time for the next event instant. </w:t>
        </w:r>
        <w:r w:rsidR="007133B3" w:rsidRPr="00FA3E81">
          <w:rPr>
            <w:rFonts w:ascii="Courier New" w:hAnsi="Courier New" w:cs="Courier New"/>
            <w:sz w:val="19"/>
            <w:szCs w:val="19"/>
          </w:rPr>
          <w:t>fmi2NewDiscreteStates</w:t>
        </w:r>
        <w:r w:rsidR="007133B3">
          <w:t xml:space="preserve"> must have been called with </w:t>
        </w:r>
        <w:r w:rsidR="007133B3" w:rsidRPr="00FA3E81">
          <w:rPr>
            <w:rFonts w:ascii="Courier New" w:hAnsi="Courier New" w:cs="Courier New"/>
            <w:sz w:val="19"/>
            <w:szCs w:val="19"/>
          </w:rPr>
          <w:t>newDiscreteStatesNeeded</w:t>
        </w:r>
        <w:r w:rsidR="007133B3">
          <w:t xml:space="preserve"> = </w:t>
        </w:r>
        <w:r w:rsidR="007133B3" w:rsidRPr="00FA3E81">
          <w:rPr>
            <w:rFonts w:ascii="Courier New" w:hAnsi="Courier New" w:cs="Courier New"/>
            <w:sz w:val="19"/>
            <w:szCs w:val="19"/>
          </w:rPr>
          <w:t>fmi2False</w:t>
        </w:r>
        <w:r w:rsidR="007133B3">
          <w:t xml:space="preserve"> at least once before this can be done:</w:t>
        </w:r>
      </w:ins>
    </w:p>
    <w:p w14:paraId="24CCF73B" w14:textId="51832C80" w:rsidR="00990EFE" w:rsidRPr="0098259C" w:rsidRDefault="000664FC" w:rsidP="007137D7">
      <w:pPr>
        <w:pStyle w:val="Heading3"/>
      </w:pPr>
      <w:bookmarkStart w:id="2827" w:name="_Toc20839941"/>
      <w:ins w:id="2828" w:author="Bertsch Christian (CR/AEE3)" w:date="2019-09-06T11:23:00Z">
        <w:r w:rsidRPr="0098259C">
          <w:t>Pseudo</w:t>
        </w:r>
        <w:r w:rsidR="00C34D46">
          <w:t>c</w:t>
        </w:r>
        <w:r w:rsidRPr="0098259C">
          <w:t>ode</w:t>
        </w:r>
      </w:ins>
      <w:r w:rsidRPr="0098259C">
        <w:t xml:space="preserve"> Example</w:t>
      </w:r>
      <w:bookmarkEnd w:id="2827"/>
    </w:p>
    <w:p w14:paraId="66354B4D" w14:textId="33363367" w:rsidR="00990EFE" w:rsidRPr="0098259C" w:rsidRDefault="00990EFE">
      <w:pPr>
        <w:pStyle w:val="BodyText"/>
        <w:spacing w:before="0"/>
        <w:pPrChange w:id="2829" w:author="Bertsch Christian (CR/AEE3)" w:date="2019-09-28T15:52:00Z">
          <w:pPr>
            <w:pStyle w:val="BodyText"/>
          </w:pPr>
        </w:pPrChange>
      </w:pPr>
      <w:r w:rsidRPr="0098259C">
        <w:t>In the following</w:t>
      </w:r>
      <w:r w:rsidR="00890A63" w:rsidRPr="0098259C">
        <w:t xml:space="preserve"> example</w:t>
      </w:r>
      <w:r w:rsidRPr="0098259C">
        <w:t xml:space="preserve">, the usage of the </w:t>
      </w:r>
      <w:r w:rsidR="00140C25" w:rsidRPr="004A72B2">
        <w:rPr>
          <w:rFonts w:ascii="Courier New" w:hAnsi="Courier New" w:cs="Courier New"/>
          <w:sz w:val="19"/>
          <w:szCs w:val="19"/>
          <w:rPrChange w:id="2830" w:author="Bertsch Christian (CR/AEE3)" w:date="2019-09-28T15:52:00Z">
            <w:rPr/>
          </w:rPrChange>
        </w:rPr>
        <w:t>fmi2</w:t>
      </w:r>
      <w:r w:rsidR="00FB1002" w:rsidRPr="004A72B2">
        <w:rPr>
          <w:rFonts w:ascii="Courier New" w:hAnsi="Courier New" w:cs="Courier New"/>
          <w:sz w:val="19"/>
          <w:szCs w:val="19"/>
          <w:rPrChange w:id="2831" w:author="Bertsch Christian (CR/AEE3)" w:date="2019-09-28T15:52:00Z">
            <w:rPr/>
          </w:rPrChange>
        </w:rPr>
        <w:t>XXX</w:t>
      </w:r>
      <w:r w:rsidR="00A70D81" w:rsidRPr="0098259C">
        <w:t xml:space="preserve"> functions is</w:t>
      </w:r>
      <w:r w:rsidRPr="0098259C">
        <w:t xml:space="preserve"> sketched in order to clarify the typical calling sequence of the functions in a simulation environment. The example is given in a mix of </w:t>
      </w:r>
      <w:del w:id="2832" w:author="Bertsch Christian (CR/AEE3)" w:date="2019-09-06T11:23:00Z">
        <w:r w:rsidRPr="0098259C">
          <w:delText>pseudo-code</w:delText>
        </w:r>
      </w:del>
      <w:ins w:id="2833" w:author="Bertsch Christian (CR/AEE3)" w:date="2019-09-06T11:23:00Z">
        <w:r w:rsidRPr="0098259C">
          <w:t>pseudocode</w:t>
        </w:r>
      </w:ins>
      <w:r w:rsidRPr="0098259C">
        <w:t xml:space="preserve"> and </w:t>
      </w:r>
      <w:del w:id="2834" w:author="Bertsch Christian (CR/AEE3)" w:date="2019-09-06T11:23:00Z">
        <w:r w:rsidRPr="0098259C">
          <w:delText>“</w:delText>
        </w:r>
      </w:del>
      <w:r w:rsidRPr="0098259C">
        <w:t>C</w:t>
      </w:r>
      <w:del w:id="2835" w:author="Bertsch Christian (CR/AEE3)" w:date="2019-09-06T11:23:00Z">
        <w:r w:rsidRPr="0098259C">
          <w:delText>”,</w:delText>
        </w:r>
      </w:del>
      <w:ins w:id="2836" w:author="Bertsch Christian (CR/AEE3)" w:date="2019-09-06T11:23:00Z">
        <w:r w:rsidRPr="0098259C">
          <w:t>,</w:t>
        </w:r>
      </w:ins>
      <w:r w:rsidRPr="0098259C">
        <w:t xml:space="preserve"> in order to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ent iteration has to be adapted.</w:t>
      </w:r>
    </w:p>
    <w:p w14:paraId="2596C402" w14:textId="77777777" w:rsidR="00990EFE" w:rsidRPr="0098259C" w:rsidRDefault="00990EFE" w:rsidP="00990EFE">
      <w:pPr>
        <w:pStyle w:val="BodyTextIndent"/>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1C4F9F" w14:paraId="6CF5C43B" w14:textId="77777777" w:rsidTr="00623D18">
        <w:tc>
          <w:tcPr>
            <w:tcW w:w="9120" w:type="dxa"/>
            <w:shd w:val="clear" w:color="auto" w:fill="auto"/>
          </w:tcPr>
          <w:p w14:paraId="23EA3DF2" w14:textId="41E09226" w:rsidR="00990EFE" w:rsidRPr="001C4F9F" w:rsidRDefault="00990EFE" w:rsidP="00990EFE">
            <w:pPr>
              <w:pStyle w:val="HTMLPreformatted"/>
              <w:rPr>
                <w:i/>
                <w:sz w:val="19"/>
                <w:szCs w:val="19"/>
                <w:lang w:val="en-US"/>
                <w:rPrChange w:id="2837" w:author="Bertsch Christian (CR/AEE3)" w:date="2019-10-01T14:06:00Z">
                  <w:rPr>
                    <w:lang w:val="en-US"/>
                  </w:rPr>
                </w:rPrChange>
              </w:rPr>
            </w:pPr>
            <w:r w:rsidRPr="001C4F9F">
              <w:rPr>
                <w:i/>
                <w:sz w:val="19"/>
                <w:szCs w:val="19"/>
                <w:lang w:val="en-US"/>
                <w:rPrChange w:id="2838" w:author="Bertsch Christian (CR/AEE3)" w:date="2019-10-01T14:06:00Z">
                  <w:rPr>
                    <w:lang w:val="en-US"/>
                  </w:rPr>
                </w:rPrChange>
              </w:rPr>
              <w:t>m = M_</w:t>
            </w:r>
            <w:r w:rsidR="00140C25" w:rsidRPr="001C4F9F">
              <w:rPr>
                <w:i/>
                <w:sz w:val="19"/>
                <w:szCs w:val="19"/>
                <w:lang w:val="en-US"/>
                <w:rPrChange w:id="2839" w:author="Bertsch Christian (CR/AEE3)" w:date="2019-10-01T14:06:00Z">
                  <w:rPr>
                    <w:lang w:val="en-US"/>
                  </w:rPr>
                </w:rPrChange>
              </w:rPr>
              <w:t>fmi2</w:t>
            </w:r>
            <w:r w:rsidR="00850C66" w:rsidRPr="001C4F9F">
              <w:rPr>
                <w:i/>
                <w:sz w:val="19"/>
                <w:szCs w:val="19"/>
                <w:lang w:val="en-US"/>
                <w:rPrChange w:id="2840" w:author="Bertsch Christian (CR/AEE3)" w:date="2019-10-01T14:06:00Z">
                  <w:rPr>
                    <w:lang w:val="en-US"/>
                  </w:rPr>
                </w:rPrChange>
              </w:rPr>
              <w:t>Instantiate</w:t>
            </w:r>
            <w:r w:rsidRPr="001C4F9F">
              <w:rPr>
                <w:i/>
                <w:sz w:val="19"/>
                <w:szCs w:val="19"/>
                <w:lang w:val="en-US"/>
                <w:rPrChange w:id="2841" w:author="Bertsch Christian (CR/AEE3)" w:date="2019-10-01T14:06:00Z">
                  <w:rPr>
                    <w:lang w:val="en-US"/>
                  </w:rPr>
                </w:rPrChange>
              </w:rPr>
              <w:t xml:space="preserve">("m", ...)  </w:t>
            </w:r>
            <w:r w:rsidRPr="001C4F9F">
              <w:rPr>
                <w:i/>
                <w:color w:val="008000"/>
                <w:sz w:val="19"/>
                <w:szCs w:val="19"/>
                <w:lang w:val="en-US"/>
                <w:rPrChange w:id="2842" w:author="Bertsch Christian (CR/AEE3)" w:date="2019-10-01T14:06:00Z">
                  <w:rPr>
                    <w:color w:val="008000"/>
                    <w:lang w:val="en-US"/>
                  </w:rPr>
                </w:rPrChange>
              </w:rPr>
              <w:t>// "m" is the instance name</w:t>
            </w:r>
          </w:p>
          <w:p w14:paraId="6C572FBF" w14:textId="77777777" w:rsidR="00990EFE" w:rsidRPr="001C4F9F" w:rsidRDefault="00CE2DBC" w:rsidP="00990EFE">
            <w:pPr>
              <w:pStyle w:val="HTMLPreformatted"/>
              <w:rPr>
                <w:i/>
                <w:sz w:val="19"/>
                <w:szCs w:val="19"/>
                <w:lang w:val="en-US"/>
                <w:rPrChange w:id="2843" w:author="Bertsch Christian (CR/AEE3)" w:date="2019-10-01T14:06:00Z">
                  <w:rPr>
                    <w:lang w:val="en-US"/>
                  </w:rPr>
                </w:rPrChange>
              </w:rPr>
            </w:pPr>
            <w:r w:rsidRPr="001C4F9F">
              <w:rPr>
                <w:i/>
                <w:sz w:val="19"/>
                <w:szCs w:val="19"/>
                <w:lang w:val="en-US"/>
                <w:rPrChange w:id="2844" w:author="Bertsch Christian (CR/AEE3)" w:date="2019-10-01T14:06:00Z">
                  <w:rPr>
                    <w:lang w:val="en-US"/>
                  </w:rPr>
                </w:rPrChange>
              </w:rPr>
              <w:t xml:space="preserve">                    </w:t>
            </w:r>
            <w:r w:rsidR="00850C66" w:rsidRPr="001C4F9F">
              <w:rPr>
                <w:i/>
                <w:sz w:val="19"/>
                <w:szCs w:val="19"/>
                <w:lang w:val="en-US"/>
                <w:rPrChange w:id="2845" w:author="Bertsch Christian (CR/AEE3)" w:date="2019-10-01T14:06:00Z">
                  <w:rPr>
                    <w:lang w:val="en-US"/>
                  </w:rPr>
                </w:rPrChange>
              </w:rPr>
              <w:t xml:space="preserve"> </w:t>
            </w:r>
            <w:r w:rsidRPr="001C4F9F">
              <w:rPr>
                <w:i/>
                <w:sz w:val="19"/>
                <w:szCs w:val="19"/>
                <w:lang w:val="en-US"/>
                <w:rPrChange w:id="2846" w:author="Bertsch Christian (CR/AEE3)" w:date="2019-10-01T14:06:00Z">
                  <w:rPr>
                    <w:lang w:val="en-US"/>
                  </w:rPr>
                </w:rPrChange>
              </w:rPr>
              <w:t xml:space="preserve">       </w:t>
            </w:r>
            <w:r w:rsidR="00990EFE" w:rsidRPr="001C4F9F">
              <w:rPr>
                <w:i/>
                <w:sz w:val="19"/>
                <w:szCs w:val="19"/>
                <w:lang w:val="en-US"/>
                <w:rPrChange w:id="2847" w:author="Bertsch Christian (CR/AEE3)" w:date="2019-10-01T14:06:00Z">
                  <w:rPr>
                    <w:lang w:val="en-US"/>
                  </w:rPr>
                </w:rPrChange>
              </w:rPr>
              <w:t xml:space="preserve">    </w:t>
            </w:r>
            <w:r w:rsidRPr="001C4F9F">
              <w:rPr>
                <w:i/>
                <w:color w:val="008000"/>
                <w:sz w:val="19"/>
                <w:szCs w:val="19"/>
                <w:lang w:val="en-US"/>
                <w:rPrChange w:id="2848" w:author="Bertsch Christian (CR/AEE3)" w:date="2019-10-01T14:06:00Z">
                  <w:rPr>
                    <w:color w:val="008000"/>
                    <w:lang w:val="en-US"/>
                  </w:rPr>
                </w:rPrChange>
              </w:rPr>
              <w:t>// "M</w:t>
            </w:r>
            <w:r w:rsidR="00B43651" w:rsidRPr="001C4F9F">
              <w:rPr>
                <w:i/>
                <w:color w:val="008000"/>
                <w:sz w:val="19"/>
                <w:szCs w:val="19"/>
                <w:lang w:val="en-US"/>
                <w:rPrChange w:id="2849" w:author="Bertsch Christian (CR/AEE3)" w:date="2019-10-01T14:06:00Z">
                  <w:rPr>
                    <w:color w:val="008000"/>
                    <w:lang w:val="en-US"/>
                  </w:rPr>
                </w:rPrChange>
              </w:rPr>
              <w:t>_</w:t>
            </w:r>
            <w:r w:rsidRPr="001C4F9F">
              <w:rPr>
                <w:i/>
                <w:color w:val="008000"/>
                <w:sz w:val="19"/>
                <w:szCs w:val="19"/>
                <w:lang w:val="en-US"/>
                <w:rPrChange w:id="2850" w:author="Bertsch Christian (CR/AEE3)" w:date="2019-10-01T14:06:00Z">
                  <w:rPr>
                    <w:color w:val="008000"/>
                    <w:lang w:val="en-US"/>
                  </w:rPr>
                </w:rPrChange>
              </w:rPr>
              <w:t>" is the MODEL_IDENTIFIER</w:t>
            </w:r>
          </w:p>
          <w:p w14:paraId="67CFB37C" w14:textId="77777777" w:rsidR="00990EFE" w:rsidRPr="001C4F9F" w:rsidRDefault="00990EFE" w:rsidP="00990EFE">
            <w:pPr>
              <w:pStyle w:val="HTMLPreformatted"/>
              <w:rPr>
                <w:i/>
                <w:sz w:val="19"/>
                <w:szCs w:val="19"/>
                <w:lang w:val="en-US"/>
                <w:rPrChange w:id="2851" w:author="Bertsch Christian (CR/AEE3)" w:date="2019-10-01T14:06:00Z">
                  <w:rPr>
                    <w:lang w:val="en-US"/>
                  </w:rPr>
                </w:rPrChange>
              </w:rPr>
            </w:pPr>
            <w:r w:rsidRPr="001C4F9F">
              <w:rPr>
                <w:i/>
                <w:sz w:val="19"/>
                <w:szCs w:val="19"/>
                <w:lang w:val="en-US"/>
                <w:rPrChange w:id="2852" w:author="Bertsch Christian (CR/AEE3)" w:date="2019-10-01T14:06:00Z">
                  <w:rPr>
                    <w:lang w:val="en-US"/>
                  </w:rPr>
                </w:rPrChange>
              </w:rPr>
              <w:t xml:space="preserve">nx </w:t>
            </w:r>
            <w:r w:rsidR="00890A63" w:rsidRPr="001C4F9F">
              <w:rPr>
                <w:i/>
                <w:sz w:val="19"/>
                <w:szCs w:val="19"/>
                <w:lang w:val="en-US"/>
                <w:rPrChange w:id="2853" w:author="Bertsch Christian (CR/AEE3)" w:date="2019-10-01T14:06:00Z">
                  <w:rPr>
                    <w:lang w:val="en-US"/>
                  </w:rPr>
                </w:rPrChange>
              </w:rPr>
              <w:t xml:space="preserve">    </w:t>
            </w:r>
            <w:r w:rsidRPr="001C4F9F">
              <w:rPr>
                <w:i/>
                <w:sz w:val="19"/>
                <w:szCs w:val="19"/>
                <w:lang w:val="en-US"/>
                <w:rPrChange w:id="2854" w:author="Bertsch Christian (CR/AEE3)" w:date="2019-10-01T14:06:00Z">
                  <w:rPr>
                    <w:lang w:val="en-US"/>
                  </w:rPr>
                </w:rPrChange>
              </w:rPr>
              <w:t xml:space="preserve">= ...   </w:t>
            </w:r>
            <w:r w:rsidRPr="001C4F9F">
              <w:rPr>
                <w:i/>
                <w:color w:val="008000"/>
                <w:sz w:val="19"/>
                <w:szCs w:val="19"/>
                <w:lang w:val="en-US"/>
                <w:rPrChange w:id="2855" w:author="Bertsch Christian (CR/AEE3)" w:date="2019-10-01T14:06:00Z">
                  <w:rPr>
                    <w:color w:val="008000"/>
                    <w:lang w:val="en-US"/>
                  </w:rPr>
                </w:rPrChange>
              </w:rPr>
              <w:t xml:space="preserve">// number of states, from </w:t>
            </w:r>
            <w:r w:rsidR="00374F39" w:rsidRPr="001C4F9F">
              <w:rPr>
                <w:i/>
                <w:color w:val="008000"/>
                <w:sz w:val="19"/>
                <w:szCs w:val="19"/>
                <w:lang w:val="en-US"/>
                <w:rPrChange w:id="2856" w:author="Bertsch Christian (CR/AEE3)" w:date="2019-10-01T14:06:00Z">
                  <w:rPr>
                    <w:color w:val="008000"/>
                    <w:lang w:val="en-US"/>
                  </w:rPr>
                </w:rPrChange>
              </w:rPr>
              <w:t>XML</w:t>
            </w:r>
            <w:r w:rsidRPr="001C4F9F">
              <w:rPr>
                <w:i/>
                <w:color w:val="008000"/>
                <w:sz w:val="19"/>
                <w:szCs w:val="19"/>
                <w:lang w:val="en-US"/>
                <w:rPrChange w:id="2857" w:author="Bertsch Christian (CR/AEE3)" w:date="2019-10-01T14:06:00Z">
                  <w:rPr>
                    <w:color w:val="008000"/>
                    <w:lang w:val="en-US"/>
                  </w:rPr>
                </w:rPrChange>
              </w:rPr>
              <w:t xml:space="preserve"> file</w:t>
            </w:r>
          </w:p>
          <w:p w14:paraId="26259B0D" w14:textId="77777777" w:rsidR="00990EFE" w:rsidRPr="001C4F9F" w:rsidRDefault="00990EFE" w:rsidP="00990EFE">
            <w:pPr>
              <w:pStyle w:val="HTMLPreformatted"/>
              <w:rPr>
                <w:i/>
                <w:sz w:val="19"/>
                <w:szCs w:val="19"/>
                <w:lang w:val="en-US"/>
                <w:rPrChange w:id="2858" w:author="Bertsch Christian (CR/AEE3)" w:date="2019-10-01T14:06:00Z">
                  <w:rPr>
                    <w:lang w:val="en-US"/>
                  </w:rPr>
                </w:rPrChange>
              </w:rPr>
            </w:pPr>
            <w:r w:rsidRPr="001C4F9F">
              <w:rPr>
                <w:i/>
                <w:sz w:val="19"/>
                <w:szCs w:val="19"/>
                <w:lang w:val="en-US"/>
                <w:rPrChange w:id="2859" w:author="Bertsch Christian (CR/AEE3)" w:date="2019-10-01T14:06:00Z">
                  <w:rPr>
                    <w:lang w:val="en-US"/>
                  </w:rPr>
                </w:rPrChange>
              </w:rPr>
              <w:t xml:space="preserve">nz </w:t>
            </w:r>
            <w:r w:rsidR="00890A63" w:rsidRPr="001C4F9F">
              <w:rPr>
                <w:i/>
                <w:sz w:val="19"/>
                <w:szCs w:val="19"/>
                <w:lang w:val="en-US"/>
                <w:rPrChange w:id="2860" w:author="Bertsch Christian (CR/AEE3)" w:date="2019-10-01T14:06:00Z">
                  <w:rPr>
                    <w:lang w:val="en-US"/>
                  </w:rPr>
                </w:rPrChange>
              </w:rPr>
              <w:t xml:space="preserve">    </w:t>
            </w:r>
            <w:r w:rsidRPr="001C4F9F">
              <w:rPr>
                <w:i/>
                <w:sz w:val="19"/>
                <w:szCs w:val="19"/>
                <w:lang w:val="en-US"/>
                <w:rPrChange w:id="2861" w:author="Bertsch Christian (CR/AEE3)" w:date="2019-10-01T14:06:00Z">
                  <w:rPr>
                    <w:lang w:val="en-US"/>
                  </w:rPr>
                </w:rPrChange>
              </w:rPr>
              <w:t xml:space="preserve">= ...   </w:t>
            </w:r>
            <w:r w:rsidRPr="001C4F9F">
              <w:rPr>
                <w:i/>
                <w:color w:val="008000"/>
                <w:sz w:val="19"/>
                <w:szCs w:val="19"/>
                <w:lang w:val="en-US"/>
                <w:rPrChange w:id="2862" w:author="Bertsch Christian (CR/AEE3)" w:date="2019-10-01T14:06:00Z">
                  <w:rPr>
                    <w:color w:val="008000"/>
                    <w:lang w:val="en-US"/>
                  </w:rPr>
                </w:rPrChange>
              </w:rPr>
              <w:t xml:space="preserve">// number of event indicators, from </w:t>
            </w:r>
            <w:r w:rsidR="00374F39" w:rsidRPr="001C4F9F">
              <w:rPr>
                <w:i/>
                <w:color w:val="008000"/>
                <w:sz w:val="19"/>
                <w:szCs w:val="19"/>
                <w:lang w:val="en-US"/>
                <w:rPrChange w:id="2863" w:author="Bertsch Christian (CR/AEE3)" w:date="2019-10-01T14:06:00Z">
                  <w:rPr>
                    <w:color w:val="008000"/>
                    <w:lang w:val="en-US"/>
                  </w:rPr>
                </w:rPrChange>
              </w:rPr>
              <w:t>XML</w:t>
            </w:r>
            <w:r w:rsidRPr="001C4F9F">
              <w:rPr>
                <w:i/>
                <w:color w:val="008000"/>
                <w:sz w:val="19"/>
                <w:szCs w:val="19"/>
                <w:lang w:val="en-US"/>
                <w:rPrChange w:id="2864" w:author="Bertsch Christian (CR/AEE3)" w:date="2019-10-01T14:06:00Z">
                  <w:rPr>
                    <w:color w:val="008000"/>
                    <w:lang w:val="en-US"/>
                  </w:rPr>
                </w:rPrChange>
              </w:rPr>
              <w:t xml:space="preserve"> file</w:t>
            </w:r>
          </w:p>
          <w:p w14:paraId="0BBA16FF" w14:textId="77777777" w:rsidR="00990EFE" w:rsidRPr="001C4F9F" w:rsidRDefault="00990EFE" w:rsidP="00990EFE">
            <w:pPr>
              <w:pStyle w:val="HTMLPreformatted"/>
              <w:rPr>
                <w:i/>
                <w:sz w:val="19"/>
                <w:szCs w:val="19"/>
                <w:lang w:val="en-US"/>
                <w:rPrChange w:id="2865" w:author="Bertsch Christian (CR/AEE3)" w:date="2019-10-01T14:06:00Z">
                  <w:rPr>
                    <w:lang w:val="en-US"/>
                  </w:rPr>
                </w:rPrChange>
              </w:rPr>
            </w:pPr>
            <w:r w:rsidRPr="001C4F9F">
              <w:rPr>
                <w:i/>
                <w:sz w:val="19"/>
                <w:szCs w:val="19"/>
                <w:lang w:val="en-US"/>
                <w:rPrChange w:id="2866" w:author="Bertsch Christian (CR/AEE3)" w:date="2019-10-01T14:06:00Z">
                  <w:rPr>
                    <w:lang w:val="en-US"/>
                  </w:rPr>
                </w:rPrChange>
              </w:rPr>
              <w:t xml:space="preserve">Tstart = 0 </w:t>
            </w:r>
            <w:r w:rsidR="00890A63" w:rsidRPr="001C4F9F">
              <w:rPr>
                <w:i/>
                <w:sz w:val="19"/>
                <w:szCs w:val="19"/>
                <w:lang w:val="en-US"/>
                <w:rPrChange w:id="2867" w:author="Bertsch Christian (CR/AEE3)" w:date="2019-10-01T14:06:00Z">
                  <w:rPr>
                    <w:lang w:val="en-US"/>
                  </w:rPr>
                </w:rPrChange>
              </w:rPr>
              <w:t xml:space="preserve">    </w:t>
            </w:r>
            <w:r w:rsidRPr="001C4F9F">
              <w:rPr>
                <w:i/>
                <w:color w:val="008000"/>
                <w:sz w:val="19"/>
                <w:szCs w:val="19"/>
                <w:lang w:val="en-US"/>
                <w:rPrChange w:id="2868" w:author="Bertsch Christian (CR/AEE3)" w:date="2019-10-01T14:06:00Z">
                  <w:rPr>
                    <w:color w:val="008000"/>
                    <w:lang w:val="en-US"/>
                  </w:rPr>
                </w:rPrChange>
              </w:rPr>
              <w:t xml:space="preserve">// could also be retrieved from </w:t>
            </w:r>
            <w:r w:rsidR="00374F39" w:rsidRPr="001C4F9F">
              <w:rPr>
                <w:i/>
                <w:color w:val="008000"/>
                <w:sz w:val="19"/>
                <w:szCs w:val="19"/>
                <w:lang w:val="en-US"/>
                <w:rPrChange w:id="2869" w:author="Bertsch Christian (CR/AEE3)" w:date="2019-10-01T14:06:00Z">
                  <w:rPr>
                    <w:color w:val="008000"/>
                    <w:lang w:val="en-US"/>
                  </w:rPr>
                </w:rPrChange>
              </w:rPr>
              <w:t>XML</w:t>
            </w:r>
            <w:r w:rsidRPr="001C4F9F">
              <w:rPr>
                <w:i/>
                <w:color w:val="008000"/>
                <w:sz w:val="19"/>
                <w:szCs w:val="19"/>
                <w:lang w:val="en-US"/>
                <w:rPrChange w:id="2870" w:author="Bertsch Christian (CR/AEE3)" w:date="2019-10-01T14:06:00Z">
                  <w:rPr>
                    <w:color w:val="008000"/>
                    <w:lang w:val="en-US"/>
                  </w:rPr>
                </w:rPrChange>
              </w:rPr>
              <w:t xml:space="preserve"> file</w:t>
            </w:r>
          </w:p>
          <w:p w14:paraId="7D10DCDF" w14:textId="77777777" w:rsidR="00990EFE" w:rsidRPr="001C4F9F" w:rsidRDefault="00990EFE" w:rsidP="00990EFE">
            <w:pPr>
              <w:pStyle w:val="HTMLPreformatted"/>
              <w:rPr>
                <w:i/>
                <w:sz w:val="19"/>
                <w:szCs w:val="19"/>
                <w:lang w:val="en-US"/>
                <w:rPrChange w:id="2871" w:author="Bertsch Christian (CR/AEE3)" w:date="2019-10-01T14:06:00Z">
                  <w:rPr>
                    <w:lang w:val="en-US"/>
                  </w:rPr>
                </w:rPrChange>
              </w:rPr>
            </w:pPr>
            <w:r w:rsidRPr="001C4F9F">
              <w:rPr>
                <w:i/>
                <w:sz w:val="19"/>
                <w:szCs w:val="19"/>
                <w:lang w:val="en-US"/>
                <w:rPrChange w:id="2872" w:author="Bertsch Christian (CR/AEE3)" w:date="2019-10-01T14:06:00Z">
                  <w:rPr>
                    <w:lang w:val="en-US"/>
                  </w:rPr>
                </w:rPrChange>
              </w:rPr>
              <w:t xml:space="preserve">Tend </w:t>
            </w:r>
            <w:r w:rsidR="00890A63" w:rsidRPr="001C4F9F">
              <w:rPr>
                <w:i/>
                <w:sz w:val="19"/>
                <w:szCs w:val="19"/>
                <w:lang w:val="en-US"/>
                <w:rPrChange w:id="2873" w:author="Bertsch Christian (CR/AEE3)" w:date="2019-10-01T14:06:00Z">
                  <w:rPr>
                    <w:lang w:val="en-US"/>
                  </w:rPr>
                </w:rPrChange>
              </w:rPr>
              <w:t xml:space="preserve">  </w:t>
            </w:r>
            <w:r w:rsidRPr="001C4F9F">
              <w:rPr>
                <w:i/>
                <w:sz w:val="19"/>
                <w:szCs w:val="19"/>
                <w:lang w:val="en-US"/>
                <w:rPrChange w:id="2874" w:author="Bertsch Christian (CR/AEE3)" w:date="2019-10-01T14:06:00Z">
                  <w:rPr>
                    <w:lang w:val="en-US"/>
                  </w:rPr>
                </w:rPrChange>
              </w:rPr>
              <w:t xml:space="preserve">= 10  </w:t>
            </w:r>
            <w:r w:rsidR="00890A63" w:rsidRPr="001C4F9F">
              <w:rPr>
                <w:i/>
                <w:sz w:val="19"/>
                <w:szCs w:val="19"/>
                <w:lang w:val="en-US"/>
                <w:rPrChange w:id="2875" w:author="Bertsch Christian (CR/AEE3)" w:date="2019-10-01T14:06:00Z">
                  <w:rPr>
                    <w:lang w:val="en-US"/>
                  </w:rPr>
                </w:rPrChange>
              </w:rPr>
              <w:t xml:space="preserve">  </w:t>
            </w:r>
            <w:r w:rsidRPr="001C4F9F">
              <w:rPr>
                <w:i/>
                <w:color w:val="008000"/>
                <w:sz w:val="19"/>
                <w:szCs w:val="19"/>
                <w:lang w:val="en-US"/>
                <w:rPrChange w:id="2876" w:author="Bertsch Christian (CR/AEE3)" w:date="2019-10-01T14:06:00Z">
                  <w:rPr>
                    <w:color w:val="008000"/>
                    <w:lang w:val="en-US"/>
                  </w:rPr>
                </w:rPrChange>
              </w:rPr>
              <w:t xml:space="preserve">// could also be retrieved from </w:t>
            </w:r>
            <w:r w:rsidR="00374F39" w:rsidRPr="001C4F9F">
              <w:rPr>
                <w:i/>
                <w:color w:val="008000"/>
                <w:sz w:val="19"/>
                <w:szCs w:val="19"/>
                <w:lang w:val="en-US"/>
                <w:rPrChange w:id="2877" w:author="Bertsch Christian (CR/AEE3)" w:date="2019-10-01T14:06:00Z">
                  <w:rPr>
                    <w:color w:val="008000"/>
                    <w:lang w:val="en-US"/>
                  </w:rPr>
                </w:rPrChange>
              </w:rPr>
              <w:t>XML</w:t>
            </w:r>
            <w:r w:rsidRPr="001C4F9F">
              <w:rPr>
                <w:i/>
                <w:color w:val="008000"/>
                <w:sz w:val="19"/>
                <w:szCs w:val="19"/>
                <w:lang w:val="en-US"/>
                <w:rPrChange w:id="2878" w:author="Bertsch Christian (CR/AEE3)" w:date="2019-10-01T14:06:00Z">
                  <w:rPr>
                    <w:color w:val="008000"/>
                    <w:lang w:val="en-US"/>
                  </w:rPr>
                </w:rPrChange>
              </w:rPr>
              <w:t xml:space="preserve"> file</w:t>
            </w:r>
          </w:p>
          <w:p w14:paraId="0AF6459C" w14:textId="77777777" w:rsidR="00990EFE" w:rsidRPr="001C4F9F" w:rsidRDefault="00990EFE" w:rsidP="00990EFE">
            <w:pPr>
              <w:pStyle w:val="HTMLPreformatted"/>
              <w:rPr>
                <w:i/>
                <w:sz w:val="19"/>
                <w:szCs w:val="19"/>
                <w:lang w:val="en-US"/>
                <w:rPrChange w:id="2879" w:author="Bertsch Christian (CR/AEE3)" w:date="2019-10-01T14:06:00Z">
                  <w:rPr>
                    <w:lang w:val="en-US"/>
                  </w:rPr>
                </w:rPrChange>
              </w:rPr>
            </w:pPr>
            <w:r w:rsidRPr="001C4F9F">
              <w:rPr>
                <w:i/>
                <w:sz w:val="19"/>
                <w:szCs w:val="19"/>
                <w:lang w:val="en-US"/>
                <w:rPrChange w:id="2880" w:author="Bertsch Christian (CR/AEE3)" w:date="2019-10-01T14:06:00Z">
                  <w:rPr>
                    <w:lang w:val="en-US"/>
                  </w:rPr>
                </w:rPrChange>
              </w:rPr>
              <w:t xml:space="preserve">dt </w:t>
            </w:r>
            <w:r w:rsidR="00890A63" w:rsidRPr="001C4F9F">
              <w:rPr>
                <w:i/>
                <w:sz w:val="19"/>
                <w:szCs w:val="19"/>
                <w:lang w:val="en-US"/>
                <w:rPrChange w:id="2881" w:author="Bertsch Christian (CR/AEE3)" w:date="2019-10-01T14:06:00Z">
                  <w:rPr>
                    <w:lang w:val="en-US"/>
                  </w:rPr>
                </w:rPrChange>
              </w:rPr>
              <w:t xml:space="preserve">    </w:t>
            </w:r>
            <w:r w:rsidRPr="001C4F9F">
              <w:rPr>
                <w:i/>
                <w:sz w:val="19"/>
                <w:szCs w:val="19"/>
                <w:lang w:val="en-US"/>
                <w:rPrChange w:id="2882" w:author="Bertsch Christian (CR/AEE3)" w:date="2019-10-01T14:06:00Z">
                  <w:rPr>
                    <w:lang w:val="en-US"/>
                  </w:rPr>
                </w:rPrChange>
              </w:rPr>
              <w:t>= 0.</w:t>
            </w:r>
            <w:r w:rsidR="00890A63" w:rsidRPr="001C4F9F">
              <w:rPr>
                <w:i/>
                <w:sz w:val="19"/>
                <w:szCs w:val="19"/>
                <w:lang w:val="en-US"/>
                <w:rPrChange w:id="2883" w:author="Bertsch Christian (CR/AEE3)" w:date="2019-10-01T14:06:00Z">
                  <w:rPr>
                    <w:lang w:val="en-US"/>
                  </w:rPr>
                </w:rPrChange>
              </w:rPr>
              <w:t xml:space="preserve">01  </w:t>
            </w:r>
            <w:r w:rsidR="00890A63" w:rsidRPr="001C4F9F">
              <w:rPr>
                <w:i/>
                <w:color w:val="008000"/>
                <w:sz w:val="19"/>
                <w:szCs w:val="19"/>
                <w:lang w:val="en-US"/>
                <w:rPrChange w:id="2884" w:author="Bertsch Christian (CR/AEE3)" w:date="2019-10-01T14:06:00Z">
                  <w:rPr>
                    <w:color w:val="008000"/>
                    <w:lang w:val="en-US"/>
                  </w:rPr>
                </w:rPrChange>
              </w:rPr>
              <w:t xml:space="preserve">// fixed step size </w:t>
            </w:r>
            <w:r w:rsidR="00B43651" w:rsidRPr="001C4F9F">
              <w:rPr>
                <w:i/>
                <w:color w:val="008000"/>
                <w:sz w:val="19"/>
                <w:szCs w:val="19"/>
                <w:lang w:val="en-US"/>
                <w:rPrChange w:id="2885" w:author="Bertsch Christian (CR/AEE3)" w:date="2019-10-01T14:06:00Z">
                  <w:rPr>
                    <w:color w:val="008000"/>
                    <w:lang w:val="en-US"/>
                  </w:rPr>
                </w:rPrChange>
              </w:rPr>
              <w:t xml:space="preserve">of </w:t>
            </w:r>
            <w:r w:rsidR="00890A63" w:rsidRPr="001C4F9F">
              <w:rPr>
                <w:i/>
                <w:color w:val="008000"/>
                <w:sz w:val="19"/>
                <w:szCs w:val="19"/>
                <w:lang w:val="en-US"/>
                <w:rPrChange w:id="2886" w:author="Bertsch Christian (CR/AEE3)" w:date="2019-10-01T14:06:00Z">
                  <w:rPr>
                    <w:color w:val="008000"/>
                    <w:lang w:val="en-US"/>
                  </w:rPr>
                </w:rPrChange>
              </w:rPr>
              <w:t>10 milli-</w:t>
            </w:r>
            <w:r w:rsidRPr="001C4F9F">
              <w:rPr>
                <w:i/>
                <w:color w:val="008000"/>
                <w:sz w:val="19"/>
                <w:szCs w:val="19"/>
                <w:lang w:val="en-US"/>
                <w:rPrChange w:id="2887" w:author="Bertsch Christian (CR/AEE3)" w:date="2019-10-01T14:06:00Z">
                  <w:rPr>
                    <w:color w:val="008000"/>
                    <w:lang w:val="en-US"/>
                  </w:rPr>
                </w:rPrChange>
              </w:rPr>
              <w:t>seconds</w:t>
            </w:r>
          </w:p>
          <w:p w14:paraId="24D9290C" w14:textId="77777777" w:rsidR="00990EFE" w:rsidRPr="001C4F9F" w:rsidRDefault="00990EFE" w:rsidP="00990EFE">
            <w:pPr>
              <w:pStyle w:val="HTMLPreformatted"/>
              <w:rPr>
                <w:i/>
                <w:sz w:val="19"/>
                <w:szCs w:val="19"/>
                <w:lang w:val="en-US"/>
                <w:rPrChange w:id="2888" w:author="Bertsch Christian (CR/AEE3)" w:date="2019-10-01T14:06:00Z">
                  <w:rPr>
                    <w:lang w:val="en-US"/>
                  </w:rPr>
                </w:rPrChange>
              </w:rPr>
            </w:pPr>
          </w:p>
          <w:p w14:paraId="3A086DC1" w14:textId="77777777" w:rsidR="001153E0" w:rsidRPr="001C4F9F" w:rsidRDefault="001153E0" w:rsidP="001153E0">
            <w:pPr>
              <w:pStyle w:val="HTMLPreformatted"/>
              <w:rPr>
                <w:i/>
                <w:color w:val="008000"/>
                <w:sz w:val="19"/>
                <w:szCs w:val="19"/>
                <w:lang w:val="en-US"/>
                <w:rPrChange w:id="2889" w:author="Bertsch Christian (CR/AEE3)" w:date="2019-10-01T14:06:00Z">
                  <w:rPr>
                    <w:color w:val="008000"/>
                    <w:lang w:val="en-US"/>
                  </w:rPr>
                </w:rPrChange>
              </w:rPr>
            </w:pPr>
            <w:r w:rsidRPr="001C4F9F">
              <w:rPr>
                <w:i/>
                <w:color w:val="008000"/>
                <w:sz w:val="19"/>
                <w:szCs w:val="19"/>
                <w:lang w:val="en-US"/>
                <w:rPrChange w:id="2890" w:author="Bertsch Christian (CR/AEE3)" w:date="2019-10-01T14:06:00Z">
                  <w:rPr>
                    <w:color w:val="008000"/>
                    <w:lang w:val="en-US"/>
                  </w:rPr>
                </w:rPrChange>
              </w:rPr>
              <w:t>// set the start time</w:t>
            </w:r>
          </w:p>
          <w:p w14:paraId="415ED59D" w14:textId="77777777" w:rsidR="001153E0" w:rsidRPr="001C4F9F" w:rsidRDefault="001153E0" w:rsidP="001153E0">
            <w:pPr>
              <w:pStyle w:val="HTMLPreformatted"/>
              <w:rPr>
                <w:del w:id="2891" w:author="Bertsch Christian (CR/AEE3)" w:date="2019-09-06T11:23:00Z"/>
                <w:i/>
                <w:sz w:val="19"/>
                <w:szCs w:val="19"/>
                <w:lang w:val="en-US"/>
                <w:rPrChange w:id="2892" w:author="Bertsch Christian (CR/AEE3)" w:date="2019-10-01T14:06:00Z">
                  <w:rPr>
                    <w:del w:id="2893" w:author="Bertsch Christian (CR/AEE3)" w:date="2019-09-06T11:23:00Z"/>
                    <w:lang w:val="en-US"/>
                  </w:rPr>
                </w:rPrChange>
              </w:rPr>
            </w:pPr>
            <w:del w:id="2894" w:author="Bertsch Christian (CR/AEE3)" w:date="2019-09-06T11:23:00Z">
              <w:r w:rsidRPr="001C4F9F">
                <w:rPr>
                  <w:i/>
                  <w:sz w:val="19"/>
                  <w:szCs w:val="19"/>
                  <w:rPrChange w:id="2895" w:author="Bertsch Christian (CR/AEE3)" w:date="2019-10-01T14:06:00Z">
                    <w:rPr/>
                  </w:rPrChange>
                </w:rPr>
                <w:delText>Tnext = Tend</w:delText>
              </w:r>
            </w:del>
          </w:p>
          <w:p w14:paraId="4542EFE3" w14:textId="77777777" w:rsidR="001153E0" w:rsidRPr="001C4F9F" w:rsidRDefault="001153E0" w:rsidP="001153E0">
            <w:pPr>
              <w:pStyle w:val="HTMLPreformatted"/>
              <w:rPr>
                <w:i/>
                <w:sz w:val="19"/>
                <w:szCs w:val="19"/>
                <w:lang w:val="en-US"/>
                <w:rPrChange w:id="2896" w:author="Bertsch Christian (CR/AEE3)" w:date="2019-10-01T14:06:00Z">
                  <w:rPr>
                    <w:lang w:val="en-US"/>
                  </w:rPr>
                </w:rPrChange>
              </w:rPr>
            </w:pPr>
            <w:r w:rsidRPr="001C4F9F">
              <w:rPr>
                <w:i/>
                <w:sz w:val="19"/>
                <w:szCs w:val="19"/>
                <w:lang w:val="en-US"/>
                <w:rPrChange w:id="2897" w:author="Bertsch Christian (CR/AEE3)" w:date="2019-10-01T14:06:00Z">
                  <w:rPr>
                    <w:lang w:val="en-US"/>
                  </w:rPr>
                </w:rPrChange>
              </w:rPr>
              <w:t>time  = Tstart</w:t>
            </w:r>
          </w:p>
          <w:p w14:paraId="33F9ABE9" w14:textId="6E35CC66" w:rsidR="001153E0" w:rsidRPr="001C4F9F" w:rsidDel="008B148A" w:rsidRDefault="001153E0" w:rsidP="001153E0">
            <w:pPr>
              <w:pStyle w:val="HTMLPreformatted"/>
              <w:rPr>
                <w:del w:id="2898" w:author="Bertsch Christian (CR/AEE3)" w:date="2019-09-28T19:41:00Z"/>
                <w:i/>
                <w:sz w:val="19"/>
                <w:szCs w:val="19"/>
                <w:lang w:val="en-US"/>
                <w:rPrChange w:id="2899" w:author="Bertsch Christian (CR/AEE3)" w:date="2019-10-01T14:06:00Z">
                  <w:rPr>
                    <w:del w:id="2900" w:author="Bertsch Christian (CR/AEE3)" w:date="2019-09-28T19:41:00Z"/>
                    <w:lang w:val="en-US"/>
                  </w:rPr>
                </w:rPrChange>
              </w:rPr>
            </w:pPr>
            <w:del w:id="2901" w:author="Bertsch Christian (CR/AEE3)" w:date="2019-09-06T11:23:00Z">
              <w:r w:rsidRPr="001C4F9F">
                <w:rPr>
                  <w:i/>
                  <w:sz w:val="19"/>
                  <w:szCs w:val="19"/>
                  <w:lang w:val="en-US"/>
                  <w:rPrChange w:id="2902" w:author="Bertsch Christian (CR/AEE3)" w:date="2019-10-01T14:06:00Z">
                    <w:rPr/>
                  </w:rPrChange>
                </w:rPr>
                <w:delText>M_</w:delText>
              </w:r>
              <w:r w:rsidR="00140C25" w:rsidRPr="001C4F9F">
                <w:rPr>
                  <w:i/>
                  <w:sz w:val="19"/>
                  <w:szCs w:val="19"/>
                  <w:lang w:val="en-US"/>
                  <w:rPrChange w:id="2903" w:author="Bertsch Christian (CR/AEE3)" w:date="2019-10-01T14:06:00Z">
                    <w:rPr/>
                  </w:rPrChange>
                </w:rPr>
                <w:delText>fmi2</w:delText>
              </w:r>
              <w:r w:rsidR="009236DE" w:rsidRPr="001C4F9F">
                <w:rPr>
                  <w:i/>
                  <w:sz w:val="19"/>
                  <w:szCs w:val="19"/>
                  <w:lang w:val="en-US"/>
                  <w:rPrChange w:id="2904" w:author="Bertsch Christian (CR/AEE3)" w:date="2019-10-01T14:06:00Z">
                    <w:rPr/>
                  </w:rPrChange>
                </w:rPr>
                <w:delText>SetTime</w:delText>
              </w:r>
              <w:r w:rsidRPr="001C4F9F">
                <w:rPr>
                  <w:i/>
                  <w:sz w:val="19"/>
                  <w:szCs w:val="19"/>
                  <w:lang w:val="en-US"/>
                  <w:rPrChange w:id="2905" w:author="Bertsch Christian (CR/AEE3)" w:date="2019-10-01T14:06:00Z">
                    <w:rPr/>
                  </w:rPrChange>
                </w:rPr>
                <w:delText>(m, time)</w:delText>
              </w:r>
            </w:del>
          </w:p>
          <w:p w14:paraId="0C44D853" w14:textId="77777777" w:rsidR="001153E0" w:rsidRPr="001C4F9F" w:rsidRDefault="001153E0" w:rsidP="001153E0">
            <w:pPr>
              <w:pStyle w:val="HTMLPreformatted"/>
              <w:rPr>
                <w:i/>
                <w:sz w:val="19"/>
                <w:szCs w:val="19"/>
                <w:lang w:val="en-US"/>
                <w:rPrChange w:id="2906" w:author="Bertsch Christian (CR/AEE3)" w:date="2019-10-01T14:06:00Z">
                  <w:rPr>
                    <w:lang w:val="en-US"/>
                  </w:rPr>
                </w:rPrChange>
              </w:rPr>
            </w:pPr>
          </w:p>
          <w:p w14:paraId="482B90FD" w14:textId="77777777" w:rsidR="00782197" w:rsidRPr="001C4F9F" w:rsidRDefault="00990EFE" w:rsidP="00990EFE">
            <w:pPr>
              <w:pStyle w:val="HTMLPreformatted"/>
              <w:rPr>
                <w:i/>
                <w:color w:val="008000"/>
                <w:sz w:val="19"/>
                <w:szCs w:val="19"/>
                <w:lang w:val="en-US"/>
                <w:rPrChange w:id="2907" w:author="Bertsch Christian (CR/AEE3)" w:date="2019-10-01T14:06:00Z">
                  <w:rPr>
                    <w:color w:val="008000"/>
                    <w:lang w:val="en-US"/>
                  </w:rPr>
                </w:rPrChange>
              </w:rPr>
            </w:pPr>
            <w:r w:rsidRPr="001C4F9F">
              <w:rPr>
                <w:i/>
                <w:color w:val="008000"/>
                <w:sz w:val="19"/>
                <w:szCs w:val="19"/>
                <w:lang w:val="en-US"/>
                <w:rPrChange w:id="2908" w:author="Bertsch Christian (CR/AEE3)" w:date="2019-10-01T14:06:00Z">
                  <w:rPr>
                    <w:color w:val="008000"/>
                    <w:lang w:val="en-US"/>
                  </w:rPr>
                </w:rPrChange>
              </w:rPr>
              <w:t xml:space="preserve">// set </w:t>
            </w:r>
            <w:r w:rsidR="001153E0" w:rsidRPr="001C4F9F">
              <w:rPr>
                <w:i/>
                <w:color w:val="008000"/>
                <w:sz w:val="19"/>
                <w:szCs w:val="19"/>
                <w:lang w:val="en-US"/>
                <w:rPrChange w:id="2909" w:author="Bertsch Christian (CR/AEE3)" w:date="2019-10-01T14:06:00Z">
                  <w:rPr>
                    <w:color w:val="008000"/>
                    <w:lang w:val="en-US"/>
                  </w:rPr>
                </w:rPrChange>
              </w:rPr>
              <w:t xml:space="preserve">all variable </w:t>
            </w:r>
            <w:r w:rsidR="00782197" w:rsidRPr="001C4F9F">
              <w:rPr>
                <w:i/>
                <w:color w:val="008000"/>
                <w:sz w:val="19"/>
                <w:szCs w:val="19"/>
                <w:lang w:val="en-US"/>
                <w:rPrChange w:id="2910" w:author="Bertsch Christian (CR/AEE3)" w:date="2019-10-01T14:06:00Z">
                  <w:rPr>
                    <w:color w:val="008000"/>
                    <w:lang w:val="en-US"/>
                  </w:rPr>
                </w:rPrChange>
              </w:rPr>
              <w:t xml:space="preserve">start values (of "ScalarVariable / &lt;type&gt; / </w:t>
            </w:r>
            <w:r w:rsidR="001153E0" w:rsidRPr="001C4F9F">
              <w:rPr>
                <w:i/>
                <w:color w:val="008000"/>
                <w:sz w:val="19"/>
                <w:szCs w:val="19"/>
                <w:lang w:val="en-US"/>
                <w:rPrChange w:id="2911" w:author="Bertsch Christian (CR/AEE3)" w:date="2019-10-01T14:06:00Z">
                  <w:rPr>
                    <w:color w:val="008000"/>
                    <w:lang w:val="en-US"/>
                  </w:rPr>
                </w:rPrChange>
              </w:rPr>
              <w:t>start</w:t>
            </w:r>
            <w:r w:rsidR="00782197" w:rsidRPr="001C4F9F">
              <w:rPr>
                <w:i/>
                <w:color w:val="008000"/>
                <w:sz w:val="19"/>
                <w:szCs w:val="19"/>
                <w:lang w:val="en-US"/>
                <w:rPrChange w:id="2912" w:author="Bertsch Christian (CR/AEE3)" w:date="2019-10-01T14:06:00Z">
                  <w:rPr>
                    <w:color w:val="008000"/>
                    <w:lang w:val="en-US"/>
                  </w:rPr>
                </w:rPrChange>
              </w:rPr>
              <w:t>"</w:t>
            </w:r>
            <w:r w:rsidR="001153E0" w:rsidRPr="001C4F9F">
              <w:rPr>
                <w:i/>
                <w:color w:val="008000"/>
                <w:sz w:val="19"/>
                <w:szCs w:val="19"/>
                <w:lang w:val="en-US"/>
                <w:rPrChange w:id="2913" w:author="Bertsch Christian (CR/AEE3)" w:date="2019-10-01T14:06:00Z">
                  <w:rPr>
                    <w:color w:val="008000"/>
                    <w:lang w:val="en-US"/>
                  </w:rPr>
                </w:rPrChange>
              </w:rPr>
              <w:t>) and</w:t>
            </w:r>
          </w:p>
          <w:p w14:paraId="4A661386" w14:textId="77777777" w:rsidR="00990EFE" w:rsidRPr="001C4F9F" w:rsidRDefault="001153E0" w:rsidP="00990EFE">
            <w:pPr>
              <w:pStyle w:val="HTMLPreformatted"/>
              <w:rPr>
                <w:i/>
                <w:color w:val="008000"/>
                <w:sz w:val="19"/>
                <w:szCs w:val="19"/>
                <w:lang w:val="en-US"/>
                <w:rPrChange w:id="2914" w:author="Bertsch Christian (CR/AEE3)" w:date="2019-10-01T14:06:00Z">
                  <w:rPr>
                    <w:color w:val="008000"/>
                    <w:lang w:val="en-US"/>
                  </w:rPr>
                </w:rPrChange>
              </w:rPr>
            </w:pPr>
            <w:r w:rsidRPr="001C4F9F">
              <w:rPr>
                <w:i/>
                <w:color w:val="008000"/>
                <w:sz w:val="19"/>
                <w:szCs w:val="19"/>
                <w:lang w:val="en-US"/>
                <w:rPrChange w:id="2915" w:author="Bertsch Christian (CR/AEE3)" w:date="2019-10-01T14:06:00Z">
                  <w:rPr>
                    <w:color w:val="008000"/>
                    <w:lang w:val="en-US"/>
                  </w:rPr>
                </w:rPrChange>
              </w:rPr>
              <w:t>// set th</w:t>
            </w:r>
            <w:r w:rsidR="00946388" w:rsidRPr="001C4F9F">
              <w:rPr>
                <w:i/>
                <w:color w:val="008000"/>
                <w:sz w:val="19"/>
                <w:szCs w:val="19"/>
                <w:lang w:val="en-US"/>
                <w:rPrChange w:id="2916" w:author="Bertsch Christian (CR/AEE3)" w:date="2019-10-01T14:06:00Z">
                  <w:rPr>
                    <w:color w:val="008000"/>
                    <w:lang w:val="en-US"/>
                  </w:rPr>
                </w:rPrChange>
              </w:rPr>
              <w:t>e input values at time = Tstart</w:t>
            </w:r>
          </w:p>
          <w:p w14:paraId="4907DECF" w14:textId="23983883" w:rsidR="00990EFE" w:rsidRPr="001C4F9F" w:rsidRDefault="00990EFE" w:rsidP="00990EFE">
            <w:pPr>
              <w:pStyle w:val="HTMLPreformatted"/>
              <w:rPr>
                <w:i/>
                <w:sz w:val="19"/>
                <w:szCs w:val="19"/>
                <w:lang w:val="en-US"/>
                <w:rPrChange w:id="2917" w:author="Bertsch Christian (CR/AEE3)" w:date="2019-10-01T14:06:00Z">
                  <w:rPr>
                    <w:lang w:val="en-US"/>
                  </w:rPr>
                </w:rPrChange>
              </w:rPr>
            </w:pPr>
            <w:r w:rsidRPr="001C4F9F">
              <w:rPr>
                <w:i/>
                <w:sz w:val="19"/>
                <w:szCs w:val="19"/>
                <w:lang w:val="en-US"/>
                <w:rPrChange w:id="2918" w:author="Bertsch Christian (CR/AEE3)" w:date="2019-10-01T14:06:00Z">
                  <w:rPr>
                    <w:lang w:val="en-US"/>
                  </w:rPr>
                </w:rPrChange>
              </w:rPr>
              <w:t>M_</w:t>
            </w:r>
            <w:r w:rsidR="00140C25" w:rsidRPr="001C4F9F">
              <w:rPr>
                <w:i/>
                <w:sz w:val="19"/>
                <w:szCs w:val="19"/>
                <w:lang w:val="en-US"/>
                <w:rPrChange w:id="2919" w:author="Bertsch Christian (CR/AEE3)" w:date="2019-10-01T14:06:00Z">
                  <w:rPr>
                    <w:lang w:val="en-US"/>
                  </w:rPr>
                </w:rPrChange>
              </w:rPr>
              <w:t>fmi2</w:t>
            </w:r>
            <w:r w:rsidR="009236DE" w:rsidRPr="001C4F9F">
              <w:rPr>
                <w:i/>
                <w:sz w:val="19"/>
                <w:szCs w:val="19"/>
                <w:lang w:val="en-US"/>
                <w:rPrChange w:id="2920" w:author="Bertsch Christian (CR/AEE3)" w:date="2019-10-01T14:06:00Z">
                  <w:rPr>
                    <w:lang w:val="en-US"/>
                  </w:rPr>
                </w:rPrChange>
              </w:rPr>
              <w:t>SetReal</w:t>
            </w:r>
            <w:r w:rsidRPr="001C4F9F">
              <w:rPr>
                <w:i/>
                <w:sz w:val="19"/>
                <w:szCs w:val="19"/>
                <w:lang w:val="en-US"/>
                <w:rPrChange w:id="2921" w:author="Bertsch Christian (CR/AEE3)" w:date="2019-10-01T14:06:00Z">
                  <w:rPr>
                    <w:lang w:val="en-US"/>
                  </w:rPr>
                </w:rPrChange>
              </w:rPr>
              <w:t>/Integer/Boolean/String(m, ...)</w:t>
            </w:r>
          </w:p>
          <w:p w14:paraId="4DFB90F4" w14:textId="77777777" w:rsidR="00990EFE" w:rsidRPr="001C4F9F" w:rsidRDefault="00990EFE" w:rsidP="00990EFE">
            <w:pPr>
              <w:pStyle w:val="HTMLPreformatted"/>
              <w:rPr>
                <w:i/>
                <w:sz w:val="19"/>
                <w:szCs w:val="19"/>
                <w:lang w:val="en-US"/>
                <w:rPrChange w:id="2922" w:author="Bertsch Christian (CR/AEE3)" w:date="2019-10-01T14:06:00Z">
                  <w:rPr>
                    <w:lang w:val="en-US"/>
                  </w:rPr>
                </w:rPrChange>
              </w:rPr>
            </w:pPr>
          </w:p>
          <w:p w14:paraId="46F4ADBE" w14:textId="77777777" w:rsidR="00990EFE" w:rsidRPr="001C4F9F" w:rsidRDefault="001153E0" w:rsidP="00990EFE">
            <w:pPr>
              <w:pStyle w:val="HTMLPreformatted"/>
              <w:rPr>
                <w:i/>
                <w:color w:val="008000"/>
                <w:sz w:val="19"/>
                <w:szCs w:val="19"/>
                <w:lang w:val="en-US"/>
                <w:rPrChange w:id="2923" w:author="Bertsch Christian (CR/AEE3)" w:date="2019-10-01T14:06:00Z">
                  <w:rPr>
                    <w:color w:val="008000"/>
                    <w:lang w:val="en-US"/>
                  </w:rPr>
                </w:rPrChange>
              </w:rPr>
            </w:pPr>
            <w:r w:rsidRPr="001C4F9F">
              <w:rPr>
                <w:i/>
                <w:color w:val="008000"/>
                <w:sz w:val="19"/>
                <w:szCs w:val="19"/>
                <w:lang w:val="en-US"/>
                <w:rPrChange w:id="2924" w:author="Bertsch Christian (CR/AEE3)" w:date="2019-10-01T14:06:00Z">
                  <w:rPr>
                    <w:color w:val="008000"/>
                    <w:lang w:val="en-US"/>
                  </w:rPr>
                </w:rPrChange>
              </w:rPr>
              <w:t>// initialize</w:t>
            </w:r>
          </w:p>
          <w:p w14:paraId="33BA2858" w14:textId="35DD5ADF" w:rsidR="00842014" w:rsidRPr="001C4F9F" w:rsidRDefault="00842014" w:rsidP="00990EFE">
            <w:pPr>
              <w:pStyle w:val="HTMLPreformatted"/>
              <w:rPr>
                <w:i/>
                <w:sz w:val="19"/>
                <w:szCs w:val="19"/>
                <w:lang w:val="en-US"/>
                <w:rPrChange w:id="2925" w:author="Bertsch Christian (CR/AEE3)" w:date="2019-10-01T14:06:00Z">
                  <w:rPr>
                    <w:lang w:val="en-US"/>
                  </w:rPr>
                </w:rPrChange>
              </w:rPr>
            </w:pPr>
            <w:r w:rsidRPr="001C4F9F">
              <w:rPr>
                <w:i/>
                <w:color w:val="008000"/>
                <w:sz w:val="19"/>
                <w:szCs w:val="19"/>
                <w:lang w:val="en-US"/>
                <w:rPrChange w:id="2926" w:author="Bertsch Christian (CR/AEE3)" w:date="2019-10-01T14:06:00Z">
                  <w:rPr>
                    <w:color w:val="008000"/>
                    <w:lang w:val="en-US"/>
                  </w:rPr>
                </w:rPrChange>
              </w:rPr>
              <w:t>// determine continuous and discrete states</w:t>
            </w:r>
          </w:p>
          <w:p w14:paraId="07AA750A" w14:textId="07F3F535" w:rsidR="00C72A6D" w:rsidRPr="001C4F9F" w:rsidRDefault="00C72A6D" w:rsidP="00C72A6D">
            <w:pPr>
              <w:pStyle w:val="HTMLPreformatted"/>
              <w:rPr>
                <w:i/>
                <w:sz w:val="19"/>
                <w:szCs w:val="19"/>
                <w:lang w:val="en-US"/>
                <w:rPrChange w:id="2927" w:author="Bertsch Christian (CR/AEE3)" w:date="2019-10-01T14:06:00Z">
                  <w:rPr>
                    <w:lang w:val="en-US"/>
                  </w:rPr>
                </w:rPrChange>
              </w:rPr>
            </w:pPr>
            <w:r w:rsidRPr="001C4F9F">
              <w:rPr>
                <w:i/>
                <w:sz w:val="19"/>
                <w:szCs w:val="19"/>
                <w:lang w:val="en-US"/>
                <w:rPrChange w:id="2928" w:author="Bertsch Christian (CR/AEE3)" w:date="2019-10-01T14:06:00Z">
                  <w:rPr>
                    <w:lang w:val="en-US"/>
                  </w:rPr>
                </w:rPrChange>
              </w:rPr>
              <w:t>M_</w:t>
            </w:r>
            <w:r w:rsidR="00140C25" w:rsidRPr="001C4F9F">
              <w:rPr>
                <w:i/>
                <w:sz w:val="19"/>
                <w:szCs w:val="19"/>
                <w:lang w:val="en-US"/>
                <w:rPrChange w:id="2929" w:author="Bertsch Christian (CR/AEE3)" w:date="2019-10-01T14:06:00Z">
                  <w:rPr>
                    <w:lang w:val="en-US"/>
                  </w:rPr>
                </w:rPrChange>
              </w:rPr>
              <w:t>fmi2</w:t>
            </w:r>
            <w:r w:rsidRPr="001C4F9F">
              <w:rPr>
                <w:i/>
                <w:sz w:val="19"/>
                <w:szCs w:val="19"/>
                <w:lang w:val="en-US"/>
                <w:rPrChange w:id="2930" w:author="Bertsch Christian (CR/AEE3)" w:date="2019-10-01T14:06:00Z">
                  <w:rPr>
                    <w:lang w:val="en-US"/>
                  </w:rPr>
                </w:rPrChange>
              </w:rPr>
              <w:t>SetupExperiment(m,</w:t>
            </w:r>
            <w:r w:rsidR="00140C25" w:rsidRPr="001C4F9F">
              <w:rPr>
                <w:i/>
                <w:sz w:val="19"/>
                <w:szCs w:val="19"/>
                <w:lang w:val="en-US"/>
                <w:rPrChange w:id="2931" w:author="Bertsch Christian (CR/AEE3)" w:date="2019-10-01T14:06:00Z">
                  <w:rPr>
                    <w:lang w:val="en-US"/>
                  </w:rPr>
                </w:rPrChange>
              </w:rPr>
              <w:t>fmi2</w:t>
            </w:r>
            <w:r w:rsidRPr="001C4F9F">
              <w:rPr>
                <w:i/>
                <w:sz w:val="19"/>
                <w:szCs w:val="19"/>
                <w:lang w:val="en-US"/>
                <w:rPrChange w:id="2932" w:author="Bertsch Christian (CR/AEE3)" w:date="2019-10-01T14:06:00Z">
                  <w:rPr>
                    <w:lang w:val="en-US"/>
                  </w:rPr>
                </w:rPrChange>
              </w:rPr>
              <w:t xml:space="preserve">False,0.0, Tstart, </w:t>
            </w:r>
            <w:r w:rsidR="00140C25" w:rsidRPr="001C4F9F">
              <w:rPr>
                <w:i/>
                <w:sz w:val="19"/>
                <w:szCs w:val="19"/>
                <w:lang w:val="en-US"/>
                <w:rPrChange w:id="2933" w:author="Bertsch Christian (CR/AEE3)" w:date="2019-10-01T14:06:00Z">
                  <w:rPr>
                    <w:lang w:val="en-US"/>
                  </w:rPr>
                </w:rPrChange>
              </w:rPr>
              <w:t>fmi2</w:t>
            </w:r>
            <w:r w:rsidRPr="001C4F9F">
              <w:rPr>
                <w:i/>
                <w:sz w:val="19"/>
                <w:szCs w:val="19"/>
                <w:lang w:val="en-US"/>
                <w:rPrChange w:id="2934" w:author="Bertsch Christian (CR/AEE3)" w:date="2019-10-01T14:06:00Z">
                  <w:rPr>
                    <w:lang w:val="en-US"/>
                  </w:rPr>
                </w:rPrChange>
              </w:rPr>
              <w:t>True,Tend)</w:t>
            </w:r>
          </w:p>
          <w:p w14:paraId="3158B589" w14:textId="35129DB7" w:rsidR="00990EFE" w:rsidRPr="001C4F9F" w:rsidRDefault="00990EFE" w:rsidP="00990EFE">
            <w:pPr>
              <w:pStyle w:val="HTMLPreformatted"/>
              <w:rPr>
                <w:i/>
                <w:sz w:val="19"/>
                <w:szCs w:val="19"/>
                <w:lang w:val="en-US"/>
                <w:rPrChange w:id="2935" w:author="Bertsch Christian (CR/AEE3)" w:date="2019-10-01T14:06:00Z">
                  <w:rPr>
                    <w:lang w:val="en-US"/>
                  </w:rPr>
                </w:rPrChange>
              </w:rPr>
            </w:pPr>
            <w:r w:rsidRPr="001C4F9F">
              <w:rPr>
                <w:i/>
                <w:sz w:val="19"/>
                <w:szCs w:val="19"/>
                <w:lang w:val="en-US"/>
                <w:rPrChange w:id="2936" w:author="Bertsch Christian (CR/AEE3)" w:date="2019-10-01T14:06:00Z">
                  <w:rPr>
                    <w:lang w:val="en-US"/>
                  </w:rPr>
                </w:rPrChange>
              </w:rPr>
              <w:t>M_</w:t>
            </w:r>
            <w:r w:rsidR="00140C25" w:rsidRPr="001C4F9F">
              <w:rPr>
                <w:i/>
                <w:sz w:val="19"/>
                <w:szCs w:val="19"/>
                <w:lang w:val="en-US"/>
                <w:rPrChange w:id="2937" w:author="Bertsch Christian (CR/AEE3)" w:date="2019-10-01T14:06:00Z">
                  <w:rPr>
                    <w:lang w:val="en-US"/>
                  </w:rPr>
                </w:rPrChange>
              </w:rPr>
              <w:t>fmi2</w:t>
            </w:r>
            <w:r w:rsidR="00A137EA" w:rsidRPr="001C4F9F">
              <w:rPr>
                <w:i/>
                <w:sz w:val="19"/>
                <w:szCs w:val="19"/>
                <w:lang w:val="en-US"/>
                <w:rPrChange w:id="2938" w:author="Bertsch Christian (CR/AEE3)" w:date="2019-10-01T14:06:00Z">
                  <w:rPr>
                    <w:lang w:val="en-US"/>
                  </w:rPr>
                </w:rPrChange>
              </w:rPr>
              <w:t>EnterInitializationMode</w:t>
            </w:r>
            <w:r w:rsidRPr="001C4F9F">
              <w:rPr>
                <w:i/>
                <w:sz w:val="19"/>
                <w:szCs w:val="19"/>
                <w:lang w:val="en-US"/>
                <w:rPrChange w:id="2939" w:author="Bertsch Christian (CR/AEE3)" w:date="2019-10-01T14:06:00Z">
                  <w:rPr>
                    <w:lang w:val="en-US"/>
                  </w:rPr>
                </w:rPrChange>
              </w:rPr>
              <w:t>(m)</w:t>
            </w:r>
          </w:p>
          <w:p w14:paraId="33390563" w14:textId="26393672" w:rsidR="002C1F7D" w:rsidRPr="001C4F9F" w:rsidRDefault="002C1F7D" w:rsidP="00990EFE">
            <w:pPr>
              <w:pStyle w:val="HTMLPreformatted"/>
              <w:rPr>
                <w:i/>
                <w:sz w:val="19"/>
                <w:szCs w:val="19"/>
                <w:lang w:val="en-US"/>
                <w:rPrChange w:id="2940" w:author="Bertsch Christian (CR/AEE3)" w:date="2019-10-01T14:06:00Z">
                  <w:rPr>
                    <w:lang w:val="en-US"/>
                  </w:rPr>
                </w:rPrChange>
              </w:rPr>
            </w:pPr>
            <w:r w:rsidRPr="001C4F9F">
              <w:rPr>
                <w:i/>
                <w:sz w:val="19"/>
                <w:szCs w:val="19"/>
                <w:lang w:val="en-US"/>
                <w:rPrChange w:id="2941" w:author="Bertsch Christian (CR/AEE3)" w:date="2019-10-01T14:06:00Z">
                  <w:rPr>
                    <w:lang w:val="en-US"/>
                  </w:rPr>
                </w:rPrChange>
              </w:rPr>
              <w:t>M_</w:t>
            </w:r>
            <w:r w:rsidR="00140C25" w:rsidRPr="001C4F9F">
              <w:rPr>
                <w:i/>
                <w:sz w:val="19"/>
                <w:szCs w:val="19"/>
                <w:lang w:val="en-US"/>
                <w:rPrChange w:id="2942" w:author="Bertsch Christian (CR/AEE3)" w:date="2019-10-01T14:06:00Z">
                  <w:rPr>
                    <w:lang w:val="en-US"/>
                  </w:rPr>
                </w:rPrChange>
              </w:rPr>
              <w:t>fmi2</w:t>
            </w:r>
            <w:r w:rsidR="004100A9" w:rsidRPr="001C4F9F">
              <w:rPr>
                <w:i/>
                <w:sz w:val="19"/>
                <w:szCs w:val="19"/>
                <w:lang w:val="en-US"/>
                <w:rPrChange w:id="2943" w:author="Bertsch Christian (CR/AEE3)" w:date="2019-10-01T14:06:00Z">
                  <w:rPr>
                    <w:lang w:val="en-US"/>
                  </w:rPr>
                </w:rPrChange>
              </w:rPr>
              <w:t>ExitInitializationMode</w:t>
            </w:r>
            <w:r w:rsidRPr="001C4F9F">
              <w:rPr>
                <w:i/>
                <w:sz w:val="19"/>
                <w:szCs w:val="19"/>
                <w:lang w:val="en-US"/>
                <w:rPrChange w:id="2944" w:author="Bertsch Christian (CR/AEE3)" w:date="2019-10-01T14:06:00Z">
                  <w:rPr>
                    <w:lang w:val="en-US"/>
                  </w:rPr>
                </w:rPrChange>
              </w:rPr>
              <w:t>(m)</w:t>
            </w:r>
          </w:p>
          <w:p w14:paraId="1262C655" w14:textId="725F6818" w:rsidR="00C864CB" w:rsidRPr="001C4F9F" w:rsidRDefault="00C864CB" w:rsidP="00990EFE">
            <w:pPr>
              <w:pStyle w:val="HTMLPreformatted"/>
              <w:rPr>
                <w:i/>
                <w:sz w:val="19"/>
                <w:szCs w:val="19"/>
                <w:lang w:val="en-US"/>
                <w:rPrChange w:id="2945" w:author="Bertsch Christian (CR/AEE3)" w:date="2019-10-01T14:06:00Z">
                  <w:rPr>
                    <w:lang w:val="en-US"/>
                  </w:rPr>
                </w:rPrChange>
              </w:rPr>
            </w:pPr>
          </w:p>
          <w:p w14:paraId="20EF5DEB" w14:textId="77777777" w:rsidR="00BE4FD9" w:rsidRPr="001C4F9F" w:rsidRDefault="00BE4FD9" w:rsidP="00990EFE">
            <w:pPr>
              <w:pStyle w:val="HTMLPreformatted"/>
              <w:rPr>
                <w:del w:id="2946" w:author="Bertsch Christian (CR/AEE3)" w:date="2019-09-06T11:23:00Z"/>
                <w:i/>
                <w:color w:val="008000"/>
                <w:sz w:val="19"/>
                <w:szCs w:val="19"/>
                <w:lang w:val="en-US"/>
                <w:rPrChange w:id="2947" w:author="Bertsch Christian (CR/AEE3)" w:date="2019-10-01T14:06:00Z">
                  <w:rPr>
                    <w:del w:id="2948" w:author="Bertsch Christian (CR/AEE3)" w:date="2019-09-06T11:23:00Z"/>
                    <w:color w:val="008000"/>
                    <w:lang w:val="en-US"/>
                  </w:rPr>
                </w:rPrChange>
              </w:rPr>
            </w:pPr>
            <w:del w:id="2949" w:author="Bertsch Christian (CR/AEE3)" w:date="2019-09-06T11:23:00Z">
              <w:r w:rsidRPr="001C4F9F">
                <w:rPr>
                  <w:i/>
                  <w:color w:val="008000"/>
                  <w:sz w:val="19"/>
                  <w:szCs w:val="19"/>
                  <w:rPrChange w:id="2950" w:author="Bertsch Christian (CR/AEE3)" w:date="2019-10-01T14:06:00Z">
                    <w:rPr>
                      <w:color w:val="008000"/>
                    </w:rPr>
                  </w:rPrChange>
                </w:rPr>
                <w:delText xml:space="preserve">   // event iteration</w:delText>
              </w:r>
            </w:del>
          </w:p>
          <w:p w14:paraId="19F2B366" w14:textId="77777777" w:rsidR="009E1CCD" w:rsidRPr="001C4F9F" w:rsidRDefault="009E1CCD" w:rsidP="00990EFE">
            <w:pPr>
              <w:pStyle w:val="HTMLPreformatted"/>
              <w:rPr>
                <w:del w:id="2951" w:author="Bertsch Christian (CR/AEE3)" w:date="2019-09-06T11:23:00Z"/>
                <w:i/>
                <w:color w:val="008000"/>
                <w:sz w:val="19"/>
                <w:szCs w:val="19"/>
                <w:lang w:val="en-US"/>
                <w:rPrChange w:id="2952" w:author="Bertsch Christian (CR/AEE3)" w:date="2019-10-01T14:06:00Z">
                  <w:rPr>
                    <w:del w:id="2953" w:author="Bertsch Christian (CR/AEE3)" w:date="2019-09-06T11:23:00Z"/>
                    <w:color w:val="008000"/>
                    <w:lang w:val="en-US"/>
                  </w:rPr>
                </w:rPrChange>
              </w:rPr>
            </w:pPr>
            <w:del w:id="2954" w:author="Bertsch Christian (CR/AEE3)" w:date="2019-09-06T11:23:00Z">
              <w:r w:rsidRPr="001C4F9F">
                <w:rPr>
                  <w:i/>
                  <w:color w:val="008000"/>
                  <w:sz w:val="19"/>
                  <w:szCs w:val="19"/>
                  <w:rPrChange w:id="2955" w:author="Bertsch Christian (CR/AEE3)" w:date="2019-10-01T14:06:00Z">
                    <w:rPr>
                      <w:color w:val="008000"/>
                    </w:rPr>
                  </w:rPrChange>
                </w:rPr>
                <w:delText xml:space="preserve">   </w:delText>
              </w:r>
              <w:r w:rsidRPr="001C4F9F">
                <w:rPr>
                  <w:i/>
                  <w:sz w:val="19"/>
                  <w:szCs w:val="19"/>
                  <w:rPrChange w:id="2956" w:author="Bertsch Christian (CR/AEE3)" w:date="2019-10-01T14:06:00Z">
                    <w:rPr/>
                  </w:rPrChange>
                </w:rPr>
                <w:delText>eventInfo.</w:delText>
              </w:r>
              <w:r w:rsidR="003B4B88" w:rsidRPr="001C4F9F">
                <w:rPr>
                  <w:i/>
                  <w:sz w:val="19"/>
                  <w:szCs w:val="19"/>
                  <w:rPrChange w:id="2957" w:author="Bertsch Christian (CR/AEE3)" w:date="2019-10-01T14:06:00Z">
                    <w:rPr/>
                  </w:rPrChange>
                </w:rPr>
                <w:delText>newDiscreteStates</w:delText>
              </w:r>
              <w:r w:rsidRPr="001C4F9F">
                <w:rPr>
                  <w:i/>
                  <w:sz w:val="19"/>
                  <w:szCs w:val="19"/>
                  <w:rPrChange w:id="2958" w:author="Bertsch Christian (CR/AEE3)" w:date="2019-10-01T14:06:00Z">
                    <w:rPr/>
                  </w:rPrChange>
                </w:rPr>
                <w:delText>Needed = true;</w:delText>
              </w:r>
            </w:del>
          </w:p>
          <w:p w14:paraId="0ED91E48" w14:textId="77777777" w:rsidR="002C1F7D" w:rsidRPr="001C4F9F" w:rsidRDefault="002C1F7D" w:rsidP="002C1F7D">
            <w:pPr>
              <w:pStyle w:val="HTMLPreformatted"/>
              <w:rPr>
                <w:del w:id="2959" w:author="Bertsch Christian (CR/AEE3)" w:date="2019-09-06T11:23:00Z"/>
                <w:i/>
                <w:color w:val="008000"/>
                <w:sz w:val="19"/>
                <w:szCs w:val="19"/>
                <w:lang w:val="en-US"/>
                <w:rPrChange w:id="2960" w:author="Bertsch Christian (CR/AEE3)" w:date="2019-10-01T14:06:00Z">
                  <w:rPr>
                    <w:del w:id="2961" w:author="Bertsch Christian (CR/AEE3)" w:date="2019-09-06T11:23:00Z"/>
                    <w:color w:val="008000"/>
                    <w:lang w:val="en-US"/>
                  </w:rPr>
                </w:rPrChange>
              </w:rPr>
            </w:pPr>
            <w:del w:id="2962" w:author="Bertsch Christian (CR/AEE3)" w:date="2019-09-06T11:23:00Z">
              <w:r w:rsidRPr="001C4F9F">
                <w:rPr>
                  <w:b/>
                  <w:i/>
                  <w:color w:val="0000FF"/>
                  <w:sz w:val="19"/>
                  <w:szCs w:val="19"/>
                  <w:rPrChange w:id="2963" w:author="Bertsch Christian (CR/AEE3)" w:date="2019-10-01T14:06:00Z">
                    <w:rPr>
                      <w:b/>
                      <w:color w:val="0000FF"/>
                    </w:rPr>
                  </w:rPrChange>
                </w:rPr>
                <w:delText xml:space="preserve">   while</w:delText>
              </w:r>
              <w:r w:rsidRPr="001C4F9F">
                <w:rPr>
                  <w:i/>
                  <w:sz w:val="19"/>
                  <w:szCs w:val="19"/>
                  <w:rPrChange w:id="2964" w:author="Bertsch Christian (CR/AEE3)" w:date="2019-10-01T14:06:00Z">
                    <w:rPr/>
                  </w:rPrChange>
                </w:rPr>
                <w:delText xml:space="preserve"> eventInfo.</w:delText>
              </w:r>
              <w:r w:rsidR="003B4B88" w:rsidRPr="001C4F9F">
                <w:rPr>
                  <w:i/>
                  <w:sz w:val="19"/>
                  <w:szCs w:val="19"/>
                  <w:rPrChange w:id="2965" w:author="Bertsch Christian (CR/AEE3)" w:date="2019-10-01T14:06:00Z">
                    <w:rPr/>
                  </w:rPrChange>
                </w:rPr>
                <w:delText>newDiscreteStates</w:delText>
              </w:r>
              <w:r w:rsidRPr="001C4F9F">
                <w:rPr>
                  <w:i/>
                  <w:sz w:val="19"/>
                  <w:szCs w:val="19"/>
                  <w:rPrChange w:id="2966" w:author="Bertsch Christian (CR/AEE3)" w:date="2019-10-01T14:06:00Z">
                    <w:rPr/>
                  </w:rPrChange>
                </w:rPr>
                <w:delText xml:space="preserve">Needed </w:delText>
              </w:r>
              <w:r w:rsidRPr="001C4F9F">
                <w:rPr>
                  <w:b/>
                  <w:i/>
                  <w:color w:val="0000FF"/>
                  <w:sz w:val="19"/>
                  <w:szCs w:val="19"/>
                  <w:rPrChange w:id="2967" w:author="Bertsch Christian (CR/AEE3)" w:date="2019-10-01T14:06:00Z">
                    <w:rPr>
                      <w:b/>
                      <w:color w:val="0000FF"/>
                    </w:rPr>
                  </w:rPrChange>
                </w:rPr>
                <w:delText>loop</w:delText>
              </w:r>
            </w:del>
          </w:p>
          <w:p w14:paraId="3A6B7BE9" w14:textId="77777777" w:rsidR="002C1F7D" w:rsidRPr="001C4F9F" w:rsidRDefault="002C1F7D" w:rsidP="002C1F7D">
            <w:pPr>
              <w:pStyle w:val="HTMLPreformatted"/>
              <w:rPr>
                <w:del w:id="2968" w:author="Bertsch Christian (CR/AEE3)" w:date="2019-09-06T11:23:00Z"/>
                <w:i/>
                <w:color w:val="006600"/>
                <w:sz w:val="19"/>
                <w:szCs w:val="19"/>
                <w:lang w:val="en-US"/>
                <w:rPrChange w:id="2969" w:author="Bertsch Christian (CR/AEE3)" w:date="2019-10-01T14:06:00Z">
                  <w:rPr>
                    <w:del w:id="2970" w:author="Bertsch Christian (CR/AEE3)" w:date="2019-09-06T11:23:00Z"/>
                    <w:color w:val="006600"/>
                    <w:lang w:val="en-US"/>
                  </w:rPr>
                </w:rPrChange>
              </w:rPr>
            </w:pPr>
            <w:del w:id="2971" w:author="Bertsch Christian (CR/AEE3)" w:date="2019-09-06T11:23:00Z">
              <w:r w:rsidRPr="001C4F9F">
                <w:rPr>
                  <w:i/>
                  <w:color w:val="006600"/>
                  <w:sz w:val="19"/>
                  <w:szCs w:val="19"/>
                  <w:rPrChange w:id="2972" w:author="Bertsch Christian (CR/AEE3)" w:date="2019-10-01T14:06:00Z">
                    <w:rPr>
                      <w:color w:val="006600"/>
                    </w:rPr>
                  </w:rPrChange>
                </w:rPr>
                <w:delText xml:space="preserve">     // update discrete states</w:delText>
              </w:r>
            </w:del>
          </w:p>
          <w:p w14:paraId="487D659F" w14:textId="77777777" w:rsidR="002C1F7D" w:rsidRPr="001C4F9F" w:rsidRDefault="002C1F7D" w:rsidP="002C1F7D">
            <w:pPr>
              <w:pStyle w:val="HTMLPreformatted"/>
              <w:rPr>
                <w:del w:id="2973" w:author="Bertsch Christian (CR/AEE3)" w:date="2019-09-06T11:23:00Z"/>
                <w:i/>
                <w:sz w:val="19"/>
                <w:szCs w:val="19"/>
                <w:lang w:val="en-US"/>
                <w:rPrChange w:id="2974" w:author="Bertsch Christian (CR/AEE3)" w:date="2019-10-01T14:06:00Z">
                  <w:rPr>
                    <w:del w:id="2975" w:author="Bertsch Christian (CR/AEE3)" w:date="2019-09-06T11:23:00Z"/>
                    <w:lang w:val="en-US"/>
                  </w:rPr>
                </w:rPrChange>
              </w:rPr>
            </w:pPr>
            <w:del w:id="2976" w:author="Bertsch Christian (CR/AEE3)" w:date="2019-09-06T11:23:00Z">
              <w:r w:rsidRPr="001C4F9F">
                <w:rPr>
                  <w:i/>
                  <w:sz w:val="19"/>
                  <w:szCs w:val="19"/>
                  <w:rPrChange w:id="2977" w:author="Bertsch Christian (CR/AEE3)" w:date="2019-10-01T14:06:00Z">
                    <w:rPr/>
                  </w:rPrChange>
                </w:rPr>
                <w:delText xml:space="preserve">     M_</w:delText>
              </w:r>
              <w:r w:rsidR="00140C25" w:rsidRPr="001C4F9F">
                <w:rPr>
                  <w:i/>
                  <w:sz w:val="19"/>
                  <w:szCs w:val="19"/>
                  <w:rPrChange w:id="2978" w:author="Bertsch Christian (CR/AEE3)" w:date="2019-10-01T14:06:00Z">
                    <w:rPr/>
                  </w:rPrChange>
                </w:rPr>
                <w:delText>fmi2</w:delText>
              </w:r>
              <w:r w:rsidR="00840DE4" w:rsidRPr="001C4F9F">
                <w:rPr>
                  <w:i/>
                  <w:sz w:val="19"/>
                  <w:szCs w:val="19"/>
                  <w:rPrChange w:id="2979" w:author="Bertsch Christian (CR/AEE3)" w:date="2019-10-01T14:06:00Z">
                    <w:rPr/>
                  </w:rPrChange>
                </w:rPr>
                <w:delText>NewDiscreteStates</w:delText>
              </w:r>
              <w:r w:rsidRPr="001C4F9F">
                <w:rPr>
                  <w:i/>
                  <w:sz w:val="19"/>
                  <w:szCs w:val="19"/>
                  <w:rPrChange w:id="2980" w:author="Bertsch Christian (CR/AEE3)" w:date="2019-10-01T14:06:00Z">
                    <w:rPr/>
                  </w:rPrChange>
                </w:rPr>
                <w:delText>(m, &amp;eventInfo)</w:delText>
              </w:r>
            </w:del>
          </w:p>
          <w:p w14:paraId="0DB065A6" w14:textId="77777777" w:rsidR="002C1F7D" w:rsidRPr="001C4F9F" w:rsidRDefault="002C1F7D" w:rsidP="002C1F7D">
            <w:pPr>
              <w:pStyle w:val="HTMLPreformatted"/>
              <w:rPr>
                <w:del w:id="2981" w:author="Bertsch Christian (CR/AEE3)" w:date="2019-09-06T11:23:00Z"/>
                <w:i/>
                <w:sz w:val="19"/>
                <w:szCs w:val="19"/>
                <w:lang w:val="en-US"/>
                <w:rPrChange w:id="2982" w:author="Bertsch Christian (CR/AEE3)" w:date="2019-10-01T14:06:00Z">
                  <w:rPr>
                    <w:del w:id="2983" w:author="Bertsch Christian (CR/AEE3)" w:date="2019-09-06T11:23:00Z"/>
                    <w:lang w:val="en-US"/>
                  </w:rPr>
                </w:rPrChange>
              </w:rPr>
            </w:pPr>
            <w:del w:id="2984" w:author="Bertsch Christian (CR/AEE3)" w:date="2019-09-06T11:23:00Z">
              <w:r w:rsidRPr="001C4F9F">
                <w:rPr>
                  <w:i/>
                  <w:sz w:val="19"/>
                  <w:szCs w:val="19"/>
                  <w:rPrChange w:id="2985" w:author="Bertsch Christian (CR/AEE3)" w:date="2019-10-01T14:06:00Z">
                    <w:rPr/>
                  </w:rPrChange>
                </w:rPr>
                <w:delText xml:space="preserve">     </w:delText>
              </w:r>
              <w:r w:rsidRPr="001C4F9F">
                <w:rPr>
                  <w:b/>
                  <w:i/>
                  <w:color w:val="3333FF"/>
                  <w:sz w:val="19"/>
                  <w:szCs w:val="19"/>
                  <w:rPrChange w:id="2986" w:author="Bertsch Christian (CR/AEE3)" w:date="2019-10-01T14:06:00Z">
                    <w:rPr>
                      <w:b/>
                      <w:color w:val="3333FF"/>
                    </w:rPr>
                  </w:rPrChange>
                </w:rPr>
                <w:delText>if</w:delText>
              </w:r>
              <w:r w:rsidRPr="001C4F9F">
                <w:rPr>
                  <w:i/>
                  <w:sz w:val="19"/>
                  <w:szCs w:val="19"/>
                  <w:rPrChange w:id="2987" w:author="Bertsch Christian (CR/AEE3)" w:date="2019-10-01T14:06:00Z">
                    <w:rPr/>
                  </w:rPrChange>
                </w:rPr>
                <w:delText xml:space="preserve"> eventInfo.terminateSimulation </w:delText>
              </w:r>
              <w:r w:rsidR="00F7134B" w:rsidRPr="001C4F9F">
                <w:rPr>
                  <w:b/>
                  <w:i/>
                  <w:color w:val="3333FF"/>
                  <w:sz w:val="19"/>
                  <w:szCs w:val="19"/>
                  <w:rPrChange w:id="2988" w:author="Bertsch Christian (CR/AEE3)" w:date="2019-10-01T14:06:00Z">
                    <w:rPr>
                      <w:b/>
                      <w:color w:val="3333FF"/>
                    </w:rPr>
                  </w:rPrChange>
                </w:rPr>
                <w:delText xml:space="preserve">then goto </w:delText>
              </w:r>
              <w:r w:rsidR="00F7134B" w:rsidRPr="001C4F9F">
                <w:rPr>
                  <w:i/>
                  <w:color w:val="3333FF"/>
                  <w:sz w:val="19"/>
                  <w:szCs w:val="19"/>
                  <w:rPrChange w:id="2989" w:author="Bertsch Christian (CR/AEE3)" w:date="2019-10-01T14:06:00Z">
                    <w:rPr>
                      <w:color w:val="3333FF"/>
                    </w:rPr>
                  </w:rPrChange>
                </w:rPr>
                <w:delText>TERMINATE_MODEL</w:delText>
              </w:r>
            </w:del>
          </w:p>
          <w:p w14:paraId="43383F76" w14:textId="77777777" w:rsidR="002C1F7D" w:rsidRPr="001C4F9F" w:rsidRDefault="002C1F7D" w:rsidP="002C1F7D">
            <w:pPr>
              <w:pStyle w:val="HTMLPreformatted"/>
              <w:rPr>
                <w:del w:id="2990" w:author="Bertsch Christian (CR/AEE3)" w:date="2019-09-06T11:23:00Z"/>
                <w:b/>
                <w:i/>
                <w:color w:val="0000FF"/>
                <w:sz w:val="19"/>
                <w:szCs w:val="19"/>
                <w:lang w:val="en-US"/>
                <w:rPrChange w:id="2991" w:author="Bertsch Christian (CR/AEE3)" w:date="2019-10-01T14:06:00Z">
                  <w:rPr>
                    <w:del w:id="2992" w:author="Bertsch Christian (CR/AEE3)" w:date="2019-09-06T11:23:00Z"/>
                    <w:b/>
                    <w:color w:val="0000FF"/>
                    <w:lang w:val="en-US"/>
                  </w:rPr>
                </w:rPrChange>
              </w:rPr>
            </w:pPr>
            <w:del w:id="2993" w:author="Bertsch Christian (CR/AEE3)" w:date="2019-09-06T11:23:00Z">
              <w:r w:rsidRPr="001C4F9F">
                <w:rPr>
                  <w:b/>
                  <w:i/>
                  <w:color w:val="0000FF"/>
                  <w:sz w:val="19"/>
                  <w:szCs w:val="19"/>
                  <w:rPrChange w:id="2994" w:author="Bertsch Christian (CR/AEE3)" w:date="2019-10-01T14:06:00Z">
                    <w:rPr>
                      <w:b/>
                      <w:color w:val="0000FF"/>
                    </w:rPr>
                  </w:rPrChange>
                </w:rPr>
                <w:delText xml:space="preserve">   end while</w:delText>
              </w:r>
            </w:del>
          </w:p>
          <w:p w14:paraId="5FE76782" w14:textId="77777777" w:rsidR="002C1F7D" w:rsidRPr="001C4F9F" w:rsidRDefault="002C1F7D" w:rsidP="00990EFE">
            <w:pPr>
              <w:pStyle w:val="HTMLPreformatted"/>
              <w:rPr>
                <w:del w:id="2995" w:author="Bertsch Christian (CR/AEE3)" w:date="2019-09-06T11:23:00Z"/>
                <w:i/>
                <w:sz w:val="19"/>
                <w:szCs w:val="19"/>
                <w:lang w:val="en-US"/>
                <w:rPrChange w:id="2996" w:author="Bertsch Christian (CR/AEE3)" w:date="2019-10-01T14:06:00Z">
                  <w:rPr>
                    <w:del w:id="2997" w:author="Bertsch Christian (CR/AEE3)" w:date="2019-09-06T11:23:00Z"/>
                    <w:lang w:val="en-US"/>
                  </w:rPr>
                </w:rPrChange>
              </w:rPr>
            </w:pPr>
          </w:p>
          <w:p w14:paraId="4B7AD7AB" w14:textId="77777777" w:rsidR="009E1CCD" w:rsidRPr="001C4F9F" w:rsidRDefault="009E1CCD" w:rsidP="00990EFE">
            <w:pPr>
              <w:pStyle w:val="HTMLPreformatted"/>
              <w:rPr>
                <w:del w:id="2998" w:author="Bertsch Christian (CR/AEE3)" w:date="2019-09-06T11:23:00Z"/>
                <w:i/>
                <w:color w:val="008000"/>
                <w:sz w:val="19"/>
                <w:szCs w:val="19"/>
                <w:lang w:val="en-US"/>
                <w:rPrChange w:id="2999" w:author="Bertsch Christian (CR/AEE3)" w:date="2019-10-01T14:06:00Z">
                  <w:rPr>
                    <w:del w:id="3000" w:author="Bertsch Christian (CR/AEE3)" w:date="2019-09-06T11:23:00Z"/>
                    <w:color w:val="008000"/>
                    <w:lang w:val="en-US"/>
                  </w:rPr>
                </w:rPrChange>
              </w:rPr>
            </w:pPr>
            <w:del w:id="3001" w:author="Bertsch Christian (CR/AEE3)" w:date="2019-09-06T11:23:00Z">
              <w:r w:rsidRPr="001C4F9F">
                <w:rPr>
                  <w:i/>
                  <w:color w:val="008000"/>
                  <w:sz w:val="19"/>
                  <w:szCs w:val="19"/>
                  <w:rPrChange w:id="3002" w:author="Bertsch Christian (CR/AEE3)" w:date="2019-10-01T14:06:00Z">
                    <w:rPr>
                      <w:color w:val="008000"/>
                    </w:rPr>
                  </w:rPrChange>
                </w:rPr>
                <w:delText>// enter Continuous-Time Mode</w:delText>
              </w:r>
            </w:del>
          </w:p>
          <w:p w14:paraId="6C780AAB" w14:textId="42B0951C" w:rsidR="00C864CB" w:rsidRPr="001C4F9F" w:rsidRDefault="009E1CCD" w:rsidP="00C864CB">
            <w:pPr>
              <w:pStyle w:val="HTMLPreformatted"/>
              <w:rPr>
                <w:ins w:id="3003" w:author="Bertsch Christian (CR/AEE3)" w:date="2019-09-06T11:23:00Z"/>
                <w:i/>
                <w:sz w:val="19"/>
                <w:szCs w:val="19"/>
                <w:lang w:val="en-US"/>
                <w:rPrChange w:id="3004" w:author="Bertsch Christian (CR/AEE3)" w:date="2019-10-01T14:06:00Z">
                  <w:rPr>
                    <w:ins w:id="3005" w:author="Bertsch Christian (CR/AEE3)" w:date="2019-09-06T11:23:00Z"/>
                    <w:lang w:val="en-US"/>
                  </w:rPr>
                </w:rPrChange>
              </w:rPr>
            </w:pPr>
            <w:del w:id="3006" w:author="Bertsch Christian (CR/AEE3)" w:date="2019-09-06T11:23:00Z">
              <w:r w:rsidRPr="001C4F9F">
                <w:rPr>
                  <w:i/>
                  <w:sz w:val="19"/>
                  <w:szCs w:val="19"/>
                  <w:lang w:val="en-US"/>
                  <w:rPrChange w:id="3007" w:author="Bertsch Christian (CR/AEE3)" w:date="2019-10-01T14:06:00Z">
                    <w:rPr>
                      <w:lang w:val="en-US"/>
                    </w:rPr>
                  </w:rPrChange>
                </w:rPr>
                <w:delText>M_</w:delText>
              </w:r>
              <w:r w:rsidR="00140C25" w:rsidRPr="001C4F9F">
                <w:rPr>
                  <w:i/>
                  <w:sz w:val="19"/>
                  <w:szCs w:val="19"/>
                  <w:lang w:val="en-US"/>
                  <w:rPrChange w:id="3008" w:author="Bertsch Christian (CR/AEE3)" w:date="2019-10-01T14:06:00Z">
                    <w:rPr>
                      <w:lang w:val="en-US"/>
                    </w:rPr>
                  </w:rPrChange>
                </w:rPr>
                <w:delText>fmi2</w:delText>
              </w:r>
              <w:r w:rsidRPr="001C4F9F">
                <w:rPr>
                  <w:i/>
                  <w:sz w:val="19"/>
                  <w:szCs w:val="19"/>
                  <w:lang w:val="en-US"/>
                  <w:rPrChange w:id="3009" w:author="Bertsch Christian (CR/AEE3)" w:date="2019-10-01T14:06:00Z">
                    <w:rPr>
                      <w:lang w:val="en-US"/>
                    </w:rPr>
                  </w:rPrChange>
                </w:rPr>
                <w:delText>EnterContinuousTimeMode(m)</w:delText>
              </w:r>
            </w:del>
            <w:ins w:id="3010" w:author="Bertsch Christian (CR/AEE3)" w:date="2019-09-06T11:23:00Z">
              <w:r w:rsidR="00C864CB" w:rsidRPr="001C4F9F">
                <w:rPr>
                  <w:i/>
                  <w:sz w:val="19"/>
                  <w:szCs w:val="19"/>
                  <w:lang w:val="en-US"/>
                  <w:rPrChange w:id="3011" w:author="Bertsch Christian (CR/AEE3)" w:date="2019-10-01T14:06:00Z">
                    <w:rPr>
                      <w:lang w:val="en-US"/>
                    </w:rPr>
                  </w:rPrChange>
                </w:rPr>
                <w:t>initialEventMode = fmi2True</w:t>
              </w:r>
            </w:ins>
          </w:p>
          <w:p w14:paraId="543E209B" w14:textId="77777777" w:rsidR="00C864CB" w:rsidRPr="001C4F9F" w:rsidRDefault="00C864CB" w:rsidP="00C864CB">
            <w:pPr>
              <w:pStyle w:val="HTMLPreformatted"/>
              <w:rPr>
                <w:ins w:id="3012" w:author="Bertsch Christian (CR/AEE3)" w:date="2019-09-06T11:23:00Z"/>
                <w:i/>
                <w:sz w:val="19"/>
                <w:szCs w:val="19"/>
                <w:lang w:val="en-US"/>
                <w:rPrChange w:id="3013" w:author="Bertsch Christian (CR/AEE3)" w:date="2019-10-01T14:06:00Z">
                  <w:rPr>
                    <w:ins w:id="3014" w:author="Bertsch Christian (CR/AEE3)" w:date="2019-09-06T11:23:00Z"/>
                    <w:lang w:val="en-US"/>
                  </w:rPr>
                </w:rPrChange>
              </w:rPr>
            </w:pPr>
            <w:ins w:id="3015" w:author="Bertsch Christian (CR/AEE3)" w:date="2019-09-06T11:23:00Z">
              <w:r w:rsidRPr="001C4F9F">
                <w:rPr>
                  <w:i/>
                  <w:sz w:val="19"/>
                  <w:szCs w:val="19"/>
                  <w:lang w:val="en-US"/>
                  <w:rPrChange w:id="3016" w:author="Bertsch Christian (CR/AEE3)" w:date="2019-10-01T14:06:00Z">
                    <w:rPr>
                      <w:lang w:val="en-US"/>
                    </w:rPr>
                  </w:rPrChange>
                </w:rPr>
                <w:t>enterEventMode = fmi2False</w:t>
              </w:r>
            </w:ins>
          </w:p>
          <w:p w14:paraId="6E75B618" w14:textId="77777777" w:rsidR="00C864CB" w:rsidRPr="001C4F9F" w:rsidRDefault="00C864CB" w:rsidP="00C864CB">
            <w:pPr>
              <w:pStyle w:val="HTMLPreformatted"/>
              <w:rPr>
                <w:ins w:id="3017" w:author="Bertsch Christian (CR/AEE3)" w:date="2019-09-06T11:23:00Z"/>
                <w:i/>
                <w:sz w:val="19"/>
                <w:szCs w:val="19"/>
                <w:lang w:val="en-US"/>
                <w:rPrChange w:id="3018" w:author="Bertsch Christian (CR/AEE3)" w:date="2019-10-01T14:06:00Z">
                  <w:rPr>
                    <w:ins w:id="3019" w:author="Bertsch Christian (CR/AEE3)" w:date="2019-09-06T11:23:00Z"/>
                    <w:lang w:val="en-US"/>
                  </w:rPr>
                </w:rPrChange>
              </w:rPr>
            </w:pPr>
            <w:ins w:id="3020" w:author="Bertsch Christian (CR/AEE3)" w:date="2019-09-06T11:23:00Z">
              <w:r w:rsidRPr="001C4F9F">
                <w:rPr>
                  <w:i/>
                  <w:sz w:val="19"/>
                  <w:szCs w:val="19"/>
                  <w:lang w:val="en-US"/>
                  <w:rPrChange w:id="3021" w:author="Bertsch Christian (CR/AEE3)" w:date="2019-10-01T14:06:00Z">
                    <w:rPr>
                      <w:lang w:val="en-US"/>
                    </w:rPr>
                  </w:rPrChange>
                </w:rPr>
                <w:t>timeEvent = fmi2False</w:t>
              </w:r>
            </w:ins>
          </w:p>
          <w:p w14:paraId="34D7A41D" w14:textId="77777777" w:rsidR="00C864CB" w:rsidRPr="001C4F9F" w:rsidRDefault="00C864CB" w:rsidP="00C864CB">
            <w:pPr>
              <w:pStyle w:val="HTMLPreformatted"/>
              <w:rPr>
                <w:ins w:id="3022" w:author="Bertsch Christian (CR/AEE3)" w:date="2019-09-06T11:23:00Z"/>
                <w:i/>
                <w:sz w:val="19"/>
                <w:szCs w:val="19"/>
                <w:lang w:val="en-US"/>
                <w:rPrChange w:id="3023" w:author="Bertsch Christian (CR/AEE3)" w:date="2019-10-01T14:06:00Z">
                  <w:rPr>
                    <w:ins w:id="3024" w:author="Bertsch Christian (CR/AEE3)" w:date="2019-09-06T11:23:00Z"/>
                    <w:lang w:val="en-US"/>
                  </w:rPr>
                </w:rPrChange>
              </w:rPr>
            </w:pPr>
            <w:ins w:id="3025" w:author="Bertsch Christian (CR/AEE3)" w:date="2019-09-06T11:23:00Z">
              <w:r w:rsidRPr="001C4F9F">
                <w:rPr>
                  <w:i/>
                  <w:sz w:val="19"/>
                  <w:szCs w:val="19"/>
                  <w:lang w:val="en-US"/>
                  <w:rPrChange w:id="3026" w:author="Bertsch Christian (CR/AEE3)" w:date="2019-10-01T14:06:00Z">
                    <w:rPr>
                      <w:lang w:val="en-US"/>
                    </w:rPr>
                  </w:rPrChange>
                </w:rPr>
                <w:t>stateEvent = fmi2False</w:t>
              </w:r>
            </w:ins>
          </w:p>
          <w:p w14:paraId="0C49959E" w14:textId="47675A63" w:rsidR="00C864CB" w:rsidRPr="001C4F9F" w:rsidRDefault="00C864CB" w:rsidP="00C864CB">
            <w:pPr>
              <w:pStyle w:val="HTMLPreformatted"/>
              <w:rPr>
                <w:i/>
                <w:sz w:val="19"/>
                <w:szCs w:val="19"/>
                <w:lang w:val="en-US"/>
                <w:rPrChange w:id="3027" w:author="Bertsch Christian (CR/AEE3)" w:date="2019-10-01T14:06:00Z">
                  <w:rPr>
                    <w:lang w:val="en-US"/>
                  </w:rPr>
                </w:rPrChange>
              </w:rPr>
            </w:pPr>
            <w:ins w:id="3028" w:author="Bertsch Christian (CR/AEE3)" w:date="2019-09-06T11:23:00Z">
              <w:r w:rsidRPr="001C4F9F">
                <w:rPr>
                  <w:i/>
                  <w:sz w:val="19"/>
                  <w:szCs w:val="19"/>
                  <w:lang w:val="en-US"/>
                  <w:rPrChange w:id="3029" w:author="Bertsch Christian (CR/AEE3)" w:date="2019-10-01T14:06:00Z">
                    <w:rPr>
                      <w:lang w:val="en-US"/>
                    </w:rPr>
                  </w:rPrChange>
                </w:rPr>
                <w:t>previous_z = zeros(nz)</w:t>
              </w:r>
            </w:ins>
          </w:p>
          <w:p w14:paraId="7DFD8B50" w14:textId="77777777" w:rsidR="00C864CB" w:rsidRPr="001C4F9F" w:rsidRDefault="00C864CB" w:rsidP="00C864CB">
            <w:pPr>
              <w:pStyle w:val="HTMLPreformatted"/>
              <w:rPr>
                <w:i/>
                <w:sz w:val="19"/>
                <w:szCs w:val="19"/>
                <w:lang w:val="en-US"/>
                <w:rPrChange w:id="3030" w:author="Bertsch Christian (CR/AEE3)" w:date="2019-10-01T14:06:00Z">
                  <w:rPr>
                    <w:lang w:val="en-US"/>
                  </w:rPr>
                </w:rPrChange>
              </w:rPr>
            </w:pPr>
          </w:p>
          <w:p w14:paraId="02D66FC1" w14:textId="77777777" w:rsidR="00C864CB" w:rsidRPr="001C4F9F" w:rsidRDefault="00C864CB" w:rsidP="00C864CB">
            <w:pPr>
              <w:pStyle w:val="HTMLPreformatted"/>
              <w:rPr>
                <w:i/>
                <w:color w:val="008000"/>
                <w:sz w:val="19"/>
                <w:szCs w:val="19"/>
                <w:lang w:val="en-US"/>
                <w:rPrChange w:id="3031" w:author="Bertsch Christian (CR/AEE3)" w:date="2019-10-01T14:07:00Z">
                  <w:rPr>
                    <w:lang w:val="en-US"/>
                  </w:rPr>
                </w:rPrChange>
              </w:rPr>
            </w:pPr>
            <w:r w:rsidRPr="001C4F9F">
              <w:rPr>
                <w:i/>
                <w:color w:val="008000"/>
                <w:sz w:val="19"/>
                <w:szCs w:val="19"/>
                <w:lang w:val="en-US"/>
                <w:rPrChange w:id="3032" w:author="Bertsch Christian (CR/AEE3)" w:date="2019-10-01T14:07:00Z">
                  <w:rPr>
                    <w:lang w:val="en-US"/>
                  </w:rPr>
                </w:rPrChange>
              </w:rPr>
              <w:t>// retrieve initial state x and</w:t>
            </w:r>
          </w:p>
          <w:p w14:paraId="778A03F8" w14:textId="77777777" w:rsidR="00C864CB" w:rsidRPr="001C4F9F" w:rsidRDefault="00C864CB" w:rsidP="00C864CB">
            <w:pPr>
              <w:pStyle w:val="HTMLPreformatted"/>
              <w:rPr>
                <w:i/>
                <w:color w:val="008000"/>
                <w:sz w:val="19"/>
                <w:szCs w:val="19"/>
                <w:lang w:val="en-US"/>
                <w:rPrChange w:id="3033" w:author="Bertsch Christian (CR/AEE3)" w:date="2019-10-01T14:07:00Z">
                  <w:rPr>
                    <w:lang w:val="en-US"/>
                  </w:rPr>
                </w:rPrChange>
              </w:rPr>
            </w:pPr>
            <w:r w:rsidRPr="001C4F9F">
              <w:rPr>
                <w:i/>
                <w:color w:val="008000"/>
                <w:sz w:val="19"/>
                <w:szCs w:val="19"/>
                <w:lang w:val="en-US"/>
                <w:rPrChange w:id="3034" w:author="Bertsch Christian (CR/AEE3)" w:date="2019-10-01T14:07:00Z">
                  <w:rPr>
                    <w:lang w:val="en-US"/>
                  </w:rPr>
                </w:rPrChange>
              </w:rPr>
              <w:t>// nominal values of x (if absolute tolerance is needed)</w:t>
            </w:r>
          </w:p>
          <w:p w14:paraId="04C73E88" w14:textId="77777777" w:rsidR="00C864CB" w:rsidRPr="001C4F9F" w:rsidRDefault="00C864CB" w:rsidP="00C864CB">
            <w:pPr>
              <w:pStyle w:val="HTMLPreformatted"/>
              <w:rPr>
                <w:i/>
                <w:sz w:val="19"/>
                <w:szCs w:val="19"/>
                <w:lang w:val="en-US"/>
                <w:rPrChange w:id="3035" w:author="Bertsch Christian (CR/AEE3)" w:date="2019-10-01T14:06:00Z">
                  <w:rPr>
                    <w:lang w:val="en-US"/>
                  </w:rPr>
                </w:rPrChange>
              </w:rPr>
            </w:pPr>
            <w:r w:rsidRPr="001C4F9F">
              <w:rPr>
                <w:i/>
                <w:sz w:val="19"/>
                <w:szCs w:val="19"/>
                <w:lang w:val="en-US"/>
                <w:rPrChange w:id="3036" w:author="Bertsch Christian (CR/AEE3)" w:date="2019-10-01T14:06:00Z">
                  <w:rPr>
                    <w:lang w:val="en-US"/>
                  </w:rPr>
                </w:rPrChange>
              </w:rPr>
              <w:t>M_fmi2GetContinuousStates(m, x, nx)</w:t>
            </w:r>
          </w:p>
          <w:p w14:paraId="6AB68E24" w14:textId="77777777" w:rsidR="00C864CB" w:rsidRPr="001C4F9F" w:rsidRDefault="00C864CB" w:rsidP="00C864CB">
            <w:pPr>
              <w:pStyle w:val="HTMLPreformatted"/>
              <w:rPr>
                <w:i/>
                <w:sz w:val="19"/>
                <w:szCs w:val="19"/>
                <w:lang w:val="en-US"/>
                <w:rPrChange w:id="3037" w:author="Bertsch Christian (CR/AEE3)" w:date="2019-10-01T14:06:00Z">
                  <w:rPr>
                    <w:lang w:val="en-US"/>
                  </w:rPr>
                </w:rPrChange>
              </w:rPr>
            </w:pPr>
            <w:r w:rsidRPr="001C4F9F">
              <w:rPr>
                <w:i/>
                <w:sz w:val="19"/>
                <w:szCs w:val="19"/>
                <w:lang w:val="en-US"/>
                <w:rPrChange w:id="3038" w:author="Bertsch Christian (CR/AEE3)" w:date="2019-10-01T14:06:00Z">
                  <w:rPr>
                    <w:lang w:val="en-US"/>
                  </w:rPr>
                </w:rPrChange>
              </w:rPr>
              <w:t>M_fmi2GetNominalsOfContinuousStates(m, x_nominal, nx)</w:t>
            </w:r>
          </w:p>
          <w:p w14:paraId="7877F7C1" w14:textId="77777777" w:rsidR="00C864CB" w:rsidRPr="001C4F9F" w:rsidRDefault="00C864CB" w:rsidP="00C864CB">
            <w:pPr>
              <w:pStyle w:val="HTMLPreformatted"/>
              <w:rPr>
                <w:i/>
                <w:sz w:val="19"/>
                <w:szCs w:val="19"/>
                <w:lang w:val="en-US"/>
                <w:rPrChange w:id="3039" w:author="Bertsch Christian (CR/AEE3)" w:date="2019-10-01T14:06:00Z">
                  <w:rPr>
                    <w:lang w:val="en-US"/>
                  </w:rPr>
                </w:rPrChange>
              </w:rPr>
            </w:pPr>
          </w:p>
          <w:p w14:paraId="2D68B0E8" w14:textId="77777777" w:rsidR="00C864CB" w:rsidRPr="001C4F9F" w:rsidRDefault="00C864CB" w:rsidP="00C864CB">
            <w:pPr>
              <w:pStyle w:val="HTMLPreformatted"/>
              <w:rPr>
                <w:i/>
                <w:color w:val="008000"/>
                <w:sz w:val="19"/>
                <w:szCs w:val="19"/>
                <w:lang w:val="en-US"/>
                <w:rPrChange w:id="3040" w:author="Bertsch Christian (CR/AEE3)" w:date="2019-10-01T14:07:00Z">
                  <w:rPr>
                    <w:lang w:val="en-US"/>
                  </w:rPr>
                </w:rPrChange>
              </w:rPr>
            </w:pPr>
            <w:r w:rsidRPr="001C4F9F">
              <w:rPr>
                <w:i/>
                <w:color w:val="008000"/>
                <w:sz w:val="19"/>
                <w:szCs w:val="19"/>
                <w:lang w:val="en-US"/>
                <w:rPrChange w:id="3041" w:author="Bertsch Christian (CR/AEE3)" w:date="2019-10-01T14:07:00Z">
                  <w:rPr>
                    <w:lang w:val="en-US"/>
                  </w:rPr>
                </w:rPrChange>
              </w:rPr>
              <w:t>// retrieve solution at t=Tstart, for example</w:t>
            </w:r>
            <w:ins w:id="3042" w:author="Bertsch Christian (CR/AEE3)" w:date="2019-09-06T11:23:00Z">
              <w:r w:rsidRPr="001C4F9F">
                <w:rPr>
                  <w:i/>
                  <w:color w:val="008000"/>
                  <w:sz w:val="19"/>
                  <w:szCs w:val="19"/>
                  <w:lang w:val="en-US"/>
                  <w:rPrChange w:id="3043" w:author="Bertsch Christian (CR/AEE3)" w:date="2019-10-01T14:07:00Z">
                    <w:rPr>
                      <w:lang w:val="en-US"/>
                    </w:rPr>
                  </w:rPrChange>
                </w:rPr>
                <w:t>,</w:t>
              </w:r>
            </w:ins>
            <w:r w:rsidRPr="001C4F9F">
              <w:rPr>
                <w:i/>
                <w:color w:val="008000"/>
                <w:sz w:val="19"/>
                <w:szCs w:val="19"/>
                <w:lang w:val="en-US"/>
                <w:rPrChange w:id="3044" w:author="Bertsch Christian (CR/AEE3)" w:date="2019-10-01T14:07:00Z">
                  <w:rPr>
                    <w:lang w:val="en-US"/>
                  </w:rPr>
                </w:rPrChange>
              </w:rPr>
              <w:t xml:space="preserve"> for outputs</w:t>
            </w:r>
          </w:p>
          <w:p w14:paraId="512949EB" w14:textId="24578F9F" w:rsidR="00C864CB" w:rsidRPr="001C4F9F" w:rsidRDefault="00C864CB" w:rsidP="00C864CB">
            <w:pPr>
              <w:pStyle w:val="HTMLPreformatted"/>
              <w:rPr>
                <w:i/>
                <w:sz w:val="19"/>
                <w:szCs w:val="19"/>
                <w:lang w:val="en-US"/>
                <w:rPrChange w:id="3045" w:author="Bertsch Christian (CR/AEE3)" w:date="2019-10-01T14:06:00Z">
                  <w:rPr>
                    <w:lang w:val="en-US"/>
                  </w:rPr>
                </w:rPrChange>
              </w:rPr>
            </w:pPr>
            <w:r w:rsidRPr="001C4F9F">
              <w:rPr>
                <w:i/>
                <w:sz w:val="19"/>
                <w:szCs w:val="19"/>
                <w:lang w:val="en-US"/>
                <w:rPrChange w:id="3046" w:author="Bertsch Christian (CR/AEE3)" w:date="2019-10-01T14:06:00Z">
                  <w:rPr>
                    <w:lang w:val="en-US"/>
                  </w:rPr>
                </w:rPrChange>
              </w:rPr>
              <w:t>M_fmi2GetReal/Integer/Boolean/String(m, ...)</w:t>
            </w:r>
          </w:p>
          <w:p w14:paraId="2D907EC8" w14:textId="77777777" w:rsidR="00BE4FD9" w:rsidRPr="001C4F9F" w:rsidRDefault="00BE4FD9" w:rsidP="00990EFE">
            <w:pPr>
              <w:pStyle w:val="HTMLPreformatted"/>
              <w:rPr>
                <w:i/>
                <w:sz w:val="19"/>
                <w:szCs w:val="19"/>
                <w:lang w:val="en-US"/>
                <w:rPrChange w:id="3047" w:author="Bertsch Christian (CR/AEE3)" w:date="2019-10-01T14:06:00Z">
                  <w:rPr>
                    <w:lang w:val="en-US"/>
                  </w:rPr>
                </w:rPrChange>
              </w:rPr>
            </w:pPr>
          </w:p>
          <w:p w14:paraId="0B5532C9" w14:textId="77777777" w:rsidR="00990EFE" w:rsidRPr="001C4F9F" w:rsidRDefault="00990EFE" w:rsidP="00990EFE">
            <w:pPr>
              <w:pStyle w:val="HTMLPreformatted"/>
              <w:rPr>
                <w:del w:id="3048" w:author="Bertsch Christian (CR/AEE3)" w:date="2019-09-06T11:23:00Z"/>
                <w:b/>
                <w:i/>
                <w:sz w:val="19"/>
                <w:szCs w:val="19"/>
                <w:lang w:val="en-US"/>
                <w:rPrChange w:id="3049" w:author="Bertsch Christian (CR/AEE3)" w:date="2019-10-01T14:06:00Z">
                  <w:rPr>
                    <w:del w:id="3050" w:author="Bertsch Christian (CR/AEE3)" w:date="2019-09-06T11:23:00Z"/>
                    <w:b/>
                    <w:lang w:val="en-US"/>
                  </w:rPr>
                </w:rPrChange>
              </w:rPr>
            </w:pPr>
            <w:del w:id="3051" w:author="Bertsch Christian (CR/AEE3)" w:date="2019-09-06T11:23:00Z">
              <w:r w:rsidRPr="001C4F9F">
                <w:rPr>
                  <w:b/>
                  <w:i/>
                  <w:color w:val="0000FF"/>
                  <w:sz w:val="19"/>
                  <w:szCs w:val="19"/>
                  <w:rPrChange w:id="3052" w:author="Bertsch Christian (CR/AEE3)" w:date="2019-10-01T14:06:00Z">
                    <w:rPr>
                      <w:b/>
                      <w:color w:val="0000FF"/>
                    </w:rPr>
                  </w:rPrChange>
                </w:rPr>
                <w:delText>while</w:delText>
              </w:r>
              <w:r w:rsidRPr="001C4F9F">
                <w:rPr>
                  <w:i/>
                  <w:sz w:val="19"/>
                  <w:szCs w:val="19"/>
                  <w:rPrChange w:id="3053" w:author="Bertsch Christian (CR/AEE3)" w:date="2019-10-01T14:06:00Z">
                    <w:rPr/>
                  </w:rPrChange>
                </w:rPr>
                <w:delText xml:space="preserve"> time &lt; Tend </w:delText>
              </w:r>
              <w:r w:rsidRPr="001C4F9F">
                <w:rPr>
                  <w:b/>
                  <w:i/>
                  <w:color w:val="0000FF"/>
                  <w:sz w:val="19"/>
                  <w:szCs w:val="19"/>
                  <w:rPrChange w:id="3054" w:author="Bertsch Christian (CR/AEE3)" w:date="2019-10-01T14:06:00Z">
                    <w:rPr>
                      <w:b/>
                      <w:color w:val="0000FF"/>
                    </w:rPr>
                  </w:rPrChange>
                </w:rPr>
                <w:delText>loop</w:delText>
              </w:r>
            </w:del>
          </w:p>
          <w:p w14:paraId="34A3CB87" w14:textId="77777777" w:rsidR="00C864CB" w:rsidRPr="001C4F9F" w:rsidRDefault="00C864CB" w:rsidP="00C864CB">
            <w:pPr>
              <w:pStyle w:val="HTMLPreformatted"/>
              <w:rPr>
                <w:ins w:id="3055" w:author="Bertsch Christian (CR/AEE3)" w:date="2019-09-06T11:23:00Z"/>
                <w:i/>
                <w:sz w:val="19"/>
                <w:szCs w:val="19"/>
                <w:lang w:val="en-US"/>
                <w:rPrChange w:id="3056" w:author="Bertsch Christian (CR/AEE3)" w:date="2019-10-01T14:06:00Z">
                  <w:rPr>
                    <w:ins w:id="3057" w:author="Bertsch Christian (CR/AEE3)" w:date="2019-09-06T11:23:00Z"/>
                    <w:lang w:val="en-US"/>
                  </w:rPr>
                </w:rPrChange>
              </w:rPr>
            </w:pPr>
            <w:ins w:id="3058" w:author="Bertsch Christian (CR/AEE3)" w:date="2019-09-06T11:23:00Z">
              <w:r w:rsidRPr="001C4F9F">
                <w:rPr>
                  <w:i/>
                  <w:sz w:val="19"/>
                  <w:szCs w:val="19"/>
                  <w:lang w:val="en-US"/>
                  <w:rPrChange w:id="3059" w:author="Bertsch Christian (CR/AEE3)" w:date="2019-10-01T14:06:00Z">
                    <w:rPr>
                      <w:lang w:val="en-US"/>
                    </w:rPr>
                  </w:rPrChange>
                </w:rPr>
                <w:t>do</w:t>
              </w:r>
            </w:ins>
          </w:p>
          <w:p w14:paraId="5E89F3CD" w14:textId="77777777" w:rsidR="00C864CB" w:rsidRPr="001C4F9F" w:rsidRDefault="00C864CB" w:rsidP="00C864CB">
            <w:pPr>
              <w:pStyle w:val="HTMLPreformatted"/>
              <w:rPr>
                <w:moveFrom w:id="3060" w:author="Bertsch Christian (CR/AEE3)" w:date="2019-09-06T11:23:00Z"/>
                <w:i/>
                <w:sz w:val="19"/>
                <w:szCs w:val="19"/>
                <w:lang w:val="en-US"/>
                <w:rPrChange w:id="3061" w:author="Bertsch Christian (CR/AEE3)" w:date="2019-10-01T14:06:00Z">
                  <w:rPr>
                    <w:moveFrom w:id="3062" w:author="Bertsch Christian (CR/AEE3)" w:date="2019-09-06T11:23:00Z"/>
                    <w:lang w:val="en-US"/>
                  </w:rPr>
                </w:rPrChange>
              </w:rPr>
            </w:pPr>
            <w:moveFromRangeStart w:id="3063" w:author="Bertsch Christian (CR/AEE3)" w:date="2019-09-06T11:23:00Z" w:name="move18661413"/>
            <w:moveFrom w:id="3064" w:author="Bertsch Christian (CR/AEE3)" w:date="2019-09-06T11:23:00Z">
              <w:r w:rsidRPr="001C4F9F">
                <w:rPr>
                  <w:i/>
                  <w:sz w:val="19"/>
                  <w:szCs w:val="19"/>
                  <w:lang w:val="en-US"/>
                  <w:rPrChange w:id="3065" w:author="Bertsch Christian (CR/AEE3)" w:date="2019-10-01T14:06:00Z">
                    <w:rPr/>
                  </w:rPrChange>
                </w:rPr>
                <w:t xml:space="preserve">  // compute derivatives</w:t>
              </w:r>
            </w:moveFrom>
          </w:p>
          <w:p w14:paraId="6D5AF4CF" w14:textId="77777777" w:rsidR="00C864CB" w:rsidRPr="001C4F9F" w:rsidRDefault="00C864CB" w:rsidP="00C864CB">
            <w:pPr>
              <w:pStyle w:val="HTMLPreformatted"/>
              <w:rPr>
                <w:moveFrom w:id="3066" w:author="Bertsch Christian (CR/AEE3)" w:date="2019-09-06T11:23:00Z"/>
                <w:i/>
                <w:sz w:val="19"/>
                <w:szCs w:val="19"/>
                <w:lang w:val="en-US"/>
                <w:rPrChange w:id="3067" w:author="Bertsch Christian (CR/AEE3)" w:date="2019-10-01T14:06:00Z">
                  <w:rPr>
                    <w:moveFrom w:id="3068" w:author="Bertsch Christian (CR/AEE3)" w:date="2019-09-06T11:23:00Z"/>
                  </w:rPr>
                </w:rPrChange>
              </w:rPr>
            </w:pPr>
            <w:moveFrom w:id="3069" w:author="Bertsch Christian (CR/AEE3)" w:date="2019-09-06T11:23:00Z">
              <w:r w:rsidRPr="001C4F9F">
                <w:rPr>
                  <w:i/>
                  <w:sz w:val="19"/>
                  <w:szCs w:val="19"/>
                  <w:lang w:val="en-US"/>
                  <w:rPrChange w:id="3070" w:author="Bertsch Christian (CR/AEE3)" w:date="2019-10-01T14:06:00Z">
                    <w:rPr/>
                  </w:rPrChange>
                </w:rPr>
                <w:t xml:space="preserve">  M_fmi2GetDerivatives(m, der_x, nx)</w:t>
              </w:r>
            </w:moveFrom>
          </w:p>
          <w:p w14:paraId="556E9445" w14:textId="77777777" w:rsidR="00C864CB" w:rsidRPr="001C4F9F" w:rsidRDefault="00C864CB" w:rsidP="00C864CB">
            <w:pPr>
              <w:pStyle w:val="HTMLPreformatted"/>
              <w:rPr>
                <w:moveFrom w:id="3071" w:author="Bertsch Christian (CR/AEE3)" w:date="2019-09-06T11:23:00Z"/>
                <w:i/>
                <w:sz w:val="19"/>
                <w:szCs w:val="19"/>
                <w:lang w:val="en-US"/>
                <w:rPrChange w:id="3072" w:author="Bertsch Christian (CR/AEE3)" w:date="2019-10-01T14:06:00Z">
                  <w:rPr>
                    <w:moveFrom w:id="3073" w:author="Bertsch Christian (CR/AEE3)" w:date="2019-09-06T11:23:00Z"/>
                  </w:rPr>
                </w:rPrChange>
              </w:rPr>
            </w:pPr>
          </w:p>
          <w:p w14:paraId="0E3B0AA3" w14:textId="77777777" w:rsidR="00C864CB" w:rsidRPr="001C4F9F" w:rsidRDefault="00C864CB" w:rsidP="00C864CB">
            <w:pPr>
              <w:pStyle w:val="HTMLPreformatted"/>
              <w:rPr>
                <w:moveFrom w:id="3074" w:author="Bertsch Christian (CR/AEE3)" w:date="2019-09-06T11:23:00Z"/>
                <w:i/>
                <w:sz w:val="19"/>
                <w:szCs w:val="19"/>
                <w:lang w:val="en-US"/>
                <w:rPrChange w:id="3075" w:author="Bertsch Christian (CR/AEE3)" w:date="2019-10-01T14:06:00Z">
                  <w:rPr>
                    <w:moveFrom w:id="3076" w:author="Bertsch Christian (CR/AEE3)" w:date="2019-09-06T11:23:00Z"/>
                    <w:lang w:val="en-US"/>
                  </w:rPr>
                </w:rPrChange>
              </w:rPr>
            </w:pPr>
            <w:moveFrom w:id="3077" w:author="Bertsch Christian (CR/AEE3)" w:date="2019-09-06T11:23:00Z">
              <w:r w:rsidRPr="001C4F9F">
                <w:rPr>
                  <w:i/>
                  <w:sz w:val="19"/>
                  <w:szCs w:val="19"/>
                  <w:lang w:val="en-US"/>
                  <w:rPrChange w:id="3078" w:author="Bertsch Christian (CR/AEE3)" w:date="2019-10-01T14:06:00Z">
                    <w:rPr/>
                  </w:rPrChange>
                </w:rPr>
                <w:t xml:space="preserve">  // advance time</w:t>
              </w:r>
            </w:moveFrom>
          </w:p>
          <w:moveFromRangeEnd w:id="3063"/>
          <w:p w14:paraId="0A13D474" w14:textId="77777777" w:rsidR="00990EFE" w:rsidRPr="001C4F9F" w:rsidRDefault="00990EFE" w:rsidP="00990EFE">
            <w:pPr>
              <w:pStyle w:val="HTMLPreformatted"/>
              <w:rPr>
                <w:del w:id="3079" w:author="Bertsch Christian (CR/AEE3)" w:date="2019-09-06T11:23:00Z"/>
                <w:i/>
                <w:sz w:val="19"/>
                <w:szCs w:val="19"/>
                <w:lang w:val="en-US"/>
                <w:rPrChange w:id="3080" w:author="Bertsch Christian (CR/AEE3)" w:date="2019-10-01T14:06:00Z">
                  <w:rPr>
                    <w:del w:id="3081" w:author="Bertsch Christian (CR/AEE3)" w:date="2019-09-06T11:23:00Z"/>
                    <w:lang w:val="en-US"/>
                  </w:rPr>
                </w:rPrChange>
              </w:rPr>
            </w:pPr>
            <w:del w:id="3082" w:author="Bertsch Christian (CR/AEE3)" w:date="2019-09-06T11:23:00Z">
              <w:r w:rsidRPr="001C4F9F">
                <w:rPr>
                  <w:i/>
                  <w:sz w:val="19"/>
                  <w:szCs w:val="19"/>
                  <w:lang w:val="en-US"/>
                  <w:rPrChange w:id="3083" w:author="Bertsch Christian (CR/AEE3)" w:date="2019-10-01T14:06:00Z">
                    <w:rPr/>
                  </w:rPrChange>
                </w:rPr>
                <w:delText xml:space="preserve">  h    = </w:delText>
              </w:r>
              <w:r w:rsidRPr="001C4F9F">
                <w:rPr>
                  <w:b/>
                  <w:i/>
                  <w:color w:val="0000FF"/>
                  <w:sz w:val="19"/>
                  <w:szCs w:val="19"/>
                  <w:lang w:val="en-US"/>
                  <w:rPrChange w:id="3084" w:author="Bertsch Christian (CR/AEE3)" w:date="2019-10-01T14:06:00Z">
                    <w:rPr>
                      <w:b/>
                      <w:color w:val="0000FF"/>
                    </w:rPr>
                  </w:rPrChange>
                </w:rPr>
                <w:delText>min</w:delText>
              </w:r>
              <w:r w:rsidRPr="001C4F9F">
                <w:rPr>
                  <w:i/>
                  <w:sz w:val="19"/>
                  <w:szCs w:val="19"/>
                  <w:lang w:val="en-US"/>
                  <w:rPrChange w:id="3085" w:author="Bertsch Christian (CR/AEE3)" w:date="2019-10-01T14:06:00Z">
                    <w:rPr/>
                  </w:rPrChange>
                </w:rPr>
                <w:delText>(dt, Tnext-time)</w:delText>
              </w:r>
            </w:del>
          </w:p>
          <w:p w14:paraId="35CA1353" w14:textId="77777777" w:rsidR="00C864CB" w:rsidRPr="001C4F9F" w:rsidRDefault="00C864CB" w:rsidP="00C864CB">
            <w:pPr>
              <w:pStyle w:val="HTMLPreformatted"/>
              <w:rPr>
                <w:moveFrom w:id="3086" w:author="Bertsch Christian (CR/AEE3)" w:date="2019-09-06T11:23:00Z"/>
                <w:i/>
                <w:sz w:val="19"/>
                <w:szCs w:val="19"/>
                <w:lang w:val="en-US"/>
                <w:rPrChange w:id="3087" w:author="Bertsch Christian (CR/AEE3)" w:date="2019-10-01T14:06:00Z">
                  <w:rPr>
                    <w:moveFrom w:id="3088" w:author="Bertsch Christian (CR/AEE3)" w:date="2019-09-06T11:23:00Z"/>
                    <w:lang w:val="en-US"/>
                  </w:rPr>
                </w:rPrChange>
              </w:rPr>
            </w:pPr>
            <w:moveFromRangeStart w:id="3089" w:author="Bertsch Christian (CR/AEE3)" w:date="2019-09-06T11:23:00Z" w:name="move18661414"/>
            <w:moveFrom w:id="3090" w:author="Bertsch Christian (CR/AEE3)" w:date="2019-09-06T11:23:00Z">
              <w:r w:rsidRPr="001C4F9F">
                <w:rPr>
                  <w:i/>
                  <w:sz w:val="19"/>
                  <w:szCs w:val="19"/>
                  <w:lang w:val="en-US"/>
                  <w:rPrChange w:id="3091" w:author="Bertsch Christian (CR/AEE3)" w:date="2019-10-01T14:06:00Z">
                    <w:rPr/>
                  </w:rPrChange>
                </w:rPr>
                <w:t xml:space="preserve">  time = time + h</w:t>
              </w:r>
            </w:moveFrom>
          </w:p>
          <w:p w14:paraId="24541EF0" w14:textId="77777777" w:rsidR="00C864CB" w:rsidRPr="001C4F9F" w:rsidRDefault="00C864CB" w:rsidP="00C864CB">
            <w:pPr>
              <w:pStyle w:val="HTMLPreformatted"/>
              <w:rPr>
                <w:moveFrom w:id="3092" w:author="Bertsch Christian (CR/AEE3)" w:date="2019-09-06T11:23:00Z"/>
                <w:i/>
                <w:sz w:val="19"/>
                <w:szCs w:val="19"/>
                <w:lang w:val="en-US"/>
                <w:rPrChange w:id="3093" w:author="Bertsch Christian (CR/AEE3)" w:date="2019-10-01T14:06:00Z">
                  <w:rPr>
                    <w:moveFrom w:id="3094" w:author="Bertsch Christian (CR/AEE3)" w:date="2019-09-06T11:23:00Z"/>
                    <w:lang w:val="en-US"/>
                  </w:rPr>
                </w:rPrChange>
              </w:rPr>
            </w:pPr>
            <w:moveFrom w:id="3095" w:author="Bertsch Christian (CR/AEE3)" w:date="2019-09-06T11:23:00Z">
              <w:r w:rsidRPr="001C4F9F">
                <w:rPr>
                  <w:i/>
                  <w:sz w:val="19"/>
                  <w:szCs w:val="19"/>
                  <w:lang w:val="en-US"/>
                  <w:rPrChange w:id="3096" w:author="Bertsch Christian (CR/AEE3)" w:date="2019-10-01T14:06:00Z">
                    <w:rPr/>
                  </w:rPrChange>
                </w:rPr>
                <w:t xml:space="preserve">  M_fmi2SetTime(m, time)</w:t>
              </w:r>
            </w:moveFrom>
          </w:p>
          <w:p w14:paraId="4A33911D" w14:textId="77777777" w:rsidR="00C864CB" w:rsidRPr="001C4F9F" w:rsidRDefault="00C864CB" w:rsidP="00C864CB">
            <w:pPr>
              <w:pStyle w:val="HTMLPreformatted"/>
              <w:rPr>
                <w:moveFrom w:id="3097" w:author="Bertsch Christian (CR/AEE3)" w:date="2019-09-06T11:23:00Z"/>
                <w:i/>
                <w:sz w:val="19"/>
                <w:szCs w:val="19"/>
                <w:lang w:val="en-US"/>
                <w:rPrChange w:id="3098" w:author="Bertsch Christian (CR/AEE3)" w:date="2019-10-01T14:06:00Z">
                  <w:rPr>
                    <w:moveFrom w:id="3099" w:author="Bertsch Christian (CR/AEE3)" w:date="2019-09-06T11:23:00Z"/>
                    <w:lang w:val="en-US"/>
                  </w:rPr>
                </w:rPrChange>
              </w:rPr>
            </w:pPr>
          </w:p>
          <w:moveFromRangeEnd w:id="3089"/>
          <w:p w14:paraId="3752DAA8" w14:textId="77777777" w:rsidR="00990EFE" w:rsidRPr="001C4F9F" w:rsidRDefault="00990EFE" w:rsidP="00990EFE">
            <w:pPr>
              <w:pStyle w:val="HTMLPreformatted"/>
              <w:rPr>
                <w:del w:id="3100" w:author="Bertsch Christian (CR/AEE3)" w:date="2019-09-06T11:23:00Z"/>
                <w:i/>
                <w:color w:val="008000"/>
                <w:sz w:val="19"/>
                <w:szCs w:val="19"/>
                <w:lang w:val="en-US"/>
                <w:rPrChange w:id="3101" w:author="Bertsch Christian (CR/AEE3)" w:date="2019-10-01T14:06:00Z">
                  <w:rPr>
                    <w:del w:id="3102" w:author="Bertsch Christian (CR/AEE3)" w:date="2019-09-06T11:23:00Z"/>
                    <w:color w:val="008000"/>
                    <w:lang w:val="en-US"/>
                  </w:rPr>
                </w:rPrChange>
              </w:rPr>
            </w:pPr>
            <w:del w:id="3103" w:author="Bertsch Christian (CR/AEE3)" w:date="2019-09-06T11:23:00Z">
              <w:r w:rsidRPr="001C4F9F">
                <w:rPr>
                  <w:i/>
                  <w:sz w:val="19"/>
                  <w:szCs w:val="19"/>
                  <w:lang w:val="en-US"/>
                  <w:rPrChange w:id="3104" w:author="Bertsch Christian (CR/AEE3)" w:date="2019-10-01T14:06:00Z">
                    <w:rPr/>
                  </w:rPrChange>
                </w:rPr>
                <w:delText xml:space="preserve">  </w:delText>
              </w:r>
              <w:r w:rsidRPr="001C4F9F">
                <w:rPr>
                  <w:i/>
                  <w:color w:val="008000"/>
                  <w:sz w:val="19"/>
                  <w:szCs w:val="19"/>
                  <w:lang w:val="en-US"/>
                  <w:rPrChange w:id="3105" w:author="Bertsch Christian (CR/AEE3)" w:date="2019-10-01T14:06:00Z">
                    <w:rPr>
                      <w:color w:val="008000"/>
                    </w:rPr>
                  </w:rPrChange>
                </w:rPr>
                <w:delText>// set inputs at t = time</w:delText>
              </w:r>
            </w:del>
          </w:p>
          <w:p w14:paraId="009B1FB3" w14:textId="77777777" w:rsidR="00990EFE" w:rsidRPr="001C4F9F" w:rsidRDefault="00990EFE" w:rsidP="00990EFE">
            <w:pPr>
              <w:pStyle w:val="HTMLPreformatted"/>
              <w:rPr>
                <w:del w:id="3106" w:author="Bertsch Christian (CR/AEE3)" w:date="2019-09-06T11:23:00Z"/>
                <w:i/>
                <w:sz w:val="19"/>
                <w:szCs w:val="19"/>
                <w:lang w:val="en-US"/>
                <w:rPrChange w:id="3107" w:author="Bertsch Christian (CR/AEE3)" w:date="2019-10-01T14:06:00Z">
                  <w:rPr>
                    <w:del w:id="3108" w:author="Bertsch Christian (CR/AEE3)" w:date="2019-09-06T11:23:00Z"/>
                    <w:lang w:val="en-US"/>
                  </w:rPr>
                </w:rPrChange>
              </w:rPr>
            </w:pPr>
            <w:del w:id="3109" w:author="Bertsch Christian (CR/AEE3)" w:date="2019-09-06T11:23:00Z">
              <w:r w:rsidRPr="001C4F9F">
                <w:rPr>
                  <w:i/>
                  <w:sz w:val="19"/>
                  <w:szCs w:val="19"/>
                  <w:lang w:val="en-US"/>
                  <w:rPrChange w:id="3110" w:author="Bertsch Christian (CR/AEE3)" w:date="2019-10-01T14:06:00Z">
                    <w:rPr/>
                  </w:rPrChange>
                </w:rPr>
                <w:delText xml:space="preserve">  M_</w:delText>
              </w:r>
              <w:r w:rsidR="00140C25" w:rsidRPr="001C4F9F">
                <w:rPr>
                  <w:i/>
                  <w:sz w:val="19"/>
                  <w:szCs w:val="19"/>
                  <w:lang w:val="en-US"/>
                  <w:rPrChange w:id="3111" w:author="Bertsch Christian (CR/AEE3)" w:date="2019-10-01T14:06:00Z">
                    <w:rPr/>
                  </w:rPrChange>
                </w:rPr>
                <w:delText>fmi2</w:delText>
              </w:r>
              <w:r w:rsidR="009236DE" w:rsidRPr="001C4F9F">
                <w:rPr>
                  <w:i/>
                  <w:sz w:val="19"/>
                  <w:szCs w:val="19"/>
                  <w:lang w:val="en-US"/>
                  <w:rPrChange w:id="3112" w:author="Bertsch Christian (CR/AEE3)" w:date="2019-10-01T14:06:00Z">
                    <w:rPr/>
                  </w:rPrChange>
                </w:rPr>
                <w:delText>SetReal</w:delText>
              </w:r>
              <w:r w:rsidRPr="001C4F9F">
                <w:rPr>
                  <w:i/>
                  <w:sz w:val="19"/>
                  <w:szCs w:val="19"/>
                  <w:lang w:val="en-US"/>
                  <w:rPrChange w:id="3113" w:author="Bertsch Christian (CR/AEE3)" w:date="2019-10-01T14:06:00Z">
                    <w:rPr/>
                  </w:rPrChange>
                </w:rPr>
                <w:delText>/Integer/Boolean/String(m, ...)</w:delText>
              </w:r>
            </w:del>
          </w:p>
          <w:p w14:paraId="5A1BC023" w14:textId="77777777" w:rsidR="00C864CB" w:rsidRPr="001C4F9F" w:rsidRDefault="00C864CB" w:rsidP="00C864CB">
            <w:pPr>
              <w:pStyle w:val="HTMLPreformatted"/>
              <w:rPr>
                <w:moveFrom w:id="3114" w:author="Bertsch Christian (CR/AEE3)" w:date="2019-09-06T11:23:00Z"/>
                <w:i/>
                <w:sz w:val="19"/>
                <w:szCs w:val="19"/>
                <w:lang w:val="en-US"/>
                <w:rPrChange w:id="3115" w:author="Bertsch Christian (CR/AEE3)" w:date="2019-10-01T14:06:00Z">
                  <w:rPr>
                    <w:moveFrom w:id="3116" w:author="Bertsch Christian (CR/AEE3)" w:date="2019-09-06T11:23:00Z"/>
                    <w:lang w:val="en-US"/>
                  </w:rPr>
                </w:rPrChange>
              </w:rPr>
            </w:pPr>
            <w:moveFromRangeStart w:id="3117" w:author="Bertsch Christian (CR/AEE3)" w:date="2019-09-06T11:23:00Z" w:name="move18661415"/>
          </w:p>
          <w:p w14:paraId="75A6DBB3" w14:textId="77777777" w:rsidR="00C864CB" w:rsidRPr="001C4F9F" w:rsidRDefault="00C864CB" w:rsidP="00C864CB">
            <w:pPr>
              <w:pStyle w:val="HTMLPreformatted"/>
              <w:rPr>
                <w:moveFrom w:id="3118" w:author="Bertsch Christian (CR/AEE3)" w:date="2019-09-06T11:23:00Z"/>
                <w:i/>
                <w:sz w:val="19"/>
                <w:szCs w:val="19"/>
                <w:lang w:val="en-US"/>
                <w:rPrChange w:id="3119" w:author="Bertsch Christian (CR/AEE3)" w:date="2019-10-01T14:06:00Z">
                  <w:rPr>
                    <w:moveFrom w:id="3120" w:author="Bertsch Christian (CR/AEE3)" w:date="2019-09-06T11:23:00Z"/>
                    <w:lang w:val="en-US"/>
                  </w:rPr>
                </w:rPrChange>
              </w:rPr>
            </w:pPr>
            <w:moveFrom w:id="3121" w:author="Bertsch Christian (CR/AEE3)" w:date="2019-09-06T11:23:00Z">
              <w:r w:rsidRPr="001C4F9F">
                <w:rPr>
                  <w:i/>
                  <w:sz w:val="19"/>
                  <w:szCs w:val="19"/>
                  <w:lang w:val="en-US"/>
                  <w:rPrChange w:id="3122" w:author="Bertsch Christian (CR/AEE3)" w:date="2019-10-01T14:06:00Z">
                    <w:rPr/>
                  </w:rPrChange>
                </w:rPr>
                <w:t xml:space="preserve">  // set states at t = time and perform one step</w:t>
              </w:r>
            </w:moveFrom>
          </w:p>
          <w:moveFromRangeEnd w:id="3117"/>
          <w:p w14:paraId="54EC9610" w14:textId="77777777" w:rsidR="00C864CB" w:rsidRPr="001C4F9F" w:rsidRDefault="00990EFE" w:rsidP="00C864CB">
            <w:pPr>
              <w:pStyle w:val="HTMLPreformatted"/>
              <w:rPr>
                <w:moveFrom w:id="3123" w:author="Bertsch Christian (CR/AEE3)" w:date="2019-09-06T11:23:00Z"/>
                <w:i/>
                <w:sz w:val="19"/>
                <w:szCs w:val="19"/>
                <w:lang w:val="en-US"/>
                <w:rPrChange w:id="3124" w:author="Bertsch Christian (CR/AEE3)" w:date="2019-10-01T14:06:00Z">
                  <w:rPr>
                    <w:moveFrom w:id="3125" w:author="Bertsch Christian (CR/AEE3)" w:date="2019-09-06T11:23:00Z"/>
                  </w:rPr>
                </w:rPrChange>
              </w:rPr>
            </w:pPr>
            <w:del w:id="3126" w:author="Bertsch Christian (CR/AEE3)" w:date="2019-09-06T11:23:00Z">
              <w:r w:rsidRPr="001C4F9F">
                <w:rPr>
                  <w:i/>
                  <w:sz w:val="19"/>
                  <w:szCs w:val="19"/>
                  <w:lang w:val="en-US"/>
                  <w:rPrChange w:id="3127" w:author="Bertsch Christian (CR/AEE3)" w:date="2019-10-01T14:06:00Z">
                    <w:rPr/>
                  </w:rPrChange>
                </w:rPr>
                <w:delText xml:space="preserve">  x = x + h*der_x </w:delText>
              </w:r>
            </w:del>
            <w:moveFromRangeStart w:id="3128" w:author="Bertsch Christian (CR/AEE3)" w:date="2019-09-06T11:23:00Z" w:name="move18661416"/>
            <w:moveFrom w:id="3129" w:author="Bertsch Christian (CR/AEE3)" w:date="2019-09-06T11:23:00Z">
              <w:r w:rsidR="00C864CB" w:rsidRPr="001C4F9F">
                <w:rPr>
                  <w:i/>
                  <w:sz w:val="19"/>
                  <w:szCs w:val="19"/>
                  <w:lang w:val="en-US"/>
                  <w:rPrChange w:id="3130" w:author="Bertsch Christian (CR/AEE3)" w:date="2019-10-01T14:06:00Z">
                    <w:rPr/>
                  </w:rPrChange>
                </w:rPr>
                <w:t xml:space="preserve"> // forward Euler method</w:t>
              </w:r>
            </w:moveFrom>
          </w:p>
          <w:p w14:paraId="1345B809" w14:textId="77777777" w:rsidR="00C864CB" w:rsidRPr="001C4F9F" w:rsidRDefault="00C864CB" w:rsidP="00C864CB">
            <w:pPr>
              <w:pStyle w:val="HTMLPreformatted"/>
              <w:rPr>
                <w:moveFrom w:id="3131" w:author="Bertsch Christian (CR/AEE3)" w:date="2019-09-06T11:23:00Z"/>
                <w:i/>
                <w:sz w:val="19"/>
                <w:szCs w:val="19"/>
                <w:lang w:val="en-US"/>
                <w:rPrChange w:id="3132" w:author="Bertsch Christian (CR/AEE3)" w:date="2019-10-01T14:06:00Z">
                  <w:rPr>
                    <w:moveFrom w:id="3133" w:author="Bertsch Christian (CR/AEE3)" w:date="2019-09-06T11:23:00Z"/>
                    <w:lang w:val="en-US"/>
                  </w:rPr>
                </w:rPrChange>
              </w:rPr>
            </w:pPr>
            <w:moveFrom w:id="3134" w:author="Bertsch Christian (CR/AEE3)" w:date="2019-09-06T11:23:00Z">
              <w:r w:rsidRPr="001C4F9F">
                <w:rPr>
                  <w:i/>
                  <w:sz w:val="19"/>
                  <w:szCs w:val="19"/>
                  <w:lang w:val="en-US"/>
                  <w:rPrChange w:id="3135" w:author="Bertsch Christian (CR/AEE3)" w:date="2019-10-01T14:06:00Z">
                    <w:rPr/>
                  </w:rPrChange>
                </w:rPr>
                <w:t xml:space="preserve">  M_fmi2SetContinuousStates(m, x, nx)</w:t>
              </w:r>
            </w:moveFrom>
          </w:p>
          <w:p w14:paraId="74B1EB09" w14:textId="77777777" w:rsidR="00C864CB" w:rsidRPr="001C4F9F" w:rsidRDefault="00C864CB" w:rsidP="00C864CB">
            <w:pPr>
              <w:pStyle w:val="HTMLPreformatted"/>
              <w:rPr>
                <w:moveFrom w:id="3136" w:author="Bertsch Christian (CR/AEE3)" w:date="2019-09-06T11:23:00Z"/>
                <w:i/>
                <w:sz w:val="19"/>
                <w:szCs w:val="19"/>
                <w:lang w:val="en-US"/>
                <w:rPrChange w:id="3137" w:author="Bertsch Christian (CR/AEE3)" w:date="2019-10-01T14:06:00Z">
                  <w:rPr>
                    <w:moveFrom w:id="3138" w:author="Bertsch Christian (CR/AEE3)" w:date="2019-09-06T11:23:00Z"/>
                    <w:lang w:val="en-US"/>
                  </w:rPr>
                </w:rPrChange>
              </w:rPr>
            </w:pPr>
          </w:p>
          <w:p w14:paraId="6892BA31" w14:textId="77777777" w:rsidR="00C864CB" w:rsidRPr="001C4F9F" w:rsidRDefault="00C864CB" w:rsidP="00C864CB">
            <w:pPr>
              <w:pStyle w:val="HTMLPreformatted"/>
              <w:rPr>
                <w:moveFrom w:id="3139" w:author="Bertsch Christian (CR/AEE3)" w:date="2019-09-06T11:23:00Z"/>
                <w:i/>
                <w:sz w:val="19"/>
                <w:szCs w:val="19"/>
                <w:lang w:val="en-US"/>
                <w:rPrChange w:id="3140" w:author="Bertsch Christian (CR/AEE3)" w:date="2019-10-01T14:06:00Z">
                  <w:rPr>
                    <w:moveFrom w:id="3141" w:author="Bertsch Christian (CR/AEE3)" w:date="2019-09-06T11:23:00Z"/>
                    <w:lang w:val="en-US"/>
                  </w:rPr>
                </w:rPrChange>
              </w:rPr>
            </w:pPr>
            <w:moveFrom w:id="3142" w:author="Bertsch Christian (CR/AEE3)" w:date="2019-09-06T11:23:00Z">
              <w:r w:rsidRPr="001C4F9F">
                <w:rPr>
                  <w:i/>
                  <w:sz w:val="19"/>
                  <w:szCs w:val="19"/>
                  <w:lang w:val="en-US"/>
                  <w:rPrChange w:id="3143" w:author="Bertsch Christian (CR/AEE3)" w:date="2019-10-01T14:06:00Z">
                    <w:rPr/>
                  </w:rPrChange>
                </w:rPr>
                <w:t xml:space="preserve">  // get event indicators at t = time</w:t>
              </w:r>
            </w:moveFrom>
          </w:p>
          <w:p w14:paraId="5FFDE8A7" w14:textId="77777777" w:rsidR="00C864CB" w:rsidRPr="001C4F9F" w:rsidRDefault="00C864CB" w:rsidP="00C864CB">
            <w:pPr>
              <w:pStyle w:val="HTMLPreformatted"/>
              <w:rPr>
                <w:moveFrom w:id="3144" w:author="Bertsch Christian (CR/AEE3)" w:date="2019-09-06T11:23:00Z"/>
                <w:i/>
                <w:sz w:val="19"/>
                <w:szCs w:val="19"/>
                <w:lang w:val="en-US"/>
                <w:rPrChange w:id="3145" w:author="Bertsch Christian (CR/AEE3)" w:date="2019-10-01T14:06:00Z">
                  <w:rPr>
                    <w:moveFrom w:id="3146" w:author="Bertsch Christian (CR/AEE3)" w:date="2019-09-06T11:23:00Z"/>
                    <w:lang w:val="en-US"/>
                  </w:rPr>
                </w:rPrChange>
              </w:rPr>
            </w:pPr>
            <w:moveFrom w:id="3147" w:author="Bertsch Christian (CR/AEE3)" w:date="2019-09-06T11:23:00Z">
              <w:r w:rsidRPr="001C4F9F">
                <w:rPr>
                  <w:i/>
                  <w:sz w:val="19"/>
                  <w:szCs w:val="19"/>
                  <w:lang w:val="en-US"/>
                  <w:rPrChange w:id="3148" w:author="Bertsch Christian (CR/AEE3)" w:date="2019-10-01T14:06:00Z">
                    <w:rPr/>
                  </w:rPrChange>
                </w:rPr>
                <w:t xml:space="preserve">  M_fmi2GetEventIndicators(m, z, nz)</w:t>
              </w:r>
            </w:moveFrom>
          </w:p>
          <w:p w14:paraId="2AD33C5D" w14:textId="77777777" w:rsidR="00C864CB" w:rsidRPr="001C4F9F" w:rsidRDefault="00C864CB" w:rsidP="00C864CB">
            <w:pPr>
              <w:pStyle w:val="HTMLPreformatted"/>
              <w:rPr>
                <w:moveFrom w:id="3149" w:author="Bertsch Christian (CR/AEE3)" w:date="2019-09-06T11:23:00Z"/>
                <w:i/>
                <w:sz w:val="19"/>
                <w:szCs w:val="19"/>
                <w:lang w:val="en-US"/>
                <w:rPrChange w:id="3150" w:author="Bertsch Christian (CR/AEE3)" w:date="2019-10-01T14:06:00Z">
                  <w:rPr>
                    <w:moveFrom w:id="3151" w:author="Bertsch Christian (CR/AEE3)" w:date="2019-09-06T11:23:00Z"/>
                    <w:lang w:val="en-US"/>
                  </w:rPr>
                </w:rPrChange>
              </w:rPr>
            </w:pPr>
          </w:p>
          <w:p w14:paraId="04BF92A2" w14:textId="77777777" w:rsidR="00C864CB" w:rsidRPr="001C4F9F" w:rsidRDefault="00C864CB" w:rsidP="00C864CB">
            <w:pPr>
              <w:pStyle w:val="HTMLPreformatted"/>
              <w:rPr>
                <w:moveFrom w:id="3152" w:author="Bertsch Christian (CR/AEE3)" w:date="2019-09-06T11:23:00Z"/>
                <w:i/>
                <w:sz w:val="19"/>
                <w:szCs w:val="19"/>
                <w:lang w:val="en-US"/>
                <w:rPrChange w:id="3153" w:author="Bertsch Christian (CR/AEE3)" w:date="2019-10-01T14:06:00Z">
                  <w:rPr>
                    <w:moveFrom w:id="3154" w:author="Bertsch Christian (CR/AEE3)" w:date="2019-09-06T11:23:00Z"/>
                    <w:lang w:val="en-US"/>
                  </w:rPr>
                </w:rPrChange>
              </w:rPr>
            </w:pPr>
            <w:moveFrom w:id="3155" w:author="Bertsch Christian (CR/AEE3)" w:date="2019-09-06T11:23:00Z">
              <w:r w:rsidRPr="001C4F9F">
                <w:rPr>
                  <w:i/>
                  <w:sz w:val="19"/>
                  <w:szCs w:val="19"/>
                  <w:lang w:val="en-US"/>
                  <w:rPrChange w:id="3156" w:author="Bertsch Christian (CR/AEE3)" w:date="2019-10-01T14:06:00Z">
                    <w:rPr/>
                  </w:rPrChange>
                </w:rPr>
                <w:t xml:space="preserve">  // detect  events, if any</w:t>
              </w:r>
            </w:moveFrom>
          </w:p>
          <w:moveFromRangeEnd w:id="3128"/>
          <w:p w14:paraId="4468F1F8" w14:textId="77777777" w:rsidR="00990EFE" w:rsidRPr="001C4F9F" w:rsidRDefault="00990EFE" w:rsidP="00990EFE">
            <w:pPr>
              <w:pStyle w:val="HTMLPreformatted"/>
              <w:rPr>
                <w:del w:id="3157" w:author="Bertsch Christian (CR/AEE3)" w:date="2019-09-06T11:23:00Z"/>
                <w:i/>
                <w:sz w:val="19"/>
                <w:szCs w:val="19"/>
                <w:lang w:val="en-US"/>
                <w:rPrChange w:id="3158" w:author="Bertsch Christian (CR/AEE3)" w:date="2019-10-01T14:06:00Z">
                  <w:rPr>
                    <w:del w:id="3159" w:author="Bertsch Christian (CR/AEE3)" w:date="2019-09-06T11:23:00Z"/>
                    <w:lang w:val="en-US"/>
                  </w:rPr>
                </w:rPrChange>
              </w:rPr>
            </w:pPr>
            <w:del w:id="3160" w:author="Bertsch Christian (CR/AEE3)" w:date="2019-09-06T11:23:00Z">
              <w:r w:rsidRPr="001C4F9F">
                <w:rPr>
                  <w:i/>
                  <w:sz w:val="19"/>
                  <w:szCs w:val="19"/>
                  <w:lang w:val="en-US"/>
                  <w:rPrChange w:id="3161" w:author="Bertsch Christian (CR/AEE3)" w:date="2019-10-01T14:06:00Z">
                    <w:rPr/>
                  </w:rPrChange>
                </w:rPr>
                <w:delText xml:space="preserve">  time_event  = </w:delText>
              </w:r>
              <w:r w:rsidRPr="001C4F9F">
                <w:rPr>
                  <w:b/>
                  <w:i/>
                  <w:color w:val="0000FF"/>
                  <w:sz w:val="19"/>
                  <w:szCs w:val="19"/>
                  <w:lang w:val="en-US"/>
                  <w:rPrChange w:id="3162" w:author="Bertsch Christian (CR/AEE3)" w:date="2019-10-01T14:06:00Z">
                    <w:rPr>
                      <w:b/>
                      <w:color w:val="0000FF"/>
                    </w:rPr>
                  </w:rPrChange>
                </w:rPr>
                <w:delText>abs</w:delText>
              </w:r>
              <w:r w:rsidRPr="001C4F9F">
                <w:rPr>
                  <w:i/>
                  <w:sz w:val="19"/>
                  <w:szCs w:val="19"/>
                  <w:lang w:val="en-US"/>
                  <w:rPrChange w:id="3163" w:author="Bertsch Christian (CR/AEE3)" w:date="2019-10-01T14:06:00Z">
                    <w:rPr/>
                  </w:rPrChange>
                </w:rPr>
                <w:delText>(time - Tnext) &lt;= eps</w:delText>
              </w:r>
            </w:del>
          </w:p>
          <w:p w14:paraId="09179BE0" w14:textId="77777777" w:rsidR="00990EFE" w:rsidRPr="001C4F9F" w:rsidRDefault="00990EFE" w:rsidP="00990EFE">
            <w:pPr>
              <w:pStyle w:val="HTMLPreformatted"/>
              <w:rPr>
                <w:del w:id="3164" w:author="Bertsch Christian (CR/AEE3)" w:date="2019-09-06T11:23:00Z"/>
                <w:i/>
                <w:color w:val="008000"/>
                <w:sz w:val="19"/>
                <w:szCs w:val="19"/>
                <w:lang w:val="en-US"/>
                <w:rPrChange w:id="3165" w:author="Bertsch Christian (CR/AEE3)" w:date="2019-10-01T14:06:00Z">
                  <w:rPr>
                    <w:del w:id="3166" w:author="Bertsch Christian (CR/AEE3)" w:date="2019-09-06T11:23:00Z"/>
                    <w:color w:val="008000"/>
                    <w:lang w:val="en-US"/>
                  </w:rPr>
                </w:rPrChange>
              </w:rPr>
            </w:pPr>
            <w:del w:id="3167" w:author="Bertsch Christian (CR/AEE3)" w:date="2019-09-06T11:23:00Z">
              <w:r w:rsidRPr="001C4F9F">
                <w:rPr>
                  <w:i/>
                  <w:sz w:val="19"/>
                  <w:szCs w:val="19"/>
                  <w:lang w:val="en-US"/>
                  <w:rPrChange w:id="3168" w:author="Bertsch Christian (CR/AEE3)" w:date="2019-10-01T14:06:00Z">
                    <w:rPr/>
                  </w:rPrChange>
                </w:rPr>
                <w:delText xml:space="preserve">  state_event = ...        </w:delText>
              </w:r>
              <w:r w:rsidRPr="001C4F9F">
                <w:rPr>
                  <w:i/>
                  <w:color w:val="008000"/>
                  <w:sz w:val="19"/>
                  <w:szCs w:val="19"/>
                  <w:lang w:val="en-US"/>
                  <w:rPrChange w:id="3169" w:author="Bertsch Christian (CR/AEE3)" w:date="2019-10-01T14:06:00Z">
                    <w:rPr>
                      <w:color w:val="008000"/>
                    </w:rPr>
                  </w:rPrChange>
                </w:rPr>
                <w:delText>// compare sign of z with previous z</w:delText>
              </w:r>
            </w:del>
          </w:p>
          <w:p w14:paraId="69C39F9D" w14:textId="77777777" w:rsidR="00C864CB" w:rsidRPr="001C4F9F" w:rsidRDefault="00C864CB" w:rsidP="00C864CB">
            <w:pPr>
              <w:pStyle w:val="HTMLPreformatted"/>
              <w:rPr>
                <w:moveFrom w:id="3170" w:author="Bertsch Christian (CR/AEE3)" w:date="2019-09-06T11:23:00Z"/>
                <w:i/>
                <w:sz w:val="19"/>
                <w:szCs w:val="19"/>
                <w:lang w:val="en-US"/>
                <w:rPrChange w:id="3171" w:author="Bertsch Christian (CR/AEE3)" w:date="2019-10-01T14:06:00Z">
                  <w:rPr>
                    <w:moveFrom w:id="3172" w:author="Bertsch Christian (CR/AEE3)" w:date="2019-09-06T11:23:00Z"/>
                    <w:lang w:val="en-US"/>
                  </w:rPr>
                </w:rPrChange>
              </w:rPr>
            </w:pPr>
            <w:moveFromRangeStart w:id="3173" w:author="Bertsch Christian (CR/AEE3)" w:date="2019-09-06T11:23:00Z" w:name="move18661417"/>
          </w:p>
          <w:p w14:paraId="10CF2F91" w14:textId="77777777" w:rsidR="00C864CB" w:rsidRPr="001C4F9F" w:rsidRDefault="00C864CB" w:rsidP="00C864CB">
            <w:pPr>
              <w:pStyle w:val="HTMLPreformatted"/>
              <w:rPr>
                <w:moveFrom w:id="3174" w:author="Bertsch Christian (CR/AEE3)" w:date="2019-09-06T11:23:00Z"/>
                <w:i/>
                <w:sz w:val="19"/>
                <w:szCs w:val="19"/>
                <w:lang w:val="en-US"/>
                <w:rPrChange w:id="3175" w:author="Bertsch Christian (CR/AEE3)" w:date="2019-10-01T14:06:00Z">
                  <w:rPr>
                    <w:moveFrom w:id="3176" w:author="Bertsch Christian (CR/AEE3)" w:date="2019-09-06T11:23:00Z"/>
                    <w:lang w:val="en-US"/>
                  </w:rPr>
                </w:rPrChange>
              </w:rPr>
            </w:pPr>
            <w:moveFrom w:id="3177" w:author="Bertsch Christian (CR/AEE3)" w:date="2019-09-06T11:23:00Z">
              <w:r w:rsidRPr="001C4F9F">
                <w:rPr>
                  <w:i/>
                  <w:sz w:val="19"/>
                  <w:szCs w:val="19"/>
                  <w:lang w:val="en-US"/>
                  <w:rPrChange w:id="3178" w:author="Bertsch Christian (CR/AEE3)" w:date="2019-10-01T14:06:00Z">
                    <w:rPr/>
                  </w:rPrChange>
                </w:rPr>
                <w:t xml:space="preserve">  // inform the model about an accepted step</w:t>
              </w:r>
            </w:moveFrom>
          </w:p>
          <w:p w14:paraId="4CFC9EB1" w14:textId="77777777" w:rsidR="004A7837" w:rsidRPr="001C4F9F" w:rsidRDefault="00C864CB" w:rsidP="00990EFE">
            <w:pPr>
              <w:pStyle w:val="HTMLPreformatted"/>
              <w:rPr>
                <w:del w:id="3179" w:author="Bertsch Christian (CR/AEE3)" w:date="2019-09-06T11:23:00Z"/>
                <w:rStyle w:val="CODE"/>
                <w:i/>
                <w:szCs w:val="19"/>
                <w:lang w:val="en-US"/>
                <w:rPrChange w:id="3180" w:author="Bertsch Christian (CR/AEE3)" w:date="2019-10-01T14:06:00Z">
                  <w:rPr>
                    <w:del w:id="3181" w:author="Bertsch Christian (CR/AEE3)" w:date="2019-09-06T11:23:00Z"/>
                    <w:rStyle w:val="CODE"/>
                    <w:rFonts w:cs="Times New Roman"/>
                    <w:szCs w:val="24"/>
                    <w:lang w:val="en-US" w:eastAsia="nl-NL"/>
                  </w:rPr>
                </w:rPrChange>
              </w:rPr>
            </w:pPr>
            <w:moveFrom w:id="3182" w:author="Bertsch Christian (CR/AEE3)" w:date="2019-09-06T11:23:00Z">
              <w:r w:rsidRPr="001C4F9F">
                <w:rPr>
                  <w:i/>
                  <w:sz w:val="19"/>
                  <w:szCs w:val="19"/>
                  <w:lang w:val="en-US"/>
                  <w:rPrChange w:id="3183" w:author="Bertsch Christian (CR/AEE3)" w:date="2019-10-01T14:06:00Z">
                    <w:rPr>
                      <w:sz w:val="19"/>
                    </w:rPr>
                  </w:rPrChange>
                </w:rPr>
                <w:t xml:space="preserve">  M_fmi2CompletedIntegratorStep(m, fmi2True, &amp;enterEventMode,</w:t>
              </w:r>
            </w:moveFrom>
            <w:moveFromRangeEnd w:id="3173"/>
          </w:p>
          <w:p w14:paraId="1260CEAF" w14:textId="77777777" w:rsidR="00C32F39" w:rsidRPr="001C4F9F" w:rsidRDefault="004A7837" w:rsidP="00990EFE">
            <w:pPr>
              <w:pStyle w:val="HTMLPreformatted"/>
              <w:rPr>
                <w:del w:id="3184" w:author="Bertsch Christian (CR/AEE3)" w:date="2019-09-06T11:23:00Z"/>
                <w:i/>
                <w:sz w:val="19"/>
                <w:szCs w:val="19"/>
                <w:lang w:val="en-US"/>
                <w:rPrChange w:id="3185" w:author="Bertsch Christian (CR/AEE3)" w:date="2019-10-01T14:06:00Z">
                  <w:rPr>
                    <w:del w:id="3186" w:author="Bertsch Christian (CR/AEE3)" w:date="2019-09-06T11:23:00Z"/>
                    <w:lang w:val="en-US"/>
                  </w:rPr>
                </w:rPrChange>
              </w:rPr>
            </w:pPr>
            <w:del w:id="3187" w:author="Bertsch Christian (CR/AEE3)" w:date="2019-09-06T11:23:00Z">
              <w:r w:rsidRPr="001C4F9F">
                <w:rPr>
                  <w:rStyle w:val="CODE"/>
                  <w:i/>
                  <w:szCs w:val="19"/>
                  <w:lang w:val="en-US"/>
                  <w:rPrChange w:id="3188" w:author="Bertsch Christian (CR/AEE3)" w:date="2019-10-01T14:06:00Z">
                    <w:rPr>
                      <w:rStyle w:val="CODE"/>
                    </w:rPr>
                  </w:rPrChange>
                </w:rPr>
                <w:delText xml:space="preserve">                                             &amp;terminateSimulation</w:delText>
              </w:r>
              <w:r w:rsidR="00C32F39" w:rsidRPr="001C4F9F">
                <w:rPr>
                  <w:i/>
                  <w:sz w:val="19"/>
                  <w:szCs w:val="19"/>
                  <w:lang w:val="en-US"/>
                  <w:rPrChange w:id="3189" w:author="Bertsch Christian (CR/AEE3)" w:date="2019-10-01T14:06:00Z">
                    <w:rPr/>
                  </w:rPrChange>
                </w:rPr>
                <w:delText>)</w:delText>
              </w:r>
            </w:del>
          </w:p>
          <w:p w14:paraId="26E5D602" w14:textId="77777777" w:rsidR="004A7837" w:rsidRPr="001C4F9F" w:rsidRDefault="004A7837" w:rsidP="004A7837">
            <w:pPr>
              <w:pStyle w:val="HTMLPreformatted"/>
              <w:rPr>
                <w:del w:id="3190" w:author="Bertsch Christian (CR/AEE3)" w:date="2019-09-06T11:23:00Z"/>
                <w:i/>
                <w:sz w:val="19"/>
                <w:szCs w:val="19"/>
                <w:lang w:val="en-US"/>
                <w:rPrChange w:id="3191" w:author="Bertsch Christian (CR/AEE3)" w:date="2019-10-01T14:06:00Z">
                  <w:rPr>
                    <w:del w:id="3192" w:author="Bertsch Christian (CR/AEE3)" w:date="2019-09-06T11:23:00Z"/>
                    <w:lang w:val="en-US"/>
                  </w:rPr>
                </w:rPrChange>
              </w:rPr>
            </w:pPr>
            <w:del w:id="3193" w:author="Bertsch Christian (CR/AEE3)" w:date="2019-09-06T11:23:00Z">
              <w:r w:rsidRPr="001C4F9F">
                <w:rPr>
                  <w:i/>
                  <w:sz w:val="19"/>
                  <w:szCs w:val="19"/>
                  <w:lang w:val="en-US"/>
                  <w:rPrChange w:id="3194" w:author="Bertsch Christian (CR/AEE3)" w:date="2019-10-01T14:06:00Z">
                    <w:rPr/>
                  </w:rPrChange>
                </w:rPr>
                <w:delText xml:space="preserve">  </w:delText>
              </w:r>
              <w:r w:rsidRPr="001C4F9F">
                <w:rPr>
                  <w:b/>
                  <w:i/>
                  <w:color w:val="3333FF"/>
                  <w:sz w:val="19"/>
                  <w:szCs w:val="19"/>
                  <w:lang w:val="en-US"/>
                  <w:rPrChange w:id="3195" w:author="Bertsch Christian (CR/AEE3)" w:date="2019-10-01T14:06:00Z">
                    <w:rPr>
                      <w:b/>
                      <w:color w:val="3333FF"/>
                    </w:rPr>
                  </w:rPrChange>
                </w:rPr>
                <w:delText>if</w:delText>
              </w:r>
              <w:r w:rsidRPr="001C4F9F">
                <w:rPr>
                  <w:i/>
                  <w:sz w:val="19"/>
                  <w:szCs w:val="19"/>
                  <w:lang w:val="en-US"/>
                  <w:rPrChange w:id="3196" w:author="Bertsch Christian (CR/AEE3)" w:date="2019-10-01T14:06:00Z">
                    <w:rPr/>
                  </w:rPrChange>
                </w:rPr>
                <w:delText xml:space="preserve"> terminateSimulation </w:delText>
              </w:r>
              <w:r w:rsidR="00F7134B" w:rsidRPr="001C4F9F">
                <w:rPr>
                  <w:b/>
                  <w:i/>
                  <w:color w:val="3333FF"/>
                  <w:sz w:val="19"/>
                  <w:szCs w:val="19"/>
                  <w:lang w:val="en-US"/>
                  <w:rPrChange w:id="3197" w:author="Bertsch Christian (CR/AEE3)" w:date="2019-10-01T14:06:00Z">
                    <w:rPr>
                      <w:b/>
                      <w:color w:val="3333FF"/>
                    </w:rPr>
                  </w:rPrChange>
                </w:rPr>
                <w:delText xml:space="preserve">then goto </w:delText>
              </w:r>
              <w:r w:rsidR="00F7134B" w:rsidRPr="001C4F9F">
                <w:rPr>
                  <w:i/>
                  <w:color w:val="3333FF"/>
                  <w:sz w:val="19"/>
                  <w:szCs w:val="19"/>
                  <w:lang w:val="en-US"/>
                  <w:rPrChange w:id="3198" w:author="Bertsch Christian (CR/AEE3)" w:date="2019-10-01T14:06:00Z">
                    <w:rPr>
                      <w:color w:val="3333FF"/>
                    </w:rPr>
                  </w:rPrChange>
                </w:rPr>
                <w:delText>TERMINATE_MODEL</w:delText>
              </w:r>
            </w:del>
          </w:p>
          <w:p w14:paraId="5A4FDAAC" w14:textId="77777777" w:rsidR="00C32F39" w:rsidRPr="001C4F9F" w:rsidRDefault="00C32F39" w:rsidP="00990EFE">
            <w:pPr>
              <w:pStyle w:val="HTMLPreformatted"/>
              <w:rPr>
                <w:del w:id="3199" w:author="Bertsch Christian (CR/AEE3)" w:date="2019-09-06T11:23:00Z"/>
                <w:i/>
                <w:sz w:val="19"/>
                <w:szCs w:val="19"/>
                <w:lang w:val="en-US"/>
                <w:rPrChange w:id="3200" w:author="Bertsch Christian (CR/AEE3)" w:date="2019-10-01T14:06:00Z">
                  <w:rPr>
                    <w:del w:id="3201" w:author="Bertsch Christian (CR/AEE3)" w:date="2019-09-06T11:23:00Z"/>
                    <w:lang w:val="en-US"/>
                  </w:rPr>
                </w:rPrChange>
              </w:rPr>
            </w:pPr>
          </w:p>
          <w:p w14:paraId="0AC3D77B" w14:textId="776085DE" w:rsidR="00C864CB" w:rsidRPr="001C4F9F" w:rsidRDefault="00C864CB" w:rsidP="00C864CB">
            <w:pPr>
              <w:pStyle w:val="HTMLPreformatted"/>
              <w:rPr>
                <w:i/>
                <w:color w:val="008000"/>
                <w:sz w:val="19"/>
                <w:szCs w:val="19"/>
                <w:lang w:val="en-US"/>
                <w:rPrChange w:id="3202" w:author="Bertsch Christian (CR/AEE3)" w:date="2019-10-01T14:07:00Z">
                  <w:rPr>
                    <w:lang w:val="en-US"/>
                  </w:rPr>
                </w:rPrChange>
              </w:rPr>
            </w:pPr>
            <w:r w:rsidRPr="001C4F9F">
              <w:rPr>
                <w:i/>
                <w:sz w:val="19"/>
                <w:szCs w:val="19"/>
                <w:lang w:val="en-US"/>
                <w:rPrChange w:id="3203" w:author="Bertsch Christian (CR/AEE3)" w:date="2019-10-01T14:06:00Z">
                  <w:rPr>
                    <w:lang w:val="en-US"/>
                  </w:rPr>
                </w:rPrChange>
              </w:rPr>
              <w:t xml:space="preserve">  </w:t>
            </w:r>
            <w:r w:rsidRPr="001C4F9F">
              <w:rPr>
                <w:i/>
                <w:color w:val="008000"/>
                <w:sz w:val="19"/>
                <w:szCs w:val="19"/>
                <w:lang w:val="en-US"/>
                <w:rPrChange w:id="3204" w:author="Bertsch Christian (CR/AEE3)" w:date="2019-10-01T14:07:00Z">
                  <w:rPr>
                    <w:lang w:val="en-US"/>
                  </w:rPr>
                </w:rPrChange>
              </w:rPr>
              <w:t>// handle events</w:t>
            </w:r>
          </w:p>
          <w:p w14:paraId="162E5092" w14:textId="00779FAC" w:rsidR="00C864CB" w:rsidRPr="001C4F9F" w:rsidRDefault="00C864CB" w:rsidP="00C864CB">
            <w:pPr>
              <w:pStyle w:val="HTMLPreformatted"/>
              <w:rPr>
                <w:i/>
                <w:sz w:val="19"/>
                <w:szCs w:val="19"/>
                <w:lang w:val="en-US"/>
                <w:rPrChange w:id="3205" w:author="Bertsch Christian (CR/AEE3)" w:date="2019-10-01T14:06:00Z">
                  <w:rPr>
                    <w:lang w:val="en-US"/>
                  </w:rPr>
                </w:rPrChange>
              </w:rPr>
            </w:pPr>
            <w:r w:rsidRPr="001C4F9F">
              <w:rPr>
                <w:i/>
                <w:sz w:val="19"/>
                <w:szCs w:val="19"/>
                <w:lang w:val="en-US"/>
                <w:rPrChange w:id="3206" w:author="Bertsch Christian (CR/AEE3)" w:date="2019-10-01T14:06:00Z">
                  <w:rPr>
                    <w:lang w:val="en-US"/>
                  </w:rPr>
                </w:rPrChange>
              </w:rPr>
              <w:t xml:space="preserve">  if </w:t>
            </w:r>
            <w:del w:id="3207" w:author="Bertsch Christian (CR/AEE3)" w:date="2019-09-06T11:23:00Z">
              <w:r w:rsidR="00BE4FD9" w:rsidRPr="001C4F9F">
                <w:rPr>
                  <w:rStyle w:val="CODE"/>
                  <w:i/>
                  <w:szCs w:val="19"/>
                  <w:lang w:val="en-US"/>
                  <w:rPrChange w:id="3208" w:author="Bertsch Christian (CR/AEE3)" w:date="2019-10-01T14:06:00Z">
                    <w:rPr>
                      <w:rStyle w:val="CODE"/>
                      <w:sz w:val="20"/>
                      <w:lang w:val="en-US"/>
                    </w:rPr>
                  </w:rPrChange>
                </w:rPr>
                <w:delText>entert</w:delText>
              </w:r>
              <w:r w:rsidR="00990EFE" w:rsidRPr="001C4F9F">
                <w:rPr>
                  <w:rStyle w:val="CODE"/>
                  <w:i/>
                  <w:szCs w:val="19"/>
                  <w:lang w:val="en-US"/>
                  <w:rPrChange w:id="3209" w:author="Bertsch Christian (CR/AEE3)" w:date="2019-10-01T14:06:00Z">
                    <w:rPr>
                      <w:rStyle w:val="CODE"/>
                      <w:sz w:val="20"/>
                      <w:lang w:val="en-US"/>
                    </w:rPr>
                  </w:rPrChange>
                </w:rPr>
                <w:delText>Event</w:delText>
              </w:r>
              <w:r w:rsidR="00BE4FD9" w:rsidRPr="001C4F9F">
                <w:rPr>
                  <w:rStyle w:val="CODE"/>
                  <w:i/>
                  <w:szCs w:val="19"/>
                  <w:lang w:val="en-US"/>
                  <w:rPrChange w:id="3210" w:author="Bertsch Christian (CR/AEE3)" w:date="2019-10-01T14:06:00Z">
                    <w:rPr>
                      <w:rStyle w:val="CODE"/>
                      <w:sz w:val="20"/>
                      <w:lang w:val="en-US"/>
                    </w:rPr>
                  </w:rPrChange>
                </w:rPr>
                <w:delText>Mode</w:delText>
              </w:r>
            </w:del>
            <w:ins w:id="3211" w:author="Bertsch Christian (CR/AEE3)" w:date="2019-09-06T11:23:00Z">
              <w:r w:rsidRPr="001C4F9F">
                <w:rPr>
                  <w:i/>
                  <w:sz w:val="19"/>
                  <w:szCs w:val="19"/>
                  <w:lang w:val="en-US"/>
                  <w:rPrChange w:id="3212" w:author="Bertsch Christian (CR/AEE3)" w:date="2019-10-01T14:06:00Z">
                    <w:rPr>
                      <w:lang w:val="en-US"/>
                    </w:rPr>
                  </w:rPrChange>
                </w:rPr>
                <w:t>initialEventMode</w:t>
              </w:r>
            </w:ins>
            <w:r w:rsidRPr="001C4F9F">
              <w:rPr>
                <w:i/>
                <w:sz w:val="19"/>
                <w:szCs w:val="19"/>
                <w:lang w:val="en-US"/>
                <w:rPrChange w:id="3213" w:author="Bertsch Christian (CR/AEE3)" w:date="2019-10-01T14:06:00Z">
                  <w:rPr>
                    <w:lang w:val="en-US"/>
                  </w:rPr>
                </w:rPrChange>
              </w:rPr>
              <w:t xml:space="preserve"> or </w:t>
            </w:r>
            <w:del w:id="3214" w:author="Bertsch Christian (CR/AEE3)" w:date="2019-09-06T11:23:00Z">
              <w:r w:rsidR="001153E0" w:rsidRPr="001C4F9F">
                <w:rPr>
                  <w:i/>
                  <w:sz w:val="19"/>
                  <w:szCs w:val="19"/>
                  <w:lang w:val="en-US"/>
                  <w:rPrChange w:id="3215" w:author="Bertsch Christian (CR/AEE3)" w:date="2019-10-01T14:06:00Z">
                    <w:rPr>
                      <w:lang w:val="en-US"/>
                    </w:rPr>
                  </w:rPrChange>
                </w:rPr>
                <w:delText>time_</w:delText>
              </w:r>
              <w:r w:rsidR="00990EFE" w:rsidRPr="001C4F9F">
                <w:rPr>
                  <w:i/>
                  <w:sz w:val="19"/>
                  <w:szCs w:val="19"/>
                  <w:lang w:val="en-US"/>
                  <w:rPrChange w:id="3216" w:author="Bertsch Christian (CR/AEE3)" w:date="2019-10-01T14:06:00Z">
                    <w:rPr>
                      <w:lang w:val="en-US"/>
                    </w:rPr>
                  </w:rPrChange>
                </w:rPr>
                <w:delText>event</w:delText>
              </w:r>
            </w:del>
            <w:ins w:id="3217" w:author="Bertsch Christian (CR/AEE3)" w:date="2019-09-06T11:23:00Z">
              <w:r w:rsidRPr="001C4F9F">
                <w:rPr>
                  <w:i/>
                  <w:sz w:val="19"/>
                  <w:szCs w:val="19"/>
                  <w:lang w:val="en-US"/>
                  <w:rPrChange w:id="3218" w:author="Bertsch Christian (CR/AEE3)" w:date="2019-10-01T14:06:00Z">
                    <w:rPr>
                      <w:lang w:val="en-US"/>
                    </w:rPr>
                  </w:rPrChange>
                </w:rPr>
                <w:t>enterEventMode</w:t>
              </w:r>
            </w:ins>
            <w:r w:rsidRPr="001C4F9F">
              <w:rPr>
                <w:i/>
                <w:sz w:val="19"/>
                <w:szCs w:val="19"/>
                <w:lang w:val="en-US"/>
                <w:rPrChange w:id="3219" w:author="Bertsch Christian (CR/AEE3)" w:date="2019-10-01T14:06:00Z">
                  <w:rPr>
                    <w:lang w:val="en-US"/>
                  </w:rPr>
                </w:rPrChange>
              </w:rPr>
              <w:t xml:space="preserve"> or </w:t>
            </w:r>
            <w:del w:id="3220" w:author="Bertsch Christian (CR/AEE3)" w:date="2019-09-06T11:23:00Z">
              <w:r w:rsidR="00990EFE" w:rsidRPr="001C4F9F">
                <w:rPr>
                  <w:i/>
                  <w:sz w:val="19"/>
                  <w:szCs w:val="19"/>
                  <w:lang w:val="en-US"/>
                  <w:rPrChange w:id="3221" w:author="Bertsch Christian (CR/AEE3)" w:date="2019-10-01T14:06:00Z">
                    <w:rPr>
                      <w:lang w:val="en-US"/>
                    </w:rPr>
                  </w:rPrChange>
                </w:rPr>
                <w:delText>state_event</w:delText>
              </w:r>
            </w:del>
            <w:ins w:id="3222" w:author="Bertsch Christian (CR/AEE3)" w:date="2019-09-06T11:23:00Z">
              <w:r w:rsidRPr="001C4F9F">
                <w:rPr>
                  <w:i/>
                  <w:sz w:val="19"/>
                  <w:szCs w:val="19"/>
                  <w:lang w:val="en-US"/>
                  <w:rPrChange w:id="3223" w:author="Bertsch Christian (CR/AEE3)" w:date="2019-10-01T14:06:00Z">
                    <w:rPr>
                      <w:lang w:val="en-US"/>
                    </w:rPr>
                  </w:rPrChange>
                </w:rPr>
                <w:t>timeEvent or stateEvent</w:t>
              </w:r>
            </w:ins>
            <w:r w:rsidRPr="001C4F9F">
              <w:rPr>
                <w:i/>
                <w:sz w:val="19"/>
                <w:szCs w:val="19"/>
                <w:lang w:val="en-US"/>
                <w:rPrChange w:id="3224" w:author="Bertsch Christian (CR/AEE3)" w:date="2019-10-01T14:06:00Z">
                  <w:rPr>
                    <w:lang w:val="en-US"/>
                  </w:rPr>
                </w:rPrChange>
              </w:rPr>
              <w:t xml:space="preserve"> then</w:t>
            </w:r>
          </w:p>
          <w:p w14:paraId="09D59E13" w14:textId="77777777" w:rsidR="00C864CB" w:rsidRPr="001C4F9F" w:rsidRDefault="00C864CB" w:rsidP="00C864CB">
            <w:pPr>
              <w:pStyle w:val="HTMLPreformatted"/>
              <w:rPr>
                <w:ins w:id="3225" w:author="Bertsch Christian (CR/AEE3)" w:date="2019-09-06T11:23:00Z"/>
                <w:i/>
                <w:sz w:val="19"/>
                <w:szCs w:val="19"/>
                <w:lang w:val="en-US"/>
                <w:rPrChange w:id="3226" w:author="Bertsch Christian (CR/AEE3)" w:date="2019-10-01T14:06:00Z">
                  <w:rPr>
                    <w:ins w:id="3227" w:author="Bertsch Christian (CR/AEE3)" w:date="2019-09-06T11:23:00Z"/>
                    <w:lang w:val="en-US"/>
                  </w:rPr>
                </w:rPrChange>
              </w:rPr>
            </w:pPr>
            <w:ins w:id="3228" w:author="Bertsch Christian (CR/AEE3)" w:date="2019-09-06T11:23:00Z">
              <w:r w:rsidRPr="001C4F9F">
                <w:rPr>
                  <w:i/>
                  <w:sz w:val="19"/>
                  <w:szCs w:val="19"/>
                  <w:lang w:val="en-US"/>
                  <w:rPrChange w:id="3229" w:author="Bertsch Christian (CR/AEE3)" w:date="2019-10-01T14:06:00Z">
                    <w:rPr>
                      <w:lang w:val="en-US"/>
                    </w:rPr>
                  </w:rPrChange>
                </w:rPr>
                <w:t xml:space="preserve">    if not initialEventMode then</w:t>
              </w:r>
            </w:ins>
          </w:p>
          <w:p w14:paraId="631DF8BF" w14:textId="77777777" w:rsidR="00C864CB" w:rsidRPr="001C4F9F" w:rsidRDefault="00C864CB" w:rsidP="00C864CB">
            <w:pPr>
              <w:pStyle w:val="HTMLPreformatted"/>
              <w:rPr>
                <w:i/>
                <w:sz w:val="19"/>
                <w:szCs w:val="19"/>
                <w:lang w:val="en-US"/>
                <w:rPrChange w:id="3230" w:author="Bertsch Christian (CR/AEE3)" w:date="2019-10-01T14:06:00Z">
                  <w:rPr>
                    <w:lang w:val="en-US"/>
                  </w:rPr>
                </w:rPrChange>
              </w:rPr>
            </w:pPr>
            <w:ins w:id="3231" w:author="Bertsch Christian (CR/AEE3)" w:date="2019-09-06T11:23:00Z">
              <w:r w:rsidRPr="001C4F9F">
                <w:rPr>
                  <w:i/>
                  <w:sz w:val="19"/>
                  <w:szCs w:val="19"/>
                  <w:lang w:val="en-US"/>
                  <w:rPrChange w:id="3232" w:author="Bertsch Christian (CR/AEE3)" w:date="2019-10-01T14:06:00Z">
                    <w:rPr>
                      <w:lang w:val="en-US"/>
                    </w:rPr>
                  </w:rPrChange>
                </w:rPr>
                <w:t xml:space="preserve">  </w:t>
              </w:r>
            </w:ins>
            <w:r w:rsidRPr="001C4F9F">
              <w:rPr>
                <w:i/>
                <w:sz w:val="19"/>
                <w:szCs w:val="19"/>
                <w:lang w:val="en-US"/>
                <w:rPrChange w:id="3233" w:author="Bertsch Christian (CR/AEE3)" w:date="2019-10-01T14:06:00Z">
                  <w:rPr>
                    <w:lang w:val="en-US"/>
                  </w:rPr>
                </w:rPrChange>
              </w:rPr>
              <w:t xml:space="preserve">    M_fmi2EnterEventMode(m)</w:t>
            </w:r>
          </w:p>
          <w:p w14:paraId="0FDC99EC" w14:textId="77777777" w:rsidR="00C864CB" w:rsidRPr="001C4F9F" w:rsidRDefault="00C864CB" w:rsidP="00C864CB">
            <w:pPr>
              <w:pStyle w:val="HTMLPreformatted"/>
              <w:rPr>
                <w:i/>
                <w:sz w:val="19"/>
                <w:szCs w:val="19"/>
                <w:lang w:val="en-US"/>
                <w:rPrChange w:id="3234" w:author="Bertsch Christian (CR/AEE3)" w:date="2019-10-01T14:06:00Z">
                  <w:rPr>
                    <w:lang w:val="en-US"/>
                  </w:rPr>
                </w:rPrChange>
              </w:rPr>
            </w:pPr>
            <w:ins w:id="3235" w:author="Bertsch Christian (CR/AEE3)" w:date="2019-09-06T11:23:00Z">
              <w:r w:rsidRPr="001C4F9F">
                <w:rPr>
                  <w:i/>
                  <w:sz w:val="19"/>
                  <w:szCs w:val="19"/>
                  <w:lang w:val="en-US"/>
                  <w:rPrChange w:id="3236" w:author="Bertsch Christian (CR/AEE3)" w:date="2019-10-01T14:06:00Z">
                    <w:rPr>
                      <w:lang w:val="en-US"/>
                    </w:rPr>
                  </w:rPrChange>
                </w:rPr>
                <w:t xml:space="preserve">    end if</w:t>
              </w:r>
            </w:ins>
          </w:p>
          <w:p w14:paraId="1D09A0BE" w14:textId="77777777" w:rsidR="00C864CB" w:rsidRPr="001C4F9F" w:rsidRDefault="00C864CB" w:rsidP="00C864CB">
            <w:pPr>
              <w:pStyle w:val="HTMLPreformatted"/>
              <w:rPr>
                <w:i/>
                <w:sz w:val="19"/>
                <w:szCs w:val="19"/>
                <w:lang w:val="en-US"/>
                <w:rPrChange w:id="3237" w:author="Bertsch Christian (CR/AEE3)" w:date="2019-10-01T14:06:00Z">
                  <w:rPr>
                    <w:lang w:val="en-US"/>
                  </w:rPr>
                </w:rPrChange>
              </w:rPr>
            </w:pPr>
            <w:r w:rsidRPr="001C4F9F">
              <w:rPr>
                <w:i/>
                <w:sz w:val="19"/>
                <w:szCs w:val="19"/>
                <w:lang w:val="en-US"/>
                <w:rPrChange w:id="3238" w:author="Bertsch Christian (CR/AEE3)" w:date="2019-10-01T14:06:00Z">
                  <w:rPr>
                    <w:lang w:val="en-US"/>
                  </w:rPr>
                </w:rPrChange>
              </w:rPr>
              <w:t xml:space="preserve">    </w:t>
            </w:r>
            <w:r w:rsidRPr="001C4F9F">
              <w:rPr>
                <w:i/>
                <w:color w:val="008000"/>
                <w:sz w:val="19"/>
                <w:szCs w:val="19"/>
                <w:lang w:val="en-US"/>
                <w:rPrChange w:id="3239" w:author="Bertsch Christian (CR/AEE3)" w:date="2019-10-01T14:08:00Z">
                  <w:rPr>
                    <w:lang w:val="en-US"/>
                  </w:rPr>
                </w:rPrChange>
              </w:rPr>
              <w:t>// event iteration</w:t>
            </w:r>
          </w:p>
          <w:p w14:paraId="156860BC" w14:textId="0835335F" w:rsidR="00C864CB" w:rsidRPr="001C4F9F" w:rsidRDefault="00C864CB" w:rsidP="00C864CB">
            <w:pPr>
              <w:pStyle w:val="HTMLPreformatted"/>
              <w:rPr>
                <w:i/>
                <w:sz w:val="19"/>
                <w:szCs w:val="19"/>
                <w:lang w:val="en-US"/>
                <w:rPrChange w:id="3240" w:author="Bertsch Christian (CR/AEE3)" w:date="2019-10-01T14:06:00Z">
                  <w:rPr>
                    <w:lang w:val="en-US"/>
                  </w:rPr>
                </w:rPrChange>
              </w:rPr>
            </w:pPr>
            <w:r w:rsidRPr="001C4F9F">
              <w:rPr>
                <w:i/>
                <w:sz w:val="19"/>
                <w:szCs w:val="19"/>
                <w:lang w:val="en-US"/>
                <w:rPrChange w:id="3241" w:author="Bertsch Christian (CR/AEE3)" w:date="2019-10-01T14:06:00Z">
                  <w:rPr>
                    <w:lang w:val="en-US"/>
                  </w:rPr>
                </w:rPrChange>
              </w:rPr>
              <w:t xml:space="preserve">    eventInfo.newDiscreteStatesNeeded = </w:t>
            </w:r>
            <w:del w:id="3242" w:author="Bertsch Christian (CR/AEE3)" w:date="2019-09-06T11:23:00Z">
              <w:r w:rsidR="009E1CCD" w:rsidRPr="001C4F9F">
                <w:rPr>
                  <w:i/>
                  <w:sz w:val="19"/>
                  <w:szCs w:val="19"/>
                  <w:lang w:val="en-US"/>
                  <w:rPrChange w:id="3243" w:author="Bertsch Christian (CR/AEE3)" w:date="2019-10-01T14:06:00Z">
                    <w:rPr>
                      <w:lang w:val="en-US"/>
                    </w:rPr>
                  </w:rPrChange>
                </w:rPr>
                <w:delText>true</w:delText>
              </w:r>
            </w:del>
            <w:ins w:id="3244" w:author="Bertsch Christian (CR/AEE3)" w:date="2019-09-06T11:23:00Z">
              <w:r w:rsidRPr="001C4F9F">
                <w:rPr>
                  <w:i/>
                  <w:sz w:val="19"/>
                  <w:szCs w:val="19"/>
                  <w:lang w:val="en-US"/>
                  <w:rPrChange w:id="3245" w:author="Bertsch Christian (CR/AEE3)" w:date="2019-10-01T14:06:00Z">
                    <w:rPr>
                      <w:lang w:val="en-US"/>
                    </w:rPr>
                  </w:rPrChange>
                </w:rPr>
                <w:t>fmi2True</w:t>
              </w:r>
            </w:ins>
            <w:r w:rsidRPr="001C4F9F">
              <w:rPr>
                <w:i/>
                <w:sz w:val="19"/>
                <w:szCs w:val="19"/>
                <w:lang w:val="en-US"/>
                <w:rPrChange w:id="3246" w:author="Bertsch Christian (CR/AEE3)" w:date="2019-10-01T14:06:00Z">
                  <w:rPr>
                    <w:lang w:val="en-US"/>
                  </w:rPr>
                </w:rPrChange>
              </w:rPr>
              <w:t>;</w:t>
            </w:r>
          </w:p>
          <w:p w14:paraId="6053B941" w14:textId="77777777" w:rsidR="00C864CB" w:rsidRPr="001C4F9F" w:rsidRDefault="00C864CB" w:rsidP="00C864CB">
            <w:pPr>
              <w:pStyle w:val="HTMLPreformatted"/>
              <w:rPr>
                <w:ins w:id="3247" w:author="Bertsch Christian (CR/AEE3)" w:date="2019-09-06T11:23:00Z"/>
                <w:i/>
                <w:sz w:val="19"/>
                <w:szCs w:val="19"/>
                <w:lang w:val="en-US"/>
                <w:rPrChange w:id="3248" w:author="Bertsch Christian (CR/AEE3)" w:date="2019-10-01T14:06:00Z">
                  <w:rPr>
                    <w:ins w:id="3249" w:author="Bertsch Christian (CR/AEE3)" w:date="2019-09-06T11:23:00Z"/>
                    <w:lang w:val="en-US"/>
                  </w:rPr>
                </w:rPrChange>
              </w:rPr>
            </w:pPr>
            <w:ins w:id="3250" w:author="Bertsch Christian (CR/AEE3)" w:date="2019-09-06T11:23:00Z">
              <w:r w:rsidRPr="001C4F9F">
                <w:rPr>
                  <w:i/>
                  <w:sz w:val="19"/>
                  <w:szCs w:val="19"/>
                  <w:lang w:val="en-US"/>
                  <w:rPrChange w:id="3251" w:author="Bertsch Christian (CR/AEE3)" w:date="2019-10-01T14:06:00Z">
                    <w:rPr>
                      <w:lang w:val="en-US"/>
                    </w:rPr>
                  </w:rPrChange>
                </w:rPr>
                <w:t xml:space="preserve">    valuesOfContinuousStatesChanged   = fmi2False;</w:t>
              </w:r>
            </w:ins>
          </w:p>
          <w:p w14:paraId="06F6CBDB" w14:textId="77777777" w:rsidR="00C864CB" w:rsidRPr="001C4F9F" w:rsidRDefault="00C864CB" w:rsidP="00C864CB">
            <w:pPr>
              <w:pStyle w:val="HTMLPreformatted"/>
              <w:rPr>
                <w:ins w:id="3252" w:author="Bertsch Christian (CR/AEE3)" w:date="2019-09-06T11:23:00Z"/>
                <w:i/>
                <w:sz w:val="19"/>
                <w:szCs w:val="19"/>
                <w:lang w:val="en-US"/>
                <w:rPrChange w:id="3253" w:author="Bertsch Christian (CR/AEE3)" w:date="2019-10-01T14:06:00Z">
                  <w:rPr>
                    <w:ins w:id="3254" w:author="Bertsch Christian (CR/AEE3)" w:date="2019-09-06T11:23:00Z"/>
                    <w:lang w:val="en-US"/>
                  </w:rPr>
                </w:rPrChange>
              </w:rPr>
            </w:pPr>
            <w:ins w:id="3255" w:author="Bertsch Christian (CR/AEE3)" w:date="2019-09-06T11:23:00Z">
              <w:r w:rsidRPr="001C4F9F">
                <w:rPr>
                  <w:i/>
                  <w:sz w:val="19"/>
                  <w:szCs w:val="19"/>
                  <w:lang w:val="en-US"/>
                  <w:rPrChange w:id="3256" w:author="Bertsch Christian (CR/AEE3)" w:date="2019-10-01T14:06:00Z">
                    <w:rPr>
                      <w:lang w:val="en-US"/>
                    </w:rPr>
                  </w:rPrChange>
                </w:rPr>
                <w:t xml:space="preserve">    nominalsOfContinuousStatesChanged = fmi2False</w:t>
              </w:r>
            </w:ins>
          </w:p>
          <w:p w14:paraId="44F750D9" w14:textId="77777777" w:rsidR="00C864CB" w:rsidRPr="001C4F9F" w:rsidRDefault="00C864CB" w:rsidP="00C864CB">
            <w:pPr>
              <w:pStyle w:val="HTMLPreformatted"/>
              <w:rPr>
                <w:i/>
                <w:sz w:val="19"/>
                <w:szCs w:val="19"/>
                <w:lang w:val="en-US"/>
                <w:rPrChange w:id="3257" w:author="Bertsch Christian (CR/AEE3)" w:date="2019-10-01T14:06:00Z">
                  <w:rPr>
                    <w:lang w:val="en-US"/>
                  </w:rPr>
                </w:rPrChange>
              </w:rPr>
            </w:pPr>
            <w:r w:rsidRPr="001C4F9F">
              <w:rPr>
                <w:i/>
                <w:sz w:val="19"/>
                <w:szCs w:val="19"/>
                <w:lang w:val="en-US"/>
                <w:rPrChange w:id="3258" w:author="Bertsch Christian (CR/AEE3)" w:date="2019-10-01T14:06:00Z">
                  <w:rPr>
                    <w:lang w:val="en-US"/>
                  </w:rPr>
                </w:rPrChange>
              </w:rPr>
              <w:t xml:space="preserve">    while eventInfo.newDiscreteStatesNeeded loop</w:t>
            </w:r>
          </w:p>
          <w:p w14:paraId="5EE568D3" w14:textId="77777777" w:rsidR="00C864CB" w:rsidRPr="001C4F9F" w:rsidRDefault="00C864CB" w:rsidP="00C864CB">
            <w:pPr>
              <w:pStyle w:val="HTMLPreformatted"/>
              <w:rPr>
                <w:ins w:id="3259" w:author="Bertsch Christian (CR/AEE3)" w:date="2019-09-06T11:23:00Z"/>
                <w:i/>
                <w:color w:val="008000"/>
                <w:sz w:val="19"/>
                <w:szCs w:val="19"/>
                <w:lang w:val="en-US"/>
                <w:rPrChange w:id="3260" w:author="Bertsch Christian (CR/AEE3)" w:date="2019-10-01T14:08:00Z">
                  <w:rPr>
                    <w:ins w:id="3261" w:author="Bertsch Christian (CR/AEE3)" w:date="2019-09-06T11:23:00Z"/>
                    <w:lang w:val="en-US"/>
                  </w:rPr>
                </w:rPrChange>
              </w:rPr>
            </w:pPr>
            <w:ins w:id="3262" w:author="Bertsch Christian (CR/AEE3)" w:date="2019-09-06T11:23:00Z">
              <w:r w:rsidRPr="001C4F9F">
                <w:rPr>
                  <w:i/>
                  <w:sz w:val="19"/>
                  <w:szCs w:val="19"/>
                  <w:lang w:val="en-US"/>
                  <w:rPrChange w:id="3263" w:author="Bertsch Christian (CR/AEE3)" w:date="2019-10-01T14:06:00Z">
                    <w:rPr>
                      <w:lang w:val="en-US"/>
                    </w:rPr>
                  </w:rPrChange>
                </w:rPr>
                <w:t xml:space="preserve">      </w:t>
              </w:r>
              <w:r w:rsidRPr="001C4F9F">
                <w:rPr>
                  <w:i/>
                  <w:color w:val="008000"/>
                  <w:sz w:val="19"/>
                  <w:szCs w:val="19"/>
                  <w:lang w:val="en-US"/>
                  <w:rPrChange w:id="3264" w:author="Bertsch Christian (CR/AEE3)" w:date="2019-10-01T14:08:00Z">
                    <w:rPr>
                      <w:lang w:val="en-US"/>
                    </w:rPr>
                  </w:rPrChange>
                </w:rPr>
                <w:t>// set inputs at super dense time point</w:t>
              </w:r>
            </w:ins>
          </w:p>
          <w:p w14:paraId="21F3583F" w14:textId="77777777" w:rsidR="00C864CB" w:rsidRPr="001C4F9F" w:rsidRDefault="00C864CB" w:rsidP="00C864CB">
            <w:pPr>
              <w:pStyle w:val="HTMLPreformatted"/>
              <w:rPr>
                <w:ins w:id="3265" w:author="Bertsch Christian (CR/AEE3)" w:date="2019-09-06T11:23:00Z"/>
                <w:i/>
                <w:sz w:val="19"/>
                <w:szCs w:val="19"/>
                <w:lang w:val="en-US"/>
                <w:rPrChange w:id="3266" w:author="Bertsch Christian (CR/AEE3)" w:date="2019-10-01T14:06:00Z">
                  <w:rPr>
                    <w:ins w:id="3267" w:author="Bertsch Christian (CR/AEE3)" w:date="2019-09-06T11:23:00Z"/>
                    <w:lang w:val="en-US"/>
                  </w:rPr>
                </w:rPrChange>
              </w:rPr>
            </w:pPr>
            <w:ins w:id="3268" w:author="Bertsch Christian (CR/AEE3)" w:date="2019-09-06T11:23:00Z">
              <w:r w:rsidRPr="001C4F9F">
                <w:rPr>
                  <w:i/>
                  <w:sz w:val="19"/>
                  <w:szCs w:val="19"/>
                  <w:lang w:val="en-US"/>
                  <w:rPrChange w:id="3269" w:author="Bertsch Christian (CR/AEE3)" w:date="2019-10-01T14:06:00Z">
                    <w:rPr>
                      <w:lang w:val="en-US"/>
                    </w:rPr>
                  </w:rPrChange>
                </w:rPr>
                <w:t xml:space="preserve">      M_fmi2SetReal/Integer/Boolean/String(m, ...)</w:t>
              </w:r>
            </w:ins>
          </w:p>
          <w:p w14:paraId="0F8D2A74" w14:textId="77777777" w:rsidR="00C864CB" w:rsidRPr="001C4F9F" w:rsidRDefault="00C864CB" w:rsidP="00C864CB">
            <w:pPr>
              <w:pStyle w:val="HTMLPreformatted"/>
              <w:rPr>
                <w:i/>
                <w:color w:val="008000"/>
                <w:sz w:val="19"/>
                <w:szCs w:val="19"/>
                <w:lang w:val="en-US"/>
                <w:rPrChange w:id="3270" w:author="Bertsch Christian (CR/AEE3)" w:date="2019-10-01T14:08:00Z">
                  <w:rPr>
                    <w:lang w:val="en-US"/>
                  </w:rPr>
                </w:rPrChange>
              </w:rPr>
            </w:pPr>
            <w:r w:rsidRPr="001C4F9F">
              <w:rPr>
                <w:i/>
                <w:color w:val="008000"/>
                <w:sz w:val="19"/>
                <w:szCs w:val="19"/>
                <w:lang w:val="en-US"/>
                <w:rPrChange w:id="3271" w:author="Bertsch Christian (CR/AEE3)" w:date="2019-10-01T14:08:00Z">
                  <w:rPr>
                    <w:lang w:val="en-US"/>
                  </w:rPr>
                </w:rPrChange>
              </w:rPr>
              <w:t xml:space="preserve">      // update discrete states</w:t>
            </w:r>
          </w:p>
          <w:p w14:paraId="35A25525" w14:textId="77777777" w:rsidR="00C864CB" w:rsidRPr="001C4F9F" w:rsidRDefault="00C864CB" w:rsidP="00C864CB">
            <w:pPr>
              <w:pStyle w:val="HTMLPreformatted"/>
              <w:rPr>
                <w:i/>
                <w:sz w:val="19"/>
                <w:szCs w:val="19"/>
                <w:lang w:val="en-US"/>
                <w:rPrChange w:id="3272" w:author="Bertsch Christian (CR/AEE3)" w:date="2019-10-01T14:06:00Z">
                  <w:rPr>
                    <w:lang w:val="en-US"/>
                  </w:rPr>
                </w:rPrChange>
              </w:rPr>
            </w:pPr>
            <w:r w:rsidRPr="001C4F9F">
              <w:rPr>
                <w:i/>
                <w:sz w:val="19"/>
                <w:szCs w:val="19"/>
                <w:lang w:val="en-US"/>
                <w:rPrChange w:id="3273" w:author="Bertsch Christian (CR/AEE3)" w:date="2019-10-01T14:06:00Z">
                  <w:rPr>
                    <w:lang w:val="en-US"/>
                  </w:rPr>
                </w:rPrChange>
              </w:rPr>
              <w:t xml:space="preserve">      M_fmi2NewDiscreteStates(m, &amp;eventInfo)</w:t>
            </w:r>
          </w:p>
          <w:p w14:paraId="2FA93E57" w14:textId="77777777" w:rsidR="00C864CB" w:rsidRPr="001C4F9F" w:rsidRDefault="00C864CB" w:rsidP="00C864CB">
            <w:pPr>
              <w:pStyle w:val="HTMLPreformatted"/>
              <w:rPr>
                <w:ins w:id="3274" w:author="Bertsch Christian (CR/AEE3)" w:date="2019-09-06T11:23:00Z"/>
                <w:i/>
                <w:color w:val="008000"/>
                <w:sz w:val="19"/>
                <w:szCs w:val="19"/>
                <w:lang w:val="en-US"/>
                <w:rPrChange w:id="3275" w:author="Bertsch Christian (CR/AEE3)" w:date="2019-10-01T14:08:00Z">
                  <w:rPr>
                    <w:ins w:id="3276" w:author="Bertsch Christian (CR/AEE3)" w:date="2019-09-06T11:23:00Z"/>
                    <w:lang w:val="en-US"/>
                  </w:rPr>
                </w:rPrChange>
              </w:rPr>
            </w:pPr>
            <w:ins w:id="3277" w:author="Bertsch Christian (CR/AEE3)" w:date="2019-09-06T11:23:00Z">
              <w:r w:rsidRPr="001C4F9F">
                <w:rPr>
                  <w:i/>
                  <w:color w:val="008000"/>
                  <w:sz w:val="19"/>
                  <w:szCs w:val="19"/>
                  <w:lang w:val="en-US"/>
                  <w:rPrChange w:id="3278" w:author="Bertsch Christian (CR/AEE3)" w:date="2019-10-01T14:08:00Z">
                    <w:rPr>
                      <w:lang w:val="en-US"/>
                    </w:rPr>
                  </w:rPrChange>
                </w:rPr>
                <w:t xml:space="preserve">      // getOutput at super dense time point</w:t>
              </w:r>
            </w:ins>
          </w:p>
          <w:p w14:paraId="0AC9578A" w14:textId="77777777" w:rsidR="00C864CB" w:rsidRPr="001C4F9F" w:rsidRDefault="00C864CB" w:rsidP="00C864CB">
            <w:pPr>
              <w:pStyle w:val="HTMLPreformatted"/>
              <w:rPr>
                <w:ins w:id="3279" w:author="Bertsch Christian (CR/AEE3)" w:date="2019-09-06T11:23:00Z"/>
                <w:i/>
                <w:sz w:val="19"/>
                <w:szCs w:val="19"/>
                <w:lang w:val="en-US"/>
                <w:rPrChange w:id="3280" w:author="Bertsch Christian (CR/AEE3)" w:date="2019-10-01T14:06:00Z">
                  <w:rPr>
                    <w:ins w:id="3281" w:author="Bertsch Christian (CR/AEE3)" w:date="2019-09-06T11:23:00Z"/>
                    <w:lang w:val="en-US"/>
                  </w:rPr>
                </w:rPrChange>
              </w:rPr>
            </w:pPr>
            <w:ins w:id="3282" w:author="Bertsch Christian (CR/AEE3)" w:date="2019-09-06T11:23:00Z">
              <w:r w:rsidRPr="001C4F9F">
                <w:rPr>
                  <w:i/>
                  <w:sz w:val="19"/>
                  <w:szCs w:val="19"/>
                  <w:lang w:val="en-US"/>
                  <w:rPrChange w:id="3283" w:author="Bertsch Christian (CR/AEE3)" w:date="2019-10-01T14:06:00Z">
                    <w:rPr>
                      <w:lang w:val="en-US"/>
                    </w:rPr>
                  </w:rPrChange>
                </w:rPr>
                <w:t xml:space="preserve">      M_fmi2GetReal/Integer/Boolean/String(m, ...)</w:t>
              </w:r>
            </w:ins>
          </w:p>
          <w:p w14:paraId="69300AFE" w14:textId="77777777" w:rsidR="00C864CB" w:rsidRPr="001C4F9F" w:rsidRDefault="00C864CB" w:rsidP="00C864CB">
            <w:pPr>
              <w:pStyle w:val="HTMLPreformatted"/>
              <w:rPr>
                <w:ins w:id="3284" w:author="Bertsch Christian (CR/AEE3)" w:date="2019-09-06T11:23:00Z"/>
                <w:i/>
                <w:sz w:val="19"/>
                <w:szCs w:val="19"/>
                <w:lang w:val="en-US"/>
                <w:rPrChange w:id="3285" w:author="Bertsch Christian (CR/AEE3)" w:date="2019-10-01T14:06:00Z">
                  <w:rPr>
                    <w:ins w:id="3286" w:author="Bertsch Christian (CR/AEE3)" w:date="2019-09-06T11:23:00Z"/>
                    <w:lang w:val="en-US"/>
                  </w:rPr>
                </w:rPrChange>
              </w:rPr>
            </w:pPr>
            <w:ins w:id="3287" w:author="Bertsch Christian (CR/AEE3)" w:date="2019-09-06T11:23:00Z">
              <w:r w:rsidRPr="001C4F9F">
                <w:rPr>
                  <w:i/>
                  <w:sz w:val="19"/>
                  <w:szCs w:val="19"/>
                  <w:lang w:val="en-US"/>
                  <w:rPrChange w:id="3288" w:author="Bertsch Christian (CR/AEE3)" w:date="2019-10-01T14:06:00Z">
                    <w:rPr>
                      <w:lang w:val="en-US"/>
                    </w:rPr>
                  </w:rPrChange>
                </w:rPr>
                <w:t xml:space="preserve">      valuesOfContinuousStatesChanged =</w:t>
              </w:r>
            </w:ins>
          </w:p>
          <w:p w14:paraId="7322A583" w14:textId="77777777" w:rsidR="00C864CB" w:rsidRPr="001C4F9F" w:rsidRDefault="00C864CB" w:rsidP="00C864CB">
            <w:pPr>
              <w:pStyle w:val="HTMLPreformatted"/>
              <w:rPr>
                <w:ins w:id="3289" w:author="Bertsch Christian (CR/AEE3)" w:date="2019-09-06T11:23:00Z"/>
                <w:i/>
                <w:sz w:val="19"/>
                <w:szCs w:val="19"/>
                <w:lang w:val="en-US"/>
                <w:rPrChange w:id="3290" w:author="Bertsch Christian (CR/AEE3)" w:date="2019-10-01T14:06:00Z">
                  <w:rPr>
                    <w:ins w:id="3291" w:author="Bertsch Christian (CR/AEE3)" w:date="2019-09-06T11:23:00Z"/>
                    <w:lang w:val="en-US"/>
                  </w:rPr>
                </w:rPrChange>
              </w:rPr>
            </w:pPr>
            <w:ins w:id="3292" w:author="Bertsch Christian (CR/AEE3)" w:date="2019-09-06T11:23:00Z">
              <w:r w:rsidRPr="001C4F9F">
                <w:rPr>
                  <w:i/>
                  <w:sz w:val="19"/>
                  <w:szCs w:val="19"/>
                  <w:lang w:val="en-US"/>
                  <w:rPrChange w:id="3293" w:author="Bertsch Christian (CR/AEE3)" w:date="2019-10-01T14:06:00Z">
                    <w:rPr>
                      <w:lang w:val="en-US"/>
                    </w:rPr>
                  </w:rPrChange>
                </w:rPr>
                <w:t xml:space="preserve">      valuesOfContinuousStatesChanged or eventInfo.valuesOfContinuousStatesChanged;</w:t>
              </w:r>
            </w:ins>
          </w:p>
          <w:p w14:paraId="13347A5E" w14:textId="77777777" w:rsidR="00C864CB" w:rsidRPr="001C4F9F" w:rsidRDefault="00C864CB" w:rsidP="00C864CB">
            <w:pPr>
              <w:pStyle w:val="HTMLPreformatted"/>
              <w:rPr>
                <w:ins w:id="3294" w:author="Bertsch Christian (CR/AEE3)" w:date="2019-09-06T11:23:00Z"/>
                <w:i/>
                <w:sz w:val="19"/>
                <w:szCs w:val="19"/>
                <w:lang w:val="en-US"/>
                <w:rPrChange w:id="3295" w:author="Bertsch Christian (CR/AEE3)" w:date="2019-10-01T14:06:00Z">
                  <w:rPr>
                    <w:ins w:id="3296" w:author="Bertsch Christian (CR/AEE3)" w:date="2019-09-06T11:23:00Z"/>
                    <w:lang w:val="en-US"/>
                  </w:rPr>
                </w:rPrChange>
              </w:rPr>
            </w:pPr>
            <w:ins w:id="3297" w:author="Bertsch Christian (CR/AEE3)" w:date="2019-09-06T11:23:00Z">
              <w:r w:rsidRPr="001C4F9F">
                <w:rPr>
                  <w:i/>
                  <w:sz w:val="19"/>
                  <w:szCs w:val="19"/>
                  <w:lang w:val="en-US"/>
                  <w:rPrChange w:id="3298" w:author="Bertsch Christian (CR/AEE3)" w:date="2019-10-01T14:06:00Z">
                    <w:rPr>
                      <w:lang w:val="en-US"/>
                    </w:rPr>
                  </w:rPrChange>
                </w:rPr>
                <w:t xml:space="preserve">      nominalsOfContinuousStatesChanged =</w:t>
              </w:r>
            </w:ins>
          </w:p>
          <w:p w14:paraId="5F4731A7" w14:textId="77777777" w:rsidR="00C864CB" w:rsidRPr="001C4F9F" w:rsidRDefault="00C864CB" w:rsidP="00C864CB">
            <w:pPr>
              <w:pStyle w:val="HTMLPreformatted"/>
              <w:rPr>
                <w:ins w:id="3299" w:author="Bertsch Christian (CR/AEE3)" w:date="2019-09-06T11:23:00Z"/>
                <w:i/>
                <w:sz w:val="19"/>
                <w:szCs w:val="19"/>
                <w:lang w:val="en-US"/>
                <w:rPrChange w:id="3300" w:author="Bertsch Christian (CR/AEE3)" w:date="2019-10-01T14:06:00Z">
                  <w:rPr>
                    <w:ins w:id="3301" w:author="Bertsch Christian (CR/AEE3)" w:date="2019-09-06T11:23:00Z"/>
                    <w:lang w:val="en-US"/>
                  </w:rPr>
                </w:rPrChange>
              </w:rPr>
            </w:pPr>
            <w:ins w:id="3302" w:author="Bertsch Christian (CR/AEE3)" w:date="2019-09-06T11:23:00Z">
              <w:r w:rsidRPr="001C4F9F">
                <w:rPr>
                  <w:i/>
                  <w:sz w:val="19"/>
                  <w:szCs w:val="19"/>
                  <w:lang w:val="en-US"/>
                  <w:rPrChange w:id="3303" w:author="Bertsch Christian (CR/AEE3)" w:date="2019-10-01T14:06:00Z">
                    <w:rPr>
                      <w:lang w:val="en-US"/>
                    </w:rPr>
                  </w:rPrChange>
                </w:rPr>
                <w:t xml:space="preserve">      nominalsOfContinuousStatesChanged or eventInfo.nominalsOfContinuousStatesChanged;</w:t>
              </w:r>
            </w:ins>
          </w:p>
          <w:p w14:paraId="4948B4C6" w14:textId="77777777" w:rsidR="00C864CB" w:rsidRPr="001C4F9F" w:rsidRDefault="00C864CB" w:rsidP="00C864CB">
            <w:pPr>
              <w:pStyle w:val="HTMLPreformatted"/>
              <w:rPr>
                <w:i/>
                <w:sz w:val="19"/>
                <w:szCs w:val="19"/>
                <w:lang w:val="en-US"/>
                <w:rPrChange w:id="3304" w:author="Bertsch Christian (CR/AEE3)" w:date="2019-10-01T14:06:00Z">
                  <w:rPr>
                    <w:lang w:val="en-US"/>
                  </w:rPr>
                </w:rPrChange>
              </w:rPr>
            </w:pPr>
            <w:r w:rsidRPr="001C4F9F">
              <w:rPr>
                <w:i/>
                <w:sz w:val="19"/>
                <w:szCs w:val="19"/>
                <w:lang w:val="en-US"/>
                <w:rPrChange w:id="3305" w:author="Bertsch Christian (CR/AEE3)" w:date="2019-10-01T14:06:00Z">
                  <w:rPr>
                    <w:lang w:val="en-US"/>
                  </w:rPr>
                </w:rPrChange>
              </w:rPr>
              <w:t xml:space="preserve">      if eventInfo.terminateSimulation then goto TERMINATE_MODEL</w:t>
            </w:r>
          </w:p>
          <w:p w14:paraId="054BF95C" w14:textId="77777777" w:rsidR="00C864CB" w:rsidRPr="001C4F9F" w:rsidRDefault="00C864CB" w:rsidP="00C864CB">
            <w:pPr>
              <w:pStyle w:val="HTMLPreformatted"/>
              <w:rPr>
                <w:i/>
                <w:sz w:val="19"/>
                <w:szCs w:val="19"/>
                <w:lang w:val="en-US"/>
                <w:rPrChange w:id="3306" w:author="Bertsch Christian (CR/AEE3)" w:date="2019-10-01T14:06:00Z">
                  <w:rPr>
                    <w:lang w:val="en-US"/>
                  </w:rPr>
                </w:rPrChange>
              </w:rPr>
            </w:pPr>
            <w:r w:rsidRPr="001C4F9F">
              <w:rPr>
                <w:i/>
                <w:sz w:val="19"/>
                <w:szCs w:val="19"/>
                <w:lang w:val="en-US"/>
                <w:rPrChange w:id="3307" w:author="Bertsch Christian (CR/AEE3)" w:date="2019-10-01T14:06:00Z">
                  <w:rPr>
                    <w:lang w:val="en-US"/>
                  </w:rPr>
                </w:rPrChange>
              </w:rPr>
              <w:t xml:space="preserve">    end while</w:t>
            </w:r>
          </w:p>
          <w:p w14:paraId="4EA9E157" w14:textId="77777777" w:rsidR="00C864CB" w:rsidRPr="001C4F9F" w:rsidRDefault="00C864CB" w:rsidP="00C864CB">
            <w:pPr>
              <w:pStyle w:val="HTMLPreformatted"/>
              <w:rPr>
                <w:i/>
                <w:sz w:val="19"/>
                <w:szCs w:val="19"/>
                <w:lang w:val="en-US"/>
                <w:rPrChange w:id="3308" w:author="Bertsch Christian (CR/AEE3)" w:date="2019-10-01T14:06:00Z">
                  <w:rPr>
                    <w:lang w:val="en-US"/>
                  </w:rPr>
                </w:rPrChange>
              </w:rPr>
            </w:pPr>
          </w:p>
          <w:p w14:paraId="663692CE" w14:textId="77777777" w:rsidR="00C864CB" w:rsidRPr="001C4F9F" w:rsidRDefault="00C864CB" w:rsidP="00C864CB">
            <w:pPr>
              <w:pStyle w:val="HTMLPreformatted"/>
              <w:rPr>
                <w:i/>
                <w:color w:val="008000"/>
                <w:sz w:val="19"/>
                <w:szCs w:val="19"/>
                <w:lang w:val="en-US"/>
                <w:rPrChange w:id="3309" w:author="Bertsch Christian (CR/AEE3)" w:date="2019-10-01T14:09:00Z">
                  <w:rPr>
                    <w:lang w:val="en-US"/>
                  </w:rPr>
                </w:rPrChange>
              </w:rPr>
            </w:pPr>
            <w:r w:rsidRPr="001C4F9F">
              <w:rPr>
                <w:i/>
                <w:sz w:val="19"/>
                <w:szCs w:val="19"/>
                <w:lang w:val="en-US"/>
                <w:rPrChange w:id="3310" w:author="Bertsch Christian (CR/AEE3)" w:date="2019-10-01T14:06:00Z">
                  <w:rPr>
                    <w:lang w:val="en-US"/>
                  </w:rPr>
                </w:rPrChange>
              </w:rPr>
              <w:t xml:space="preserve">    </w:t>
            </w:r>
            <w:r w:rsidRPr="001C4F9F">
              <w:rPr>
                <w:i/>
                <w:color w:val="008000"/>
                <w:sz w:val="19"/>
                <w:szCs w:val="19"/>
                <w:lang w:val="en-US"/>
                <w:rPrChange w:id="3311" w:author="Bertsch Christian (CR/AEE3)" w:date="2019-10-01T14:09:00Z">
                  <w:rPr>
                    <w:lang w:val="en-US"/>
                  </w:rPr>
                </w:rPrChange>
              </w:rPr>
              <w:t>// enter Continuous-Time Mode</w:t>
            </w:r>
          </w:p>
          <w:p w14:paraId="56AADE9F" w14:textId="77777777" w:rsidR="00C864CB" w:rsidRPr="001C4F9F" w:rsidRDefault="00C864CB" w:rsidP="00C864CB">
            <w:pPr>
              <w:pStyle w:val="HTMLPreformatted"/>
              <w:rPr>
                <w:i/>
                <w:sz w:val="19"/>
                <w:szCs w:val="19"/>
                <w:lang w:val="en-US"/>
                <w:rPrChange w:id="3312" w:author="Bertsch Christian (CR/AEE3)" w:date="2019-10-01T14:06:00Z">
                  <w:rPr>
                    <w:lang w:val="en-US"/>
                  </w:rPr>
                </w:rPrChange>
              </w:rPr>
            </w:pPr>
            <w:r w:rsidRPr="001C4F9F">
              <w:rPr>
                <w:i/>
                <w:sz w:val="19"/>
                <w:szCs w:val="19"/>
                <w:lang w:val="en-US"/>
                <w:rPrChange w:id="3313" w:author="Bertsch Christian (CR/AEE3)" w:date="2019-10-01T14:06:00Z">
                  <w:rPr>
                    <w:lang w:val="en-US"/>
                  </w:rPr>
                </w:rPrChange>
              </w:rPr>
              <w:t xml:space="preserve">    M_fmi2EnterContinuousTimeMode(m)</w:t>
            </w:r>
          </w:p>
          <w:p w14:paraId="742B6847" w14:textId="7C008B97" w:rsidR="00C864CB" w:rsidRPr="001C4F9F" w:rsidRDefault="00C864CB" w:rsidP="00C864CB">
            <w:pPr>
              <w:pStyle w:val="HTMLPreformatted"/>
              <w:rPr>
                <w:i/>
                <w:sz w:val="19"/>
                <w:szCs w:val="19"/>
                <w:lang w:val="en-US"/>
                <w:rPrChange w:id="3314" w:author="Bertsch Christian (CR/AEE3)" w:date="2019-10-01T14:06:00Z">
                  <w:rPr>
                    <w:lang w:val="en-US"/>
                  </w:rPr>
                </w:rPrChange>
              </w:rPr>
            </w:pPr>
            <w:r w:rsidRPr="001C4F9F">
              <w:rPr>
                <w:i/>
                <w:sz w:val="19"/>
                <w:szCs w:val="19"/>
                <w:lang w:val="en-US"/>
                <w:rPrChange w:id="3315" w:author="Bertsch Christian (CR/AEE3)" w:date="2019-10-01T14:06:00Z">
                  <w:rPr>
                    <w:lang w:val="en-US"/>
                  </w:rPr>
                </w:rPrChange>
              </w:rPr>
              <w:t xml:space="preserve">    </w:t>
            </w:r>
            <w:r w:rsidRPr="001C4F9F">
              <w:rPr>
                <w:i/>
                <w:color w:val="008000"/>
                <w:sz w:val="19"/>
                <w:szCs w:val="19"/>
                <w:lang w:val="en-US"/>
                <w:rPrChange w:id="3316" w:author="Bertsch Christian (CR/AEE3)" w:date="2019-10-01T14:09:00Z">
                  <w:rPr>
                    <w:lang w:val="en-US"/>
                  </w:rPr>
                </w:rPrChange>
              </w:rPr>
              <w:t xml:space="preserve">// retrieve solution at simulation </w:t>
            </w:r>
            <w:del w:id="3317" w:author="Bertsch Christian (CR/AEE3)" w:date="2019-09-06T11:23:00Z">
              <w:r w:rsidR="009E1CCD" w:rsidRPr="001C4F9F">
                <w:rPr>
                  <w:i/>
                  <w:color w:val="008000"/>
                  <w:sz w:val="19"/>
                  <w:szCs w:val="19"/>
                  <w:lang w:val="en-US"/>
                  <w:rPrChange w:id="3318" w:author="Bertsch Christian (CR/AEE3)" w:date="2019-10-01T14:06:00Z">
                    <w:rPr>
                      <w:color w:val="008000"/>
                      <w:lang w:val="en-US"/>
                    </w:rPr>
                  </w:rPrChange>
                </w:rPr>
                <w:delText>restart</w:delText>
              </w:r>
            </w:del>
            <w:ins w:id="3319" w:author="Bertsch Christian (CR/AEE3)" w:date="2019-09-06T11:23:00Z">
              <w:r w:rsidRPr="001C4F9F">
                <w:rPr>
                  <w:i/>
                  <w:color w:val="008000"/>
                  <w:sz w:val="19"/>
                  <w:szCs w:val="19"/>
                  <w:lang w:val="en-US"/>
                  <w:rPrChange w:id="3320" w:author="Bertsch Christian (CR/AEE3)" w:date="2019-10-01T14:09:00Z">
                    <w:rPr>
                      <w:lang w:val="en-US"/>
                    </w:rPr>
                  </w:rPrChange>
                </w:rPr>
                <w:t>(re)start</w:t>
              </w:r>
            </w:ins>
          </w:p>
          <w:p w14:paraId="404C68EC" w14:textId="77777777" w:rsidR="00C864CB" w:rsidRPr="001C4F9F" w:rsidRDefault="00C864CB" w:rsidP="00C864CB">
            <w:pPr>
              <w:pStyle w:val="HTMLPreformatted"/>
              <w:rPr>
                <w:i/>
                <w:sz w:val="19"/>
                <w:szCs w:val="19"/>
                <w:lang w:val="en-US"/>
                <w:rPrChange w:id="3321" w:author="Bertsch Christian (CR/AEE3)" w:date="2019-10-01T14:06:00Z">
                  <w:rPr>
                    <w:lang w:val="en-US"/>
                  </w:rPr>
                </w:rPrChange>
              </w:rPr>
            </w:pPr>
            <w:r w:rsidRPr="001C4F9F">
              <w:rPr>
                <w:i/>
                <w:sz w:val="19"/>
                <w:szCs w:val="19"/>
                <w:lang w:val="en-US"/>
                <w:rPrChange w:id="3322" w:author="Bertsch Christian (CR/AEE3)" w:date="2019-10-01T14:06:00Z">
                  <w:rPr>
                    <w:lang w:val="en-US"/>
                  </w:rPr>
                </w:rPrChange>
              </w:rPr>
              <w:t xml:space="preserve">    M_fmi2GetReal/Integer/Boolean/String(m, ...)</w:t>
            </w:r>
          </w:p>
          <w:p w14:paraId="4E620CC3" w14:textId="392ABE90" w:rsidR="00C864CB" w:rsidRPr="001C4F9F" w:rsidRDefault="00C864CB" w:rsidP="00C864CB">
            <w:pPr>
              <w:pStyle w:val="HTMLPreformatted"/>
              <w:rPr>
                <w:i/>
                <w:sz w:val="19"/>
                <w:szCs w:val="19"/>
                <w:lang w:val="en-US"/>
                <w:rPrChange w:id="3323" w:author="Bertsch Christian (CR/AEE3)" w:date="2019-10-01T14:06:00Z">
                  <w:rPr>
                    <w:lang w:val="en-US"/>
                  </w:rPr>
                </w:rPrChange>
              </w:rPr>
            </w:pPr>
            <w:r w:rsidRPr="001C4F9F">
              <w:rPr>
                <w:i/>
                <w:sz w:val="19"/>
                <w:szCs w:val="19"/>
                <w:lang w:val="en-US"/>
                <w:rPrChange w:id="3324" w:author="Bertsch Christian (CR/AEE3)" w:date="2019-10-01T14:06:00Z">
                  <w:rPr>
                    <w:lang w:val="en-US"/>
                  </w:rPr>
                </w:rPrChange>
              </w:rPr>
              <w:t xml:space="preserve">    if </w:t>
            </w:r>
            <w:del w:id="3325" w:author="Bertsch Christian (CR/AEE3)" w:date="2019-09-06T11:23:00Z">
              <w:r w:rsidR="00CE2DBC" w:rsidRPr="001C4F9F">
                <w:rPr>
                  <w:i/>
                  <w:sz w:val="19"/>
                  <w:szCs w:val="19"/>
                  <w:lang w:val="en-US"/>
                  <w:rPrChange w:id="3326" w:author="Bertsch Christian (CR/AEE3)" w:date="2019-10-01T14:06:00Z">
                    <w:rPr>
                      <w:lang w:val="en-US"/>
                    </w:rPr>
                  </w:rPrChange>
                </w:rPr>
                <w:delText>eventInfo.</w:delText>
              </w:r>
            </w:del>
            <w:ins w:id="3327" w:author="Bertsch Christian (CR/AEE3)" w:date="2019-09-06T11:23:00Z">
              <w:r w:rsidRPr="001C4F9F">
                <w:rPr>
                  <w:i/>
                  <w:sz w:val="19"/>
                  <w:szCs w:val="19"/>
                  <w:lang w:val="en-US"/>
                  <w:rPrChange w:id="3328" w:author="Bertsch Christian (CR/AEE3)" w:date="2019-10-01T14:06:00Z">
                    <w:rPr>
                      <w:lang w:val="en-US"/>
                    </w:rPr>
                  </w:rPrChange>
                </w:rPr>
                <w:t xml:space="preserve">initialEventMode or </w:t>
              </w:r>
            </w:ins>
            <w:r w:rsidRPr="001C4F9F">
              <w:rPr>
                <w:i/>
                <w:sz w:val="19"/>
                <w:szCs w:val="19"/>
                <w:lang w:val="en-US"/>
                <w:rPrChange w:id="3329" w:author="Bertsch Christian (CR/AEE3)" w:date="2019-10-01T14:06:00Z">
                  <w:rPr>
                    <w:lang w:val="en-US"/>
                  </w:rPr>
                </w:rPrChange>
              </w:rPr>
              <w:t xml:space="preserve">valuesOfContinuousStatesChanged </w:t>
            </w:r>
            <w:del w:id="3330" w:author="Bertsch Christian (CR/AEE3)" w:date="2019-09-06T11:23:00Z">
              <w:r w:rsidR="00990EFE" w:rsidRPr="001C4F9F">
                <w:rPr>
                  <w:i/>
                  <w:sz w:val="19"/>
                  <w:szCs w:val="19"/>
                  <w:lang w:val="en-US"/>
                  <w:rPrChange w:id="3331" w:author="Bertsch Christian (CR/AEE3)" w:date="2019-10-01T14:06:00Z">
                    <w:rPr>
                      <w:lang w:val="en-US"/>
                    </w:rPr>
                  </w:rPrChange>
                </w:rPr>
                <w:delText xml:space="preserve">== </w:delText>
              </w:r>
              <w:r w:rsidR="00140C25" w:rsidRPr="001C4F9F">
                <w:rPr>
                  <w:i/>
                  <w:sz w:val="19"/>
                  <w:szCs w:val="19"/>
                  <w:lang w:val="en-US"/>
                  <w:rPrChange w:id="3332" w:author="Bertsch Christian (CR/AEE3)" w:date="2019-10-01T14:06:00Z">
                    <w:rPr>
                      <w:lang w:val="en-US"/>
                    </w:rPr>
                  </w:rPrChange>
                </w:rPr>
                <w:delText>fmi2</w:delText>
              </w:r>
              <w:r w:rsidR="009236DE" w:rsidRPr="001C4F9F">
                <w:rPr>
                  <w:i/>
                  <w:sz w:val="19"/>
                  <w:szCs w:val="19"/>
                  <w:lang w:val="en-US"/>
                  <w:rPrChange w:id="3333" w:author="Bertsch Christian (CR/AEE3)" w:date="2019-10-01T14:06:00Z">
                    <w:rPr>
                      <w:lang w:val="en-US"/>
                    </w:rPr>
                  </w:rPrChange>
                </w:rPr>
                <w:delText xml:space="preserve">True </w:delText>
              </w:r>
            </w:del>
            <w:r w:rsidRPr="001C4F9F">
              <w:rPr>
                <w:i/>
                <w:sz w:val="19"/>
                <w:szCs w:val="19"/>
                <w:lang w:val="en-US"/>
                <w:rPrChange w:id="3334" w:author="Bertsch Christian (CR/AEE3)" w:date="2019-10-01T14:06:00Z">
                  <w:rPr>
                    <w:lang w:val="en-US"/>
                  </w:rPr>
                </w:rPrChange>
              </w:rPr>
              <w:t>then</w:t>
            </w:r>
          </w:p>
          <w:p w14:paraId="22906551" w14:textId="77777777" w:rsidR="00C864CB" w:rsidRPr="001C4F9F" w:rsidRDefault="00C864CB" w:rsidP="00C864CB">
            <w:pPr>
              <w:pStyle w:val="HTMLPreformatted"/>
              <w:rPr>
                <w:i/>
                <w:color w:val="008000"/>
                <w:sz w:val="19"/>
                <w:szCs w:val="19"/>
                <w:lang w:val="en-US"/>
                <w:rPrChange w:id="3335" w:author="Bertsch Christian (CR/AEE3)" w:date="2019-10-01T14:09:00Z">
                  <w:rPr>
                    <w:lang w:val="en-US"/>
                  </w:rPr>
                </w:rPrChange>
              </w:rPr>
            </w:pPr>
            <w:r w:rsidRPr="001C4F9F">
              <w:rPr>
                <w:i/>
                <w:color w:val="008000"/>
                <w:sz w:val="19"/>
                <w:szCs w:val="19"/>
                <w:lang w:val="en-US"/>
                <w:rPrChange w:id="3336" w:author="Bertsch Christian (CR/AEE3)" w:date="2019-10-01T14:09:00Z">
                  <w:rPr>
                    <w:lang w:val="en-US"/>
                  </w:rPr>
                </w:rPrChange>
              </w:rPr>
              <w:t xml:space="preserve">      // the model signals a value change of states, retrieve them</w:t>
            </w:r>
          </w:p>
          <w:p w14:paraId="188B8B0D" w14:textId="77777777" w:rsidR="00C864CB" w:rsidRPr="001C4F9F" w:rsidRDefault="00C864CB" w:rsidP="00C864CB">
            <w:pPr>
              <w:pStyle w:val="HTMLPreformatted"/>
              <w:rPr>
                <w:i/>
                <w:sz w:val="19"/>
                <w:szCs w:val="19"/>
                <w:lang w:val="en-US"/>
                <w:rPrChange w:id="3337" w:author="Bertsch Christian (CR/AEE3)" w:date="2019-10-01T14:06:00Z">
                  <w:rPr>
                    <w:lang w:val="en-US"/>
                  </w:rPr>
                </w:rPrChange>
              </w:rPr>
            </w:pPr>
            <w:r w:rsidRPr="001C4F9F">
              <w:rPr>
                <w:i/>
                <w:sz w:val="19"/>
                <w:szCs w:val="19"/>
                <w:lang w:val="en-US"/>
                <w:rPrChange w:id="3338" w:author="Bertsch Christian (CR/AEE3)" w:date="2019-10-01T14:06:00Z">
                  <w:rPr>
                    <w:lang w:val="en-US"/>
                  </w:rPr>
                </w:rPrChange>
              </w:rPr>
              <w:t xml:space="preserve">      M_fmi2GetContinuousStates(m, x, nx)</w:t>
            </w:r>
          </w:p>
          <w:p w14:paraId="3C623529" w14:textId="77777777" w:rsidR="00C864CB" w:rsidRPr="001C4F9F" w:rsidRDefault="00C864CB" w:rsidP="00C864CB">
            <w:pPr>
              <w:pStyle w:val="HTMLPreformatted"/>
              <w:rPr>
                <w:i/>
                <w:sz w:val="19"/>
                <w:szCs w:val="19"/>
                <w:lang w:val="en-US"/>
                <w:rPrChange w:id="3339" w:author="Bertsch Christian (CR/AEE3)" w:date="2019-10-01T14:06:00Z">
                  <w:rPr>
                    <w:lang w:val="en-US"/>
                  </w:rPr>
                </w:rPrChange>
              </w:rPr>
            </w:pPr>
            <w:r w:rsidRPr="001C4F9F">
              <w:rPr>
                <w:i/>
                <w:sz w:val="19"/>
                <w:szCs w:val="19"/>
                <w:lang w:val="en-US"/>
                <w:rPrChange w:id="3340" w:author="Bertsch Christian (CR/AEE3)" w:date="2019-10-01T14:06:00Z">
                  <w:rPr>
                    <w:lang w:val="en-US"/>
                  </w:rPr>
                </w:rPrChange>
              </w:rPr>
              <w:t xml:space="preserve">    end if</w:t>
            </w:r>
          </w:p>
          <w:p w14:paraId="1E9E2BA8" w14:textId="77777777" w:rsidR="00C864CB" w:rsidRPr="001C4F9F" w:rsidRDefault="00C864CB" w:rsidP="00C864CB">
            <w:pPr>
              <w:pStyle w:val="HTMLPreformatted"/>
              <w:rPr>
                <w:i/>
                <w:sz w:val="19"/>
                <w:szCs w:val="19"/>
                <w:lang w:val="en-US"/>
                <w:rPrChange w:id="3341" w:author="Bertsch Christian (CR/AEE3)" w:date="2019-10-01T14:06:00Z">
                  <w:rPr>
                    <w:lang w:val="en-US"/>
                  </w:rPr>
                </w:rPrChange>
              </w:rPr>
            </w:pPr>
          </w:p>
          <w:p w14:paraId="34FD83A1" w14:textId="1BC6C38A" w:rsidR="00C864CB" w:rsidRPr="001C4F9F" w:rsidRDefault="00C864CB" w:rsidP="00C864CB">
            <w:pPr>
              <w:pStyle w:val="HTMLPreformatted"/>
              <w:rPr>
                <w:ins w:id="3342" w:author="Bertsch Christian (CR/AEE3)" w:date="2019-09-06T11:23:00Z"/>
                <w:i/>
                <w:sz w:val="19"/>
                <w:szCs w:val="19"/>
                <w:lang w:val="en-US"/>
                <w:rPrChange w:id="3343" w:author="Bertsch Christian (CR/AEE3)" w:date="2019-10-01T14:06:00Z">
                  <w:rPr>
                    <w:ins w:id="3344" w:author="Bertsch Christian (CR/AEE3)" w:date="2019-09-06T11:23:00Z"/>
                    <w:lang w:val="en-US"/>
                  </w:rPr>
                </w:rPrChange>
              </w:rPr>
            </w:pPr>
            <w:r w:rsidRPr="001C4F9F">
              <w:rPr>
                <w:i/>
                <w:sz w:val="19"/>
                <w:szCs w:val="19"/>
                <w:lang w:val="en-US"/>
                <w:rPrChange w:id="3345" w:author="Bertsch Christian (CR/AEE3)" w:date="2019-10-01T14:06:00Z">
                  <w:rPr>
                    <w:lang w:val="en-US"/>
                  </w:rPr>
                </w:rPrChange>
              </w:rPr>
              <w:t xml:space="preserve">    if </w:t>
            </w:r>
            <w:del w:id="3346" w:author="Bertsch Christian (CR/AEE3)" w:date="2019-09-06T11:23:00Z">
              <w:r w:rsidR="00CE2DBC" w:rsidRPr="001C4F9F">
                <w:rPr>
                  <w:i/>
                  <w:sz w:val="19"/>
                  <w:szCs w:val="19"/>
                  <w:lang w:val="en-US"/>
                  <w:rPrChange w:id="3347" w:author="Bertsch Christian (CR/AEE3)" w:date="2019-10-01T14:06:00Z">
                    <w:rPr>
                      <w:lang w:val="en-US"/>
                    </w:rPr>
                  </w:rPrChange>
                </w:rPr>
                <w:delText>eventInfo.</w:delText>
              </w:r>
            </w:del>
            <w:ins w:id="3348" w:author="Bertsch Christian (CR/AEE3)" w:date="2019-09-06T11:23:00Z">
              <w:r w:rsidRPr="001C4F9F">
                <w:rPr>
                  <w:i/>
                  <w:sz w:val="19"/>
                  <w:szCs w:val="19"/>
                  <w:lang w:val="en-US"/>
                  <w:rPrChange w:id="3349" w:author="Bertsch Christian (CR/AEE3)" w:date="2019-10-01T14:06:00Z">
                    <w:rPr>
                      <w:lang w:val="en-US"/>
                    </w:rPr>
                  </w:rPrChange>
                </w:rPr>
                <w:t xml:space="preserve">initialEventMode or </w:t>
              </w:r>
            </w:ins>
            <w:r w:rsidRPr="001C4F9F">
              <w:rPr>
                <w:i/>
                <w:sz w:val="19"/>
                <w:szCs w:val="19"/>
                <w:lang w:val="en-US"/>
                <w:rPrChange w:id="3350" w:author="Bertsch Christian (CR/AEE3)" w:date="2019-10-01T14:06:00Z">
                  <w:rPr>
                    <w:lang w:val="en-US"/>
                  </w:rPr>
                </w:rPrChange>
              </w:rPr>
              <w:t xml:space="preserve">nominalsOfContinuousStatesChanged </w:t>
            </w:r>
            <w:del w:id="3351" w:author="Bertsch Christian (CR/AEE3)" w:date="2019-09-06T11:23:00Z">
              <w:r w:rsidR="00CE2DBC" w:rsidRPr="001C4F9F">
                <w:rPr>
                  <w:i/>
                  <w:sz w:val="19"/>
                  <w:szCs w:val="19"/>
                  <w:lang w:val="en-US"/>
                  <w:rPrChange w:id="3352" w:author="Bertsch Christian (CR/AEE3)" w:date="2019-10-01T14:06:00Z">
                    <w:rPr>
                      <w:lang w:val="en-US"/>
                    </w:rPr>
                  </w:rPrChange>
                </w:rPr>
                <w:delText xml:space="preserve">= </w:delText>
              </w:r>
              <w:r w:rsidR="00140C25" w:rsidRPr="001C4F9F">
                <w:rPr>
                  <w:i/>
                  <w:sz w:val="19"/>
                  <w:szCs w:val="19"/>
                  <w:lang w:val="en-US"/>
                  <w:rPrChange w:id="3353" w:author="Bertsch Christian (CR/AEE3)" w:date="2019-10-01T14:06:00Z">
                    <w:rPr>
                      <w:lang w:val="en-US"/>
                    </w:rPr>
                  </w:rPrChange>
                </w:rPr>
                <w:delText>fmi2</w:delText>
              </w:r>
              <w:r w:rsidR="00CE2DBC" w:rsidRPr="001C4F9F">
                <w:rPr>
                  <w:i/>
                  <w:sz w:val="19"/>
                  <w:szCs w:val="19"/>
                  <w:lang w:val="en-US"/>
                  <w:rPrChange w:id="3354" w:author="Bertsch Christian (CR/AEE3)" w:date="2019-10-01T14:06:00Z">
                    <w:rPr>
                      <w:lang w:val="en-US"/>
                    </w:rPr>
                  </w:rPrChange>
                </w:rPr>
                <w:delText xml:space="preserve">True </w:delText>
              </w:r>
            </w:del>
            <w:r w:rsidRPr="001C4F9F">
              <w:rPr>
                <w:i/>
                <w:sz w:val="19"/>
                <w:szCs w:val="19"/>
                <w:lang w:val="en-US"/>
                <w:rPrChange w:id="3355" w:author="Bertsch Christian (CR/AEE3)" w:date="2019-10-01T14:06:00Z">
                  <w:rPr>
                    <w:lang w:val="en-US"/>
                  </w:rPr>
                </w:rPrChange>
              </w:rPr>
              <w:t>then</w:t>
            </w:r>
            <w:del w:id="3356" w:author="Bertsch Christian (CR/AEE3)" w:date="2019-09-06T11:23:00Z">
              <w:r w:rsidR="00CE2DBC" w:rsidRPr="001C4F9F">
                <w:rPr>
                  <w:b/>
                  <w:i/>
                  <w:color w:val="0000FF"/>
                  <w:sz w:val="19"/>
                  <w:szCs w:val="19"/>
                  <w:lang w:val="en-US"/>
                  <w:rPrChange w:id="3357" w:author="Bertsch Christian (CR/AEE3)" w:date="2019-10-01T14:06:00Z">
                    <w:rPr>
                      <w:b/>
                      <w:color w:val="0000FF"/>
                      <w:lang w:val="en-US"/>
                    </w:rPr>
                  </w:rPrChange>
                </w:rPr>
                <w:br/>
              </w:r>
              <w:r w:rsidR="00CE2DBC" w:rsidRPr="001C4F9F">
                <w:rPr>
                  <w:i/>
                  <w:sz w:val="19"/>
                  <w:szCs w:val="19"/>
                  <w:lang w:val="en-US"/>
                  <w:rPrChange w:id="3358" w:author="Bertsch Christian (CR/AEE3)" w:date="2019-10-01T14:06:00Z">
                    <w:rPr>
                      <w:lang w:val="en-US"/>
                    </w:rPr>
                  </w:rPrChange>
                </w:rPr>
                <w:delText xml:space="preserve">      </w:delText>
              </w:r>
              <w:r w:rsidR="00CE2DBC" w:rsidRPr="001C4F9F">
                <w:rPr>
                  <w:i/>
                  <w:color w:val="008000"/>
                  <w:sz w:val="19"/>
                  <w:szCs w:val="19"/>
                  <w:lang w:val="en-US"/>
                  <w:rPrChange w:id="3359" w:author="Bertsch Christian (CR/AEE3)" w:date="2019-10-01T14:06:00Z">
                    <w:rPr>
                      <w:color w:val="008000"/>
                      <w:lang w:val="en-US"/>
                    </w:rPr>
                  </w:rPrChange>
                </w:rPr>
                <w:delText>//</w:delText>
              </w:r>
            </w:del>
          </w:p>
          <w:p w14:paraId="7CAF88C8" w14:textId="77777777" w:rsidR="00C864CB" w:rsidRPr="001C4F9F" w:rsidRDefault="00C864CB" w:rsidP="00C864CB">
            <w:pPr>
              <w:pStyle w:val="HTMLPreformatted"/>
              <w:rPr>
                <w:i/>
                <w:color w:val="008000"/>
                <w:sz w:val="19"/>
                <w:szCs w:val="19"/>
                <w:lang w:val="en-US"/>
                <w:rPrChange w:id="3360" w:author="Bertsch Christian (CR/AEE3)" w:date="2019-10-01T14:09:00Z">
                  <w:rPr>
                    <w:lang w:val="en-US"/>
                  </w:rPr>
                </w:rPrChange>
              </w:rPr>
            </w:pPr>
            <w:ins w:id="3361" w:author="Bertsch Christian (CR/AEE3)" w:date="2019-09-06T11:23:00Z">
              <w:r w:rsidRPr="001C4F9F">
                <w:rPr>
                  <w:i/>
                  <w:color w:val="008000"/>
                  <w:sz w:val="19"/>
                  <w:szCs w:val="19"/>
                  <w:lang w:val="en-US"/>
                  <w:rPrChange w:id="3362" w:author="Bertsch Christian (CR/AEE3)" w:date="2019-10-01T14:09:00Z">
                    <w:rPr>
                      <w:lang w:val="en-US"/>
                    </w:rPr>
                  </w:rPrChange>
                </w:rPr>
                <w:t xml:space="preserve">      // </w:t>
              </w:r>
            </w:ins>
            <w:r w:rsidRPr="001C4F9F">
              <w:rPr>
                <w:i/>
                <w:color w:val="008000"/>
                <w:sz w:val="19"/>
                <w:szCs w:val="19"/>
                <w:lang w:val="en-US"/>
                <w:rPrChange w:id="3363" w:author="Bertsch Christian (CR/AEE3)" w:date="2019-10-01T14:09:00Z">
                  <w:rPr>
                    <w:lang w:val="en-US"/>
                  </w:rPr>
                </w:rPrChange>
              </w:rPr>
              <w:t>the meaning of states has changed; retrieve new nominal values</w:t>
            </w:r>
          </w:p>
          <w:p w14:paraId="751F63ED" w14:textId="77777777" w:rsidR="00C864CB" w:rsidRPr="001C4F9F" w:rsidRDefault="00C864CB" w:rsidP="00C864CB">
            <w:pPr>
              <w:pStyle w:val="HTMLPreformatted"/>
              <w:rPr>
                <w:i/>
                <w:sz w:val="19"/>
                <w:szCs w:val="19"/>
                <w:lang w:val="en-US"/>
                <w:rPrChange w:id="3364" w:author="Bertsch Christian (CR/AEE3)" w:date="2019-10-01T14:06:00Z">
                  <w:rPr>
                    <w:lang w:val="en-US"/>
                  </w:rPr>
                </w:rPrChange>
              </w:rPr>
            </w:pPr>
            <w:r w:rsidRPr="001C4F9F">
              <w:rPr>
                <w:i/>
                <w:sz w:val="19"/>
                <w:szCs w:val="19"/>
                <w:lang w:val="en-US"/>
                <w:rPrChange w:id="3365" w:author="Bertsch Christian (CR/AEE3)" w:date="2019-10-01T14:06:00Z">
                  <w:rPr>
                    <w:lang w:val="en-US"/>
                  </w:rPr>
                </w:rPrChange>
              </w:rPr>
              <w:t xml:space="preserve">      M_fmi2GetNominalsOfContinuousStates(m, x_nominal, nx)</w:t>
            </w:r>
          </w:p>
          <w:p w14:paraId="5049844A" w14:textId="77777777" w:rsidR="00C864CB" w:rsidRPr="001C4F9F" w:rsidRDefault="00C864CB" w:rsidP="00C864CB">
            <w:pPr>
              <w:pStyle w:val="HTMLPreformatted"/>
              <w:rPr>
                <w:i/>
                <w:sz w:val="19"/>
                <w:szCs w:val="19"/>
                <w:lang w:val="en-US"/>
                <w:rPrChange w:id="3366" w:author="Bertsch Christian (CR/AEE3)" w:date="2019-10-01T14:06:00Z">
                  <w:rPr>
                    <w:lang w:val="en-US"/>
                  </w:rPr>
                </w:rPrChange>
              </w:rPr>
            </w:pPr>
            <w:r w:rsidRPr="001C4F9F">
              <w:rPr>
                <w:i/>
                <w:sz w:val="19"/>
                <w:szCs w:val="19"/>
                <w:lang w:val="en-US"/>
                <w:rPrChange w:id="3367" w:author="Bertsch Christian (CR/AEE3)" w:date="2019-10-01T14:06:00Z">
                  <w:rPr>
                    <w:lang w:val="en-US"/>
                  </w:rPr>
                </w:rPrChange>
              </w:rPr>
              <w:t xml:space="preserve">    end if</w:t>
            </w:r>
          </w:p>
          <w:p w14:paraId="2F64FB34" w14:textId="77777777" w:rsidR="00C864CB" w:rsidRPr="001C4F9F" w:rsidRDefault="00C864CB" w:rsidP="00C864CB">
            <w:pPr>
              <w:pStyle w:val="HTMLPreformatted"/>
              <w:rPr>
                <w:i/>
                <w:sz w:val="19"/>
                <w:szCs w:val="19"/>
                <w:lang w:val="en-US"/>
                <w:rPrChange w:id="3368" w:author="Bertsch Christian (CR/AEE3)" w:date="2019-10-01T14:06:00Z">
                  <w:rPr>
                    <w:lang w:val="en-US"/>
                  </w:rPr>
                </w:rPrChange>
              </w:rPr>
            </w:pPr>
          </w:p>
          <w:p w14:paraId="5005B815" w14:textId="77777777" w:rsidR="00C864CB" w:rsidRPr="001C4F9F" w:rsidRDefault="00C864CB" w:rsidP="00C864CB">
            <w:pPr>
              <w:pStyle w:val="HTMLPreformatted"/>
              <w:rPr>
                <w:i/>
                <w:sz w:val="19"/>
                <w:szCs w:val="19"/>
                <w:lang w:val="en-US"/>
                <w:rPrChange w:id="3369" w:author="Bertsch Christian (CR/AEE3)" w:date="2019-10-01T14:06:00Z">
                  <w:rPr>
                    <w:lang w:val="en-US"/>
                  </w:rPr>
                </w:rPrChange>
              </w:rPr>
            </w:pPr>
            <w:r w:rsidRPr="001C4F9F">
              <w:rPr>
                <w:i/>
                <w:sz w:val="19"/>
                <w:szCs w:val="19"/>
                <w:lang w:val="en-US"/>
                <w:rPrChange w:id="3370" w:author="Bertsch Christian (CR/AEE3)" w:date="2019-10-01T14:06:00Z">
                  <w:rPr>
                    <w:lang w:val="en-US"/>
                  </w:rPr>
                </w:rPrChange>
              </w:rPr>
              <w:t xml:space="preserve">    if eventInfo.nextEventTimeDefined then</w:t>
            </w:r>
          </w:p>
          <w:p w14:paraId="0673CE55" w14:textId="78C6DB44" w:rsidR="00C864CB" w:rsidRPr="001C4F9F" w:rsidRDefault="00C864CB" w:rsidP="00C864CB">
            <w:pPr>
              <w:pStyle w:val="HTMLPreformatted"/>
              <w:rPr>
                <w:i/>
                <w:sz w:val="19"/>
                <w:szCs w:val="19"/>
                <w:lang w:val="en-US"/>
                <w:rPrChange w:id="3371" w:author="Bertsch Christian (CR/AEE3)" w:date="2019-10-01T14:06:00Z">
                  <w:rPr>
                    <w:lang w:val="en-US"/>
                  </w:rPr>
                </w:rPrChange>
              </w:rPr>
            </w:pPr>
            <w:r w:rsidRPr="001C4F9F">
              <w:rPr>
                <w:i/>
                <w:sz w:val="19"/>
                <w:szCs w:val="19"/>
                <w:lang w:val="en-US"/>
                <w:rPrChange w:id="3372" w:author="Bertsch Christian (CR/AEE3)" w:date="2019-10-01T14:06:00Z">
                  <w:rPr>
                    <w:lang w:val="en-US"/>
                  </w:rPr>
                </w:rPrChange>
              </w:rPr>
              <w:t xml:space="preserve">      </w:t>
            </w:r>
            <w:del w:id="3373" w:author="Bertsch Christian (CR/AEE3)" w:date="2019-09-06T11:23:00Z">
              <w:r w:rsidR="001153E0" w:rsidRPr="001C4F9F">
                <w:rPr>
                  <w:rStyle w:val="CODE"/>
                  <w:i/>
                  <w:szCs w:val="19"/>
                  <w:lang w:val="en-US"/>
                  <w:rPrChange w:id="3374" w:author="Bertsch Christian (CR/AEE3)" w:date="2019-10-01T14:06:00Z">
                    <w:rPr>
                      <w:rStyle w:val="CODE"/>
                      <w:sz w:val="20"/>
                      <w:lang w:val="en-US"/>
                    </w:rPr>
                  </w:rPrChange>
                </w:rPr>
                <w:delText xml:space="preserve"> Tnext</w:delText>
              </w:r>
            </w:del>
            <w:ins w:id="3375" w:author="Bertsch Christian (CR/AEE3)" w:date="2019-09-06T11:23:00Z">
              <w:r w:rsidRPr="001C4F9F">
                <w:rPr>
                  <w:i/>
                  <w:sz w:val="19"/>
                  <w:szCs w:val="19"/>
                  <w:lang w:val="en-US"/>
                  <w:rPrChange w:id="3376" w:author="Bertsch Christian (CR/AEE3)" w:date="2019-10-01T14:06:00Z">
                    <w:rPr>
                      <w:lang w:val="en-US"/>
                    </w:rPr>
                  </w:rPrChange>
                </w:rPr>
                <w:t>tNext</w:t>
              </w:r>
            </w:ins>
            <w:r w:rsidRPr="001C4F9F">
              <w:rPr>
                <w:i/>
                <w:sz w:val="19"/>
                <w:szCs w:val="19"/>
                <w:lang w:val="en-US"/>
                <w:rPrChange w:id="3377" w:author="Bertsch Christian (CR/AEE3)" w:date="2019-10-01T14:06:00Z">
                  <w:rPr>
                    <w:lang w:val="en-US"/>
                  </w:rPr>
                </w:rPrChange>
              </w:rPr>
              <w:t xml:space="preserve"> = min(eventInfo.nextEventTime, </w:t>
            </w:r>
            <w:del w:id="3378" w:author="Bertsch Christian (CR/AEE3)" w:date="2019-09-06T11:23:00Z">
              <w:r w:rsidR="001153E0" w:rsidRPr="001C4F9F">
                <w:rPr>
                  <w:rStyle w:val="CODE"/>
                  <w:i/>
                  <w:szCs w:val="19"/>
                  <w:lang w:val="en-US"/>
                  <w:rPrChange w:id="3379" w:author="Bertsch Christian (CR/AEE3)" w:date="2019-10-01T14:06:00Z">
                    <w:rPr>
                      <w:rStyle w:val="CODE"/>
                      <w:sz w:val="20"/>
                      <w:lang w:val="en-US"/>
                    </w:rPr>
                  </w:rPrChange>
                </w:rPr>
                <w:delText>Tend</w:delText>
              </w:r>
            </w:del>
            <w:ins w:id="3380" w:author="Bertsch Christian (CR/AEE3)" w:date="2019-09-06T11:23:00Z">
              <w:r w:rsidRPr="001C4F9F">
                <w:rPr>
                  <w:i/>
                  <w:sz w:val="19"/>
                  <w:szCs w:val="19"/>
                  <w:lang w:val="en-US"/>
                  <w:rPrChange w:id="3381" w:author="Bertsch Christian (CR/AEE3)" w:date="2019-10-01T14:06:00Z">
                    <w:rPr>
                      <w:lang w:val="en-US"/>
                    </w:rPr>
                  </w:rPrChange>
                </w:rPr>
                <w:t>tEnd</w:t>
              </w:r>
            </w:ins>
            <w:r w:rsidRPr="001C4F9F">
              <w:rPr>
                <w:i/>
                <w:sz w:val="19"/>
                <w:szCs w:val="19"/>
                <w:lang w:val="en-US"/>
                <w:rPrChange w:id="3382" w:author="Bertsch Christian (CR/AEE3)" w:date="2019-10-01T14:06:00Z">
                  <w:rPr>
                    <w:lang w:val="en-US"/>
                  </w:rPr>
                </w:rPrChange>
              </w:rPr>
              <w:t>)</w:t>
            </w:r>
          </w:p>
          <w:p w14:paraId="23BF380C" w14:textId="77777777" w:rsidR="00C864CB" w:rsidRPr="001C4F9F" w:rsidRDefault="00C864CB" w:rsidP="00C864CB">
            <w:pPr>
              <w:pStyle w:val="HTMLPreformatted"/>
              <w:rPr>
                <w:i/>
                <w:sz w:val="19"/>
                <w:szCs w:val="19"/>
                <w:lang w:val="en-US"/>
                <w:rPrChange w:id="3383" w:author="Bertsch Christian (CR/AEE3)" w:date="2019-10-01T14:06:00Z">
                  <w:rPr>
                    <w:lang w:val="en-US"/>
                  </w:rPr>
                </w:rPrChange>
              </w:rPr>
            </w:pPr>
            <w:r w:rsidRPr="001C4F9F">
              <w:rPr>
                <w:i/>
                <w:sz w:val="19"/>
                <w:szCs w:val="19"/>
                <w:lang w:val="en-US"/>
                <w:rPrChange w:id="3384" w:author="Bertsch Christian (CR/AEE3)" w:date="2019-10-01T14:06:00Z">
                  <w:rPr>
                    <w:lang w:val="en-US"/>
                  </w:rPr>
                </w:rPrChange>
              </w:rPr>
              <w:t xml:space="preserve">    else</w:t>
            </w:r>
          </w:p>
          <w:p w14:paraId="79D5DB6E" w14:textId="7FD6BB8E" w:rsidR="00C864CB" w:rsidRPr="001C4F9F" w:rsidRDefault="00C864CB" w:rsidP="00C864CB">
            <w:pPr>
              <w:pStyle w:val="HTMLPreformatted"/>
              <w:rPr>
                <w:i/>
                <w:sz w:val="19"/>
                <w:szCs w:val="19"/>
                <w:lang w:val="en-US"/>
                <w:rPrChange w:id="3385" w:author="Bertsch Christian (CR/AEE3)" w:date="2019-10-01T14:06:00Z">
                  <w:rPr>
                    <w:lang w:val="en-US"/>
                  </w:rPr>
                </w:rPrChange>
              </w:rPr>
            </w:pPr>
            <w:r w:rsidRPr="001C4F9F">
              <w:rPr>
                <w:i/>
                <w:sz w:val="19"/>
                <w:szCs w:val="19"/>
                <w:lang w:val="en-US"/>
                <w:rPrChange w:id="3386" w:author="Bertsch Christian (CR/AEE3)" w:date="2019-10-01T14:06:00Z">
                  <w:rPr>
                    <w:lang w:val="en-US"/>
                  </w:rPr>
                </w:rPrChange>
              </w:rPr>
              <w:t xml:space="preserve">      </w:t>
            </w:r>
            <w:del w:id="3387" w:author="Bertsch Christian (CR/AEE3)" w:date="2019-09-06T11:23:00Z">
              <w:r w:rsidR="001153E0" w:rsidRPr="001C4F9F">
                <w:rPr>
                  <w:rStyle w:val="CODE"/>
                  <w:i/>
                  <w:szCs w:val="19"/>
                  <w:lang w:val="en-US"/>
                  <w:rPrChange w:id="3388" w:author="Bertsch Christian (CR/AEE3)" w:date="2019-10-01T14:06:00Z">
                    <w:rPr>
                      <w:rStyle w:val="CODE"/>
                      <w:sz w:val="20"/>
                      <w:lang w:val="en-US"/>
                    </w:rPr>
                  </w:rPrChange>
                </w:rPr>
                <w:delText xml:space="preserve"> Tnext = Tend</w:delText>
              </w:r>
            </w:del>
            <w:ins w:id="3389" w:author="Bertsch Christian (CR/AEE3)" w:date="2019-09-06T11:23:00Z">
              <w:r w:rsidRPr="001C4F9F">
                <w:rPr>
                  <w:i/>
                  <w:sz w:val="19"/>
                  <w:szCs w:val="19"/>
                  <w:lang w:val="en-US"/>
                  <w:rPrChange w:id="3390" w:author="Bertsch Christian (CR/AEE3)" w:date="2019-10-01T14:06:00Z">
                    <w:rPr>
                      <w:lang w:val="en-US"/>
                    </w:rPr>
                  </w:rPrChange>
                </w:rPr>
                <w:t>tNext = tEnd</w:t>
              </w:r>
            </w:ins>
          </w:p>
          <w:p w14:paraId="1C4FF835" w14:textId="77777777" w:rsidR="00C864CB" w:rsidRPr="001C4F9F" w:rsidRDefault="00C864CB" w:rsidP="00C864CB">
            <w:pPr>
              <w:pStyle w:val="HTMLPreformatted"/>
              <w:rPr>
                <w:i/>
                <w:sz w:val="19"/>
                <w:szCs w:val="19"/>
                <w:lang w:val="en-US"/>
                <w:rPrChange w:id="3391" w:author="Bertsch Christian (CR/AEE3)" w:date="2019-10-01T14:06:00Z">
                  <w:rPr>
                    <w:lang w:val="en-US"/>
                  </w:rPr>
                </w:rPrChange>
              </w:rPr>
            </w:pPr>
            <w:r w:rsidRPr="001C4F9F">
              <w:rPr>
                <w:i/>
                <w:sz w:val="19"/>
                <w:szCs w:val="19"/>
                <w:lang w:val="en-US"/>
                <w:rPrChange w:id="3392" w:author="Bertsch Christian (CR/AEE3)" w:date="2019-10-01T14:06:00Z">
                  <w:rPr>
                    <w:lang w:val="en-US"/>
                  </w:rPr>
                </w:rPrChange>
              </w:rPr>
              <w:t xml:space="preserve">    end if</w:t>
            </w:r>
          </w:p>
          <w:p w14:paraId="42F1DCCD" w14:textId="77777777" w:rsidR="00C864CB" w:rsidRPr="001C4F9F" w:rsidRDefault="00C864CB" w:rsidP="00C864CB">
            <w:pPr>
              <w:pStyle w:val="HTMLPreformatted"/>
              <w:rPr>
                <w:ins w:id="3393" w:author="Bertsch Christian (CR/AEE3)" w:date="2019-09-06T11:23:00Z"/>
                <w:i/>
                <w:sz w:val="19"/>
                <w:szCs w:val="19"/>
                <w:lang w:val="en-US"/>
                <w:rPrChange w:id="3394" w:author="Bertsch Christian (CR/AEE3)" w:date="2019-10-01T14:06:00Z">
                  <w:rPr>
                    <w:ins w:id="3395" w:author="Bertsch Christian (CR/AEE3)" w:date="2019-09-06T11:23:00Z"/>
                    <w:lang w:val="en-US"/>
                  </w:rPr>
                </w:rPrChange>
              </w:rPr>
            </w:pPr>
            <w:ins w:id="3396" w:author="Bertsch Christian (CR/AEE3)" w:date="2019-09-06T11:23:00Z">
              <w:r w:rsidRPr="001C4F9F">
                <w:rPr>
                  <w:i/>
                  <w:sz w:val="19"/>
                  <w:szCs w:val="19"/>
                  <w:lang w:val="en-US"/>
                  <w:rPrChange w:id="3397" w:author="Bertsch Christian (CR/AEE3)" w:date="2019-10-01T14:06:00Z">
                    <w:rPr>
                      <w:lang w:val="en-US"/>
                    </w:rPr>
                  </w:rPrChange>
                </w:rPr>
                <w:t xml:space="preserve">    initialEventMode = fmi2False</w:t>
              </w:r>
            </w:ins>
          </w:p>
          <w:p w14:paraId="53B06C41" w14:textId="77777777" w:rsidR="00C864CB" w:rsidRPr="001C4F9F" w:rsidRDefault="00C864CB" w:rsidP="00C864CB">
            <w:pPr>
              <w:pStyle w:val="HTMLPreformatted"/>
              <w:rPr>
                <w:i/>
                <w:sz w:val="19"/>
                <w:szCs w:val="19"/>
                <w:lang w:val="en-US"/>
                <w:rPrChange w:id="3398" w:author="Bertsch Christian (CR/AEE3)" w:date="2019-10-01T14:06:00Z">
                  <w:rPr>
                    <w:lang w:val="en-US"/>
                  </w:rPr>
                </w:rPrChange>
              </w:rPr>
            </w:pPr>
            <w:r w:rsidRPr="001C4F9F">
              <w:rPr>
                <w:i/>
                <w:sz w:val="19"/>
                <w:szCs w:val="19"/>
                <w:lang w:val="en-US"/>
                <w:rPrChange w:id="3399" w:author="Bertsch Christian (CR/AEE3)" w:date="2019-10-01T14:06:00Z">
                  <w:rPr>
                    <w:lang w:val="en-US"/>
                  </w:rPr>
                </w:rPrChange>
              </w:rPr>
              <w:t xml:space="preserve">  end if</w:t>
            </w:r>
          </w:p>
          <w:p w14:paraId="3235D3E7" w14:textId="77777777" w:rsidR="00C864CB" w:rsidRPr="001C4F9F" w:rsidRDefault="00C864CB" w:rsidP="00C864CB">
            <w:pPr>
              <w:pStyle w:val="HTMLPreformatted"/>
              <w:rPr>
                <w:ins w:id="3400" w:author="Bertsch Christian (CR/AEE3)" w:date="2019-09-06T11:23:00Z"/>
                <w:i/>
                <w:sz w:val="19"/>
                <w:szCs w:val="19"/>
                <w:lang w:val="en-US"/>
                <w:rPrChange w:id="3401" w:author="Bertsch Christian (CR/AEE3)" w:date="2019-10-01T14:06:00Z">
                  <w:rPr>
                    <w:ins w:id="3402" w:author="Bertsch Christian (CR/AEE3)" w:date="2019-09-06T11:23:00Z"/>
                    <w:lang w:val="en-US"/>
                  </w:rPr>
                </w:rPrChange>
              </w:rPr>
            </w:pPr>
          </w:p>
          <w:p w14:paraId="560F1A09" w14:textId="77777777" w:rsidR="00C864CB" w:rsidRPr="001C4F9F" w:rsidRDefault="00C864CB" w:rsidP="00C864CB">
            <w:pPr>
              <w:pStyle w:val="HTMLPreformatted"/>
              <w:rPr>
                <w:ins w:id="3403" w:author="Bertsch Christian (CR/AEE3)" w:date="2019-09-06T11:23:00Z"/>
                <w:i/>
                <w:sz w:val="19"/>
                <w:szCs w:val="19"/>
                <w:lang w:val="en-US"/>
                <w:rPrChange w:id="3404" w:author="Bertsch Christian (CR/AEE3)" w:date="2019-10-01T14:06:00Z">
                  <w:rPr>
                    <w:ins w:id="3405" w:author="Bertsch Christian (CR/AEE3)" w:date="2019-09-06T11:23:00Z"/>
                    <w:lang w:val="en-US"/>
                  </w:rPr>
                </w:rPrChange>
              </w:rPr>
            </w:pPr>
            <w:ins w:id="3406" w:author="Bertsch Christian (CR/AEE3)" w:date="2019-09-06T11:23:00Z">
              <w:r w:rsidRPr="001C4F9F">
                <w:rPr>
                  <w:i/>
                  <w:sz w:val="19"/>
                  <w:szCs w:val="19"/>
                  <w:lang w:val="en-US"/>
                  <w:rPrChange w:id="3407" w:author="Bertsch Christian (CR/AEE3)" w:date="2019-10-01T14:06:00Z">
                    <w:rPr>
                      <w:lang w:val="en-US"/>
                    </w:rPr>
                  </w:rPrChange>
                </w:rPr>
                <w:t xml:space="preserve">  if time &gt;= tEnd then</w:t>
              </w:r>
            </w:ins>
          </w:p>
          <w:p w14:paraId="1C66B24C" w14:textId="77777777" w:rsidR="00C864CB" w:rsidRPr="001C4F9F" w:rsidRDefault="00C864CB" w:rsidP="00C864CB">
            <w:pPr>
              <w:pStyle w:val="HTMLPreformatted"/>
              <w:rPr>
                <w:ins w:id="3408" w:author="Bertsch Christian (CR/AEE3)" w:date="2019-09-06T11:23:00Z"/>
                <w:i/>
                <w:sz w:val="19"/>
                <w:szCs w:val="19"/>
                <w:lang w:val="en-US"/>
                <w:rPrChange w:id="3409" w:author="Bertsch Christian (CR/AEE3)" w:date="2019-10-01T14:06:00Z">
                  <w:rPr>
                    <w:ins w:id="3410" w:author="Bertsch Christian (CR/AEE3)" w:date="2019-09-06T11:23:00Z"/>
                    <w:lang w:val="en-US"/>
                  </w:rPr>
                </w:rPrChange>
              </w:rPr>
            </w:pPr>
            <w:ins w:id="3411" w:author="Bertsch Christian (CR/AEE3)" w:date="2019-09-06T11:23:00Z">
              <w:r w:rsidRPr="001C4F9F">
                <w:rPr>
                  <w:i/>
                  <w:sz w:val="19"/>
                  <w:szCs w:val="19"/>
                  <w:lang w:val="en-US"/>
                  <w:rPrChange w:id="3412" w:author="Bertsch Christian (CR/AEE3)" w:date="2019-10-01T14:06:00Z">
                    <w:rPr>
                      <w:lang w:val="en-US"/>
                    </w:rPr>
                  </w:rPrChange>
                </w:rPr>
                <w:t xml:space="preserve">   goto TERMINATE_MODEL</w:t>
              </w:r>
            </w:ins>
          </w:p>
          <w:p w14:paraId="2AD2DE15" w14:textId="6BE64087" w:rsidR="00C864CB" w:rsidRPr="001C4F9F" w:rsidRDefault="00C864CB" w:rsidP="00C864CB">
            <w:pPr>
              <w:pStyle w:val="HTMLPreformatted"/>
              <w:rPr>
                <w:i/>
                <w:sz w:val="19"/>
                <w:szCs w:val="19"/>
                <w:lang w:val="en-US"/>
                <w:rPrChange w:id="3413" w:author="Bertsch Christian (CR/AEE3)" w:date="2019-10-01T14:06:00Z">
                  <w:rPr>
                    <w:lang w:val="en-US"/>
                  </w:rPr>
                </w:rPrChange>
              </w:rPr>
            </w:pPr>
            <w:ins w:id="3414" w:author="Bertsch Christian (CR/AEE3)" w:date="2019-09-06T11:23:00Z">
              <w:r w:rsidRPr="001C4F9F">
                <w:rPr>
                  <w:i/>
                  <w:sz w:val="19"/>
                  <w:szCs w:val="19"/>
                  <w:lang w:val="en-US"/>
                  <w:rPrChange w:id="3415" w:author="Bertsch Christian (CR/AEE3)" w:date="2019-10-01T14:06:00Z">
                    <w:rPr>
                      <w:lang w:val="en-US"/>
                    </w:rPr>
                  </w:rPrChange>
                </w:rPr>
                <w:t xml:space="preserve">  </w:t>
              </w:r>
            </w:ins>
            <w:r w:rsidRPr="001C4F9F">
              <w:rPr>
                <w:i/>
                <w:sz w:val="19"/>
                <w:szCs w:val="19"/>
                <w:lang w:val="en-US"/>
                <w:rPrChange w:id="3416" w:author="Bertsch Christian (CR/AEE3)" w:date="2019-10-01T14:06:00Z">
                  <w:rPr>
                    <w:lang w:val="en-US"/>
                  </w:rPr>
                </w:rPrChange>
              </w:rPr>
              <w:t xml:space="preserve">end </w:t>
            </w:r>
            <w:del w:id="3417" w:author="Bertsch Christian (CR/AEE3)" w:date="2019-09-06T11:23:00Z">
              <w:r w:rsidR="00990EFE" w:rsidRPr="001C4F9F">
                <w:rPr>
                  <w:b/>
                  <w:i/>
                  <w:color w:val="0000FF"/>
                  <w:sz w:val="19"/>
                  <w:szCs w:val="19"/>
                  <w:lang w:val="en-US"/>
                  <w:rPrChange w:id="3418" w:author="Bertsch Christian (CR/AEE3)" w:date="2019-10-01T14:06:00Z">
                    <w:rPr>
                      <w:b/>
                      <w:color w:val="0000FF"/>
                      <w:lang w:val="en-US"/>
                    </w:rPr>
                  </w:rPrChange>
                </w:rPr>
                <w:delText>while</w:delText>
              </w:r>
            </w:del>
            <w:ins w:id="3419" w:author="Bertsch Christian (CR/AEE3)" w:date="2019-09-06T11:23:00Z">
              <w:r w:rsidRPr="001C4F9F">
                <w:rPr>
                  <w:i/>
                  <w:sz w:val="19"/>
                  <w:szCs w:val="19"/>
                  <w:lang w:val="en-US"/>
                  <w:rPrChange w:id="3420" w:author="Bertsch Christian (CR/AEE3)" w:date="2019-10-01T14:06:00Z">
                    <w:rPr>
                      <w:lang w:val="en-US"/>
                    </w:rPr>
                  </w:rPrChange>
                </w:rPr>
                <w:t>if</w:t>
              </w:r>
            </w:ins>
          </w:p>
          <w:p w14:paraId="769EA89D" w14:textId="77777777" w:rsidR="00C864CB" w:rsidRPr="001C4F9F" w:rsidRDefault="00C864CB" w:rsidP="00C864CB">
            <w:pPr>
              <w:pStyle w:val="HTMLPreformatted"/>
              <w:rPr>
                <w:i/>
                <w:sz w:val="19"/>
                <w:szCs w:val="19"/>
                <w:lang w:val="en-US"/>
                <w:rPrChange w:id="3421" w:author="Bertsch Christian (CR/AEE3)" w:date="2019-10-01T14:06:00Z">
                  <w:rPr>
                    <w:lang w:val="en-US"/>
                  </w:rPr>
                </w:rPrChange>
              </w:rPr>
            </w:pPr>
          </w:p>
          <w:p w14:paraId="3FB778D6" w14:textId="77777777" w:rsidR="00C864CB" w:rsidRPr="001C4F9F" w:rsidRDefault="00C864CB" w:rsidP="00C864CB">
            <w:pPr>
              <w:pStyle w:val="HTMLPreformatted"/>
              <w:rPr>
                <w:moveTo w:id="3422" w:author="Bertsch Christian (CR/AEE3)" w:date="2019-09-06T11:23:00Z"/>
                <w:i/>
                <w:color w:val="008000"/>
                <w:sz w:val="19"/>
                <w:szCs w:val="19"/>
                <w:lang w:val="en-US"/>
                <w:rPrChange w:id="3423" w:author="Bertsch Christian (CR/AEE3)" w:date="2019-10-01T14:10:00Z">
                  <w:rPr>
                    <w:moveTo w:id="3424" w:author="Bertsch Christian (CR/AEE3)" w:date="2019-09-06T11:23:00Z"/>
                    <w:lang w:val="en-US"/>
                  </w:rPr>
                </w:rPrChange>
              </w:rPr>
            </w:pPr>
            <w:moveToRangeStart w:id="3425" w:author="Bertsch Christian (CR/AEE3)" w:date="2019-09-06T11:23:00Z" w:name="move18661413"/>
            <w:moveTo w:id="3426" w:author="Bertsch Christian (CR/AEE3)" w:date="2019-09-06T11:23:00Z">
              <w:r w:rsidRPr="001C4F9F">
                <w:rPr>
                  <w:i/>
                  <w:sz w:val="19"/>
                  <w:szCs w:val="19"/>
                  <w:lang w:val="en-US"/>
                  <w:rPrChange w:id="3427" w:author="Bertsch Christian (CR/AEE3)" w:date="2019-10-01T14:06:00Z">
                    <w:rPr>
                      <w:lang w:val="en-US"/>
                    </w:rPr>
                  </w:rPrChange>
                </w:rPr>
                <w:t xml:space="preserve">  </w:t>
              </w:r>
              <w:r w:rsidRPr="001C4F9F">
                <w:rPr>
                  <w:i/>
                  <w:color w:val="008000"/>
                  <w:sz w:val="19"/>
                  <w:szCs w:val="19"/>
                  <w:lang w:val="en-US"/>
                  <w:rPrChange w:id="3428" w:author="Bertsch Christian (CR/AEE3)" w:date="2019-10-01T14:10:00Z">
                    <w:rPr>
                      <w:lang w:val="en-US"/>
                    </w:rPr>
                  </w:rPrChange>
                </w:rPr>
                <w:t>// compute derivatives</w:t>
              </w:r>
            </w:moveTo>
          </w:p>
          <w:p w14:paraId="7CA36F7F" w14:textId="77777777" w:rsidR="00C864CB" w:rsidRPr="001C4F9F" w:rsidRDefault="00C864CB" w:rsidP="00C864CB">
            <w:pPr>
              <w:pStyle w:val="HTMLPreformatted"/>
              <w:rPr>
                <w:moveTo w:id="3429" w:author="Bertsch Christian (CR/AEE3)" w:date="2019-09-06T11:23:00Z"/>
                <w:i/>
                <w:sz w:val="19"/>
                <w:szCs w:val="19"/>
                <w:rPrChange w:id="3430" w:author="Bertsch Christian (CR/AEE3)" w:date="2019-10-01T14:06:00Z">
                  <w:rPr>
                    <w:moveTo w:id="3431" w:author="Bertsch Christian (CR/AEE3)" w:date="2019-09-06T11:23:00Z"/>
                  </w:rPr>
                </w:rPrChange>
              </w:rPr>
            </w:pPr>
            <w:moveTo w:id="3432" w:author="Bertsch Christian (CR/AEE3)" w:date="2019-09-06T11:23:00Z">
              <w:r w:rsidRPr="001C4F9F">
                <w:rPr>
                  <w:i/>
                  <w:sz w:val="19"/>
                  <w:szCs w:val="19"/>
                  <w:lang w:val="en-US"/>
                  <w:rPrChange w:id="3433" w:author="Bertsch Christian (CR/AEE3)" w:date="2019-10-01T14:06:00Z">
                    <w:rPr>
                      <w:lang w:val="en-US"/>
                    </w:rPr>
                  </w:rPrChange>
                </w:rPr>
                <w:t xml:space="preserve">  </w:t>
              </w:r>
              <w:r w:rsidRPr="001C4F9F">
                <w:rPr>
                  <w:i/>
                  <w:sz w:val="19"/>
                  <w:szCs w:val="19"/>
                  <w:rPrChange w:id="3434" w:author="Bertsch Christian (CR/AEE3)" w:date="2019-10-01T14:06:00Z">
                    <w:rPr/>
                  </w:rPrChange>
                </w:rPr>
                <w:t>M_fmi2GetDerivatives(m, der_x, nx)</w:t>
              </w:r>
            </w:moveTo>
          </w:p>
          <w:p w14:paraId="24F95F76" w14:textId="77777777" w:rsidR="00C864CB" w:rsidRPr="001C4F9F" w:rsidRDefault="00C864CB" w:rsidP="00C864CB">
            <w:pPr>
              <w:pStyle w:val="HTMLPreformatted"/>
              <w:rPr>
                <w:moveTo w:id="3435" w:author="Bertsch Christian (CR/AEE3)" w:date="2019-09-06T11:23:00Z"/>
                <w:i/>
                <w:sz w:val="19"/>
                <w:szCs w:val="19"/>
                <w:rPrChange w:id="3436" w:author="Bertsch Christian (CR/AEE3)" w:date="2019-10-01T14:06:00Z">
                  <w:rPr>
                    <w:moveTo w:id="3437" w:author="Bertsch Christian (CR/AEE3)" w:date="2019-09-06T11:23:00Z"/>
                  </w:rPr>
                </w:rPrChange>
              </w:rPr>
            </w:pPr>
          </w:p>
          <w:p w14:paraId="0DD00351" w14:textId="77777777" w:rsidR="00C864CB" w:rsidRPr="001C4F9F" w:rsidRDefault="00C864CB" w:rsidP="00C864CB">
            <w:pPr>
              <w:pStyle w:val="HTMLPreformatted"/>
              <w:rPr>
                <w:moveTo w:id="3438" w:author="Bertsch Christian (CR/AEE3)" w:date="2019-09-06T11:23:00Z"/>
                <w:i/>
                <w:color w:val="008000"/>
                <w:sz w:val="19"/>
                <w:szCs w:val="19"/>
                <w:lang w:val="en-US"/>
                <w:rPrChange w:id="3439" w:author="Bertsch Christian (CR/AEE3)" w:date="2019-10-01T14:10:00Z">
                  <w:rPr>
                    <w:moveTo w:id="3440" w:author="Bertsch Christian (CR/AEE3)" w:date="2019-09-06T11:23:00Z"/>
                    <w:lang w:val="en-US"/>
                  </w:rPr>
                </w:rPrChange>
              </w:rPr>
            </w:pPr>
            <w:moveTo w:id="3441" w:author="Bertsch Christian (CR/AEE3)" w:date="2019-09-06T11:23:00Z">
              <w:r w:rsidRPr="001C4F9F">
                <w:rPr>
                  <w:i/>
                  <w:sz w:val="19"/>
                  <w:szCs w:val="19"/>
                  <w:rPrChange w:id="3442" w:author="Bertsch Christian (CR/AEE3)" w:date="2019-10-01T14:06:00Z">
                    <w:rPr/>
                  </w:rPrChange>
                </w:rPr>
                <w:t xml:space="preserve">  </w:t>
              </w:r>
              <w:r w:rsidRPr="001C4F9F">
                <w:rPr>
                  <w:i/>
                  <w:color w:val="008000"/>
                  <w:sz w:val="19"/>
                  <w:szCs w:val="19"/>
                  <w:lang w:val="en-US"/>
                  <w:rPrChange w:id="3443" w:author="Bertsch Christian (CR/AEE3)" w:date="2019-10-01T14:10:00Z">
                    <w:rPr>
                      <w:lang w:val="en-US"/>
                    </w:rPr>
                  </w:rPrChange>
                </w:rPr>
                <w:t>// advance time</w:t>
              </w:r>
            </w:moveTo>
          </w:p>
          <w:moveToRangeEnd w:id="3425"/>
          <w:p w14:paraId="001BFEEA" w14:textId="77777777" w:rsidR="00C864CB" w:rsidRPr="001C4F9F" w:rsidRDefault="00C864CB" w:rsidP="00C864CB">
            <w:pPr>
              <w:pStyle w:val="HTMLPreformatted"/>
              <w:rPr>
                <w:ins w:id="3444" w:author="Bertsch Christian (CR/AEE3)" w:date="2019-09-06T11:23:00Z"/>
                <w:i/>
                <w:sz w:val="19"/>
                <w:szCs w:val="19"/>
                <w:lang w:val="en-US"/>
                <w:rPrChange w:id="3445" w:author="Bertsch Christian (CR/AEE3)" w:date="2019-10-01T14:06:00Z">
                  <w:rPr>
                    <w:ins w:id="3446" w:author="Bertsch Christian (CR/AEE3)" w:date="2019-09-06T11:23:00Z"/>
                    <w:lang w:val="en-US"/>
                  </w:rPr>
                </w:rPrChange>
              </w:rPr>
            </w:pPr>
            <w:ins w:id="3447" w:author="Bertsch Christian (CR/AEE3)" w:date="2019-09-06T11:23:00Z">
              <w:r w:rsidRPr="001C4F9F">
                <w:rPr>
                  <w:i/>
                  <w:sz w:val="19"/>
                  <w:szCs w:val="19"/>
                  <w:lang w:val="en-US"/>
                  <w:rPrChange w:id="3448" w:author="Bertsch Christian (CR/AEE3)" w:date="2019-10-01T14:06:00Z">
                    <w:rPr>
                      <w:lang w:val="en-US"/>
                    </w:rPr>
                  </w:rPrChange>
                </w:rPr>
                <w:t xml:space="preserve">  h    = min(dt, tNext-time)</w:t>
              </w:r>
            </w:ins>
          </w:p>
          <w:p w14:paraId="4D0F0B3B" w14:textId="77777777" w:rsidR="00C864CB" w:rsidRPr="001C4F9F" w:rsidRDefault="00C864CB" w:rsidP="00C864CB">
            <w:pPr>
              <w:pStyle w:val="HTMLPreformatted"/>
              <w:rPr>
                <w:moveTo w:id="3449" w:author="Bertsch Christian (CR/AEE3)" w:date="2019-09-06T11:23:00Z"/>
                <w:i/>
                <w:sz w:val="19"/>
                <w:szCs w:val="19"/>
                <w:lang w:val="en-US"/>
                <w:rPrChange w:id="3450" w:author="Bertsch Christian (CR/AEE3)" w:date="2019-10-01T14:06:00Z">
                  <w:rPr>
                    <w:moveTo w:id="3451" w:author="Bertsch Christian (CR/AEE3)" w:date="2019-09-06T11:23:00Z"/>
                    <w:lang w:val="en-US"/>
                  </w:rPr>
                </w:rPrChange>
              </w:rPr>
            </w:pPr>
            <w:moveToRangeStart w:id="3452" w:author="Bertsch Christian (CR/AEE3)" w:date="2019-09-06T11:23:00Z" w:name="move18661414"/>
            <w:moveTo w:id="3453" w:author="Bertsch Christian (CR/AEE3)" w:date="2019-09-06T11:23:00Z">
              <w:r w:rsidRPr="001C4F9F">
                <w:rPr>
                  <w:i/>
                  <w:sz w:val="19"/>
                  <w:szCs w:val="19"/>
                  <w:lang w:val="en-US"/>
                  <w:rPrChange w:id="3454" w:author="Bertsch Christian (CR/AEE3)" w:date="2019-10-01T14:06:00Z">
                    <w:rPr>
                      <w:lang w:val="en-US"/>
                    </w:rPr>
                  </w:rPrChange>
                </w:rPr>
                <w:t xml:space="preserve">  time = time + h</w:t>
              </w:r>
            </w:moveTo>
          </w:p>
          <w:p w14:paraId="552EC76D" w14:textId="77777777" w:rsidR="00C864CB" w:rsidRPr="001C4F9F" w:rsidRDefault="00C864CB" w:rsidP="00C864CB">
            <w:pPr>
              <w:pStyle w:val="HTMLPreformatted"/>
              <w:rPr>
                <w:moveTo w:id="3455" w:author="Bertsch Christian (CR/AEE3)" w:date="2019-09-06T11:23:00Z"/>
                <w:i/>
                <w:sz w:val="19"/>
                <w:szCs w:val="19"/>
                <w:lang w:val="en-US"/>
                <w:rPrChange w:id="3456" w:author="Bertsch Christian (CR/AEE3)" w:date="2019-10-01T14:06:00Z">
                  <w:rPr>
                    <w:moveTo w:id="3457" w:author="Bertsch Christian (CR/AEE3)" w:date="2019-09-06T11:23:00Z"/>
                    <w:lang w:val="en-US"/>
                  </w:rPr>
                </w:rPrChange>
              </w:rPr>
            </w:pPr>
            <w:moveTo w:id="3458" w:author="Bertsch Christian (CR/AEE3)" w:date="2019-09-06T11:23:00Z">
              <w:r w:rsidRPr="001C4F9F">
                <w:rPr>
                  <w:i/>
                  <w:sz w:val="19"/>
                  <w:szCs w:val="19"/>
                  <w:lang w:val="en-US"/>
                  <w:rPrChange w:id="3459" w:author="Bertsch Christian (CR/AEE3)" w:date="2019-10-01T14:06:00Z">
                    <w:rPr>
                      <w:lang w:val="en-US"/>
                    </w:rPr>
                  </w:rPrChange>
                </w:rPr>
                <w:t xml:space="preserve">  M_fmi2SetTime(m, time)</w:t>
              </w:r>
            </w:moveTo>
          </w:p>
          <w:p w14:paraId="7EA58586" w14:textId="77777777" w:rsidR="00C864CB" w:rsidRPr="001C4F9F" w:rsidRDefault="00C864CB" w:rsidP="00C864CB">
            <w:pPr>
              <w:pStyle w:val="HTMLPreformatted"/>
              <w:rPr>
                <w:moveTo w:id="3460" w:author="Bertsch Christian (CR/AEE3)" w:date="2019-09-06T11:23:00Z"/>
                <w:i/>
                <w:sz w:val="19"/>
                <w:szCs w:val="19"/>
                <w:lang w:val="en-US"/>
                <w:rPrChange w:id="3461" w:author="Bertsch Christian (CR/AEE3)" w:date="2019-10-01T14:06:00Z">
                  <w:rPr>
                    <w:moveTo w:id="3462" w:author="Bertsch Christian (CR/AEE3)" w:date="2019-09-06T11:23:00Z"/>
                    <w:lang w:val="en-US"/>
                  </w:rPr>
                </w:rPrChange>
              </w:rPr>
            </w:pPr>
          </w:p>
          <w:moveToRangeEnd w:id="3452"/>
          <w:p w14:paraId="2F005938" w14:textId="77777777" w:rsidR="00C864CB" w:rsidRPr="001C4F9F" w:rsidRDefault="00C864CB" w:rsidP="00C864CB">
            <w:pPr>
              <w:pStyle w:val="HTMLPreformatted"/>
              <w:rPr>
                <w:ins w:id="3463" w:author="Bertsch Christian (CR/AEE3)" w:date="2019-09-06T11:23:00Z"/>
                <w:i/>
                <w:color w:val="008000"/>
                <w:sz w:val="19"/>
                <w:szCs w:val="19"/>
                <w:lang w:val="en-US"/>
                <w:rPrChange w:id="3464" w:author="Bertsch Christian (CR/AEE3)" w:date="2019-10-01T14:10:00Z">
                  <w:rPr>
                    <w:ins w:id="3465" w:author="Bertsch Christian (CR/AEE3)" w:date="2019-09-06T11:23:00Z"/>
                    <w:lang w:val="en-US"/>
                  </w:rPr>
                </w:rPrChange>
              </w:rPr>
            </w:pPr>
            <w:ins w:id="3466" w:author="Bertsch Christian (CR/AEE3)" w:date="2019-09-06T11:23:00Z">
              <w:r w:rsidRPr="001C4F9F">
                <w:rPr>
                  <w:i/>
                  <w:sz w:val="19"/>
                  <w:szCs w:val="19"/>
                  <w:lang w:val="en-US"/>
                  <w:rPrChange w:id="3467" w:author="Bertsch Christian (CR/AEE3)" w:date="2019-10-01T14:06:00Z">
                    <w:rPr>
                      <w:lang w:val="en-US"/>
                    </w:rPr>
                  </w:rPrChange>
                </w:rPr>
                <w:t xml:space="preserve">  </w:t>
              </w:r>
              <w:r w:rsidRPr="001C4F9F">
                <w:rPr>
                  <w:i/>
                  <w:color w:val="008000"/>
                  <w:sz w:val="19"/>
                  <w:szCs w:val="19"/>
                  <w:lang w:val="en-US"/>
                  <w:rPrChange w:id="3468" w:author="Bertsch Christian (CR/AEE3)" w:date="2019-10-01T14:10:00Z">
                    <w:rPr>
                      <w:lang w:val="en-US"/>
                    </w:rPr>
                  </w:rPrChange>
                </w:rPr>
                <w:t>// set continuous inputs at t = time</w:t>
              </w:r>
            </w:ins>
          </w:p>
          <w:p w14:paraId="3B6B96C8" w14:textId="77777777" w:rsidR="00C864CB" w:rsidRPr="001C4F9F" w:rsidRDefault="00C864CB" w:rsidP="00C864CB">
            <w:pPr>
              <w:pStyle w:val="HTMLPreformatted"/>
              <w:rPr>
                <w:ins w:id="3469" w:author="Bertsch Christian (CR/AEE3)" w:date="2019-09-06T11:23:00Z"/>
                <w:i/>
                <w:sz w:val="19"/>
                <w:szCs w:val="19"/>
                <w:lang w:val="en-US"/>
                <w:rPrChange w:id="3470" w:author="Bertsch Christian (CR/AEE3)" w:date="2019-10-01T14:06:00Z">
                  <w:rPr>
                    <w:ins w:id="3471" w:author="Bertsch Christian (CR/AEE3)" w:date="2019-09-06T11:23:00Z"/>
                    <w:lang w:val="en-US"/>
                  </w:rPr>
                </w:rPrChange>
              </w:rPr>
            </w:pPr>
            <w:ins w:id="3472" w:author="Bertsch Christian (CR/AEE3)" w:date="2019-09-06T11:23:00Z">
              <w:r w:rsidRPr="001C4F9F">
                <w:rPr>
                  <w:i/>
                  <w:sz w:val="19"/>
                  <w:szCs w:val="19"/>
                  <w:lang w:val="en-US"/>
                  <w:rPrChange w:id="3473" w:author="Bertsch Christian (CR/AEE3)" w:date="2019-10-01T14:06:00Z">
                    <w:rPr>
                      <w:lang w:val="en-US"/>
                    </w:rPr>
                  </w:rPrChange>
                </w:rPr>
                <w:t xml:space="preserve">  M_fmi2SetReal(m, ...)</w:t>
              </w:r>
            </w:ins>
          </w:p>
          <w:p w14:paraId="29843D8A" w14:textId="77777777" w:rsidR="00C864CB" w:rsidRPr="001C4F9F" w:rsidRDefault="00C864CB" w:rsidP="00C864CB">
            <w:pPr>
              <w:pStyle w:val="HTMLPreformatted"/>
              <w:rPr>
                <w:moveTo w:id="3474" w:author="Bertsch Christian (CR/AEE3)" w:date="2019-09-06T11:23:00Z"/>
                <w:i/>
                <w:sz w:val="19"/>
                <w:szCs w:val="19"/>
                <w:lang w:val="en-US"/>
                <w:rPrChange w:id="3475" w:author="Bertsch Christian (CR/AEE3)" w:date="2019-10-01T14:06:00Z">
                  <w:rPr>
                    <w:moveTo w:id="3476" w:author="Bertsch Christian (CR/AEE3)" w:date="2019-09-06T11:23:00Z"/>
                    <w:lang w:val="en-US"/>
                  </w:rPr>
                </w:rPrChange>
              </w:rPr>
            </w:pPr>
            <w:moveToRangeStart w:id="3477" w:author="Bertsch Christian (CR/AEE3)" w:date="2019-09-06T11:23:00Z" w:name="move18661415"/>
          </w:p>
          <w:p w14:paraId="5139AA87" w14:textId="77777777" w:rsidR="00C864CB" w:rsidRPr="001C4F9F" w:rsidRDefault="00C864CB" w:rsidP="00C864CB">
            <w:pPr>
              <w:pStyle w:val="HTMLPreformatted"/>
              <w:rPr>
                <w:moveTo w:id="3478" w:author="Bertsch Christian (CR/AEE3)" w:date="2019-09-06T11:23:00Z"/>
                <w:i/>
                <w:color w:val="008000"/>
                <w:sz w:val="19"/>
                <w:szCs w:val="19"/>
                <w:lang w:val="en-US"/>
                <w:rPrChange w:id="3479" w:author="Bertsch Christian (CR/AEE3)" w:date="2019-10-01T14:10:00Z">
                  <w:rPr>
                    <w:moveTo w:id="3480" w:author="Bertsch Christian (CR/AEE3)" w:date="2019-09-06T11:23:00Z"/>
                    <w:lang w:val="en-US"/>
                  </w:rPr>
                </w:rPrChange>
              </w:rPr>
            </w:pPr>
            <w:moveTo w:id="3481" w:author="Bertsch Christian (CR/AEE3)" w:date="2019-09-06T11:23:00Z">
              <w:r w:rsidRPr="001C4F9F">
                <w:rPr>
                  <w:i/>
                  <w:sz w:val="19"/>
                  <w:szCs w:val="19"/>
                  <w:lang w:val="en-US"/>
                  <w:rPrChange w:id="3482" w:author="Bertsch Christian (CR/AEE3)" w:date="2019-10-01T14:06:00Z">
                    <w:rPr>
                      <w:lang w:val="en-US"/>
                    </w:rPr>
                  </w:rPrChange>
                </w:rPr>
                <w:t xml:space="preserve">  </w:t>
              </w:r>
              <w:r w:rsidRPr="001C4F9F">
                <w:rPr>
                  <w:i/>
                  <w:color w:val="008000"/>
                  <w:sz w:val="19"/>
                  <w:szCs w:val="19"/>
                  <w:lang w:val="en-US"/>
                  <w:rPrChange w:id="3483" w:author="Bertsch Christian (CR/AEE3)" w:date="2019-10-01T14:10:00Z">
                    <w:rPr>
                      <w:lang w:val="en-US"/>
                    </w:rPr>
                  </w:rPrChange>
                </w:rPr>
                <w:t>// set states at t = time and perform one step</w:t>
              </w:r>
            </w:moveTo>
          </w:p>
          <w:moveToRangeEnd w:id="3477"/>
          <w:p w14:paraId="2C4FDD41" w14:textId="77777777" w:rsidR="00C864CB" w:rsidRPr="001C4F9F" w:rsidRDefault="00C864CB" w:rsidP="00C864CB">
            <w:pPr>
              <w:pStyle w:val="HTMLPreformatted"/>
              <w:rPr>
                <w:moveTo w:id="3484" w:author="Bertsch Christian (CR/AEE3)" w:date="2019-09-06T11:23:00Z"/>
                <w:i/>
                <w:sz w:val="19"/>
                <w:szCs w:val="19"/>
                <w:rPrChange w:id="3485" w:author="Bertsch Christian (CR/AEE3)" w:date="2019-10-01T14:06:00Z">
                  <w:rPr>
                    <w:moveTo w:id="3486" w:author="Bertsch Christian (CR/AEE3)" w:date="2019-09-06T11:23:00Z"/>
                  </w:rPr>
                </w:rPrChange>
              </w:rPr>
            </w:pPr>
            <w:ins w:id="3487" w:author="Bertsch Christian (CR/AEE3)" w:date="2019-09-06T11:23:00Z">
              <w:r w:rsidRPr="001C4F9F">
                <w:rPr>
                  <w:i/>
                  <w:sz w:val="19"/>
                  <w:szCs w:val="19"/>
                  <w:lang w:val="en-US"/>
                  <w:rPrChange w:id="3488" w:author="Bertsch Christian (CR/AEE3)" w:date="2019-10-01T14:06:00Z">
                    <w:rPr>
                      <w:lang w:val="en-US"/>
                    </w:rPr>
                  </w:rPrChange>
                </w:rPr>
                <w:t xml:space="preserve">  </w:t>
              </w:r>
              <w:r w:rsidRPr="001C4F9F">
                <w:rPr>
                  <w:i/>
                  <w:sz w:val="19"/>
                  <w:szCs w:val="19"/>
                  <w:rPrChange w:id="3489" w:author="Bertsch Christian (CR/AEE3)" w:date="2019-10-01T14:06:00Z">
                    <w:rPr/>
                  </w:rPrChange>
                </w:rPr>
                <w:t>x = x + h * der_x</w:t>
              </w:r>
            </w:ins>
            <w:moveToRangeStart w:id="3490" w:author="Bertsch Christian (CR/AEE3)" w:date="2019-09-06T11:23:00Z" w:name="move18661416"/>
            <w:moveTo w:id="3491" w:author="Bertsch Christian (CR/AEE3)" w:date="2019-09-06T11:23:00Z">
              <w:r w:rsidRPr="001C4F9F">
                <w:rPr>
                  <w:i/>
                  <w:sz w:val="19"/>
                  <w:szCs w:val="19"/>
                  <w:rPrChange w:id="3492" w:author="Bertsch Christian (CR/AEE3)" w:date="2019-10-01T14:06:00Z">
                    <w:rPr/>
                  </w:rPrChange>
                </w:rPr>
                <w:t xml:space="preserve"> // forward Euler method</w:t>
              </w:r>
            </w:moveTo>
          </w:p>
          <w:p w14:paraId="0EE7C2C9" w14:textId="77777777" w:rsidR="00C864CB" w:rsidRPr="001C4F9F" w:rsidRDefault="00C864CB" w:rsidP="00C864CB">
            <w:pPr>
              <w:pStyle w:val="HTMLPreformatted"/>
              <w:rPr>
                <w:moveTo w:id="3493" w:author="Bertsch Christian (CR/AEE3)" w:date="2019-09-06T11:23:00Z"/>
                <w:i/>
                <w:sz w:val="19"/>
                <w:szCs w:val="19"/>
                <w:lang w:val="en-US"/>
                <w:rPrChange w:id="3494" w:author="Bertsch Christian (CR/AEE3)" w:date="2019-10-01T14:06:00Z">
                  <w:rPr>
                    <w:moveTo w:id="3495" w:author="Bertsch Christian (CR/AEE3)" w:date="2019-09-06T11:23:00Z"/>
                    <w:lang w:val="en-US"/>
                  </w:rPr>
                </w:rPrChange>
              </w:rPr>
            </w:pPr>
            <w:moveTo w:id="3496" w:author="Bertsch Christian (CR/AEE3)" w:date="2019-09-06T11:23:00Z">
              <w:r w:rsidRPr="001C4F9F">
                <w:rPr>
                  <w:i/>
                  <w:sz w:val="19"/>
                  <w:szCs w:val="19"/>
                  <w:rPrChange w:id="3497" w:author="Bertsch Christian (CR/AEE3)" w:date="2019-10-01T14:06:00Z">
                    <w:rPr/>
                  </w:rPrChange>
                </w:rPr>
                <w:t xml:space="preserve">  </w:t>
              </w:r>
              <w:r w:rsidRPr="001C4F9F">
                <w:rPr>
                  <w:i/>
                  <w:sz w:val="19"/>
                  <w:szCs w:val="19"/>
                  <w:lang w:val="en-US"/>
                  <w:rPrChange w:id="3498" w:author="Bertsch Christian (CR/AEE3)" w:date="2019-10-01T14:06:00Z">
                    <w:rPr>
                      <w:lang w:val="en-US"/>
                    </w:rPr>
                  </w:rPrChange>
                </w:rPr>
                <w:t>M_fmi2SetContinuousStates(m, x, nx)</w:t>
              </w:r>
            </w:moveTo>
          </w:p>
          <w:p w14:paraId="6C284706" w14:textId="77777777" w:rsidR="00C864CB" w:rsidRPr="001C4F9F" w:rsidRDefault="00C864CB" w:rsidP="00C864CB">
            <w:pPr>
              <w:pStyle w:val="HTMLPreformatted"/>
              <w:rPr>
                <w:moveTo w:id="3499" w:author="Bertsch Christian (CR/AEE3)" w:date="2019-09-06T11:23:00Z"/>
                <w:i/>
                <w:sz w:val="19"/>
                <w:szCs w:val="19"/>
                <w:lang w:val="en-US"/>
                <w:rPrChange w:id="3500" w:author="Bertsch Christian (CR/AEE3)" w:date="2019-10-01T14:06:00Z">
                  <w:rPr>
                    <w:moveTo w:id="3501" w:author="Bertsch Christian (CR/AEE3)" w:date="2019-09-06T11:23:00Z"/>
                    <w:lang w:val="en-US"/>
                  </w:rPr>
                </w:rPrChange>
              </w:rPr>
            </w:pPr>
          </w:p>
          <w:p w14:paraId="60399F3F" w14:textId="77777777" w:rsidR="00C864CB" w:rsidRPr="001C4F9F" w:rsidRDefault="00C864CB" w:rsidP="00C864CB">
            <w:pPr>
              <w:pStyle w:val="HTMLPreformatted"/>
              <w:rPr>
                <w:moveTo w:id="3502" w:author="Bertsch Christian (CR/AEE3)" w:date="2019-09-06T11:23:00Z"/>
                <w:i/>
                <w:color w:val="008000"/>
                <w:sz w:val="19"/>
                <w:szCs w:val="19"/>
                <w:lang w:val="en-US"/>
                <w:rPrChange w:id="3503" w:author="Bertsch Christian (CR/AEE3)" w:date="2019-10-01T14:10:00Z">
                  <w:rPr>
                    <w:moveTo w:id="3504" w:author="Bertsch Christian (CR/AEE3)" w:date="2019-09-06T11:23:00Z"/>
                    <w:lang w:val="en-US"/>
                  </w:rPr>
                </w:rPrChange>
              </w:rPr>
            </w:pPr>
            <w:moveTo w:id="3505" w:author="Bertsch Christian (CR/AEE3)" w:date="2019-09-06T11:23:00Z">
              <w:r w:rsidRPr="001C4F9F">
                <w:rPr>
                  <w:i/>
                  <w:sz w:val="19"/>
                  <w:szCs w:val="19"/>
                  <w:lang w:val="en-US"/>
                  <w:rPrChange w:id="3506" w:author="Bertsch Christian (CR/AEE3)" w:date="2019-10-01T14:06:00Z">
                    <w:rPr>
                      <w:lang w:val="en-US"/>
                    </w:rPr>
                  </w:rPrChange>
                </w:rPr>
                <w:t xml:space="preserve">  </w:t>
              </w:r>
              <w:r w:rsidRPr="001C4F9F">
                <w:rPr>
                  <w:i/>
                  <w:color w:val="008000"/>
                  <w:sz w:val="19"/>
                  <w:szCs w:val="19"/>
                  <w:lang w:val="en-US"/>
                  <w:rPrChange w:id="3507" w:author="Bertsch Christian (CR/AEE3)" w:date="2019-10-01T14:10:00Z">
                    <w:rPr>
                      <w:lang w:val="en-US"/>
                    </w:rPr>
                  </w:rPrChange>
                </w:rPr>
                <w:t>// get event indicators at t = time</w:t>
              </w:r>
            </w:moveTo>
          </w:p>
          <w:p w14:paraId="1D9F2DA6" w14:textId="77777777" w:rsidR="00C864CB" w:rsidRPr="001C4F9F" w:rsidRDefault="00C864CB" w:rsidP="00C864CB">
            <w:pPr>
              <w:pStyle w:val="HTMLPreformatted"/>
              <w:rPr>
                <w:moveTo w:id="3508" w:author="Bertsch Christian (CR/AEE3)" w:date="2019-09-06T11:23:00Z"/>
                <w:i/>
                <w:sz w:val="19"/>
                <w:szCs w:val="19"/>
                <w:lang w:val="en-US"/>
                <w:rPrChange w:id="3509" w:author="Bertsch Christian (CR/AEE3)" w:date="2019-10-01T14:06:00Z">
                  <w:rPr>
                    <w:moveTo w:id="3510" w:author="Bertsch Christian (CR/AEE3)" w:date="2019-09-06T11:23:00Z"/>
                    <w:lang w:val="en-US"/>
                  </w:rPr>
                </w:rPrChange>
              </w:rPr>
            </w:pPr>
            <w:moveTo w:id="3511" w:author="Bertsch Christian (CR/AEE3)" w:date="2019-09-06T11:23:00Z">
              <w:r w:rsidRPr="001C4F9F">
                <w:rPr>
                  <w:i/>
                  <w:sz w:val="19"/>
                  <w:szCs w:val="19"/>
                  <w:lang w:val="en-US"/>
                  <w:rPrChange w:id="3512" w:author="Bertsch Christian (CR/AEE3)" w:date="2019-10-01T14:06:00Z">
                    <w:rPr>
                      <w:lang w:val="en-US"/>
                    </w:rPr>
                  </w:rPrChange>
                </w:rPr>
                <w:t xml:space="preserve">  M_fmi2GetEventIndicators(m, z, nz)</w:t>
              </w:r>
            </w:moveTo>
          </w:p>
          <w:p w14:paraId="7EA6F325" w14:textId="77777777" w:rsidR="00C864CB" w:rsidRPr="001C4F9F" w:rsidRDefault="00C864CB" w:rsidP="00C864CB">
            <w:pPr>
              <w:pStyle w:val="HTMLPreformatted"/>
              <w:rPr>
                <w:moveTo w:id="3513" w:author="Bertsch Christian (CR/AEE3)" w:date="2019-09-06T11:23:00Z"/>
                <w:i/>
                <w:sz w:val="19"/>
                <w:szCs w:val="19"/>
                <w:lang w:val="en-US"/>
                <w:rPrChange w:id="3514" w:author="Bertsch Christian (CR/AEE3)" w:date="2019-10-01T14:06:00Z">
                  <w:rPr>
                    <w:moveTo w:id="3515" w:author="Bertsch Christian (CR/AEE3)" w:date="2019-09-06T11:23:00Z"/>
                    <w:lang w:val="en-US"/>
                  </w:rPr>
                </w:rPrChange>
              </w:rPr>
            </w:pPr>
          </w:p>
          <w:p w14:paraId="65CADB55" w14:textId="77777777" w:rsidR="00C864CB" w:rsidRPr="001C4F9F" w:rsidRDefault="00C864CB" w:rsidP="00C864CB">
            <w:pPr>
              <w:pStyle w:val="HTMLPreformatted"/>
              <w:rPr>
                <w:moveTo w:id="3516" w:author="Bertsch Christian (CR/AEE3)" w:date="2019-09-06T11:23:00Z"/>
                <w:i/>
                <w:color w:val="008000"/>
                <w:sz w:val="19"/>
                <w:szCs w:val="19"/>
                <w:lang w:val="en-US"/>
                <w:rPrChange w:id="3517" w:author="Bertsch Christian (CR/AEE3)" w:date="2019-10-01T14:10:00Z">
                  <w:rPr>
                    <w:moveTo w:id="3518" w:author="Bertsch Christian (CR/AEE3)" w:date="2019-09-06T11:23:00Z"/>
                    <w:lang w:val="en-US"/>
                  </w:rPr>
                </w:rPrChange>
              </w:rPr>
            </w:pPr>
            <w:moveTo w:id="3519" w:author="Bertsch Christian (CR/AEE3)" w:date="2019-09-06T11:23:00Z">
              <w:r w:rsidRPr="001C4F9F">
                <w:rPr>
                  <w:i/>
                  <w:sz w:val="19"/>
                  <w:szCs w:val="19"/>
                  <w:lang w:val="en-US"/>
                  <w:rPrChange w:id="3520" w:author="Bertsch Christian (CR/AEE3)" w:date="2019-10-01T14:06:00Z">
                    <w:rPr>
                      <w:lang w:val="en-US"/>
                    </w:rPr>
                  </w:rPrChange>
                </w:rPr>
                <w:t xml:space="preserve">  </w:t>
              </w:r>
              <w:r w:rsidRPr="001C4F9F">
                <w:rPr>
                  <w:i/>
                  <w:color w:val="008000"/>
                  <w:sz w:val="19"/>
                  <w:szCs w:val="19"/>
                  <w:lang w:val="en-US"/>
                  <w:rPrChange w:id="3521" w:author="Bertsch Christian (CR/AEE3)" w:date="2019-10-01T14:10:00Z">
                    <w:rPr>
                      <w:lang w:val="en-US"/>
                    </w:rPr>
                  </w:rPrChange>
                </w:rPr>
                <w:t>// detect  events, if any</w:t>
              </w:r>
            </w:moveTo>
          </w:p>
          <w:moveToRangeEnd w:id="3490"/>
          <w:p w14:paraId="324D46B0" w14:textId="77777777" w:rsidR="00C864CB" w:rsidRPr="001C4F9F" w:rsidRDefault="00C864CB" w:rsidP="00C864CB">
            <w:pPr>
              <w:pStyle w:val="HTMLPreformatted"/>
              <w:rPr>
                <w:ins w:id="3522" w:author="Bertsch Christian (CR/AEE3)" w:date="2019-09-06T11:23:00Z"/>
                <w:i/>
                <w:sz w:val="19"/>
                <w:szCs w:val="19"/>
                <w:lang w:val="en-US"/>
                <w:rPrChange w:id="3523" w:author="Bertsch Christian (CR/AEE3)" w:date="2019-10-01T14:06:00Z">
                  <w:rPr>
                    <w:ins w:id="3524" w:author="Bertsch Christian (CR/AEE3)" w:date="2019-09-06T11:23:00Z"/>
                    <w:lang w:val="en-US"/>
                  </w:rPr>
                </w:rPrChange>
              </w:rPr>
            </w:pPr>
            <w:ins w:id="3525" w:author="Bertsch Christian (CR/AEE3)" w:date="2019-09-06T11:23:00Z">
              <w:r w:rsidRPr="001C4F9F">
                <w:rPr>
                  <w:i/>
                  <w:sz w:val="19"/>
                  <w:szCs w:val="19"/>
                  <w:lang w:val="en-US"/>
                  <w:rPrChange w:id="3526" w:author="Bertsch Christian (CR/AEE3)" w:date="2019-10-01T14:06:00Z">
                    <w:rPr>
                      <w:lang w:val="en-US"/>
                    </w:rPr>
                  </w:rPrChange>
                </w:rPr>
                <w:t xml:space="preserve">  timeEvent = time &gt;= tNext</w:t>
              </w:r>
            </w:ins>
          </w:p>
          <w:p w14:paraId="599D9C9C" w14:textId="77777777" w:rsidR="00C864CB" w:rsidRPr="001C4F9F" w:rsidRDefault="00C864CB" w:rsidP="00C864CB">
            <w:pPr>
              <w:pStyle w:val="HTMLPreformatted"/>
              <w:rPr>
                <w:ins w:id="3527" w:author="Bertsch Christian (CR/AEE3)" w:date="2019-09-06T11:23:00Z"/>
                <w:i/>
                <w:sz w:val="19"/>
                <w:szCs w:val="19"/>
                <w:lang w:val="en-US"/>
                <w:rPrChange w:id="3528" w:author="Bertsch Christian (CR/AEE3)" w:date="2019-10-01T14:06:00Z">
                  <w:rPr>
                    <w:ins w:id="3529" w:author="Bertsch Christian (CR/AEE3)" w:date="2019-09-06T11:23:00Z"/>
                    <w:lang w:val="en-US"/>
                  </w:rPr>
                </w:rPrChange>
              </w:rPr>
            </w:pPr>
            <w:ins w:id="3530" w:author="Bertsch Christian (CR/AEE3)" w:date="2019-09-06T11:23:00Z">
              <w:r w:rsidRPr="001C4F9F">
                <w:rPr>
                  <w:i/>
                  <w:sz w:val="19"/>
                  <w:szCs w:val="19"/>
                  <w:lang w:val="en-US"/>
                  <w:rPrChange w:id="3531" w:author="Bertsch Christian (CR/AEE3)" w:date="2019-10-01T14:06:00Z">
                    <w:rPr>
                      <w:lang w:val="en-US"/>
                    </w:rPr>
                  </w:rPrChange>
                </w:rPr>
                <w:t xml:space="preserve">  stateEvent = sign(z) &lt;&gt; sign(previous_z) or previous_z != 0 &amp;&amp; z == 0 </w:t>
              </w:r>
            </w:ins>
          </w:p>
          <w:p w14:paraId="0E8E023D" w14:textId="77777777" w:rsidR="00C864CB" w:rsidRPr="001C4F9F" w:rsidRDefault="00C864CB" w:rsidP="00C864CB">
            <w:pPr>
              <w:pStyle w:val="HTMLPreformatted"/>
              <w:rPr>
                <w:ins w:id="3532" w:author="Bertsch Christian (CR/AEE3)" w:date="2019-09-06T11:23:00Z"/>
                <w:i/>
                <w:sz w:val="19"/>
                <w:szCs w:val="19"/>
                <w:lang w:val="en-US"/>
                <w:rPrChange w:id="3533" w:author="Bertsch Christian (CR/AEE3)" w:date="2019-10-01T14:06:00Z">
                  <w:rPr>
                    <w:ins w:id="3534" w:author="Bertsch Christian (CR/AEE3)" w:date="2019-09-06T11:23:00Z"/>
                    <w:lang w:val="en-US"/>
                  </w:rPr>
                </w:rPrChange>
              </w:rPr>
            </w:pPr>
            <w:ins w:id="3535" w:author="Bertsch Christian (CR/AEE3)" w:date="2019-09-06T11:23:00Z">
              <w:r w:rsidRPr="001C4F9F">
                <w:rPr>
                  <w:i/>
                  <w:sz w:val="19"/>
                  <w:szCs w:val="19"/>
                  <w:lang w:val="en-US"/>
                  <w:rPrChange w:id="3536" w:author="Bertsch Christian (CR/AEE3)" w:date="2019-10-01T14:06:00Z">
                    <w:rPr>
                      <w:lang w:val="en-US"/>
                    </w:rPr>
                  </w:rPrChange>
                </w:rPr>
                <w:t xml:space="preserve">  previous_z = z</w:t>
              </w:r>
            </w:ins>
          </w:p>
          <w:p w14:paraId="78F89168" w14:textId="77777777" w:rsidR="00C864CB" w:rsidRPr="001C4F9F" w:rsidRDefault="00C864CB" w:rsidP="00C864CB">
            <w:pPr>
              <w:pStyle w:val="HTMLPreformatted"/>
              <w:rPr>
                <w:moveTo w:id="3537" w:author="Bertsch Christian (CR/AEE3)" w:date="2019-09-06T11:23:00Z"/>
                <w:i/>
                <w:sz w:val="19"/>
                <w:szCs w:val="19"/>
                <w:lang w:val="en-US"/>
                <w:rPrChange w:id="3538" w:author="Bertsch Christian (CR/AEE3)" w:date="2019-10-01T14:06:00Z">
                  <w:rPr>
                    <w:moveTo w:id="3539" w:author="Bertsch Christian (CR/AEE3)" w:date="2019-09-06T11:23:00Z"/>
                    <w:lang w:val="en-US"/>
                  </w:rPr>
                </w:rPrChange>
              </w:rPr>
            </w:pPr>
            <w:moveToRangeStart w:id="3540" w:author="Bertsch Christian (CR/AEE3)" w:date="2019-09-06T11:23:00Z" w:name="move18661417"/>
          </w:p>
          <w:p w14:paraId="72EF4C46" w14:textId="77777777" w:rsidR="00C864CB" w:rsidRPr="001C4F9F" w:rsidRDefault="00C864CB" w:rsidP="00C864CB">
            <w:pPr>
              <w:pStyle w:val="HTMLPreformatted"/>
              <w:rPr>
                <w:moveTo w:id="3541" w:author="Bertsch Christian (CR/AEE3)" w:date="2019-09-06T11:23:00Z"/>
                <w:i/>
                <w:color w:val="008000"/>
                <w:sz w:val="19"/>
                <w:szCs w:val="19"/>
                <w:lang w:val="en-US"/>
                <w:rPrChange w:id="3542" w:author="Bertsch Christian (CR/AEE3)" w:date="2019-10-01T14:12:00Z">
                  <w:rPr>
                    <w:moveTo w:id="3543" w:author="Bertsch Christian (CR/AEE3)" w:date="2019-09-06T11:23:00Z"/>
                    <w:lang w:val="en-US"/>
                  </w:rPr>
                </w:rPrChange>
              </w:rPr>
            </w:pPr>
            <w:moveTo w:id="3544" w:author="Bertsch Christian (CR/AEE3)" w:date="2019-09-06T11:23:00Z">
              <w:r w:rsidRPr="001C4F9F">
                <w:rPr>
                  <w:i/>
                  <w:sz w:val="19"/>
                  <w:szCs w:val="19"/>
                  <w:lang w:val="en-US"/>
                  <w:rPrChange w:id="3545" w:author="Bertsch Christian (CR/AEE3)" w:date="2019-10-01T14:06:00Z">
                    <w:rPr>
                      <w:lang w:val="en-US"/>
                    </w:rPr>
                  </w:rPrChange>
                </w:rPr>
                <w:t xml:space="preserve">  </w:t>
              </w:r>
              <w:r w:rsidRPr="001C4F9F">
                <w:rPr>
                  <w:i/>
                  <w:color w:val="008000"/>
                  <w:sz w:val="19"/>
                  <w:szCs w:val="19"/>
                  <w:lang w:val="en-US"/>
                  <w:rPrChange w:id="3546" w:author="Bertsch Christian (CR/AEE3)" w:date="2019-10-01T14:12:00Z">
                    <w:rPr>
                      <w:lang w:val="en-US"/>
                    </w:rPr>
                  </w:rPrChange>
                </w:rPr>
                <w:t>// inform the model about an accepted step</w:t>
              </w:r>
            </w:moveTo>
          </w:p>
          <w:p w14:paraId="614DFF41" w14:textId="77777777" w:rsidR="00C864CB" w:rsidRPr="001C4F9F" w:rsidRDefault="00C864CB" w:rsidP="00C864CB">
            <w:pPr>
              <w:pStyle w:val="HTMLPreformatted"/>
              <w:rPr>
                <w:ins w:id="3547" w:author="Bertsch Christian (CR/AEE3)" w:date="2019-09-06T11:23:00Z"/>
                <w:i/>
                <w:sz w:val="19"/>
                <w:szCs w:val="19"/>
                <w:lang w:val="en-US"/>
                <w:rPrChange w:id="3548" w:author="Bertsch Christian (CR/AEE3)" w:date="2019-10-01T14:06:00Z">
                  <w:rPr>
                    <w:ins w:id="3549" w:author="Bertsch Christian (CR/AEE3)" w:date="2019-09-06T11:23:00Z"/>
                    <w:lang w:val="en-US"/>
                  </w:rPr>
                </w:rPrChange>
              </w:rPr>
            </w:pPr>
            <w:moveTo w:id="3550" w:author="Bertsch Christian (CR/AEE3)" w:date="2019-09-06T11:23:00Z">
              <w:r w:rsidRPr="001C4F9F">
                <w:rPr>
                  <w:i/>
                  <w:sz w:val="19"/>
                  <w:szCs w:val="19"/>
                  <w:lang w:val="en-US"/>
                  <w:rPrChange w:id="3551" w:author="Bertsch Christian (CR/AEE3)" w:date="2019-10-01T14:06:00Z">
                    <w:rPr>
                      <w:lang w:val="en-US"/>
                    </w:rPr>
                  </w:rPrChange>
                </w:rPr>
                <w:t xml:space="preserve">  M_fmi2CompletedIntegratorStep(m, fmi2True, &amp;enterEventMode,</w:t>
              </w:r>
            </w:moveTo>
            <w:moveToRangeEnd w:id="3540"/>
            <w:ins w:id="3552" w:author="Bertsch Christian (CR/AEE3)" w:date="2019-09-06T11:23:00Z">
              <w:r w:rsidRPr="001C4F9F">
                <w:rPr>
                  <w:i/>
                  <w:sz w:val="19"/>
                  <w:szCs w:val="19"/>
                  <w:lang w:val="en-US"/>
                  <w:rPrChange w:id="3553" w:author="Bertsch Christian (CR/AEE3)" w:date="2019-10-01T14:06:00Z">
                    <w:rPr>
                      <w:lang w:val="en-US"/>
                    </w:rPr>
                  </w:rPrChange>
                </w:rPr>
                <w:t xml:space="preserve"> &amp;terminateSimulation)</w:t>
              </w:r>
            </w:ins>
          </w:p>
          <w:p w14:paraId="08465B20" w14:textId="77777777" w:rsidR="00C864CB" w:rsidRPr="001C4F9F" w:rsidRDefault="00C864CB" w:rsidP="00C864CB">
            <w:pPr>
              <w:pStyle w:val="HTMLPreformatted"/>
              <w:rPr>
                <w:ins w:id="3554" w:author="Bertsch Christian (CR/AEE3)" w:date="2019-09-06T11:23:00Z"/>
                <w:i/>
                <w:color w:val="008000"/>
                <w:sz w:val="19"/>
                <w:szCs w:val="19"/>
                <w:lang w:val="en-US"/>
                <w:rPrChange w:id="3555" w:author="Bertsch Christian (CR/AEE3)" w:date="2019-10-01T14:12:00Z">
                  <w:rPr>
                    <w:ins w:id="3556" w:author="Bertsch Christian (CR/AEE3)" w:date="2019-09-06T11:23:00Z"/>
                    <w:lang w:val="en-US"/>
                  </w:rPr>
                </w:rPrChange>
              </w:rPr>
            </w:pPr>
            <w:ins w:id="3557" w:author="Bertsch Christian (CR/AEE3)" w:date="2019-09-06T11:23:00Z">
              <w:r w:rsidRPr="001C4F9F">
                <w:rPr>
                  <w:i/>
                  <w:sz w:val="19"/>
                  <w:szCs w:val="19"/>
                  <w:lang w:val="en-US"/>
                  <w:rPrChange w:id="3558" w:author="Bertsch Christian (CR/AEE3)" w:date="2019-10-01T14:06:00Z">
                    <w:rPr>
                      <w:lang w:val="en-US"/>
                    </w:rPr>
                  </w:rPrChange>
                </w:rPr>
                <w:t xml:space="preserve">  </w:t>
              </w:r>
              <w:r w:rsidRPr="001C4F9F">
                <w:rPr>
                  <w:i/>
                  <w:color w:val="008000"/>
                  <w:sz w:val="19"/>
                  <w:szCs w:val="19"/>
                  <w:lang w:val="en-US"/>
                  <w:rPrChange w:id="3559" w:author="Bertsch Christian (CR/AEE3)" w:date="2019-10-01T14:12:00Z">
                    <w:rPr>
                      <w:lang w:val="en-US"/>
                    </w:rPr>
                  </w:rPrChange>
                </w:rPr>
                <w:t>// get continuous output</w:t>
              </w:r>
            </w:ins>
          </w:p>
          <w:p w14:paraId="0E228D6E" w14:textId="77777777" w:rsidR="00C864CB" w:rsidRPr="001C4F9F" w:rsidRDefault="00C864CB" w:rsidP="00C864CB">
            <w:pPr>
              <w:pStyle w:val="HTMLPreformatted"/>
              <w:rPr>
                <w:ins w:id="3560" w:author="Bertsch Christian (CR/AEE3)" w:date="2019-09-06T11:23:00Z"/>
                <w:i/>
                <w:sz w:val="19"/>
                <w:szCs w:val="19"/>
                <w:lang w:val="en-US"/>
                <w:rPrChange w:id="3561" w:author="Bertsch Christian (CR/AEE3)" w:date="2019-10-01T14:06:00Z">
                  <w:rPr>
                    <w:ins w:id="3562" w:author="Bertsch Christian (CR/AEE3)" w:date="2019-09-06T11:23:00Z"/>
                    <w:lang w:val="en-US"/>
                  </w:rPr>
                </w:rPrChange>
              </w:rPr>
            </w:pPr>
            <w:ins w:id="3563" w:author="Bertsch Christian (CR/AEE3)" w:date="2019-09-06T11:23:00Z">
              <w:r w:rsidRPr="001C4F9F">
                <w:rPr>
                  <w:i/>
                  <w:sz w:val="19"/>
                  <w:szCs w:val="19"/>
                  <w:lang w:val="en-US"/>
                  <w:rPrChange w:id="3564" w:author="Bertsch Christian (CR/AEE3)" w:date="2019-10-01T14:06:00Z">
                    <w:rPr>
                      <w:lang w:val="en-US"/>
                    </w:rPr>
                  </w:rPrChange>
                </w:rPr>
                <w:t xml:space="preserve">  M_fmi2GetReal(m, ...)</w:t>
              </w:r>
            </w:ins>
          </w:p>
          <w:p w14:paraId="5E986E48" w14:textId="77777777" w:rsidR="00C864CB" w:rsidRPr="001C4F9F" w:rsidRDefault="00C864CB" w:rsidP="00C864CB">
            <w:pPr>
              <w:pStyle w:val="HTMLPreformatted"/>
              <w:rPr>
                <w:ins w:id="3565" w:author="Bertsch Christian (CR/AEE3)" w:date="2019-09-06T11:23:00Z"/>
                <w:i/>
                <w:sz w:val="19"/>
                <w:szCs w:val="19"/>
                <w:lang w:val="en-US"/>
                <w:rPrChange w:id="3566" w:author="Bertsch Christian (CR/AEE3)" w:date="2019-10-01T14:06:00Z">
                  <w:rPr>
                    <w:ins w:id="3567" w:author="Bertsch Christian (CR/AEE3)" w:date="2019-09-06T11:23:00Z"/>
                    <w:lang w:val="en-US"/>
                  </w:rPr>
                </w:rPrChange>
              </w:rPr>
            </w:pPr>
            <w:ins w:id="3568" w:author="Bertsch Christian (CR/AEE3)" w:date="2019-09-06T11:23:00Z">
              <w:r w:rsidRPr="001C4F9F">
                <w:rPr>
                  <w:i/>
                  <w:sz w:val="19"/>
                  <w:szCs w:val="19"/>
                  <w:lang w:val="en-US"/>
                  <w:rPrChange w:id="3569" w:author="Bertsch Christian (CR/AEE3)" w:date="2019-10-01T14:06:00Z">
                    <w:rPr>
                      <w:lang w:val="en-US"/>
                    </w:rPr>
                  </w:rPrChange>
                </w:rPr>
                <w:t>until terminateSimulation</w:t>
              </w:r>
            </w:ins>
          </w:p>
          <w:p w14:paraId="18CB9846" w14:textId="77777777" w:rsidR="00C864CB" w:rsidRPr="001C4F9F" w:rsidRDefault="00C864CB" w:rsidP="00C864CB">
            <w:pPr>
              <w:pStyle w:val="HTMLPreformatted"/>
              <w:rPr>
                <w:i/>
                <w:sz w:val="19"/>
                <w:szCs w:val="19"/>
                <w:lang w:val="en-US"/>
                <w:rPrChange w:id="3570" w:author="Bertsch Christian (CR/AEE3)" w:date="2019-10-01T14:06:00Z">
                  <w:rPr>
                    <w:lang w:val="en-US"/>
                  </w:rPr>
                </w:rPrChange>
              </w:rPr>
            </w:pPr>
          </w:p>
          <w:p w14:paraId="559D8048" w14:textId="77777777" w:rsidR="00C864CB" w:rsidRPr="001C4F9F" w:rsidRDefault="00C864CB" w:rsidP="00C864CB">
            <w:pPr>
              <w:pStyle w:val="HTMLPreformatted"/>
              <w:rPr>
                <w:i/>
                <w:color w:val="008000"/>
                <w:sz w:val="19"/>
                <w:szCs w:val="19"/>
                <w:lang w:val="en-US"/>
                <w:rPrChange w:id="3571" w:author="Bertsch Christian (CR/AEE3)" w:date="2019-10-01T14:12:00Z">
                  <w:rPr>
                    <w:lang w:val="en-US"/>
                  </w:rPr>
                </w:rPrChange>
              </w:rPr>
            </w:pPr>
            <w:r w:rsidRPr="001C4F9F">
              <w:rPr>
                <w:i/>
                <w:color w:val="008000"/>
                <w:sz w:val="19"/>
                <w:szCs w:val="19"/>
                <w:lang w:val="en-US"/>
                <w:rPrChange w:id="3572" w:author="Bertsch Christian (CR/AEE3)" w:date="2019-10-01T14:12:00Z">
                  <w:rPr>
                    <w:lang w:val="en-US"/>
                  </w:rPr>
                </w:rPrChange>
              </w:rPr>
              <w:t>// terminate simulation and retrieve final values</w:t>
            </w:r>
          </w:p>
          <w:p w14:paraId="164F359B" w14:textId="77777777" w:rsidR="00C864CB" w:rsidRPr="001C4F9F" w:rsidRDefault="00C864CB" w:rsidP="00C864CB">
            <w:pPr>
              <w:pStyle w:val="HTMLPreformatted"/>
              <w:rPr>
                <w:i/>
                <w:sz w:val="19"/>
                <w:szCs w:val="19"/>
                <w:lang w:val="en-US"/>
                <w:rPrChange w:id="3573" w:author="Bertsch Christian (CR/AEE3)" w:date="2019-10-01T14:06:00Z">
                  <w:rPr>
                    <w:lang w:val="en-US"/>
                  </w:rPr>
                </w:rPrChange>
              </w:rPr>
            </w:pPr>
            <w:r w:rsidRPr="001C4F9F">
              <w:rPr>
                <w:i/>
                <w:sz w:val="19"/>
                <w:szCs w:val="19"/>
                <w:lang w:val="en-US"/>
                <w:rPrChange w:id="3574" w:author="Bertsch Christian (CR/AEE3)" w:date="2019-10-01T14:06:00Z">
                  <w:rPr>
                    <w:lang w:val="en-US"/>
                  </w:rPr>
                </w:rPrChange>
              </w:rPr>
              <w:t>TERMINATE_MODEL:</w:t>
            </w:r>
          </w:p>
          <w:p w14:paraId="77C840EA" w14:textId="77777777" w:rsidR="00C864CB" w:rsidRPr="001C4F9F" w:rsidRDefault="00C864CB" w:rsidP="00C864CB">
            <w:pPr>
              <w:pStyle w:val="HTMLPreformatted"/>
              <w:rPr>
                <w:i/>
                <w:sz w:val="19"/>
                <w:szCs w:val="19"/>
                <w:lang w:val="en-US"/>
                <w:rPrChange w:id="3575" w:author="Bertsch Christian (CR/AEE3)" w:date="2019-10-01T14:06:00Z">
                  <w:rPr>
                    <w:lang w:val="en-US"/>
                  </w:rPr>
                </w:rPrChange>
              </w:rPr>
            </w:pPr>
            <w:r w:rsidRPr="001C4F9F">
              <w:rPr>
                <w:i/>
                <w:sz w:val="19"/>
                <w:szCs w:val="19"/>
                <w:lang w:val="en-US"/>
                <w:rPrChange w:id="3576" w:author="Bertsch Christian (CR/AEE3)" w:date="2019-10-01T14:06:00Z">
                  <w:rPr>
                    <w:lang w:val="en-US"/>
                  </w:rPr>
                </w:rPrChange>
              </w:rPr>
              <w:t>M_fmi2Terminate(m)</w:t>
            </w:r>
          </w:p>
          <w:p w14:paraId="586F4765" w14:textId="77777777" w:rsidR="00C864CB" w:rsidRPr="001C4F9F" w:rsidRDefault="00C864CB" w:rsidP="00C864CB">
            <w:pPr>
              <w:pStyle w:val="HTMLPreformatted"/>
              <w:rPr>
                <w:i/>
                <w:sz w:val="19"/>
                <w:szCs w:val="19"/>
                <w:lang w:val="en-US"/>
                <w:rPrChange w:id="3577" w:author="Bertsch Christian (CR/AEE3)" w:date="2019-10-01T14:06:00Z">
                  <w:rPr>
                    <w:lang w:val="en-US"/>
                  </w:rPr>
                </w:rPrChange>
              </w:rPr>
            </w:pPr>
            <w:r w:rsidRPr="001C4F9F">
              <w:rPr>
                <w:i/>
                <w:sz w:val="19"/>
                <w:szCs w:val="19"/>
                <w:lang w:val="en-US"/>
                <w:rPrChange w:id="3578" w:author="Bertsch Christian (CR/AEE3)" w:date="2019-10-01T14:06:00Z">
                  <w:rPr>
                    <w:lang w:val="en-US"/>
                  </w:rPr>
                </w:rPrChange>
              </w:rPr>
              <w:t>M_fmi2GetReal/Integer/Boolean/String(m, ...)</w:t>
            </w:r>
          </w:p>
          <w:p w14:paraId="4012C73B" w14:textId="77777777" w:rsidR="00C864CB" w:rsidRPr="001C4F9F" w:rsidRDefault="00C864CB" w:rsidP="00C864CB">
            <w:pPr>
              <w:pStyle w:val="HTMLPreformatted"/>
              <w:rPr>
                <w:i/>
                <w:sz w:val="19"/>
                <w:szCs w:val="19"/>
                <w:lang w:val="en-US"/>
                <w:rPrChange w:id="3579" w:author="Bertsch Christian (CR/AEE3)" w:date="2019-10-01T14:06:00Z">
                  <w:rPr>
                    <w:lang w:val="en-US"/>
                  </w:rPr>
                </w:rPrChange>
              </w:rPr>
            </w:pPr>
          </w:p>
          <w:p w14:paraId="2B71FE99" w14:textId="77777777" w:rsidR="00C864CB" w:rsidRPr="001C4F9F" w:rsidRDefault="00C864CB" w:rsidP="00C864CB">
            <w:pPr>
              <w:pStyle w:val="HTMLPreformatted"/>
              <w:rPr>
                <w:i/>
                <w:color w:val="008000"/>
                <w:sz w:val="19"/>
                <w:szCs w:val="19"/>
                <w:lang w:val="en-US"/>
                <w:rPrChange w:id="3580" w:author="Bertsch Christian (CR/AEE3)" w:date="2019-10-01T14:12:00Z">
                  <w:rPr>
                    <w:lang w:val="en-US"/>
                  </w:rPr>
                </w:rPrChange>
              </w:rPr>
            </w:pPr>
            <w:r w:rsidRPr="001C4F9F">
              <w:rPr>
                <w:i/>
                <w:color w:val="008000"/>
                <w:sz w:val="19"/>
                <w:szCs w:val="19"/>
                <w:lang w:val="en-US"/>
                <w:rPrChange w:id="3581" w:author="Bertsch Christian (CR/AEE3)" w:date="2019-10-01T14:12:00Z">
                  <w:rPr>
                    <w:lang w:val="en-US"/>
                  </w:rPr>
                </w:rPrChange>
              </w:rPr>
              <w:t>// cleanup</w:t>
            </w:r>
          </w:p>
          <w:p w14:paraId="4CFEFB26" w14:textId="4F40F718" w:rsidR="00990EFE" w:rsidRPr="001C4F9F" w:rsidRDefault="00C864CB" w:rsidP="00C864CB">
            <w:pPr>
              <w:pStyle w:val="HTMLPreformatted"/>
              <w:rPr>
                <w:i/>
                <w:lang w:val="en-US"/>
                <w:rPrChange w:id="3582" w:author="Bertsch Christian (CR/AEE3)" w:date="2019-10-01T14:06:00Z">
                  <w:rPr>
                    <w:lang w:val="en-US"/>
                  </w:rPr>
                </w:rPrChange>
              </w:rPr>
            </w:pPr>
            <w:r w:rsidRPr="001C4F9F">
              <w:rPr>
                <w:i/>
                <w:sz w:val="19"/>
                <w:szCs w:val="19"/>
                <w:lang w:val="en-US"/>
                <w:rPrChange w:id="3583" w:author="Bertsch Christian (CR/AEE3)" w:date="2019-10-01T14:06:00Z">
                  <w:rPr>
                    <w:lang w:val="en-US"/>
                  </w:rPr>
                </w:rPrChange>
              </w:rPr>
              <w:t>M_fmi2FreeInstance(m)</w:t>
            </w:r>
          </w:p>
        </w:tc>
      </w:tr>
    </w:tbl>
    <w:p w14:paraId="2B760D10" w14:textId="7B466450" w:rsidR="00990EFE" w:rsidRPr="0098259C" w:rsidRDefault="00990EFE" w:rsidP="00990EFE">
      <w:pPr>
        <w:pStyle w:val="BodyText"/>
      </w:pPr>
      <w:del w:id="3584" w:author="Bertsch Christian (CR/AEE3)" w:date="2019-09-06T11:23:00Z">
        <w:r w:rsidRPr="0098259C">
          <w:delText>Above</w:delText>
        </w:r>
      </w:del>
      <w:ins w:id="3585" w:author="Bertsch Christian (CR/AEE3)" w:date="2019-09-06T11:23:00Z">
        <w:r w:rsidR="00935E81">
          <w:t>In the code a</w:t>
        </w:r>
        <w:r w:rsidRPr="0098259C">
          <w:t>bove</w:t>
        </w:r>
      </w:ins>
      <w:r w:rsidRPr="0098259C">
        <w:t xml:space="preserve">, errors are not handled. Typically, </w:t>
      </w:r>
      <w:r w:rsidR="00140C25">
        <w:rPr>
          <w:rStyle w:val="CODE"/>
        </w:rPr>
        <w:t>fmi2</w:t>
      </w:r>
      <w:r w:rsidR="00FB1002" w:rsidRPr="0098259C">
        <w:rPr>
          <w:rStyle w:val="CODE"/>
        </w:rPr>
        <w:t>XXX</w:t>
      </w:r>
      <w:r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r w:rsidR="009236DE" w:rsidRPr="0098259C">
        <w:rPr>
          <w:noProof w:val="0"/>
        </w:rPr>
        <w:t>Get</w:t>
      </w:r>
      <w:r w:rsidRPr="0098259C">
        <w:rPr>
          <w:noProof w:val="0"/>
        </w:rPr>
        <w:t>Derivatives(m, der_x, nx);</w:t>
      </w:r>
    </w:p>
    <w:p w14:paraId="28F7A285" w14:textId="33DC344E" w:rsidR="00827E83" w:rsidRPr="0098259C" w:rsidRDefault="00827E83" w:rsidP="00827E83">
      <w:pPr>
        <w:pStyle w:val="CODE1"/>
        <w:rPr>
          <w:noProof w:val="0"/>
        </w:rPr>
      </w:pPr>
      <w:r w:rsidRPr="0098259C">
        <w:rPr>
          <w:noProof w:val="0"/>
        </w:rPr>
        <w:t xml:space="preserve">switch ( status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Error  :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Fatal  :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Heading2"/>
      </w:pPr>
      <w:bookmarkStart w:id="3586" w:name="_Toc20839942"/>
      <w:r w:rsidRPr="0098259C">
        <w:t>FMI Description Schema</w:t>
      </w:r>
      <w:bookmarkEnd w:id="3586"/>
    </w:p>
    <w:p w14:paraId="5A4B735D" w14:textId="12191207" w:rsidR="005407A8" w:rsidRPr="0098259C" w:rsidRDefault="00C76E75" w:rsidP="005407A8">
      <w:pPr>
        <w:pStyle w:val="BodyText"/>
      </w:pPr>
      <w:r w:rsidRPr="0098259C">
        <w:t xml:space="preserve">This is defined in </w:t>
      </w:r>
      <w:r w:rsidR="003B1168">
        <w:fldChar w:fldCharType="begin"/>
      </w:r>
      <w:r w:rsidR="003B1168">
        <w:instrText xml:space="preserve"> REF _Ref386213289 \n \h </w:instrText>
      </w:r>
      <w:r w:rsidR="003B1168">
        <w:fldChar w:fldCharType="separate"/>
      </w:r>
      <w:r w:rsidR="000440B4">
        <w:t>2.2</w:t>
      </w:r>
      <w:r w:rsidR="003B1168">
        <w:fldChar w:fldCharType="end"/>
      </w:r>
      <w:r w:rsidRPr="0098259C">
        <w:t>.</w:t>
      </w:r>
      <w:r w:rsidR="005407A8" w:rsidRPr="0098259C">
        <w:t xml:space="preserve"> Additionally, the </w:t>
      </w:r>
      <w:del w:id="3587" w:author="Bertsch Christian (CR/AEE3)" w:date="2019-09-06T11:23:00Z">
        <w:r w:rsidR="005407A8" w:rsidRPr="0098259C">
          <w:delText>“</w:delText>
        </w:r>
      </w:del>
      <w:r w:rsidR="005407A8" w:rsidRPr="0098259C">
        <w:t>Model Exchange</w:t>
      </w:r>
      <w:del w:id="3588" w:author="Bertsch Christian (CR/AEE3)" w:date="2019-09-06T11:23:00Z">
        <w:r w:rsidR="005407A8" w:rsidRPr="0098259C">
          <w:delText xml:space="preserve">” </w:delText>
        </w:r>
      </w:del>
      <w:ins w:id="3589" w:author="Bertsch Christian (CR/AEE3)" w:date="2019-09-06T11:23:00Z">
        <w:r w:rsidR="00935E81">
          <w:t>-</w:t>
        </w:r>
      </w:ins>
      <w:r w:rsidR="005407A8" w:rsidRPr="0098259C">
        <w:t>specific element “</w:t>
      </w:r>
      <w:r w:rsidR="007534C8" w:rsidRPr="0098259C">
        <w:t>ModelExchange</w:t>
      </w:r>
      <w:r w:rsidR="005407A8" w:rsidRPr="0098259C">
        <w:t>” is defined in the next section.</w:t>
      </w:r>
    </w:p>
    <w:p w14:paraId="71757917" w14:textId="77777777" w:rsidR="0065491B" w:rsidRDefault="0065491B">
      <w:pPr>
        <w:spacing w:line="240" w:lineRule="auto"/>
        <w:rPr>
          <w:b/>
          <w:iCs/>
          <w:spacing w:val="4"/>
        </w:rPr>
      </w:pPr>
      <w:bookmarkStart w:id="3590" w:name="_Ref290828041"/>
      <w:r>
        <w:br w:type="page"/>
      </w:r>
    </w:p>
    <w:p w14:paraId="1B958BD5" w14:textId="241269E7" w:rsidR="000B7BEF" w:rsidRPr="0098259C" w:rsidRDefault="000B7BEF" w:rsidP="000B7BEF">
      <w:pPr>
        <w:pStyle w:val="Heading3"/>
      </w:pPr>
      <w:bookmarkStart w:id="3591" w:name="_Ref20220416"/>
      <w:bookmarkStart w:id="3592" w:name="_Ref20232891"/>
      <w:bookmarkStart w:id="3593" w:name="_Ref20232913"/>
      <w:bookmarkStart w:id="3594" w:name="_Toc20839943"/>
      <w:r w:rsidRPr="0098259C">
        <w:t xml:space="preserve">Model Exchange </w:t>
      </w:r>
      <w:r w:rsidR="00295BF9" w:rsidRPr="0098259C">
        <w:t xml:space="preserve">FMU </w:t>
      </w:r>
      <w:r w:rsidRPr="0098259C">
        <w:t>(</w:t>
      </w:r>
      <w:r w:rsidR="00295BF9" w:rsidRPr="0098259C">
        <w:t>ModelExchange</w:t>
      </w:r>
      <w:r w:rsidRPr="0098259C">
        <w:t>)</w:t>
      </w:r>
      <w:bookmarkEnd w:id="3590"/>
      <w:bookmarkEnd w:id="3591"/>
      <w:bookmarkEnd w:id="3592"/>
      <w:bookmarkEnd w:id="3593"/>
      <w:bookmarkEnd w:id="3594"/>
    </w:p>
    <w:p w14:paraId="53222413" w14:textId="77777777" w:rsidR="00295BF9" w:rsidRPr="0098259C" w:rsidRDefault="00295BF9" w:rsidP="000B7BEF">
      <w:pPr>
        <w:pStyle w:val="BodyText"/>
      </w:pPr>
      <w:r w:rsidRPr="0098259C">
        <w:t xml:space="preserve">If the </w:t>
      </w:r>
      <w:r w:rsidR="00374F39" w:rsidRPr="0098259C">
        <w:t>XML</w:t>
      </w:r>
      <w:r w:rsidR="005A2A81" w:rsidRPr="0098259C">
        <w:t xml:space="preserve"> file</w:t>
      </w:r>
      <w:r w:rsidRPr="0098259C">
        <w:t xml:space="preserve"> defines an FMU for Model Exchange, element “ModelExchange” must be present. It is defined as:</w:t>
      </w:r>
    </w:p>
    <w:p w14:paraId="5FCEC17F" w14:textId="77777777" w:rsidR="000B7BEF" w:rsidRDefault="000B7BEF" w:rsidP="00C97E8F">
      <w:pPr>
        <w:pStyle w:val="BodyText"/>
        <w:jc w:val="center"/>
        <w:rPr>
          <w:noProof/>
          <w:lang w:val="de-DE" w:eastAsia="de-DE"/>
        </w:rPr>
      </w:pPr>
    </w:p>
    <w:p w14:paraId="19E201C0" w14:textId="77777777" w:rsidR="00B64FF4" w:rsidRDefault="00B55EEC" w:rsidP="00C97E8F">
      <w:pPr>
        <w:pStyle w:val="BodyText"/>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BodyText"/>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BodyText"/>
        <w:spacing w:after="120"/>
      </w:pPr>
      <w:r>
        <w:br w:type="page"/>
      </w:r>
      <w:r w:rsidR="000B7BEF" w:rsidRPr="0098259C">
        <w:t>The</w:t>
      </w:r>
      <w:r w:rsidR="00121EF8" w:rsidRPr="0098259C">
        <w:t xml:space="preserve"> following attributes are defined</w:t>
      </w:r>
      <w:r w:rsidR="005711DA" w:rsidRPr="0098259C">
        <w:t xml:space="preserve"> (all of them are optional, with exception of “</w:t>
      </w:r>
      <w:r w:rsidR="005711DA" w:rsidRPr="0098259C">
        <w:rPr>
          <w:rStyle w:val="CODE"/>
        </w:rPr>
        <w:t>modelIdentifier</w:t>
      </w:r>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BodyText"/>
              <w:rPr>
                <w:i/>
              </w:rPr>
            </w:pPr>
            <w:r w:rsidRPr="0098259C">
              <w:rPr>
                <w:i/>
              </w:rPr>
              <w:t>Attribute Name</w:t>
            </w:r>
          </w:p>
        </w:tc>
        <w:tc>
          <w:tcPr>
            <w:tcW w:w="4774" w:type="dxa"/>
            <w:shd w:val="clear" w:color="auto" w:fill="auto"/>
          </w:tcPr>
          <w:p w14:paraId="70EB2F73" w14:textId="77777777" w:rsidR="000B7BEF" w:rsidRPr="0098259C" w:rsidRDefault="000B7BEF" w:rsidP="008E3517">
            <w:pPr>
              <w:pStyle w:val="BodyText"/>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BodyText"/>
              <w:rPr>
                <w:rStyle w:val="CODE"/>
              </w:rPr>
            </w:pPr>
            <w:r w:rsidRPr="0098259C">
              <w:rPr>
                <w:rStyle w:val="CODE"/>
              </w:rPr>
              <w:t>modelIdentifier</w:t>
            </w:r>
          </w:p>
        </w:tc>
        <w:tc>
          <w:tcPr>
            <w:tcW w:w="4774" w:type="dxa"/>
            <w:shd w:val="clear" w:color="auto" w:fill="auto"/>
          </w:tcPr>
          <w:p w14:paraId="17701BF1" w14:textId="2076E8A1" w:rsidR="00D17B68" w:rsidRPr="0098259C" w:rsidRDefault="007D3084" w:rsidP="00A632B8">
            <w:pPr>
              <w:pStyle w:val="BodyText"/>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rPr>
                <w:rStyle w:val="termdef"/>
              </w:rPr>
              <w:t xml:space="preserve">. </w:t>
            </w:r>
            <w:r w:rsidRPr="003006D6">
              <w:rPr>
                <w:rStyle w:val="CODE"/>
              </w:rPr>
              <w:t>modelIdentifier</w:t>
            </w:r>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DLL/SharedObject</w:t>
            </w:r>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0440B4">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BodyText"/>
              <w:rPr>
                <w:rStyle w:val="CODE"/>
              </w:rPr>
            </w:pPr>
            <w:r w:rsidRPr="0098259C">
              <w:rPr>
                <w:rStyle w:val="CODE"/>
              </w:rPr>
              <w:t>needsExecutionTool</w:t>
            </w:r>
          </w:p>
        </w:tc>
        <w:tc>
          <w:tcPr>
            <w:tcW w:w="4774" w:type="dxa"/>
            <w:shd w:val="clear" w:color="auto" w:fill="auto"/>
          </w:tcPr>
          <w:p w14:paraId="4AD8E1F9" w14:textId="5A5FFDBF" w:rsidR="00D17B68" w:rsidRPr="0098259C" w:rsidRDefault="00D17B68" w:rsidP="00546500">
            <w:pPr>
              <w:pStyle w:val="BodyText"/>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ins w:id="3595" w:author="Bertsch Christian (CR/AEE3)" w:date="2019-09-06T11:23:00Z">
              <w:r w:rsidR="00A632B8">
                <w:rPr>
                  <w:rStyle w:val="termdef"/>
                  <w:i/>
                </w:rPr>
                <w:t>,</w:t>
              </w:r>
            </w:ins>
            <w:r w:rsidRPr="0098259C">
              <w:rPr>
                <w:rStyle w:val="termdef"/>
                <w:i/>
              </w:rPr>
              <w:t xml:space="preserve"> when loading an FMU with </w:t>
            </w:r>
            <w:r w:rsidRPr="0098259C">
              <w:rPr>
                <w:rStyle w:val="CODE"/>
              </w:rPr>
              <w:t>needsExecutionTool = true</w:t>
            </w:r>
            <w:r w:rsidRPr="0098259C">
              <w:rPr>
                <w:rStyle w:val="termdef"/>
                <w:i/>
              </w:rPr>
              <w:t xml:space="preserve">, </w:t>
            </w:r>
            <w:r w:rsidR="00546500" w:rsidRPr="0098259C">
              <w:rPr>
                <w:rStyle w:val="termdef"/>
                <w:i/>
              </w:rPr>
              <w:t>the environment can inform the user that a tool has to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BodyText"/>
              <w:rPr>
                <w:rStyle w:val="CODE"/>
              </w:rPr>
            </w:pPr>
            <w:r w:rsidRPr="0098259C">
              <w:rPr>
                <w:rStyle w:val="CODE"/>
              </w:rPr>
              <w:t>completedIntegratorStepNotNeeded</w:t>
            </w:r>
          </w:p>
        </w:tc>
        <w:tc>
          <w:tcPr>
            <w:tcW w:w="4774" w:type="dxa"/>
            <w:shd w:val="clear" w:color="auto" w:fill="auto"/>
          </w:tcPr>
          <w:p w14:paraId="292F2D8A" w14:textId="4D54E6BB" w:rsidR="004D7D6D" w:rsidRPr="0098259C" w:rsidRDefault="004D7D6D" w:rsidP="00A632B8">
            <w:pPr>
              <w:pStyle w:val="BodyText"/>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w:t>
            </w:r>
            <w:del w:id="3596" w:author="Bertsch Christian (CR/AEE3)" w:date="2019-09-06T11:23:00Z">
              <w:r w:rsidRPr="0098259C">
                <w:delText xml:space="preserve">to </w:delText>
              </w:r>
            </w:del>
            <w:r w:rsidRPr="0098259C">
              <w:t>be called (</w:t>
            </w:r>
            <w:del w:id="3597" w:author="Bertsch Christian (CR/AEE3)" w:date="2019-09-06T11:23:00Z">
              <w:r w:rsidRPr="0098259C">
                <w:delText>which</w:delText>
              </w:r>
            </w:del>
            <w:ins w:id="3598" w:author="Bertsch Christian (CR/AEE3)" w:date="2019-09-06T11:23:00Z">
              <w:r w:rsidR="00A632B8">
                <w:t>this</w:t>
              </w:r>
            </w:ins>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0440B4">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BodyText"/>
              <w:rPr>
                <w:rStyle w:val="CODE"/>
              </w:rPr>
            </w:pPr>
            <w:r w:rsidRPr="0098259C">
              <w:rPr>
                <w:rStyle w:val="CODE"/>
              </w:rPr>
              <w:t>canBeInstantiatedOnlyOncePerProcess</w:t>
            </w:r>
          </w:p>
        </w:tc>
        <w:tc>
          <w:tcPr>
            <w:tcW w:w="4774" w:type="dxa"/>
            <w:shd w:val="clear" w:color="auto" w:fill="auto"/>
          </w:tcPr>
          <w:p w14:paraId="0844B9C5" w14:textId="77777777" w:rsidR="000B7BEF" w:rsidRPr="0098259C" w:rsidRDefault="000B7BEF" w:rsidP="00593EB0">
            <w:pPr>
              <w:pStyle w:val="BodyText"/>
            </w:pPr>
            <w:r w:rsidRPr="0098259C">
              <w:t xml:space="preserve">This flag indicates cases (especially for embedded code), where only one instance per FMU is possible </w:t>
            </w:r>
            <w:r w:rsidRPr="0098259C">
              <w:br/>
              <w:t xml:space="preserve">(multiple instantiation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BodyText"/>
              <w:rPr>
                <w:rStyle w:val="CODE"/>
              </w:rPr>
            </w:pPr>
            <w:r w:rsidRPr="0098259C">
              <w:rPr>
                <w:rStyle w:val="CODE"/>
              </w:rPr>
              <w:t>canNotUseMemoryManagementFunctions</w:t>
            </w:r>
          </w:p>
        </w:tc>
        <w:tc>
          <w:tcPr>
            <w:tcW w:w="4774" w:type="dxa"/>
            <w:shd w:val="clear" w:color="auto" w:fill="auto"/>
          </w:tcPr>
          <w:p w14:paraId="1CB8436A" w14:textId="0816533B" w:rsidR="000B7BEF" w:rsidRPr="0098259C" w:rsidRDefault="000B7BEF" w:rsidP="00593EB0">
            <w:pPr>
              <w:pStyle w:val="BodyText"/>
            </w:pPr>
            <w:r w:rsidRPr="0098259C">
              <w:t xml:space="preserve">If </w:t>
            </w:r>
            <w:r w:rsidRPr="0098259C">
              <w:rPr>
                <w:rStyle w:val="CODE"/>
              </w:rPr>
              <w:t>true</w:t>
            </w:r>
            <w:r w:rsidRPr="0098259C">
              <w:t xml:space="preserve">, the FMU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BodyText"/>
              <w:rPr>
                <w:rStyle w:val="CODE"/>
              </w:rPr>
            </w:pPr>
            <w:r w:rsidRPr="0098259C">
              <w:rPr>
                <w:rStyle w:val="CODE"/>
              </w:rPr>
              <w:t>canGetAndSetFMUstate</w:t>
            </w:r>
          </w:p>
        </w:tc>
        <w:tc>
          <w:tcPr>
            <w:tcW w:w="4774" w:type="dxa"/>
            <w:shd w:val="clear" w:color="auto" w:fill="auto"/>
          </w:tcPr>
          <w:p w14:paraId="66FA7C1E" w14:textId="034A81D5" w:rsidR="00295BF9" w:rsidRPr="0098259C" w:rsidRDefault="00295BF9" w:rsidP="00593EB0">
            <w:pPr>
              <w:pStyle w:val="BodyText"/>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BodyText"/>
              <w:rPr>
                <w:rStyle w:val="CODE"/>
              </w:rPr>
            </w:pPr>
            <w:r w:rsidRPr="0098259C">
              <w:rPr>
                <w:rStyle w:val="CODE"/>
              </w:rPr>
              <w:t>canSerializeFMUstate</w:t>
            </w:r>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ins w:id="3599" w:author="Bertsch Christian (CR/AEE3)" w:date="2019-09-06T11:23:00Z">
              <w:r w:rsidR="00A632B8">
                <w:t>,</w:t>
              </w:r>
            </w:ins>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BodyText"/>
              <w:rPr>
                <w:rStyle w:val="CODE"/>
              </w:rPr>
            </w:pPr>
            <w:r>
              <w:rPr>
                <w:rStyle w:val="CODE"/>
              </w:rPr>
              <w:t>providesDirectionalDerivative</w:t>
            </w:r>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BodyText"/>
        <w:spacing w:after="120"/>
      </w:pPr>
      <w:r w:rsidRPr="0098259C">
        <w:t>The flags have the following default values.</w:t>
      </w:r>
    </w:p>
    <w:p w14:paraId="31AEB85A" w14:textId="77777777" w:rsidR="000B7BEF" w:rsidRPr="0098259C" w:rsidRDefault="000B7BEF" w:rsidP="00866194">
      <w:pPr>
        <w:pStyle w:val="BulletItemFirst"/>
      </w:pPr>
      <w:r w:rsidRPr="0098259C">
        <w:t>boolean: false</w:t>
      </w:r>
    </w:p>
    <w:p w14:paraId="16E315D0" w14:textId="77777777" w:rsidR="000B7BEF" w:rsidRPr="0098259C" w:rsidRDefault="000B7BEF" w:rsidP="00866194">
      <w:pPr>
        <w:pStyle w:val="BulletItemFirst"/>
      </w:pPr>
      <w:r w:rsidRPr="0098259C">
        <w:t>unsignedInt: 0</w:t>
      </w:r>
    </w:p>
    <w:p w14:paraId="20C87A1F" w14:textId="77777777" w:rsidR="004D7A01" w:rsidRPr="0098259C" w:rsidRDefault="004D7A01" w:rsidP="00D8119C">
      <w:pPr>
        <w:pStyle w:val="Heading3"/>
      </w:pPr>
      <w:bookmarkStart w:id="3600" w:name="_Ref304972608"/>
      <w:bookmarkStart w:id="3601" w:name="_Toc20839944"/>
      <w:r w:rsidRPr="0098259C">
        <w:t>Example</w:t>
      </w:r>
      <w:r w:rsidR="004330D4" w:rsidRPr="0098259C">
        <w:t xml:space="preserve"> </w:t>
      </w:r>
      <w:r w:rsidR="00374F39" w:rsidRPr="0098259C">
        <w:t>XML</w:t>
      </w:r>
      <w:r w:rsidR="004330D4" w:rsidRPr="0098259C">
        <w:t xml:space="preserve"> Description File</w:t>
      </w:r>
      <w:bookmarkEnd w:id="3600"/>
      <w:bookmarkEnd w:id="3601"/>
    </w:p>
    <w:p w14:paraId="4601BB85" w14:textId="77777777" w:rsidR="004D7A01" w:rsidRPr="0098259C" w:rsidRDefault="004D7A01" w:rsidP="004D7A01">
      <w:pPr>
        <w:pStyle w:val="BodyText"/>
      </w:pPr>
      <w:r w:rsidRPr="0098259C">
        <w:t xml:space="preserve">When generating an FMU from the </w:t>
      </w:r>
      <w:r w:rsidR="00D23AF9" w:rsidRPr="0098259C">
        <w:t xml:space="preserve">hypothetical </w:t>
      </w:r>
      <w:r w:rsidRPr="0098259C">
        <w:t>model “</w:t>
      </w:r>
      <w:r w:rsidR="009F76B6" w:rsidRPr="0098259C">
        <w:t>MyLibrary.SpringMassDamp</w:t>
      </w:r>
      <w:r w:rsidR="00D23AF9" w:rsidRPr="0098259C">
        <w:t>er</w:t>
      </w:r>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ins w:id="3602" w:author="Bertsch Christian (CR/AEE3)" w:date="2019-09-24T15:00:00Z">
        <w:r w:rsidR="00217351">
          <w:rPr>
            <w:noProof w:val="0"/>
          </w:rPr>
          <w:t>-</w:t>
        </w:r>
      </w:ins>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&lt;fmiModelDescription</w:t>
      </w:r>
    </w:p>
    <w:p w14:paraId="7A2666B5" w14:textId="2998B986" w:rsidR="00D23AF9" w:rsidRPr="0098259C" w:rsidRDefault="00D23AF9" w:rsidP="00D23AF9">
      <w:pPr>
        <w:pStyle w:val="CODE1"/>
        <w:rPr>
          <w:noProof w:val="0"/>
        </w:rPr>
      </w:pPr>
      <w:r w:rsidRPr="0098259C">
        <w:rPr>
          <w:noProof w:val="0"/>
        </w:rPr>
        <w:t xml:space="preserve">  fmiVersion="2.0"</w:t>
      </w:r>
    </w:p>
    <w:p w14:paraId="2E3F30A8" w14:textId="77777777" w:rsidR="00D23AF9" w:rsidRPr="0098259C" w:rsidRDefault="00D23AF9" w:rsidP="00D23AF9">
      <w:pPr>
        <w:pStyle w:val="CODE1"/>
        <w:rPr>
          <w:noProof w:val="0"/>
        </w:rPr>
      </w:pPr>
      <w:r w:rsidRPr="0098259C">
        <w:rPr>
          <w:noProof w:val="0"/>
        </w:rPr>
        <w:t xml:space="preserve">  modelName="MyLibrary.SpringMassDamper"</w:t>
      </w:r>
    </w:p>
    <w:p w14:paraId="493A5D18" w14:textId="77777777" w:rsidR="00D23AF9" w:rsidRPr="0098259C" w:rsidRDefault="00D23AF9" w:rsidP="00D23AF9">
      <w:pPr>
        <w:pStyle w:val="CODE1"/>
        <w:rPr>
          <w:noProof w:val="0"/>
        </w:rPr>
      </w:pPr>
      <w:r w:rsidRPr="0098259C">
        <w:rPr>
          <w:noProof w:val="0"/>
        </w:rPr>
        <w:t xml:space="preserve">  guid="{8c4e810f-3df3-4a00-8276-176fa3c9f9e0}"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generationDateAndTime="2011-09-23T16:57:33Z"</w:t>
      </w:r>
    </w:p>
    <w:p w14:paraId="3A21ACD3" w14:textId="77777777" w:rsidR="00D23AF9" w:rsidRPr="0098259C" w:rsidRDefault="00D23AF9" w:rsidP="00D23AF9">
      <w:pPr>
        <w:pStyle w:val="CODE1"/>
        <w:rPr>
          <w:noProof w:val="0"/>
        </w:rPr>
      </w:pPr>
      <w:r w:rsidRPr="0098259C">
        <w:rPr>
          <w:noProof w:val="0"/>
        </w:rPr>
        <w:t xml:space="preserve">  variableNamingConvention="structured"</w:t>
      </w:r>
    </w:p>
    <w:p w14:paraId="38EFDDB7" w14:textId="77777777" w:rsidR="00D23AF9" w:rsidRPr="0098259C" w:rsidRDefault="00D23AF9" w:rsidP="00D23AF9">
      <w:pPr>
        <w:pStyle w:val="CODE1"/>
        <w:rPr>
          <w:b/>
          <w:noProof w:val="0"/>
          <w:color w:val="0000FF"/>
        </w:rPr>
      </w:pPr>
      <w:r w:rsidRPr="0098259C">
        <w:rPr>
          <w:noProof w:val="0"/>
        </w:rPr>
        <w:t xml:space="preserve">  numberOfEventIndicators="2"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&lt;ModelExchange</w:t>
      </w:r>
    </w:p>
    <w:p w14:paraId="6B1A346B" w14:textId="77777777" w:rsidR="00D23AF9" w:rsidRPr="0098259C" w:rsidRDefault="00D23AF9" w:rsidP="00D23AF9">
      <w:pPr>
        <w:pStyle w:val="CODE1"/>
        <w:rPr>
          <w:noProof w:val="0"/>
        </w:rPr>
      </w:pPr>
      <w:r w:rsidRPr="0098259C">
        <w:rPr>
          <w:noProof w:val="0"/>
        </w:rPr>
        <w:t xml:space="preserve">    modelIdentifier="MyLibrary_SpringMassDamper"</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70A782E9" w14:textId="455E3E1C" w:rsidR="00D23AF9" w:rsidRDefault="00D23AF9" w:rsidP="00D23AF9">
      <w:pPr>
        <w:pStyle w:val="CODE1"/>
        <w:rPr>
          <w:ins w:id="3603" w:author="Bertsch Christian (CR/AEE3)" w:date="2019-09-24T16:41:00Z"/>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ins w:id="3604" w:author="Bertsch Christian (CR/AEE3)" w:date="2019-09-24T16:41:00Z"/>
          <w:b/>
          <w:noProof w:val="0"/>
          <w:color w:val="0000FF"/>
        </w:rPr>
      </w:pPr>
      <w:ins w:id="3605" w:author="Bertsch Christian (CR/AEE3)" w:date="2019-09-24T16:41:00Z">
        <w:r w:rsidRPr="00BB2FAA">
          <w:rPr>
            <w:b/>
            <w:noProof w:val="0"/>
            <w:color w:val="0000FF"/>
          </w:rPr>
          <w:t xml:space="preserve">    &lt;Unit </w:t>
        </w:r>
        <w:r w:rsidRPr="00155392">
          <w:rPr>
            <w:noProof w:val="0"/>
            <w:rPrChange w:id="3606" w:author="Bertsch Christian (CR/AEE3)" w:date="2019-09-24T17:01:00Z">
              <w:rPr>
                <w:b/>
                <w:noProof w:val="0"/>
                <w:color w:val="0000FF"/>
              </w:rPr>
            </w:rPrChange>
          </w:rPr>
          <w:t>name="N.m"</w:t>
        </w:r>
        <w:r w:rsidRPr="00BB2FAA">
          <w:rPr>
            <w:b/>
            <w:noProof w:val="0"/>
            <w:color w:val="0000FF"/>
          </w:rPr>
          <w:t>&gt;</w:t>
        </w:r>
      </w:ins>
    </w:p>
    <w:p w14:paraId="6265EA6E" w14:textId="77777777" w:rsidR="00BB2FAA" w:rsidRPr="00BB2FAA" w:rsidRDefault="00BB2FAA" w:rsidP="00BB2FAA">
      <w:pPr>
        <w:pStyle w:val="CODE1"/>
        <w:rPr>
          <w:ins w:id="3607" w:author="Bertsch Christian (CR/AEE3)" w:date="2019-09-24T16:41:00Z"/>
          <w:b/>
          <w:noProof w:val="0"/>
          <w:color w:val="0000FF"/>
        </w:rPr>
      </w:pPr>
      <w:ins w:id="3608" w:author="Bertsch Christian (CR/AEE3)" w:date="2019-09-24T16:41:00Z">
        <w:r w:rsidRPr="00BB2FAA">
          <w:rPr>
            <w:b/>
            <w:noProof w:val="0"/>
            <w:color w:val="0000FF"/>
          </w:rPr>
          <w:t xml:space="preserve">      &lt;BaseUnit </w:t>
        </w:r>
        <w:r w:rsidRPr="00155392">
          <w:rPr>
            <w:noProof w:val="0"/>
            <w:rPrChange w:id="3609" w:author="Bertsch Christian (CR/AEE3)" w:date="2019-09-24T17:02:00Z">
              <w:rPr>
                <w:b/>
                <w:noProof w:val="0"/>
                <w:color w:val="0000FF"/>
              </w:rPr>
            </w:rPrChange>
          </w:rPr>
          <w:t>kg="1" m="2" s="-2"/</w:t>
        </w:r>
        <w:r w:rsidRPr="00BB2FAA">
          <w:rPr>
            <w:b/>
            <w:noProof w:val="0"/>
            <w:color w:val="0000FF"/>
          </w:rPr>
          <w:t>&gt;</w:t>
        </w:r>
      </w:ins>
    </w:p>
    <w:p w14:paraId="4B8181F0" w14:textId="7ADF6CED" w:rsidR="00BB2FAA" w:rsidRPr="0098259C" w:rsidRDefault="00BB2FAA" w:rsidP="00BB2FAA">
      <w:pPr>
        <w:pStyle w:val="CODE1"/>
        <w:rPr>
          <w:b/>
          <w:noProof w:val="0"/>
          <w:color w:val="0000FF"/>
        </w:rPr>
      </w:pPr>
      <w:ins w:id="3610" w:author="Bertsch Christian (CR/AEE3)" w:date="2019-09-24T16:41:00Z">
        <w:r w:rsidRPr="00BB2FAA">
          <w:rPr>
            <w:b/>
            <w:noProof w:val="0"/>
            <w:color w:val="0000FF"/>
          </w:rPr>
          <w:t xml:space="preserve">    &lt;/Unit&gt;</w:t>
        </w:r>
      </w:ins>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&lt;TypeDefinitions&gt;</w:t>
      </w: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1574F040"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090F3AEB"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0DFD9518" w14:textId="77777777" w:rsidR="00D23AF9" w:rsidRPr="0098259C" w:rsidRDefault="00D23AF9" w:rsidP="00D23AF9">
      <w:pPr>
        <w:pStyle w:val="CODE1"/>
        <w:rPr>
          <w:noProof w:val="0"/>
        </w:rPr>
      </w:pPr>
      <w:r w:rsidRPr="0098259C">
        <w:rPr>
          <w:b/>
          <w:noProof w:val="0"/>
          <w:color w:val="0000FF"/>
        </w:rPr>
        <w:t xml:space="preserve">  &lt;/TypeDefinitions&gt;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valueReference="1073741824"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5CB2B430" w14:textId="6DD1D2A0"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r w:rsidR="009C1E42">
        <w:rPr>
          <w:b/>
          <w:noProof w:val="0"/>
          <w:color w:val="0000FF"/>
        </w:rPr>
        <w:t xml:space="preserve">   </w:t>
      </w:r>
      <w:del w:id="3611" w:author="Bertsch Christian (CR/AEE3)" w:date="2019-09-24T15:23:00Z">
        <w:r w:rsidR="009C1E42" w:rsidRPr="00B91CC7" w:rsidDel="00825D82">
          <w:rPr>
            <w:noProof w:val="0"/>
          </w:rPr>
          <w:delText>&lt;!</w:delText>
        </w:r>
        <w:r w:rsidR="009C1E42" w:rsidDel="00825D82">
          <w:rPr>
            <w:noProof w:val="0"/>
          </w:rPr>
          <w:delText>—</w:delText>
        </w:r>
      </w:del>
      <w:ins w:id="3612" w:author="Bertsch Christian (CR/AEE3)" w:date="2019-09-24T16:38:00Z">
        <w:r w:rsidR="00133CD9">
          <w:rPr>
            <w:noProof w:val="0"/>
          </w:rPr>
          <w:t>&lt;!--</w:t>
        </w:r>
      </w:ins>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4CBD8E2" w14:textId="77777777" w:rsidR="00D23AF9" w:rsidRPr="0098259C" w:rsidRDefault="00D23AF9" w:rsidP="00D23AF9">
      <w:pPr>
        <w:pStyle w:val="CODE1"/>
        <w:rPr>
          <w:noProof w:val="0"/>
        </w:rPr>
      </w:pPr>
      <w:r w:rsidRPr="0098259C">
        <w:rPr>
          <w:noProof w:val="0"/>
        </w:rPr>
        <w:t xml:space="preserve">      name="torque.tau"</w:t>
      </w:r>
    </w:p>
    <w:p w14:paraId="3B4C1737" w14:textId="77777777" w:rsidR="00D23AF9" w:rsidRPr="0098259C" w:rsidRDefault="00D23AF9" w:rsidP="00D23AF9">
      <w:pPr>
        <w:pStyle w:val="CODE1"/>
        <w:rPr>
          <w:noProof w:val="0"/>
        </w:rPr>
      </w:pPr>
      <w:r w:rsidRPr="0098259C">
        <w:rPr>
          <w:noProof w:val="0"/>
        </w:rPr>
        <w:t xml:space="preserve">      valueReference="536870912"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-flange.tau)"</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3FE5B04E"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del w:id="3613" w:author="Bertsch Christian (CR/AEE3)" w:date="2019-09-24T15:23:00Z">
        <w:r w:rsidR="009C1E42" w:rsidRPr="00B91CC7" w:rsidDel="00825D82">
          <w:rPr>
            <w:noProof w:val="0"/>
          </w:rPr>
          <w:delText>&lt;!</w:delText>
        </w:r>
        <w:r w:rsidR="009C1E42" w:rsidDel="00825D82">
          <w:rPr>
            <w:noProof w:val="0"/>
          </w:rPr>
          <w:delText>—</w:delText>
        </w:r>
      </w:del>
      <w:ins w:id="3614" w:author="Bertsch Christian (CR/AEE3)" w:date="2019-09-24T16:38:00Z">
        <w:r w:rsidR="00133CD9">
          <w:rPr>
            <w:noProof w:val="0"/>
          </w:rPr>
          <w:t>&lt;!--</w:t>
        </w:r>
      </w:ins>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valueReference="805306368"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sidRPr="0098259C">
        <w:rPr>
          <w:b/>
          <w:noProof w:val="0"/>
          <w:color w:val="0000FF"/>
        </w:rPr>
        <w:t xml:space="preserve"> /&gt;</w:t>
      </w:r>
    </w:p>
    <w:p w14:paraId="59CFBBE9" w14:textId="275BEF87"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del w:id="3615" w:author="Bertsch Christian (CR/AEE3)" w:date="2019-09-24T15:23:00Z">
        <w:r w:rsidR="009C1E42" w:rsidRPr="00B91CC7" w:rsidDel="00825D82">
          <w:rPr>
            <w:noProof w:val="0"/>
          </w:rPr>
          <w:delText>&lt;!</w:delText>
        </w:r>
        <w:r w:rsidR="009C1E42" w:rsidDel="00825D82">
          <w:rPr>
            <w:noProof w:val="0"/>
          </w:rPr>
          <w:delText>—</w:delText>
        </w:r>
      </w:del>
      <w:ins w:id="3616" w:author="Bertsch Christian (CR/AEE3)" w:date="2019-09-24T16:38:00Z">
        <w:r w:rsidR="00133CD9">
          <w:rPr>
            <w:noProof w:val="0"/>
          </w:rPr>
          <w:t>&lt;!--</w:t>
        </w:r>
      </w:ins>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valueReference="805306369"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sidRPr="0098259C">
        <w:rPr>
          <w:b/>
          <w:noProof w:val="0"/>
          <w:color w:val="0000FF"/>
        </w:rPr>
        <w:t xml:space="preserve"> /&gt;</w:t>
      </w:r>
    </w:p>
    <w:p w14:paraId="1C9AFA92" w14:textId="74A79379"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del w:id="3617" w:author="Bertsch Christian (CR/AEE3)" w:date="2019-09-24T15:23:00Z">
        <w:r w:rsidR="009C1E42" w:rsidRPr="00B91CC7" w:rsidDel="00825D82">
          <w:rPr>
            <w:noProof w:val="0"/>
          </w:rPr>
          <w:delText>&lt;!</w:delText>
        </w:r>
        <w:r w:rsidR="009C1E42" w:rsidDel="00825D82">
          <w:rPr>
            <w:noProof w:val="0"/>
          </w:rPr>
          <w:delText>—</w:delText>
        </w:r>
      </w:del>
      <w:ins w:id="3618" w:author="Bertsch Christian (CR/AEE3)" w:date="2019-09-24T16:38:00Z">
        <w:r w:rsidR="00133CD9">
          <w:rPr>
            <w:noProof w:val="0"/>
          </w:rPr>
          <w:t>&lt;!--</w:t>
        </w:r>
      </w:ins>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20A350AB"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name="x[1</w:t>
      </w:r>
      <w:r w:rsidRPr="0098259C">
        <w:rPr>
          <w:noProof w:val="0"/>
        </w:rPr>
        <w:t>]" valueReference="0"</w:t>
      </w:r>
      <w:del w:id="3619" w:author="Bertsch Christian (CR/AEE3)" w:date="2019-09-24T14:57:00Z">
        <w:r w:rsidR="00704D3A" w:rsidDel="009B30F2">
          <w:rPr>
            <w:noProof w:val="0"/>
          </w:rPr>
          <w:delText>,</w:delText>
        </w:r>
      </w:del>
      <w:r w:rsidR="00704D3A">
        <w:rPr>
          <w:noProof w:val="0"/>
        </w:rPr>
        <w:t xml:space="preserve"> initial</w:t>
      </w:r>
      <w:ins w:id="3620" w:author="Bertsch Christian (CR/AEE3)" w:date="2019-09-28T17:01:00Z">
        <w:r w:rsidR="00C2544B">
          <w:rPr>
            <w:noProof w:val="0"/>
          </w:rPr>
          <w:t xml:space="preserve"> </w:t>
        </w:r>
      </w:ins>
      <w:r w:rsidR="00704D3A">
        <w:rPr>
          <w:noProof w:val="0"/>
        </w:rPr>
        <w:t>=</w:t>
      </w:r>
      <w:ins w:id="3621" w:author="Bertsch Christian (CR/AEE3)" w:date="2019-09-28T17:01:00Z">
        <w:r w:rsidR="00C2544B">
          <w:rPr>
            <w:noProof w:val="0"/>
          </w:rPr>
          <w:t xml:space="preserve"> </w:t>
        </w:r>
      </w:ins>
      <w:r w:rsidR="00704D3A">
        <w:rPr>
          <w:noProof w:val="0"/>
        </w:rPr>
        <w:t>"exact</w:t>
      </w:r>
      <w:r w:rsidR="00704D3A" w:rsidRPr="0098259C">
        <w:rPr>
          <w:noProof w:val="0"/>
        </w:rPr>
        <w:t>"</w:t>
      </w:r>
      <w:r w:rsidRPr="0098259C">
        <w:rPr>
          <w:noProof w:val="0"/>
        </w:rPr>
        <w:t xml:space="preserve">&gt; </w:t>
      </w:r>
      <w:del w:id="3622" w:author="Bertsch Christian (CR/AEE3)" w:date="2019-09-24T16:49:00Z">
        <w:r w:rsidRPr="00BA4116" w:rsidDel="00BB2FAA">
          <w:rPr>
            <w:noProof w:val="0"/>
            <w:color w:val="0000FF"/>
          </w:rPr>
          <w:delText>&lt;</w:delText>
        </w:r>
        <w:r w:rsidRPr="00BA4116" w:rsidDel="00BB2FAA">
          <w:rPr>
            <w:b/>
            <w:noProof w:val="0"/>
            <w:color w:val="0000FF"/>
          </w:rPr>
          <w:delText>Real</w:delText>
        </w:r>
        <w:r w:rsidRPr="00BA4116" w:rsidDel="00BB2FAA">
          <w:rPr>
            <w:noProof w:val="0"/>
            <w:color w:val="0000FF"/>
          </w:rPr>
          <w:delText>/&gt;</w:delText>
        </w:r>
        <w:r w:rsidRPr="0098259C" w:rsidDel="00BB2FAA">
          <w:rPr>
            <w:b/>
            <w:noProof w:val="0"/>
            <w:color w:val="0000FF"/>
          </w:rPr>
          <w:delText xml:space="preserve"> </w:delText>
        </w:r>
      </w:del>
      <w:ins w:id="3623" w:author="Bertsch Christian (CR/AEE3)" w:date="2019-09-24T16:49:00Z">
        <w:r w:rsidR="00BB2FAA" w:rsidRPr="00BB2FAA">
          <w:rPr>
            <w:b/>
            <w:noProof w:val="0"/>
            <w:color w:val="0000FF"/>
          </w:rPr>
          <w:t xml:space="preserve">&lt;Real </w:t>
        </w:r>
        <w:r w:rsidR="00BB2FAA" w:rsidRPr="00155392">
          <w:rPr>
            <w:noProof w:val="0"/>
            <w:rPrChange w:id="3624" w:author="Bertsch Christian (CR/AEE3)" w:date="2019-09-24T17:01:00Z">
              <w:rPr>
                <w:b/>
                <w:noProof w:val="0"/>
                <w:color w:val="0000FF"/>
              </w:rPr>
            </w:rPrChange>
          </w:rPr>
          <w:t>start="0"/</w:t>
        </w:r>
        <w:r w:rsidR="00BB2FAA" w:rsidRPr="00BB2FAA">
          <w:rPr>
            <w:b/>
            <w:noProof w:val="0"/>
            <w:color w:val="0000FF"/>
          </w:rPr>
          <w:t>&gt;</w:t>
        </w:r>
      </w:ins>
    </w:p>
    <w:p w14:paraId="0D52BE88" w14:textId="0DB07C70"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del w:id="3625" w:author="Bertsch Christian (CR/AEE3)" w:date="2019-09-24T15:23:00Z">
        <w:r w:rsidRPr="00B91CC7" w:rsidDel="00825D82">
          <w:rPr>
            <w:noProof w:val="0"/>
          </w:rPr>
          <w:delText>&lt;!</w:delText>
        </w:r>
        <w:r w:rsidDel="00825D82">
          <w:rPr>
            <w:noProof w:val="0"/>
          </w:rPr>
          <w:delText>—</w:delText>
        </w:r>
      </w:del>
      <w:ins w:id="3626" w:author="Bertsch Christian (CR/AEE3)" w:date="2019-09-24T16:38:00Z">
        <w:r w:rsidR="00133CD9">
          <w:rPr>
            <w:noProof w:val="0"/>
          </w:rPr>
          <w:t>&lt;!--</w:t>
        </w:r>
      </w:ins>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140CC371"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name="x[2</w:t>
      </w:r>
      <w:r w:rsidRPr="0098259C">
        <w:rPr>
          <w:noProof w:val="0"/>
        </w:rPr>
        <w:t>]" valueReference="1"</w:t>
      </w:r>
      <w:del w:id="3627" w:author="Bertsch Christian (CR/AEE3)" w:date="2019-09-24T14:57:00Z">
        <w:r w:rsidR="00704D3A" w:rsidDel="009B30F2">
          <w:rPr>
            <w:noProof w:val="0"/>
          </w:rPr>
          <w:delText>,</w:delText>
        </w:r>
      </w:del>
      <w:r w:rsidR="00704D3A">
        <w:rPr>
          <w:noProof w:val="0"/>
        </w:rPr>
        <w:t xml:space="preserve"> initial</w:t>
      </w:r>
      <w:ins w:id="3628" w:author="Bertsch Christian (CR/AEE3)" w:date="2019-09-28T17:01:00Z">
        <w:r w:rsidR="00C2544B">
          <w:rPr>
            <w:noProof w:val="0"/>
          </w:rPr>
          <w:t xml:space="preserve"> </w:t>
        </w:r>
      </w:ins>
      <w:r w:rsidR="00704D3A">
        <w:rPr>
          <w:noProof w:val="0"/>
        </w:rPr>
        <w:t>=</w:t>
      </w:r>
      <w:ins w:id="3629" w:author="Bertsch Christian (CR/AEE3)" w:date="2019-09-28T17:01:00Z">
        <w:r w:rsidR="00C2544B">
          <w:rPr>
            <w:noProof w:val="0"/>
          </w:rPr>
          <w:t xml:space="preserve"> </w:t>
        </w:r>
      </w:ins>
      <w:r w:rsidR="00704D3A">
        <w:rPr>
          <w:noProof w:val="0"/>
        </w:rPr>
        <w:t>"exact</w:t>
      </w:r>
      <w:r w:rsidR="00704D3A" w:rsidRPr="0098259C">
        <w:rPr>
          <w:noProof w:val="0"/>
        </w:rPr>
        <w:t>"</w:t>
      </w:r>
      <w:r w:rsidRPr="0098259C">
        <w:rPr>
          <w:noProof w:val="0"/>
        </w:rPr>
        <w:t xml:space="preserve">&gt; </w:t>
      </w:r>
      <w:del w:id="3630" w:author="Bertsch Christian (CR/AEE3)" w:date="2019-09-24T16:55:00Z">
        <w:r w:rsidRPr="0098259C" w:rsidDel="00292737">
          <w:rPr>
            <w:b/>
            <w:noProof w:val="0"/>
            <w:color w:val="0000FF"/>
          </w:rPr>
          <w:delText>&lt;Real</w:delText>
        </w:r>
        <w:r w:rsidRPr="0098259C" w:rsidDel="00292737">
          <w:rPr>
            <w:noProof w:val="0"/>
            <w:color w:val="0000FF"/>
          </w:rPr>
          <w:delText>/</w:delText>
        </w:r>
        <w:r w:rsidRPr="0098259C" w:rsidDel="00292737">
          <w:rPr>
            <w:b/>
            <w:noProof w:val="0"/>
            <w:color w:val="0000FF"/>
          </w:rPr>
          <w:delText xml:space="preserve">&gt; </w:delText>
        </w:r>
      </w:del>
      <w:ins w:id="3631" w:author="Bertsch Christian (CR/AEE3)" w:date="2019-09-24T16:55:00Z">
        <w:r w:rsidR="00292737" w:rsidRPr="00292737">
          <w:rPr>
            <w:b/>
            <w:noProof w:val="0"/>
            <w:color w:val="0000FF"/>
          </w:rPr>
          <w:t xml:space="preserve">&lt;Real </w:t>
        </w:r>
        <w:r w:rsidR="00292737" w:rsidRPr="00155392">
          <w:rPr>
            <w:noProof w:val="0"/>
            <w:rPrChange w:id="3632" w:author="Bertsch Christian (CR/AEE3)" w:date="2019-09-24T17:01:00Z">
              <w:rPr>
                <w:b/>
                <w:noProof w:val="0"/>
                <w:color w:val="0000FF"/>
              </w:rPr>
            </w:rPrChange>
          </w:rPr>
          <w:t>start="0"/</w:t>
        </w:r>
        <w:r w:rsidR="00292737" w:rsidRPr="00292737">
          <w:rPr>
            <w:b/>
            <w:noProof w:val="0"/>
            <w:color w:val="0000FF"/>
          </w:rPr>
          <w:t>&gt;</w:t>
        </w:r>
      </w:ins>
    </w:p>
    <w:p w14:paraId="300E8341" w14:textId="675981E1"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del w:id="3633" w:author="Bertsch Christian (CR/AEE3)" w:date="2019-09-24T15:23:00Z">
        <w:r w:rsidRPr="00B91CC7" w:rsidDel="00825D82">
          <w:rPr>
            <w:noProof w:val="0"/>
          </w:rPr>
          <w:delText>&lt;!</w:delText>
        </w:r>
        <w:r w:rsidDel="00825D82">
          <w:rPr>
            <w:noProof w:val="0"/>
          </w:rPr>
          <w:delText>—</w:delText>
        </w:r>
      </w:del>
      <w:ins w:id="3634" w:author="Bertsch Christian (CR/AEE3)" w:date="2019-09-24T16:38:00Z">
        <w:r w:rsidR="00133CD9">
          <w:rPr>
            <w:noProof w:val="0"/>
          </w:rPr>
          <w:t>&lt;!--</w:t>
        </w:r>
      </w:ins>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&lt;ScalarVariable </w:t>
      </w:r>
      <w:r w:rsidR="009C1E42">
        <w:rPr>
          <w:noProof w:val="0"/>
        </w:rPr>
        <w:t>name="der(x[1</w:t>
      </w:r>
      <w:r w:rsidRPr="0098259C">
        <w:rPr>
          <w:noProof w:val="0"/>
        </w:rPr>
        <w:t xml:space="preserve">])" valueReference="2"&gt; </w:t>
      </w:r>
    </w:p>
    <w:p w14:paraId="79C241DD" w14:textId="62219B5E"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del w:id="3635" w:author="Bertsch Christian (CR/AEE3)" w:date="2019-09-24T15:23:00Z">
        <w:r w:rsidR="009C1E42" w:rsidRPr="00B91CC7" w:rsidDel="00825D82">
          <w:rPr>
            <w:noProof w:val="0"/>
          </w:rPr>
          <w:delText>&lt;!</w:delText>
        </w:r>
        <w:r w:rsidR="009C1E42" w:rsidDel="00825D82">
          <w:rPr>
            <w:noProof w:val="0"/>
          </w:rPr>
          <w:delText>—</w:delText>
        </w:r>
      </w:del>
      <w:ins w:id="3636" w:author="Bertsch Christian (CR/AEE3)" w:date="2019-09-24T16:38:00Z">
        <w:r w:rsidR="00133CD9">
          <w:rPr>
            <w:noProof w:val="0"/>
          </w:rPr>
          <w:t>&lt;!--</w:t>
        </w:r>
      </w:ins>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&lt;ScalarVariable </w:t>
      </w:r>
      <w:r w:rsidRPr="0098259C">
        <w:rPr>
          <w:noProof w:val="0"/>
        </w:rPr>
        <w:t>name="der(x[</w:t>
      </w:r>
      <w:r w:rsidR="00704D3A">
        <w:rPr>
          <w:noProof w:val="0"/>
        </w:rPr>
        <w:t>2</w:t>
      </w:r>
      <w:r w:rsidRPr="0098259C">
        <w:rPr>
          <w:noProof w:val="0"/>
        </w:rPr>
        <w:t>])" valueReference="3"&gt;</w:t>
      </w:r>
    </w:p>
    <w:p w14:paraId="55A87E3A" w14:textId="78A28F67"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del w:id="3637" w:author="Bertsch Christian (CR/AEE3)" w:date="2019-09-24T15:23:00Z">
        <w:r w:rsidR="009C1E42" w:rsidRPr="00B91CC7" w:rsidDel="00825D82">
          <w:rPr>
            <w:noProof w:val="0"/>
          </w:rPr>
          <w:delText>&lt;!</w:delText>
        </w:r>
        <w:r w:rsidR="009C1E42" w:rsidDel="00825D82">
          <w:rPr>
            <w:noProof w:val="0"/>
          </w:rPr>
          <w:delText>—</w:delText>
        </w:r>
      </w:del>
      <w:ins w:id="3638" w:author="Bertsch Christian (CR/AEE3)" w:date="2019-09-24T16:38:00Z">
        <w:r w:rsidR="00133CD9">
          <w:rPr>
            <w:noProof w:val="0"/>
          </w:rPr>
          <w:t>&lt;!--</w:t>
        </w:r>
      </w:ins>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/InitialUnknowns&gt;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1EDC36E8" w14:textId="63120732" w:rsidR="00D23AF9" w:rsidRPr="0098259C" w:rsidRDefault="00D23AF9" w:rsidP="00D23AF9">
      <w:pPr>
        <w:pStyle w:val="CODE1"/>
        <w:rPr>
          <w:noProof w:val="0"/>
        </w:rPr>
      </w:pPr>
      <w:r w:rsidRPr="0098259C">
        <w:rPr>
          <w:b/>
          <w:noProof w:val="0"/>
          <w:color w:val="0000FF"/>
        </w:rPr>
        <w:t>&lt;/fmiModelDescription&gt;</w:t>
      </w:r>
    </w:p>
    <w:p w14:paraId="0133147D" w14:textId="77777777" w:rsidR="004D7A01" w:rsidRPr="0098259C" w:rsidRDefault="00F44F75" w:rsidP="00F44F75">
      <w:pPr>
        <w:pStyle w:val="Heading1"/>
      </w:pPr>
      <w:bookmarkStart w:id="3639" w:name="_Ref289417790"/>
      <w:bookmarkStart w:id="3640" w:name="_Ref289418154"/>
      <w:bookmarkStart w:id="3641" w:name="_Toc20839945"/>
      <w:r w:rsidRPr="0098259C">
        <w:t>FMI for Co</w:t>
      </w:r>
      <w:r w:rsidRPr="0098259C">
        <w:noBreakHyphen/>
        <w:t>Simulation</w:t>
      </w:r>
      <w:bookmarkEnd w:id="3639"/>
      <w:bookmarkEnd w:id="3640"/>
      <w:bookmarkEnd w:id="3641"/>
    </w:p>
    <w:p w14:paraId="1FA5A759" w14:textId="77777777" w:rsidR="005C3BD2" w:rsidRPr="0098259C" w:rsidRDefault="005C3BD2" w:rsidP="005C3BD2">
      <w:pPr>
        <w:pStyle w:val="BodyText"/>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instationary (time-dependent) problems. </w:t>
      </w:r>
    </w:p>
    <w:p w14:paraId="3111D40E" w14:textId="49C7A519" w:rsidR="005C3BD2" w:rsidRPr="0098259C" w:rsidRDefault="005C3BD2" w:rsidP="005C3BD2">
      <w:pPr>
        <w:pStyle w:val="BodyText"/>
      </w:pPr>
      <w:r w:rsidRPr="0098259C">
        <w:t>FMI for Co-Simulation is designed both for coupling with subsystem models, which have been exported by their simulators together with its solvers as runnable code (</w:t>
      </w:r>
      <w:r w:rsidR="00461FAB">
        <w:fldChar w:fldCharType="begin"/>
      </w:r>
      <w:r w:rsidR="00461FAB">
        <w:instrText xml:space="preserve"> REF _Ref298336800 \h </w:instrText>
      </w:r>
      <w:r w:rsidR="00461FAB">
        <w:fldChar w:fldCharType="separate"/>
      </w:r>
      <w:ins w:id="3642" w:author="Bertsch Christian (CR/AEE3)" w:date="2019-10-03T18:12:00Z">
        <w:r w:rsidR="000440B4" w:rsidRPr="0098259C">
          <w:t xml:space="preserve">Figure </w:t>
        </w:r>
        <w:r w:rsidR="000440B4">
          <w:rPr>
            <w:noProof/>
          </w:rPr>
          <w:t>7</w:t>
        </w:r>
      </w:ins>
      <w:del w:id="3643" w:author="Bertsch Christian (CR/AEE3)" w:date="2019-10-03T17:32:00Z">
        <w:r w:rsidR="00016818" w:rsidRPr="0098259C" w:rsidDel="00FB0155">
          <w:delText xml:space="preserve">Figure </w:delText>
        </w:r>
        <w:r w:rsidR="00016818" w:rsidDel="00FB0155">
          <w:rPr>
            <w:noProof/>
          </w:rPr>
          <w:delText>7</w:delText>
        </w:r>
      </w:del>
      <w:r w:rsidR="00461FAB">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00461FAB">
        <w:fldChar w:fldCharType="begin"/>
      </w:r>
      <w:r w:rsidR="00461FAB">
        <w:instrText xml:space="preserve"> REF _Ref298337106 \h </w:instrText>
      </w:r>
      <w:r w:rsidR="00461FAB">
        <w:fldChar w:fldCharType="separate"/>
      </w:r>
      <w:ins w:id="3644" w:author="Bertsch Christian (CR/AEE3)" w:date="2019-10-03T18:12:00Z">
        <w:r w:rsidR="000440B4" w:rsidRPr="0098259C">
          <w:t xml:space="preserve">Figure </w:t>
        </w:r>
        <w:r w:rsidR="000440B4">
          <w:rPr>
            <w:noProof/>
          </w:rPr>
          <w:t>8</w:t>
        </w:r>
      </w:ins>
      <w:del w:id="3645" w:author="Bertsch Christian (CR/AEE3)" w:date="2019-10-03T17:32:00Z">
        <w:r w:rsidR="00016818" w:rsidRPr="0098259C" w:rsidDel="00FB0155">
          <w:delText xml:space="preserve">Figure </w:delText>
        </w:r>
        <w:r w:rsidR="00016818" w:rsidDel="00FB0155">
          <w:rPr>
            <w:noProof/>
          </w:rPr>
          <w:delText>8</w:delText>
        </w:r>
      </w:del>
      <w:r w:rsidR="00461FAB">
        <w:fldChar w:fldCharType="end"/>
      </w:r>
      <w:r w:rsidR="00461FAB">
        <w:t xml:space="preserve"> </w:t>
      </w:r>
      <w:r w:rsidR="00B0163A" w:rsidRPr="0098259C">
        <w:t>and</w:t>
      </w:r>
      <w:ins w:id="3646" w:author="Bertsch Christian (CR/AEE3)" w:date="2019-10-03T17:24:00Z">
        <w:r w:rsidR="00016818">
          <w:t xml:space="preserve"> </w:t>
        </w:r>
      </w:ins>
      <w:ins w:id="3647" w:author="Bertsch Christian (CR/AEE3)" w:date="2019-10-03T17:25:00Z">
        <w:r w:rsidR="00016818">
          <w:fldChar w:fldCharType="begin"/>
        </w:r>
        <w:r w:rsidR="00016818">
          <w:instrText xml:space="preserve"> REF _Ref304289289 \h </w:instrText>
        </w:r>
      </w:ins>
      <w:r w:rsidR="00016818">
        <w:fldChar w:fldCharType="separate"/>
      </w:r>
      <w:ins w:id="3648" w:author="Bertsch Christian (CR/AEE3)" w:date="2019-10-03T18:12:00Z">
        <w:r w:rsidR="000440B4" w:rsidRPr="0098259C">
          <w:t xml:space="preserve">Figure </w:t>
        </w:r>
        <w:r w:rsidR="000440B4">
          <w:rPr>
            <w:noProof/>
          </w:rPr>
          <w:t>9</w:t>
        </w:r>
      </w:ins>
      <w:ins w:id="3649" w:author="Bertsch Christian (CR/AEE3)" w:date="2019-10-03T17:25:00Z">
        <w:r w:rsidR="00016818">
          <w:fldChar w:fldCharType="end"/>
        </w:r>
      </w:ins>
      <w:del w:id="3650" w:author="Bertsch Christian (CR/AEE3)" w:date="2019-10-03T17:24:00Z">
        <w:r w:rsidR="00461FAB" w:rsidDel="00016818">
          <w:delText xml:space="preserve"> </w:delText>
        </w:r>
        <w:r w:rsidR="00461FAB" w:rsidDel="00016818">
          <w:fldChar w:fldCharType="begin"/>
        </w:r>
        <w:r w:rsidR="00461FAB" w:rsidDel="00016818">
          <w:delInstrText xml:space="preserve"> REF _Ref298336800 \h </w:delInstrText>
        </w:r>
        <w:r w:rsidR="00461FAB" w:rsidDel="00016818">
          <w:fldChar w:fldCharType="separate"/>
        </w:r>
        <w:r w:rsidR="00016818" w:rsidRPr="0098259C" w:rsidDel="00016818">
          <w:delText xml:space="preserve">Figure </w:delText>
        </w:r>
        <w:r w:rsidR="00016818" w:rsidDel="00016818">
          <w:rPr>
            <w:noProof/>
          </w:rPr>
          <w:delText>7</w:delText>
        </w:r>
        <w:r w:rsidR="00461FAB" w:rsidDel="00016818">
          <w:fldChar w:fldCharType="end"/>
        </w:r>
      </w:del>
      <w:r w:rsidRPr="0098259C">
        <w:t xml:space="preserve">)). </w:t>
      </w:r>
    </w:p>
    <w:p w14:paraId="1400F072" w14:textId="77777777" w:rsidR="005C3BD2" w:rsidRPr="0098259C" w:rsidRDefault="005C3BD2" w:rsidP="005C3BD2"/>
    <w:p w14:paraId="03150EF6" w14:textId="1AF5A0F9"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r w:rsidR="00461FAB">
        <w:t xml:space="preserve"> </w:t>
      </w:r>
    </w:p>
    <w:p w14:paraId="59EB9E6A" w14:textId="0BEB885C" w:rsidR="005C3BD2" w:rsidRPr="0098259C" w:rsidRDefault="005C3BD2" w:rsidP="005C3BD2">
      <w:pPr>
        <w:pStyle w:val="Caption"/>
        <w:rPr>
          <w:b w:val="0"/>
        </w:rPr>
      </w:pPr>
      <w:bookmarkStart w:id="3651" w:name="_Ref298336800"/>
      <w:r w:rsidRPr="0098259C">
        <w:t xml:space="preserve">Figure </w:t>
      </w:r>
      <w:r w:rsidRPr="0098259C">
        <w:fldChar w:fldCharType="begin"/>
      </w:r>
      <w:r w:rsidRPr="0098259C">
        <w:instrText xml:space="preserve"> SEQ Figure \* ARABIC </w:instrText>
      </w:r>
      <w:r w:rsidRPr="0098259C">
        <w:fldChar w:fldCharType="separate"/>
      </w:r>
      <w:r w:rsidR="000440B4">
        <w:rPr>
          <w:noProof/>
        </w:rPr>
        <w:t>7</w:t>
      </w:r>
      <w:r w:rsidRPr="0098259C">
        <w:fldChar w:fldCharType="end"/>
      </w:r>
      <w:bookmarkEnd w:id="3651"/>
      <w:r w:rsidRPr="0098259C">
        <w:t>:</w:t>
      </w:r>
      <w:r w:rsidRPr="0098259C">
        <w:rPr>
          <w:b w:val="0"/>
        </w:rPr>
        <w:t xml:space="preserve"> Co-simulation with generated code on a single computer</w:t>
      </w:r>
      <w:r w:rsidR="00F425F2" w:rsidRPr="0098259C">
        <w:rPr>
          <w:b w:val="0"/>
        </w:rPr>
        <w:br/>
        <w:t xml:space="preserve">                (for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5EFCB8A3" w:rsidR="005C3BD2" w:rsidRPr="0098259C" w:rsidRDefault="005C3BD2" w:rsidP="005C3BD2">
      <w:pPr>
        <w:pStyle w:val="Caption"/>
        <w:rPr>
          <w:b w:val="0"/>
        </w:rPr>
      </w:pPr>
      <w:bookmarkStart w:id="3652" w:name="_Ref298337106"/>
      <w:r w:rsidRPr="0098259C">
        <w:t xml:space="preserve">Figure </w:t>
      </w:r>
      <w:r w:rsidRPr="0098259C">
        <w:fldChar w:fldCharType="begin"/>
      </w:r>
      <w:r w:rsidRPr="0098259C">
        <w:instrText xml:space="preserve"> SEQ Figure \* ARABIC </w:instrText>
      </w:r>
      <w:r w:rsidRPr="0098259C">
        <w:fldChar w:fldCharType="separate"/>
      </w:r>
      <w:r w:rsidR="000440B4">
        <w:rPr>
          <w:noProof/>
        </w:rPr>
        <w:t>8</w:t>
      </w:r>
      <w:r w:rsidRPr="0098259C">
        <w:fldChar w:fldCharType="end"/>
      </w:r>
      <w:bookmarkEnd w:id="3652"/>
      <w:r w:rsidRPr="0098259C">
        <w:t>:</w:t>
      </w:r>
      <w:r w:rsidRPr="0098259C">
        <w:rPr>
          <w:b w:val="0"/>
        </w:rPr>
        <w:t xml:space="preserve"> Co-simulation with tool coupling on a single computer</w:t>
      </w:r>
      <w:r w:rsidR="00F425F2" w:rsidRPr="0098259C">
        <w:rPr>
          <w:b w:val="0"/>
        </w:rPr>
        <w:br/>
        <w:t xml:space="preserve">                 (for simplicity shown for one slave only).</w:t>
      </w:r>
    </w:p>
    <w:p w14:paraId="2690075F" w14:textId="77777777" w:rsidR="005C3BD2" w:rsidRPr="0098259C" w:rsidRDefault="005C3BD2" w:rsidP="005C3BD2">
      <w:pPr>
        <w:rPr>
          <w:lang w:eastAsia="en-US"/>
        </w:rPr>
      </w:pPr>
      <w:r w:rsidRPr="0098259C">
        <w:rPr>
          <w:lang w:eastAsia="en-US"/>
        </w:rPr>
        <w:t>In the tool coupling case the FMU implementation wraps the FMI function calls to API calls which are provided by the simulation tool (</w:t>
      </w:r>
      <w:r w:rsidR="000061EF" w:rsidRPr="0098259C">
        <w:rPr>
          <w:lang w:eastAsia="en-US"/>
        </w:rPr>
        <w:t xml:space="preserve">for example </w:t>
      </w:r>
      <w:r w:rsidRPr="0098259C">
        <w:rPr>
          <w:lang w:eastAsia="en-US"/>
        </w:rPr>
        <w:t>a COM or CORBA API). Additionally to the FMU the simulation tool is needed to run a co-simulation.</w:t>
      </w:r>
    </w:p>
    <w:p w14:paraId="7E778F84" w14:textId="56618968" w:rsidR="005C3BD2" w:rsidRPr="0098259C" w:rsidRDefault="005C3BD2" w:rsidP="005C3BD2">
      <w:pPr>
        <w:pStyle w:val="BodyText"/>
      </w:pPr>
      <w:r w:rsidRPr="0098259C">
        <w:t xml:space="preserve">In its most general form, a tool coupling based co-simulation is implemented on distributed hardware with subsystems being handled by different computers with </w:t>
      </w:r>
      <w:del w:id="3653" w:author="Bertsch Christian (CR/AEE3)" w:date="2019-09-06T11:23:00Z">
        <w:r w:rsidRPr="0098259C">
          <w:delText xml:space="preserve">maybe </w:delText>
        </w:r>
      </w:del>
      <w:r w:rsidRPr="0098259C">
        <w:t>different OS (cluster computer, computer farm, computers at different locations). The data exchange and communication between the subsystems is typically done using one of the network communication technologies (</w:t>
      </w:r>
      <w:r w:rsidR="000061EF" w:rsidRPr="0098259C">
        <w:t>for example</w:t>
      </w:r>
      <w:ins w:id="3654" w:author="Bertsch Christian (CR/AEE3)" w:date="2019-09-06T11:23:00Z">
        <w:r w:rsidR="00E6164C">
          <w:t>,</w:t>
        </w:r>
      </w:ins>
      <w:r w:rsidR="000061EF" w:rsidRPr="0098259C">
        <w:t xml:space="preserve"> </w:t>
      </w:r>
      <w:r w:rsidRPr="0098259C">
        <w:t>MPI, TCP/IP). The definition of this communication layer is not part of the FMI standard. However</w:t>
      </w:r>
      <w:ins w:id="3655" w:author="Bertsch Christian (CR/AEE3)" w:date="2019-09-06T11:23:00Z">
        <w:r w:rsidR="00E6164C">
          <w:t>,</w:t>
        </w:r>
      </w:ins>
      <w:r w:rsidRPr="0098259C">
        <w:t xml:space="preserve"> distributed co</w:t>
      </w:r>
      <w:r w:rsidRPr="0098259C">
        <w:noBreakHyphen/>
        <w:t>simulation scenarios can be implemented using FMI as shown in</w:t>
      </w:r>
      <w:r w:rsidR="00461FAB">
        <w:t xml:space="preserve"> </w:t>
      </w:r>
      <w:r w:rsidR="00461FAB">
        <w:fldChar w:fldCharType="begin"/>
      </w:r>
      <w:r w:rsidR="00461FAB">
        <w:instrText xml:space="preserve"> REF _Ref304289289 \h </w:instrText>
      </w:r>
      <w:r w:rsidR="00461FAB">
        <w:fldChar w:fldCharType="separate"/>
      </w:r>
      <w:ins w:id="3656" w:author="Bertsch Christian (CR/AEE3)" w:date="2019-10-03T18:12:00Z">
        <w:r w:rsidR="000440B4" w:rsidRPr="0098259C">
          <w:t xml:space="preserve">Figure </w:t>
        </w:r>
        <w:r w:rsidR="000440B4">
          <w:rPr>
            <w:noProof/>
          </w:rPr>
          <w:t>9</w:t>
        </w:r>
      </w:ins>
      <w:del w:id="3657" w:author="Bertsch Christian (CR/AEE3)" w:date="2019-10-03T17:32:00Z">
        <w:r w:rsidR="00016818" w:rsidRPr="0098259C" w:rsidDel="00FB0155">
          <w:delText xml:space="preserve">Figure </w:delText>
        </w:r>
        <w:r w:rsidR="00016818" w:rsidDel="00FB0155">
          <w:rPr>
            <w:noProof/>
          </w:rPr>
          <w:delText>9</w:delText>
        </w:r>
      </w:del>
      <w:r w:rsidR="00461FAB">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778815CD" w:rsidR="005C3BD2" w:rsidRPr="0098259C" w:rsidRDefault="005C3BD2" w:rsidP="005C3BD2">
      <w:pPr>
        <w:pStyle w:val="Caption"/>
        <w:rPr>
          <w:b w:val="0"/>
        </w:rPr>
      </w:pPr>
      <w:bookmarkStart w:id="3658" w:name="_Ref304289289"/>
      <w:r w:rsidRPr="0098259C">
        <w:t xml:space="preserve">Figure </w:t>
      </w:r>
      <w:r w:rsidRPr="0098259C">
        <w:fldChar w:fldCharType="begin"/>
      </w:r>
      <w:r w:rsidRPr="0098259C">
        <w:instrText xml:space="preserve"> SEQ Figure \* ARABIC </w:instrText>
      </w:r>
      <w:r w:rsidRPr="0098259C">
        <w:fldChar w:fldCharType="separate"/>
      </w:r>
      <w:r w:rsidR="000440B4">
        <w:rPr>
          <w:noProof/>
        </w:rPr>
        <w:t>9</w:t>
      </w:r>
      <w:r w:rsidRPr="0098259C">
        <w:fldChar w:fldCharType="end"/>
      </w:r>
      <w:bookmarkEnd w:id="3658"/>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BodyText"/>
      </w:pPr>
      <w:r w:rsidRPr="0098259C">
        <w:t>The master has to implement the communication layer. Additional parameters for establishing the network communication (</w:t>
      </w:r>
      <w:r w:rsidR="000061EF" w:rsidRPr="0098259C">
        <w:t>for example</w:t>
      </w:r>
      <w:ins w:id="3659" w:author="Bertsch Christian (CR/AEE3)" w:date="2019-09-06T11:23:00Z">
        <w:r w:rsidR="00E6164C">
          <w:t>,</w:t>
        </w:r>
      </w:ins>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Heading2"/>
      </w:pPr>
      <w:bookmarkStart w:id="3660" w:name="_Toc304271803"/>
      <w:bookmarkStart w:id="3661" w:name="_Ref308190915"/>
      <w:bookmarkStart w:id="3662" w:name="_Ref356504426"/>
      <w:bookmarkStart w:id="3663" w:name="_Toc20839946"/>
      <w:r>
        <w:t>Mathematical Descript</w:t>
      </w:r>
      <w:bookmarkEnd w:id="3660"/>
      <w:bookmarkEnd w:id="3661"/>
      <w:bookmarkEnd w:id="3662"/>
      <w:r>
        <w:t>ion</w:t>
      </w:r>
      <w:bookmarkEnd w:id="3663"/>
    </w:p>
    <w:p w14:paraId="57124546" w14:textId="77777777" w:rsidR="00063440" w:rsidRPr="00063440" w:rsidRDefault="00063440" w:rsidP="00063440">
      <w:pPr>
        <w:pStyle w:val="Heading3"/>
      </w:pPr>
      <w:bookmarkStart w:id="3664" w:name="_Toc20839947"/>
      <w:r>
        <w:t>Basics</w:t>
      </w:r>
      <w:bookmarkEnd w:id="3664"/>
    </w:p>
    <w:p w14:paraId="72F86C17" w14:textId="16F3ECDF" w:rsidR="005C3BD2" w:rsidRPr="0098259C" w:rsidRDefault="005C3BD2" w:rsidP="005C3BD2">
      <w:pPr>
        <w:pStyle w:val="BodyText"/>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For simulator coupling, also the visualization and post-processing of simulation data is done individually for each subsystem in its own native simulation tool. In different contexts, the 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w:t>
      </w:r>
      <w:r w:rsidRPr="0098259C">
        <w:rPr>
          <w:i/>
        </w:rPr>
        <w:t>communication steps</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rPr>
          <w:rFonts w:ascii="Times New Roman" w:hAnsi="Times New Roman"/>
          <w:sz w:val="22"/>
          <w:szCs w:val="22"/>
        </w:rPr>
        <w:t xml:space="preserve"> :=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5CCAC68" w:rsidR="005C3BD2" w:rsidRPr="0098259C" w:rsidRDefault="005C3BD2" w:rsidP="005C3BD2">
      <w:pPr>
        <w:pStyle w:val="BodyText"/>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instationary differential equations) or time-discrete (model components that are described by difference equations </w:t>
      </w:r>
      <w:del w:id="3665" w:author="Bertsch Christian (CR/AEE3)" w:date="2019-09-06T11:23:00Z">
        <w:r w:rsidRPr="0098259C">
          <w:delText xml:space="preserve">like, </w:delText>
        </w:r>
        <w:r w:rsidR="009F2AEB" w:rsidRPr="0098259C">
          <w:delText>for example</w:delText>
        </w:r>
      </w:del>
      <w:ins w:id="3666" w:author="Bertsch Christian (CR/AEE3)" w:date="2019-09-06T11:23:00Z">
        <w:r w:rsidR="00935E81">
          <w:t>such as</w:t>
        </w:r>
      </w:ins>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Kübler and Schiehlen (2000)</w:t>
      </w:r>
      <w:r w:rsidRPr="0098259C">
        <w:t>.</w:t>
      </w:r>
    </w:p>
    <w:p w14:paraId="1FCDECC6" w14:textId="2832A686" w:rsidR="005C3BD2" w:rsidRPr="0098259C" w:rsidRDefault="004F204D" w:rsidP="005C3BD2">
      <w:pPr>
        <w:pStyle w:val="BodyText"/>
        <w:jc w:val="center"/>
      </w:pPr>
      <w:r>
        <w:rPr>
          <w:spacing w:val="0"/>
          <w:sz w:val="22"/>
        </w:rPr>
      </w:r>
      <w:r>
        <w:rPr>
          <w:spacing w:val="0"/>
          <w:sz w:val="22"/>
        </w:rPr>
        <w:pict w14:anchorId="46664CEE">
          <v:group id="_x0000_s1535" editas="canvas" style="width:485.3pt;height:251.65pt;mso-position-horizontal-relative:char;mso-position-vertical-relative:line" coordorigin="1134,651" coordsize="9706,5033">
            <o:lock v:ext="edit" aspectratio="t"/>
            <v:shape id="_x0000_s1536" type="#_x0000_t75" style="position:absolute;left:1134;top:651;width:9706;height:5033" o:preferrelative="f">
              <v:fill o:detectmouseclick="t"/>
              <v:path o:extrusionok="t" o:connecttype="none"/>
              <o:lock v:ext="edit" text="t"/>
            </v:shape>
            <v:rect id="_x0000_s1537" style="position:absolute;left:2434;top:1191;width:7631;height:4493;mso-wrap-style:none;v-text-anchor:middle" fillcolor="#eaeaea" strokeweight="1.5pt">
              <v:fill color2="#eaeaea" recolor="t" rotate="t" angle="-135" type="gradient"/>
            </v:rect>
            <v:rect id="_x0000_s1566" style="position:absolute;left:3334;top:1639;width:5842;height:3820" fillcolor="#bbe0e3" strokecolor="navy" strokeweight="1.5pt"/>
            <v:line id="_x0000_s1539" style="position:absolute;v-text-anchor:middle" from="6002,742" to="6003,1643" strokecolor="red" strokeweight="2.25pt">
              <v:stroke endarrow="block" endarrowlength="long"/>
            </v:line>
            <v:shape id="_x0000_s1541" type="#_x0000_t202" style="position:absolute;left:9136;top:3069;width:362;height:448" filled="f" fillcolor="#bbe0e3" stroked="f">
              <v:textbox style="mso-next-textbox:#_x0000_s1541;mso-fit-shape-to-text:t">
                <w:txbxContent>
                  <w:p w14:paraId="62EDD6F2" w14:textId="77777777" w:rsidR="00BD2272" w:rsidRDefault="00BD2272"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1542" type="#_x0000_t202" style="position:absolute;left:2733;top:1242;width:3286;height:475" filled="f" fillcolor="#bbe0e3" stroked="f">
              <v:textbox style="mso-next-textbox:#_x0000_s1542;mso-fit-shape-to-text:t">
                <w:txbxContent>
                  <w:p w14:paraId="38CFF5D3" w14:textId="77777777" w:rsidR="00BD2272" w:rsidRPr="005E7932" w:rsidRDefault="00BD2272" w:rsidP="00E172DB">
                    <w:pPr>
                      <w:autoSpaceDE w:val="0"/>
                      <w:autoSpaceDN w:val="0"/>
                      <w:adjustRightInd w:val="0"/>
                      <w:rPr>
                        <w:color w:val="000000"/>
                        <w:sz w:val="24"/>
                        <w:lang w:val="de-DE"/>
                      </w:rPr>
                    </w:pPr>
                    <w:r>
                      <w:rPr>
                        <w:color w:val="000000"/>
                        <w:sz w:val="24"/>
                        <w:lang w:val="de-DE"/>
                      </w:rPr>
                      <w:t>Co-Simulation Master</w:t>
                    </w:r>
                  </w:p>
                </w:txbxContent>
              </v:textbox>
            </v:shape>
            <v:line id="_x0000_s1543" style="position:absolute;v-text-anchor:middle" from="2759,3449" to="3324,3450" strokecolor="red" strokeweight="2.25pt">
              <v:stroke endarrow="block" endarrowlength="long"/>
            </v:line>
            <v:line id="_x0000_s1544" style="position:absolute;flip:y;v-text-anchor:middle" from="9176,3531" to="9762,3532" strokecolor="#339" strokeweight="2.25pt">
              <v:stroke endarrow="block" endarrowlength="long"/>
            </v:line>
            <v:line id="_x0000_s1546" style="position:absolute;v-text-anchor:middle" from="6848,742" to="6849,1637" strokecolor="#339" strokeweight="2.25pt">
              <v:stroke startarrow="block" endarrowlength="long"/>
            </v:line>
            <v:shape id="_x0000_s1547" type="#_x0000_t202" style="position:absolute;left:6848;top:731;width:362;height:448" filled="f" fillcolor="#bbe0e3" stroked="f">
              <v:textbox style="mso-next-textbox:#_x0000_s1547;mso-fit-shape-to-text:t">
                <w:txbxContent>
                  <w:p w14:paraId="7E6B748B" w14:textId="77777777" w:rsidR="00BD2272" w:rsidRDefault="00BD2272"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1548" type="#_x0000_t202" style="position:absolute;left:4018;top:4743;width:4209;height:377;v-text-anchor:middle" fillcolor="#ff9" strokecolor="green" strokeweight=".5pt">
              <v:fill color2="#ff9" recolor="t" rotate="t" angle="-135" type="gradient"/>
              <v:shadow opacity=".5" offset="3pt,3pt" offset2="2pt,2pt"/>
              <v:textbox style="mso-next-textbox:#_x0000_s1548">
                <w:txbxContent>
                  <w:p w14:paraId="1CBB35EC" w14:textId="5D96DC8F" w:rsidR="00BD2272" w:rsidRPr="00617B76" w:rsidRDefault="00BD2272" w:rsidP="00E172DB">
                    <w:pPr>
                      <w:autoSpaceDE w:val="0"/>
                      <w:autoSpaceDN w:val="0"/>
                      <w:adjustRightInd w:val="0"/>
                      <w:jc w:val="center"/>
                      <w:rPr>
                        <w:color w:val="000000"/>
                        <w:sz w:val="22"/>
                        <w:szCs w:val="22"/>
                      </w:rPr>
                    </w:pPr>
                    <w:del w:id="3667" w:author="Bertsch Christian (CR/AEE3)" w:date="2019-09-22T20:52:00Z">
                      <w:r w:rsidRPr="00617B76" w:rsidDel="00B84C68">
                        <w:rPr>
                          <w:color w:val="000000"/>
                          <w:sz w:val="22"/>
                          <w:szCs w:val="22"/>
                        </w:rPr>
                        <w:delText>Solver</w:delText>
                      </w:r>
                    </w:del>
                    <w:ins w:id="3668" w:author="Bertsch Christian (CR/AEE3)" w:date="2019-09-22T21:49:00Z">
                      <w:r>
                        <w:rPr>
                          <w:color w:val="000000"/>
                          <w:sz w:val="22"/>
                          <w:szCs w:val="22"/>
                        </w:rPr>
                        <w:t>Solver</w:t>
                      </w:r>
                    </w:ins>
                  </w:p>
                </w:txbxContent>
              </v:textbox>
            </v:shape>
            <v:rect id="_x0000_s1552" style="position:absolute;left:3534;top:1717;width:5400;height:2494;v-text-anchor:middle" fillcolor="#8db3e2" strokecolor="#5c7f93" strokeweight=".5pt">
              <v:fill color2="#8db3e2" recolor="t" rotate="t" angle="-135" type="gradient"/>
              <v:shadow opacity=".5" offset="3pt,3pt" offset2="2pt,2pt"/>
              <v:textbox style="mso-next-textbox:#_x0000_s1552">
                <w:txbxContent>
                  <w:tbl>
                    <w:tblPr>
                      <w:tblW w:w="5104" w:type="dxa"/>
                      <w:tblLayout w:type="fixed"/>
                      <w:tblCellMar>
                        <w:left w:w="70" w:type="dxa"/>
                        <w:right w:w="70" w:type="dxa"/>
                      </w:tblCellMar>
                      <w:tblLook w:val="0000" w:firstRow="0" w:lastRow="0" w:firstColumn="0" w:lastColumn="0" w:noHBand="0" w:noVBand="0"/>
                      <w:tblPrChange w:id="3669" w:author="Bertsch Christian (CR/AEE3)" w:date="2019-09-22T22:00:00Z">
                        <w:tblPr>
                          <w:tblW w:w="5104" w:type="dxa"/>
                          <w:tblLayout w:type="fixed"/>
                          <w:tblCellMar>
                            <w:left w:w="70" w:type="dxa"/>
                            <w:right w:w="70" w:type="dxa"/>
                          </w:tblCellMar>
                          <w:tblLook w:val="0000" w:firstRow="0" w:lastRow="0" w:firstColumn="0" w:lastColumn="0" w:noHBand="0" w:noVBand="0"/>
                        </w:tblPr>
                      </w:tblPrChange>
                    </w:tblPr>
                    <w:tblGrid>
                      <w:gridCol w:w="348"/>
                      <w:gridCol w:w="4756"/>
                      <w:tblGridChange w:id="3670">
                        <w:tblGrid>
                          <w:gridCol w:w="348"/>
                          <w:gridCol w:w="4756"/>
                        </w:tblGrid>
                      </w:tblGridChange>
                    </w:tblGrid>
                    <w:tr w:rsidR="00BD2272" w14:paraId="20B1003E" w14:textId="77777777" w:rsidTr="009509C5">
                      <w:trPr>
                        <w:trHeight w:hRule="exact" w:val="227"/>
                      </w:trPr>
                      <w:tc>
                        <w:tcPr>
                          <w:tcW w:w="348" w:type="dxa"/>
                          <w:tcPrChange w:id="3671" w:author="Bertsch Christian (CR/AEE3)" w:date="2019-09-22T22:00:00Z">
                            <w:tcPr>
                              <w:tcW w:w="348" w:type="dxa"/>
                            </w:tcPr>
                          </w:tcPrChange>
                        </w:tcPr>
                        <w:p w14:paraId="6DD2B76D" w14:textId="77777777" w:rsidR="00BD2272" w:rsidRPr="00E97F06" w:rsidRDefault="00BD2272" w:rsidP="00E97F06">
                          <w:pPr>
                            <w:spacing w:line="240" w:lineRule="auto"/>
                            <w:rPr>
                              <w:i/>
                              <w:szCs w:val="20"/>
                            </w:rPr>
                          </w:pPr>
                          <w:r w:rsidRPr="00E97F06">
                            <w:rPr>
                              <w:i/>
                              <w:szCs w:val="20"/>
                            </w:rPr>
                            <w:t>t</w:t>
                          </w:r>
                        </w:p>
                      </w:tc>
                      <w:tc>
                        <w:tcPr>
                          <w:tcW w:w="4756" w:type="dxa"/>
                          <w:tcPrChange w:id="3672" w:author="Bertsch Christian (CR/AEE3)" w:date="2019-09-22T22:00:00Z">
                            <w:tcPr>
                              <w:tcW w:w="4756" w:type="dxa"/>
                            </w:tcPr>
                          </w:tcPrChange>
                        </w:tcPr>
                        <w:p w14:paraId="47D3BAC5" w14:textId="77777777" w:rsidR="00BD2272" w:rsidRPr="00E97F06" w:rsidRDefault="00BD2272" w:rsidP="00E97F06">
                          <w:pPr>
                            <w:spacing w:line="240" w:lineRule="auto"/>
                            <w:rPr>
                              <w:szCs w:val="20"/>
                            </w:rPr>
                          </w:pPr>
                          <w:r w:rsidRPr="00E97F06">
                            <w:rPr>
                              <w:szCs w:val="20"/>
                            </w:rPr>
                            <w:t>time</w:t>
                          </w:r>
                        </w:p>
                      </w:tc>
                    </w:tr>
                    <w:tr w:rsidR="00BD2272" w14:paraId="1BF93AC8" w14:textId="77777777" w:rsidTr="009509C5">
                      <w:trPr>
                        <w:trHeight w:hRule="exact" w:val="227"/>
                      </w:trPr>
                      <w:tc>
                        <w:tcPr>
                          <w:tcW w:w="348" w:type="dxa"/>
                          <w:tcPrChange w:id="3673" w:author="Bertsch Christian (CR/AEE3)" w:date="2019-09-22T22:00:00Z">
                            <w:tcPr>
                              <w:tcW w:w="348" w:type="dxa"/>
                            </w:tcPr>
                          </w:tcPrChange>
                        </w:tcPr>
                        <w:p w14:paraId="41631AD9" w14:textId="7A5A0BE8" w:rsidR="00BD2272" w:rsidRPr="00E97F06" w:rsidRDefault="00BD2272" w:rsidP="004B0E4D">
                          <w:pPr>
                            <w:spacing w:line="240" w:lineRule="auto"/>
                            <w:rPr>
                              <w:b/>
                              <w:szCs w:val="20"/>
                            </w:rPr>
                          </w:pPr>
                          <w:ins w:id="3674" w:author="Bertsch Christian (CR/AEE3)" w:date="2019-09-22T20:29:00Z">
                            <w:r w:rsidRPr="00E97F06">
                              <w:rPr>
                                <w:b/>
                                <w:szCs w:val="20"/>
                              </w:rPr>
                              <w:t>v</w:t>
                            </w:r>
                          </w:ins>
                          <w:del w:id="3675" w:author="Bertsch Christian (CR/AEE3)" w:date="2019-09-22T20:24:00Z">
                            <w:r w:rsidRPr="00E97F06" w:rsidDel="004B0E4D">
                              <w:rPr>
                                <w:b/>
                                <w:szCs w:val="20"/>
                              </w:rPr>
                              <w:delText>m</w:delText>
                            </w:r>
                          </w:del>
                        </w:p>
                      </w:tc>
                      <w:tc>
                        <w:tcPr>
                          <w:tcW w:w="4756" w:type="dxa"/>
                          <w:tcPrChange w:id="3676" w:author="Bertsch Christian (CR/AEE3)" w:date="2019-09-22T22:00:00Z">
                            <w:tcPr>
                              <w:tcW w:w="4756" w:type="dxa"/>
                            </w:tcPr>
                          </w:tcPrChange>
                        </w:tcPr>
                        <w:p w14:paraId="1209C5E2" w14:textId="6B87AA9B" w:rsidR="00BD2272" w:rsidRPr="00E97F06" w:rsidRDefault="00BD2272" w:rsidP="004B0E4D">
                          <w:pPr>
                            <w:spacing w:line="240" w:lineRule="auto"/>
                            <w:rPr>
                              <w:szCs w:val="20"/>
                            </w:rPr>
                          </w:pPr>
                          <w:ins w:id="3677" w:author="Bertsch Christian (CR/AEE3)" w:date="2019-09-22T20:29:00Z">
                            <w:r w:rsidRPr="00E97F06">
                              <w:rPr>
                                <w:szCs w:val="20"/>
                              </w:rPr>
                              <w:t>all exposed variables</w:t>
                            </w:r>
                          </w:ins>
                          <w:del w:id="3678" w:author="Bertsch Christian (CR/AEE3)" w:date="2019-09-22T20:29:00Z">
                            <w:r w:rsidRPr="00E97F06" w:rsidDel="004B0E4D">
                              <w:rPr>
                                <w:szCs w:val="20"/>
                              </w:rPr>
                              <w:delText>discrete states (constant between events)</w:delText>
                            </w:r>
                          </w:del>
                        </w:p>
                      </w:tc>
                    </w:tr>
                    <w:tr w:rsidR="00BD2272" w14:paraId="1E53B9FD" w14:textId="77777777" w:rsidTr="009509C5">
                      <w:trPr>
                        <w:trHeight w:hRule="exact" w:val="227"/>
                      </w:trPr>
                      <w:tc>
                        <w:tcPr>
                          <w:tcW w:w="348" w:type="dxa"/>
                          <w:tcPrChange w:id="3679" w:author="Bertsch Christian (CR/AEE3)" w:date="2019-09-22T22:00:00Z">
                            <w:tcPr>
                              <w:tcW w:w="348" w:type="dxa"/>
                            </w:tcPr>
                          </w:tcPrChange>
                        </w:tcPr>
                        <w:p w14:paraId="4350CFAA" w14:textId="77777777" w:rsidR="00BD2272" w:rsidRPr="00E97F06" w:rsidRDefault="00BD2272" w:rsidP="004B0E4D">
                          <w:pPr>
                            <w:spacing w:line="240" w:lineRule="auto"/>
                            <w:rPr>
                              <w:b/>
                              <w:szCs w:val="20"/>
                            </w:rPr>
                          </w:pPr>
                          <w:r w:rsidRPr="00E97F06">
                            <w:rPr>
                              <w:b/>
                              <w:szCs w:val="20"/>
                            </w:rPr>
                            <w:t>p</w:t>
                          </w:r>
                        </w:p>
                      </w:tc>
                      <w:tc>
                        <w:tcPr>
                          <w:tcW w:w="4756" w:type="dxa"/>
                          <w:tcPrChange w:id="3680" w:author="Bertsch Christian (CR/AEE3)" w:date="2019-09-22T22:00:00Z">
                            <w:tcPr>
                              <w:tcW w:w="4756" w:type="dxa"/>
                            </w:tcPr>
                          </w:tcPrChange>
                        </w:tcPr>
                        <w:p w14:paraId="0E3B91C4" w14:textId="77777777" w:rsidR="00BD2272" w:rsidRPr="00E97F06" w:rsidRDefault="00BD2272" w:rsidP="004B0E4D">
                          <w:pPr>
                            <w:spacing w:line="240" w:lineRule="auto"/>
                            <w:rPr>
                              <w:szCs w:val="20"/>
                            </w:rPr>
                          </w:pPr>
                          <w:r w:rsidRPr="00E97F06">
                            <w:rPr>
                              <w:szCs w:val="20"/>
                            </w:rPr>
                            <w:t>parameters of type Real, Integer, Boolean, String</w:t>
                          </w:r>
                        </w:p>
                      </w:tc>
                    </w:tr>
                    <w:tr w:rsidR="00BD2272" w14:paraId="05521A98" w14:textId="77777777" w:rsidTr="009509C5">
                      <w:trPr>
                        <w:trHeight w:hRule="exact" w:val="227"/>
                      </w:trPr>
                      <w:tc>
                        <w:tcPr>
                          <w:tcW w:w="348" w:type="dxa"/>
                          <w:tcPrChange w:id="3681" w:author="Bertsch Christian (CR/AEE3)" w:date="2019-09-22T22:00:00Z">
                            <w:tcPr>
                              <w:tcW w:w="348" w:type="dxa"/>
                            </w:tcPr>
                          </w:tcPrChange>
                        </w:tcPr>
                        <w:p w14:paraId="0D12D1B7" w14:textId="77777777" w:rsidR="00BD2272" w:rsidRPr="00E97F06" w:rsidRDefault="00BD2272" w:rsidP="004B0E4D">
                          <w:pPr>
                            <w:spacing w:line="240" w:lineRule="auto"/>
                            <w:rPr>
                              <w:b/>
                              <w:szCs w:val="20"/>
                            </w:rPr>
                          </w:pPr>
                          <w:r w:rsidRPr="00E97F06">
                            <w:rPr>
                              <w:b/>
                              <w:szCs w:val="20"/>
                            </w:rPr>
                            <w:t>u</w:t>
                          </w:r>
                        </w:p>
                      </w:tc>
                      <w:tc>
                        <w:tcPr>
                          <w:tcW w:w="4756" w:type="dxa"/>
                          <w:tcPrChange w:id="3682" w:author="Bertsch Christian (CR/AEE3)" w:date="2019-09-22T22:00:00Z">
                            <w:tcPr>
                              <w:tcW w:w="4756" w:type="dxa"/>
                            </w:tcPr>
                          </w:tcPrChange>
                        </w:tcPr>
                        <w:p w14:paraId="260412CD" w14:textId="77777777" w:rsidR="00BD2272" w:rsidRPr="00E97F06" w:rsidRDefault="00BD2272" w:rsidP="004B0E4D">
                          <w:pPr>
                            <w:spacing w:line="240" w:lineRule="auto"/>
                            <w:rPr>
                              <w:szCs w:val="20"/>
                            </w:rPr>
                          </w:pPr>
                          <w:r w:rsidRPr="00E97F06">
                            <w:rPr>
                              <w:szCs w:val="20"/>
                            </w:rPr>
                            <w:t xml:space="preserve">inputs of type </w:t>
                          </w:r>
                          <w:r>
                            <w:rPr>
                              <w:szCs w:val="20"/>
                            </w:rPr>
                            <w:t>Real, Integer, Boolean, String</w:t>
                          </w:r>
                        </w:p>
                      </w:tc>
                    </w:tr>
                    <w:tr w:rsidR="00BD2272" w14:paraId="60FB147F" w14:textId="77777777" w:rsidTr="009509C5">
                      <w:trPr>
                        <w:trHeight w:hRule="exact" w:val="227"/>
                      </w:trPr>
                      <w:tc>
                        <w:tcPr>
                          <w:tcW w:w="348" w:type="dxa"/>
                          <w:tcPrChange w:id="3683" w:author="Bertsch Christian (CR/AEE3)" w:date="2019-09-22T22:00:00Z">
                            <w:tcPr>
                              <w:tcW w:w="348" w:type="dxa"/>
                            </w:tcPr>
                          </w:tcPrChange>
                        </w:tcPr>
                        <w:p w14:paraId="39D2DDB6" w14:textId="0450753B" w:rsidR="00BD2272" w:rsidRPr="00E97F06" w:rsidRDefault="00BD2272" w:rsidP="004B0E4D">
                          <w:pPr>
                            <w:spacing w:line="240" w:lineRule="auto"/>
                            <w:rPr>
                              <w:b/>
                              <w:szCs w:val="20"/>
                            </w:rPr>
                          </w:pPr>
                          <w:ins w:id="3684" w:author="Bertsch Christian (CR/AEE3)" w:date="2019-09-22T20:31:00Z">
                            <w:r w:rsidRPr="00E97F06">
                              <w:rPr>
                                <w:b/>
                                <w:szCs w:val="20"/>
                              </w:rPr>
                              <w:t>y</w:t>
                            </w:r>
                          </w:ins>
                          <w:del w:id="3685" w:author="Bertsch Christian (CR/AEE3)" w:date="2019-09-22T20:31:00Z">
                            <w:r w:rsidRPr="00E97F06" w:rsidDel="00E06611">
                              <w:rPr>
                                <w:b/>
                                <w:szCs w:val="20"/>
                              </w:rPr>
                              <w:delText>v</w:delText>
                            </w:r>
                          </w:del>
                        </w:p>
                      </w:tc>
                      <w:tc>
                        <w:tcPr>
                          <w:tcW w:w="4756" w:type="dxa"/>
                          <w:tcPrChange w:id="3686" w:author="Bertsch Christian (CR/AEE3)" w:date="2019-09-22T22:00:00Z">
                            <w:tcPr>
                              <w:tcW w:w="4756" w:type="dxa"/>
                            </w:tcPr>
                          </w:tcPrChange>
                        </w:tcPr>
                        <w:p w14:paraId="69905433" w14:textId="36C155B3" w:rsidR="00BD2272" w:rsidRPr="00E97F06" w:rsidRDefault="00BD2272" w:rsidP="004B0E4D">
                          <w:pPr>
                            <w:spacing w:line="240" w:lineRule="auto"/>
                            <w:rPr>
                              <w:szCs w:val="20"/>
                            </w:rPr>
                          </w:pPr>
                          <w:ins w:id="3687" w:author="Bertsch Christian (CR/AEE3)" w:date="2019-09-22T20:31:00Z">
                            <w:r w:rsidRPr="00E97F06">
                              <w:rPr>
                                <w:szCs w:val="20"/>
                              </w:rPr>
                              <w:t>outputs of type Real, Integer, Boolean, String</w:t>
                            </w:r>
                          </w:ins>
                          <w:del w:id="3688" w:author="Bertsch Christian (CR/AEE3)" w:date="2019-09-22T20:31:00Z">
                            <w:r w:rsidRPr="00E97F06" w:rsidDel="00E06611">
                              <w:rPr>
                                <w:szCs w:val="20"/>
                              </w:rPr>
                              <w:delText>all exposed variables</w:delText>
                            </w:r>
                          </w:del>
                        </w:p>
                      </w:tc>
                    </w:tr>
                    <w:tr w:rsidR="00BD2272" w14:paraId="4E8B8881" w14:textId="77777777" w:rsidTr="009509C5">
                      <w:trPr>
                        <w:trHeight w:hRule="exact" w:val="227"/>
                      </w:trPr>
                      <w:tc>
                        <w:tcPr>
                          <w:tcW w:w="348" w:type="dxa"/>
                          <w:tcPrChange w:id="3689" w:author="Bertsch Christian (CR/AEE3)" w:date="2019-09-22T22:00:00Z">
                            <w:tcPr>
                              <w:tcW w:w="348" w:type="dxa"/>
                            </w:tcPr>
                          </w:tcPrChange>
                        </w:tcPr>
                        <w:p w14:paraId="1B4E4287" w14:textId="1BB80CD8" w:rsidR="00BD2272" w:rsidRPr="00E97F06" w:rsidRDefault="00BD2272" w:rsidP="004B0E4D">
                          <w:pPr>
                            <w:spacing w:line="240" w:lineRule="auto"/>
                            <w:rPr>
                              <w:b/>
                              <w:szCs w:val="20"/>
                            </w:rPr>
                          </w:pPr>
                          <w:ins w:id="3690" w:author="Bertsch Christian (CR/AEE3)" w:date="2019-09-22T20:31:00Z">
                            <w:r>
                              <w:rPr>
                                <w:b/>
                                <w:szCs w:val="20"/>
                              </w:rPr>
                              <w:t>w</w:t>
                            </w:r>
                          </w:ins>
                          <w:del w:id="3691" w:author="Bertsch Christian (CR/AEE3)" w:date="2019-09-22T20:31:00Z">
                            <w:r w:rsidRPr="00E97F06" w:rsidDel="000944F3">
                              <w:rPr>
                                <w:b/>
                                <w:szCs w:val="20"/>
                              </w:rPr>
                              <w:delText>x</w:delText>
                            </w:r>
                          </w:del>
                        </w:p>
                      </w:tc>
                      <w:tc>
                        <w:tcPr>
                          <w:tcW w:w="4756" w:type="dxa"/>
                          <w:tcPrChange w:id="3692" w:author="Bertsch Christian (CR/AEE3)" w:date="2019-09-22T22:00:00Z">
                            <w:tcPr>
                              <w:tcW w:w="4756" w:type="dxa"/>
                            </w:tcPr>
                          </w:tcPrChange>
                        </w:tcPr>
                        <w:p w14:paraId="245AE839" w14:textId="459E75A0" w:rsidR="00BD2272" w:rsidRPr="00E97F06" w:rsidRDefault="00BD2272" w:rsidP="004B0E4D">
                          <w:pPr>
                            <w:spacing w:line="240" w:lineRule="auto"/>
                            <w:rPr>
                              <w:szCs w:val="20"/>
                            </w:rPr>
                          </w:pPr>
                          <w:ins w:id="3693" w:author="Bertsch Christian (CR/AEE3)" w:date="2019-09-22T20:31:00Z">
                            <w:r>
                              <w:t xml:space="preserve">local variables of the FMU </w:t>
                            </w:r>
                          </w:ins>
                          <w:del w:id="3694" w:author="Bertsch Christian (CR/AEE3)" w:date="2019-09-22T20:31:00Z">
                            <w:r w:rsidRPr="00E97F06" w:rsidDel="000944F3">
                              <w:rPr>
                                <w:szCs w:val="20"/>
                              </w:rPr>
                              <w:delText>continuous states (continuous between events)</w:delText>
                            </w:r>
                          </w:del>
                        </w:p>
                      </w:tc>
                    </w:tr>
                    <w:tr w:rsidR="00BD2272" w14:paraId="12B648CF" w14:textId="77777777" w:rsidTr="009509C5">
                      <w:trPr>
                        <w:trHeight w:hRule="exact" w:val="227"/>
                      </w:trPr>
                      <w:tc>
                        <w:tcPr>
                          <w:tcW w:w="348" w:type="dxa"/>
                          <w:tcPrChange w:id="3695" w:author="Bertsch Christian (CR/AEE3)" w:date="2019-09-22T22:00:00Z">
                            <w:tcPr>
                              <w:tcW w:w="348" w:type="dxa"/>
                            </w:tcPr>
                          </w:tcPrChange>
                        </w:tcPr>
                        <w:p w14:paraId="5A00A6BC" w14:textId="25ED2746" w:rsidR="00BD2272" w:rsidRPr="00E97F06" w:rsidRDefault="00BD2272" w:rsidP="004B0E4D">
                          <w:pPr>
                            <w:spacing w:line="240" w:lineRule="auto"/>
                            <w:rPr>
                              <w:b/>
                              <w:szCs w:val="20"/>
                            </w:rPr>
                          </w:pPr>
                          <w:ins w:id="3696" w:author="Bertsch Christian (CR/AEE3)" w:date="2019-09-22T20:31:00Z">
                            <w:r>
                              <w:rPr>
                                <w:b/>
                                <w:szCs w:val="20"/>
                                <w:lang w:val="de-DE"/>
                              </w:rPr>
                              <w:t>x</w:t>
                            </w:r>
                            <w:r>
                              <w:rPr>
                                <w:b/>
                                <w:szCs w:val="20"/>
                                <w:vertAlign w:val="subscript"/>
                                <w:lang w:val="de-DE"/>
                              </w:rPr>
                              <w:t>c</w:t>
                            </w:r>
                          </w:ins>
                          <w:del w:id="3697" w:author="Bertsch Christian (CR/AEE3)" w:date="2019-09-22T20:31:00Z">
                            <w:r w:rsidRPr="00E97F06" w:rsidDel="004B0E4D">
                              <w:rPr>
                                <w:b/>
                                <w:szCs w:val="20"/>
                              </w:rPr>
                              <w:delText>y</w:delText>
                            </w:r>
                          </w:del>
                        </w:p>
                      </w:tc>
                      <w:tc>
                        <w:tcPr>
                          <w:tcW w:w="4756" w:type="dxa"/>
                          <w:tcPrChange w:id="3698" w:author="Bertsch Christian (CR/AEE3)" w:date="2019-09-22T22:00:00Z">
                            <w:tcPr>
                              <w:tcW w:w="4756" w:type="dxa"/>
                            </w:tcPr>
                          </w:tcPrChange>
                        </w:tcPr>
                        <w:p w14:paraId="66096D62" w14:textId="1608765C" w:rsidR="00BD2272" w:rsidRPr="00E97F06" w:rsidRDefault="00BD2272" w:rsidP="004B0E4D">
                          <w:pPr>
                            <w:spacing w:line="240" w:lineRule="auto"/>
                            <w:rPr>
                              <w:szCs w:val="20"/>
                            </w:rPr>
                          </w:pPr>
                          <w:ins w:id="3699" w:author="Bertsch Christian (CR/AEE3)" w:date="2019-09-22T20:31:00Z">
                            <w:r>
                              <w:rPr>
                                <w:szCs w:val="20"/>
                              </w:rPr>
                              <w:t>continuous states (continuous between events)</w:t>
                            </w:r>
                          </w:ins>
                          <w:del w:id="3700" w:author="Bertsch Christian (CR/AEE3)" w:date="2019-09-22T20:31:00Z">
                            <w:r w:rsidRPr="00E97F06" w:rsidDel="004B0E4D">
                              <w:rPr>
                                <w:szCs w:val="20"/>
                              </w:rPr>
                              <w:delText>outputs of type Real, Integer, Boolean, String</w:delText>
                            </w:r>
                          </w:del>
                        </w:p>
                      </w:tc>
                    </w:tr>
                    <w:tr w:rsidR="00BD2272" w14:paraId="13055DFA" w14:textId="77777777" w:rsidTr="009509C5">
                      <w:trPr>
                        <w:trHeight w:hRule="exact" w:val="227"/>
                        <w:ins w:id="3701" w:author="Bertsch Christian (CR/AEE3)" w:date="2019-09-22T21:55:00Z"/>
                        <w:trPrChange w:id="3702" w:author="Bertsch Christian (CR/AEE3)" w:date="2019-09-22T22:00:00Z">
                          <w:trPr>
                            <w:trHeight w:val="80"/>
                          </w:trPr>
                        </w:trPrChange>
                      </w:trPr>
                      <w:tc>
                        <w:tcPr>
                          <w:tcW w:w="348" w:type="dxa"/>
                          <w:tcPrChange w:id="3703" w:author="Bertsch Christian (CR/AEE3)" w:date="2019-09-22T22:00:00Z">
                            <w:tcPr>
                              <w:tcW w:w="348" w:type="dxa"/>
                            </w:tcPr>
                          </w:tcPrChange>
                        </w:tcPr>
                        <w:p w14:paraId="5BD181E8" w14:textId="06CEB860" w:rsidR="00BD2272" w:rsidRDefault="00BD2272" w:rsidP="00DA09E0">
                          <w:pPr>
                            <w:rPr>
                              <w:ins w:id="3704" w:author="Bertsch Christian (CR/AEE3)" w:date="2019-09-22T21:55:00Z"/>
                              <w:b/>
                              <w:szCs w:val="20"/>
                              <w:lang w:val="de-DE"/>
                            </w:rPr>
                          </w:pPr>
                          <w:ins w:id="3705" w:author="Bertsch Christian (CR/AEE3)" w:date="2019-09-22T21:55:00Z">
                            <w:r>
                              <w:rPr>
                                <w:b/>
                                <w:szCs w:val="20"/>
                                <w:lang w:val="de-DE"/>
                              </w:rPr>
                              <w:t>x</w:t>
                            </w:r>
                            <w:r>
                              <w:rPr>
                                <w:b/>
                                <w:szCs w:val="20"/>
                                <w:vertAlign w:val="subscript"/>
                                <w:lang w:val="de-DE"/>
                              </w:rPr>
                              <w:t>d</w:t>
                            </w:r>
                          </w:ins>
                        </w:p>
                      </w:tc>
                      <w:tc>
                        <w:tcPr>
                          <w:tcW w:w="4756" w:type="dxa"/>
                          <w:tcPrChange w:id="3706" w:author="Bertsch Christian (CR/AEE3)" w:date="2019-09-22T22:00:00Z">
                            <w:tcPr>
                              <w:tcW w:w="4756" w:type="dxa"/>
                            </w:tcPr>
                          </w:tcPrChange>
                        </w:tcPr>
                        <w:p w14:paraId="0F719247" w14:textId="4383E044" w:rsidR="00BD2272" w:rsidRDefault="00BD2272" w:rsidP="00DA09E0">
                          <w:pPr>
                            <w:rPr>
                              <w:ins w:id="3707" w:author="Bertsch Christian (CR/AEE3)" w:date="2019-09-22T21:55:00Z"/>
                              <w:szCs w:val="20"/>
                            </w:rPr>
                          </w:pPr>
                          <w:ins w:id="3708" w:author="Bertsch Christian (CR/AEE3)" w:date="2019-09-22T21:55:00Z">
                            <w:r>
                              <w:rPr>
                                <w:szCs w:val="20"/>
                              </w:rPr>
                              <w:t>discrete states (constant between events)</w:t>
                            </w:r>
                          </w:ins>
                        </w:p>
                      </w:tc>
                    </w:tr>
                    <w:tr w:rsidR="00BD2272" w14:paraId="3EF9C198" w14:textId="77777777" w:rsidTr="009509C5">
                      <w:trPr>
                        <w:trHeight w:hRule="exact" w:val="227"/>
                        <w:ins w:id="3709" w:author="Bertsch Christian (CR/AEE3)" w:date="2019-09-22T21:56:00Z"/>
                        <w:trPrChange w:id="3710" w:author="Bertsch Christian (CR/AEE3)" w:date="2019-09-22T22:00:00Z">
                          <w:trPr>
                            <w:trHeight w:val="80"/>
                          </w:trPr>
                        </w:trPrChange>
                      </w:trPr>
                      <w:tc>
                        <w:tcPr>
                          <w:tcW w:w="348" w:type="dxa"/>
                          <w:tcPrChange w:id="3711" w:author="Bertsch Christian (CR/AEE3)" w:date="2019-09-22T22:00:00Z">
                            <w:tcPr>
                              <w:tcW w:w="348" w:type="dxa"/>
                            </w:tcPr>
                          </w:tcPrChange>
                        </w:tcPr>
                        <w:p w14:paraId="74A2ABE5" w14:textId="49CD99E3" w:rsidR="00BD2272" w:rsidRDefault="00BD2272" w:rsidP="00DA09E0">
                          <w:pPr>
                            <w:rPr>
                              <w:ins w:id="3712" w:author="Bertsch Christian (CR/AEE3)" w:date="2019-09-22T21:56:00Z"/>
                              <w:b/>
                              <w:szCs w:val="20"/>
                              <w:lang w:val="de-DE"/>
                            </w:rPr>
                          </w:pPr>
                          <w:ins w:id="3713" w:author="Bertsch Christian (CR/AEE3)" w:date="2019-09-22T21:56:00Z">
                            <w:r>
                              <w:rPr>
                                <w:b/>
                                <w:szCs w:val="20"/>
                                <w:lang w:val="de-DE"/>
                              </w:rPr>
                              <w:t>z</w:t>
                            </w:r>
                          </w:ins>
                        </w:p>
                      </w:tc>
                      <w:tc>
                        <w:tcPr>
                          <w:tcW w:w="4756" w:type="dxa"/>
                          <w:tcPrChange w:id="3714" w:author="Bertsch Christian (CR/AEE3)" w:date="2019-09-22T22:00:00Z">
                            <w:tcPr>
                              <w:tcW w:w="4756" w:type="dxa"/>
                            </w:tcPr>
                          </w:tcPrChange>
                        </w:tcPr>
                        <w:p w14:paraId="1FA95A4B" w14:textId="5A81189F" w:rsidR="00BD2272" w:rsidRDefault="00BD2272" w:rsidP="00DA09E0">
                          <w:pPr>
                            <w:rPr>
                              <w:ins w:id="3715" w:author="Bertsch Christian (CR/AEE3)" w:date="2019-09-22T21:56:00Z"/>
                              <w:szCs w:val="20"/>
                            </w:rPr>
                          </w:pPr>
                          <w:ins w:id="3716" w:author="Bertsch Christian (CR/AEE3)" w:date="2019-09-22T22:03:00Z">
                            <w:r>
                              <w:rPr>
                                <w:szCs w:val="20"/>
                              </w:rPr>
                              <w:t xml:space="preserve">(internal) </w:t>
                            </w:r>
                          </w:ins>
                          <w:ins w:id="3717" w:author="Bertsch Christian (CR/AEE3)" w:date="2019-09-22T21:57:00Z">
                            <w:r>
                              <w:rPr>
                                <w:szCs w:val="20"/>
                              </w:rPr>
                              <w:t>event indicators</w:t>
                            </w:r>
                          </w:ins>
                        </w:p>
                      </w:tc>
                    </w:tr>
                    <w:tr w:rsidR="00BD2272" w:rsidDel="00DA09E0" w14:paraId="466797B3" w14:textId="11011AC2" w:rsidTr="00C1220B">
                      <w:trPr>
                        <w:trHeight w:val="80"/>
                        <w:del w:id="3718" w:author="Bertsch Christian (CR/AEE3)" w:date="2019-09-22T21:55:00Z"/>
                      </w:trPr>
                      <w:tc>
                        <w:tcPr>
                          <w:tcW w:w="348" w:type="dxa"/>
                        </w:tcPr>
                        <w:p w14:paraId="7613D881" w14:textId="32A5484D" w:rsidR="00BD2272" w:rsidRPr="00E97F06" w:rsidDel="00DA09E0" w:rsidRDefault="00BD2272" w:rsidP="004B0E4D">
                          <w:pPr>
                            <w:rPr>
                              <w:del w:id="3719" w:author="Bertsch Christian (CR/AEE3)" w:date="2019-09-22T21:55:00Z"/>
                              <w:b/>
                              <w:szCs w:val="20"/>
                            </w:rPr>
                          </w:pPr>
                          <w:del w:id="3720" w:author="Bertsch Christian (CR/AEE3)" w:date="2019-09-22T20:25:00Z">
                            <w:r w:rsidRPr="00E97F06" w:rsidDel="004B0E4D">
                              <w:rPr>
                                <w:b/>
                                <w:szCs w:val="20"/>
                              </w:rPr>
                              <w:delText>z</w:delText>
                            </w:r>
                          </w:del>
                        </w:p>
                      </w:tc>
                      <w:tc>
                        <w:tcPr>
                          <w:tcW w:w="4756" w:type="dxa"/>
                        </w:tcPr>
                        <w:p w14:paraId="7265CC9D" w14:textId="09D37A22" w:rsidR="00BD2272" w:rsidRPr="00E97F06" w:rsidDel="00DA09E0" w:rsidRDefault="00BD2272">
                          <w:pPr>
                            <w:rPr>
                              <w:del w:id="3721" w:author="Bertsch Christian (CR/AEE3)" w:date="2019-09-22T21:55:00Z"/>
                              <w:szCs w:val="20"/>
                            </w:rPr>
                          </w:pPr>
                          <w:del w:id="3722" w:author="Bertsch Christian (CR/AEE3)" w:date="2019-09-22T20:25:00Z">
                            <w:r w:rsidRPr="00E97F06" w:rsidDel="004B0E4D">
                              <w:rPr>
                                <w:szCs w:val="20"/>
                              </w:rPr>
                              <w:delText>event indicators</w:delText>
                            </w:r>
                          </w:del>
                        </w:p>
                      </w:tc>
                    </w:tr>
                  </w:tbl>
                  <w:p w14:paraId="0F3380D4" w14:textId="77777777" w:rsidR="00BD2272" w:rsidRPr="00E172DB" w:rsidRDefault="00BD2272" w:rsidP="00E172DB">
                    <w:pPr>
                      <w:spacing w:before="40"/>
                      <w:jc w:val="center"/>
                      <w:rPr>
                        <w:sz w:val="22"/>
                        <w:szCs w:val="22"/>
                      </w:rPr>
                    </w:pPr>
                    <w:r w:rsidRPr="00E172DB">
                      <w:rPr>
                        <w:sz w:val="22"/>
                        <w:szCs w:val="22"/>
                      </w:rPr>
                      <w:t>Model</w:t>
                    </w:r>
                  </w:p>
                </w:txbxContent>
              </v:textbox>
            </v:rect>
            <v:shape id="_x0000_s1553" type="#_x0000_t202" style="position:absolute;left:4659;top:722;width:1348;height:448" filled="f" fillcolor="#bbe0e3" stroked="f">
              <v:textbox style="mso-next-textbox:#_x0000_s1553;mso-fit-shape-to-text:t">
                <w:txbxContent>
                  <w:p w14:paraId="07603E76" w14:textId="77777777" w:rsidR="00BD2272" w:rsidRPr="00A64237" w:rsidRDefault="00BD2272"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1565" type="#_x0000_t202" style="position:absolute;left:3734;top:5095;width:4900;height:360" filled="f" stroked="f">
              <v:textbox style="mso-next-textbox:#_x0000_s1565">
                <w:txbxContent>
                  <w:p w14:paraId="10C17842" w14:textId="77777777" w:rsidR="00BD2272" w:rsidRPr="00044F2D" w:rsidRDefault="00BD2272" w:rsidP="00E172DB">
                    <w:pPr>
                      <w:jc w:val="center"/>
                      <w:rPr>
                        <w:sz w:val="22"/>
                        <w:szCs w:val="22"/>
                      </w:rPr>
                    </w:pPr>
                    <w:r w:rsidRPr="00044F2D">
                      <w:rPr>
                        <w:sz w:val="22"/>
                        <w:szCs w:val="22"/>
                      </w:rPr>
                      <w:t>Co-Simulation Slave (FMU Instance)</w:t>
                    </w:r>
                  </w:p>
                </w:txbxContent>
              </v:textbox>
            </v:shape>
            <v:shape id="_x0000_s1567" type="#_x0000_t202" style="position:absolute;left:5570;top:4328;width:123;height:304;mso-wrap-style:none" filled="f" fillcolor="#bbe0e3" stroked="f">
              <v:textbox style="mso-next-textbox:#_x0000_s1567;mso-fit-shape-to-text:t" inset="0,0,0,0">
                <w:txbxContent>
                  <w:p w14:paraId="52F71E68" w14:textId="77777777" w:rsidR="00BD2272" w:rsidRDefault="00BD2272" w:rsidP="00E172DB">
                    <w:pPr>
                      <w:autoSpaceDE w:val="0"/>
                      <w:autoSpaceDN w:val="0"/>
                      <w:adjustRightInd w:val="0"/>
                      <w:rPr>
                        <w:b/>
                        <w:bCs/>
                        <w:color w:val="000000"/>
                        <w:sz w:val="22"/>
                        <w:szCs w:val="22"/>
                      </w:rPr>
                    </w:pPr>
                    <w:r>
                      <w:rPr>
                        <w:b/>
                        <w:bCs/>
                        <w:color w:val="000000"/>
                        <w:sz w:val="22"/>
                        <w:szCs w:val="22"/>
                      </w:rPr>
                      <w:t>x</w:t>
                    </w:r>
                  </w:p>
                </w:txbxContent>
              </v:textbox>
            </v:shape>
            <v:line id="_x0000_s1568" style="position:absolute;flip:x y;v-text-anchor:middle" from="5805,4199" to="5821,4748" strokecolor="red" strokeweight="2.25pt">
              <v:stroke endarrow="block" endarrowlength="long"/>
            </v:line>
            <v:line id="_x0000_s1569" style="position:absolute;v-text-anchor:middle" from="5985,4207" to="5991,4748" strokecolor="#339" strokeweight="2.25pt">
              <v:stroke endarrow="block" endarrowlength="long"/>
            </v:line>
            <v:line id="_x0000_s1570" style="position:absolute;v-text-anchor:middle" from="6992,4201" to="6999,4748" strokecolor="#339" strokeweight="2.25pt">
              <v:stroke endarrow="block" endarrowlength="long"/>
            </v:line>
            <v:line id="_x0000_s1571" style="position:absolute;flip:x y;v-text-anchor:middle" from="4711,4222" to="4715,4733" strokecolor="red" strokeweight="2.25pt">
              <v:stroke endarrow="block" endarrowlength="long"/>
            </v:line>
            <v:shape id="_x0000_s1572" type="#_x0000_t202" style="position:absolute;left:4510;top:4353;width:102;height:304" filled="f" fillcolor="#bbe0e3" stroked="f">
              <v:textbox style="mso-next-textbox:#_x0000_s1572" inset="0,0,2pt,0">
                <w:txbxContent>
                  <w:p w14:paraId="2428260C" w14:textId="77777777" w:rsidR="00BD2272" w:rsidRDefault="00BD2272" w:rsidP="00E172DB">
                    <w:pPr>
                      <w:autoSpaceDE w:val="0"/>
                      <w:autoSpaceDN w:val="0"/>
                      <w:adjustRightInd w:val="0"/>
                      <w:rPr>
                        <w:i/>
                        <w:iCs/>
                        <w:color w:val="000000"/>
                        <w:sz w:val="22"/>
                        <w:szCs w:val="22"/>
                      </w:rPr>
                    </w:pPr>
                    <w:r>
                      <w:rPr>
                        <w:i/>
                        <w:iCs/>
                        <w:color w:val="000000"/>
                        <w:sz w:val="22"/>
                        <w:szCs w:val="22"/>
                      </w:rPr>
                      <w:t>t</w:t>
                    </w:r>
                  </w:p>
                </w:txbxContent>
              </v:textbox>
            </v:shape>
            <v:shape id="_x0000_s1573" type="#_x0000_t75" style="position:absolute;left:7083;top:4334;width:381;height:280">
              <v:imagedata r:id="rId84" o:title=""/>
            </v:shape>
            <v:shape id="_x0000_s1581" type="#_x0000_t202" style="position:absolute;left:2694;top:2999;width:363;height:448" filled="f" fillcolor="#bbe0e3" stroked="f">
              <v:textbox style="mso-next-textbox:#_x0000_s1581;mso-fit-shape-to-text:t">
                <w:txbxContent>
                  <w:p w14:paraId="7BB5F02E" w14:textId="77777777" w:rsidR="00BD2272" w:rsidRDefault="00BD2272" w:rsidP="00E172DB">
                    <w:pPr>
                      <w:autoSpaceDE w:val="0"/>
                      <w:autoSpaceDN w:val="0"/>
                      <w:adjustRightInd w:val="0"/>
                      <w:jc w:val="center"/>
                      <w:rPr>
                        <w:b/>
                        <w:bCs/>
                        <w:color w:val="000000"/>
                        <w:sz w:val="22"/>
                        <w:szCs w:val="22"/>
                      </w:rPr>
                    </w:pPr>
                    <w:r>
                      <w:rPr>
                        <w:b/>
                        <w:bCs/>
                        <w:color w:val="000000"/>
                        <w:sz w:val="22"/>
                        <w:szCs w:val="22"/>
                      </w:rPr>
                      <w:t>u</w:t>
                    </w:r>
                  </w:p>
                </w:txbxContent>
              </v:textbox>
            </v:shape>
            <w10:wrap type="none"/>
            <w10:anchorlock/>
          </v:group>
          <o:OLEObject Type="Embed" ProgID="Equation.DSMT4" ShapeID="_x0000_s1573" DrawAspect="Content" ObjectID="_1631682356" r:id="rId85"/>
        </w:pict>
      </w:r>
    </w:p>
    <w:p w14:paraId="3A0123B9" w14:textId="7B5F23BC" w:rsidR="005C3BD2" w:rsidRPr="0098259C" w:rsidRDefault="005C3BD2" w:rsidP="00FA3E81">
      <w:pPr>
        <w:pStyle w:val="Caption"/>
        <w:jc w:val="center"/>
        <w:rPr>
          <w:b w:val="0"/>
        </w:rPr>
      </w:pPr>
      <w:r w:rsidRPr="0098259C">
        <w:t xml:space="preserve">Figure </w:t>
      </w:r>
      <w:r w:rsidRPr="0098259C">
        <w:fldChar w:fldCharType="begin"/>
      </w:r>
      <w:r w:rsidRPr="0098259C">
        <w:instrText xml:space="preserve"> SEQ Figure \* ARABIC </w:instrText>
      </w:r>
      <w:r w:rsidRPr="0098259C">
        <w:fldChar w:fldCharType="separate"/>
      </w:r>
      <w:r w:rsidR="000440B4">
        <w:rPr>
          <w:noProof/>
        </w:rPr>
        <w:t>10</w:t>
      </w:r>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BodyText"/>
      </w:pPr>
      <w:r w:rsidRPr="0098259C">
        <w:t xml:space="preserve">For co-simulation two basic </w:t>
      </w:r>
      <w:r w:rsidR="00E26CB1">
        <w:t xml:space="preserve">groups of </w:t>
      </w:r>
      <w:r w:rsidRPr="0098259C">
        <w:t>functions have to be realized:</w:t>
      </w:r>
    </w:p>
    <w:p w14:paraId="7D0EC364" w14:textId="77FF0B29" w:rsidR="005C3BD2" w:rsidRPr="0098259C" w:rsidRDefault="005C3BD2" w:rsidP="005C3BD2">
      <w:pPr>
        <w:pStyle w:val="NummerierteListe"/>
      </w:pPr>
      <w:r w:rsidRPr="0098259C">
        <w:t>functions for the data exchange between subsystems</w:t>
      </w:r>
      <w:del w:id="3723" w:author="Bertsch Christian (CR/AEE3)" w:date="2019-09-06T11:23:00Z">
        <w:r w:rsidRPr="0098259C">
          <w:delText xml:space="preserve"> and</w:delText>
        </w:r>
      </w:del>
    </w:p>
    <w:p w14:paraId="3A6ACB24" w14:textId="0E5C2DFE"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r w:rsidRPr="0098259C">
        <w:rPr>
          <w:rFonts w:ascii="Times New Roman" w:hAnsi="Times New Roman"/>
          <w:i/>
          <w:sz w:val="22"/>
          <w:szCs w:val="22"/>
          <w:vertAlign w:val="subscript"/>
        </w:rPr>
        <w:t>0</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start</w:t>
      </w:r>
      <w:r w:rsidRPr="0098259C">
        <w:t xml:space="preserve"> to end time </w:t>
      </w:r>
      <w:r w:rsidRPr="0098259C">
        <w:rPr>
          <w:rFonts w:ascii="Times New Roman" w:hAnsi="Times New Roman"/>
          <w:i/>
          <w:sz w:val="22"/>
          <w:szCs w:val="22"/>
        </w:rPr>
        <w:t>tc</w:t>
      </w:r>
      <w:r w:rsidRPr="0098259C">
        <w:rPr>
          <w:rFonts w:ascii="Times New Roman" w:hAnsi="Times New Roman"/>
          <w:i/>
          <w:sz w:val="22"/>
          <w:szCs w:val="22"/>
          <w:vertAlign w:val="subscript"/>
        </w:rPr>
        <w:t>N</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stop</w:t>
      </w:r>
      <w:del w:id="3724" w:author="Bertsch Christian (CR/AEE3)" w:date="2019-09-06T11:23:00Z">
        <w:r w:rsidRPr="0098259C">
          <w:delText>.</w:delText>
        </w:r>
      </w:del>
    </w:p>
    <w:p w14:paraId="2DFFE8A4" w14:textId="31F1A7AC" w:rsidR="005C3BD2" w:rsidRPr="0098259C" w:rsidRDefault="005C3BD2" w:rsidP="005C3BD2">
      <w:pPr>
        <w:pStyle w:val="BodyText"/>
      </w:pPr>
      <w:r w:rsidRPr="0098259C">
        <w:t>In FMI for Co-Simulation</w:t>
      </w:r>
      <w:ins w:id="3725" w:author="Bertsch Christian (CR/AEE3)" w:date="2019-09-06T11:23:00Z">
        <w:r w:rsidR="00E6164C">
          <w:t>,</w:t>
        </w:r>
      </w:ins>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BodyText"/>
      </w:pPr>
      <w:r w:rsidRPr="0098259C">
        <w:t xml:space="preserve">FMI for Co-Simulation defines interface routines for the communication between the master and all slaves (subsystems) in a co-simulation environment. The most common master algorithm stops at each communication point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simulation (time integration) of all slaves, collects the outputs </w:t>
      </w:r>
      <w:r w:rsidRPr="0098259C">
        <w:rPr>
          <w:rFonts w:ascii="Times New Roman" w:hAnsi="Times New Roman"/>
          <w:i/>
          <w:sz w:val="22"/>
          <w:szCs w:val="22"/>
        </w:rPr>
        <w:t>y(tc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distributes these subsystem inputs to the slaves and continues the (co-)simulation with the next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rPr>
          <w:rFonts w:ascii="Times New Roman" w:hAnsi="Times New Roman"/>
          <w:i/>
          <w:sz w:val="22"/>
          <w:szCs w:val="22"/>
        </w:rPr>
        <w:t xml:space="preserve">+ hc </w:t>
      </w:r>
      <w:r w:rsidRPr="0098259C">
        <w:t xml:space="preserve">with fixed communication step size </w:t>
      </w:r>
      <w:r w:rsidRPr="0098259C">
        <w:rPr>
          <w:rFonts w:ascii="Times New Roman" w:hAnsi="Times New Roman"/>
          <w:i/>
          <w:sz w:val="22"/>
          <w:szCs w:val="22"/>
        </w:rPr>
        <w:t>hc</w:t>
      </w:r>
      <w:r w:rsidRPr="0098259C">
        <w:t>. In each slave, an appropriate solver is used to integrate one of the subsystems for a given communication step</w:t>
      </w:r>
      <w:r w:rsidRPr="0098259C">
        <w:rPr>
          <w:rFonts w:ascii="Times New Roman" w:hAnsi="Times New Roman"/>
          <w:i/>
          <w:sz w:val="22"/>
          <w:szCs w:val="22"/>
        </w:rPr>
        <w:t xml:space="preserve"> 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most simple co-simulation algorithms approximate the (unknown) subsystem inputs </w:t>
      </w:r>
      <w:r w:rsidRPr="0098259C">
        <w:rPr>
          <w:rFonts w:ascii="Times New Roman" w:hAnsi="Times New Roman"/>
          <w:i/>
          <w:sz w:val="22"/>
          <w:szCs w:val="22"/>
        </w:rPr>
        <w:t>u(t), (t &gt; 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for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4B6BCB2A" w:rsidR="005C3BD2" w:rsidRPr="0098259C" w:rsidRDefault="005C3BD2" w:rsidP="005C3BD2">
      <w:pPr>
        <w:pStyle w:val="BodyText"/>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0440B4">
        <w:t>4.3.1</w:t>
      </w:r>
      <w:r w:rsidRPr="0098259C">
        <w:fldChar w:fldCharType="end"/>
      </w:r>
      <w:r w:rsidRPr="0098259C">
        <w:t>). Typical examples are:</w:t>
      </w:r>
    </w:p>
    <w:p w14:paraId="5E94CF9A" w14:textId="77777777" w:rsidR="005C3BD2" w:rsidRPr="0098259C" w:rsidRDefault="005C3BD2" w:rsidP="006E60E6">
      <w:pPr>
        <w:pStyle w:val="BodyText"/>
        <w:numPr>
          <w:ilvl w:val="0"/>
          <w:numId w:val="19"/>
        </w:numPr>
      </w:pPr>
      <w:r w:rsidRPr="0098259C">
        <w:t xml:space="preserve">the ability to handle variable communication step sizes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t>,</w:t>
      </w:r>
    </w:p>
    <w:p w14:paraId="0DED3BC3" w14:textId="77777777" w:rsidR="005C3BD2" w:rsidRPr="0098259C" w:rsidRDefault="005C3BD2" w:rsidP="006E60E6">
      <w:pPr>
        <w:pStyle w:val="BodyText"/>
        <w:numPr>
          <w:ilvl w:val="0"/>
          <w:numId w:val="19"/>
        </w:numPr>
      </w:pPr>
      <w:r w:rsidRPr="0098259C">
        <w:t xml:space="preserve">the ability to repeat a rejected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085DD7C5" w:rsidR="005C3BD2" w:rsidRPr="0098259C" w:rsidRDefault="005C3BD2" w:rsidP="006E60E6">
      <w:pPr>
        <w:pStyle w:val="BodyText"/>
        <w:numPr>
          <w:ilvl w:val="0"/>
          <w:numId w:val="19"/>
        </w:numPr>
      </w:pPr>
      <w:r w:rsidRPr="0098259C">
        <w:t xml:space="preserve">the ability to provide derivatives w.r.t. time of outputs to allow interpolation (section </w:t>
      </w:r>
      <w:r w:rsidRPr="0098259C">
        <w:fldChar w:fldCharType="begin"/>
      </w:r>
      <w:r w:rsidRPr="0098259C">
        <w:instrText xml:space="preserve"> REF _Ref304553841 \r \h </w:instrText>
      </w:r>
      <w:r w:rsidRPr="0098259C">
        <w:fldChar w:fldCharType="separate"/>
      </w:r>
      <w:r w:rsidR="000440B4">
        <w:t>4.2.1</w:t>
      </w:r>
      <w:r w:rsidRPr="0098259C">
        <w:fldChar w:fldCharType="end"/>
      </w:r>
      <w:r w:rsidRPr="0098259C">
        <w:t>),</w:t>
      </w:r>
    </w:p>
    <w:p w14:paraId="4C339854" w14:textId="77777777" w:rsidR="005C3BD2" w:rsidRPr="0098259C" w:rsidRDefault="005C3BD2" w:rsidP="006E60E6">
      <w:pPr>
        <w:pStyle w:val="BodyText"/>
        <w:numPr>
          <w:ilvl w:val="0"/>
          <w:numId w:val="19"/>
        </w:numPr>
      </w:pPr>
      <w:r w:rsidRPr="0098259C">
        <w:t>or the ability to provide Jacobians.</w:t>
      </w:r>
    </w:p>
    <w:p w14:paraId="7267B085" w14:textId="77777777" w:rsidR="005C3BD2" w:rsidRPr="0098259C" w:rsidRDefault="005C3BD2" w:rsidP="005C3BD2">
      <w:pPr>
        <w:pStyle w:val="BodyText"/>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1pt;height:16.5pt" o:ole="">
            <v:imagedata r:id="rId86" o:title=""/>
          </v:shape>
          <o:OLEObject Type="Embed" ProgID="Equation.3" ShapeID="_x0000_i1037" DrawAspect="Content" ObjectID="_1631682337" r:id="rId87"/>
        </w:object>
      </w:r>
      <w:r w:rsidRPr="0098259C">
        <w:t xml:space="preserve"> are time dependent functions within an a priori defined time interval </w:t>
      </w:r>
      <w:r w:rsidRPr="0098259C">
        <w:rPr>
          <w:position w:val="-14"/>
        </w:rPr>
        <w:object w:dxaOrig="1280" w:dyaOrig="380" w14:anchorId="30CF0F5C">
          <v:shape id="_x0000_i1038" type="#_x0000_t75" style="width:64.5pt;height:18.75pt" o:ole="">
            <v:imagedata r:id="rId88" o:title=""/>
          </v:shape>
          <o:OLEObject Type="Embed" ProgID="Equation.DSMT4" ShapeID="_x0000_i1038" DrawAspect="Content" ObjectID="_1631682338" r:id="rId89"/>
        </w:object>
      </w:r>
      <w:r w:rsidR="008E4A3B" w:rsidRPr="0098259C">
        <w:t xml:space="preserve"> (provided </w:t>
      </w:r>
      <w:r w:rsidR="00D900E6">
        <w:rPr>
          <w:rStyle w:val="CODE"/>
          <w:rFonts w:eastAsia="StarSymbol" w:cs="Courier New"/>
        </w:rPr>
        <w:t>s</w:t>
      </w:r>
      <w:r w:rsidR="008E4A3B" w:rsidRPr="0098259C">
        <w:rPr>
          <w:rStyle w:val="CODE"/>
          <w:rFonts w:eastAsia="StarSymbol" w:cs="Courier New"/>
        </w:rPr>
        <w:t>topTimeDefined</w:t>
      </w:r>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6.75pt;height:11.25pt" o:ole="">
            <v:imagedata r:id="rId90" o:title=""/>
          </v:shape>
          <o:OLEObject Type="Embed" ProgID="Equation.3" ShapeID="_x0000_i1039" DrawAspect="Content" ObjectID="_1631682339" r:id="rId91"/>
        </w:object>
      </w:r>
      <w:r w:rsidRPr="0098259C">
        <w:t xml:space="preserve"> is running step by step from </w:t>
      </w:r>
      <w:r w:rsidRPr="0098259C">
        <w:rPr>
          <w:position w:val="-12"/>
        </w:rPr>
        <w:object w:dxaOrig="420" w:dyaOrig="360" w14:anchorId="485CC85E">
          <v:shape id="_x0000_i1040" type="#_x0000_t75" style="width:21pt;height:18.75pt" o:ole="">
            <v:imagedata r:id="rId92" o:title=""/>
          </v:shape>
          <o:OLEObject Type="Embed" ProgID="Equation.3" ShapeID="_x0000_i1040" DrawAspect="Content" ObjectID="_1631682340" r:id="rId93"/>
        </w:object>
      </w:r>
      <w:r w:rsidRPr="0098259C">
        <w:t xml:space="preserve"> to </w:t>
      </w:r>
      <w:r w:rsidRPr="0098259C">
        <w:rPr>
          <w:position w:val="-14"/>
        </w:rPr>
        <w:object w:dxaOrig="400" w:dyaOrig="380" w14:anchorId="2A7F949E">
          <v:shape id="_x0000_i1041" type="#_x0000_t75" style="width:21pt;height:18.75pt" o:ole="">
            <v:imagedata r:id="rId94" o:title=""/>
          </v:shape>
          <o:OLEObject Type="Embed" ProgID="Equation.3" ShapeID="_x0000_i1041" DrawAspect="Content" ObjectID="_1631682341" r:id="rId95"/>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3.25pt;height:18.75pt" o:ole="">
            <v:imagedata r:id="rId96" o:title=""/>
          </v:shape>
          <o:OLEObject Type="Embed" ProgID="Equation.3" ShapeID="_x0000_i1042" DrawAspect="Content" ObjectID="_1631682342" r:id="rId97"/>
        </w:object>
      </w:r>
      <w:r w:rsidRPr="0098259C">
        <w:t xml:space="preserve"> or the whole time interval </w:t>
      </w:r>
      <w:r w:rsidRPr="0098259C">
        <w:rPr>
          <w:position w:val="-14"/>
        </w:rPr>
        <w:object w:dxaOrig="1020" w:dyaOrig="380" w14:anchorId="5B9B0E70">
          <v:shape id="_x0000_i1043" type="#_x0000_t75" style="width:53.25pt;height:18.75pt" o:ole="">
            <v:imagedata r:id="rId98" o:title=""/>
          </v:shape>
          <o:OLEObject Type="Embed" ProgID="Equation.3" ShapeID="_x0000_i1043" DrawAspect="Content" ObjectID="_1631682343" r:id="rId99"/>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BodyTextChar"/>
        </w:rPr>
        <w:t xml:space="preserve">slave </w:t>
      </w:r>
      <w:r w:rsidRPr="0098259C">
        <w:t xml:space="preserve">can be given a time value </w:t>
      </w:r>
      <w:r w:rsidRPr="0098259C">
        <w:rPr>
          <w:position w:val="-12"/>
        </w:rPr>
        <w:object w:dxaOrig="300" w:dyaOrig="360" w14:anchorId="6685C26A">
          <v:shape id="_x0000_i1044" type="#_x0000_t75" style="width:15pt;height:18.75pt" o:ole="">
            <v:imagedata r:id="rId100" o:title=""/>
          </v:shape>
          <o:OLEObject Type="Embed" ProgID="Equation.3" ShapeID="_x0000_i1044" DrawAspect="Content" ObjectID="_1631682344" r:id="rId101"/>
        </w:object>
      </w:r>
      <w:r w:rsidRPr="0098259C">
        <w:t xml:space="preserve">, </w:t>
      </w:r>
      <w:r w:rsidRPr="0098259C">
        <w:rPr>
          <w:position w:val="-14"/>
        </w:rPr>
        <w:object w:dxaOrig="1440" w:dyaOrig="380" w14:anchorId="348053A5">
          <v:shape id="_x0000_i1045" type="#_x0000_t75" style="width:1in;height:18.75pt" o:ole="">
            <v:imagedata r:id="rId102" o:title=""/>
          </v:shape>
          <o:OLEObject Type="Embed" ProgID="Equation.DSMT4" ShapeID="_x0000_i1045" DrawAspect="Content" ObjectID="_1631682345" r:id="rId103"/>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is able to interrupt the simulation when </w:t>
      </w:r>
      <w:r w:rsidRPr="0098259C">
        <w:rPr>
          <w:position w:val="-12"/>
        </w:rPr>
        <w:object w:dxaOrig="300" w:dyaOrig="360" w14:anchorId="3A15B370">
          <v:shape id="_x0000_i1046" type="#_x0000_t75" style="width:15pt;height:18.75pt" o:ole="">
            <v:imagedata r:id="rId104" o:title=""/>
          </v:shape>
          <o:OLEObject Type="Embed" ProgID="Equation.3" ShapeID="_x0000_i1046" DrawAspect="Content" ObjectID="_1631682346" r:id="rId105"/>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0.75pt;height:18.75pt" o:ole="">
            <v:imagedata r:id="rId106" o:title=""/>
          </v:shape>
          <o:OLEObject Type="Embed" ProgID="Equation.3" ShapeID="_x0000_i1047" DrawAspect="Content" ObjectID="_1631682347" r:id="rId107"/>
        </w:object>
      </w:r>
      <w:r w:rsidRPr="0098259C">
        <w:t xml:space="preserve">and send values of outputs </w:t>
      </w:r>
      <w:r w:rsidRPr="0098259C">
        <w:rPr>
          <w:position w:val="-12"/>
        </w:rPr>
        <w:object w:dxaOrig="639" w:dyaOrig="360" w14:anchorId="080D52A0">
          <v:shape id="_x0000_i1048" type="#_x0000_t75" style="width:30.75pt;height:18.75pt" o:ole="">
            <v:imagedata r:id="rId108" o:title=""/>
          </v:shape>
          <o:OLEObject Type="Embed" ProgID="Equation.3" ShapeID="_x0000_i1048" DrawAspect="Content" ObjectID="_1631682348" r:id="rId109"/>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75pt;height:18.75pt" o:ole="">
            <v:imagedata r:id="rId110" o:title=""/>
          </v:shape>
          <o:OLEObject Type="Embed" ProgID="Equation.3" ShapeID="_x0000_i1049" DrawAspect="Content" ObjectID="_1631682349" r:id="rId111"/>
        </w:object>
      </w:r>
      <w:r w:rsidRPr="0098259C">
        <w:t xml:space="preserve">, </w:t>
      </w:r>
      <w:r w:rsidRPr="0098259C">
        <w:rPr>
          <w:position w:val="-14"/>
        </w:rPr>
        <w:object w:dxaOrig="1460" w:dyaOrig="380" w14:anchorId="3DA8B1B0">
          <v:shape id="_x0000_i1050" type="#_x0000_t75" style="width:72.75pt;height:18.75pt" o:ole="">
            <v:imagedata r:id="rId112" o:title=""/>
          </v:shape>
          <o:OLEObject Type="Embed" ProgID="Equation.DSMT4" ShapeID="_x0000_i1050" DrawAspect="Content" ObjectID="_1631682350" r:id="rId113"/>
        </w:object>
      </w:r>
      <w:r w:rsidRPr="0098259C">
        <w:t xml:space="preserve">can be given to simulate the time subinterval </w:t>
      </w:r>
      <w:r w:rsidRPr="0098259C">
        <w:rPr>
          <w:position w:val="-12"/>
        </w:rPr>
        <w:object w:dxaOrig="1200" w:dyaOrig="360" w14:anchorId="0BB58D3A">
          <v:shape id="_x0000_i1051" type="#_x0000_t75" style="width:61.5pt;height:18.75pt" o:ole="">
            <v:imagedata r:id="rId114" o:title=""/>
          </v:shape>
          <o:OLEObject Type="Embed" ProgID="Equation.DSMT4" ShapeID="_x0000_i1051" DrawAspect="Content" ObjectID="_1631682351" r:id="rId115"/>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8.75pt;height:18.75pt" o:ole="">
            <v:imagedata r:id="rId116" o:title=""/>
          </v:shape>
          <o:OLEObject Type="Embed" ProgID="Equation.3" ShapeID="_x0000_i1052" DrawAspect="Content" ObjectID="_1631682352" r:id="rId117"/>
        </w:object>
      </w:r>
      <w:r w:rsidRPr="0098259C">
        <w:t xml:space="preserve"> is the communication step size of the </w:t>
      </w:r>
      <w:r w:rsidRPr="0098259C">
        <w:rPr>
          <w:position w:val="-6"/>
        </w:rPr>
        <w:object w:dxaOrig="279" w:dyaOrig="320" w14:anchorId="0C6F5504">
          <v:shape id="_x0000_i1053" type="#_x0000_t75" style="width:14.25pt;height:16.5pt" o:ole="">
            <v:imagedata r:id="rId118" o:title=""/>
          </v:shape>
          <o:OLEObject Type="Embed" ProgID="Equation.3" ShapeID="_x0000_i1053" DrawAspect="Content" ObjectID="_1631682353" r:id="rId119"/>
        </w:object>
      </w:r>
      <w:r w:rsidRPr="0098259C">
        <w:t xml:space="preserve"> communication step, </w:t>
      </w:r>
      <w:r w:rsidRPr="0098259C">
        <w:rPr>
          <w:position w:val="-12"/>
        </w:rPr>
        <w:object w:dxaOrig="1480" w:dyaOrig="360" w14:anchorId="261D435C">
          <v:shape id="_x0000_i1054" type="#_x0000_t75" style="width:76.5pt;height:18.75pt" o:ole="">
            <v:imagedata r:id="rId120" o:title=""/>
          </v:shape>
          <o:OLEObject Type="Embed" ProgID="Equation.3" ShapeID="_x0000_i1054" DrawAspect="Content" ObjectID="_1631682354" r:id="rId121"/>
        </w:object>
      </w:r>
      <w:r w:rsidRPr="0098259C">
        <w:t xml:space="preserve">. </w:t>
      </w:r>
      <w:r w:rsidR="00F108BD">
        <w:t>T</w:t>
      </w:r>
      <w:r w:rsidRPr="0098259C">
        <w:t xml:space="preserve">he communication step size </w:t>
      </w:r>
      <w:r w:rsidR="00F108BD">
        <w:t xml:space="preserve">has to </w:t>
      </w:r>
      <w:r w:rsidR="002F1EF2">
        <w:t xml:space="preserve">be </w:t>
      </w:r>
      <w:r w:rsidR="00F108BD">
        <w:t>greater than zero</w:t>
      </w:r>
      <w:r w:rsidRPr="0098259C">
        <w:t>.</w:t>
      </w:r>
    </w:p>
    <w:p w14:paraId="41DA560D" w14:textId="7EFF35C8" w:rsidR="005C3BD2" w:rsidRDefault="005C3BD2" w:rsidP="005C3BD2">
      <w:pPr>
        <w:pStyle w:val="BodyText"/>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del w:id="3726" w:author="Bertsch Christian (CR/AEE3)" w:date="2019-09-06T11:23:00Z">
        <w:r w:rsidRPr="0098259C">
          <w:delText>In detail the</w:delText>
        </w:r>
      </w:del>
      <w:ins w:id="3727" w:author="Bertsch Christian (CR/AEE3)" w:date="2019-09-06T11:23:00Z">
        <w:r w:rsidR="00E57FED">
          <w:t>The</w:t>
        </w:r>
        <w:r w:rsidRPr="0098259C">
          <w:t xml:space="preserve"> detail</w:t>
        </w:r>
        <w:r w:rsidR="00E57FED">
          <w:t>s of</w:t>
        </w:r>
        <w:r w:rsidRPr="0098259C">
          <w:t xml:space="preserve"> th</w:t>
        </w:r>
        <w:r w:rsidR="00E57FED">
          <w:t>is</w:t>
        </w:r>
      </w:ins>
      <w:r w:rsidRPr="0098259C">
        <w:t xml:space="preserve"> flow </w:t>
      </w:r>
      <w:del w:id="3728" w:author="Bertsch Christian (CR/AEE3)" w:date="2019-09-06T11:23:00Z">
        <w:r w:rsidRPr="0098259C">
          <w:delText>is defined</w:delText>
        </w:r>
      </w:del>
      <w:ins w:id="3729" w:author="Bertsch Christian (CR/AEE3)" w:date="2019-09-06T11:23:00Z">
        <w:r w:rsidR="00E57FED">
          <w:t>are</w:t>
        </w:r>
        <w:r w:rsidRPr="0098259C">
          <w:t xml:space="preserve"> </w:t>
        </w:r>
        <w:r w:rsidR="00E57FED">
          <w:t>given</w:t>
        </w:r>
      </w:ins>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ins w:id="3730" w:author="Bertsch Christian (CR/AEE3)" w:date="2019-09-06T11:23:00Z">
        <w:r w:rsidR="000939F5">
          <w:t xml:space="preserve">see </w:t>
        </w:r>
      </w:ins>
      <w:r w:rsidRPr="0098259C">
        <w:t>section</w:t>
      </w:r>
      <w:r w:rsidR="00593ECD">
        <w:t xml:space="preserve"> </w:t>
      </w:r>
      <w:r w:rsidR="00593ECD">
        <w:fldChar w:fldCharType="begin"/>
      </w:r>
      <w:r w:rsidR="00593ECD">
        <w:instrText xml:space="preserve"> REF _Ref349039747 \n \h </w:instrText>
      </w:r>
      <w:r w:rsidR="00593ECD">
        <w:fldChar w:fldCharType="separate"/>
      </w:r>
      <w:r w:rsidR="000440B4">
        <w:t>4.2.4</w:t>
      </w:r>
      <w:r w:rsidR="00593ECD">
        <w:fldChar w:fldCharType="end"/>
      </w:r>
      <w:r w:rsidRPr="0098259C">
        <w:t>).</w:t>
      </w:r>
    </w:p>
    <w:p w14:paraId="70240517" w14:textId="77777777" w:rsidR="00063440" w:rsidRDefault="00063440" w:rsidP="00063440">
      <w:pPr>
        <w:pStyle w:val="Heading3"/>
      </w:pPr>
      <w:bookmarkStart w:id="3731" w:name="_Toc20839948"/>
      <w:r>
        <w:t>Mathematical Model</w:t>
      </w:r>
      <w:bookmarkEnd w:id="3731"/>
    </w:p>
    <w:p w14:paraId="30E4316D" w14:textId="77777777" w:rsidR="00063440" w:rsidRDefault="00063440" w:rsidP="00063440">
      <w:pPr>
        <w:pStyle w:val="BodyText"/>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BodyText"/>
        <w:ind w:left="360"/>
      </w:pPr>
      <w:r w:rsidRPr="00246EB8">
        <w:t>The slave simulators are seen by the master simulator as purely sampled</w:t>
      </w:r>
      <w:r>
        <w:t>-data s</w:t>
      </w:r>
      <w:r w:rsidRPr="00246EB8">
        <w:t>ystems</w:t>
      </w:r>
      <w:r>
        <w:t>. Such a sampled-data system can be</w:t>
      </w:r>
      <w:ins w:id="3732" w:author="Bertsch Christian (CR/AEE3)" w:date="2019-09-06T11:23:00Z">
        <w:r w:rsidR="00935E81">
          <w:t>:</w:t>
        </w:r>
      </w:ins>
    </w:p>
    <w:p w14:paraId="3311F17C" w14:textId="28683CBF" w:rsidR="00AD2D0F" w:rsidRDefault="00063440" w:rsidP="00063440">
      <w:pPr>
        <w:pStyle w:val="BodyText"/>
        <w:numPr>
          <w:ilvl w:val="0"/>
          <w:numId w:val="65"/>
        </w:numPr>
      </w:pPr>
      <w:del w:id="3733" w:author="Bertsch Christian (CR/AEE3)" w:date="2019-09-06T11:23:00Z">
        <w:r>
          <w:delText>either a</w:delText>
        </w:r>
      </w:del>
      <w:ins w:id="3734" w:author="Bertsch Christian (CR/AEE3)" w:date="2019-09-06T11:23:00Z">
        <w:r w:rsidR="00935E81">
          <w:t>A</w:t>
        </w:r>
      </w:ins>
      <w:r>
        <w:t xml:space="preserve"> “real” sampled-data system (so a </w:t>
      </w:r>
      <w:r w:rsidR="007B4C92">
        <w:t>s</w:t>
      </w:r>
      <w:r>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r w:rsidR="007B4C92" w:rsidRPr="007B4C92">
        <w:rPr>
          <w:rStyle w:val="CODE"/>
        </w:rPr>
        <w:t>stepSize</w:t>
      </w:r>
      <w:r w:rsidR="007B4C92">
        <w:t xml:space="preserve"> in element </w:t>
      </w:r>
      <w:r w:rsidR="007B4C92">
        <w:rPr>
          <w:rStyle w:val="CODE"/>
        </w:rPr>
        <w:t>DefaultE</w:t>
      </w:r>
      <w:r w:rsidR="007B4C92" w:rsidRPr="007B4C92">
        <w:rPr>
          <w:rStyle w:val="CODE"/>
        </w:rPr>
        <w:t>xperiment</w:t>
      </w:r>
      <w:r w:rsidR="007B4C92">
        <w:t>).</w:t>
      </w:r>
    </w:p>
    <w:p w14:paraId="5269DE37" w14:textId="123CDF62" w:rsidR="00403992" w:rsidRDefault="00063440" w:rsidP="00403992">
      <w:pPr>
        <w:pStyle w:val="BodyText"/>
        <w:numPr>
          <w:ilvl w:val="0"/>
          <w:numId w:val="65"/>
        </w:numPr>
      </w:pPr>
      <w:del w:id="3735" w:author="Bertsch Christian (CR/AEE3)" w:date="2019-09-06T11:23:00Z">
        <w:r>
          <w:delText>or a</w:delText>
        </w:r>
      </w:del>
      <w:ins w:id="3736" w:author="Bertsch Christian (CR/AEE3)" w:date="2019-09-06T11:23:00Z">
        <w:r w:rsidR="00935E81">
          <w:t>A</w:t>
        </w:r>
      </w:ins>
      <w:r w:rsidR="00403992">
        <w:t xml:space="preserve"> hybrid </w:t>
      </w:r>
      <w:r>
        <w:t>ODE that is integrated between communication points</w:t>
      </w:r>
      <w:r w:rsidR="00403992">
        <w:t xml:space="preserve"> (</w:t>
      </w:r>
      <w:r>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del w:id="3737" w:author="Bertsch Christian (CR/AEE3)" w:date="2019-09-06T11:23:00Z">
        <w:r w:rsidR="00852EE5">
          <w:rPr>
            <w:rStyle w:val="CODE"/>
            <w:rFonts w:cs="Courier New"/>
          </w:rPr>
          <w:delText>"</w:delText>
        </w:r>
        <w:r w:rsidR="007B4C92">
          <w:delText>),</w:delText>
        </w:r>
      </w:del>
      <w:ins w:id="3738" w:author="Bertsch Christian (CR/AEE3)" w:date="2019-09-06T11:23:00Z">
        <w:r w:rsidR="00852EE5">
          <w:rPr>
            <w:rStyle w:val="CODE"/>
            <w:rFonts w:cs="Courier New"/>
          </w:rPr>
          <w:t>"</w:t>
        </w:r>
        <w:r w:rsidR="007B4C92">
          <w:t>)</w:t>
        </w:r>
        <w:r w:rsidR="00935E81">
          <w:t>.</w:t>
        </w:r>
      </w:ins>
    </w:p>
    <w:p w14:paraId="427EB85A" w14:textId="44527F41" w:rsidR="007B4C92" w:rsidRDefault="007B4C92" w:rsidP="00403992">
      <w:pPr>
        <w:pStyle w:val="BodyText"/>
        <w:numPr>
          <w:ilvl w:val="0"/>
          <w:numId w:val="65"/>
        </w:numPr>
      </w:pPr>
      <w:del w:id="3739" w:author="Bertsch Christian (CR/AEE3)" w:date="2019-09-06T11:23:00Z">
        <w:r>
          <w:delText>or a</w:delText>
        </w:r>
      </w:del>
      <w:ins w:id="3740" w:author="Bertsch Christian (CR/AEE3)" w:date="2019-09-06T11:23:00Z">
        <w:r w:rsidR="00935E81">
          <w:t>A</w:t>
        </w:r>
      </w:ins>
      <w:r>
        <w:t xml:space="preserve"> combination of the systems above.</w:t>
      </w:r>
    </w:p>
    <w:p w14:paraId="12731C68" w14:textId="77777777" w:rsidR="00403992" w:rsidRDefault="00403992" w:rsidP="00403992">
      <w:pPr>
        <w:pStyle w:val="BodyText"/>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BodyText"/>
        <w:spacing w:before="240" w:after="120"/>
      </w:pPr>
      <w:r>
        <w:t>An FMI Co-Simulation model is described by the following variables:</w:t>
      </w:r>
    </w:p>
    <w:tbl>
      <w:tblPr>
        <w:tblStyle w:val="TableGrid"/>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i-th communication point is denoted as </w:t>
            </w:r>
            <m:oMath>
              <m:r>
                <w:rPr>
                  <w:rFonts w:ascii="Cambria Math" w:hAnsi="Cambria Math"/>
                </w:rPr>
                <m:t>t=</m:t>
              </m:r>
              <m:sSub>
                <m:sSubPr>
                  <m:ctrlPr>
                    <w:ins w:id="3741" w:author="Bertsch Christian (CR/AEE3)" w:date="2019-10-03T16:45:00Z">
                      <w:rPr>
                        <w:rFonts w:ascii="Cambria Math" w:hAnsi="Cambria Math"/>
                        <w:i/>
                      </w:rPr>
                    </w:ins>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ins w:id="3742" w:author="Bertsch Christian (CR/AEE3)" w:date="2019-10-03T16:45:00Z">
                      <w:rPr>
                        <w:rFonts w:ascii="Cambria Math" w:hAnsi="Cambria Math"/>
                        <w:i/>
                      </w:rPr>
                    </w:ins>
                  </m:ctrlPr>
                </m:sSubPr>
                <m:e>
                  <m:r>
                    <w:rPr>
                      <w:rFonts w:ascii="Cambria Math" w:hAnsi="Cambria Math"/>
                    </w:rPr>
                    <m:t>hc</m:t>
                  </m:r>
                </m:e>
                <m:sub>
                  <m:r>
                    <w:rPr>
                      <w:rFonts w:ascii="Cambria Math" w:hAnsi="Cambria Math"/>
                    </w:rPr>
                    <m:t>i</m:t>
                  </m:r>
                </m:sub>
              </m:sSub>
              <m:r>
                <w:rPr>
                  <w:rFonts w:ascii="Cambria Math" w:hAnsi="Cambria Math"/>
                </w:rPr>
                <m:t>=</m:t>
              </m:r>
              <m:sSub>
                <m:sSubPr>
                  <m:ctrlPr>
                    <w:ins w:id="3743" w:author="Bertsch Christian (CR/AEE3)" w:date="2019-10-03T16:45:00Z">
                      <w:rPr>
                        <w:rFonts w:ascii="Cambria Math" w:hAnsi="Cambria Math"/>
                        <w:i/>
                      </w:rPr>
                    </w:ins>
                  </m:ctrlPr>
                </m:sSubPr>
                <m:e>
                  <m:r>
                    <w:rPr>
                      <w:rFonts w:ascii="Cambria Math" w:hAnsi="Cambria Math"/>
                    </w:rPr>
                    <m:t>tc</m:t>
                  </m:r>
                </m:e>
                <m:sub>
                  <m:r>
                    <w:rPr>
                      <w:rFonts w:ascii="Cambria Math" w:hAnsi="Cambria Math"/>
                    </w:rPr>
                    <m:t>i+1</m:t>
                  </m:r>
                </m:sub>
              </m:sSub>
              <m:r>
                <w:rPr>
                  <w:rFonts w:ascii="Cambria Math" w:hAnsi="Cambria Math"/>
                </w:rPr>
                <m:t>-</m:t>
              </m:r>
              <m:sSub>
                <m:sSubPr>
                  <m:ctrlPr>
                    <w:ins w:id="3744" w:author="Bertsch Christian (CR/AEE3)" w:date="2019-10-03T16:45:00Z">
                      <w:rPr>
                        <w:rFonts w:ascii="Cambria Math" w:hAnsi="Cambria Math"/>
                        <w:i/>
                      </w:rPr>
                    </w:ins>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03488F29"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0440B4">
              <w:t>2.2.7</w:t>
            </w:r>
            <w:r w:rsidRPr="0098259C">
              <w:fldChar w:fldCharType="end"/>
            </w:r>
            <w:r>
              <w:t xml:space="preserve">). </w:t>
            </w:r>
            <w:del w:id="3745" w:author="Bertsch Christian (CR/AEE3)" w:date="2019-09-06T11:23:00Z">
              <w:r>
                <w:delText>Via a subscript, a</w:delText>
              </w:r>
            </w:del>
            <w:ins w:id="3746" w:author="Bertsch Christian (CR/AEE3)" w:date="2019-09-06T11:23:00Z">
              <w:r w:rsidR="00374656">
                <w:t>A</w:t>
              </w:r>
            </w:ins>
            <w:r>
              <w:t xml:space="preserve"> subset of the variables is selected</w:t>
            </w:r>
            <w:ins w:id="3747" w:author="Bertsch Christian (CR/AEE3)" w:date="2019-09-06T11:23:00Z">
              <w:r w:rsidR="00374656">
                <w:t xml:space="preserve"> via a subscript</w:t>
              </w:r>
            </w:ins>
            <w:r>
              <w:t>. Example:</w:t>
            </w:r>
          </w:p>
          <w:p w14:paraId="58504B5C" w14:textId="141BA6DA" w:rsidR="00E859CF" w:rsidRDefault="00E859CF" w:rsidP="00F46429">
            <w:pPr>
              <w:pStyle w:val="Textkrper-Tabelle"/>
              <w:rPr>
                <w:b/>
              </w:rPr>
            </w:pPr>
            <w:r w:rsidRPr="006F760E">
              <w:rPr>
                <w:b/>
              </w:rPr>
              <w:t>v</w:t>
            </w:r>
            <w:r>
              <w:rPr>
                <w:vertAlign w:val="subscript"/>
              </w:rPr>
              <w:t>initial=exact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0440B4">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193A71D8" w:rsidR="00E859CF" w:rsidRPr="00783C67" w:rsidRDefault="00E859CF" w:rsidP="00F46429">
            <w:pPr>
              <w:pStyle w:val="Textkrper-Tabelle"/>
            </w:pPr>
            <w:r>
              <w:t>P</w:t>
            </w:r>
            <w:r w:rsidRPr="00783C67">
              <w:t>arameters</w:t>
            </w:r>
            <w:r>
              <w:t xml:space="preserve"> that are constant during simulation. The symbol without a </w:t>
            </w:r>
            <w:del w:id="3748" w:author="Bertsch Christian (CR/AEE3)" w:date="2019-09-06T11:23:00Z">
              <w:r>
                <w:delText>sub-script</w:delText>
              </w:r>
            </w:del>
            <w:ins w:id="3749" w:author="Bertsch Christian (CR/AEE3)" w:date="2019-09-06T11:23:00Z">
              <w:r>
                <w:t>subscript</w:t>
              </w:r>
            </w:ins>
            <w:r>
              <w:t xml:space="preserve"> references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r>
              <w:rPr>
                <w:rStyle w:val="CODE"/>
              </w:rPr>
              <w:t>calculatedP</w:t>
            </w:r>
            <w:r w:rsidRPr="00783C67">
              <w:rPr>
                <w:rStyle w:val="CODE"/>
              </w:rPr>
              <w:t>arameter</w:t>
            </w:r>
            <w:r>
              <w:rPr>
                <w:rStyle w:val="CODE"/>
                <w:rFonts w:cs="Courier New"/>
              </w:rPr>
              <w:t>"</w:t>
            </w:r>
            <w:r>
              <w:t xml:space="preserve">) are </w:t>
            </w:r>
            <w:r w:rsidRPr="00BE5570">
              <w:t>denoted as</w:t>
            </w:r>
            <w:r>
              <w:t xml:space="preserve"> </w:t>
            </w:r>
            <m:oMath>
              <m:sSub>
                <m:sSubPr>
                  <m:ctrlPr>
                    <w:ins w:id="3750" w:author="Bertsch Christian (CR/AEE3)" w:date="2019-10-03T16:45:00Z">
                      <w:rPr>
                        <w:rFonts w:ascii="Cambria Math" w:hAnsi="Cambria Math"/>
                        <w:b/>
                      </w:rPr>
                    </w:ins>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ins w:id="3751" w:author="Bertsch Christian (CR/AEE3)" w:date="2019-10-03T16:45:00Z">
                      <w:rPr>
                        <w:rFonts w:ascii="Cambria Math" w:hAnsi="Cambria Math"/>
                        <w:b/>
                      </w:rPr>
                    </w:ins>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ins w:id="3752" w:author="Bertsch Christian (CR/AEE3)" w:date="2019-10-03T16:45:00Z">
                        <w:rPr>
                          <w:rFonts w:ascii="Cambria Math" w:hAnsi="Cambria Math"/>
                          <w:i/>
                        </w:rPr>
                      </w:ins>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45B63EB0"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del w:id="3753" w:author="Bertsch Christian (CR/AEE3)" w:date="2019-09-06T11:23:00Z">
              <w:r>
                <w:delText xml:space="preserve">Via attribute </w:delText>
              </w:r>
              <w:r>
                <w:rPr>
                  <w:rStyle w:val="CODE"/>
                </w:rPr>
                <w:delText>variability</w:delText>
              </w:r>
              <w:r w:rsidRPr="0098259C">
                <w:rPr>
                  <w:rStyle w:val="CODE"/>
                </w:rPr>
                <w:delText xml:space="preserve"> = </w:delText>
              </w:r>
              <w:r w:rsidRPr="0098259C">
                <w:rPr>
                  <w:rStyle w:val="CODE"/>
                  <w:rFonts w:cs="Courier New"/>
                </w:rPr>
                <w:delText>"</w:delText>
              </w:r>
              <w:r>
                <w:rPr>
                  <w:rStyle w:val="CODE"/>
                </w:rPr>
                <w:delText>discrete</w:delText>
              </w:r>
              <w:r w:rsidRPr="0098259C">
                <w:rPr>
                  <w:rStyle w:val="CODE"/>
                  <w:rFonts w:cs="Courier New"/>
                </w:rPr>
                <w:delText>"</w:delText>
              </w:r>
              <w:r w:rsidRPr="0098259C">
                <w:rPr>
                  <w:rStyle w:val="CODE"/>
                </w:rPr>
                <w:delText xml:space="preserve"> </w:delText>
              </w:r>
              <w:r>
                <w:delText>or</w:delText>
              </w:r>
              <w:r w:rsidRPr="0098259C">
                <w:rPr>
                  <w:rStyle w:val="CODE"/>
                </w:rPr>
                <w:delText xml:space="preserve"> </w:delText>
              </w:r>
              <w:r w:rsidRPr="0098259C">
                <w:rPr>
                  <w:rStyle w:val="CODE"/>
                  <w:rFonts w:cs="Courier New"/>
                </w:rPr>
                <w:delText>"</w:delText>
              </w:r>
              <w:r>
                <w:rPr>
                  <w:rStyle w:val="CODE"/>
                </w:rPr>
                <w:delText>continuous</w:delText>
              </w:r>
              <w:r w:rsidRPr="0098259C">
                <w:rPr>
                  <w:rStyle w:val="CODE"/>
                  <w:rFonts w:cs="Courier New"/>
                </w:rPr>
                <w:delText>"</w:delText>
              </w:r>
              <w:r>
                <w:delText xml:space="preserve"> it is defined whether</w:delText>
              </w:r>
            </w:del>
            <w:ins w:id="3754" w:author="Bertsch Christian (CR/AEE3)" w:date="2019-09-06T11:23:00Z">
              <w:r w:rsidR="00935E81">
                <w:t>Whether</w:t>
              </w:r>
            </w:ins>
            <w:r w:rsidR="00935E81">
              <w:t xml:space="preserve"> the input is a discrete-time or continuous-time variable</w:t>
            </w:r>
            <w:del w:id="3755" w:author="Bertsch Christian (CR/AEE3)" w:date="2019-09-06T11:23:00Z">
              <w:r w:rsidRPr="0098259C">
                <w:delText xml:space="preserve">, </w:delText>
              </w:r>
            </w:del>
            <w:ins w:id="3756" w:author="Bertsch Christian (CR/AEE3)" w:date="2019-09-06T11:23:00Z">
              <w:r w:rsidR="00935E81">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ins>
            <w:r w:rsidRPr="0098259C">
              <w:t xml:space="preserve">see section </w:t>
            </w:r>
            <w:r w:rsidRPr="0098259C">
              <w:fldChar w:fldCharType="begin"/>
            </w:r>
            <w:r w:rsidRPr="0098259C">
              <w:instrText xml:space="preserve"> REF _Ref249423326 \n \h </w:instrText>
            </w:r>
            <w:r w:rsidRPr="0098259C">
              <w:fldChar w:fldCharType="separate"/>
            </w:r>
            <w:r w:rsidR="000440B4">
              <w:t>2.2.7</w:t>
            </w:r>
            <w:r w:rsidRPr="0098259C">
              <w:fldChar w:fldCharType="end"/>
            </w:r>
            <w:del w:id="3757" w:author="Bertsch Christian (CR/AEE3)" w:date="2019-09-06T11:23:00Z">
              <w:r>
                <w:delText>.</w:delText>
              </w:r>
            </w:del>
            <w:ins w:id="3758" w:author="Bertsch Christian (CR/AEE3)" w:date="2019-09-06T11:23:00Z">
              <w:r w:rsidR="00935E81">
                <w:t>)</w:t>
              </w:r>
              <w:r>
                <w:t>.</w:t>
              </w:r>
            </w:ins>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ins w:id="3759" w:author="Bertsch Christian (CR/AEE3)" w:date="2019-10-03T16:45:00Z">
                        <w:rPr>
                          <w:rFonts w:ascii="Cambria Math" w:hAnsi="Cambria Math"/>
                          <w:i/>
                        </w:rPr>
                      </w:ins>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55A2FC9E"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So output variables might be used in the </w:t>
            </w:r>
            <w:r>
              <w:t>environment</w:t>
            </w:r>
            <w:r w:rsidRPr="0098259C">
              <w:t xml:space="preserve"> as input values to other FMUs or other submodels.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del w:id="3760" w:author="Bertsch Christian (CR/AEE3)" w:date="2019-09-06T11:23:00Z">
              <w:r>
                <w:delText xml:space="preserve">Via attribute </w:delText>
              </w:r>
              <w:r>
                <w:rPr>
                  <w:rStyle w:val="CODE"/>
                </w:rPr>
                <w:delText>variability</w:delText>
              </w:r>
              <w:r w:rsidRPr="0098259C">
                <w:rPr>
                  <w:rStyle w:val="CODE"/>
                </w:rPr>
                <w:delText xml:space="preserve"> = </w:delText>
              </w:r>
              <w:r w:rsidRPr="0098259C">
                <w:rPr>
                  <w:rStyle w:val="CODE"/>
                  <w:rFonts w:cs="Courier New"/>
                </w:rPr>
                <w:delText>"</w:delText>
              </w:r>
              <w:r>
                <w:rPr>
                  <w:rStyle w:val="CODE"/>
                </w:rPr>
                <w:delText>discrete</w:delText>
              </w:r>
              <w:r w:rsidRPr="0098259C">
                <w:rPr>
                  <w:rStyle w:val="CODE"/>
                  <w:rFonts w:cs="Courier New"/>
                </w:rPr>
                <w:delText>"</w:delText>
              </w:r>
              <w:r w:rsidRPr="0098259C">
                <w:rPr>
                  <w:rStyle w:val="CODE"/>
                </w:rPr>
                <w:delText xml:space="preserve"> </w:delText>
              </w:r>
              <w:r>
                <w:delText>or</w:delText>
              </w:r>
              <w:r w:rsidRPr="0098259C">
                <w:rPr>
                  <w:rStyle w:val="CODE"/>
                </w:rPr>
                <w:delText xml:space="preserve"> </w:delText>
              </w:r>
              <w:r w:rsidRPr="0098259C">
                <w:rPr>
                  <w:rStyle w:val="CODE"/>
                  <w:rFonts w:cs="Courier New"/>
                </w:rPr>
                <w:delText>"</w:delText>
              </w:r>
              <w:r>
                <w:rPr>
                  <w:rStyle w:val="CODE"/>
                </w:rPr>
                <w:delText>continuous</w:delText>
              </w:r>
              <w:r w:rsidRPr="0098259C">
                <w:rPr>
                  <w:rStyle w:val="CODE"/>
                  <w:rFonts w:cs="Courier New"/>
                </w:rPr>
                <w:delText>"</w:delText>
              </w:r>
              <w:r>
                <w:delText xml:space="preserve"> it is defined whether</w:delText>
              </w:r>
            </w:del>
            <w:ins w:id="3761" w:author="Bertsch Christian (CR/AEE3)" w:date="2019-09-06T11:23:00Z">
              <w:r w:rsidR="00417784">
                <w:t>Whether</w:t>
              </w:r>
            </w:ins>
            <w:r w:rsidR="00417784">
              <w:t xml:space="preserve"> the output is a discrete-time or continuous-time variable</w:t>
            </w:r>
            <w:del w:id="3762" w:author="Bertsch Christian (CR/AEE3)" w:date="2019-09-06T11:23:00Z">
              <w:r w:rsidRPr="0098259C">
                <w:delText xml:space="preserve">, </w:delText>
              </w:r>
            </w:del>
            <w:ins w:id="3763" w:author="Bertsch Christian (CR/AEE3)" w:date="2019-09-06T11:23:00Z">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ins>
            <w:r w:rsidRPr="0098259C">
              <w:t xml:space="preserve">see section </w:t>
            </w:r>
            <w:r w:rsidRPr="0098259C">
              <w:fldChar w:fldCharType="begin"/>
            </w:r>
            <w:r w:rsidRPr="0098259C">
              <w:instrText xml:space="preserve"> REF _Ref249423326 \n \h </w:instrText>
            </w:r>
            <w:r w:rsidRPr="0098259C">
              <w:fldChar w:fldCharType="separate"/>
            </w:r>
            <w:r w:rsidR="000440B4">
              <w:t>2.2.7</w:t>
            </w:r>
            <w:r w:rsidRPr="0098259C">
              <w:fldChar w:fldCharType="end"/>
            </w:r>
            <w:del w:id="3764" w:author="Bertsch Christian (CR/AEE3)" w:date="2019-09-06T11:23:00Z">
              <w:r>
                <w:delText>.</w:delText>
              </w:r>
            </w:del>
            <w:ins w:id="3765" w:author="Bertsch Christian (CR/AEE3)" w:date="2019-09-06T11:23:00Z">
              <w:r w:rsidR="00417784">
                <w:t>)</w:t>
              </w:r>
              <w:r>
                <w:t>.</w:t>
              </w:r>
            </w:ins>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ins w:id="3766" w:author="Bertsch Christian (CR/AEE3)" w:date="2019-10-03T16:45:00Z">
                        <w:rPr>
                          <w:rFonts w:ascii="Cambria Math" w:hAnsi="Cambria Math"/>
                          <w:i/>
                        </w:rPr>
                      </w:ins>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7AB34272"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del w:id="3767" w:author="Bertsch Christian (CR/AEE3)" w:date="2019-09-06T11:23:00Z">
              <w:r w:rsidRPr="0098259C">
                <w:rPr>
                  <w:rStyle w:val="CODE"/>
                  <w:rFonts w:cs="Courier New"/>
                </w:rPr>
                <w:delText>"</w:delText>
              </w:r>
              <w:r w:rsidRPr="0098259C">
                <w:delText xml:space="preserve">, </w:delText>
              </w:r>
            </w:del>
            <w:ins w:id="3768" w:author="Bertsch Christian (CR/AEE3)" w:date="2019-09-06T11:23:00Z">
              <w:r w:rsidRPr="0098259C">
                <w:rPr>
                  <w:rStyle w:val="CODE"/>
                  <w:rFonts w:cs="Courier New"/>
                </w:rPr>
                <w:t>"</w:t>
              </w:r>
              <w:r w:rsidRPr="0098259C">
                <w:t xml:space="preserve"> </w:t>
              </w:r>
              <w:r w:rsidR="00417784">
                <w:t>(</w:t>
              </w:r>
            </w:ins>
            <w:r w:rsidRPr="0098259C">
              <w:t xml:space="preserve">see section </w:t>
            </w:r>
            <w:r w:rsidRPr="0098259C">
              <w:fldChar w:fldCharType="begin"/>
            </w:r>
            <w:r w:rsidRPr="0098259C">
              <w:instrText xml:space="preserve"> REF _Ref249423326 \n \h </w:instrText>
            </w:r>
            <w:r w:rsidRPr="0098259C">
              <w:fldChar w:fldCharType="separate"/>
            </w:r>
            <w:r w:rsidR="000440B4">
              <w:t>2.2.7</w:t>
            </w:r>
            <w:r w:rsidRPr="0098259C">
              <w:fldChar w:fldCharType="end"/>
            </w:r>
            <w:del w:id="3769" w:author="Bertsch Christian (CR/AEE3)" w:date="2019-09-06T11:23:00Z">
              <w:r>
                <w:delText>.</w:delText>
              </w:r>
            </w:del>
            <w:ins w:id="3770" w:author="Bertsch Christian (CR/AEE3)" w:date="2019-09-06T11:23:00Z">
              <w:r w:rsidR="00417784">
                <w:t>)</w:t>
              </w:r>
              <w:r>
                <w:t>.</w:t>
              </w:r>
            </w:ins>
          </w:p>
        </w:tc>
      </w:tr>
      <w:tr w:rsidR="00E859CF" w14:paraId="6A27DA70" w14:textId="77777777" w:rsidTr="00F46429">
        <w:tc>
          <w:tcPr>
            <w:tcW w:w="906" w:type="dxa"/>
          </w:tcPr>
          <w:p w14:paraId="0F93A0D5" w14:textId="77777777" w:rsidR="00E859CF" w:rsidRPr="00DC3A32" w:rsidRDefault="004F204D" w:rsidP="00F46429">
            <w:pPr>
              <w:pStyle w:val="Textkrper-Tabelle"/>
              <w:ind w:left="0"/>
              <w:jc w:val="center"/>
              <w:rPr>
                <w:b/>
                <w:vertAlign w:val="subscript"/>
              </w:rPr>
            </w:pPr>
            <m:oMath>
              <m:sSub>
                <m:sSubPr>
                  <m:ctrlPr>
                    <w:ins w:id="3771" w:author="Bertsch Christian (CR/AEE3)" w:date="2019-10-03T16:45:00Z">
                      <w:rPr>
                        <w:rFonts w:ascii="Cambria Math" w:hAnsi="Cambria Math"/>
                        <w:b/>
                        <w:i/>
                        <w:vertAlign w:val="subscript"/>
                      </w:rPr>
                    </w:ins>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t xml:space="preserve">   For notational convenience, a continuous-time state is conceptually treated as a different type of variable as an output or a local variable for the mathematical description below. However, at a communication point</w:t>
            </w:r>
            <w:ins w:id="3772" w:author="Bertsch Christian (CR/AEE3)" w:date="2019-09-06T11:23:00Z">
              <w:r w:rsidR="006D1D1A">
                <w:t>,</w:t>
              </w:r>
            </w:ins>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4F204D" w:rsidP="00F46429">
            <w:pPr>
              <w:pStyle w:val="Textkrper-Tabelle"/>
              <w:ind w:left="0"/>
              <w:jc w:val="center"/>
            </w:pPr>
            <m:oMathPara>
              <m:oMath>
                <m:sSub>
                  <m:sSubPr>
                    <m:ctrlPr>
                      <w:ins w:id="3773" w:author="Bertsch Christian (CR/AEE3)" w:date="2019-10-03T16:45:00Z">
                        <w:rPr>
                          <w:rFonts w:ascii="Cambria Math" w:hAnsi="Cambria Math"/>
                          <w:b/>
                          <w:i/>
                          <w:vertAlign w:val="subscript"/>
                        </w:rPr>
                      </w:ins>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4F204D" w:rsidP="00F46429">
            <w:pPr>
              <w:pStyle w:val="Textkrper-Tabelle"/>
              <w:ind w:left="0"/>
              <w:jc w:val="center"/>
              <w:rPr>
                <w:b/>
                <w:vertAlign w:val="subscript"/>
              </w:rPr>
            </w:pPr>
            <m:oMathPara>
              <m:oMath>
                <m:sSub>
                  <m:sSubPr>
                    <m:ctrlPr>
                      <w:ins w:id="3774" w:author="Bertsch Christian (CR/AEE3)" w:date="2019-10-03T16:45:00Z">
                        <w:rPr>
                          <w:rFonts w:ascii="Cambria Math" w:hAnsi="Cambria Math"/>
                          <w:i/>
                        </w:rPr>
                      </w:ins>
                    </m:ctrlPr>
                  </m:sSubPr>
                  <m:e>
                    <m:sPre>
                      <m:sPrePr>
                        <m:ctrlPr>
                          <w:ins w:id="3775" w:author="Bertsch Christian (CR/AEE3)" w:date="2019-10-03T16:45:00Z">
                            <w:rPr>
                              <w:rFonts w:ascii="Cambria Math" w:hAnsi="Cambria Math"/>
                              <w:i/>
                            </w:rPr>
                          </w:ins>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4F204D" w:rsidP="00F46429">
            <w:pPr>
              <w:pStyle w:val="Textkrper-Tabelle"/>
            </w:pPr>
            <m:oMath>
              <m:sSub>
                <m:sSubPr>
                  <m:ctrlPr>
                    <w:ins w:id="3776" w:author="Bertsch Christian (CR/AEE3)" w:date="2019-10-03T16:45:00Z">
                      <w:rPr>
                        <w:rFonts w:ascii="Cambria Math" w:hAnsi="Cambria Math"/>
                        <w:b/>
                        <w:i/>
                        <w:vertAlign w:val="subscript"/>
                      </w:rPr>
                    </w:ins>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discrete states.</w:t>
            </w:r>
          </w:p>
          <w:p w14:paraId="6766F430" w14:textId="77777777" w:rsidR="00E859CF" w:rsidRDefault="004F204D" w:rsidP="00F46429">
            <w:pPr>
              <w:pStyle w:val="Textkrper-Tabelle"/>
            </w:pPr>
            <m:oMath>
              <m:sSub>
                <m:sSubPr>
                  <m:ctrlPr>
                    <w:ins w:id="3777" w:author="Bertsch Christian (CR/AEE3)" w:date="2019-10-03T16:45:00Z">
                      <w:rPr>
                        <w:rFonts w:ascii="Cambria Math" w:hAnsi="Cambria Math"/>
                        <w:i/>
                      </w:rPr>
                    </w:ins>
                  </m:ctrlPr>
                </m:sSubPr>
                <m:e>
                  <m:sPre>
                    <m:sPrePr>
                      <m:ctrlPr>
                        <w:ins w:id="3778" w:author="Bertsch Christian (CR/AEE3)" w:date="2019-10-03T16:45:00Z">
                          <w:rPr>
                            <w:rFonts w:ascii="Cambria Math" w:hAnsi="Cambria Math"/>
                            <w:i/>
                          </w:rPr>
                        </w:ins>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ins w:id="3779" w:author="Bertsch Christian (CR/AEE3)" w:date="2019-10-03T16:45:00Z">
                      <w:rPr>
                        <w:rFonts w:ascii="Cambria Math" w:hAnsi="Cambria Math"/>
                        <w:b/>
                        <w:i/>
                        <w:vertAlign w:val="subscript"/>
                      </w:rPr>
                    </w:ins>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ins w:id="3780" w:author="Bertsch Christian (CR/AEE3)" w:date="2019-10-03T16:45:00Z">
                      <w:rPr>
                        <w:rFonts w:ascii="Cambria Math" w:hAnsi="Cambria Math"/>
                        <w:i/>
                      </w:rPr>
                    </w:ins>
                  </m:ctrlPr>
                </m:sSubPr>
                <m:e>
                  <m:sPre>
                    <m:sPrePr>
                      <m:ctrlPr>
                        <w:ins w:id="3781" w:author="Bertsch Christian (CR/AEE3)" w:date="2019-10-03T16:45:00Z">
                          <w:rPr>
                            <w:rFonts w:ascii="Cambria Math" w:hAnsi="Cambria Math"/>
                            <w:i/>
                          </w:rPr>
                        </w:ins>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ins w:id="3782" w:author="Bertsch Christian (CR/AEE3)" w:date="2019-10-03T16:45:00Z">
                      <w:rPr>
                        <w:rFonts w:ascii="Cambria Math" w:hAnsi="Cambria Math"/>
                        <w:b/>
                        <w:i/>
                        <w:vertAlign w:val="subscript"/>
                      </w:rPr>
                    </w:ins>
                  </m:ctrlPr>
                </m:dPr>
                <m:e>
                  <m:r>
                    <w:rPr>
                      <w:rFonts w:ascii="Cambria Math" w:hAnsi="Cambria Math"/>
                      <w:vertAlign w:val="subscript"/>
                    </w:rPr>
                    <m:t>t</m:t>
                  </m:r>
                </m:e>
              </m:d>
              <m:r>
                <m:rPr>
                  <m:sty m:val="bi"/>
                </m:rPr>
                <w:rPr>
                  <w:rFonts w:ascii="Cambria Math" w:hAnsi="Cambria Math"/>
                  <w:vertAlign w:val="subscript"/>
                </w:rPr>
                <m:t>=</m:t>
              </m:r>
              <m:sSub>
                <m:sSubPr>
                  <m:ctrlPr>
                    <w:ins w:id="3783" w:author="Bertsch Christian (CR/AEE3)" w:date="2019-10-03T16:45:00Z">
                      <w:rPr>
                        <w:rFonts w:ascii="Cambria Math" w:hAnsi="Cambria Math"/>
                        <w:i/>
                      </w:rPr>
                    </w:ins>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ins w:id="3784" w:author="Bertsch Christian (CR/AEE3)" w:date="2019-10-03T16:45:00Z">
                      <w:rPr>
                        <w:rFonts w:ascii="Cambria Math" w:hAnsi="Cambria Math"/>
                        <w:i/>
                      </w:rPr>
                    </w:ins>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ins w:id="3785" w:author="Bertsch Christian (CR/AEE3)" w:date="2019-10-03T16:45:00Z">
                      <w:rPr>
                        <w:rFonts w:ascii="Cambria Math" w:hAnsi="Cambria Math"/>
                        <w:i/>
                      </w:rPr>
                    </w:ins>
                  </m:ctrlPr>
                </m:sSubPr>
                <m:e>
                  <m:sPre>
                    <m:sPrePr>
                      <m:ctrlPr>
                        <w:ins w:id="3786" w:author="Bertsch Christian (CR/AEE3)" w:date="2019-10-03T16:45:00Z">
                          <w:rPr>
                            <w:rFonts w:ascii="Cambria Math" w:hAnsi="Cambria Math"/>
                            <w:i/>
                          </w:rPr>
                        </w:ins>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ins w:id="3787" w:author="Bertsch Christian (CR/AEE3)" w:date="2019-10-03T16:45:00Z">
                      <w:rPr>
                        <w:rFonts w:ascii="Cambria Math" w:hAnsi="Cambria Math"/>
                        <w:b/>
                        <w:i/>
                        <w:vertAlign w:val="subscript"/>
                      </w:rPr>
                    </w:ins>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6EC78DFA" w:rsidR="00063440" w:rsidRDefault="00D52634" w:rsidP="00D52634">
      <w:pPr>
        <w:pStyle w:val="BodyText"/>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ins w:id="3788" w:author="Bertsch Christian (CR/AEE3)" w:date="2019-10-03T16:45:00Z">
                <w:rPr>
                  <w:rFonts w:ascii="Cambria Math" w:hAnsi="Cambria Math"/>
                  <w:i/>
                </w:rPr>
              </w:ins>
            </m:ctrlPr>
          </m:sSupPr>
          <m:e>
            <m:d>
              <m:dPr>
                <m:begChr m:val="["/>
                <m:endChr m:val="]"/>
                <m:ctrlPr>
                  <w:ins w:id="3789" w:author="Bertsch Christian (CR/AEE3)" w:date="2019-10-03T16:45:00Z">
                    <w:rPr>
                      <w:rFonts w:ascii="Cambria Math" w:hAnsi="Cambria Math"/>
                      <w:i/>
                    </w:rPr>
                  </w:ins>
                </m:ctrlPr>
              </m:dPr>
              <m:e>
                <m:sSub>
                  <m:sSubPr>
                    <m:ctrlPr>
                      <w:ins w:id="3790" w:author="Bertsch Christian (CR/AEE3)" w:date="2019-10-03T16:45:00Z">
                        <w:rPr>
                          <w:rFonts w:ascii="Cambria Math" w:hAnsi="Cambria Math"/>
                          <w:i/>
                        </w:rPr>
                      </w:ins>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ins w:id="3791" w:author="Bertsch Christian (CR/AEE3)" w:date="2019-10-03T16:45:00Z">
                        <w:rPr>
                          <w:rFonts w:ascii="Cambria Math" w:hAnsi="Cambria Math"/>
                          <w:i/>
                        </w:rPr>
                      </w:ins>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ins w:id="3792" w:author="Bertsch Christian (CR/AEE3)" w:date="2019-10-03T16:45:00Z">
                <w:rPr>
                  <w:rFonts w:ascii="Cambria Math" w:hAnsi="Cambria Math"/>
                  <w:i/>
                </w:rPr>
              </w:ins>
            </m:ctrlPr>
          </m:sSupPr>
          <m:e>
            <m:d>
              <m:dPr>
                <m:begChr m:val="["/>
                <m:endChr m:val="]"/>
                <m:ctrlPr>
                  <w:ins w:id="3793" w:author="Bertsch Christian (CR/AEE3)" w:date="2019-10-03T16:45:00Z">
                    <w:rPr>
                      <w:rFonts w:ascii="Cambria Math" w:hAnsi="Cambria Math"/>
                      <w:i/>
                    </w:rPr>
                  </w:ins>
                </m:ctrlPr>
              </m:dPr>
              <m:e>
                <m:sSub>
                  <m:sSubPr>
                    <m:ctrlPr>
                      <w:ins w:id="3794" w:author="Bertsch Christian (CR/AEE3)" w:date="2019-10-03T16:45:00Z">
                        <w:rPr>
                          <w:rFonts w:ascii="Cambria Math" w:hAnsi="Cambria Math"/>
                          <w:i/>
                        </w:rPr>
                      </w:ins>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ins w:id="3795" w:author="Bertsch Christian (CR/AEE3)" w:date="2019-10-03T16:45:00Z">
                        <w:rPr>
                          <w:rFonts w:ascii="Cambria Math" w:hAnsi="Cambria Math"/>
                          <w:i/>
                        </w:rPr>
                      </w:ins>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del w:id="3796" w:author="Bertsch Christian (CR/AEE3)" w:date="2019-09-06T11:23:00Z">
        <w:r w:rsidR="00370EAD">
          <w:delText>)</w:delText>
        </w:r>
      </w:del>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ins w:id="3797" w:author="Bertsch Christian (CR/AEE3)" w:date="2019-10-03T16:45:00Z">
                <w:rPr>
                  <w:rFonts w:ascii="Cambria Math" w:eastAsiaTheme="minorEastAsia" w:hAnsi="Cambria Math"/>
                  <w:i/>
                </w:rPr>
              </w:ins>
            </m:ctrlPr>
          </m:dPr>
          <m:e>
            <m:m>
              <m:mPr>
                <m:mcs>
                  <m:mc>
                    <m:mcPr>
                      <m:count m:val="1"/>
                      <m:mcJc m:val="center"/>
                    </m:mcPr>
                  </m:mc>
                </m:mcs>
                <m:ctrlPr>
                  <w:ins w:id="3798" w:author="Bertsch Christian (CR/AEE3)" w:date="2019-10-03T16:45:00Z">
                    <w:rPr>
                      <w:rFonts w:ascii="Cambria Math" w:eastAsiaTheme="minorEastAsia" w:hAnsi="Cambria Math"/>
                      <w:i/>
                    </w:rPr>
                  </w:ins>
                </m:ctrlPr>
              </m:mPr>
              <m:mr>
                <m:e>
                  <m:sSub>
                    <m:sSubPr>
                      <m:ctrlPr>
                        <w:ins w:id="3799" w:author="Bertsch Christian (CR/AEE3)" w:date="2019-10-03T16:45:00Z">
                          <w:rPr>
                            <w:rFonts w:ascii="Cambria Math" w:eastAsiaTheme="minorEastAsia" w:hAnsi="Cambria Math"/>
                            <w:i/>
                          </w:rPr>
                        </w:ins>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ins w:id="3800" w:author="Bertsch Christian (CR/AEE3)" w:date="2019-10-03T16:45:00Z">
                          <w:rPr>
                            <w:rFonts w:ascii="Cambria Math" w:eastAsiaTheme="minorEastAsia" w:hAnsi="Cambria Math"/>
                            <w:i/>
                          </w:rPr>
                        </w:ins>
                      </m:ctrlPr>
                    </m:sSubPr>
                    <m:e>
                      <m:r>
                        <m:rPr>
                          <m:sty m:val="p"/>
                        </m:rPr>
                        <w:rPr>
                          <w:rFonts w:ascii="Cambria Math" w:eastAsiaTheme="minorEastAsia" w:hAnsi="Cambria Math"/>
                        </w:rPr>
                        <m:t>Φ</m:t>
                      </m:r>
                    </m:e>
                    <m:sub>
                      <m:r>
                        <w:rPr>
                          <w:rFonts w:ascii="Cambria Math" w:eastAsiaTheme="minorEastAsia" w:hAnsi="Cambria Math"/>
                        </w:rPr>
                        <m:t>i</m:t>
                      </m:r>
                    </m:sub>
                  </m:sSub>
                  <m:d>
                    <m:dPr>
                      <m:ctrlPr>
                        <w:ins w:id="3801" w:author="Bertsch Christian (CR/AEE3)" w:date="2019-10-03T16:45:00Z">
                          <w:rPr>
                            <w:rFonts w:ascii="Cambria Math" w:eastAsiaTheme="minorEastAsia" w:hAnsi="Cambria Math"/>
                            <w:i/>
                          </w:rPr>
                        </w:ins>
                      </m:ctrlPr>
                    </m:dPr>
                    <m:e>
                      <m:sSub>
                        <m:sSubPr>
                          <m:ctrlPr>
                            <w:ins w:id="3802" w:author="Bertsch Christian (CR/AEE3)" w:date="2019-10-03T16:45:00Z">
                              <w:rPr>
                                <w:rFonts w:ascii="Cambria Math" w:eastAsiaTheme="minorEastAsia" w:hAnsi="Cambria Math"/>
                                <w:i/>
                              </w:rPr>
                            </w:ins>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ins w:id="3803" w:author="Bertsch Christian (CR/AEE3)" w:date="2019-10-03T16:45:00Z">
                              <w:rPr>
                                <w:rFonts w:ascii="Cambria Math" w:eastAsiaTheme="minorEastAsia" w:hAnsi="Cambria Math"/>
                                <w:i/>
                              </w:rPr>
                            </w:ins>
                          </m:ctrlPr>
                        </m:sSubPr>
                        <m:e>
                          <m:d>
                            <m:dPr>
                              <m:begChr m:val="{"/>
                              <m:endChr m:val="}"/>
                              <m:ctrlPr>
                                <w:ins w:id="3804" w:author="Bertsch Christian (CR/AEE3)" w:date="2019-10-03T16:45:00Z">
                                  <w:rPr>
                                    <w:rFonts w:ascii="Cambria Math" w:eastAsiaTheme="minorEastAsia" w:hAnsi="Cambria Math"/>
                                    <w:i/>
                                  </w:rPr>
                                </w:ins>
                              </m:ctrlPr>
                            </m:dPr>
                            <m:e>
                              <m:sSubSup>
                                <m:sSubSupPr>
                                  <m:ctrlPr>
                                    <w:ins w:id="3805" w:author="Bertsch Christian (CR/AEE3)" w:date="2019-10-03T16:45:00Z">
                                      <w:rPr>
                                        <w:rFonts w:ascii="Cambria Math" w:eastAsiaTheme="minorEastAsia" w:hAnsi="Cambria Math"/>
                                        <w:i/>
                                      </w:rPr>
                                    </w:ins>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ins w:id="3806" w:author="Bertsch Christian (CR/AEE3)" w:date="2019-10-03T16:45:00Z">
                                  <w:rPr>
                                    <w:rFonts w:ascii="Cambria Math" w:eastAsiaTheme="minorEastAsia" w:hAnsi="Cambria Math"/>
                                    <w:i/>
                                  </w:rPr>
                                </w:ins>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ins w:id="3807" w:author="Bertsch Christian (CR/AEE3)" w:date="2019-10-03T16:45:00Z">
                              <w:rPr>
                                <w:rFonts w:ascii="Cambria Math" w:eastAsiaTheme="minorEastAsia" w:hAnsi="Cambria Math"/>
                                <w:i/>
                              </w:rPr>
                            </w:ins>
                          </m:ctrlPr>
                        </m:sSubPr>
                        <m:e>
                          <m:r>
                            <m:rPr>
                              <m:sty m:val="b"/>
                            </m:rPr>
                            <w:rPr>
                              <w:rFonts w:ascii="Cambria Math" w:eastAsiaTheme="minorEastAsia" w:hAnsi="Cambria Math"/>
                            </w:rPr>
                            <m:t>p</m:t>
                          </m:r>
                        </m:e>
                        <m:sub>
                          <m:r>
                            <w:rPr>
                              <w:rFonts w:ascii="Cambria Math" w:eastAsiaTheme="minorEastAsia" w:hAnsi="Cambria Math"/>
                            </w:rPr>
                            <m:t>tune,i</m:t>
                          </m:r>
                        </m:sub>
                      </m:sSub>
                      <m:sSub>
                        <m:sSubPr>
                          <m:ctrlPr>
                            <w:ins w:id="3808" w:author="Bertsch Christian (CR/AEE3)" w:date="2019-10-03T16:45:00Z">
                              <w:rPr>
                                <w:rFonts w:ascii="Cambria Math" w:eastAsiaTheme="minorEastAsia" w:hAnsi="Cambria Math"/>
                                <w:i/>
                              </w:rPr>
                            </w:ins>
                          </m:ctrlPr>
                        </m:sSubPr>
                        <m:e>
                          <m:r>
                            <w:rPr>
                              <w:rFonts w:ascii="Cambria Math" w:eastAsiaTheme="minorEastAsia" w:hAnsi="Cambria Math"/>
                            </w:rPr>
                            <m:t>,hc</m:t>
                          </m:r>
                        </m:e>
                        <m:sub>
                          <m:r>
                            <w:rPr>
                              <w:rFonts w:ascii="Cambria Math" w:eastAsiaTheme="minorEastAsia" w:hAnsi="Cambria Math"/>
                            </w:rPr>
                            <m:t>i</m:t>
                          </m:r>
                        </m:sub>
                      </m:sSub>
                    </m:e>
                  </m:d>
                </m:e>
              </m:mr>
              <m:mr>
                <m:e>
                  <m:d>
                    <m:dPr>
                      <m:ctrlPr>
                        <w:ins w:id="3809" w:author="Bertsch Christian (CR/AEE3)" w:date="2019-10-03T16:45:00Z">
                          <w:rPr>
                            <w:rFonts w:ascii="Cambria Math" w:eastAsiaTheme="minorEastAsia" w:hAnsi="Cambria Math"/>
                            <w:i/>
                          </w:rPr>
                        </w:ins>
                      </m:ctrlPr>
                    </m:dPr>
                    <m:e>
                      <m:sSub>
                        <m:sSubPr>
                          <m:ctrlPr>
                            <w:ins w:id="3810" w:author="Bertsch Christian (CR/AEE3)" w:date="2019-10-03T16:45:00Z">
                              <w:rPr>
                                <w:rFonts w:ascii="Cambria Math" w:eastAsiaTheme="minorEastAsia" w:hAnsi="Cambria Math"/>
                                <w:i/>
                              </w:rPr>
                            </w:ins>
                          </m:ctrlPr>
                        </m:sSubPr>
                        <m:e>
                          <m:d>
                            <m:dPr>
                              <m:begChr m:val="{"/>
                              <m:endChr m:val="}"/>
                              <m:ctrlPr>
                                <w:ins w:id="3811" w:author="Bertsch Christian (CR/AEE3)" w:date="2019-10-03T16:45:00Z">
                                  <w:rPr>
                                    <w:rFonts w:ascii="Cambria Math" w:eastAsiaTheme="minorEastAsia" w:hAnsi="Cambria Math"/>
                                    <w:i/>
                                  </w:rPr>
                                </w:ins>
                              </m:ctrlPr>
                            </m:dPr>
                            <m:e>
                              <m:sSubSup>
                                <m:sSubSupPr>
                                  <m:ctrlPr>
                                    <w:ins w:id="3812" w:author="Bertsch Christian (CR/AEE3)" w:date="2019-10-03T16:45:00Z">
                                      <w:rPr>
                                        <w:rFonts w:ascii="Cambria Math" w:eastAsiaTheme="minorEastAsia" w:hAnsi="Cambria Math"/>
                                        <w:i/>
                                      </w:rPr>
                                    </w:ins>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ins w:id="3813" w:author="Bertsch Christian (CR/AEE3)" w:date="2019-10-03T16:45:00Z">
                                  <w:rPr>
                                    <w:rFonts w:ascii="Cambria Math" w:eastAsiaTheme="minorEastAsia" w:hAnsi="Cambria Math"/>
                                    <w:i/>
                                  </w:rPr>
                                </w:ins>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ins w:id="3814" w:author="Bertsch Christian (CR/AEE3)" w:date="2019-10-03T16:45:00Z">
                              <w:rPr>
                                <w:rFonts w:ascii="Cambria Math" w:eastAsiaTheme="minorEastAsia" w:hAnsi="Cambria Math"/>
                                <w:i/>
                              </w:rPr>
                            </w:ins>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ins w:id="3815" w:author="Bertsch Christian (CR/AEE3)" w:date="2019-10-03T16:45:00Z">
                          <w:rPr>
                            <w:rFonts w:ascii="Cambria Math" w:eastAsiaTheme="minorEastAsia" w:hAnsi="Cambria Math"/>
                            <w:i/>
                          </w:rPr>
                        </w:ins>
                      </m:ctrlPr>
                    </m:sSubPr>
                    <m:e>
                      <m:r>
                        <m:rPr>
                          <m:sty m:val="b"/>
                        </m:rPr>
                        <w:rPr>
                          <w:rFonts w:ascii="Cambria Math" w:eastAsiaTheme="minorEastAsia" w:hAnsi="Cambria Math"/>
                        </w:rPr>
                        <m:t>Γ</m:t>
                      </m:r>
                    </m:e>
                    <m:sub>
                      <m:r>
                        <w:rPr>
                          <w:rFonts w:ascii="Cambria Math" w:eastAsiaTheme="minorEastAsia" w:hAnsi="Cambria Math"/>
                        </w:rPr>
                        <m:t>i</m:t>
                      </m:r>
                    </m:sub>
                  </m:sSub>
                  <m:d>
                    <m:dPr>
                      <m:ctrlPr>
                        <w:ins w:id="3816" w:author="Bertsch Christian (CR/AEE3)" w:date="2019-10-03T16:45:00Z">
                          <w:rPr>
                            <w:rFonts w:ascii="Cambria Math" w:eastAsiaTheme="minorEastAsia" w:hAnsi="Cambria Math"/>
                            <w:i/>
                          </w:rPr>
                        </w:ins>
                      </m:ctrlPr>
                    </m:dPr>
                    <m:e>
                      <m:sSub>
                        <m:sSubPr>
                          <m:ctrlPr>
                            <w:ins w:id="3817" w:author="Bertsch Christian (CR/AEE3)" w:date="2019-10-03T16:45:00Z">
                              <w:rPr>
                                <w:rFonts w:ascii="Cambria Math" w:eastAsiaTheme="minorEastAsia" w:hAnsi="Cambria Math"/>
                                <w:i/>
                              </w:rPr>
                            </w:ins>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ins w:id="3818" w:author="Bertsch Christian (CR/AEE3)" w:date="2019-10-03T16:45:00Z">
                              <w:rPr>
                                <w:rFonts w:ascii="Cambria Math" w:eastAsiaTheme="minorEastAsia" w:hAnsi="Cambria Math"/>
                                <w:i/>
                              </w:rPr>
                            </w:ins>
                          </m:ctrlPr>
                        </m:sSubPr>
                        <m:e>
                          <m:d>
                            <m:dPr>
                              <m:begChr m:val="{"/>
                              <m:endChr m:val="}"/>
                              <m:ctrlPr>
                                <w:ins w:id="3819" w:author="Bertsch Christian (CR/AEE3)" w:date="2019-10-03T16:45:00Z">
                                  <w:rPr>
                                    <w:rFonts w:ascii="Cambria Math" w:eastAsiaTheme="minorEastAsia" w:hAnsi="Cambria Math"/>
                                    <w:i/>
                                  </w:rPr>
                                </w:ins>
                              </m:ctrlPr>
                            </m:dPr>
                            <m:e>
                              <m:sSubSup>
                                <m:sSubSupPr>
                                  <m:ctrlPr>
                                    <w:ins w:id="3820" w:author="Bertsch Christian (CR/AEE3)" w:date="2019-10-03T16:45:00Z">
                                      <w:rPr>
                                        <w:rFonts w:ascii="Cambria Math" w:eastAsiaTheme="minorEastAsia" w:hAnsi="Cambria Math"/>
                                        <w:i/>
                                      </w:rPr>
                                    </w:ins>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ins w:id="3821" w:author="Bertsch Christian (CR/AEE3)" w:date="2019-10-03T16:45:00Z">
                                  <w:rPr>
                                    <w:rFonts w:ascii="Cambria Math" w:eastAsiaTheme="minorEastAsia" w:hAnsi="Cambria Math"/>
                                    <w:i/>
                                  </w:rPr>
                                </w:ins>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ins w:id="3822" w:author="Bertsch Christian (CR/AEE3)" w:date="2019-10-03T16:45:00Z">
                              <w:rPr>
                                <w:rFonts w:ascii="Cambria Math" w:eastAsiaTheme="minorEastAsia" w:hAnsi="Cambria Math"/>
                                <w:i/>
                              </w:rPr>
                            </w:ins>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ins w:id="3823" w:author="Bertsch Christian (CR/AEE3)" w:date="2019-10-03T16:45:00Z">
                              <w:rPr>
                                <w:rFonts w:ascii="Cambria Math" w:eastAsiaTheme="minorEastAsia" w:hAnsi="Cambria Math"/>
                                <w:i/>
                              </w:rPr>
                            </w:ins>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ins w:id="3824" w:author="Bertsch Christian (CR/AEE3)" w:date="2019-10-03T16:45:00Z">
                <w:rPr>
                  <w:rFonts w:ascii="Cambria Math" w:eastAsiaTheme="minorEastAsia" w:hAnsi="Cambria Math"/>
                  <w:i/>
                </w:rPr>
              </w:ins>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ins w:id="3825" w:author="Bertsch Christian (CR/AEE3)" w:date="2019-10-03T16:45:00Z">
                <w:rPr>
                  <w:rFonts w:ascii="Cambria Math" w:eastAsiaTheme="minorEastAsia" w:hAnsi="Cambria Math"/>
                  <w:i/>
                </w:rPr>
              </w:ins>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ins w:id="3826" w:author="Bertsch Christian (CR/AEE3)" w:date="2019-10-03T16:45:00Z">
                <w:rPr>
                  <w:rFonts w:ascii="Cambria Math" w:eastAsiaTheme="minorEastAsia" w:hAnsi="Cambria Math"/>
                  <w:i/>
                </w:rPr>
              </w:ins>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ins w:id="3827" w:author="Bertsch Christian (CR/AEE3)" w:date="2019-10-03T16:45:00Z">
                <w:rPr>
                  <w:rFonts w:ascii="Cambria Math" w:eastAsiaTheme="minorEastAsia" w:hAnsi="Cambria Math"/>
                  <w:i/>
                </w:rPr>
              </w:ins>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ins w:id="3828" w:author="Bertsch Christian (CR/AEE3)" w:date="2019-10-03T16:45:00Z">
                <w:rPr>
                  <w:rFonts w:ascii="Cambria Math" w:hAnsi="Cambria Math"/>
                  <w:i/>
                </w:rPr>
              </w:ins>
            </m:ctrlPr>
          </m:sSubPr>
          <m:e>
            <m:r>
              <w:rPr>
                <w:rFonts w:ascii="Cambria Math" w:hAnsi="Cambria Math"/>
              </w:rPr>
              <m:t>tc</m:t>
            </m:r>
          </m:e>
          <m:sub>
            <m:r>
              <w:rPr>
                <w:rFonts w:ascii="Cambria Math" w:hAnsi="Cambria Math"/>
              </w:rPr>
              <m:t>i</m:t>
            </m:r>
          </m:sub>
        </m:sSub>
        <m:r>
          <w:rPr>
            <w:rFonts w:ascii="Cambria Math" w:hAnsi="Cambria Math"/>
          </w:rPr>
          <m:t>=</m:t>
        </m:r>
        <m:sSub>
          <m:sSubPr>
            <m:ctrlPr>
              <w:ins w:id="3829" w:author="Bertsch Christian (CR/AEE3)" w:date="2019-10-03T16:45:00Z">
                <w:rPr>
                  <w:rFonts w:ascii="Cambria Math" w:hAnsi="Cambria Math"/>
                  <w:i/>
                </w:rPr>
              </w:ins>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ins w:id="3830" w:author="Bertsch Christian (CR/AEE3)" w:date="2019-10-03T16:45:00Z">
                <w:rPr>
                  <w:rFonts w:ascii="Cambria Math" w:hAnsi="Cambria Math"/>
                  <w:i/>
                </w:rPr>
              </w:ins>
            </m:ctrlPr>
          </m:naryPr>
          <m:sub>
            <m:r>
              <w:rPr>
                <w:rFonts w:ascii="Cambria Math" w:hAnsi="Cambria Math"/>
              </w:rPr>
              <m:t>k=0</m:t>
            </m:r>
          </m:sub>
          <m:sup>
            <m:r>
              <w:rPr>
                <w:rFonts w:ascii="Cambria Math" w:hAnsi="Cambria Math"/>
              </w:rPr>
              <m:t>i-1</m:t>
            </m:r>
          </m:sup>
          <m:e>
            <m:sSub>
              <m:sSubPr>
                <m:ctrlPr>
                  <w:ins w:id="3831" w:author="Bertsch Christian (CR/AEE3)" w:date="2019-10-03T16:45:00Z">
                    <w:rPr>
                      <w:rFonts w:ascii="Cambria Math" w:hAnsi="Cambria Math"/>
                      <w:i/>
                    </w:rPr>
                  </w:ins>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4F204D" w:rsidP="00063440">
      <w:pPr>
        <w:ind w:left="360"/>
        <w:rPr>
          <w:rFonts w:eastAsiaTheme="minorEastAsia"/>
          <w:i/>
        </w:rPr>
      </w:pPr>
      <m:oMathPara>
        <m:oMath>
          <m:sSub>
            <m:sSubPr>
              <m:ctrlPr>
                <w:ins w:id="3832" w:author="Bertsch Christian (CR/AEE3)" w:date="2019-10-03T16:45:00Z">
                  <w:rPr>
                    <w:rFonts w:ascii="Cambria Math" w:eastAsiaTheme="minorEastAsia" w:hAnsi="Cambria Math"/>
                    <w:i/>
                  </w:rPr>
                </w:ins>
              </m:ctrlPr>
            </m:sSubPr>
            <m:e>
              <m:acc>
                <m:accPr>
                  <m:chr m:val="̇"/>
                  <m:ctrlPr>
                    <w:ins w:id="3833" w:author="Bertsch Christian (CR/AEE3)" w:date="2019-10-03T16:45:00Z">
                      <w:rPr>
                        <w:rFonts w:ascii="Cambria Math" w:eastAsiaTheme="minorEastAsia" w:hAnsi="Cambria Math"/>
                        <w:b/>
                      </w:rPr>
                    </w:ins>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ins w:id="3834" w:author="Bertsch Christian (CR/AEE3)" w:date="2019-10-03T16:45:00Z">
                  <w:rPr>
                    <w:rFonts w:ascii="Cambria Math" w:eastAsiaTheme="minorEastAsia" w:hAnsi="Cambria Math"/>
                    <w:i/>
                  </w:rPr>
                </w:ins>
              </m:ctrlPr>
            </m:dPr>
            <m:e>
              <m:sSub>
                <m:sSubPr>
                  <m:ctrlPr>
                    <w:ins w:id="3835" w:author="Bertsch Christian (CR/AEE3)" w:date="2019-10-03T16:45:00Z">
                      <w:rPr>
                        <w:rFonts w:ascii="Cambria Math" w:eastAsiaTheme="minorEastAsia" w:hAnsi="Cambria Math"/>
                        <w:i/>
                      </w:rPr>
                    </w:ins>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ins w:id="3836" w:author="Bertsch Christian (CR/AEE3)" w:date="2019-10-03T16:45:00Z">
                      <w:rPr>
                        <w:rFonts w:ascii="Cambria Math" w:eastAsiaTheme="minorEastAsia" w:hAnsi="Cambria Math"/>
                        <w:i/>
                      </w:rPr>
                    </w:ins>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ins w:id="3837" w:author="Bertsch Christian (CR/AEE3)" w:date="2019-10-03T16:45:00Z">
                      <w:rPr>
                        <w:rFonts w:ascii="Cambria Math" w:eastAsiaTheme="minorEastAsia" w:hAnsi="Cambria Math"/>
                        <w:b/>
                      </w:rPr>
                    </w:ins>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ins w:id="3838" w:author="Bertsch Christian (CR/AEE3)" w:date="2019-10-03T16:45:00Z">
                <w:rPr>
                  <w:rFonts w:ascii="Cambria Math" w:eastAsiaTheme="minorEastAsia" w:hAnsi="Cambria Math"/>
                  <w:i/>
                </w:rPr>
              </w:ins>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4F204D" w:rsidP="00063440">
      <w:pPr>
        <w:ind w:left="360"/>
        <w:rPr>
          <w:rFonts w:eastAsiaTheme="minorEastAsia"/>
          <w:i/>
        </w:rPr>
      </w:pPr>
      <m:oMathPara>
        <m:oMath>
          <m:f>
            <m:fPr>
              <m:ctrlPr>
                <w:ins w:id="3839" w:author="Bertsch Christian (CR/AEE3)" w:date="2019-10-03T16:45:00Z">
                  <w:rPr>
                    <w:rFonts w:ascii="Cambria Math" w:hAnsi="Cambria Math"/>
                    <w:i/>
                  </w:rPr>
                </w:ins>
              </m:ctrlPr>
            </m:fPr>
            <m:num>
              <m:r>
                <w:rPr>
                  <w:rFonts w:ascii="Cambria Math" w:hAnsi="Cambria Math"/>
                </w:rPr>
                <m:t>∂</m:t>
              </m:r>
              <m:sSub>
                <m:sSubPr>
                  <m:ctrlPr>
                    <w:ins w:id="3840" w:author="Bertsch Christian (CR/AEE3)" w:date="2019-10-03T16:45:00Z">
                      <w:rPr>
                        <w:rFonts w:ascii="Cambria Math" w:eastAsiaTheme="minorEastAsia" w:hAnsi="Cambria Math"/>
                        <w:i/>
                      </w:rPr>
                    </w:ins>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ins w:id="3841" w:author="Bertsch Christian (CR/AEE3)" w:date="2019-10-03T16:45:00Z">
                      <w:rPr>
                        <w:rFonts w:ascii="Cambria Math" w:eastAsiaTheme="minorEastAsia" w:hAnsi="Cambria Math"/>
                        <w:i/>
                      </w:rPr>
                    </w:ins>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ins w:id="3842" w:author="Bertsch Christian (CR/AEE3)" w:date="2019-10-03T16:45:00Z">
                  <w:rPr>
                    <w:rFonts w:ascii="Cambria Math" w:eastAsiaTheme="minorEastAsia" w:hAnsi="Cambria Math"/>
                    <w:i/>
                  </w:rPr>
                </w:ins>
              </m:ctrlPr>
            </m:dPr>
            <m:e>
              <m:sSub>
                <m:sSubPr>
                  <m:ctrlPr>
                    <w:ins w:id="3843" w:author="Bertsch Christian (CR/AEE3)" w:date="2019-10-03T16:45:00Z">
                      <w:rPr>
                        <w:rFonts w:ascii="Cambria Math" w:eastAsiaTheme="minorEastAsia" w:hAnsi="Cambria Math"/>
                        <w:i/>
                      </w:rPr>
                    </w:ins>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ins w:id="3844" w:author="Bertsch Christian (CR/AEE3)" w:date="2019-10-03T16:45:00Z">
                      <w:rPr>
                        <w:rFonts w:ascii="Cambria Math" w:eastAsiaTheme="minorEastAsia" w:hAnsi="Cambria Math"/>
                        <w:i/>
                      </w:rPr>
                    </w:ins>
                  </m:ctrlPr>
                </m:naryPr>
                <m:sub>
                  <m:r>
                    <w:rPr>
                      <w:rFonts w:ascii="Cambria Math" w:eastAsiaTheme="minorEastAsia" w:hAnsi="Cambria Math"/>
                    </w:rPr>
                    <m:t>j=0</m:t>
                  </m:r>
                </m:sub>
                <m:sup>
                  <m:sSub>
                    <m:sSubPr>
                      <m:ctrlPr>
                        <w:ins w:id="3845" w:author="Bertsch Christian (CR/AEE3)" w:date="2019-10-03T16:45:00Z">
                          <w:rPr>
                            <w:rFonts w:ascii="Cambria Math" w:eastAsiaTheme="minorEastAsia" w:hAnsi="Cambria Math"/>
                            <w:i/>
                          </w:rPr>
                        </w:ins>
                      </m:ctrlPr>
                    </m:sSubPr>
                    <m:e>
                      <m:r>
                        <w:rPr>
                          <w:rFonts w:ascii="Cambria Math" w:eastAsiaTheme="minorEastAsia" w:hAnsi="Cambria Math"/>
                        </w:rPr>
                        <m:t>m</m:t>
                      </m:r>
                    </m:e>
                    <m:sub>
                      <m:r>
                        <w:rPr>
                          <w:rFonts w:ascii="Cambria Math" w:eastAsiaTheme="minorEastAsia" w:hAnsi="Cambria Math"/>
                        </w:rPr>
                        <m:t>ido</m:t>
                      </m:r>
                    </m:sub>
                  </m:sSub>
                </m:sup>
                <m:e>
                  <m:sSubSup>
                    <m:sSubSupPr>
                      <m:ctrlPr>
                        <w:ins w:id="3846" w:author="Bertsch Christian (CR/AEE3)" w:date="2019-10-03T16:45:00Z">
                          <w:rPr>
                            <w:rFonts w:ascii="Cambria Math" w:eastAsiaTheme="minorEastAsia" w:hAnsi="Cambria Math"/>
                            <w:i/>
                          </w:rPr>
                        </w:ins>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ins w:id="3847" w:author="Bertsch Christian (CR/AEE3)" w:date="2019-10-03T16:45:00Z">
                          <w:rPr>
                            <w:rFonts w:ascii="Cambria Math" w:eastAsiaTheme="minorEastAsia" w:hAnsi="Cambria Math"/>
                            <w:i/>
                          </w:rPr>
                        </w:ins>
                      </m:ctrlPr>
                    </m:fPr>
                    <m:num>
                      <m:sSubSup>
                        <m:sSubSupPr>
                          <m:ctrlPr>
                            <w:ins w:id="3848" w:author="Bertsch Christian (CR/AEE3)" w:date="2019-10-03T16:45:00Z">
                              <w:rPr>
                                <w:rFonts w:ascii="Cambria Math" w:eastAsiaTheme="minorEastAsia" w:hAnsi="Cambria Math"/>
                                <w:i/>
                              </w:rPr>
                            </w:ins>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ins w:id="3849" w:author="Bertsch Christian (CR/AEE3)" w:date="2019-10-03T16:45:00Z">
                      <w:rPr>
                        <w:rFonts w:ascii="Cambria Math" w:eastAsiaTheme="minorEastAsia" w:hAnsi="Cambria Math"/>
                        <w:i/>
                      </w:rPr>
                    </w:ins>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89EA48E"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ins w:id="3850" w:author="Bertsch Christian (CR/AEE3)" w:date="2019-10-03T16:45:00Z">
                <w:rPr>
                  <w:rFonts w:ascii="Cambria Math" w:eastAsiaTheme="minorEastAsia" w:hAnsi="Cambria Math"/>
                  <w:i/>
                </w:rPr>
              </w:ins>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ins w:id="3851" w:author="Bertsch Christian (CR/AEE3)" w:date="2019-10-03T16:45:00Z">
                <w:rPr>
                  <w:rFonts w:ascii="Cambria Math" w:eastAsiaTheme="minorEastAsia" w:hAnsi="Cambria Math"/>
                  <w:i/>
                </w:rPr>
              </w:ins>
            </m:ctrlPr>
          </m:sSubPr>
          <m:e>
            <m:r>
              <m:rPr>
                <m:sty m:val="b"/>
              </m:rPr>
              <w:rPr>
                <w:rFonts w:ascii="Cambria Math" w:eastAsiaTheme="minorEastAsia" w:hAnsi="Cambria Math"/>
              </w:rPr>
              <m:t>Γ</m:t>
            </m:r>
          </m:e>
          <m:sub>
            <m:r>
              <w:rPr>
                <w:rFonts w:ascii="Cambria Math" w:eastAsiaTheme="minorEastAsia" w:hAnsi="Cambria Math"/>
              </w:rPr>
              <m:t>i</m:t>
            </m:r>
          </m:sub>
        </m:sSub>
      </m:oMath>
      <w:del w:id="3852" w:author="Bertsch Christian (CR/AEE3)" w:date="2019-09-06T11:23:00Z">
        <w:r w:rsidR="00063440" w:rsidRPr="00796DC7">
          <w:rPr>
            <w:rFonts w:eastAsiaTheme="minorEastAsia"/>
            <w:i/>
          </w:rPr>
          <w:delText>; e.g.</w:delText>
        </w:r>
      </w:del>
      <w:ins w:id="3853" w:author="Bertsch Christian (CR/AEE3)" w:date="2019-09-06T11:23:00Z">
        <w:r w:rsidR="006D1D1A">
          <w:rPr>
            <w:rFonts w:eastAsiaTheme="minorEastAsia"/>
            <w:i/>
          </w:rPr>
          <w:t>, for example,</w:t>
        </w:r>
      </w:ins>
      <w:r w:rsidR="00063440" w:rsidRPr="00796DC7">
        <w:rPr>
          <w:rFonts w:eastAsiaTheme="minorEastAsia"/>
          <w:i/>
        </w:rPr>
        <w:t xml:space="preserve"> to handle stiff differential equations as:</w:t>
      </w:r>
    </w:p>
    <w:p w14:paraId="36B4931A" w14:textId="0FF45AFD" w:rsidR="00063440" w:rsidRPr="00796DC7" w:rsidRDefault="004F204D" w:rsidP="00063440">
      <w:pPr>
        <w:ind w:left="360"/>
        <w:rPr>
          <w:rFonts w:eastAsiaTheme="minorEastAsia"/>
          <w:i/>
        </w:rPr>
      </w:pPr>
      <m:oMathPara>
        <m:oMath>
          <m:sSub>
            <m:sSubPr>
              <m:ctrlPr>
                <w:ins w:id="3854" w:author="Bertsch Christian (CR/AEE3)" w:date="2019-10-03T16:45:00Z">
                  <w:rPr>
                    <w:rFonts w:ascii="Cambria Math" w:eastAsiaTheme="minorEastAsia" w:hAnsi="Cambria Math"/>
                    <w:i/>
                  </w:rPr>
                </w:ins>
              </m:ctrlPr>
            </m:sSubPr>
            <m:e>
              <m:r>
                <m:rPr>
                  <m:sty m:val="b"/>
                </m:rPr>
                <w:rPr>
                  <w:rFonts w:ascii="Cambria Math" w:eastAsiaTheme="minorEastAsia" w:hAnsi="Cambria Math"/>
                </w:rPr>
                <m:t>Φ</m:t>
              </m:r>
            </m:e>
            <m:sub>
              <m:r>
                <w:rPr>
                  <w:rFonts w:ascii="Cambria Math" w:eastAsiaTheme="minorEastAsia" w:hAnsi="Cambria Math"/>
                </w:rPr>
                <m:t>i</m:t>
              </m:r>
            </m:sub>
          </m:sSub>
          <m:d>
            <m:dPr>
              <m:ctrlPr>
                <w:ins w:id="3855" w:author="Bertsch Christian (CR/AEE3)" w:date="2019-10-03T16:45:00Z">
                  <w:rPr>
                    <w:rFonts w:ascii="Cambria Math" w:eastAsiaTheme="minorEastAsia" w:hAnsi="Cambria Math"/>
                    <w:i/>
                  </w:rPr>
                </w:ins>
              </m:ctrlPr>
            </m:dPr>
            <m:e>
              <m:sSub>
                <m:sSubPr>
                  <m:ctrlPr>
                    <w:ins w:id="3856" w:author="Bertsch Christian (CR/AEE3)" w:date="2019-10-03T16:45:00Z">
                      <w:rPr>
                        <w:rFonts w:ascii="Cambria Math" w:eastAsiaTheme="minorEastAsia" w:hAnsi="Cambria Math"/>
                        <w:i/>
                      </w:rPr>
                    </w:ins>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ins w:id="3857" w:author="Bertsch Christian (CR/AEE3)" w:date="2019-10-03T16:45:00Z">
                      <w:rPr>
                        <w:rFonts w:ascii="Cambria Math" w:eastAsiaTheme="minorEastAsia" w:hAnsi="Cambria Math"/>
                        <w:i/>
                      </w:rPr>
                    </w:ins>
                  </m:ctrlPr>
                </m:sSubPr>
                <m:e>
                  <m:d>
                    <m:dPr>
                      <m:begChr m:val="{"/>
                      <m:endChr m:val="}"/>
                      <m:ctrlPr>
                        <w:ins w:id="3858" w:author="Bertsch Christian (CR/AEE3)" w:date="2019-10-03T16:45:00Z">
                          <w:rPr>
                            <w:rFonts w:ascii="Cambria Math" w:eastAsiaTheme="minorEastAsia" w:hAnsi="Cambria Math"/>
                            <w:i/>
                          </w:rPr>
                        </w:ins>
                      </m:ctrlPr>
                    </m:dPr>
                    <m:e>
                      <m:sSubSup>
                        <m:sSubSupPr>
                          <m:ctrlPr>
                            <w:ins w:id="3859" w:author="Bertsch Christian (CR/AEE3)" w:date="2019-10-03T16:45:00Z">
                              <w:rPr>
                                <w:rFonts w:ascii="Cambria Math" w:eastAsiaTheme="minorEastAsia" w:hAnsi="Cambria Math"/>
                                <w:i/>
                              </w:rPr>
                            </w:ins>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ins w:id="3860" w:author="Bertsch Christian (CR/AEE3)" w:date="2019-10-03T16:45:00Z">
                          <w:rPr>
                            <w:rFonts w:ascii="Cambria Math" w:eastAsiaTheme="minorEastAsia" w:hAnsi="Cambria Math"/>
                            <w:i/>
                          </w:rPr>
                        </w:ins>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ins w:id="3861" w:author="Bertsch Christian (CR/AEE3)" w:date="2019-10-03T16:45:00Z">
                      <w:rPr>
                        <w:rFonts w:ascii="Cambria Math" w:eastAsiaTheme="minorEastAsia" w:hAnsi="Cambria Math"/>
                        <w:i/>
                      </w:rPr>
                    </w:ins>
                  </m:ctrlPr>
                </m:sSubPr>
                <m:e>
                  <m:r>
                    <m:rPr>
                      <m:sty m:val="b"/>
                    </m:rPr>
                    <w:rPr>
                      <w:rFonts w:ascii="Cambria Math" w:eastAsiaTheme="minorEastAsia" w:hAnsi="Cambria Math"/>
                    </w:rPr>
                    <m:t>p</m:t>
                  </m:r>
                </m:e>
                <m:sub>
                  <m:r>
                    <w:rPr>
                      <w:rFonts w:ascii="Cambria Math" w:eastAsiaTheme="minorEastAsia" w:hAnsi="Cambria Math"/>
                    </w:rPr>
                    <m:t>tune,i</m:t>
                  </m:r>
                </m:sub>
              </m:sSub>
              <m:sSub>
                <m:sSubPr>
                  <m:ctrlPr>
                    <w:ins w:id="3862" w:author="Bertsch Christian (CR/AEE3)" w:date="2019-10-03T16:45:00Z">
                      <w:rPr>
                        <w:rFonts w:ascii="Cambria Math" w:eastAsiaTheme="minorEastAsia" w:hAnsi="Cambria Math"/>
                        <w:i/>
                      </w:rPr>
                    </w:ins>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ins w:id="3863" w:author="Bertsch Christian (CR/AEE3)" w:date="2019-10-03T16:45:00Z">
                  <w:rPr>
                    <w:rFonts w:ascii="Cambria Math" w:eastAsiaTheme="minorEastAsia" w:hAnsi="Cambria Math"/>
                    <w:i/>
                  </w:rPr>
                </w:ins>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ins w:id="3864" w:author="Bertsch Christian (CR/AEE3)" w:date="2019-10-03T16:45:00Z">
                  <w:rPr>
                    <w:rFonts w:ascii="Cambria Math" w:eastAsiaTheme="minorEastAsia" w:hAnsi="Cambria Math"/>
                    <w:i/>
                  </w:rPr>
                </w:ins>
              </m:ctrlPr>
            </m:sSupPr>
            <m:e>
              <m:d>
                <m:dPr>
                  <m:ctrlPr>
                    <w:ins w:id="3865" w:author="Bertsch Christian (CR/AEE3)" w:date="2019-10-03T16:45:00Z">
                      <w:rPr>
                        <w:rFonts w:ascii="Cambria Math" w:eastAsiaTheme="minorEastAsia" w:hAnsi="Cambria Math"/>
                        <w:i/>
                      </w:rPr>
                    </w:ins>
                  </m:ctrlPr>
                </m:dPr>
                <m:e>
                  <m:r>
                    <m:rPr>
                      <m:sty m:val="b"/>
                    </m:rPr>
                    <w:rPr>
                      <w:rFonts w:ascii="Cambria Math" w:eastAsiaTheme="minorEastAsia" w:hAnsi="Cambria Math"/>
                    </w:rPr>
                    <m:t>I</m:t>
                  </m:r>
                  <m:r>
                    <w:rPr>
                      <w:rFonts w:ascii="Cambria Math" w:eastAsiaTheme="minorEastAsia" w:hAnsi="Cambria Math"/>
                    </w:rPr>
                    <m:t>-</m:t>
                  </m:r>
                  <m:sSub>
                    <m:sSubPr>
                      <m:ctrlPr>
                        <w:ins w:id="3866" w:author="Bertsch Christian (CR/AEE3)" w:date="2019-10-03T16:45:00Z">
                          <w:rPr>
                            <w:rFonts w:ascii="Cambria Math" w:eastAsiaTheme="minorEastAsia" w:hAnsi="Cambria Math"/>
                            <w:i/>
                          </w:rPr>
                        </w:ins>
                      </m:ctrlPr>
                    </m:sSubPr>
                    <m:e>
                      <m:r>
                        <w:rPr>
                          <w:rFonts w:ascii="Cambria Math" w:eastAsiaTheme="minorEastAsia" w:hAnsi="Cambria Math"/>
                        </w:rPr>
                        <m:t>hc</m:t>
                      </m:r>
                    </m:e>
                    <m:sub>
                      <m:r>
                        <w:rPr>
                          <w:rFonts w:ascii="Cambria Math" w:eastAsiaTheme="minorEastAsia" w:hAnsi="Cambria Math"/>
                        </w:rPr>
                        <m:t>i</m:t>
                      </m:r>
                    </m:sub>
                  </m:sSub>
                  <m:f>
                    <m:fPr>
                      <m:ctrlPr>
                        <w:ins w:id="3867" w:author="Bertsch Christian (CR/AEE3)" w:date="2019-10-03T16:45:00Z">
                          <w:rPr>
                            <w:rFonts w:ascii="Cambria Math" w:eastAsiaTheme="minorEastAsia" w:hAnsi="Cambria Math"/>
                            <w:i/>
                          </w:rPr>
                        </w:ins>
                      </m:ctrlPr>
                    </m:fPr>
                    <m:num>
                      <m:r>
                        <w:rPr>
                          <w:rFonts w:ascii="Cambria Math" w:hAnsi="Cambria Math"/>
                        </w:rPr>
                        <m:t>∂</m:t>
                      </m:r>
                      <m:r>
                        <m:rPr>
                          <m:sty m:val="b"/>
                        </m:rPr>
                        <w:rPr>
                          <w:rFonts w:ascii="Cambria Math" w:hAnsi="Cambria Math"/>
                        </w:rPr>
                        <m:t>φ</m:t>
                      </m:r>
                    </m:num>
                    <m:den>
                      <m:r>
                        <w:rPr>
                          <w:rFonts w:ascii="Cambria Math" w:hAnsi="Cambria Math"/>
                        </w:rPr>
                        <m:t>∂</m:t>
                      </m:r>
                      <m:sSub>
                        <m:sSubPr>
                          <m:ctrlPr>
                            <w:ins w:id="3868" w:author="Bertsch Christian (CR/AEE3)" w:date="2019-10-03T16:45:00Z">
                              <w:rPr>
                                <w:rFonts w:ascii="Cambria Math" w:hAnsi="Cambria Math"/>
                                <w:i/>
                              </w:rPr>
                            </w:ins>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ins w:id="3869" w:author="Bertsch Christian (CR/AEE3)" w:date="2019-10-03T16:45:00Z">
                  <w:rPr>
                    <w:rFonts w:ascii="Cambria Math" w:eastAsiaTheme="minorEastAsia" w:hAnsi="Cambria Math"/>
                    <w:i/>
                  </w:rPr>
                </w:ins>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ins w:id="3870" w:author="Bertsch Christian (CR/AEE3)" w:date="2019-10-03T16:45:00Z">
                  <w:rPr>
                    <w:rFonts w:ascii="Cambria Math" w:eastAsiaTheme="minorEastAsia" w:hAnsi="Cambria Math"/>
                    <w:i/>
                  </w:rPr>
                </w:ins>
              </m:ctrlPr>
            </m:dPr>
            <m:e>
              <m:sSub>
                <m:sSubPr>
                  <m:ctrlPr>
                    <w:ins w:id="3871" w:author="Bertsch Christian (CR/AEE3)" w:date="2019-10-03T16:45:00Z">
                      <w:rPr>
                        <w:rFonts w:ascii="Cambria Math" w:eastAsiaTheme="minorEastAsia" w:hAnsi="Cambria Math"/>
                        <w:i/>
                      </w:rPr>
                    </w:ins>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ins w:id="3872" w:author="Bertsch Christian (CR/AEE3)" w:date="2019-10-03T16:45:00Z">
                      <w:rPr>
                        <w:rFonts w:ascii="Cambria Math" w:eastAsiaTheme="minorEastAsia" w:hAnsi="Cambria Math"/>
                        <w:i/>
                      </w:rPr>
                    </w:ins>
                  </m:ctrlPr>
                </m:sSubPr>
                <m:e>
                  <m:r>
                    <m:rPr>
                      <m:sty m:val="b"/>
                    </m:rPr>
                    <w:rPr>
                      <w:rFonts w:ascii="Cambria Math" w:eastAsiaTheme="minorEastAsia" w:hAnsi="Cambria Math"/>
                    </w:rPr>
                    <m:t>u</m:t>
                  </m:r>
                </m:e>
                <m:sub>
                  <m:r>
                    <w:rPr>
                      <w:rFonts w:ascii="Cambria Math" w:eastAsiaTheme="minorEastAsia" w:hAnsi="Cambria Math"/>
                    </w:rPr>
                    <m:t>c,i</m:t>
                  </m:r>
                </m:sub>
              </m:sSub>
              <m:sSub>
                <m:sSubPr>
                  <m:ctrlPr>
                    <w:ins w:id="3873" w:author="Bertsch Christian (CR/AEE3)" w:date="2019-10-03T16:45:00Z">
                      <w:rPr>
                        <w:rFonts w:ascii="Cambria Math" w:eastAsiaTheme="minorEastAsia" w:hAnsi="Cambria Math"/>
                        <w:i/>
                      </w:rPr>
                    </w:ins>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ins w:id="3874" w:author="Bertsch Christian (CR/AEE3)" w:date="2019-10-03T16:45:00Z">
                  <w:rPr>
                    <w:rFonts w:ascii="Cambria Math" w:eastAsiaTheme="minorEastAsia" w:hAnsi="Cambria Math"/>
                    <w:i/>
                  </w:rPr>
                </w:ins>
              </m:ctrlPr>
            </m:dPr>
            <m:e>
              <m:sSubSup>
                <m:sSubSupPr>
                  <m:ctrlPr>
                    <w:ins w:id="3875" w:author="Bertsch Christian (CR/AEE3)" w:date="2019-10-03T16:45:00Z">
                      <w:rPr>
                        <w:rFonts w:ascii="Cambria Math" w:eastAsiaTheme="minorEastAsia" w:hAnsi="Cambria Math"/>
                        <w:i/>
                      </w:rPr>
                    </w:ins>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BodyText"/>
      </w:pPr>
    </w:p>
    <w:p w14:paraId="59810BB3" w14:textId="791BDBA3"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Kübler, Schiehlen</w:t>
      </w:r>
      <w:r>
        <w:t xml:space="preserve"> </w:t>
      </w:r>
      <w:r w:rsidRPr="0098259C">
        <w:t>2000</w:t>
      </w:r>
      <w:del w:id="3876" w:author="Bertsch Christian (CR/AEE3)" w:date="2019-09-06T11:23:00Z">
        <w:r w:rsidRPr="0098259C">
          <w:delText>):</w:delText>
        </w:r>
      </w:del>
      <w:ins w:id="3877" w:author="Bertsch Christian (CR/AEE3)" w:date="2019-09-06T11:23:00Z">
        <w:r w:rsidRPr="0098259C">
          <w:t>)</w:t>
        </w:r>
        <w:r w:rsidR="006D1D1A">
          <w:t>.</w:t>
        </w:r>
      </w:ins>
    </w:p>
    <w:p w14:paraId="46AAB468" w14:textId="77777777" w:rsidR="00063440" w:rsidRPr="002F3E46" w:rsidRDefault="00796DC7" w:rsidP="00796DC7">
      <w:pPr>
        <w:pStyle w:val="ListParagraph"/>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 inputs to the slave, which can be:</w:t>
      </w:r>
    </w:p>
    <w:p w14:paraId="1DD7E694" w14:textId="5A132F22" w:rsidR="00063440" w:rsidRPr="002F3E46" w:rsidRDefault="00063440" w:rsidP="00796DC7">
      <w:pPr>
        <w:pStyle w:val="ListParagraph"/>
        <w:numPr>
          <w:ilvl w:val="1"/>
          <w:numId w:val="63"/>
        </w:numPr>
        <w:ind w:left="1080"/>
        <w:rPr>
          <w:rFonts w:ascii="Arial" w:hAnsi="Arial" w:cs="Arial"/>
          <w:sz w:val="20"/>
          <w:szCs w:val="20"/>
          <w:lang w:val="en-US"/>
        </w:rPr>
      </w:pPr>
      <w:del w:id="3878" w:author="Bertsch Christian (CR/AEE3)" w:date="2019-09-06T11:23:00Z">
        <w:r w:rsidRPr="00867BB6">
          <w:rPr>
            <w:rFonts w:ascii="Arial" w:hAnsi="Arial" w:cs="Arial"/>
            <w:sz w:val="20"/>
            <w:szCs w:val="20"/>
            <w:lang w:val="en-US"/>
          </w:rPr>
          <w:delText>the</w:delText>
        </w:r>
      </w:del>
      <w:ins w:id="3879" w:author="Bertsch Christian (CR/AEE3)" w:date="2019-09-06T11:23:00Z">
        <w:r w:rsidR="00417784">
          <w:rPr>
            <w:rFonts w:ascii="Arial" w:hAnsi="Arial" w:cs="Arial"/>
            <w:sz w:val="20"/>
            <w:szCs w:val="20"/>
            <w:lang w:val="en-US"/>
          </w:rPr>
          <w:t>T</w:t>
        </w:r>
        <w:r w:rsidRPr="002F3E46">
          <w:rPr>
            <w:rFonts w:ascii="Arial" w:hAnsi="Arial" w:cs="Arial"/>
            <w:sz w:val="20"/>
            <w:szCs w:val="20"/>
            <w:lang w:val="en-US"/>
          </w:rPr>
          <w:t>he</w:t>
        </w:r>
      </w:ins>
      <w:r w:rsidRPr="002F3E46">
        <w:rPr>
          <w:rFonts w:ascii="Arial" w:hAnsi="Arial" w:cs="Arial"/>
          <w:sz w:val="20"/>
          <w:szCs w:val="20"/>
          <w:lang w:val="en-US"/>
        </w:rPr>
        <w:t xml:space="preserve"> </w:t>
      </w:r>
      <w:r w:rsidR="007241ED">
        <w:rPr>
          <w:rFonts w:ascii="Arial" w:hAnsi="Arial" w:cs="Arial"/>
          <w:sz w:val="20"/>
          <w:szCs w:val="20"/>
          <w:lang w:val="en-US"/>
        </w:rPr>
        <w:t xml:space="preserve">current </w:t>
      </w:r>
      <w:r w:rsidRPr="002F3E46">
        <w:rPr>
          <w:rFonts w:ascii="Arial" w:hAnsi="Arial" w:cs="Arial"/>
          <w:sz w:val="20"/>
          <w:szCs w:val="20"/>
          <w:lang w:val="en-US"/>
        </w:rPr>
        <w:t xml:space="preserve">input variables </w:t>
      </w:r>
      <m:oMath>
        <m:sSubSup>
          <m:sSubSupPr>
            <m:ctrlPr>
              <w:ins w:id="3880" w:author="Bertsch Christian (CR/AEE3)" w:date="2019-10-03T16:45:00Z">
                <w:rPr>
                  <w:rFonts w:ascii="Cambria Math" w:hAnsi="Cambria Math" w:cs="Arial"/>
                  <w:i/>
                  <w:sz w:val="20"/>
                  <w:szCs w:val="20"/>
                  <w:lang w:val="en-US"/>
                </w:rPr>
              </w:ins>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Pr="002F3E46">
        <w:rPr>
          <w:rFonts w:ascii="Arial" w:hAnsi="Arial" w:cs="Arial"/>
          <w:sz w:val="20"/>
          <w:szCs w:val="20"/>
          <w:lang w:val="en-US"/>
        </w:rPr>
        <w:t xml:space="preserve"> of the subsystem (</w:t>
      </w:r>
      <w:del w:id="3881" w:author="Bertsch Christian (CR/AEE3)" w:date="2019-09-06T11:23:00Z">
        <w:r w:rsidRPr="00867BB6">
          <w:rPr>
            <w:rFonts w:ascii="Arial" w:hAnsi="Arial" w:cs="Arial"/>
            <w:sz w:val="20"/>
            <w:szCs w:val="20"/>
            <w:lang w:val="en-US"/>
          </w:rPr>
          <w:delText>i.e.</w:delText>
        </w:r>
      </w:del>
      <w:ins w:id="3882" w:author="Bertsch Christian (CR/AEE3)" w:date="2019-09-06T11:23:00Z">
        <w:r w:rsidR="006D1D1A">
          <w:rPr>
            <w:rFonts w:ascii="Arial" w:hAnsi="Arial" w:cs="Arial"/>
            <w:sz w:val="20"/>
            <w:szCs w:val="20"/>
            <w:lang w:val="en-US"/>
          </w:rPr>
          <w:t>in other words,</w:t>
        </w:r>
      </w:ins>
      <w:r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ins w:id="3883" w:author="Bertsch Christian (CR/AEE3)" w:date="2019-10-03T16:45:00Z">
                <w:rPr>
                  <w:rFonts w:ascii="Cambria Math" w:hAnsi="Cambria Math" w:cs="Arial"/>
                  <w:i/>
                  <w:sz w:val="20"/>
                  <w:szCs w:val="20"/>
                  <w:lang w:val="en-US"/>
                </w:rPr>
              </w:ins>
            </m:ctrlPr>
          </m:sSubPr>
          <m:e>
            <m:d>
              <m:dPr>
                <m:begChr m:val="{"/>
                <m:endChr m:val="}"/>
                <m:ctrlPr>
                  <w:ins w:id="3884" w:author="Bertsch Christian (CR/AEE3)" w:date="2019-10-03T16:45:00Z">
                    <w:rPr>
                      <w:rFonts w:ascii="Cambria Math" w:hAnsi="Cambria Math" w:cs="Arial"/>
                      <w:i/>
                      <w:sz w:val="20"/>
                      <w:szCs w:val="20"/>
                      <w:lang w:val="en-US"/>
                    </w:rPr>
                  </w:ins>
                </m:ctrlPr>
              </m:dPr>
              <m:e>
                <m:sSubSup>
                  <m:sSubSupPr>
                    <m:ctrlPr>
                      <w:ins w:id="3885" w:author="Bertsch Christian (CR/AEE3)" w:date="2019-10-03T16:45:00Z">
                        <w:rPr>
                          <w:rFonts w:ascii="Cambria Math" w:hAnsi="Cambria Math" w:cs="Arial"/>
                          <w:i/>
                          <w:sz w:val="20"/>
                          <w:szCs w:val="20"/>
                          <w:lang w:val="en-US"/>
                        </w:rPr>
                      </w:ins>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ins w:id="3886" w:author="Bertsch Christian (CR/AEE3)" w:date="2019-10-03T16:45:00Z">
                    <w:rPr>
                      <w:rFonts w:ascii="Cambria Math" w:hAnsi="Cambria Math" w:cs="Arial"/>
                      <w:i/>
                      <w:sz w:val="20"/>
                      <w:szCs w:val="20"/>
                      <w:lang w:val="en-US"/>
                    </w:rPr>
                  </w:ins>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del w:id="3887" w:author="Bertsch Christian (CR/AEE3)" w:date="2019-09-06T11:23:00Z">
        <w:r w:rsidR="00796DC7" w:rsidRPr="00867BB6">
          <w:rPr>
            <w:rFonts w:ascii="Arial" w:eastAsiaTheme="minorEastAsia" w:hAnsi="Arial" w:cs="Arial"/>
            <w:sz w:val="20"/>
            <w:szCs w:val="20"/>
            <w:lang w:val="en-US"/>
          </w:rPr>
          <w:delText>),</w:delText>
        </w:r>
      </w:del>
      <w:ins w:id="3888" w:author="Bertsch Christian (CR/AEE3)" w:date="2019-09-06T11:23:00Z">
        <w:r w:rsidR="00796DC7" w:rsidRPr="002F3E46">
          <w:rPr>
            <w:rFonts w:ascii="Arial" w:eastAsiaTheme="minorEastAsia" w:hAnsi="Arial" w:cs="Arial"/>
            <w:sz w:val="20"/>
            <w:szCs w:val="20"/>
            <w:lang w:val="en-US"/>
          </w:rPr>
          <w:t>)</w:t>
        </w:r>
      </w:ins>
      <w:ins w:id="3889" w:author="Bertsch Christian (CR/AEE3)" w:date="2019-10-01T17:50:00Z">
        <w:r w:rsidR="0054083F">
          <w:rPr>
            <w:rFonts w:ascii="Arial" w:eastAsiaTheme="minorEastAsia" w:hAnsi="Arial" w:cs="Arial"/>
            <w:sz w:val="20"/>
            <w:szCs w:val="20"/>
            <w:lang w:val="en-US"/>
          </w:rPr>
          <w:t xml:space="preserve">, </w:t>
        </w:r>
        <w:r w:rsidR="0054083F">
          <w:t xml:space="preserve">where </w:t>
        </w:r>
        <w:r w:rsidR="0054083F" w:rsidRPr="00954452">
          <w:rPr>
            <w:rFonts w:ascii="Times New Roman" w:hAnsi="Times New Roman" w:cs="Times New Roman"/>
            <w:i/>
            <w:rPrChange w:id="3890" w:author="Bertsch Christian (CR/AEE3)" w:date="2019-10-01T17:51:00Z">
              <w:rPr/>
            </w:rPrChange>
          </w:rPr>
          <w:t>m</w:t>
        </w:r>
        <w:r w:rsidR="0054083F" w:rsidRPr="00954452">
          <w:rPr>
            <w:rFonts w:ascii="Times New Roman" w:hAnsi="Times New Roman" w:cs="Times New Roman"/>
            <w:i/>
            <w:vertAlign w:val="subscript"/>
            <w:rPrChange w:id="3891" w:author="Bertsch Christian (CR/AEE3)" w:date="2019-10-01T17:51:00Z">
              <w:rPr/>
            </w:rPrChange>
          </w:rPr>
          <w:t>ido</w:t>
        </w:r>
        <w:r w:rsidR="0054083F" w:rsidRPr="00954452">
          <w:rPr>
            <w:rFonts w:ascii="Times New Roman" w:hAnsi="Times New Roman" w:cs="Times New Roman"/>
            <w:i/>
            <w:rPrChange w:id="3892" w:author="Bertsch Christian (CR/AEE3)" w:date="2019-10-01T17:51:00Z">
              <w:rPr/>
            </w:rPrChange>
          </w:rPr>
          <w:t xml:space="preserve"> </w:t>
        </w:r>
        <w:r w:rsidR="0054083F">
          <w:t>stands for the model input derivative order.</w:t>
        </w:r>
      </w:ins>
    </w:p>
    <w:p w14:paraId="7EB58BB6" w14:textId="17FB68D9" w:rsidR="00063440" w:rsidRPr="002F3E46" w:rsidRDefault="00063440" w:rsidP="00796DC7">
      <w:pPr>
        <w:pStyle w:val="ListParagraph"/>
        <w:numPr>
          <w:ilvl w:val="1"/>
          <w:numId w:val="63"/>
        </w:numPr>
        <w:ind w:left="1080"/>
        <w:rPr>
          <w:rFonts w:ascii="Arial" w:hAnsi="Arial" w:cs="Arial"/>
          <w:sz w:val="20"/>
          <w:szCs w:val="20"/>
          <w:lang w:val="en-US"/>
        </w:rPr>
      </w:pPr>
      <w:del w:id="3893" w:author="Bertsch Christian (CR/AEE3)" w:date="2019-09-06T11:23:00Z">
        <w:r w:rsidRPr="00867BB6">
          <w:rPr>
            <w:rFonts w:ascii="Arial" w:hAnsi="Arial" w:cs="Arial"/>
            <w:sz w:val="20"/>
            <w:szCs w:val="20"/>
            <w:lang w:val="en-US"/>
          </w:rPr>
          <w:delText>varying</w:delText>
        </w:r>
      </w:del>
      <w:ins w:id="3894" w:author="Bertsch Christian (CR/AEE3)" w:date="2019-09-06T11:23:00Z">
        <w:r w:rsidR="00417784">
          <w:rPr>
            <w:rFonts w:ascii="Arial" w:hAnsi="Arial" w:cs="Arial"/>
            <w:sz w:val="20"/>
            <w:szCs w:val="20"/>
            <w:lang w:val="en-US"/>
          </w:rPr>
          <w:t>V</w:t>
        </w:r>
        <w:r w:rsidRPr="002F3E46">
          <w:rPr>
            <w:rFonts w:ascii="Arial" w:hAnsi="Arial" w:cs="Arial"/>
            <w:sz w:val="20"/>
            <w:szCs w:val="20"/>
            <w:lang w:val="en-US"/>
          </w:rPr>
          <w:t>arying</w:t>
        </w:r>
      </w:ins>
      <w:r w:rsidRPr="002F3E46">
        <w:rPr>
          <w:rFonts w:ascii="Arial" w:hAnsi="Arial" w:cs="Arial"/>
          <w:sz w:val="20"/>
          <w:szCs w:val="20"/>
          <w:lang w:val="en-US"/>
        </w:rPr>
        <w:t xml:space="preserve"> parameters </w:t>
      </w:r>
      <m:oMath>
        <m:sSub>
          <m:sSubPr>
            <m:ctrlPr>
              <w:ins w:id="3895" w:author="Bertsch Christian (CR/AEE3)" w:date="2019-10-03T16:45:00Z">
                <w:rPr>
                  <w:rFonts w:ascii="Cambria Math" w:hAnsi="Cambria Math" w:cs="Arial"/>
                  <w:i/>
                  <w:sz w:val="20"/>
                  <w:szCs w:val="20"/>
                  <w:vertAlign w:val="subscript"/>
                  <w:lang w:val="en-US"/>
                </w:rPr>
              </w:ins>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Pr="002F3E46">
        <w:rPr>
          <w:rFonts w:ascii="Arial" w:hAnsi="Arial" w:cs="Arial"/>
          <w:sz w:val="20"/>
          <w:szCs w:val="20"/>
          <w:lang w:val="en-US"/>
        </w:rPr>
        <w:t>, also known as tunable parameters</w:t>
      </w:r>
      <w:del w:id="3896" w:author="Bertsch Christian (CR/AEE3)" w:date="2019-09-06T11:23:00Z">
        <w:r w:rsidR="00796DC7" w:rsidRPr="00867BB6">
          <w:rPr>
            <w:rFonts w:ascii="Arial" w:hAnsi="Arial" w:cs="Arial"/>
            <w:sz w:val="20"/>
            <w:szCs w:val="20"/>
            <w:lang w:val="en-US"/>
          </w:rPr>
          <w:delText>.</w:delText>
        </w:r>
      </w:del>
    </w:p>
    <w:p w14:paraId="15BDBE0E" w14:textId="77777777" w:rsidR="00063440" w:rsidRPr="002F3E46" w:rsidRDefault="00063440" w:rsidP="00796DC7">
      <w:pPr>
        <w:pStyle w:val="ListParagraph"/>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3CAE9E15" w:rsidR="00063440" w:rsidRPr="002F3E46" w:rsidRDefault="00063440" w:rsidP="00796DC7">
      <w:pPr>
        <w:pStyle w:val="ListParagraph"/>
        <w:numPr>
          <w:ilvl w:val="1"/>
          <w:numId w:val="63"/>
        </w:numPr>
        <w:ind w:left="1080"/>
        <w:jc w:val="both"/>
        <w:rPr>
          <w:rFonts w:ascii="Arial" w:hAnsi="Arial" w:cs="Arial"/>
          <w:sz w:val="20"/>
          <w:szCs w:val="20"/>
          <w:lang w:val="en-US"/>
        </w:rPr>
      </w:pPr>
      <w:del w:id="3897" w:author="Bertsch Christian (CR/AEE3)" w:date="2019-09-06T11:23:00Z">
        <w:r w:rsidRPr="00867BB6">
          <w:rPr>
            <w:rFonts w:ascii="Arial" w:hAnsi="Arial" w:cs="Arial"/>
            <w:sz w:val="20"/>
            <w:szCs w:val="20"/>
            <w:lang w:val="en-US"/>
          </w:rPr>
          <w:delText>the</w:delText>
        </w:r>
      </w:del>
      <w:ins w:id="3898" w:author="Bertsch Christian (CR/AEE3)" w:date="2019-09-06T11:23:00Z">
        <w:r w:rsidR="00417784">
          <w:rPr>
            <w:rFonts w:ascii="Arial" w:hAnsi="Arial" w:cs="Arial"/>
            <w:sz w:val="20"/>
            <w:szCs w:val="20"/>
            <w:lang w:val="en-US"/>
          </w:rPr>
          <w:t>T</w:t>
        </w:r>
        <w:r w:rsidRPr="002F3E46">
          <w:rPr>
            <w:rFonts w:ascii="Arial" w:hAnsi="Arial" w:cs="Arial"/>
            <w:sz w:val="20"/>
            <w:szCs w:val="20"/>
            <w:lang w:val="en-US"/>
          </w:rPr>
          <w:t>he</w:t>
        </w:r>
      </w:ins>
      <w:r w:rsidRPr="002F3E46">
        <w:rPr>
          <w:rFonts w:ascii="Arial" w:hAnsi="Arial" w:cs="Arial"/>
          <w:sz w:val="20"/>
          <w:szCs w:val="20"/>
          <w:lang w:val="en-US"/>
        </w:rPr>
        <w:t xml:space="preserve"> </w:t>
      </w:r>
      <w:r w:rsidR="007241ED">
        <w:rPr>
          <w:rFonts w:ascii="Arial" w:hAnsi="Arial" w:cs="Arial"/>
          <w:sz w:val="20"/>
          <w:szCs w:val="20"/>
          <w:lang w:val="en-US"/>
        </w:rPr>
        <w:t xml:space="preserve">current </w:t>
      </w:r>
      <w:r w:rsidRPr="002F3E46">
        <w:rPr>
          <w:rFonts w:ascii="Arial" w:hAnsi="Arial" w:cs="Arial"/>
          <w:sz w:val="20"/>
          <w:szCs w:val="20"/>
          <w:lang w:val="en-US"/>
        </w:rPr>
        <w:t xml:space="preserve">output variables </w:t>
      </w:r>
      <m:oMath>
        <m:sSubSup>
          <m:sSubSupPr>
            <m:ctrlPr>
              <w:ins w:id="3899" w:author="Bertsch Christian (CR/AEE3)" w:date="2019-10-03T16:45:00Z">
                <w:rPr>
                  <w:rFonts w:ascii="Cambria Math" w:hAnsi="Cambria Math" w:cs="Arial"/>
                  <w:i/>
                  <w:sz w:val="20"/>
                  <w:szCs w:val="20"/>
                  <w:lang w:val="en-US"/>
                </w:rPr>
              </w:ins>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Pr="002F3E46">
        <w:rPr>
          <w:rFonts w:ascii="Arial" w:hAnsi="Arial" w:cs="Arial"/>
          <w:sz w:val="20"/>
          <w:szCs w:val="20"/>
          <w:lang w:val="en-US"/>
        </w:rPr>
        <w:t xml:space="preserve">of the subsystem (same remark as above), along with some of their successive derivatives </w:t>
      </w:r>
      <m:oMath>
        <m:sSub>
          <m:sSubPr>
            <m:ctrlPr>
              <w:ins w:id="3900" w:author="Bertsch Christian (CR/AEE3)" w:date="2019-10-03T16:45:00Z">
                <w:rPr>
                  <w:rFonts w:ascii="Cambria Math" w:hAnsi="Cambria Math" w:cs="Arial"/>
                  <w:i/>
                  <w:sz w:val="20"/>
                  <w:szCs w:val="20"/>
                  <w:lang w:val="en-US"/>
                </w:rPr>
              </w:ins>
            </m:ctrlPr>
          </m:sSubPr>
          <m:e>
            <m:d>
              <m:dPr>
                <m:begChr m:val="{"/>
                <m:endChr m:val="}"/>
                <m:ctrlPr>
                  <w:ins w:id="3901" w:author="Bertsch Christian (CR/AEE3)" w:date="2019-10-03T16:45:00Z">
                    <w:rPr>
                      <w:rFonts w:ascii="Cambria Math" w:hAnsi="Cambria Math" w:cs="Arial"/>
                      <w:i/>
                      <w:sz w:val="20"/>
                      <w:szCs w:val="20"/>
                      <w:lang w:val="en-US"/>
                    </w:rPr>
                  </w:ins>
                </m:ctrlPr>
              </m:dPr>
              <m:e>
                <m:sSubSup>
                  <m:sSubSupPr>
                    <m:ctrlPr>
                      <w:ins w:id="3902" w:author="Bertsch Christian (CR/AEE3)" w:date="2019-10-03T16:45:00Z">
                        <w:rPr>
                          <w:rFonts w:ascii="Cambria Math" w:hAnsi="Cambria Math" w:cs="Arial"/>
                          <w:i/>
                          <w:sz w:val="20"/>
                          <w:szCs w:val="20"/>
                          <w:lang w:val="en-US"/>
                        </w:rPr>
                      </w:ins>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ins w:id="3903" w:author="Bertsch Christian (CR/AEE3)" w:date="2019-10-03T16:45:00Z">
                    <w:rPr>
                      <w:rFonts w:ascii="Cambria Math" w:hAnsi="Cambria Math" w:cs="Arial"/>
                      <w:i/>
                      <w:sz w:val="20"/>
                      <w:szCs w:val="20"/>
                      <w:lang w:val="en-US"/>
                    </w:rPr>
                  </w:ins>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del w:id="3904" w:author="Bertsch Christian (CR/AEE3)" w:date="2019-09-06T11:23:00Z">
        <w:r w:rsidR="00796DC7" w:rsidRPr="00867BB6">
          <w:rPr>
            <w:rFonts w:ascii="Arial" w:eastAsiaTheme="minorEastAsia" w:hAnsi="Arial" w:cs="Arial"/>
            <w:sz w:val="20"/>
            <w:szCs w:val="20"/>
            <w:lang w:val="en-US"/>
          </w:rPr>
          <w:delText>),</w:delText>
        </w:r>
      </w:del>
      <w:ins w:id="3905" w:author="Bertsch Christian (CR/AEE3)" w:date="2019-09-06T11:23:00Z">
        <w:r w:rsidR="00796DC7" w:rsidRPr="002F3E46">
          <w:rPr>
            <w:rFonts w:ascii="Arial" w:eastAsiaTheme="minorEastAsia" w:hAnsi="Arial" w:cs="Arial"/>
            <w:sz w:val="20"/>
            <w:szCs w:val="20"/>
            <w:lang w:val="en-US"/>
          </w:rPr>
          <w:t>)</w:t>
        </w:r>
      </w:ins>
    </w:p>
    <w:p w14:paraId="0C07A49B" w14:textId="40BC6773" w:rsidR="00063440" w:rsidRPr="002F3E46" w:rsidRDefault="00063440" w:rsidP="00796DC7">
      <w:pPr>
        <w:pStyle w:val="ListParagraph"/>
        <w:numPr>
          <w:ilvl w:val="1"/>
          <w:numId w:val="63"/>
        </w:numPr>
        <w:ind w:left="1080"/>
        <w:jc w:val="both"/>
        <w:rPr>
          <w:rFonts w:ascii="Arial" w:hAnsi="Arial" w:cs="Arial"/>
          <w:sz w:val="20"/>
          <w:szCs w:val="20"/>
          <w:lang w:val="en-US"/>
        </w:rPr>
      </w:pPr>
      <w:del w:id="3906" w:author="Bertsch Christian (CR/AEE3)" w:date="2019-09-06T11:23:00Z">
        <w:r w:rsidRPr="00867BB6">
          <w:rPr>
            <w:rFonts w:ascii="Arial" w:hAnsi="Arial" w:cs="Arial"/>
            <w:sz w:val="20"/>
            <w:szCs w:val="20"/>
            <w:lang w:val="en-US"/>
          </w:rPr>
          <w:delText>observation</w:delText>
        </w:r>
      </w:del>
      <w:ins w:id="3907" w:author="Bertsch Christian (CR/AEE3)" w:date="2019-09-06T11:23:00Z">
        <w:r w:rsidR="00417784">
          <w:rPr>
            <w:rFonts w:ascii="Arial" w:hAnsi="Arial" w:cs="Arial"/>
            <w:sz w:val="20"/>
            <w:szCs w:val="20"/>
            <w:lang w:val="en-US"/>
          </w:rPr>
          <w:t>O</w:t>
        </w:r>
        <w:r w:rsidRPr="002F3E46">
          <w:rPr>
            <w:rFonts w:ascii="Arial" w:hAnsi="Arial" w:cs="Arial"/>
            <w:sz w:val="20"/>
            <w:szCs w:val="20"/>
            <w:lang w:val="en-US"/>
          </w:rPr>
          <w:t>bservation</w:t>
        </w:r>
      </w:ins>
      <w:r w:rsidRPr="002F3E46">
        <w:rPr>
          <w:rFonts w:ascii="Arial" w:hAnsi="Arial" w:cs="Arial"/>
          <w:sz w:val="20"/>
          <w:szCs w:val="20"/>
          <w:lang w:val="en-US"/>
        </w:rPr>
        <w:t xml:space="preserve"> variables and “calculated” varying parameters</w:t>
      </w:r>
      <w:r w:rsidRPr="002F3E46">
        <w:rPr>
          <w:rFonts w:ascii="Arial" w:hAnsi="Arial" w:cs="Arial"/>
          <w:i/>
          <w:sz w:val="20"/>
          <w:szCs w:val="20"/>
          <w:lang w:val="en-US"/>
        </w:rPr>
        <w:t xml:space="preserve"> </w:t>
      </w:r>
      <m:oMath>
        <m:sSub>
          <m:sSubPr>
            <m:ctrlPr>
              <w:ins w:id="3908" w:author="Bertsch Christian (CR/AEE3)" w:date="2019-10-03T16:45:00Z">
                <w:rPr>
                  <w:rFonts w:ascii="Cambria Math" w:hAnsi="Cambria Math" w:cs="Arial"/>
                  <w:i/>
                  <w:sz w:val="20"/>
                  <w:szCs w:val="20"/>
                  <w:lang w:val="en-US"/>
                </w:rPr>
              </w:ins>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ins w:id="3909" w:author="Bertsch Christian (CR/AEE3)" w:date="2019-10-03T16:45:00Z">
                <w:rPr>
                  <w:rFonts w:ascii="Cambria Math" w:hAnsi="Cambria Math" w:cs="Arial"/>
                  <w:i/>
                  <w:sz w:val="20"/>
                  <w:szCs w:val="20"/>
                  <w:lang w:val="en-US"/>
                </w:rPr>
              </w:ins>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del w:id="3910" w:author="Bertsch Christian (CR/AEE3)" w:date="2019-09-06T11:23:00Z">
        <w:r w:rsidR="00852EE5" w:rsidRPr="00867BB6">
          <w:rPr>
            <w:rFonts w:ascii="Arial" w:eastAsiaTheme="minorEastAsia" w:hAnsi="Arial" w:cs="Arial"/>
            <w:sz w:val="20"/>
            <w:szCs w:val="20"/>
            <w:lang w:val="en-US"/>
          </w:rPr>
          <w:delText>).</w:delText>
        </w:r>
      </w:del>
      <w:ins w:id="3911" w:author="Bertsch Christian (CR/AEE3)" w:date="2019-09-06T11:23:00Z">
        <w:r w:rsidR="00852EE5" w:rsidRPr="002F3E46">
          <w:rPr>
            <w:rFonts w:ascii="Arial" w:eastAsiaTheme="minorEastAsia" w:hAnsi="Arial" w:cs="Arial"/>
            <w:sz w:val="20"/>
            <w:szCs w:val="20"/>
            <w:lang w:val="en-US"/>
          </w:rPr>
          <w:t>)</w:t>
        </w:r>
      </w:ins>
    </w:p>
    <w:p w14:paraId="1C429651" w14:textId="2EF1B88D" w:rsidR="00063440" w:rsidRPr="002F3E46" w:rsidRDefault="00063440" w:rsidP="00796DC7">
      <w:pPr>
        <w:pStyle w:val="ListParagraph"/>
        <w:numPr>
          <w:ilvl w:val="0"/>
          <w:numId w:val="63"/>
        </w:numPr>
        <w:ind w:left="360"/>
        <w:jc w:val="both"/>
        <w:rPr>
          <w:rFonts w:ascii="Arial" w:hAnsi="Arial" w:cs="Arial"/>
          <w:sz w:val="20"/>
          <w:szCs w:val="20"/>
          <w:lang w:val="en-US"/>
        </w:rPr>
      </w:pPr>
      <w:r w:rsidRPr="002F3E46">
        <w:rPr>
          <w:rFonts w:ascii="Arial" w:hAnsi="Arial" w:cs="Arial"/>
          <w:sz w:val="20"/>
          <w:szCs w:val="20"/>
          <w:lang w:val="en-US"/>
        </w:rPr>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del w:id="3912" w:author="Bertsch Christian (CR/AEE3)" w:date="2019-09-06T11:23:00Z">
        <w:r w:rsidRPr="00867BB6">
          <w:rPr>
            <w:rFonts w:ascii="Arial" w:hAnsi="Arial" w:cs="Arial"/>
            <w:sz w:val="20"/>
            <w:szCs w:val="20"/>
            <w:lang w:val="en-US"/>
          </w:rPr>
          <w:delText>being</w:delText>
        </w:r>
      </w:del>
      <w:ins w:id="3913" w:author="Bertsch Christian (CR/AEE3)" w:date="2019-09-06T11:23:00Z">
        <w:r w:rsidR="001F4D2C">
          <w:rPr>
            <w:rFonts w:ascii="Arial" w:hAnsi="Arial" w:cs="Arial"/>
            <w:sz w:val="20"/>
            <w:szCs w:val="20"/>
            <w:lang w:val="en-US"/>
          </w:rPr>
          <w:t xml:space="preserve">which can </w:t>
        </w:r>
        <w:r w:rsidRPr="002F3E46">
          <w:rPr>
            <w:rFonts w:ascii="Arial" w:hAnsi="Arial" w:cs="Arial"/>
            <w:sz w:val="20"/>
            <w:szCs w:val="20"/>
            <w:lang w:val="en-US"/>
          </w:rPr>
          <w:t>be</w:t>
        </w:r>
      </w:ins>
      <w:r w:rsidRPr="002F3E46">
        <w:rPr>
          <w:rFonts w:ascii="Arial" w:hAnsi="Arial" w:cs="Arial"/>
          <w:sz w:val="20"/>
          <w:szCs w:val="20"/>
          <w:lang w:val="en-US"/>
        </w:rPr>
        <w:t xml:space="preserv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del w:id="3914" w:author="Bertsch Christian (CR/AEE3)" w:date="2019-09-06T11:23:00Z">
        <w:r w:rsidRPr="00867BB6">
          <w:rPr>
            <w:rFonts w:ascii="Arial" w:hAnsi="Arial" w:cs="Arial"/>
            <w:sz w:val="20"/>
            <w:szCs w:val="20"/>
            <w:lang w:val="en-US"/>
          </w:rPr>
          <w:delText>, it does not matter</w:delText>
        </w:r>
      </w:del>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ins w:id="3915" w:author="Bertsch Christian (CR/AEE3)" w:date="2019-10-03T16:45:00Z">
                <w:rPr>
                  <w:rFonts w:ascii="Cambria Math" w:hAnsi="Cambria Math" w:cs="Arial"/>
                  <w:i/>
                  <w:sz w:val="20"/>
                  <w:szCs w:val="20"/>
                  <w:vertAlign w:val="subscript"/>
                  <w:lang w:val="en-US"/>
                </w:rPr>
              </w:ins>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&lt;ModelStructure&gt;&lt;InitialUnknowns&gt;</w:t>
      </w:r>
      <w:r w:rsidR="00852EE5" w:rsidRPr="002F3E46">
        <w:rPr>
          <w:rFonts w:ascii="Arial" w:hAnsi="Arial" w:cs="Arial"/>
          <w:sz w:val="20"/>
          <w:szCs w:val="20"/>
          <w:lang w:val="en-US"/>
        </w:rPr>
        <w:t>]:</w:t>
      </w:r>
    </w:p>
    <w:p w14:paraId="7F9944C7" w14:textId="3BB5CA5E" w:rsidR="00680A9E" w:rsidRDefault="00680A9E" w:rsidP="00680A9E">
      <w:pPr>
        <w:pStyle w:val="BodyText"/>
      </w:pPr>
      <w:r>
        <w:t>Computing the solution of an FMI Co-Simulation model means to split the solution process in two phases and in every phase different equations and solution methods are utilized. The phases can be categorized according to the following modes:</w:t>
      </w:r>
    </w:p>
    <w:p w14:paraId="08A28402" w14:textId="0A41B279" w:rsidR="00680A9E" w:rsidRDefault="00680A9E" w:rsidP="002F3E46">
      <w:pPr>
        <w:pStyle w:val="BodyText"/>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ins w:id="3916" w:author="Bertsch Christian (CR/AEE3)" w:date="2019-10-03T16:45:00Z">
                <w:rPr>
                  <w:rFonts w:ascii="Cambria Math" w:hAnsi="Cambria Math"/>
                  <w:i/>
                  <w:vertAlign w:val="subscript"/>
                </w:rPr>
              </w:ins>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ins w:id="3917" w:author="Bertsch Christian (CR/AEE3)" w:date="2019-10-03T16:45:00Z">
                <w:rPr>
                  <w:rFonts w:ascii="Cambria Math" w:hAnsi="Cambria Math"/>
                  <w:b/>
                  <w:i/>
                  <w:vertAlign w:val="subscript"/>
                </w:rPr>
              </w:ins>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ins w:id="3918" w:author="Bertsch Christian (CR/AEE3)" w:date="2019-10-03T16:45:00Z">
                <w:rPr>
                  <w:rFonts w:ascii="Cambria Math" w:hAnsi="Cambria Math"/>
                  <w:i/>
                  <w:vertAlign w:val="subscript"/>
                </w:rPr>
              </w:ins>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ins w:id="3919" w:author="Bertsch Christian (CR/AEE3)" w:date="2019-10-03T16:45:00Z">
                <w:rPr>
                  <w:rFonts w:ascii="Cambria Math" w:hAnsi="Cambria Math"/>
                  <w:i/>
                </w:rPr>
              </w:ins>
            </m:ctrlPr>
          </m:sSubPr>
          <m:e>
            <m:sPre>
              <m:sPrePr>
                <m:ctrlPr>
                  <w:ins w:id="3920" w:author="Bertsch Christian (CR/AEE3)" w:date="2019-10-03T16:45:00Z">
                    <w:rPr>
                      <w:rFonts w:ascii="Cambria Math" w:hAnsi="Cambria Math"/>
                      <w:i/>
                    </w:rPr>
                  </w:ins>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ins w:id="3921" w:author="Bertsch Christian (CR/AEE3)" w:date="2019-10-03T16:45:00Z">
                <w:rPr>
                  <w:rFonts w:ascii="Cambria Math" w:hAnsi="Cambria Math"/>
                  <w:i/>
                  <w:vertAlign w:val="subscript"/>
                </w:rPr>
              </w:ins>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ins w:id="3922" w:author="Bertsch Christian (CR/AEE3)" w:date="2019-09-06T11:23:00Z">
        <w:r w:rsidR="00765CA8">
          <w:rPr>
            <w:i/>
          </w:rPr>
          <w:t>,</w:t>
        </w:r>
      </w:ins>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del w:id="3923" w:author="Bertsch Christian (CR/AEE3)" w:date="2019-09-06T11:23:00Z">
        <w:r w:rsidR="00B82BA3">
          <w:delText>In this mode algebraic</w:delText>
        </w:r>
      </w:del>
      <w:ins w:id="3924" w:author="Bertsch Christian (CR/AEE3)" w:date="2019-09-06T11:23:00Z">
        <w:r w:rsidR="00765CA8">
          <w:t>Algebraic</w:t>
        </w:r>
      </w:ins>
      <w:r w:rsidR="00765CA8">
        <w:t xml:space="preserve"> equations are solved</w:t>
      </w:r>
      <w:ins w:id="3925" w:author="Bertsch Christian (CR/AEE3)" w:date="2019-09-06T11:23:00Z">
        <w:r w:rsidR="00765CA8">
          <w:t xml:space="preserve"> in this mode</w:t>
        </w:r>
      </w:ins>
      <w:r w:rsidR="00765CA8">
        <w:t>.</w:t>
      </w:r>
    </w:p>
    <w:p w14:paraId="5DAEE66A" w14:textId="0BC98560" w:rsidR="00680A9E" w:rsidRDefault="000F167A" w:rsidP="002F3E46">
      <w:pPr>
        <w:pStyle w:val="BodyText"/>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156876BE" w:rsidR="00680A9E" w:rsidRDefault="00505D8D" w:rsidP="00680A9E">
      <w:pPr>
        <w:pStyle w:val="BodyText"/>
      </w:pPr>
      <w:r>
        <w:t>[</w:t>
      </w:r>
      <w:r w:rsidRPr="002F3E46">
        <w:rPr>
          <w:i/>
        </w:rPr>
        <w:t>Note</w:t>
      </w:r>
      <w:del w:id="3926" w:author="Bertsch Christian (CR/AEE3)" w:date="2019-09-06T11:23:00Z">
        <w:r w:rsidRPr="00867BB6">
          <w:rPr>
            <w:i/>
          </w:rPr>
          <w:delText>,</w:delText>
        </w:r>
      </w:del>
      <w:ins w:id="3927" w:author="Bertsch Christian (CR/AEE3)" w:date="2019-09-06T11:23:00Z">
        <w:r w:rsidR="00765CA8">
          <w:rPr>
            <w:i/>
          </w:rPr>
          <w:t xml:space="preserve"> that</w:t>
        </w:r>
      </w:ins>
      <w:r w:rsidRPr="002F3E46">
        <w:rPr>
          <w:i/>
        </w:rPr>
        <w:t xml:space="preserve"> for a Co-Simulation FMU, no super dense time description is used at communication points</w:t>
      </w:r>
      <w:r w:rsidR="000F167A">
        <w:rPr>
          <w:i/>
        </w:rPr>
        <w:t>.</w:t>
      </w:r>
      <w:r w:rsidR="00970013">
        <w:t>]</w:t>
      </w:r>
    </w:p>
    <w:p w14:paraId="074C018C" w14:textId="32686A84" w:rsidR="00970013" w:rsidRDefault="00970013" w:rsidP="00970013">
      <w:pPr>
        <w:pStyle w:val="BodyText"/>
        <w:tabs>
          <w:tab w:val="left" w:pos="335"/>
        </w:tabs>
        <w:spacing w:after="120"/>
      </w:pPr>
      <w:del w:id="3928" w:author="Bertsch Christian (CR/AEE3)" w:date="2019-09-06T11:23:00Z">
        <w:r>
          <w:delText>In</w:delText>
        </w:r>
        <w:r w:rsidRPr="00E12D1D">
          <w:delText xml:space="preserve"> </w:delText>
        </w:r>
        <w:r>
          <w:delText xml:space="preserve">  the</w:delText>
        </w:r>
      </w:del>
      <w:ins w:id="3929" w:author="Bertsch Christian (CR/AEE3)" w:date="2019-09-06T11:23:00Z">
        <w:r w:rsidR="00765CA8">
          <w:t>The</w:t>
        </w:r>
      </w:ins>
      <w:r w:rsidR="00765CA8">
        <w:t xml:space="preserve"> equations </w:t>
      </w:r>
      <w:del w:id="3930" w:author="Bertsch Christian (CR/AEE3)" w:date="2019-09-06T11:23:00Z">
        <w:r>
          <w:delText xml:space="preserve">are </w:delText>
        </w:r>
      </w:del>
      <w:r w:rsidR="00765CA8">
        <w:t xml:space="preserve">defined </w:t>
      </w:r>
      <w:del w:id="3931" w:author="Bertsch Christian (CR/AEE3)" w:date="2019-09-06T11:23:00Z">
        <w:r>
          <w:delText>that</w:delText>
        </w:r>
      </w:del>
      <w:ins w:id="3932" w:author="Bertsch Christian (CR/AEE3)" w:date="2019-09-06T11:23:00Z">
        <w:r w:rsidR="00765CA8">
          <w:t>in Table 2</w:t>
        </w:r>
      </w:ins>
      <w:r>
        <w:t xml:space="preserve"> can be evaluated in the respective Mode. The following color coding is used in the table:</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variable returns always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BodyText"/>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leGrid"/>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3933"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ins w:id="3934" w:author="Bertsch Christian (CR/AEE3)" w:date="2019-10-03T16:45:00Z">
                      <w:rPr>
                        <w:rFonts w:ascii="Cambria Math" w:hAnsi="Cambria Math"/>
                        <w:i/>
                      </w:rPr>
                    </w:ins>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ins w:id="3935" w:author="Bertsch Christian (CR/AEE3)" w:date="2019-10-03T16:45:00Z">
                      <w:rPr>
                        <w:rFonts w:ascii="Cambria Math" w:hAnsi="Cambria Math"/>
                        <w:i/>
                      </w:rPr>
                    </w:ins>
                  </m:ctrlPr>
                </m:sSubPr>
                <m:e>
                  <m:r>
                    <m:rPr>
                      <m:sty m:val="b"/>
                    </m:rPr>
                    <w:rPr>
                      <w:rFonts w:ascii="Cambria Math" w:hAnsi="Cambria Math"/>
                    </w:rPr>
                    <m:t>v</m:t>
                  </m:r>
                </m:e>
                <m:sub>
                  <m:r>
                    <w:rPr>
                      <w:rFonts w:ascii="Cambria Math" w:hAnsi="Cambria Math"/>
                    </w:rPr>
                    <m:t>initial=exact</m:t>
                  </m:r>
                </m:sub>
              </m:sSub>
            </m:oMath>
            <w:r>
              <w:t xml:space="preserve"> and </w:t>
            </w:r>
            <m:oMath>
              <m:sSub>
                <m:sSubPr>
                  <m:ctrlPr>
                    <w:ins w:id="3936" w:author="Bertsch Christian (CR/AEE3)" w:date="2019-10-03T16:45:00Z">
                      <w:rPr>
                        <w:rFonts w:ascii="Cambria Math" w:hAnsi="Cambria Math"/>
                        <w:i/>
                      </w:rPr>
                    </w:ins>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r w:rsidRPr="00CC7AD2">
              <w:rPr>
                <w:rStyle w:val="CODE"/>
              </w:rPr>
              <w:t>approx</w:t>
            </w:r>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“InitializationMode”</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ins w:id="3937" w:author="Bertsch Christian (CR/AEE3)" w:date="2019-10-03T16:45:00Z">
                      <w:rPr>
                        <w:rFonts w:ascii="Cambria Math" w:hAnsi="Cambria Math"/>
                        <w:i/>
                        <w:color w:val="006600"/>
                      </w:rPr>
                    </w:ins>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discrete-time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ins w:id="3938" w:author="Bertsch Christian (CR/AEE3)" w:date="2019-10-03T16:45:00Z">
                      <w:rPr>
                        <w:rFonts w:ascii="Cambria Math" w:hAnsi="Cambria Math"/>
                        <w:i/>
                      </w:rPr>
                    </w:ins>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ins w:id="3939" w:author="Bertsch Christian (CR/AEE3)" w:date="2019-09-28T17:01:00Z">
              <w:r w:rsidR="00C2544B">
                <w:rPr>
                  <w:rStyle w:val="CODE"/>
                </w:rPr>
                <w:t xml:space="preserve"> </w:t>
              </w:r>
            </w:ins>
            <w:r>
              <w:t>=</w:t>
            </w:r>
            <w:ins w:id="3940" w:author="Bertsch Christian (CR/AEE3)" w:date="2019-09-28T17:01:00Z">
              <w:r w:rsidR="00C2544B">
                <w:t xml:space="preserve"> </w:t>
              </w:r>
            </w:ins>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t xml:space="preserve">continuous-time states with start values </w:t>
            </w:r>
            <m:oMath>
              <m:sSub>
                <m:sSubPr>
                  <m:ctrlPr>
                    <w:ins w:id="3941" w:author="Bertsch Christian (CR/AEE3)" w:date="2019-10-03T16:45:00Z">
                      <w:rPr>
                        <w:rFonts w:ascii="Cambria Math" w:hAnsi="Cambria Math"/>
                        <w:i/>
                      </w:rPr>
                    </w:ins>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ins w:id="3942" w:author="Bertsch Christian (CR/AEE3)" w:date="2019-10-03T16:45:00Z">
                      <w:rPr>
                        <w:rFonts w:ascii="Cambria Math" w:hAnsi="Cambria Math"/>
                        <w:i/>
                      </w:rPr>
                    </w:ins>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ins w:id="3943" w:author="Bertsch Christian (CR/AEE3)" w:date="2019-10-03T16:45:00Z">
                      <w:rPr>
                        <w:rFonts w:ascii="Cambria Math" w:hAnsi="Cambria Math"/>
                        <w:i/>
                      </w:rPr>
                    </w:ins>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ins w:id="3944" w:author="Bertsch Christian (CR/AEE3)" w:date="2019-10-03T16:45:00Z">
                      <w:rPr>
                        <w:rFonts w:ascii="Cambria Math" w:hAnsi="Cambria Math"/>
                        <w:i/>
                      </w:rPr>
                    </w:ins>
                  </m:ctrlPr>
                </m:sSubSupPr>
                <m:e>
                  <m:r>
                    <m:rPr>
                      <m:sty m:val="bi"/>
                    </m:rPr>
                    <w:rPr>
                      <w:rFonts w:ascii="Cambria Math" w:hAnsi="Cambria Math"/>
                    </w:rPr>
                    <m:t>u</m:t>
                  </m:r>
                </m:e>
                <m:sub>
                  <m:r>
                    <w:rPr>
                      <w:rFonts w:ascii="Cambria Math" w:hAnsi="Cambria Math"/>
                    </w:rPr>
                    <m:t>c</m:t>
                  </m:r>
                </m:sub>
                <m:sup>
                  <m:d>
                    <m:dPr>
                      <m:ctrlPr>
                        <w:ins w:id="3945" w:author="Bertsch Christian (CR/AEE3)" w:date="2019-10-03T16:45:00Z">
                          <w:rPr>
                            <w:rFonts w:ascii="Cambria Math" w:hAnsi="Cambria Math"/>
                            <w:i/>
                          </w:rPr>
                        </w:ins>
                      </m:ctrlPr>
                    </m:dPr>
                    <m:e>
                      <m:r>
                        <w:rPr>
                          <w:rFonts w:ascii="Cambria Math" w:hAnsi="Cambria Math"/>
                        </w:rPr>
                        <m:t>j</m:t>
                      </m:r>
                    </m:e>
                  </m:d>
                </m:sup>
              </m:sSubSup>
              <m:r>
                <w:rPr>
                  <w:rFonts w:ascii="Cambria Math" w:hAnsi="Cambria Math"/>
                </w:rPr>
                <m:t>(</m:t>
              </m:r>
              <m:sSub>
                <m:sSubPr>
                  <m:ctrlPr>
                    <w:ins w:id="3946" w:author="Bertsch Christian (CR/AEE3)" w:date="2019-10-03T16:45:00Z">
                      <w:rPr>
                        <w:rFonts w:ascii="Cambria Math" w:hAnsi="Cambria Math"/>
                        <w:i/>
                      </w:rPr>
                    </w:ins>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4F204D" w:rsidP="002F3E46">
            <w:pPr>
              <w:pStyle w:val="Textkrper-Tabelle"/>
              <w:ind w:left="0"/>
              <w:rPr>
                <w:color w:val="0000FF"/>
              </w:rPr>
            </w:pPr>
            <m:oMathPara>
              <m:oMath>
                <m:sSub>
                  <m:sSubPr>
                    <m:ctrlPr>
                      <w:ins w:id="3947" w:author="Bertsch Christian (CR/AEE3)" w:date="2019-10-03T16:45:00Z">
                        <w:rPr>
                          <w:rFonts w:ascii="Cambria Math" w:hAnsi="Cambria Math"/>
                          <w:b/>
                          <w:color w:val="0000FF"/>
                        </w:rPr>
                      </w:ins>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ins w:id="3948" w:author="Bertsch Christian (CR/AEE3)" w:date="2019-10-03T16:45:00Z">
                        <w:rPr>
                          <w:rFonts w:ascii="Cambria Math" w:hAnsi="Cambria Math"/>
                          <w:i/>
                          <w:color w:val="0000FF"/>
                        </w:rPr>
                      </w:ins>
                    </m:ctrlPr>
                  </m:sSubPr>
                  <m:e>
                    <m:r>
                      <m:rPr>
                        <m:sty m:val="b"/>
                      </m:rPr>
                      <w:rPr>
                        <w:rFonts w:ascii="Cambria Math" w:hAnsi="Cambria Math"/>
                        <w:color w:val="0000FF"/>
                      </w:rPr>
                      <m:t>f</m:t>
                    </m:r>
                  </m:e>
                  <m:sub>
                    <m:r>
                      <w:rPr>
                        <w:rFonts w:ascii="Cambria Math" w:hAnsi="Cambria Math"/>
                        <w:color w:val="0000FF"/>
                      </w:rPr>
                      <m:t>init</m:t>
                    </m:r>
                  </m:sub>
                </m:sSub>
                <m:d>
                  <m:dPr>
                    <m:ctrlPr>
                      <w:ins w:id="3949" w:author="Bertsch Christian (CR/AEE3)" w:date="2019-10-03T16:45:00Z">
                        <w:rPr>
                          <w:rFonts w:ascii="Cambria Math" w:hAnsi="Cambria Math"/>
                          <w:i/>
                          <w:color w:val="0000FF"/>
                        </w:rPr>
                      </w:ins>
                    </m:ctrlPr>
                  </m:dPr>
                  <m:e>
                    <m:sSub>
                      <m:sSubPr>
                        <m:ctrlPr>
                          <w:ins w:id="3950" w:author="Bertsch Christian (CR/AEE3)" w:date="2019-10-03T16:45:00Z">
                            <w:rPr>
                              <w:rFonts w:ascii="Cambria Math" w:hAnsi="Cambria Math"/>
                              <w:i/>
                              <w:color w:val="3333FF"/>
                            </w:rPr>
                          </w:ins>
                        </m:ctrlPr>
                      </m:sSubPr>
                      <m:e>
                        <m:r>
                          <m:rPr>
                            <m:sty m:val="bi"/>
                          </m:rPr>
                          <w:rPr>
                            <w:rFonts w:ascii="Cambria Math" w:hAnsi="Cambria Math"/>
                            <w:color w:val="3333FF"/>
                          </w:rPr>
                          <m:t>u</m:t>
                        </m:r>
                      </m:e>
                      <m:sub>
                        <m:r>
                          <w:rPr>
                            <w:rFonts w:ascii="Cambria Math" w:hAnsi="Cambria Math"/>
                            <w:color w:val="3333FF"/>
                          </w:rPr>
                          <m:t>c</m:t>
                        </m:r>
                      </m:sub>
                    </m:sSub>
                    <m:sSub>
                      <m:sSubPr>
                        <m:ctrlPr>
                          <w:ins w:id="3951" w:author="Bertsch Christian (CR/AEE3)" w:date="2019-10-03T16:45:00Z">
                            <w:rPr>
                              <w:rFonts w:ascii="Cambria Math" w:hAnsi="Cambria Math"/>
                              <w:b/>
                              <w:color w:val="3333FF"/>
                            </w:rPr>
                          </w:ins>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ins w:id="3952" w:author="Bertsch Christian (CR/AEE3)" w:date="2019-10-03T16:45:00Z">
                            <w:rPr>
                              <w:rFonts w:ascii="Cambria Math" w:hAnsi="Cambria Math"/>
                              <w:i/>
                              <w:color w:val="808080" w:themeColor="background1" w:themeShade="80"/>
                            </w:rPr>
                          </w:ins>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ins w:id="3953" w:author="Bertsch Christian (CR/AEE3)" w:date="2019-10-03T16:45:00Z">
                            <w:rPr>
                              <w:rFonts w:ascii="Cambria Math" w:hAnsi="Cambria Math"/>
                              <w:b/>
                              <w:color w:val="0000FF"/>
                            </w:rPr>
                          </w:ins>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r w:rsidRPr="00512072">
              <w:rPr>
                <w:i/>
              </w:rPr>
              <w:t>stepComplete</w:t>
            </w:r>
            <w:r>
              <w:rPr>
                <w:i/>
              </w:rPr>
              <w:t>”</w:t>
            </w:r>
            <w:r w:rsidRPr="00512072">
              <w:rPr>
                <w:i/>
              </w:rPr>
              <w:t xml:space="preserve">, </w:t>
            </w:r>
            <w:r>
              <w:rPr>
                <w:i/>
              </w:rPr>
              <w:t>“</w:t>
            </w:r>
            <w:r w:rsidRPr="00512072">
              <w:rPr>
                <w:i/>
              </w:rPr>
              <w:t>stepInProgress</w:t>
            </w:r>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ins w:id="3954" w:author="Bertsch Christian (CR/AEE3)" w:date="2019-10-03T16:45:00Z">
                      <w:rPr>
                        <w:rFonts w:ascii="Cambria Math" w:hAnsi="Cambria Math"/>
                        <w:i/>
                      </w:rPr>
                    </w:ins>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ins w:id="3955" w:author="Bertsch Christian (CR/AEE3)" w:date="2019-10-03T16:45:00Z">
                      <w:rPr>
                        <w:rFonts w:ascii="Cambria Math" w:hAnsi="Cambria Math"/>
                        <w:i/>
                      </w:rPr>
                    </w:ins>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ins w:id="3956" w:author="Bertsch Christian (CR/AEE3)" w:date="2019-10-03T16:45:00Z">
                      <w:rPr>
                        <w:rFonts w:ascii="Cambria Math" w:hAnsi="Cambria Math"/>
                        <w:i/>
                      </w:rPr>
                    </w:ins>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ins w:id="3957" w:author="Bertsch Christian (CR/AEE3)" w:date="2019-10-03T16:45:00Z">
                      <w:rPr>
                        <w:rFonts w:ascii="Cambria Math" w:hAnsi="Cambria Math"/>
                        <w:i/>
                      </w:rPr>
                    </w:ins>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ins w:id="3958" w:author="Bertsch Christian (CR/AEE3)" w:date="2019-10-03T16:45:00Z">
                      <w:rPr>
                        <w:rFonts w:ascii="Cambria Math" w:hAnsi="Cambria Math"/>
                        <w:i/>
                      </w:rPr>
                    </w:ins>
                  </m:ctrlPr>
                </m:sSubSupPr>
                <m:e>
                  <m:r>
                    <m:rPr>
                      <m:sty m:val="bi"/>
                    </m:rPr>
                    <w:rPr>
                      <w:rFonts w:ascii="Cambria Math" w:hAnsi="Cambria Math"/>
                    </w:rPr>
                    <m:t>u</m:t>
                  </m:r>
                </m:e>
                <m:sub>
                  <m:r>
                    <w:rPr>
                      <w:rFonts w:ascii="Cambria Math" w:hAnsi="Cambria Math"/>
                    </w:rPr>
                    <m:t>c</m:t>
                  </m:r>
                </m:sub>
                <m:sup>
                  <m:d>
                    <m:dPr>
                      <m:ctrlPr>
                        <w:ins w:id="3959" w:author="Bertsch Christian (CR/AEE3)" w:date="2019-10-03T16:45:00Z">
                          <w:rPr>
                            <w:rFonts w:ascii="Cambria Math" w:hAnsi="Cambria Math"/>
                            <w:i/>
                          </w:rPr>
                        </w:ins>
                      </m:ctrlPr>
                    </m:dPr>
                    <m:e>
                      <m:r>
                        <w:rPr>
                          <w:rFonts w:ascii="Cambria Math" w:hAnsi="Cambria Math"/>
                        </w:rPr>
                        <m:t>j</m:t>
                      </m:r>
                    </m:e>
                  </m:d>
                </m:sup>
              </m:sSubSup>
              <m:r>
                <w:rPr>
                  <w:rFonts w:ascii="Cambria Math" w:hAnsi="Cambria Math"/>
                </w:rPr>
                <m:t>(</m:t>
              </m:r>
              <m:sSub>
                <m:sSubPr>
                  <m:ctrlPr>
                    <w:ins w:id="3960" w:author="Bertsch Christian (CR/AEE3)" w:date="2019-10-03T16:45:00Z">
                      <w:rPr>
                        <w:rFonts w:ascii="Cambria Math" w:hAnsi="Cambria Math"/>
                        <w:i/>
                      </w:rPr>
                    </w:ins>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ins w:id="3961" w:author="Bertsch Christian (CR/AEE3)" w:date="2019-10-03T16:45:00Z">
                        <w:rPr>
                          <w:rFonts w:ascii="Cambria Math" w:hAnsi="Cambria Math"/>
                          <w:i/>
                          <w:color w:val="0000FF"/>
                        </w:rPr>
                      </w:ins>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ins w:id="3962" w:author="Bertsch Christian (CR/AEE3)" w:date="2019-10-03T16:45:00Z">
                        <w:rPr>
                          <w:rFonts w:ascii="Cambria Math" w:hAnsi="Cambria Math"/>
                          <w:i/>
                          <w:color w:val="0000FF"/>
                        </w:rPr>
                      </w:ins>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ins w:id="3963" w:author="Bertsch Christian (CR/AEE3)" w:date="2019-10-03T16:45:00Z">
                        <w:rPr>
                          <w:rFonts w:ascii="Cambria Math" w:hAnsi="Cambria Math"/>
                          <w:i/>
                          <w:color w:val="0000FF"/>
                        </w:rPr>
                      </w:ins>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ins w:id="3964" w:author="Bertsch Christian (CR/AEE3)" w:date="2019-10-03T16:45:00Z">
                        <w:rPr>
                          <w:rFonts w:ascii="Cambria Math" w:hAnsi="Cambria Math"/>
                          <w:i/>
                          <w:color w:val="0000FF"/>
                        </w:rPr>
                      </w:ins>
                    </m:ctrlPr>
                  </m:sSubPr>
                  <m:e>
                    <m:r>
                      <w:rPr>
                        <w:rFonts w:ascii="Cambria Math" w:hAnsi="Cambria Math"/>
                        <w:color w:val="0000FF"/>
                      </w:rPr>
                      <m:t>(</m:t>
                    </m:r>
                    <m:sSub>
                      <m:sSubPr>
                        <m:ctrlPr>
                          <w:ins w:id="3965" w:author="Bertsch Christian (CR/AEE3)" w:date="2019-10-03T16:45:00Z">
                            <w:rPr>
                              <w:rFonts w:ascii="Cambria Math" w:hAnsi="Cambria Math"/>
                              <w:b/>
                              <w:color w:val="3333FF"/>
                            </w:rPr>
                          </w:ins>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ins w:id="3966" w:author="Bertsch Christian (CR/AEE3)" w:date="2019-10-03T16:45:00Z">
                            <w:rPr>
                              <w:rFonts w:ascii="Cambria Math" w:hAnsi="Cambria Math"/>
                              <w:b/>
                              <w:color w:val="3333FF"/>
                            </w:rPr>
                          </w:ins>
                        </m:ctrlPr>
                      </m:sSubSupPr>
                      <m:e>
                        <m:r>
                          <m:rPr>
                            <m:sty m:val="bi"/>
                          </m:rPr>
                          <w:rPr>
                            <w:rFonts w:ascii="Cambria Math" w:hAnsi="Cambria Math"/>
                            <w:color w:val="3333FF"/>
                          </w:rPr>
                          <m:t>y</m:t>
                        </m:r>
                      </m:e>
                      <m:sub>
                        <m:r>
                          <m:rPr>
                            <m:sty m:val="bi"/>
                          </m:rPr>
                          <w:rPr>
                            <w:rFonts w:ascii="Cambria Math" w:hAnsi="Cambria Math"/>
                            <w:color w:val="3333FF"/>
                          </w:rPr>
                          <m:t>c</m:t>
                        </m:r>
                      </m:sub>
                      <m:sup>
                        <m:d>
                          <m:dPr>
                            <m:ctrlPr>
                              <w:ins w:id="3967" w:author="Bertsch Christian (CR/AEE3)" w:date="2019-10-03T16:45:00Z">
                                <w:rPr>
                                  <w:rFonts w:ascii="Cambria Math" w:hAnsi="Cambria Math"/>
                                  <w:b/>
                                  <w:i/>
                                  <w:color w:val="3333FF"/>
                                </w:rPr>
                              </w:ins>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ins w:id="3968" w:author="Bertsch Christian (CR/AEE3)" w:date="2019-10-03T16:45:00Z">
                            <w:rPr>
                              <w:rFonts w:ascii="Cambria Math" w:hAnsi="Cambria Math"/>
                              <w:b/>
                              <w:color w:val="3333FF"/>
                            </w:rPr>
                          </w:ins>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ins w:id="3969" w:author="Bertsch Christian (CR/AEE3)" w:date="2019-10-03T16:45:00Z">
                            <w:rPr>
                              <w:rFonts w:ascii="Cambria Math" w:hAnsi="Cambria Math"/>
                              <w:i/>
                              <w:color w:val="0000FF"/>
                            </w:rPr>
                          </w:ins>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ins w:id="3970" w:author="Bertsch Christian (CR/AEE3)" w:date="2019-10-03T16:45:00Z">
                        <w:rPr>
                          <w:rFonts w:ascii="Cambria Math" w:hAnsi="Cambria Math"/>
                          <w:i/>
                          <w:color w:val="0000FF"/>
                        </w:rPr>
                      </w:ins>
                    </m:ctrlPr>
                  </m:sSubPr>
                  <m:e>
                    <m:r>
                      <m:rPr>
                        <m:sty m:val="b"/>
                      </m:rPr>
                      <w:rPr>
                        <w:rFonts w:ascii="Cambria Math" w:hAnsi="Cambria Math"/>
                        <w:color w:val="0000FF"/>
                      </w:rPr>
                      <m:t>f</m:t>
                    </m:r>
                  </m:e>
                  <m:sub>
                    <m:r>
                      <w:rPr>
                        <w:rFonts w:ascii="Cambria Math" w:hAnsi="Cambria Math"/>
                        <w:color w:val="0000FF"/>
                      </w:rPr>
                      <m:t>doStep</m:t>
                    </m:r>
                  </m:sub>
                </m:sSub>
                <m:sSub>
                  <m:sSubPr>
                    <m:ctrlPr>
                      <w:ins w:id="3971" w:author="Bertsch Christian (CR/AEE3)" w:date="2019-10-03T16:45:00Z">
                        <w:rPr>
                          <w:rFonts w:ascii="Cambria Math" w:hAnsi="Cambria Math"/>
                          <w:i/>
                          <w:color w:val="0000FF"/>
                        </w:rPr>
                      </w:ins>
                    </m:ctrlPr>
                  </m:sSubPr>
                  <m:e>
                    <m:d>
                      <m:dPr>
                        <m:ctrlPr>
                          <w:ins w:id="3972" w:author="Bertsch Christian (CR/AEE3)" w:date="2019-10-03T16:45:00Z">
                            <w:rPr>
                              <w:rFonts w:ascii="Cambria Math" w:hAnsi="Cambria Math"/>
                              <w:i/>
                              <w:color w:val="0000FF"/>
                            </w:rPr>
                          </w:ins>
                        </m:ctrlPr>
                      </m:dPr>
                      <m:e>
                        <m:sSub>
                          <m:sSubPr>
                            <m:ctrlPr>
                              <w:ins w:id="3973" w:author="Bertsch Christian (CR/AEE3)" w:date="2019-10-03T16:45:00Z">
                                <w:rPr>
                                  <w:rFonts w:ascii="Cambria Math" w:hAnsi="Cambria Math"/>
                                  <w:i/>
                                  <w:color w:val="3333FF"/>
                                </w:rPr>
                              </w:ins>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ins w:id="3974" w:author="Bertsch Christian (CR/AEE3)" w:date="2019-10-03T16:45:00Z">
                                <w:rPr>
                                  <w:rFonts w:ascii="Cambria Math" w:hAnsi="Cambria Math"/>
                                  <w:i/>
                                  <w:color w:val="3333FF"/>
                                </w:rPr>
                              </w:ins>
                            </m:ctrlPr>
                          </m:sSubSupPr>
                          <m:e>
                            <m:r>
                              <m:rPr>
                                <m:sty m:val="bi"/>
                              </m:rPr>
                              <w:rPr>
                                <w:rFonts w:ascii="Cambria Math" w:hAnsi="Cambria Math"/>
                                <w:color w:val="3333FF"/>
                              </w:rPr>
                              <m:t>u</m:t>
                            </m:r>
                          </m:e>
                          <m:sub>
                            <m:r>
                              <w:rPr>
                                <w:rFonts w:ascii="Cambria Math" w:hAnsi="Cambria Math"/>
                                <w:color w:val="3333FF"/>
                              </w:rPr>
                              <m:t>c</m:t>
                            </m:r>
                          </m:sub>
                          <m:sup>
                            <m:d>
                              <m:dPr>
                                <m:ctrlPr>
                                  <w:ins w:id="3975" w:author="Bertsch Christian (CR/AEE3)" w:date="2019-10-03T16:45:00Z">
                                    <w:rPr>
                                      <w:rFonts w:ascii="Cambria Math" w:hAnsi="Cambria Math"/>
                                      <w:i/>
                                      <w:color w:val="3333FF"/>
                                    </w:rPr>
                                  </w:ins>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ins w:id="3976" w:author="Bertsch Christian (CR/AEE3)" w:date="2019-10-03T16:45:00Z">
                                <w:rPr>
                                  <w:rFonts w:ascii="Cambria Math" w:hAnsi="Cambria Math"/>
                                  <w:i/>
                                  <w:color w:val="808080" w:themeColor="background1" w:themeShade="80"/>
                                </w:rPr>
                              </w:ins>
                            </m:ctrlPr>
                          </m:sSubPr>
                          <m:e>
                            <m:sSub>
                              <m:sSubPr>
                                <m:ctrlPr>
                                  <w:ins w:id="3977" w:author="Bertsch Christian (CR/AEE3)" w:date="2019-10-03T16:45:00Z">
                                    <w:rPr>
                                      <w:rFonts w:ascii="Cambria Math" w:hAnsi="Cambria Math"/>
                                      <w:i/>
                                      <w:color w:val="0000FF"/>
                                    </w:rPr>
                                  </w:ins>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ins w:id="3978" w:author="Bertsch Christian (CR/AEE3)" w:date="2019-10-03T16:45:00Z">
                                    <w:rPr>
                                      <w:rFonts w:ascii="Cambria Math" w:hAnsi="Cambria Math"/>
                                      <w:i/>
                                      <w:color w:val="0000FF"/>
                                    </w:rPr>
                                  </w:ins>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ins w:id="3979" w:author="Bertsch Christian (CR/AEE3)" w:date="2019-10-03T16:45:00Z">
                                    <w:rPr>
                                      <w:rFonts w:ascii="Cambria Math" w:hAnsi="Cambria Math"/>
                                      <w:b/>
                                      <w:color w:val="3333FF"/>
                                    </w:rPr>
                                  </w:ins>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ins w:id="3980" w:author="Bertsch Christian (CR/AEE3)" w:date="2019-10-03T16:45:00Z">
                            <w:rPr>
                              <w:rFonts w:ascii="Cambria Math" w:hAnsi="Cambria Math"/>
                              <w:i/>
                              <w:color w:val="0000FF"/>
                            </w:rPr>
                          </w:ins>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ins w:id="3981" w:author="Bertsch Christian (CR/AEE3)" w:date="2019-10-03T16:45:00Z">
                        <w:rPr>
                          <w:rFonts w:ascii="Cambria Math" w:hAnsi="Cambria Math"/>
                          <w:i/>
                          <w:color w:val="0000FF"/>
                        </w:rPr>
                      </w:ins>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ins w:id="3982" w:author="Bertsch Christian (CR/AEE3)" w:date="2019-10-03T16:45:00Z">
                        <w:rPr>
                          <w:rFonts w:ascii="Cambria Math" w:hAnsi="Cambria Math"/>
                          <w:i/>
                          <w:color w:val="0000FF"/>
                        </w:rPr>
                      </w:ins>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4F204D" w:rsidP="00F46429">
            <w:pPr>
              <w:pStyle w:val="Textkrper-Tabelle"/>
              <w:spacing w:before="120"/>
              <w:ind w:left="0"/>
              <w:jc w:val="right"/>
              <w:rPr>
                <w:color w:val="0000FF"/>
              </w:rPr>
            </w:pPr>
            <m:oMath>
              <m:sSub>
                <m:sSubPr>
                  <m:ctrlPr>
                    <w:ins w:id="3983" w:author="Bertsch Christian (CR/AEE3)" w:date="2019-10-03T16:45:00Z">
                      <w:rPr>
                        <w:rFonts w:ascii="Cambria Math" w:hAnsi="Cambria Math"/>
                        <w:i/>
                        <w:color w:val="0000FF"/>
                      </w:rPr>
                    </w:ins>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ins w:id="3984" w:author="Bertsch Christian (CR/AEE3)" w:date="2019-10-03T16:45:00Z">
                      <w:rPr>
                        <w:rFonts w:ascii="Cambria Math" w:hAnsi="Cambria Math"/>
                        <w:i/>
                        <w:color w:val="0000FF"/>
                      </w:rPr>
                    </w:ins>
                  </m:ctrlPr>
                </m:sSubPr>
                <m:e>
                  <m:r>
                    <m:rPr>
                      <m:sty m:val="b"/>
                    </m:rPr>
                    <w:rPr>
                      <w:rFonts w:ascii="Cambria Math" w:hAnsi="Cambria Math"/>
                      <w:color w:val="0000FF"/>
                    </w:rPr>
                    <m:t>x</m:t>
                  </m:r>
                </m:e>
                <m:sub>
                  <m:r>
                    <w:rPr>
                      <w:rFonts w:ascii="Cambria Math" w:hAnsi="Cambria Math"/>
                      <w:color w:val="0000FF"/>
                    </w:rPr>
                    <m:t>c</m:t>
                  </m:r>
                </m:sub>
              </m:sSub>
              <m:sSub>
                <m:sSubPr>
                  <m:ctrlPr>
                    <w:ins w:id="3985" w:author="Bertsch Christian (CR/AEE3)" w:date="2019-10-03T16:45:00Z">
                      <w:rPr>
                        <w:rFonts w:ascii="Cambria Math" w:hAnsi="Cambria Math"/>
                        <w:i/>
                        <w:color w:val="3333FF"/>
                      </w:rPr>
                    </w:ins>
                  </m:ctrlPr>
                </m:sSubPr>
                <m:e>
                  <m:r>
                    <w:rPr>
                      <w:rFonts w:ascii="Cambria Math" w:hAnsi="Cambria Math"/>
                      <w:color w:val="3333FF"/>
                    </w:rPr>
                    <m:t>,</m:t>
                  </m:r>
                  <m:sPre>
                    <m:sPrePr>
                      <m:ctrlPr>
                        <w:ins w:id="3986" w:author="Bertsch Christian (CR/AEE3)" w:date="2019-10-03T16:45:00Z">
                          <w:rPr>
                            <w:rFonts w:ascii="Cambria Math" w:hAnsi="Cambria Math"/>
                            <w:i/>
                            <w:color w:val="3333FF"/>
                          </w:rPr>
                        </w:ins>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ins w:id="3987" w:author="Bertsch Christian (CR/AEE3)" w:date="2019-10-03T16:45:00Z">
                        <w:rPr>
                          <w:rFonts w:ascii="Cambria Math" w:hAnsi="Cambria Math"/>
                          <w:i/>
                        </w:rPr>
                      </w:ins>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ins w:id="3988" w:author="Bertsch Christian (CR/AEE3)" w:date="2019-10-03T16:45:00Z">
                        <w:rPr>
                          <w:rFonts w:ascii="Cambria Math" w:hAnsi="Cambria Math"/>
                          <w:i/>
                        </w:rPr>
                      </w:ins>
                    </m:ctrlPr>
                  </m:dPr>
                  <m:e>
                    <m:r>
                      <w:rPr>
                        <w:rFonts w:ascii="Cambria Math" w:hAnsi="Cambria Math"/>
                      </w:rPr>
                      <m:t>tc</m:t>
                    </m:r>
                  </m:e>
                </m:d>
                <m:r>
                  <w:rPr>
                    <w:rFonts w:ascii="Cambria Math" w:hAnsi="Cambria Math"/>
                  </w:rPr>
                  <m:t>∈</m:t>
                </m:r>
                <m:sSup>
                  <m:sSupPr>
                    <m:ctrlPr>
                      <w:ins w:id="3989" w:author="Bertsch Christian (CR/AEE3)" w:date="2019-10-03T16:45:00Z">
                        <w:rPr>
                          <w:rFonts w:ascii="Cambria Math" w:hAnsi="Cambria Math"/>
                          <w:i/>
                        </w:rPr>
                      </w:ins>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ins w:id="3990" w:author="Bertsch Christian (CR/AEE3)" w:date="2019-10-03T16:45:00Z">
                        <w:rPr>
                          <w:rFonts w:ascii="Cambria Math" w:hAnsi="Cambria Math"/>
                          <w:i/>
                        </w:rPr>
                      </w:ins>
                    </m:ctrlPr>
                  </m:dPr>
                  <m:e>
                    <m:r>
                      <w:rPr>
                        <w:rFonts w:ascii="Cambria Math" w:hAnsi="Cambria Math"/>
                      </w:rPr>
                      <m:t>tc</m:t>
                    </m:r>
                  </m:e>
                </m:d>
                <m:r>
                  <w:rPr>
                    <w:rFonts w:ascii="Cambria Math" w:hAnsi="Cambria Math"/>
                  </w:rPr>
                  <m:t>∈</m:t>
                </m:r>
                <m:sSup>
                  <m:sSupPr>
                    <m:ctrlPr>
                      <w:ins w:id="3991" w:author="Bertsch Christian (CR/AEE3)" w:date="2019-10-03T16:45:00Z">
                        <w:rPr>
                          <w:rFonts w:ascii="Cambria Math" w:hAnsi="Cambria Math"/>
                          <w:i/>
                        </w:rPr>
                      </w:ins>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ins w:id="3992" w:author="Bertsch Christian (CR/AEE3)" w:date="2019-10-03T16:45:00Z">
                        <w:rPr>
                          <w:rFonts w:ascii="Cambria Math" w:hAnsi="Cambria Math"/>
                          <w:i/>
                        </w:rPr>
                      </w:ins>
                    </m:ctrlPr>
                  </m:sSubPr>
                  <m:e>
                    <m:r>
                      <m:rPr>
                        <m:sty m:val="b"/>
                      </m:rPr>
                      <w:rPr>
                        <w:rFonts w:ascii="Cambria Math" w:hAnsi="Cambria Math"/>
                      </w:rPr>
                      <m:t xml:space="preserve"> x</m:t>
                    </m:r>
                  </m:e>
                  <m:sub>
                    <m:r>
                      <w:rPr>
                        <w:rFonts w:ascii="Cambria Math" w:hAnsi="Cambria Math"/>
                      </w:rPr>
                      <m:t>c</m:t>
                    </m:r>
                  </m:sub>
                </m:sSub>
                <m:d>
                  <m:dPr>
                    <m:ctrlPr>
                      <w:ins w:id="3993" w:author="Bertsch Christian (CR/AEE3)" w:date="2019-10-03T16:45:00Z">
                        <w:rPr>
                          <w:rFonts w:ascii="Cambria Math" w:hAnsi="Cambria Math"/>
                          <w:i/>
                        </w:rPr>
                      </w:ins>
                    </m:ctrlPr>
                  </m:dPr>
                  <m:e>
                    <m:r>
                      <w:rPr>
                        <w:rFonts w:ascii="Cambria Math" w:hAnsi="Cambria Math"/>
                      </w:rPr>
                      <m:t>t</m:t>
                    </m:r>
                  </m:e>
                </m:d>
                <m:r>
                  <w:rPr>
                    <w:rFonts w:ascii="Cambria Math" w:hAnsi="Cambria Math"/>
                  </w:rPr>
                  <m:t>∈</m:t>
                </m:r>
                <m:sSup>
                  <m:sSupPr>
                    <m:ctrlPr>
                      <w:ins w:id="3994" w:author="Bertsch Christian (CR/AEE3)" w:date="2019-10-03T16:45:00Z">
                        <w:rPr>
                          <w:rFonts w:ascii="Cambria Math" w:hAnsi="Cambria Math"/>
                          <w:i/>
                        </w:rPr>
                      </w:ins>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ins w:id="3995" w:author="Bertsch Christian (CR/AEE3)" w:date="2019-10-03T16:45:00Z">
                        <w:rPr>
                          <w:rFonts w:ascii="Cambria Math" w:hAnsi="Cambria Math"/>
                          <w:i/>
                        </w:rPr>
                      </w:ins>
                    </m:ctrlPr>
                  </m:sSubPr>
                  <m:e>
                    <m:r>
                      <m:rPr>
                        <m:sty m:val="b"/>
                      </m:rPr>
                      <w:rPr>
                        <w:rFonts w:ascii="Cambria Math" w:hAnsi="Cambria Math"/>
                      </w:rPr>
                      <m:t xml:space="preserve"> x</m:t>
                    </m:r>
                  </m:e>
                  <m:sub>
                    <m:r>
                      <w:rPr>
                        <w:rFonts w:ascii="Cambria Math" w:hAnsi="Cambria Math"/>
                      </w:rPr>
                      <m:t>d</m:t>
                    </m:r>
                  </m:sub>
                </m:sSub>
                <m:d>
                  <m:dPr>
                    <m:ctrlPr>
                      <w:ins w:id="3996" w:author="Bertsch Christian (CR/AEE3)" w:date="2019-10-03T16:45:00Z">
                        <w:rPr>
                          <w:rFonts w:ascii="Cambria Math" w:hAnsi="Cambria Math"/>
                          <w:i/>
                        </w:rPr>
                      </w:ins>
                    </m:ctrlPr>
                  </m:dPr>
                  <m:e>
                    <m:r>
                      <w:rPr>
                        <w:rFonts w:ascii="Cambria Math" w:hAnsi="Cambria Math"/>
                      </w:rPr>
                      <m:t>t</m:t>
                    </m:r>
                  </m:e>
                </m:d>
                <m:r>
                  <w:rPr>
                    <w:rFonts w:ascii="Cambria Math" w:hAnsi="Cambria Math"/>
                  </w:rPr>
                  <m:t>∈</m:t>
                </m:r>
                <m:sSup>
                  <m:sSupPr>
                    <m:ctrlPr>
                      <w:ins w:id="3997" w:author="Bertsch Christian (CR/AEE3)" w:date="2019-10-03T16:45:00Z">
                        <w:rPr>
                          <w:rFonts w:ascii="Cambria Math" w:hAnsi="Cambria Math"/>
                          <w:i/>
                        </w:rPr>
                      </w:ins>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ins w:id="3998" w:author="Bertsch Christian (CR/AEE3)" w:date="2019-10-03T16:45:00Z">
                        <w:rPr>
                          <w:rFonts w:ascii="Cambria Math" w:hAnsi="Cambria Math"/>
                          <w:i/>
                        </w:rPr>
                      </w:ins>
                    </m:ctrlPr>
                  </m:dPr>
                  <m:e>
                    <m:r>
                      <w:rPr>
                        <w:rFonts w:ascii="Cambria Math" w:hAnsi="Cambria Math"/>
                      </w:rPr>
                      <m:t>tc</m:t>
                    </m:r>
                  </m:e>
                </m:d>
                <m:r>
                  <w:rPr>
                    <w:rFonts w:ascii="Cambria Math" w:hAnsi="Cambria Math"/>
                  </w:rPr>
                  <m:t>∈</m:t>
                </m:r>
                <m:sSup>
                  <m:sSupPr>
                    <m:ctrlPr>
                      <w:ins w:id="3999" w:author="Bertsch Christian (CR/AEE3)" w:date="2019-10-03T16:45:00Z">
                        <w:rPr>
                          <w:rFonts w:ascii="Cambria Math" w:hAnsi="Cambria Math"/>
                          <w:i/>
                        </w:rPr>
                      </w:ins>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4F204D" w:rsidP="00F46429">
            <w:pPr>
              <w:pStyle w:val="Textkrper-Tabelle"/>
              <w:ind w:left="0"/>
            </w:pPr>
            <m:oMathPara>
              <m:oMathParaPr>
                <m:jc m:val="right"/>
              </m:oMathParaPr>
              <m:oMath>
                <m:sSub>
                  <m:sSubPr>
                    <m:ctrlPr>
                      <w:ins w:id="4000" w:author="Bertsch Christian (CR/AEE3)" w:date="2019-10-03T16:45:00Z">
                        <w:rPr>
                          <w:rFonts w:ascii="Cambria Math" w:hAnsi="Cambria Math"/>
                          <w:b/>
                          <w:i/>
                        </w:rPr>
                      </w:ins>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ins w:id="4001" w:author="Bertsch Christian (CR/AEE3)" w:date="2019-10-03T16:45:00Z">
                        <w:rPr>
                          <w:rFonts w:ascii="Cambria Math" w:hAnsi="Cambria Math"/>
                          <w:b/>
                          <w:i/>
                        </w:rPr>
                      </w:ins>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ins w:id="4002" w:author="Bertsch Christian (CR/AEE3)" w:date="2019-10-03T16:45:00Z">
                        <w:rPr>
                          <w:rFonts w:ascii="Cambria Math" w:hAnsi="Cambria Math"/>
                          <w:i/>
                        </w:rPr>
                      </w:ins>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0F624B49" w:rsidR="00970013" w:rsidRPr="0098259C" w:rsidRDefault="00970013" w:rsidP="00970013">
      <w:pPr>
        <w:pStyle w:val="Caption"/>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0440B4">
        <w:rPr>
          <w:noProof/>
        </w:rPr>
        <w:t>2</w:t>
      </w:r>
      <w:r w:rsidRPr="0098259C">
        <w:fldChar w:fldCharType="end"/>
      </w:r>
      <w:bookmarkEnd w:id="3933"/>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BodyText"/>
        <w:tabs>
          <w:tab w:val="left" w:pos="335"/>
        </w:tabs>
        <w:rPr>
          <w:i/>
        </w:rPr>
      </w:pPr>
      <w:r>
        <w:t>[</w:t>
      </w:r>
      <w:r>
        <w:rPr>
          <w:i/>
        </w:rPr>
        <w:t>Remark – Calling Sequences</w:t>
      </w:r>
      <w:r w:rsidRPr="00856C78">
        <w:rPr>
          <w:i/>
        </w:rPr>
        <w:t>:</w:t>
      </w:r>
    </w:p>
    <w:p w14:paraId="0208D0E1" w14:textId="77777777" w:rsidR="000F167A" w:rsidRDefault="00D4117B" w:rsidP="00D4117B">
      <w:pPr>
        <w:pStyle w:val="BodyText"/>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inputs arguments. In reality, every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BodyText"/>
      </w:pPr>
      <w:r w:rsidRPr="00433022">
        <w:rPr>
          <w:i/>
        </w:rPr>
        <w:t xml:space="preserve">In Step Mode the input arguments to </w:t>
      </w:r>
      <m:oMath>
        <m:sSub>
          <m:sSubPr>
            <m:ctrlPr>
              <w:ins w:id="4003" w:author="Bertsch Christian (CR/AEE3)" w:date="2019-10-03T16:45:00Z">
                <w:rPr>
                  <w:rFonts w:ascii="Cambria Math" w:hAnsi="Cambria Math"/>
                  <w:i/>
                </w:rPr>
              </w:ins>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ins w:id="4004" w:author="Bertsch Christian (CR/AEE3)" w:date="2019-10-03T16:45:00Z">
                <w:rPr>
                  <w:rFonts w:ascii="Cambria Math" w:hAnsi="Cambria Math"/>
                  <w:i/>
                </w:rPr>
              </w:ins>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40289E">
        <w:rPr>
          <w:rPrChange w:id="4005" w:author="Bertsch Christian (CR/AEE3)" w:date="2019-09-24T14:24:00Z">
            <w:rPr>
              <w:i/>
            </w:rPr>
          </w:rPrChange>
        </w:rPr>
        <w:t>]</w:t>
      </w:r>
    </w:p>
    <w:p w14:paraId="4537A415" w14:textId="77777777" w:rsidR="00885BF4" w:rsidRPr="0098259C" w:rsidRDefault="000664FC" w:rsidP="001D6859">
      <w:pPr>
        <w:pStyle w:val="Heading2"/>
      </w:pPr>
      <w:bookmarkStart w:id="4006" w:name="_Toc20839949"/>
      <w:bookmarkStart w:id="4007" w:name="_Toc240646382"/>
      <w:bookmarkStart w:id="4008" w:name="_Toc247884555"/>
      <w:r w:rsidRPr="0098259C">
        <w:t>FMI Application Programming Interface</w:t>
      </w:r>
      <w:bookmarkEnd w:id="4006"/>
    </w:p>
    <w:p w14:paraId="029EA5E8" w14:textId="77777777" w:rsidR="00432446" w:rsidRPr="0098259C" w:rsidRDefault="00885BF4" w:rsidP="004C3859">
      <w:pPr>
        <w:pStyle w:val="BodyText"/>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Heading3"/>
        <w:spacing w:line="336" w:lineRule="auto"/>
        <w:jc w:val="both"/>
      </w:pPr>
      <w:bookmarkStart w:id="4009" w:name="_Toc247964771"/>
      <w:bookmarkStart w:id="4010" w:name="_Toc274647154"/>
      <w:bookmarkStart w:id="4011" w:name="_Ref290826996"/>
      <w:bookmarkStart w:id="4012" w:name="_Ref304553841"/>
      <w:bookmarkStart w:id="4013" w:name="_Ref369580299"/>
      <w:bookmarkStart w:id="4014" w:name="_Toc20839950"/>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4009"/>
      <w:r w:rsidRPr="0098259C">
        <w:t xml:space="preserve"> and </w:t>
      </w:r>
      <w:r w:rsidR="00966C27" w:rsidRPr="0098259C">
        <w:t>P</w:t>
      </w:r>
      <w:r w:rsidRPr="0098259C">
        <w:t>arameters</w:t>
      </w:r>
      <w:bookmarkEnd w:id="4010"/>
      <w:bookmarkEnd w:id="4011"/>
      <w:bookmarkEnd w:id="4012"/>
      <w:bookmarkEnd w:id="4013"/>
      <w:bookmarkEnd w:id="4014"/>
    </w:p>
    <w:p w14:paraId="4D67AF33" w14:textId="106A3818" w:rsidR="00885BF4" w:rsidRPr="0098259C" w:rsidRDefault="00885BF4" w:rsidP="00D256C9">
      <w:pPr>
        <w:pStyle w:val="BodyText"/>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0440B4">
        <w:t>2.1.7</w:t>
      </w:r>
      <w:r w:rsidR="00BB29C0">
        <w:fldChar w:fldCharType="end"/>
      </w:r>
      <w:r w:rsidR="00D256C9" w:rsidRPr="0098259C">
        <w:t>.</w:t>
      </w:r>
    </w:p>
    <w:p w14:paraId="5E2168BC" w14:textId="0DD5982C" w:rsidR="00417784" w:rsidRDefault="00885BF4">
      <w:pPr>
        <w:spacing w:line="240" w:lineRule="auto"/>
        <w:rPr>
          <w:spacing w:val="4"/>
          <w:sz w:val="10"/>
          <w:szCs w:val="10"/>
        </w:rPr>
      </w:pPr>
      <w:r w:rsidRPr="0098259C">
        <w:t>In order to enable the slave to interpolate the continuous real inputs between communication steps</w:t>
      </w:r>
      <w:ins w:id="4015" w:author="Bertsch Christian (CR/AEE3)" w:date="2019-09-06T11:23:00Z">
        <w:r w:rsidR="00CA4BBA">
          <w:t>,</w:t>
        </w:r>
      </w:ins>
      <w:r w:rsidRPr="0098259C">
        <w:t xml:space="preserve"> the derivatives of the inputs with respect to time can be provided. </w:t>
      </w:r>
      <w:del w:id="4016" w:author="Bertsch Christian (CR/AEE3)" w:date="2019-09-06T11:23:00Z">
        <w:r w:rsidRPr="0098259C">
          <w:delText>To</w:delText>
        </w:r>
      </w:del>
      <w:ins w:id="4017" w:author="Bertsch Christian (CR/AEE3)" w:date="2019-09-06T11:23:00Z">
        <w:r w:rsidR="00210303">
          <w:t>Also, higher derivatives can be set to</w:t>
        </w:r>
      </w:ins>
      <w:r w:rsidR="00210303">
        <w:t xml:space="preserve"> allow higher order interpolation</w:t>
      </w:r>
      <w:del w:id="4018" w:author="Bertsch Christian (CR/AEE3)" w:date="2019-09-06T11:23:00Z">
        <w:r w:rsidRPr="0098259C">
          <w:delText xml:space="preserve"> also higher derivatives can be set</w:delText>
        </w:r>
      </w:del>
      <w:r w:rsidR="00210303">
        <w:t>.</w:t>
      </w:r>
      <w:r w:rsidRPr="0098259C">
        <w:t xml:space="preserve"> Whether a slave is able to interpolate and therefore needs this information is provided by the capability</w:t>
      </w:r>
      <w:r w:rsidR="00D27119" w:rsidRPr="0098259C">
        <w:t xml:space="preserve"> attribute</w:t>
      </w:r>
      <w:r w:rsidRPr="0098259C">
        <w:t xml:space="preserve"> </w:t>
      </w:r>
      <w:r w:rsidRPr="0098259C">
        <w:rPr>
          <w:rStyle w:val="CODE"/>
        </w:rPr>
        <w:t>canInterpolateInputs</w:t>
      </w:r>
      <w:r w:rsidRPr="0098259C">
        <w:t>.</w:t>
      </w:r>
      <w:r w:rsidR="00417784">
        <w:rPr>
          <w:sz w:val="10"/>
          <w:szCs w:val="10"/>
        </w:rPr>
        <w:br w:type="page"/>
      </w:r>
    </w:p>
    <w:p w14:paraId="5E9F4AD8"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SetRealInputDerivatives(</w:t>
            </w:r>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ValueReference vr[],</w:t>
            </w:r>
            <w:r w:rsidR="0065491B">
              <w:rPr>
                <w:rStyle w:val="CODE"/>
                <w:rFonts w:eastAsia="StarSymbol"/>
                <w:color w:val="000000"/>
              </w:rPr>
              <w:t xml:space="preserve"> </w:t>
            </w:r>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r w:rsidR="0065491B" w:rsidRPr="0098259C">
              <w:rPr>
                <w:rStyle w:val="CODE"/>
                <w:rFonts w:eastAsia="StarSymbol"/>
                <w:color w:val="000000"/>
              </w:rPr>
              <w:t xml:space="preserve"> nvr,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705028B7" w:rsidR="00885BF4" w:rsidRDefault="00885BF4" w:rsidP="0082183C">
            <w:pPr>
              <w:pStyle w:val="Textkrper-Tabelle"/>
              <w:autoSpaceDE w:val="0"/>
              <w:autoSpaceDN w:val="0"/>
              <w:adjustRightInd w:val="0"/>
              <w:ind w:left="0"/>
              <w:rPr>
                <w:ins w:id="4019" w:author="Bertsch Christian (CR/AEE3)" w:date="2019-10-01T17:55:00Z"/>
                <w:color w:val="000000"/>
                <w:szCs w:val="20"/>
              </w:rPr>
            </w:pPr>
            <w:r w:rsidRPr="0098259C">
              <w:rPr>
                <w:color w:val="000000"/>
                <w:szCs w:val="20"/>
              </w:rPr>
              <w:t xml:space="preserve">Sets the n-th time derivative of real input variables. Argument </w:t>
            </w:r>
            <w:del w:id="4020" w:author="Bertsch Christian (CR/AEE3)" w:date="2019-09-28T16:59:00Z">
              <w:r w:rsidRPr="0098259C" w:rsidDel="00C2544B">
                <w:rPr>
                  <w:color w:val="000000"/>
                  <w:szCs w:val="20"/>
                </w:rPr>
                <w:delText>“</w:delText>
              </w:r>
            </w:del>
            <w:r w:rsidRPr="0098259C">
              <w:rPr>
                <w:rStyle w:val="CODE"/>
                <w:color w:val="000000"/>
                <w:sz w:val="20"/>
                <w:szCs w:val="20"/>
              </w:rPr>
              <w:t>v</w:t>
            </w:r>
            <w:r w:rsidRPr="0098259C">
              <w:rPr>
                <w:rStyle w:val="CODE"/>
                <w:rFonts w:eastAsia="StarSymbol"/>
                <w:color w:val="000000"/>
                <w:sz w:val="20"/>
                <w:szCs w:val="20"/>
              </w:rPr>
              <w:t>r</w:t>
            </w:r>
            <w:del w:id="4021" w:author="Bertsch Christian (CR/AEE3)" w:date="2019-09-28T16:59:00Z">
              <w:r w:rsidRPr="0098259C" w:rsidDel="00C2544B">
                <w:rPr>
                  <w:color w:val="000000"/>
                  <w:szCs w:val="20"/>
                </w:rPr>
                <w:delText>”</w:delText>
              </w:r>
            </w:del>
            <w:r w:rsidRPr="0098259C">
              <w:rPr>
                <w:color w:val="000000"/>
                <w:szCs w:val="20"/>
              </w:rPr>
              <w:t xml:space="preserve"> is a vector of value references that define the variables whose derivatives shall be set. The array </w:t>
            </w:r>
            <w:del w:id="4022" w:author="Bertsch Christian (CR/AEE3)" w:date="2019-09-28T16:59:00Z">
              <w:r w:rsidRPr="0098259C" w:rsidDel="00C2544B">
                <w:rPr>
                  <w:color w:val="000000"/>
                  <w:szCs w:val="20"/>
                </w:rPr>
                <w:delText>“</w:delText>
              </w:r>
            </w:del>
            <w:r w:rsidRPr="0098259C">
              <w:rPr>
                <w:rStyle w:val="CODE"/>
                <w:rFonts w:eastAsia="StarSymbol"/>
                <w:color w:val="000000"/>
                <w:sz w:val="20"/>
                <w:szCs w:val="20"/>
              </w:rPr>
              <w:t>order</w:t>
            </w:r>
            <w:del w:id="4023" w:author="Bertsch Christian (CR/AEE3)" w:date="2019-09-28T16:59:00Z">
              <w:r w:rsidRPr="0098259C" w:rsidDel="00C2544B">
                <w:rPr>
                  <w:color w:val="000000"/>
                  <w:szCs w:val="20"/>
                </w:rPr>
                <w:delText>”</w:delText>
              </w:r>
            </w:del>
            <w:r w:rsidRPr="0098259C">
              <w:rPr>
                <w:color w:val="000000"/>
                <w:szCs w:val="20"/>
              </w:rPr>
              <w:t xml:space="preserve"> contains the orders of the respective derivative (1 means the first derivative, 0</w:t>
            </w:r>
            <w:ins w:id="4024" w:author="Bertsch Christian (CR/AEE3)" w:date="2019-09-06T11:23:00Z">
              <w:r w:rsidR="00626B41">
                <w:rPr>
                  <w:color w:val="000000"/>
                  <w:szCs w:val="20"/>
                </w:rPr>
                <w:t>,</w:t>
              </w:r>
            </w:ins>
            <w:r w:rsidRPr="0098259C">
              <w:rPr>
                <w:color w:val="000000"/>
                <w:szCs w:val="20"/>
              </w:rPr>
              <w:t xml:space="preserve"> is not allowed). Argument </w:t>
            </w:r>
            <w:del w:id="4025" w:author="Bertsch Christian (CR/AEE3)" w:date="2019-09-28T16:59:00Z">
              <w:r w:rsidRPr="0098259C" w:rsidDel="00C2544B">
                <w:rPr>
                  <w:color w:val="000000"/>
                  <w:szCs w:val="20"/>
                </w:rPr>
                <w:delText>“</w:delText>
              </w:r>
            </w:del>
            <w:r w:rsidRPr="0098259C">
              <w:rPr>
                <w:rStyle w:val="CODE"/>
                <w:rFonts w:eastAsia="StarSymbol" w:cs="Courier New"/>
                <w:color w:val="000000"/>
                <w:sz w:val="20"/>
                <w:szCs w:val="20"/>
              </w:rPr>
              <w:t>value</w:t>
            </w:r>
            <w:del w:id="4026" w:author="Bertsch Christian (CR/AEE3)" w:date="2019-09-28T16:59:00Z">
              <w:r w:rsidRPr="0098259C" w:rsidDel="00C2544B">
                <w:rPr>
                  <w:color w:val="000000"/>
                  <w:szCs w:val="20"/>
                </w:rPr>
                <w:delText>”</w:delText>
              </w:r>
            </w:del>
            <w:r w:rsidRPr="0098259C">
              <w:rPr>
                <w:color w:val="000000"/>
                <w:szCs w:val="20"/>
              </w:rPr>
              <w:t xml:space="preserve"> is a vector with the values of the derivatives. </w:t>
            </w:r>
            <w:del w:id="4027" w:author="Bertsch Christian (CR/AEE3)" w:date="2019-09-28T17:00:00Z">
              <w:r w:rsidRPr="0098259C" w:rsidDel="00C2544B">
                <w:rPr>
                  <w:color w:val="000000"/>
                  <w:szCs w:val="20"/>
                </w:rPr>
                <w:delText>“</w:delText>
              </w:r>
            </w:del>
            <w:r w:rsidRPr="0098259C">
              <w:rPr>
                <w:rStyle w:val="CODE"/>
                <w:rFonts w:eastAsia="StarSymbol"/>
                <w:color w:val="000000"/>
                <w:sz w:val="20"/>
              </w:rPr>
              <w:t>n</w:t>
            </w:r>
            <w:r w:rsidRPr="0098259C">
              <w:rPr>
                <w:rStyle w:val="CODE"/>
                <w:rFonts w:eastAsia="StarSymbol"/>
                <w:color w:val="000000"/>
                <w:sz w:val="20"/>
                <w:szCs w:val="20"/>
              </w:rPr>
              <w:t>vr</w:t>
            </w:r>
            <w:del w:id="4028" w:author="Bertsch Christian (CR/AEE3)" w:date="2019-09-28T17:00:00Z">
              <w:r w:rsidRPr="0098259C" w:rsidDel="00C2544B">
                <w:rPr>
                  <w:color w:val="000000"/>
                  <w:szCs w:val="20"/>
                </w:rPr>
                <w:delText>”</w:delText>
              </w:r>
            </w:del>
            <w:r w:rsidRPr="0098259C">
              <w:rPr>
                <w:color w:val="000000"/>
                <w:szCs w:val="20"/>
              </w:rPr>
              <w:t xml:space="preserve"> is the dimension of the vectors.</w:t>
            </w:r>
          </w:p>
          <w:p w14:paraId="4E36DEE1" w14:textId="25EFC819" w:rsidR="00D97820" w:rsidRPr="0098259C" w:rsidRDefault="00D97820" w:rsidP="0082183C">
            <w:pPr>
              <w:pStyle w:val="Textkrper-Tabelle"/>
              <w:autoSpaceDE w:val="0"/>
              <w:autoSpaceDN w:val="0"/>
              <w:adjustRightInd w:val="0"/>
              <w:ind w:left="0"/>
              <w:rPr>
                <w:color w:val="000000"/>
                <w:szCs w:val="20"/>
              </w:rPr>
            </w:pPr>
            <w:ins w:id="4029" w:author="Bertsch Christian (CR/AEE3)" w:date="2019-10-01T17:55:00Z">
              <w:r>
                <w:t>Differents input variables may have different interpolation order.</w:t>
              </w:r>
            </w:ins>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BodyText"/>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44CA508E" w:rsidR="00885BF4" w:rsidRPr="0098259C" w:rsidRDefault="00885BF4" w:rsidP="00885BF4">
      <w:pPr>
        <w:pStyle w:val="BodyText"/>
      </w:pPr>
      <w:r w:rsidRPr="0098259C">
        <w:t>To allow interpolation/approximation of the real output variables between communication steps (if they are used as inputs for other slaves</w:t>
      </w:r>
      <w:del w:id="4030" w:author="Bertsch Christian (CR/AEE3)" w:date="2019-09-06T11:23:00Z">
        <w:r w:rsidRPr="0098259C">
          <w:delText>)</w:delText>
        </w:r>
      </w:del>
      <w:ins w:id="4031" w:author="Bertsch Christian (CR/AEE3)" w:date="2019-09-06T11:23:00Z">
        <w:r w:rsidRPr="0098259C">
          <w:t>)</w:t>
        </w:r>
        <w:r w:rsidR="00626B41">
          <w:t>,</w:t>
        </w:r>
      </w:ins>
      <w:r w:rsidRPr="0098259C">
        <w:t xml:space="preserve"> the derivatives of the outputs with respect to time can be read. Whether the slave is able to provide the derivatives of outputs is given by the unsigned integer capability flag </w:t>
      </w:r>
      <w:r w:rsidRPr="0098259C">
        <w:rPr>
          <w:rStyle w:val="CODE"/>
        </w:rPr>
        <w:t>MaxOutputDerivativeOrder</w:t>
      </w:r>
      <w:del w:id="4032" w:author="Bertsch Christian (CR/AEE3)" w:date="2019-09-06T11:23:00Z">
        <w:r w:rsidRPr="0098259C">
          <w:delText>. It</w:delText>
        </w:r>
      </w:del>
      <w:ins w:id="4033" w:author="Bertsch Christian (CR/AEE3)" w:date="2019-09-06T11:23:00Z">
        <w:r w:rsidR="00DD1C2A">
          <w:t>;</w:t>
        </w:r>
        <w:r w:rsidRPr="0098259C">
          <w:t xml:space="preserve"> </w:t>
        </w:r>
        <w:r w:rsidR="00DD1C2A">
          <w:t>i</w:t>
        </w:r>
        <w:r w:rsidRPr="0098259C">
          <w:t>t</w:t>
        </w:r>
      </w:ins>
      <w:r w:rsidRPr="0098259C">
        <w:t xml:space="preserve">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BodyText"/>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BodyText"/>
      </w:pPr>
      <w:r w:rsidRPr="0098259C">
        <w:t>The derivatives can be retrieved by:</w:t>
      </w:r>
    </w:p>
    <w:p w14:paraId="506B4513"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vr[], </w:t>
            </w:r>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r w:rsidR="00885BF4" w:rsidRPr="0098259C">
              <w:rPr>
                <w:rStyle w:val="CODE"/>
                <w:rFonts w:eastAsia="StarSymbol"/>
                <w:color w:val="000000"/>
              </w:rPr>
              <w:t xml:space="preserve"> nvr,</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Retrieves the n-th derivative of output values. Argument </w:t>
            </w:r>
            <w:del w:id="4034" w:author="Bertsch Christian (CR/AEE3)" w:date="2019-09-28T17:00:00Z">
              <w:r w:rsidRPr="0098259C" w:rsidDel="00C2544B">
                <w:rPr>
                  <w:color w:val="000000"/>
                  <w:szCs w:val="20"/>
                </w:rPr>
                <w:delText>“</w:delText>
              </w:r>
            </w:del>
            <w:r w:rsidRPr="0098259C">
              <w:rPr>
                <w:rStyle w:val="CODE"/>
                <w:color w:val="000000"/>
                <w:sz w:val="20"/>
                <w:szCs w:val="20"/>
              </w:rPr>
              <w:t>v</w:t>
            </w:r>
            <w:r w:rsidRPr="0098259C">
              <w:rPr>
                <w:rStyle w:val="CODE"/>
                <w:rFonts w:eastAsia="StarSymbol"/>
                <w:color w:val="000000"/>
                <w:sz w:val="20"/>
                <w:szCs w:val="20"/>
              </w:rPr>
              <w:t>r</w:t>
            </w:r>
            <w:del w:id="4035" w:author="Bertsch Christian (CR/AEE3)" w:date="2019-09-28T17:00:00Z">
              <w:r w:rsidRPr="0098259C" w:rsidDel="00C2544B">
                <w:rPr>
                  <w:color w:val="000000"/>
                  <w:szCs w:val="20"/>
                </w:rPr>
                <w:delText>”</w:delText>
              </w:r>
            </w:del>
            <w:r w:rsidRPr="0098259C">
              <w:rPr>
                <w:color w:val="000000"/>
                <w:szCs w:val="20"/>
              </w:rPr>
              <w:t xml:space="preserve"> is a vector of </w:t>
            </w:r>
            <w:del w:id="4036" w:author="Bertsch Christian (CR/AEE3)" w:date="2019-09-28T17:00:00Z">
              <w:r w:rsidRPr="0098259C" w:rsidDel="00C2544B">
                <w:rPr>
                  <w:color w:val="000000"/>
                  <w:szCs w:val="20"/>
                </w:rPr>
                <w:delText>“</w:delText>
              </w:r>
            </w:del>
            <w:r w:rsidRPr="0098259C">
              <w:rPr>
                <w:rStyle w:val="CODE"/>
                <w:rFonts w:eastAsia="StarSymbol"/>
                <w:color w:val="000000"/>
                <w:sz w:val="20"/>
                <w:szCs w:val="20"/>
              </w:rPr>
              <w:t>nvr</w:t>
            </w:r>
            <w:del w:id="4037" w:author="Bertsch Christian (CR/AEE3)" w:date="2019-09-28T17:00:00Z">
              <w:r w:rsidRPr="0098259C" w:rsidDel="00C2544B">
                <w:rPr>
                  <w:color w:val="000000"/>
                  <w:szCs w:val="20"/>
                </w:rPr>
                <w:delText>”</w:delText>
              </w:r>
            </w:del>
            <w:r w:rsidRPr="0098259C">
              <w:rPr>
                <w:color w:val="000000"/>
                <w:szCs w:val="20"/>
              </w:rPr>
              <w:t xml:space="preserve"> value references that define the variables whose derivatives shall be retrieved. The array </w:t>
            </w:r>
            <w:del w:id="4038" w:author="Bertsch Christian (CR/AEE3)" w:date="2019-09-28T17:00:00Z">
              <w:r w:rsidRPr="0098259C" w:rsidDel="00C2544B">
                <w:rPr>
                  <w:color w:val="000000"/>
                  <w:szCs w:val="20"/>
                </w:rPr>
                <w:delText>“</w:delText>
              </w:r>
            </w:del>
            <w:r w:rsidRPr="0098259C">
              <w:rPr>
                <w:rStyle w:val="CODE"/>
                <w:rFonts w:eastAsia="StarSymbol"/>
                <w:color w:val="000000"/>
                <w:sz w:val="20"/>
                <w:szCs w:val="20"/>
              </w:rPr>
              <w:t>order</w:t>
            </w:r>
            <w:del w:id="4039" w:author="Bertsch Christian (CR/AEE3)" w:date="2019-09-28T17:00:00Z">
              <w:r w:rsidRPr="0098259C" w:rsidDel="00C2544B">
                <w:rPr>
                  <w:color w:val="000000"/>
                  <w:szCs w:val="20"/>
                </w:rPr>
                <w:delText>”</w:delText>
              </w:r>
            </w:del>
            <w:r w:rsidRPr="0098259C">
              <w:rPr>
                <w:color w:val="000000"/>
                <w:szCs w:val="20"/>
              </w:rPr>
              <w:t xml:space="preserve"> contains the order of the respective derivative (1 means the first derivative, 0 is not allowed). Argument </w:t>
            </w:r>
            <w:del w:id="4040" w:author="Bertsch Christian (CR/AEE3)" w:date="2019-09-28T17:00:00Z">
              <w:r w:rsidRPr="0098259C" w:rsidDel="00C2544B">
                <w:rPr>
                  <w:color w:val="000000"/>
                  <w:szCs w:val="20"/>
                </w:rPr>
                <w:delText>“</w:delText>
              </w:r>
            </w:del>
            <w:r w:rsidRPr="0098259C">
              <w:rPr>
                <w:rStyle w:val="CODE"/>
                <w:rFonts w:eastAsia="StarSymbol" w:cs="Courier New"/>
                <w:color w:val="000000"/>
                <w:sz w:val="20"/>
                <w:szCs w:val="20"/>
              </w:rPr>
              <w:t>value</w:t>
            </w:r>
            <w:del w:id="4041" w:author="Bertsch Christian (CR/AEE3)" w:date="2019-09-28T17:00:00Z">
              <w:r w:rsidRPr="0098259C" w:rsidDel="00C2544B">
                <w:rPr>
                  <w:color w:val="000000"/>
                  <w:szCs w:val="20"/>
                </w:rPr>
                <w:delText>”</w:delText>
              </w:r>
            </w:del>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2081389F" w:rsidR="00885BF4" w:rsidRPr="0098259C" w:rsidRDefault="00885BF4" w:rsidP="00885BF4">
      <w:pPr>
        <w:pStyle w:val="BodyText"/>
      </w:pPr>
      <w:r w:rsidRPr="0098259C">
        <w:t xml:space="preserve">The returned outputs correspond to the current slave time. </w:t>
      </w:r>
      <w:del w:id="4042" w:author="Bertsch Christian (CR/AEE3)" w:date="2019-09-06T11:23:00Z">
        <w:r w:rsidRPr="0098259C">
          <w:delText>E. g.</w:delText>
        </w:r>
      </w:del>
      <w:ins w:id="4043" w:author="Bertsch Christian (CR/AEE3)" w:date="2019-09-06T11:23:00Z">
        <w:r w:rsidR="000E6410">
          <w:t>For example,</w:t>
        </w:r>
      </w:ins>
      <w:r w:rsidRPr="0098259C">
        <w:t xml:space="preserve"> after a successful </w:t>
      </w:r>
      <w:r w:rsidR="00140C25">
        <w:rPr>
          <w:rStyle w:val="CODE"/>
        </w:rPr>
        <w:t>fmi2</w:t>
      </w:r>
      <w:r w:rsidRPr="0098259C">
        <w:rPr>
          <w:rStyle w:val="CODE"/>
        </w:rPr>
        <w:t>DoStep(..</w:t>
      </w:r>
      <w:del w:id="4044" w:author="Bertsch Christian (CR/AEE3)" w:date="2019-09-24T14:55:00Z">
        <w:r w:rsidRPr="0098259C" w:rsidDel="00614FA9">
          <w:rPr>
            <w:rStyle w:val="CODE"/>
          </w:rPr>
          <w:delText>.</w:delText>
        </w:r>
      </w:del>
      <w:r w:rsidRPr="0098259C">
        <w:rPr>
          <w:rStyle w:val="CODE"/>
        </w:rPr>
        <w:t>)</w:t>
      </w:r>
      <w:r w:rsidRPr="0098259C">
        <w:t xml:space="preserve"> the returned values are related to the end of the</w:t>
      </w:r>
      <w:r w:rsidR="00D27119" w:rsidRPr="0098259C">
        <w:t xml:space="preserve"> communication</w:t>
      </w:r>
      <w:r w:rsidRPr="0098259C">
        <w:t xml:space="preserve"> time step.</w:t>
      </w:r>
    </w:p>
    <w:p w14:paraId="7F3D7549" w14:textId="1865E7DB" w:rsidR="00885BF4" w:rsidRPr="0098259C" w:rsidRDefault="00885BF4" w:rsidP="00885BF4">
      <w:pPr>
        <w:pStyle w:val="BodyText"/>
      </w:pPr>
      <w:r w:rsidRPr="0098259C">
        <w:t>This standard supports polynomial interpolation and extrapolation as well as more sophisticated signal extrapolation schemes like rational extrapolation</w:t>
      </w:r>
      <w:del w:id="4045" w:author="Bertsch Christian (CR/AEE3)" w:date="2019-09-06T11:23:00Z">
        <w:r w:rsidRPr="0098259C">
          <w:delText xml:space="preserve">, see </w:delText>
        </w:r>
        <w:r w:rsidR="00D27119" w:rsidRPr="0098259C">
          <w:delText>the companion document “FunctionalMockupInterface-ImplementationHints.pdf”</w:delText>
        </w:r>
        <w:r w:rsidRPr="0098259C">
          <w:delText>.</w:delText>
        </w:r>
      </w:del>
      <w:ins w:id="4046" w:author="Bertsch Christian (CR/AEE3)" w:date="2019-09-06T11:23:00Z">
        <w:r w:rsidR="00C864CB">
          <w:t>.</w:t>
        </w:r>
      </w:ins>
      <w:r w:rsidRPr="0098259C">
        <w:t xml:space="preserve"> </w:t>
      </w:r>
    </w:p>
    <w:p w14:paraId="73C970D2" w14:textId="77777777" w:rsidR="00885BF4" w:rsidRPr="0098259C" w:rsidRDefault="00885BF4" w:rsidP="00885BF4">
      <w:pPr>
        <w:pStyle w:val="Heading3"/>
        <w:spacing w:line="336" w:lineRule="auto"/>
        <w:jc w:val="both"/>
      </w:pPr>
      <w:bookmarkStart w:id="4047" w:name="_Ref248821476"/>
      <w:bookmarkStart w:id="4048" w:name="_Toc274647155"/>
      <w:bookmarkStart w:id="4049" w:name="_Toc20839951"/>
      <w:r w:rsidRPr="0098259C">
        <w:t>Computation</w:t>
      </w:r>
      <w:bookmarkEnd w:id="4047"/>
      <w:bookmarkEnd w:id="4048"/>
      <w:bookmarkEnd w:id="4049"/>
    </w:p>
    <w:p w14:paraId="11FA1982" w14:textId="77777777" w:rsidR="00885BF4" w:rsidRPr="0098259C" w:rsidRDefault="00885BF4" w:rsidP="00885BF4">
      <w:pPr>
        <w:pStyle w:val="BodyText"/>
      </w:pPr>
      <w:r w:rsidRPr="0098259C">
        <w:t>The computation of time steps is controlled by the following function.</w:t>
      </w:r>
    </w:p>
    <w:p w14:paraId="42B15563"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DoStep(</w:t>
            </w:r>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r w:rsidR="00885BF4" w:rsidRPr="0098259C">
              <w:rPr>
                <w:rStyle w:val="CODE"/>
                <w:rFonts w:eastAsia="StarSymbol"/>
                <w:color w:val="000000"/>
              </w:rPr>
              <w:t>currentCommunicationPoint,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r w:rsidR="00885BF4" w:rsidRPr="0098259C">
              <w:rPr>
                <w:rStyle w:val="CODE"/>
                <w:rFonts w:eastAsia="StarSymbol"/>
                <w:color w:val="000000"/>
              </w:rPr>
              <w:t xml:space="preserve">communicationStepSize,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r w:rsidR="00417802" w:rsidRPr="0098259C">
              <w:rPr>
                <w:rStyle w:val="CODE"/>
                <w:rFonts w:eastAsia="StarSymbol"/>
                <w:color w:val="000000"/>
              </w:rPr>
              <w:t>noSetFMUStatePriorToCurrentPoint);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r w:rsidRPr="002F3E46">
              <w:rPr>
                <w:rStyle w:val="CODE"/>
              </w:rPr>
              <w:t>currentCommunicationPoint</w:t>
            </w:r>
            <w:r w:rsidRPr="0098259C">
              <w:rPr>
                <w:color w:val="000000"/>
                <w:szCs w:val="20"/>
              </w:rPr>
              <w:t xml:space="preserve"> is the current communication point of the master (</w:t>
            </w:r>
            <m:oMath>
              <m:sSub>
                <m:sSubPr>
                  <m:ctrlPr>
                    <w:ins w:id="4050" w:author="Bertsch Christian (CR/AEE3)" w:date="2019-10-03T16:45:00Z">
                      <w:rPr>
                        <w:rFonts w:ascii="Cambria Math" w:hAnsi="Cambria Math"/>
                        <w:i/>
                        <w:color w:val="000000"/>
                        <w:szCs w:val="20"/>
                      </w:rPr>
                    </w:ins>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r w:rsidRPr="0098259C">
              <w:rPr>
                <w:rStyle w:val="CODE"/>
                <w:rFonts w:eastAsia="StarSymbol" w:cs="Courier New"/>
                <w:szCs w:val="24"/>
                <w:lang w:eastAsia="nl-NL"/>
              </w:rPr>
              <w:t>communicationStepSize</w:t>
            </w:r>
            <w:r w:rsidRPr="0098259C">
              <w:rPr>
                <w:color w:val="000000"/>
                <w:szCs w:val="20"/>
              </w:rPr>
              <w:t xml:space="preserve"> is the communication step size</w:t>
            </w:r>
            <w:r>
              <w:rPr>
                <w:color w:val="000000"/>
                <w:szCs w:val="20"/>
              </w:rPr>
              <w:t xml:space="preserve"> (</w:t>
            </w:r>
            <m:oMath>
              <m:sSub>
                <m:sSubPr>
                  <m:ctrlPr>
                    <w:ins w:id="4051" w:author="Bertsch Christian (CR/AEE3)" w:date="2019-10-03T16:45:00Z">
                      <w:rPr>
                        <w:rFonts w:ascii="Cambria Math" w:hAnsi="Cambria Math"/>
                        <w:i/>
                        <w:color w:val="000000"/>
                        <w:szCs w:val="20"/>
                      </w:rPr>
                    </w:ins>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ins w:id="4052" w:author="Bertsch Christian (CR/AEE3)" w:date="2019-10-03T16:45:00Z">
                      <w:rPr>
                        <w:rFonts w:ascii="Cambria Math" w:hAnsi="Cambria Math"/>
                        <w:i/>
                        <w:color w:val="000000"/>
                        <w:szCs w:val="20"/>
                      </w:rPr>
                    </w:ins>
                  </m:ctrlPr>
                </m:sSubPr>
                <m:e>
                  <m:sSub>
                    <m:sSubPr>
                      <m:ctrlPr>
                        <w:ins w:id="4053" w:author="Bertsch Christian (CR/AEE3)" w:date="2019-10-03T16:45:00Z">
                          <w:rPr>
                            <w:rFonts w:ascii="Cambria Math" w:hAnsi="Cambria Math"/>
                            <w:i/>
                            <w:color w:val="000000"/>
                            <w:szCs w:val="20"/>
                          </w:rPr>
                        </w:ins>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ins w:id="4054" w:author="Bertsch Christian (CR/AEE3)" w:date="2019-10-03T16:45:00Z">
                      <w:rPr>
                        <w:rFonts w:ascii="Cambria Math" w:hAnsi="Cambria Math"/>
                        <w:i/>
                        <w:color w:val="000000"/>
                        <w:szCs w:val="20"/>
                      </w:rPr>
                    </w:ins>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ins w:id="4055" w:author="Bertsch Christian (CR/AEE3)" w:date="2019-10-03T16:45:00Z">
                      <w:rPr>
                        <w:rFonts w:ascii="Cambria Math" w:hAnsi="Cambria Math"/>
                        <w:i/>
                        <w:color w:val="000000"/>
                        <w:szCs w:val="20"/>
                      </w:rPr>
                    </w:ins>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ins w:id="4056" w:author="Bertsch Christian (CR/AEE3)" w:date="2019-10-03T16:45:00Z">
                      <w:rPr>
                        <w:rFonts w:ascii="Cambria Math" w:hAnsi="Cambria Math"/>
                        <w:i/>
                        <w:color w:val="000000"/>
                        <w:szCs w:val="20"/>
                      </w:rPr>
                    </w:ins>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r w:rsidRPr="009B5996">
              <w:rPr>
                <w:rStyle w:val="CODE"/>
                <w:i/>
              </w:rPr>
              <w:t>fmiDoStep</w:t>
            </w:r>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r w:rsidRPr="009B5996">
              <w:rPr>
                <w:rStyle w:val="CODE"/>
                <w:i/>
              </w:rPr>
              <w:t>currentCommunicationPoint</w:t>
            </w:r>
            <w:r w:rsidRPr="00A72C82">
              <w:rPr>
                <w:i/>
                <w:color w:val="000000"/>
                <w:szCs w:val="20"/>
              </w:rPr>
              <w:t xml:space="preserve"> must be</w:t>
            </w:r>
            <w:r>
              <w:rPr>
                <w:i/>
                <w:color w:val="000000"/>
                <w:szCs w:val="20"/>
              </w:rPr>
              <w:t xml:space="preserve"> </w:t>
            </w:r>
            <w:r w:rsidRPr="00A72C82">
              <w:rPr>
                <w:i/>
                <w:color w:val="000000"/>
                <w:szCs w:val="20"/>
              </w:rPr>
              <w:t xml:space="preserve">equal to </w:t>
            </w:r>
            <w:r w:rsidRPr="009B5996">
              <w:rPr>
                <w:rStyle w:val="CODE"/>
                <w:i/>
              </w:rPr>
              <w:t>startTime</w:t>
            </w:r>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ins w:id="4057" w:author="Bertsch Christian (CR/AEE3)" w:date="2019-09-06T11:23:00Z">
              <w:r w:rsidR="004F2F91">
                <w:rPr>
                  <w:i/>
                </w:rPr>
                <w:t>,</w:t>
              </w:r>
            </w:ins>
            <w:r w:rsidR="00BA76AB" w:rsidRPr="002F3E46">
              <w:rPr>
                <w:i/>
              </w:rPr>
              <w:t xml:space="preserve"> argument </w:t>
            </w:r>
            <w:r w:rsidR="00137921" w:rsidRPr="002F3E46">
              <w:rPr>
                <w:rStyle w:val="CODE"/>
              </w:rPr>
              <w:t>currentCommunicationPoint</w:t>
            </w:r>
            <w:r w:rsidR="00BA76AB" w:rsidRPr="002F3E46">
              <w:rPr>
                <w:i/>
              </w:rPr>
              <w:t xml:space="preserve"> is not needed. It is present in order to handle a mismatch between the master and the FMU state of the slave: The </w:t>
            </w:r>
            <w:r w:rsidR="00BA76AB" w:rsidRPr="002F3E46">
              <w:rPr>
                <w:rFonts w:ascii="Courier New" w:hAnsi="Courier New" w:cs="Courier New"/>
                <w:i/>
              </w:rPr>
              <w:t>currentCommunicationPoint</w:t>
            </w:r>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have to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ins w:id="4058" w:author="Bertsch Christian (CR/AEE3)" w:date="2019-10-03T16:45:00Z">
                      <w:rPr>
                        <w:rFonts w:ascii="Cambria Math" w:hAnsi="Cambria Math"/>
                        <w:i/>
                      </w:rPr>
                    </w:ins>
                  </m:ctrlPr>
                </m:sSubPr>
                <m:e>
                  <m:sSub>
                    <m:sSubPr>
                      <m:ctrlPr>
                        <w:ins w:id="4059" w:author="Bertsch Christian (CR/AEE3)" w:date="2019-10-03T16:45:00Z">
                          <w:rPr>
                            <w:rFonts w:ascii="Cambria Math" w:hAnsi="Cambria Math"/>
                            <w:i/>
                          </w:rPr>
                        </w:ins>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ins w:id="4060" w:author="Bertsch Christian (CR/AEE3)" w:date="2019-10-03T16:45:00Z">
                      <w:rPr>
                        <w:rFonts w:ascii="Cambria Math" w:hAnsi="Cambria Math"/>
                        <w:i/>
                      </w:rPr>
                    </w:ins>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ins w:id="4061" w:author="Bertsch Christian (CR/AEE3)" w:date="2019-10-03T16:45:00Z">
                      <w:rPr>
                        <w:rFonts w:ascii="Cambria Math" w:hAnsi="Cambria Math"/>
                        <w:i/>
                      </w:rPr>
                    </w:ins>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r w:rsidR="00E07361" w:rsidRPr="00034265">
              <w:rPr>
                <w:rStyle w:val="CODE"/>
                <w:i/>
              </w:rPr>
              <w:t>currentCommunicationPoint</w:t>
            </w:r>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ins w:id="4062" w:author="Bertsch Christian (CR/AEE3)" w:date="2019-10-03T16:45:00Z">
                      <w:rPr>
                        <w:rFonts w:ascii="Cambria Math" w:hAnsi="Cambria Math"/>
                        <w:i/>
                        <w:color w:val="000000"/>
                        <w:szCs w:val="20"/>
                      </w:rPr>
                    </w:ins>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ins w:id="4063" w:author="Bertsch Christian (CR/AEE3)" w:date="2019-10-03T16:45:00Z">
                      <w:rPr>
                        <w:rFonts w:ascii="Cambria Math" w:hAnsi="Cambria Math"/>
                        <w:i/>
                        <w:color w:val="000000"/>
                        <w:szCs w:val="20"/>
                      </w:rPr>
                    </w:ins>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ins w:id="4064" w:author="Bertsch Christian (CR/AEE3)" w:date="2019-10-03T16:45:00Z">
                      <w:rPr>
                        <w:rFonts w:ascii="Cambria Math" w:hAnsi="Cambria Math"/>
                        <w:i/>
                        <w:color w:val="000000"/>
                        <w:szCs w:val="20"/>
                      </w:rPr>
                    </w:ins>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ins w:id="4065" w:author="Bertsch Christian (CR/AEE3)" w:date="2019-10-03T16:45:00Z">
                      <w:rPr>
                        <w:rFonts w:ascii="Cambria Math" w:hAnsi="Cambria Math"/>
                        <w:i/>
                        <w:color w:val="000000"/>
                        <w:szCs w:val="20"/>
                      </w:rPr>
                    </w:ins>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ins w:id="4066" w:author="Bertsch Christian (CR/AEE3)" w:date="2019-10-03T16:45:00Z">
                      <w:rPr>
                        <w:rFonts w:ascii="Cambria Math" w:hAnsi="Cambria Math"/>
                        <w:i/>
                        <w:color w:val="000000"/>
                        <w:szCs w:val="20"/>
                      </w:rPr>
                    </w:ins>
                  </m:ctrlPr>
                </m:sSubPr>
                <m:e>
                  <m:sSub>
                    <m:sSubPr>
                      <m:ctrlPr>
                        <w:ins w:id="4067" w:author="Bertsch Christian (CR/AEE3)" w:date="2019-10-03T16:45:00Z">
                          <w:rPr>
                            <w:rFonts w:ascii="Cambria Math" w:hAnsi="Cambria Math"/>
                            <w:i/>
                            <w:color w:val="000000"/>
                            <w:szCs w:val="20"/>
                          </w:rPr>
                        </w:ins>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ins w:id="4068" w:author="Bertsch Christian (CR/AEE3)" w:date="2019-10-03T16:45:00Z">
                      <w:rPr>
                        <w:rFonts w:ascii="Cambria Math" w:hAnsi="Cambria Math"/>
                        <w:i/>
                        <w:color w:val="000000"/>
                        <w:szCs w:val="20"/>
                      </w:rPr>
                    </w:ins>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ins w:id="4069" w:author="Bertsch Christian (CR/AEE3)" w:date="2019-10-03T16:45:00Z">
                      <w:rPr>
                        <w:rFonts w:ascii="Cambria Math" w:hAnsi="Cambria Math"/>
                        <w:i/>
                        <w:color w:val="000000"/>
                        <w:szCs w:val="20"/>
                      </w:rPr>
                    </w:ins>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ins w:id="4070" w:author="Bertsch Christian (CR/AEE3)" w:date="2019-10-03T16:45:00Z">
                      <w:rPr>
                        <w:rFonts w:ascii="Cambria Math" w:hAnsi="Cambria Math"/>
                        <w:i/>
                      </w:rPr>
                    </w:ins>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ins w:id="4071" w:author="Bertsch Christian (CR/AEE3)" w:date="2019-10-03T16:45:00Z">
                      <w:rPr>
                        <w:rFonts w:ascii="Cambria Math" w:hAnsi="Cambria Math"/>
                        <w:i/>
                        <w:color w:val="000000"/>
                        <w:szCs w:val="20"/>
                      </w:rPr>
                    </w:ins>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ins w:id="4072" w:author="Bertsch Christian (CR/AEE3)" w:date="2019-10-03T16:45:00Z">
                      <w:rPr>
                        <w:rFonts w:ascii="Cambria Math" w:hAnsi="Cambria Math"/>
                        <w:i/>
                        <w:color w:val="000000"/>
                        <w:szCs w:val="20"/>
                      </w:rPr>
                    </w:ins>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BodyText"/>
              <w:rPr>
                <w:i/>
                <w:color w:val="000000"/>
                <w:szCs w:val="20"/>
              </w:rPr>
            </w:pPr>
            <w:r w:rsidRPr="00411193">
              <w:rPr>
                <w:color w:val="000000"/>
                <w:szCs w:val="20"/>
              </w:rPr>
              <w:t>Argument</w:t>
            </w:r>
            <w:r w:rsidR="00885BF4" w:rsidRPr="00411193">
              <w:rPr>
                <w:color w:val="000000"/>
                <w:szCs w:val="20"/>
              </w:rPr>
              <w:t xml:space="preserve"> </w:t>
            </w:r>
            <w:r w:rsidR="00417802" w:rsidRPr="00411193">
              <w:rPr>
                <w:rStyle w:val="CODE"/>
                <w:rFonts w:eastAsia="StarSymbol"/>
                <w:color w:val="000000"/>
              </w:rPr>
              <w:t>noSetFMUStatePriorToCurrentPoint</w:t>
            </w:r>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4A72B2">
              <w:rPr>
                <w:rStyle w:val="CODE"/>
                <w:rFonts w:eastAsia="StarSymbol" w:cs="Courier New"/>
                <w:rPrChange w:id="4073" w:author="Bertsch Christian (CR/AEE3)" w:date="2019-09-28T15:53:00Z">
                  <w:rPr>
                    <w:color w:val="000000"/>
                    <w:szCs w:val="20"/>
                  </w:rPr>
                </w:rPrChange>
              </w:rPr>
              <w:t>fmi2</w:t>
            </w:r>
            <w:r w:rsidR="00417802" w:rsidRPr="004A72B2">
              <w:rPr>
                <w:rStyle w:val="CODE"/>
                <w:rFonts w:eastAsia="StarSymbol" w:cs="Courier New"/>
                <w:rPrChange w:id="4074" w:author="Bertsch Christian (CR/AEE3)" w:date="2019-09-28T15:53:00Z">
                  <w:rPr>
                    <w:color w:val="000000"/>
                    <w:szCs w:val="20"/>
                  </w:rPr>
                </w:rPrChange>
              </w:rPr>
              <w:t>SetFMUState</w:t>
            </w:r>
            <w:r w:rsidR="00417802" w:rsidRPr="00AA25D3">
              <w:rPr>
                <w:color w:val="000000"/>
                <w:szCs w:val="20"/>
              </w:rPr>
              <w:t xml:space="preserve"> will no longer be called for time instants prior to </w:t>
            </w:r>
            <w:r w:rsidR="00417802" w:rsidRPr="00C2544B">
              <w:rPr>
                <w:rStyle w:val="CODE"/>
                <w:rFonts w:eastAsia="StarSymbol" w:cs="Courier New"/>
                <w:rPrChange w:id="4075" w:author="Bertsch Christian (CR/AEE3)" w:date="2019-09-28T16:56:00Z">
                  <w:rPr>
                    <w:color w:val="000000"/>
                    <w:szCs w:val="20"/>
                  </w:rPr>
                </w:rPrChange>
              </w:rPr>
              <w:t>currentCommunicationPoint</w:t>
            </w:r>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BodyText"/>
            </w:pPr>
            <w:r w:rsidRPr="0098259C">
              <w:t>The function returns:</w:t>
            </w:r>
          </w:p>
          <w:p w14:paraId="3BDE10EA" w14:textId="187C89F6"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w:t>
            </w:r>
            <w:del w:id="4076" w:author="Bertsch Christian (CR/AEE3)" w:date="2019-09-06T11:23:00Z">
              <w:r w:rsidR="00885BF4" w:rsidRPr="0098259C">
                <w:rPr>
                  <w:color w:val="000000"/>
                  <w:sz w:val="24"/>
                </w:rPr>
                <w:delText xml:space="preserve">- </w:delText>
              </w:r>
            </w:del>
            <w:ins w:id="4077" w:author="Bertsch Christian (CR/AEE3)" w:date="2019-09-06T11:23:00Z">
              <w:r w:rsidR="003A00E3" w:rsidRPr="0098259C">
                <w:rPr>
                  <w:color w:val="000000"/>
                  <w:szCs w:val="20"/>
                </w:rPr>
                <w:t>–</w:t>
              </w:r>
            </w:ins>
            <w:r w:rsidR="003A00E3" w:rsidRPr="0098259C">
              <w:rPr>
                <w:color w:val="000000"/>
                <w:szCs w:val="20"/>
              </w:rPr>
              <w:t xml:space="preserve"> </w:t>
            </w:r>
            <w:r w:rsidR="00885BF4" w:rsidRPr="0098259C">
              <w:rPr>
                <w:color w:val="000000"/>
                <w:szCs w:val="20"/>
              </w:rPr>
              <w:t>if the communication step was computed successfully until its end.</w:t>
            </w:r>
          </w:p>
          <w:p w14:paraId="513BC3C3" w14:textId="7CC56E31"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r w:rsidR="006C5D89" w:rsidRPr="006C5D89">
              <w:rPr>
                <w:rStyle w:val="CODE"/>
                <w:i/>
              </w:rPr>
              <w:t>communicationStepSize</w:t>
            </w:r>
            <w:r w:rsidR="006C5D89" w:rsidRPr="006C5D89">
              <w:rPr>
                <w:i/>
                <w:color w:val="000000"/>
                <w:szCs w:val="20"/>
              </w:rPr>
              <w:t>.</w:t>
            </w:r>
            <w:r w:rsidR="00D045B8">
              <w:rPr>
                <w:i/>
                <w:color w:val="000000"/>
                <w:szCs w:val="20"/>
              </w:rPr>
              <w:t xml:space="preserve"> Note</w:t>
            </w:r>
            <w:del w:id="4078" w:author="Bertsch Christian (CR/AEE3)" w:date="2019-09-06T11:23:00Z">
              <w:r w:rsidR="00D045B8">
                <w:rPr>
                  <w:i/>
                  <w:color w:val="000000"/>
                  <w:szCs w:val="20"/>
                </w:rPr>
                <w:delText>,</w:delText>
              </w:r>
            </w:del>
            <w:ins w:id="4079" w:author="Bertsch Christian (CR/AEE3)" w:date="2019-09-06T11:23:00Z">
              <w:r w:rsidR="004F2F91">
                <w:rPr>
                  <w:i/>
                  <w:color w:val="000000"/>
                  <w:szCs w:val="20"/>
                </w:rPr>
                <w:t xml:space="preserve"> that</w:t>
              </w:r>
            </w:ins>
            <w:r w:rsidR="00D045B8">
              <w:rPr>
                <w:i/>
                <w:color w:val="000000"/>
                <w:szCs w:val="20"/>
              </w:rPr>
              <w:t xml:space="preserve"> it is not possible to change </w:t>
            </w:r>
            <w:r w:rsidR="00D045B8" w:rsidRPr="00D045B8">
              <w:rPr>
                <w:rStyle w:val="CODE"/>
                <w:rFonts w:eastAsia="StarSymbol"/>
                <w:i/>
                <w:color w:val="000000"/>
              </w:rPr>
              <w:t>currentCommunicationPoint</w:t>
            </w:r>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74E8A299"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[The master should stop the simulation run immediatlely.]</w:t>
            </w:r>
            <w:r>
              <w:t xml:space="preserve"> See section </w:t>
            </w:r>
            <w:r>
              <w:fldChar w:fldCharType="begin"/>
            </w:r>
            <w:r>
              <w:instrText xml:space="preserve"> REF _Ref289242802 \r \h </w:instrText>
            </w:r>
            <w:r>
              <w:fldChar w:fldCharType="separate"/>
            </w:r>
            <w:r w:rsidR="000440B4">
              <w:t>2.1.3</w:t>
            </w:r>
            <w:r>
              <w:fldChar w:fldCharType="end"/>
            </w:r>
            <w:r>
              <w:t xml:space="preserve"> for details.</w:t>
            </w:r>
          </w:p>
          <w:p w14:paraId="4BA5B1F8" w14:textId="3D21471C"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w:t>
            </w:r>
            <w:ins w:id="4080" w:author="Bertsch Christian (CR/AEE3)" w:date="2019-09-06T11:23:00Z">
              <w:r w:rsidR="00885BF4" w:rsidRPr="0098259C">
                <w:rPr>
                  <w:color w:val="000000"/>
                  <w:szCs w:val="20"/>
                </w:rPr>
                <w:t xml:space="preserve"> </w:t>
              </w:r>
              <w:r w:rsidR="003A00E3">
                <w:rPr>
                  <w:color w:val="000000"/>
                  <w:szCs w:val="20"/>
                </w:rPr>
                <w:t>this status</w:t>
              </w:r>
            </w:ins>
            <w:r w:rsidR="003A00E3">
              <w:rPr>
                <w:color w:val="000000"/>
                <w:szCs w:val="20"/>
              </w:rPr>
              <w:t xml:space="preserve">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r w:rsidR="00885BF4" w:rsidRPr="0098259C">
              <w:rPr>
                <w:rStyle w:val="CODE"/>
                <w:rFonts w:eastAsia="StarSymbol" w:cs="Courier New"/>
              </w:rPr>
              <w:t>GetStatus(...,</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 xml:space="preserve"> to find out</w:t>
            </w:r>
            <w:del w:id="4081" w:author="Bertsch Christian (CR/AEE3)" w:date="2019-09-06T11:23:00Z">
              <w:r w:rsidR="00885BF4" w:rsidRPr="0098259C">
                <w:rPr>
                  <w:color w:val="000000"/>
                  <w:szCs w:val="20"/>
                </w:rPr>
                <w:delText>,</w:delText>
              </w:r>
            </w:del>
            <w:r w:rsidR="00885BF4" w:rsidRPr="0098259C">
              <w:rPr>
                <w:color w:val="000000"/>
                <w:szCs w:val="20"/>
              </w:rPr>
              <w:t xml:space="preserve">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CancelStep(</w:t>
            </w:r>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9064EC5"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in order to stop the current asynchronous execution. The master calls this function if</w:t>
            </w:r>
            <w:ins w:id="4082" w:author="Bertsch Christian (CR/AEE3)" w:date="2019-09-06T11:23:00Z">
              <w:r w:rsidR="006009A0">
                <w:rPr>
                  <w:color w:val="000000"/>
                  <w:szCs w:val="20"/>
                </w:rPr>
                <w:t>,</w:t>
              </w:r>
            </w:ins>
            <w:r w:rsidRPr="0098259C">
              <w:rPr>
                <w:color w:val="000000"/>
                <w:szCs w:val="20"/>
              </w:rPr>
              <w:t xml:space="preserve"> </w:t>
            </w:r>
            <w:r w:rsidR="000061EF" w:rsidRPr="0098259C">
              <w:rPr>
                <w:color w:val="000000"/>
                <w:szCs w:val="20"/>
              </w:rPr>
              <w:t>for example</w:t>
            </w:r>
            <w:ins w:id="4083" w:author="Bertsch Christian (CR/AEE3)" w:date="2019-09-06T11:23:00Z">
              <w:r w:rsidR="006009A0">
                <w:rPr>
                  <w:color w:val="000000"/>
                  <w:szCs w:val="20"/>
                </w:rPr>
                <w:t>,</w:t>
              </w:r>
            </w:ins>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w:t>
            </w:r>
            <w:del w:id="4084" w:author="Bertsch Christian (CR/AEE3)" w:date="2019-09-06T11:23:00Z">
              <w:r w:rsidRPr="0098259C">
                <w:rPr>
                  <w:color w:val="000000"/>
                  <w:szCs w:val="20"/>
                </w:rPr>
                <w:delText xml:space="preserve">it is </w:delText>
              </w:r>
            </w:del>
            <w:r w:rsidR="00C864CB">
              <w:t xml:space="preserve">only </w:t>
            </w:r>
            <w:del w:id="4085" w:author="Bertsch Christian (CR/AEE3)" w:date="2019-09-06T11:23:00Z">
              <w:r w:rsidRPr="0098259C">
                <w:rPr>
                  <w:color w:val="000000"/>
                  <w:szCs w:val="20"/>
                </w:rPr>
                <w:delText>allowed</w:delText>
              </w:r>
            </w:del>
            <w:ins w:id="4086" w:author="Bertsch Christian (CR/AEE3)" w:date="2019-09-06T11:23:00Z">
              <w:r w:rsidR="00C864CB">
                <w:t>calls</w:t>
              </w:r>
            </w:ins>
            <w:r w:rsidR="00C864CB">
              <w:t xml:space="preserve"> to </w:t>
            </w:r>
            <w:del w:id="4087" w:author="Bertsch Christian (CR/AEE3)" w:date="2019-09-06T11:23:00Z">
              <w:r w:rsidRPr="0098259C">
                <w:rPr>
                  <w:color w:val="000000"/>
                  <w:szCs w:val="20"/>
                </w:rPr>
                <w:delText>call</w:delText>
              </w:r>
              <w:r w:rsidR="009C1D52">
                <w:rPr>
                  <w:color w:val="000000"/>
                  <w:szCs w:val="20"/>
                </w:rPr>
                <w:delText xml:space="preserve"> </w:delText>
              </w:r>
            </w:del>
            <w:r w:rsidR="00C864CB" w:rsidRPr="00FA3E81">
              <w:rPr>
                <w:rFonts w:ascii="Courier New" w:hAnsi="Courier New" w:cs="Courier New"/>
                <w:sz w:val="19"/>
                <w:szCs w:val="19"/>
              </w:rPr>
              <w:t>fmi2Reset</w:t>
            </w:r>
            <w:del w:id="4088" w:author="Bertsch Christian (CR/AEE3)" w:date="2019-09-06T11:23:00Z">
              <w:r w:rsidR="009C1D52">
                <w:rPr>
                  <w:color w:val="000000"/>
                  <w:szCs w:val="20"/>
                </w:rPr>
                <w:delText xml:space="preserve"> </w:delText>
              </w:r>
              <w:r w:rsidRPr="0098259C">
                <w:rPr>
                  <w:color w:val="000000"/>
                  <w:szCs w:val="20"/>
                </w:rPr>
                <w:delText>or</w:delText>
              </w:r>
            </w:del>
            <w:ins w:id="4089" w:author="Bertsch Christian (CR/AEE3)" w:date="2019-09-06T11:23:00Z">
              <w:r w:rsidR="00C864CB" w:rsidRPr="00FA3E81">
                <w:rPr>
                  <w:rFonts w:ascii="Courier New" w:hAnsi="Courier New" w:cs="Courier New"/>
                  <w:sz w:val="19"/>
                  <w:szCs w:val="19"/>
                </w:rPr>
                <w:t>,</w:t>
              </w:r>
            </w:ins>
            <w:r w:rsidR="00C864CB">
              <w:t xml:space="preserve"> </w:t>
            </w:r>
            <w:r w:rsidR="00C864CB" w:rsidRPr="00FA3E81">
              <w:rPr>
                <w:rFonts w:ascii="Courier New" w:hAnsi="Courier New" w:cs="Courier New"/>
                <w:sz w:val="19"/>
                <w:szCs w:val="19"/>
              </w:rPr>
              <w:t>fmi2FreeInstance</w:t>
            </w:r>
            <w:ins w:id="4090" w:author="Bertsch Christian (CR/AEE3)" w:date="2019-09-06T11:23:00Z">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ins>
            <w:r w:rsidR="00C864CB">
              <w:t>.</w:t>
            </w:r>
          </w:p>
        </w:tc>
      </w:tr>
    </w:tbl>
    <w:p w14:paraId="293548A6" w14:textId="77777777" w:rsidR="00885BF4" w:rsidRPr="0098259C" w:rsidRDefault="00885BF4" w:rsidP="00885BF4"/>
    <w:p w14:paraId="7C30CC69" w14:textId="311804D7"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0440B4">
        <w:t>4.3.1</w:t>
      </w:r>
      <w:r w:rsidR="00D27119" w:rsidRPr="0098259C">
        <w:fldChar w:fldCharType="end"/>
      </w:r>
      <w:r w:rsidR="005D09CC" w:rsidRPr="0098259C">
        <w:t>)</w:t>
      </w:r>
      <w:ins w:id="4091" w:author="Bertsch Christian (CR/AEE3)" w:date="2019-09-28T16:52:00Z">
        <w:r w:rsidR="00A018E9">
          <w:t>.</w:t>
        </w:r>
      </w:ins>
    </w:p>
    <w:p w14:paraId="54BB6424" w14:textId="77777777" w:rsidR="0065491B" w:rsidRDefault="0065491B">
      <w:pPr>
        <w:spacing w:line="240" w:lineRule="auto"/>
        <w:rPr>
          <w:b/>
          <w:iCs/>
          <w:spacing w:val="4"/>
        </w:rPr>
      </w:pPr>
      <w:bookmarkStart w:id="4092" w:name="_Toc247964773"/>
      <w:bookmarkStart w:id="4093" w:name="_Toc274647156"/>
      <w:bookmarkStart w:id="4094" w:name="_Ref369578323"/>
      <w:r>
        <w:br w:type="page"/>
      </w:r>
    </w:p>
    <w:p w14:paraId="771EDC9D" w14:textId="222085D8" w:rsidR="00885BF4" w:rsidRPr="0098259C" w:rsidRDefault="00885BF4" w:rsidP="00885BF4">
      <w:pPr>
        <w:pStyle w:val="Heading3"/>
        <w:spacing w:line="336" w:lineRule="auto"/>
        <w:jc w:val="both"/>
      </w:pPr>
      <w:bookmarkStart w:id="4095" w:name="_Ref20232792"/>
      <w:bookmarkStart w:id="4096" w:name="_Toc20839952"/>
      <w:r w:rsidRPr="0098259C">
        <w:t>Retrieving Status Information</w:t>
      </w:r>
      <w:bookmarkEnd w:id="4092"/>
      <w:r w:rsidRPr="0098259C">
        <w:t xml:space="preserve"> from the Slave</w:t>
      </w:r>
      <w:bookmarkEnd w:id="4093"/>
      <w:bookmarkEnd w:id="4094"/>
      <w:bookmarkEnd w:id="4095"/>
      <w:bookmarkEnd w:id="4096"/>
    </w:p>
    <w:p w14:paraId="760278A1" w14:textId="77777777" w:rsidR="00885BF4" w:rsidRPr="0098259C" w:rsidRDefault="00885BF4" w:rsidP="00885BF4">
      <w:pPr>
        <w:pStyle w:val="BodyText"/>
      </w:pPr>
      <w:r w:rsidRPr="0098259C">
        <w:t>Status information is retrieved from the slave by the following functions:</w:t>
      </w:r>
    </w:p>
    <w:p w14:paraId="57DAB398"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etIntegerStatus(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etBooleanStatus(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6A78AE07"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0440B4">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slave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r w:rsidRPr="0098259C">
              <w:rPr>
                <w:rStyle w:val="CODE"/>
                <w:rFonts w:eastAsia="StarSymbol" w:cs="Courier New"/>
                <w:b/>
                <w:color w:val="000000"/>
              </w:rPr>
              <w:t>enum</w:t>
            </w:r>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BodyText"/>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BodyText"/>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BodyText"/>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BodyText"/>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BodyText"/>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BodyText"/>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BodyText"/>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r w:rsidR="00473372">
              <w:rPr>
                <w:rStyle w:val="termdef"/>
              </w:rPr>
              <w:t xml:space="preserve">Otherwise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BodyText"/>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BodyText"/>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BodyText"/>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BodyText"/>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BodyText"/>
              <w:rPr>
                <w:rStyle w:val="CODE"/>
              </w:rPr>
            </w:pPr>
            <w:r>
              <w:rPr>
                <w:rStyle w:val="CODE"/>
              </w:rPr>
              <w:t>fmi2</w:t>
            </w:r>
            <w:r w:rsidR="00885BF4" w:rsidRPr="0098259C">
              <w:rPr>
                <w:rStyle w:val="CODE"/>
              </w:rPr>
              <w:t>Real</w:t>
            </w:r>
          </w:p>
        </w:tc>
        <w:tc>
          <w:tcPr>
            <w:tcW w:w="5363" w:type="dxa"/>
            <w:shd w:val="clear" w:color="auto" w:fill="auto"/>
          </w:tcPr>
          <w:p w14:paraId="054045BD" w14:textId="4B97C1E7" w:rsidR="00885BF4" w:rsidRPr="0098259C" w:rsidRDefault="00885BF4" w:rsidP="00AC18BB">
            <w:pPr>
              <w:pStyle w:val="BodyText"/>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del w:id="4097" w:author="Bertsch Christian (CR/AEE3)" w:date="2019-09-24T14:55:00Z">
              <w:r w:rsidRPr="0098259C" w:rsidDel="00614FA9">
                <w:rPr>
                  <w:rStyle w:val="CODE"/>
                </w:rPr>
                <w:delText>.</w:delText>
              </w:r>
            </w:del>
            <w:r w:rsidRPr="0098259C">
              <w:rPr>
                <w:rStyle w:val="CODE"/>
              </w:rPr>
              <w:t>)</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BodyText"/>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BodyText"/>
              <w:rPr>
                <w:rStyle w:val="CODE"/>
              </w:rPr>
            </w:pPr>
            <w:r>
              <w:rPr>
                <w:rStyle w:val="CODE"/>
              </w:rPr>
              <w:t>fmi2</w:t>
            </w:r>
            <w:r w:rsidR="00237090" w:rsidRPr="0098259C">
              <w:rPr>
                <w:rStyle w:val="CODE"/>
              </w:rPr>
              <w:t>Boolean</w:t>
            </w:r>
          </w:p>
        </w:tc>
        <w:tc>
          <w:tcPr>
            <w:tcW w:w="5363" w:type="dxa"/>
            <w:shd w:val="clear" w:color="auto" w:fill="auto"/>
          </w:tcPr>
          <w:p w14:paraId="6002B653" w14:textId="5B8453AD" w:rsidR="00237090" w:rsidRPr="0098259C" w:rsidRDefault="00237090">
            <w:pPr>
              <w:pStyle w:val="BodyText"/>
              <w:rPr>
                <w:rStyle w:val="termdef"/>
              </w:rPr>
            </w:pPr>
            <w:r w:rsidRPr="0098259C">
              <w:t xml:space="preserve">Returns </w:t>
            </w:r>
            <w:ins w:id="4098" w:author="Bertsch Christian (CR/AEE3)" w:date="2019-09-28T16:51:00Z">
              <w:r w:rsidR="00A018E9" w:rsidRPr="00A018E9">
                <w:rPr>
                  <w:rStyle w:val="CODE"/>
                  <w:rPrChange w:id="4099" w:author="Bertsch Christian (CR/AEE3)" w:date="2019-09-28T16:51:00Z">
                    <w:rPr/>
                  </w:rPrChange>
                </w:rPr>
                <w:t>fmi2</w:t>
              </w:r>
              <w:r w:rsidR="00A018E9">
                <w:rPr>
                  <w:rStyle w:val="CODE"/>
                </w:rPr>
                <w:t>T</w:t>
              </w:r>
            </w:ins>
            <w:del w:id="4100" w:author="Bertsch Christian (CR/AEE3)" w:date="2019-09-28T16:51:00Z">
              <w:r w:rsidRPr="00A018E9" w:rsidDel="00A018E9">
                <w:rPr>
                  <w:rStyle w:val="CODE"/>
                  <w:rPrChange w:id="4101" w:author="Bertsch Christian (CR/AEE3)" w:date="2019-09-28T16:51:00Z">
                    <w:rPr/>
                  </w:rPrChange>
                </w:rPr>
                <w:delText>t</w:delText>
              </w:r>
            </w:del>
            <w:r w:rsidRPr="00A018E9">
              <w:rPr>
                <w:rStyle w:val="CODE"/>
                <w:rPrChange w:id="4102" w:author="Bertsch Christian (CR/AEE3)" w:date="2019-09-28T16:51:00Z">
                  <w:rPr/>
                </w:rPrChange>
              </w:rPr>
              <w:t>rue</w:t>
            </w:r>
            <w:r w:rsidRPr="0098259C">
              <w:t xml:space="preserve">, if the slave wants to terminate the simulation. Can be called after </w:t>
            </w:r>
            <w:r w:rsidR="00140C25">
              <w:rPr>
                <w:rStyle w:val="CODE"/>
              </w:rPr>
              <w:t>fmi2</w:t>
            </w:r>
            <w:r w:rsidRPr="0098259C">
              <w:rPr>
                <w:rStyle w:val="CODE"/>
              </w:rPr>
              <w:t>DoStep(.</w:t>
            </w:r>
            <w:del w:id="4103" w:author="Bertsch Christian (CR/AEE3)" w:date="2019-09-24T14:55:00Z">
              <w:r w:rsidRPr="0098259C" w:rsidDel="00614FA9">
                <w:rPr>
                  <w:rStyle w:val="CODE"/>
                </w:rPr>
                <w:delText>.</w:delText>
              </w:r>
            </w:del>
            <w:r w:rsidRPr="0098259C">
              <w:rPr>
                <w:rStyle w:val="CODE"/>
              </w:rPr>
              <w:t>.)</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4104" w:name="_Toc247964774"/>
      <w:bookmarkStart w:id="4105" w:name="_Ref248821801"/>
      <w:bookmarkStart w:id="4106" w:name="_Toc274647157"/>
    </w:p>
    <w:p w14:paraId="0A5EDE80" w14:textId="77777777" w:rsidR="00966C27" w:rsidRPr="0098259C" w:rsidRDefault="00966C27" w:rsidP="007137D7">
      <w:pPr>
        <w:pStyle w:val="Heading3"/>
      </w:pPr>
      <w:bookmarkStart w:id="4107" w:name="_Ref349039747"/>
      <w:bookmarkStart w:id="4108" w:name="_Toc20839953"/>
      <w:r w:rsidRPr="0098259C">
        <w:t>State Machine of Calling Sequenc</w:t>
      </w:r>
      <w:bookmarkEnd w:id="4104"/>
      <w:r w:rsidRPr="0098259C">
        <w:t>e from Master to Slave</w:t>
      </w:r>
      <w:bookmarkEnd w:id="4105"/>
      <w:bookmarkEnd w:id="4106"/>
      <w:bookmarkEnd w:id="4107"/>
      <w:bookmarkEnd w:id="4108"/>
    </w:p>
    <w:p w14:paraId="748A966F" w14:textId="77777777" w:rsidR="00966C27" w:rsidRPr="0098259C" w:rsidRDefault="00966C27" w:rsidP="00F9660A">
      <w:pPr>
        <w:pStyle w:val="BodyText"/>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BodyText"/>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BodyText"/>
        <w:jc w:val="center"/>
        <w:rPr>
          <w:lang w:val="de-DE" w:eastAsia="de-DE"/>
        </w:rPr>
      </w:pPr>
    </w:p>
    <w:p w14:paraId="1598B724" w14:textId="4C9740DA"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r w:rsidR="000440B4">
        <w:rPr>
          <w:noProof/>
        </w:rPr>
        <w:t>11</w:t>
      </w:r>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BodyText"/>
        <w:rPr>
          <w:lang w:eastAsia="en-US"/>
        </w:rPr>
      </w:pPr>
      <w:r w:rsidRPr="0098259C">
        <w:rPr>
          <w:lang w:eastAsia="en-US"/>
        </w:rPr>
        <w:t>Each state of the state machine corresponds to a certain phase of a simulation as follows:</w:t>
      </w:r>
    </w:p>
    <w:p w14:paraId="165D2357" w14:textId="74416E86" w:rsidR="002F127B" w:rsidRPr="00614FA9" w:rsidRDefault="002F127B" w:rsidP="002F127B">
      <w:pPr>
        <w:pStyle w:val="BulletItemFirst"/>
        <w:spacing w:before="120"/>
        <w:rPr>
          <w:del w:id="4109" w:author="Bertsch Christian (CR/AEE3)" w:date="2019-09-06T11:23:00Z"/>
          <w:rFonts w:ascii="Courier New" w:hAnsi="Courier New"/>
          <w:sz w:val="19"/>
          <w:rPrChange w:id="4110" w:author="Bertsch Christian (CR/AEE3)" w:date="2019-09-24T14:45:00Z">
            <w:rPr>
              <w:del w:id="4111" w:author="Bertsch Christian (CR/AEE3)" w:date="2019-09-06T11:23:00Z"/>
              <w:lang w:eastAsia="en-US"/>
            </w:rPr>
          </w:rPrChange>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ins w:id="4112" w:author="Bertsch Christian (CR/AEE3)" w:date="2019-09-24T14:45:00Z">
        <w:r w:rsidR="00614FA9" w:rsidRPr="00FA3E81">
          <w:rPr>
            <w:rFonts w:ascii="Courier New" w:hAnsi="Courier New" w:cs="Courier New"/>
            <w:sz w:val="19"/>
            <w:szCs w:val="19"/>
          </w:rPr>
          <w:t>"</w:t>
        </w:r>
      </w:ins>
      <w:del w:id="4113" w:author="Bertsch Christian (CR/AEE3)" w:date="2019-09-24T14:45:00Z">
        <w:r w:rsidRPr="006F760E" w:rsidDel="00614FA9">
          <w:rPr>
            <w:rStyle w:val="CODE"/>
          </w:rPr>
          <w:delText>“</w:delText>
        </w:r>
      </w:del>
      <w:r w:rsidRPr="006F760E">
        <w:rPr>
          <w:rStyle w:val="CODE"/>
        </w:rPr>
        <w:t>exact</w:t>
      </w:r>
      <w:ins w:id="4114" w:author="Bertsch Christian (CR/AEE3)" w:date="2019-09-24T14:45:00Z">
        <w:r w:rsidR="00614FA9" w:rsidRPr="00FA3E81">
          <w:rPr>
            <w:rFonts w:ascii="Courier New" w:hAnsi="Courier New" w:cs="Courier New"/>
            <w:sz w:val="19"/>
            <w:szCs w:val="19"/>
          </w:rPr>
          <w:t>"</w:t>
        </w:r>
      </w:ins>
      <w:del w:id="4115" w:author="Bertsch Christian (CR/AEE3)" w:date="2019-09-24T14:45:00Z">
        <w:r w:rsidRPr="006F760E" w:rsidDel="00614FA9">
          <w:rPr>
            <w:rStyle w:val="CODE"/>
          </w:rPr>
          <w:delText>”</w:delText>
        </w:r>
      </w:del>
      <w:r>
        <w:rPr>
          <w:lang w:eastAsia="en-US"/>
        </w:rPr>
        <w:t xml:space="preserve"> or </w:t>
      </w:r>
      <w:ins w:id="4116" w:author="Bertsch Christian (CR/AEE3)" w:date="2019-09-24T14:45:00Z">
        <w:r w:rsidR="00614FA9" w:rsidRPr="00FA3E81">
          <w:rPr>
            <w:rFonts w:ascii="Courier New" w:hAnsi="Courier New" w:cs="Courier New"/>
            <w:sz w:val="19"/>
            <w:szCs w:val="19"/>
          </w:rPr>
          <w:t>"</w:t>
        </w:r>
      </w:ins>
      <w:del w:id="4117" w:author="Bertsch Christian (CR/AEE3)" w:date="2019-09-24T14:45:00Z">
        <w:r w:rsidRPr="006F760E" w:rsidDel="00614FA9">
          <w:rPr>
            <w:rStyle w:val="CODE"/>
          </w:rPr>
          <w:delText>“</w:delText>
        </w:r>
      </w:del>
      <w:r w:rsidRPr="006F760E">
        <w:rPr>
          <w:rStyle w:val="CODE"/>
        </w:rPr>
        <w:t>approx</w:t>
      </w:r>
      <w:del w:id="4118" w:author="Bertsch Christian (CR/AEE3)" w:date="2019-09-06T11:23:00Z">
        <w:r w:rsidRPr="006F760E">
          <w:rPr>
            <w:rStyle w:val="CODE"/>
          </w:rPr>
          <w:delText>.”</w:delText>
        </w:r>
        <w:r w:rsidR="003E0695">
          <w:rPr>
            <w:rStyle w:val="CODE"/>
          </w:rPr>
          <w:delText>)</w:delText>
        </w:r>
      </w:del>
      <w:ins w:id="4119" w:author="Bertsch Christian (CR/AEE3)" w:date="2019-09-24T14:46:00Z">
        <w:r w:rsidR="00614FA9" w:rsidRPr="00FA3E81">
          <w:rPr>
            <w:rFonts w:ascii="Courier New" w:hAnsi="Courier New" w:cs="Courier New"/>
            <w:sz w:val="19"/>
            <w:szCs w:val="19"/>
          </w:rPr>
          <w:t>"</w:t>
        </w:r>
      </w:ins>
      <w:ins w:id="4120" w:author="Bertsch Christian (CR/AEE3)" w:date="2019-09-06T11:23:00Z">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ins>
      <w:r w:rsidR="00C864CB">
        <w:t xml:space="preserve"> can be set</w:t>
      </w:r>
      <w:del w:id="4121" w:author="Bertsch Christian (CR/AEE3)" w:date="2019-09-06T11:23:00Z">
        <w:r w:rsidRPr="0098259C">
          <w:rPr>
            <w:lang w:eastAsia="en-US"/>
          </w:rPr>
          <w:delText>.</w:delText>
        </w:r>
      </w:del>
    </w:p>
    <w:p w14:paraId="4CDBC969" w14:textId="77777777" w:rsidR="00A018E9" w:rsidRDefault="00C864CB" w:rsidP="002F127B">
      <w:pPr>
        <w:pStyle w:val="BulletItemFirst"/>
        <w:spacing w:before="120"/>
        <w:rPr>
          <w:ins w:id="4122" w:author="Bertsch Christian (CR/AEE3)" w:date="2019-09-28T16:48:00Z"/>
          <w:lang w:eastAsia="en-US"/>
        </w:rPr>
      </w:pPr>
      <w:ins w:id="4123" w:author="Bertsch Christian (CR/AEE3)" w:date="2019-09-06T11:23:00Z">
        <w:r>
          <w:t xml:space="preserve">, this does not include inputs as they do not have an </w:t>
        </w:r>
        <w:r w:rsidRPr="00A018E9">
          <w:rPr>
            <w:rFonts w:ascii="Courier New" w:hAnsi="Courier New" w:cs="Courier New"/>
            <w:sz w:val="19"/>
            <w:szCs w:val="19"/>
            <w:rPrChange w:id="4124" w:author="Bertsch Christian (CR/AEE3)" w:date="2019-09-28T16:49:00Z">
              <w:rPr>
                <w:rFonts w:cs="Arial"/>
                <w:sz w:val="19"/>
                <w:szCs w:val="19"/>
              </w:rPr>
            </w:rPrChange>
          </w:rPr>
          <w:t>initial</w:t>
        </w:r>
        <w:r>
          <w:t xml:space="preserve"> attribute but one can set input derivatives with the function </w:t>
        </w:r>
        <w:r w:rsidRPr="00FA3E81">
          <w:rPr>
            <w:rFonts w:ascii="Courier New" w:hAnsi="Courier New" w:cs="Courier New"/>
            <w:sz w:val="19"/>
            <w:szCs w:val="19"/>
          </w:rPr>
          <w:t>fmi2SetRealInputDerivatives</w:t>
        </w:r>
        <w:r>
          <w:t>.</w:t>
        </w:r>
        <w:r w:rsidRPr="0098259C" w:rsidDel="00C864CB">
          <w:rPr>
            <w:lang w:eastAsia="en-US"/>
          </w:rPr>
          <w:t xml:space="preserve"> </w:t>
        </w:r>
      </w:ins>
    </w:p>
    <w:p w14:paraId="64649457" w14:textId="489D128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ins w:id="4125" w:author="Bertsch Christian (CR/AEE3)" w:date="2019-09-06T11:23:00Z">
        <w:r w:rsidR="00726852">
          <w:rPr>
            <w:lang w:eastAsia="en-US"/>
          </w:rPr>
          <w:t>,</w:t>
        </w:r>
      </w:ins>
      <w:r w:rsidR="00EC5AE1">
        <w:rPr>
          <w:lang w:eastAsia="en-US"/>
        </w:rPr>
        <w:t xml:space="preserve"> equations are active to determine all outputs (and optionally other variables exposed by the exporting tool). The variables that can be retrieved by </w:t>
      </w:r>
      <w:r w:rsidR="00EC5AE1" w:rsidRPr="00A018E9">
        <w:rPr>
          <w:rStyle w:val="CODE"/>
          <w:rPrChange w:id="4126" w:author="Bertsch Christian (CR/AEE3)" w:date="2019-09-28T16:47:00Z">
            <w:rPr>
              <w:lang w:eastAsia="en-US"/>
            </w:rPr>
          </w:rPrChange>
        </w:rPr>
        <w:t>fmi2GetXXX</w:t>
      </w:r>
      <w:r w:rsidR="00EC5AE1">
        <w:rPr>
          <w:lang w:eastAsia="en-US"/>
        </w:rPr>
        <w:t xml:space="preserve"> calls are (1) defined in the xml file under </w:t>
      </w:r>
      <w:r w:rsidR="00EC5AE1" w:rsidRPr="006F760E">
        <w:rPr>
          <w:rStyle w:val="CODE"/>
        </w:rPr>
        <w:t>&lt;ModelStructure&gt;&lt;InitialUnknowns</w:t>
      </w:r>
      <w:del w:id="4127" w:author="Bertsch Christian (CR/AEE3)" w:date="2019-09-06T11:23:00Z">
        <w:r w:rsidR="00EC5AE1" w:rsidRPr="006F760E">
          <w:rPr>
            <w:rStyle w:val="CODE"/>
          </w:rPr>
          <w:delText>&gt;</w:delText>
        </w:r>
      </w:del>
      <w:ins w:id="4128" w:author="Bertsch Christian (CR/AEE3)" w:date="2019-09-06T11:23:00Z">
        <w:r w:rsidR="00EC5AE1" w:rsidRPr="006F760E">
          <w:rPr>
            <w:rStyle w:val="CODE"/>
          </w:rPr>
          <w:t>&gt;</w:t>
        </w:r>
        <w:r w:rsidR="00726852">
          <w:rPr>
            <w:rStyle w:val="CODE"/>
            <w:rFonts w:ascii="Arial" w:hAnsi="Arial" w:cs="Arial"/>
          </w:rPr>
          <w:t>,</w:t>
        </w:r>
      </w:ins>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del w:id="4129" w:author="Bertsch Christian (CR/AEE3)" w:date="2019-09-06T11:23:00Z">
        <w:r w:rsidR="00EC5AE1">
          <w:rPr>
            <w:rStyle w:val="CODE"/>
            <w:rFonts w:cs="Courier New"/>
          </w:rPr>
          <w:delText>″</w:delText>
        </w:r>
        <w:r w:rsidR="00EC5AE1">
          <w:rPr>
            <w:lang w:eastAsia="en-US"/>
          </w:rPr>
          <w:delText>,</w:delText>
        </w:r>
      </w:del>
      <w:ins w:id="4130" w:author="Bertsch Christian (CR/AEE3)" w:date="2019-09-06T11:23:00Z">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w:t>
        </w:r>
      </w:ins>
      <w:r w:rsidR="00EC5AE1">
        <w:rPr>
          <w:lang w:eastAsia="en-US"/>
        </w:rPr>
        <w:t xml:space="preserve"> as well as variables with </w:t>
      </w:r>
      <w:del w:id="4131" w:author="Bertsch Christian (CR/AEE3)" w:date="2019-09-06T11:23:00Z">
        <w:r w:rsidR="00EC5AE1" w:rsidRPr="00867BB6">
          <w:rPr>
            <w:rStyle w:val="CODE"/>
          </w:rPr>
          <w:delText xml:space="preserve">variability </w:delText>
        </w:r>
      </w:del>
      <w:ins w:id="4132" w:author="Bertsch Christian (CR/AEE3)" w:date="2019-09-06T11:23:00Z">
        <w:r w:rsidR="00C864CB" w:rsidRPr="00C864CB">
          <w:rPr>
            <w:rStyle w:val="CODE"/>
          </w:rPr>
          <w:t>causality</w:t>
        </w:r>
      </w:ins>
      <w:ins w:id="4133" w:author="Bertsch Christian (CR/AEE3)" w:date="2019-09-28T16:46:00Z">
        <w:r w:rsidR="00A018E9">
          <w:rPr>
            <w:rStyle w:val="CODE"/>
          </w:rPr>
          <w:t xml:space="preserve"> </w:t>
        </w:r>
      </w:ins>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r>
        <w:rPr>
          <w:b/>
          <w:lang w:eastAsia="en-US"/>
        </w:rPr>
        <w:t>slaveInitialized</w:t>
      </w:r>
      <w:r w:rsidR="002F127B" w:rsidRPr="0098259C">
        <w:rPr>
          <w:lang w:eastAsia="en-US"/>
        </w:rPr>
        <w:t>:</w:t>
      </w:r>
      <w:r w:rsidR="002F127B" w:rsidRPr="0098259C">
        <w:rPr>
          <w:lang w:eastAsia="en-US"/>
        </w:rPr>
        <w:br/>
        <w:t>In this state</w:t>
      </w:r>
      <w:ins w:id="4134" w:author="Bertsch Christian (CR/AEE3)" w:date="2019-09-06T11:23:00Z">
        <w:r w:rsidR="00726852">
          <w:rPr>
            <w:lang w:eastAsia="en-US"/>
          </w:rPr>
          <w:t>,</w:t>
        </w:r>
      </w:ins>
      <w:r w:rsidR="002F127B">
        <w:rPr>
          <w:lang w:eastAsia="en-US"/>
        </w:rPr>
        <w:t xml:space="preserve"> the </w:t>
      </w:r>
      <w:r>
        <w:rPr>
          <w:lang w:eastAsia="en-US"/>
        </w:rPr>
        <w:t xml:space="preserve">slave is initialized and the co-simulation computation is performed. The calculation until the next communication point is performed </w:t>
      </w:r>
      <w:r w:rsidR="00932E38">
        <w:rPr>
          <w:lang w:eastAsia="en-US"/>
        </w:rPr>
        <w:t>with function “</w:t>
      </w:r>
      <w:r w:rsidR="00140C25" w:rsidRPr="00A018E9">
        <w:rPr>
          <w:rFonts w:ascii="Courier New" w:hAnsi="Courier New" w:cs="Courier New"/>
          <w:sz w:val="19"/>
          <w:szCs w:val="19"/>
          <w:rPrChange w:id="4135" w:author="Bertsch Christian (CR/AEE3)" w:date="2019-09-28T16:45:00Z">
            <w:rPr>
              <w:lang w:eastAsia="en-US"/>
            </w:rPr>
          </w:rPrChange>
        </w:rPr>
        <w:t>fmi2</w:t>
      </w:r>
      <w:r w:rsidR="00932E38" w:rsidRPr="00A018E9">
        <w:rPr>
          <w:rFonts w:ascii="Courier New" w:hAnsi="Courier New" w:cs="Courier New"/>
          <w:sz w:val="19"/>
          <w:szCs w:val="19"/>
          <w:rPrChange w:id="4136" w:author="Bertsch Christian (CR/AEE3)" w:date="2019-09-28T16:45:00Z">
            <w:rPr>
              <w:lang w:eastAsia="en-US"/>
            </w:rPr>
          </w:rPrChange>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37E23ACF" w:rsidR="002F127B" w:rsidRPr="0098259C" w:rsidRDefault="002F127B" w:rsidP="002F127B">
      <w:pPr>
        <w:pStyle w:val="BodyText"/>
        <w:rPr>
          <w:lang w:eastAsia="en-US"/>
        </w:rPr>
      </w:pPr>
      <w:r>
        <w:rPr>
          <w:lang w:eastAsia="en-US"/>
        </w:rPr>
        <w:t>Note</w:t>
      </w:r>
      <w:del w:id="4137" w:author="Bertsch Christian (CR/AEE3)" w:date="2019-09-06T11:23:00Z">
        <w:r>
          <w:rPr>
            <w:lang w:eastAsia="en-US"/>
          </w:rPr>
          <w:delText>,</w:delText>
        </w:r>
      </w:del>
      <w:ins w:id="4138" w:author="Bertsch Christian (CR/AEE3)" w:date="2019-09-06T11:23:00Z">
        <w:r w:rsidR="00726852">
          <w:rPr>
            <w:lang w:eastAsia="en-US"/>
          </w:rPr>
          <w:t xml:space="preserve"> that</w:t>
        </w:r>
      </w:ins>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del w:id="4139" w:author="Bertsch Christian (CR/AEE3)" w:date="2019-09-06T11:23:00Z">
        <w:r>
          <w:rPr>
            <w:lang w:eastAsia="en-US"/>
          </w:rPr>
          <w:delText>get</w:delText>
        </w:r>
      </w:del>
      <w:ins w:id="4140" w:author="Bertsch Christian (CR/AEE3)" w:date="2019-09-06T11:23:00Z">
        <w:r w:rsidR="002567B2">
          <w:rPr>
            <w:lang w:eastAsia="en-US"/>
          </w:rPr>
          <w:t>retrieved</w:t>
        </w:r>
      </w:ins>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sidR="00932E38">
        <w:rPr>
          <w:rStyle w:val="CODE"/>
        </w:rPr>
        <w:t>&lt;InitialUnknowns&gt;</w:t>
      </w:r>
      <w:r>
        <w:rPr>
          <w:lang w:eastAsia="en-US"/>
        </w:rPr>
        <w:t xml:space="preserve"> in the xml-file. [</w:t>
      </w:r>
      <w:r w:rsidRPr="00044F2D">
        <w:rPr>
          <w:i/>
          <w:lang w:eastAsia="en-US"/>
        </w:rPr>
        <w:t>For example</w:t>
      </w:r>
      <w:ins w:id="4141" w:author="Bertsch Christian (CR/AEE3)" w:date="2019-09-06T11:23:00Z">
        <w:r w:rsidR="00726852">
          <w:rPr>
            <w:i/>
            <w:lang w:eastAsia="en-US"/>
          </w:rPr>
          <w:t>,</w:t>
        </w:r>
      </w:ins>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del w:id="4142" w:author="Bertsch Christian (CR/AEE3)" w:date="2019-09-06T11:23:00Z">
        <w:r w:rsidRPr="00044F2D">
          <w:rPr>
            <w:i/>
            <w:lang w:eastAsia="en-US"/>
          </w:rPr>
          <w:delText>get</w:delText>
        </w:r>
      </w:del>
      <w:ins w:id="4143" w:author="Bertsch Christian (CR/AEE3)" w:date="2019-09-06T11:23:00Z">
        <w:r w:rsidR="002567B2">
          <w:rPr>
            <w:i/>
            <w:lang w:eastAsia="en-US"/>
          </w:rPr>
          <w:t>retrieved</w:t>
        </w:r>
      </w:ins>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del w:id="4144" w:author="Bertsch Christian (CR/AEE3)" w:date="2019-09-06T11:23:00Z">
        <w:r>
          <w:rPr>
            <w:i/>
            <w:lang w:eastAsia="en-US"/>
          </w:rPr>
          <w:delText>get</w:delText>
        </w:r>
      </w:del>
      <w:ins w:id="4145" w:author="Bertsch Christian (CR/AEE3)" w:date="2019-09-06T11:23:00Z">
        <w:r w:rsidR="002567B2">
          <w:rPr>
            <w:i/>
            <w:lang w:eastAsia="en-US"/>
          </w:rPr>
          <w:t>retrieved</w:t>
        </w:r>
      </w:ins>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03932D71" w:rsidR="00835952" w:rsidRDefault="00835952">
      <w:pPr>
        <w:pStyle w:val="BodyText"/>
        <w:rPr>
          <w:lang w:eastAsia="en-US"/>
        </w:rPr>
        <w:pPrChange w:id="4146" w:author="Bertsch Christian (CR/AEE3)" w:date="2019-09-28T19:43:00Z">
          <w:pPr>
            <w:pStyle w:val="BodyText"/>
            <w:spacing w:after="120"/>
          </w:pPr>
        </w:pPrChange>
      </w:pPr>
      <w:r>
        <w:rPr>
          <w:lang w:eastAsia="en-US"/>
        </w:rPr>
        <w:t xml:space="preserve">There is the additional restriction </w:t>
      </w:r>
      <w:r w:rsidR="00932E38">
        <w:rPr>
          <w:lang w:eastAsia="en-US"/>
        </w:rPr>
        <w:t xml:space="preserve">in “slaveInitialized” state </w:t>
      </w:r>
      <w:r>
        <w:rPr>
          <w:lang w:eastAsia="en-US"/>
        </w:rPr>
        <w:t xml:space="preserve">that it is not allowed to call </w:t>
      </w:r>
      <w:r w:rsidR="00140C25">
        <w:rPr>
          <w:lang w:eastAsia="en-US"/>
        </w:rPr>
        <w:t>fmi2</w:t>
      </w:r>
      <w:r>
        <w:rPr>
          <w:lang w:eastAsia="en-US"/>
        </w:rPr>
        <w:t xml:space="preserve">GetXXX functions after </w:t>
      </w:r>
      <w:r w:rsidR="00140C25" w:rsidRPr="008B148A">
        <w:rPr>
          <w:rStyle w:val="CODE"/>
          <w:rPrChange w:id="4147" w:author="Bertsch Christian (CR/AEE3)" w:date="2019-09-28T19:43:00Z">
            <w:rPr>
              <w:lang w:eastAsia="en-US"/>
            </w:rPr>
          </w:rPrChange>
        </w:rPr>
        <w:t>fmi2</w:t>
      </w:r>
      <w:r w:rsidRPr="008B148A">
        <w:rPr>
          <w:rStyle w:val="CODE"/>
          <w:rPrChange w:id="4148" w:author="Bertsch Christian (CR/AEE3)" w:date="2019-09-28T19:43:00Z">
            <w:rPr>
              <w:lang w:eastAsia="en-US"/>
            </w:rPr>
          </w:rPrChange>
        </w:rPr>
        <w:t>SetXXX</w:t>
      </w:r>
      <w:r>
        <w:rPr>
          <w:lang w:eastAsia="en-US"/>
        </w:rPr>
        <w:t xml:space="preserve"> functions without an </w:t>
      </w:r>
      <w:r w:rsidR="00140C25" w:rsidRPr="008B148A">
        <w:rPr>
          <w:rStyle w:val="CODE"/>
          <w:rPrChange w:id="4149" w:author="Bertsch Christian (CR/AEE3)" w:date="2019-09-28T19:43:00Z">
            <w:rPr>
              <w:lang w:eastAsia="en-US"/>
            </w:rPr>
          </w:rPrChange>
        </w:rPr>
        <w:t>fmi2</w:t>
      </w:r>
      <w:r w:rsidRPr="008B148A">
        <w:rPr>
          <w:rStyle w:val="CODE"/>
          <w:rPrChange w:id="4150" w:author="Bertsch Christian (CR/AEE3)" w:date="2019-09-28T19:43:00Z">
            <w:rPr>
              <w:lang w:eastAsia="en-US"/>
            </w:rPr>
          </w:rPrChange>
        </w:rPr>
        <w:t>DoStep</w:t>
      </w:r>
      <w:r>
        <w:rPr>
          <w:lang w:eastAsia="en-US"/>
        </w:rPr>
        <w:t xml:space="preserve"> call in between. [</w:t>
      </w:r>
      <w:r w:rsidRPr="004865EB">
        <w:rPr>
          <w:i/>
          <w:lang w:eastAsia="en-US"/>
        </w:rPr>
        <w:t xml:space="preserve">The reason is to avoid different interpretations of the caching, since contrary to FMI for </w:t>
      </w:r>
      <w:del w:id="4151" w:author="Bertsch Christian (CR/AEE3)" w:date="2019-09-06T11:23:00Z">
        <w:r w:rsidRPr="004865EB">
          <w:rPr>
            <w:i/>
            <w:lang w:eastAsia="en-US"/>
          </w:rPr>
          <w:delText>ModelExchange</w:delText>
        </w:r>
      </w:del>
      <w:ins w:id="4152" w:author="Bertsch Christian (CR/AEE3)" w:date="2019-09-06T11:23:00Z">
        <w:r w:rsidRPr="004865EB">
          <w:rPr>
            <w:i/>
            <w:lang w:eastAsia="en-US"/>
          </w:rPr>
          <w:t>Model</w:t>
        </w:r>
        <w:r w:rsidR="00935E81">
          <w:rPr>
            <w:i/>
            <w:lang w:eastAsia="en-US"/>
          </w:rPr>
          <w:t xml:space="preserve"> </w:t>
        </w:r>
        <w:r w:rsidRPr="004865EB">
          <w:rPr>
            <w:i/>
            <w:lang w:eastAsia="en-US"/>
          </w:rPr>
          <w:t>Exchange</w:t>
        </w:r>
        <w:r w:rsidR="00417784">
          <w:rPr>
            <w:i/>
            <w:lang w:eastAsia="en-US"/>
          </w:rPr>
          <w:t>,</w:t>
        </w:r>
      </w:ins>
      <w:r w:rsidRPr="004865EB">
        <w:rPr>
          <w:i/>
          <w:lang w:eastAsia="en-US"/>
        </w:rPr>
        <w:t xml:space="preserve"> </w:t>
      </w:r>
      <w:r w:rsidR="00140C25">
        <w:rPr>
          <w:i/>
          <w:lang w:eastAsia="en-US"/>
        </w:rPr>
        <w:t>fmi2</w:t>
      </w:r>
      <w:r w:rsidRPr="004865EB">
        <w:rPr>
          <w:i/>
          <w:lang w:eastAsia="en-US"/>
        </w:rPr>
        <w:t xml:space="preserve">DoStep will perform the actual calculation </w:t>
      </w:r>
      <w:del w:id="4153" w:author="Bertsch Christian (CR/AEE3)" w:date="2019-09-06T11:23:00Z">
        <w:r w:rsidRPr="004865EB">
          <w:rPr>
            <w:i/>
            <w:lang w:eastAsia="en-US"/>
          </w:rPr>
          <w:delText>and not</w:delText>
        </w:r>
      </w:del>
      <w:ins w:id="4154" w:author="Bertsch Christian (CR/AEE3)" w:date="2019-09-06T11:23:00Z">
        <w:r w:rsidR="002567B2">
          <w:rPr>
            <w:i/>
            <w:lang w:eastAsia="en-US"/>
          </w:rPr>
          <w:t>instead of</w:t>
        </w:r>
      </w:ins>
      <w:r w:rsidRPr="004865EB">
        <w:rPr>
          <w:i/>
          <w:lang w:eastAsia="en-US"/>
        </w:rPr>
        <w:t xml:space="preserve"> </w:t>
      </w:r>
      <w:r w:rsidR="00140C25" w:rsidRPr="008B148A">
        <w:rPr>
          <w:rStyle w:val="CODE"/>
          <w:rPrChange w:id="4155" w:author="Bertsch Christian (CR/AEE3)" w:date="2019-09-28T19:43:00Z">
            <w:rPr>
              <w:i/>
              <w:lang w:eastAsia="en-US"/>
            </w:rPr>
          </w:rPrChange>
        </w:rPr>
        <w:t>fmi2</w:t>
      </w:r>
      <w:r w:rsidRPr="008B148A">
        <w:rPr>
          <w:rStyle w:val="CODE"/>
          <w:rPrChange w:id="4156" w:author="Bertsch Christian (CR/AEE3)" w:date="2019-09-28T19:43:00Z">
            <w:rPr>
              <w:i/>
              <w:lang w:eastAsia="en-US"/>
            </w:rPr>
          </w:rPrChange>
        </w:rPr>
        <w:t>GetXXX</w:t>
      </w:r>
      <w:ins w:id="4157" w:author="Bertsch Christian (CR/AEE3)" w:date="2019-09-06T11:23:00Z">
        <w:r w:rsidR="006E6F42">
          <w:rPr>
            <w:i/>
            <w:lang w:eastAsia="en-US"/>
          </w:rPr>
          <w:t>,</w:t>
        </w:r>
      </w:ins>
      <w:r>
        <w:rPr>
          <w:i/>
          <w:lang w:eastAsia="en-US"/>
        </w:rPr>
        <w:t xml:space="preserve"> and therefore</w:t>
      </w:r>
      <w:ins w:id="4158" w:author="Bertsch Christian (CR/AEE3)" w:date="2019-09-06T11:23:00Z">
        <w:r w:rsidR="006E6F42">
          <w:rPr>
            <w:i/>
            <w:lang w:eastAsia="en-US"/>
          </w:rPr>
          <w:t>,</w:t>
        </w:r>
      </w:ins>
      <w:r>
        <w:rPr>
          <w:i/>
          <w:lang w:eastAsia="en-US"/>
        </w:rPr>
        <w:t xml:space="preserve"> dummy algebraic loops at communication points cannot be handeled by an appropriate sequence of </w:t>
      </w:r>
      <w:r w:rsidR="00140C25" w:rsidRPr="008B148A">
        <w:rPr>
          <w:rStyle w:val="CODE"/>
          <w:rPrChange w:id="4159" w:author="Bertsch Christian (CR/AEE3)" w:date="2019-09-28T19:43:00Z">
            <w:rPr>
              <w:i/>
              <w:lang w:eastAsia="en-US"/>
            </w:rPr>
          </w:rPrChange>
        </w:rPr>
        <w:t>fmi2</w:t>
      </w:r>
      <w:r w:rsidRPr="008B148A">
        <w:rPr>
          <w:rStyle w:val="CODE"/>
          <w:rPrChange w:id="4160" w:author="Bertsch Christian (CR/AEE3)" w:date="2019-09-28T19:43:00Z">
            <w:rPr>
              <w:i/>
              <w:lang w:eastAsia="en-US"/>
            </w:rPr>
          </w:rPrChange>
        </w:rPr>
        <w:t>GetXXX</w:t>
      </w:r>
      <w:del w:id="4161" w:author="Bertsch Christian (CR/AEE3)" w:date="2019-09-06T11:23:00Z">
        <w:r w:rsidRPr="008B148A">
          <w:rPr>
            <w:rStyle w:val="CODE"/>
            <w:rPrChange w:id="4162" w:author="Bertsch Christian (CR/AEE3)" w:date="2019-09-28T19:43:00Z">
              <w:rPr>
                <w:i/>
                <w:lang w:eastAsia="en-US"/>
              </w:rPr>
            </w:rPrChange>
          </w:rPr>
          <w:delText>,</w:delText>
        </w:r>
      </w:del>
      <w:ins w:id="4163" w:author="Bertsch Christian (CR/AEE3)" w:date="2019-09-06T11:23:00Z">
        <w:r w:rsidR="00417784">
          <w:rPr>
            <w:i/>
            <w:lang w:eastAsia="en-US"/>
          </w:rPr>
          <w:t xml:space="preserve"> and</w:t>
        </w:r>
      </w:ins>
      <w:r>
        <w:rPr>
          <w:i/>
          <w:lang w:eastAsia="en-US"/>
        </w:rPr>
        <w:t xml:space="preserve"> </w:t>
      </w:r>
      <w:r w:rsidR="00140C25" w:rsidRPr="008B148A">
        <w:rPr>
          <w:rStyle w:val="CODE"/>
          <w:rPrChange w:id="4164" w:author="Bertsch Christian (CR/AEE3)" w:date="2019-09-28T19:44:00Z">
            <w:rPr>
              <w:i/>
              <w:lang w:eastAsia="en-US"/>
            </w:rPr>
          </w:rPrChange>
        </w:rPr>
        <w:t>fmi2</w:t>
      </w:r>
      <w:r w:rsidRPr="008B148A">
        <w:rPr>
          <w:rStyle w:val="CODE"/>
          <w:rPrChange w:id="4165" w:author="Bertsch Christian (CR/AEE3)" w:date="2019-09-28T19:44:00Z">
            <w:rPr>
              <w:i/>
              <w:lang w:eastAsia="en-US"/>
            </w:rPr>
          </w:rPrChange>
        </w:rPr>
        <w:t>SetXXX</w:t>
      </w:r>
      <w:r>
        <w:rPr>
          <w:i/>
          <w:lang w:eastAsia="en-US"/>
        </w:rPr>
        <w:t xml:space="preserve"> calls as for ModelExchange.</w:t>
      </w:r>
    </w:p>
    <w:p w14:paraId="4456AE90" w14:textId="77777777" w:rsidR="00835952" w:rsidRPr="004865EB" w:rsidRDefault="00835952" w:rsidP="007D5356">
      <w:pPr>
        <w:pStyle w:val="BodyText"/>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8B148A">
              <w:rPr>
                <w:rFonts w:ascii="Courier New" w:hAnsi="Courier New" w:cs="Courier New"/>
                <w:i/>
                <w:sz w:val="19"/>
                <w:szCs w:val="19"/>
                <w:rPrChange w:id="4166" w:author="Bertsch Christian (CR/AEE3)" w:date="2019-09-28T19:44:00Z">
                  <w:rPr>
                    <w:i/>
                  </w:rPr>
                </w:rPrChange>
              </w:rPr>
              <w:t>fmi2</w:t>
            </w:r>
            <w:r w:rsidR="00835952" w:rsidRPr="008B148A">
              <w:rPr>
                <w:rFonts w:ascii="Courier New" w:hAnsi="Courier New" w:cs="Courier New"/>
                <w:i/>
                <w:sz w:val="19"/>
                <w:szCs w:val="19"/>
                <w:rPrChange w:id="4167" w:author="Bertsch Christian (CR/AEE3)" w:date="2019-09-28T19:44:00Z">
                  <w:rPr>
                    <w:i/>
                  </w:rPr>
                </w:rPrChange>
              </w:rPr>
              <w:t>SetXXX</w:t>
            </w:r>
            <w:r w:rsidR="00835952" w:rsidRPr="004865EB">
              <w:rPr>
                <w:i/>
              </w:rPr>
              <w:t xml:space="preserve"> on inputs</w:t>
            </w:r>
          </w:p>
          <w:p w14:paraId="3CD49F8D" w14:textId="3F96DBD5" w:rsidR="00835952" w:rsidRPr="004865EB" w:rsidRDefault="00140C25" w:rsidP="00414D49">
            <w:pPr>
              <w:pStyle w:val="Textkrper-Tabelle"/>
              <w:rPr>
                <w:i/>
              </w:rPr>
            </w:pPr>
            <w:r w:rsidRPr="008B148A">
              <w:rPr>
                <w:rFonts w:ascii="Courier New" w:hAnsi="Courier New" w:cs="Courier New"/>
                <w:i/>
                <w:sz w:val="19"/>
                <w:szCs w:val="19"/>
                <w:rPrChange w:id="4168" w:author="Bertsch Christian (CR/AEE3)" w:date="2019-09-28T19:44:00Z">
                  <w:rPr>
                    <w:i/>
                  </w:rPr>
                </w:rPrChange>
              </w:rPr>
              <w:t>fmi2</w:t>
            </w:r>
            <w:r w:rsidR="00835952" w:rsidRPr="008B148A">
              <w:rPr>
                <w:rFonts w:ascii="Courier New" w:hAnsi="Courier New" w:cs="Courier New"/>
                <w:i/>
                <w:sz w:val="19"/>
                <w:szCs w:val="19"/>
                <w:rPrChange w:id="4169" w:author="Bertsch Christian (CR/AEE3)" w:date="2019-09-28T19:44:00Z">
                  <w:rPr>
                    <w:i/>
                  </w:rPr>
                </w:rPrChange>
              </w:rPr>
              <w:t>DoStep</w:t>
            </w:r>
          </w:p>
          <w:p w14:paraId="43F9A6E9" w14:textId="197C61A2" w:rsidR="00835952" w:rsidRPr="004865EB" w:rsidRDefault="00140C25" w:rsidP="00414D49">
            <w:pPr>
              <w:pStyle w:val="Textkrper-Tabelle"/>
              <w:rPr>
                <w:i/>
              </w:rPr>
            </w:pPr>
            <w:r w:rsidRPr="008B148A">
              <w:rPr>
                <w:rFonts w:ascii="Courier New" w:hAnsi="Courier New" w:cs="Courier New"/>
                <w:i/>
                <w:sz w:val="19"/>
                <w:szCs w:val="19"/>
                <w:rPrChange w:id="4170" w:author="Bertsch Christian (CR/AEE3)" w:date="2019-09-28T19:45:00Z">
                  <w:rPr>
                    <w:i/>
                  </w:rPr>
                </w:rPrChange>
              </w:rPr>
              <w:t>fmi2</w:t>
            </w:r>
            <w:r w:rsidR="00835952" w:rsidRPr="008B148A">
              <w:rPr>
                <w:rFonts w:ascii="Courier New" w:hAnsi="Courier New" w:cs="Courier New"/>
                <w:i/>
                <w:sz w:val="19"/>
                <w:szCs w:val="19"/>
                <w:rPrChange w:id="4171" w:author="Bertsch Christian (CR/AEE3)" w:date="2019-09-28T19:45:00Z">
                  <w:rPr>
                    <w:i/>
                  </w:rPr>
                </w:rPrChange>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8B148A">
              <w:rPr>
                <w:rFonts w:ascii="Courier New" w:hAnsi="Courier New" w:cs="Courier New"/>
                <w:i/>
                <w:sz w:val="19"/>
                <w:szCs w:val="19"/>
                <w:rPrChange w:id="4172" w:author="Bertsch Christian (CR/AEE3)" w:date="2019-09-28T19:45:00Z">
                  <w:rPr>
                    <w:i/>
                  </w:rPr>
                </w:rPrChange>
              </w:rPr>
              <w:t>fmi2</w:t>
            </w:r>
            <w:r w:rsidR="00835952" w:rsidRPr="008B148A">
              <w:rPr>
                <w:rFonts w:ascii="Courier New" w:hAnsi="Courier New" w:cs="Courier New"/>
                <w:i/>
                <w:sz w:val="19"/>
                <w:szCs w:val="19"/>
                <w:rPrChange w:id="4173" w:author="Bertsch Christian (CR/AEE3)" w:date="2019-09-28T19:45:00Z">
                  <w:rPr>
                    <w:i/>
                  </w:rPr>
                </w:rPrChange>
              </w:rPr>
              <w:t>SetXXX</w:t>
            </w:r>
            <w:r w:rsidR="00835952" w:rsidRPr="004865EB">
              <w:rPr>
                <w:i/>
              </w:rPr>
              <w:t xml:space="preserve"> on inputs</w:t>
            </w:r>
          </w:p>
          <w:p w14:paraId="192EC739" w14:textId="2BA40F46" w:rsidR="00835952" w:rsidRPr="004865EB" w:rsidRDefault="00140C25" w:rsidP="00414D49">
            <w:pPr>
              <w:pStyle w:val="Textkrper-Tabelle"/>
              <w:rPr>
                <w:i/>
              </w:rPr>
            </w:pPr>
            <w:r w:rsidRPr="008B148A">
              <w:rPr>
                <w:rFonts w:ascii="Courier New" w:hAnsi="Courier New" w:cs="Courier New"/>
                <w:i/>
                <w:sz w:val="19"/>
                <w:szCs w:val="19"/>
                <w:rPrChange w:id="4174" w:author="Bertsch Christian (CR/AEE3)" w:date="2019-09-28T19:45:00Z">
                  <w:rPr>
                    <w:i/>
                  </w:rPr>
                </w:rPrChange>
              </w:rPr>
              <w:t>fmi2</w:t>
            </w:r>
            <w:r w:rsidR="00835952" w:rsidRPr="008B148A">
              <w:rPr>
                <w:rFonts w:ascii="Courier New" w:hAnsi="Courier New" w:cs="Courier New"/>
                <w:i/>
                <w:sz w:val="19"/>
                <w:szCs w:val="19"/>
                <w:rPrChange w:id="4175" w:author="Bertsch Christian (CR/AEE3)" w:date="2019-09-28T19:45:00Z">
                  <w:rPr>
                    <w:i/>
                  </w:rPr>
                </w:rPrChange>
              </w:rPr>
              <w:t>DoStep</w:t>
            </w:r>
          </w:p>
          <w:p w14:paraId="329DA342" w14:textId="4FEAB4FD" w:rsidR="00835952" w:rsidRPr="004865EB" w:rsidRDefault="00140C25" w:rsidP="00414D49">
            <w:pPr>
              <w:pStyle w:val="Textkrper-Tabelle"/>
              <w:rPr>
                <w:i/>
              </w:rPr>
            </w:pPr>
            <w:r w:rsidRPr="008B148A">
              <w:rPr>
                <w:rFonts w:ascii="Courier New" w:hAnsi="Courier New" w:cs="Courier New"/>
                <w:i/>
                <w:sz w:val="19"/>
                <w:szCs w:val="19"/>
                <w:rPrChange w:id="4176" w:author="Bertsch Christian (CR/AEE3)" w:date="2019-09-28T19:45:00Z">
                  <w:rPr>
                    <w:i/>
                  </w:rPr>
                </w:rPrChange>
              </w:rPr>
              <w:t>fmi2</w:t>
            </w:r>
            <w:r w:rsidR="00835952" w:rsidRPr="008B148A">
              <w:rPr>
                <w:rFonts w:ascii="Courier New" w:hAnsi="Courier New" w:cs="Courier New"/>
                <w:i/>
                <w:sz w:val="19"/>
                <w:szCs w:val="19"/>
                <w:rPrChange w:id="4177" w:author="Bertsch Christian (CR/AEE3)" w:date="2019-09-28T19:45:00Z">
                  <w:rPr>
                    <w:i/>
                  </w:rPr>
                </w:rPrChange>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8B148A">
              <w:rPr>
                <w:rFonts w:ascii="Courier New" w:hAnsi="Courier New" w:cs="Courier New"/>
                <w:i/>
                <w:sz w:val="19"/>
                <w:szCs w:val="19"/>
                <w:rPrChange w:id="4178" w:author="Bertsch Christian (CR/AEE3)" w:date="2019-09-28T19:45:00Z">
                  <w:rPr>
                    <w:i/>
                  </w:rPr>
                </w:rPrChange>
              </w:rPr>
              <w:t>fmi2</w:t>
            </w:r>
            <w:r w:rsidR="00835952" w:rsidRPr="008B148A">
              <w:rPr>
                <w:rFonts w:ascii="Courier New" w:hAnsi="Courier New" w:cs="Courier New"/>
                <w:i/>
                <w:sz w:val="19"/>
                <w:szCs w:val="19"/>
                <w:rPrChange w:id="4179" w:author="Bertsch Christian (CR/AEE3)" w:date="2019-09-28T19:45:00Z">
                  <w:rPr>
                    <w:i/>
                  </w:rPr>
                </w:rPrChange>
              </w:rPr>
              <w:t>SetXXX</w:t>
            </w:r>
            <w:r w:rsidR="00835952" w:rsidRPr="004865EB">
              <w:rPr>
                <w:i/>
              </w:rPr>
              <w:t xml:space="preserve">  on inputs</w:t>
            </w:r>
          </w:p>
          <w:p w14:paraId="0E95E7BB" w14:textId="58DFD51A" w:rsidR="00835952" w:rsidRPr="004865EB" w:rsidRDefault="00140C25" w:rsidP="00414D49">
            <w:pPr>
              <w:pStyle w:val="Textkrper-Tabelle"/>
              <w:rPr>
                <w:i/>
              </w:rPr>
            </w:pPr>
            <w:r w:rsidRPr="008B148A">
              <w:rPr>
                <w:rFonts w:ascii="Courier New" w:hAnsi="Courier New" w:cs="Courier New"/>
                <w:i/>
                <w:sz w:val="19"/>
                <w:szCs w:val="19"/>
                <w:rPrChange w:id="4180" w:author="Bertsch Christian (CR/AEE3)" w:date="2019-09-28T19:45:00Z">
                  <w:rPr>
                    <w:i/>
                  </w:rPr>
                </w:rPrChange>
              </w:rPr>
              <w:t>fmi2</w:t>
            </w:r>
            <w:r w:rsidR="00835952" w:rsidRPr="008B148A">
              <w:rPr>
                <w:rFonts w:ascii="Courier New" w:hAnsi="Courier New" w:cs="Courier New"/>
                <w:i/>
                <w:sz w:val="19"/>
                <w:szCs w:val="19"/>
                <w:rPrChange w:id="4181" w:author="Bertsch Christian (CR/AEE3)" w:date="2019-09-28T19:45:00Z">
                  <w:rPr>
                    <w:i/>
                  </w:rPr>
                </w:rPrChange>
              </w:rPr>
              <w:t>DoStep</w:t>
            </w:r>
          </w:p>
          <w:p w14:paraId="27E7A815" w14:textId="1DFF1D71" w:rsidR="00835952" w:rsidRPr="004865EB" w:rsidRDefault="00140C25" w:rsidP="00414D49">
            <w:pPr>
              <w:pStyle w:val="Textkrper-Tabelle"/>
              <w:rPr>
                <w:i/>
              </w:rPr>
            </w:pPr>
            <w:r w:rsidRPr="008B148A">
              <w:rPr>
                <w:rFonts w:ascii="Courier New" w:hAnsi="Courier New" w:cs="Courier New"/>
                <w:i/>
                <w:sz w:val="19"/>
                <w:szCs w:val="19"/>
                <w:rPrChange w:id="4182" w:author="Bertsch Christian (CR/AEE3)" w:date="2019-09-28T19:45:00Z">
                  <w:rPr>
                    <w:i/>
                  </w:rPr>
                </w:rPrChange>
              </w:rPr>
              <w:t>fmi2</w:t>
            </w:r>
            <w:r w:rsidR="00835952" w:rsidRPr="008B148A">
              <w:rPr>
                <w:rFonts w:ascii="Courier New" w:hAnsi="Courier New" w:cs="Courier New"/>
                <w:i/>
                <w:sz w:val="19"/>
                <w:szCs w:val="19"/>
                <w:rPrChange w:id="4183" w:author="Bertsch Christian (CR/AEE3)" w:date="2019-09-28T19:45:00Z">
                  <w:rPr>
                    <w:i/>
                  </w:rPr>
                </w:rPrChange>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8B148A">
              <w:rPr>
                <w:rFonts w:ascii="Courier New" w:hAnsi="Courier New" w:cs="Courier New"/>
                <w:i/>
                <w:sz w:val="19"/>
                <w:szCs w:val="19"/>
                <w:rPrChange w:id="4184" w:author="Bertsch Christian (CR/AEE3)" w:date="2019-09-28T19:45:00Z">
                  <w:rPr>
                    <w:i/>
                  </w:rPr>
                </w:rPrChange>
              </w:rPr>
              <w:t>fmi2</w:t>
            </w:r>
            <w:r w:rsidR="00835952" w:rsidRPr="008B148A">
              <w:rPr>
                <w:rFonts w:ascii="Courier New" w:hAnsi="Courier New" w:cs="Courier New"/>
                <w:i/>
                <w:sz w:val="19"/>
                <w:szCs w:val="19"/>
                <w:rPrChange w:id="4185" w:author="Bertsch Christian (CR/AEE3)" w:date="2019-09-28T19:45:00Z">
                  <w:rPr>
                    <w:i/>
                  </w:rPr>
                </w:rPrChange>
              </w:rPr>
              <w:t>SetXXX</w:t>
            </w:r>
            <w:r w:rsidR="00835952" w:rsidRPr="004865EB">
              <w:rPr>
                <w:i/>
              </w:rPr>
              <w:t xml:space="preserve"> on inputs</w:t>
            </w:r>
          </w:p>
          <w:p w14:paraId="01E76CF6" w14:textId="62FE1358" w:rsidR="00835952" w:rsidRPr="004865EB" w:rsidRDefault="00140C25" w:rsidP="00414D49">
            <w:pPr>
              <w:pStyle w:val="Textkrper-Tabelle"/>
              <w:rPr>
                <w:i/>
              </w:rPr>
            </w:pPr>
            <w:r w:rsidRPr="008B148A">
              <w:rPr>
                <w:rFonts w:ascii="Courier New" w:hAnsi="Courier New" w:cs="Courier New"/>
                <w:i/>
                <w:sz w:val="19"/>
                <w:szCs w:val="19"/>
                <w:rPrChange w:id="4186" w:author="Bertsch Christian (CR/AEE3)" w:date="2019-09-28T19:45:00Z">
                  <w:rPr>
                    <w:i/>
                  </w:rPr>
                </w:rPrChange>
              </w:rPr>
              <w:t>fmi2</w:t>
            </w:r>
            <w:r w:rsidR="00835952" w:rsidRPr="008B148A">
              <w:rPr>
                <w:rFonts w:ascii="Courier New" w:hAnsi="Courier New" w:cs="Courier New"/>
                <w:i/>
                <w:sz w:val="19"/>
                <w:szCs w:val="19"/>
                <w:rPrChange w:id="4187" w:author="Bertsch Christian (CR/AEE3)" w:date="2019-09-28T19:45:00Z">
                  <w:rPr>
                    <w:i/>
                  </w:rPr>
                </w:rPrChange>
              </w:rPr>
              <w:t>GetXXX</w:t>
            </w:r>
            <w:r w:rsidR="00835952" w:rsidRPr="004865EB">
              <w:rPr>
                <w:i/>
              </w:rPr>
              <w:t xml:space="preserve"> on outputs   // not allowed</w:t>
            </w:r>
          </w:p>
          <w:p w14:paraId="264BD3BD" w14:textId="4838FD52" w:rsidR="00835952" w:rsidRPr="004865EB" w:rsidRDefault="00140C25" w:rsidP="00414D49">
            <w:pPr>
              <w:pStyle w:val="Textkrper-Tabelle"/>
              <w:rPr>
                <w:i/>
              </w:rPr>
            </w:pPr>
            <w:r w:rsidRPr="008B148A">
              <w:rPr>
                <w:rFonts w:ascii="Courier New" w:hAnsi="Courier New" w:cs="Courier New"/>
                <w:i/>
                <w:sz w:val="19"/>
                <w:szCs w:val="19"/>
                <w:rPrChange w:id="4188" w:author="Bertsch Christian (CR/AEE3)" w:date="2019-09-28T19:45:00Z">
                  <w:rPr>
                    <w:i/>
                  </w:rPr>
                </w:rPrChange>
              </w:rPr>
              <w:t>fmi2</w:t>
            </w:r>
            <w:r w:rsidR="00835952" w:rsidRPr="008B148A">
              <w:rPr>
                <w:rFonts w:ascii="Courier New" w:hAnsi="Courier New" w:cs="Courier New"/>
                <w:i/>
                <w:sz w:val="19"/>
                <w:szCs w:val="19"/>
                <w:rPrChange w:id="4189" w:author="Bertsch Christian (CR/AEE3)" w:date="2019-09-28T19:45:00Z">
                  <w:rPr>
                    <w:i/>
                  </w:rPr>
                </w:rPrChange>
              </w:rPr>
              <w:t>DoStep</w:t>
            </w:r>
          </w:p>
          <w:p w14:paraId="4606C03F" w14:textId="4D5B1146" w:rsidR="00835952" w:rsidRPr="004865EB" w:rsidRDefault="00140C25" w:rsidP="00414D49">
            <w:pPr>
              <w:pStyle w:val="Textkrper-Tabelle"/>
              <w:rPr>
                <w:i/>
              </w:rPr>
            </w:pPr>
            <w:r w:rsidRPr="008B148A">
              <w:rPr>
                <w:rFonts w:ascii="Courier New" w:hAnsi="Courier New" w:cs="Courier New"/>
                <w:i/>
                <w:sz w:val="19"/>
                <w:szCs w:val="19"/>
                <w:rPrChange w:id="4190" w:author="Bertsch Christian (CR/AEE3)" w:date="2019-09-28T19:45:00Z">
                  <w:rPr>
                    <w:i/>
                  </w:rPr>
                </w:rPrChange>
              </w:rPr>
              <w:t>fmi2</w:t>
            </w:r>
            <w:r w:rsidR="00835952" w:rsidRPr="008B148A">
              <w:rPr>
                <w:rFonts w:ascii="Courier New" w:hAnsi="Courier New" w:cs="Courier New"/>
                <w:i/>
                <w:sz w:val="19"/>
                <w:szCs w:val="19"/>
                <w:rPrChange w:id="4191" w:author="Bertsch Christian (CR/AEE3)" w:date="2019-09-28T19:45:00Z">
                  <w:rPr>
                    <w:i/>
                  </w:rPr>
                </w:rPrChange>
              </w:rPr>
              <w:t>GetXXX</w:t>
            </w:r>
            <w:r w:rsidR="00835952" w:rsidRPr="004865EB">
              <w:rPr>
                <w:i/>
              </w:rPr>
              <w:t xml:space="preserve"> on outputs</w:t>
            </w:r>
          </w:p>
        </w:tc>
      </w:tr>
    </w:tbl>
    <w:p w14:paraId="769846C4" w14:textId="77777777" w:rsidR="00835952" w:rsidRDefault="00835952" w:rsidP="007D5356">
      <w:pPr>
        <w:pStyle w:val="BodyText"/>
        <w:spacing w:after="120"/>
        <w:rPr>
          <w:lang w:eastAsia="en-US"/>
        </w:rPr>
      </w:pPr>
      <w:r>
        <w:rPr>
          <w:lang w:eastAsia="en-US"/>
        </w:rPr>
        <w:t>]</w:t>
      </w:r>
    </w:p>
    <w:p w14:paraId="4ADFD56C" w14:textId="77777777" w:rsidR="00932E38" w:rsidRDefault="007D5356" w:rsidP="007D5356">
      <w:pPr>
        <w:pStyle w:val="BodyText"/>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BodyText"/>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FMI 2.0 forCo-Simulation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r w:rsidRPr="00542C2C">
              <w:rPr>
                <w:rFonts w:cs="Arial"/>
                <w:b/>
                <w:bCs/>
                <w:sz w:val="22"/>
                <w:szCs w:val="22"/>
                <w:lang w:val="de-DE" w:eastAsia="de-DE"/>
              </w:rPr>
              <w:t>Function</w:t>
            </w:r>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start,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instantiated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Initialization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stepComplete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stepInProgress</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stepFailed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r w:rsidRPr="00542C2C">
              <w:rPr>
                <w:rFonts w:cs="Arial"/>
                <w:color w:val="000000"/>
                <w:szCs w:val="20"/>
                <w:lang w:val="de-DE" w:eastAsia="de-DE"/>
              </w:rPr>
              <w:t>stepCanceled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terminated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error</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pPr>
        <w:pStyle w:val="BodyText"/>
        <w:spacing w:before="0" w:line="240" w:lineRule="auto"/>
        <w:rPr>
          <w:lang w:eastAsia="en-US"/>
        </w:rPr>
        <w:pPrChange w:id="4192" w:author="Bertsch Christian (CR/AEE3)" w:date="2019-09-24T14:52:00Z">
          <w:pPr>
            <w:pStyle w:val="BodyText"/>
            <w:spacing w:before="0"/>
          </w:pPr>
        </w:pPrChange>
      </w:pPr>
      <w:bookmarkStart w:id="4193" w:name="_Toc247964775"/>
      <w:bookmarkStart w:id="4194" w:name="_Toc274647158"/>
      <w:bookmarkStart w:id="4195" w:name="_Ref289781010"/>
      <w:bookmarkStart w:id="4196" w:name="_Ref304988467"/>
      <w:r w:rsidRPr="002920AB">
        <w:rPr>
          <w:b/>
          <w:lang w:eastAsia="en-US"/>
        </w:rPr>
        <w:t>x</w:t>
      </w:r>
      <w:r>
        <w:rPr>
          <w:lang w:eastAsia="en-US"/>
        </w:rPr>
        <w:t xml:space="preserve"> means: call is allowed in the corresponding state</w:t>
      </w:r>
    </w:p>
    <w:p w14:paraId="3F07E3C2" w14:textId="77777777" w:rsidR="002920AB" w:rsidRDefault="002920AB">
      <w:pPr>
        <w:pStyle w:val="BodyText"/>
        <w:spacing w:before="0" w:line="240" w:lineRule="auto"/>
        <w:rPr>
          <w:lang w:eastAsia="en-US"/>
        </w:rPr>
        <w:pPrChange w:id="4197" w:author="Bertsch Christian (CR/AEE3)" w:date="2019-09-24T14:52:00Z">
          <w:pPr>
            <w:pStyle w:val="BodyText"/>
            <w:spacing w:before="0"/>
          </w:pPr>
        </w:pPrChange>
      </w:pPr>
      <w:r w:rsidRPr="002920AB">
        <w:rPr>
          <w:b/>
          <w:lang w:eastAsia="en-US"/>
        </w:rPr>
        <w:t>number</w:t>
      </w:r>
      <w:r>
        <w:rPr>
          <w:lang w:eastAsia="en-US"/>
        </w:rPr>
        <w:t xml:space="preserve"> means: call is allowed if the indicated condition holds:</w:t>
      </w:r>
    </w:p>
    <w:p w14:paraId="2CB96F4F" w14:textId="61970105" w:rsidR="002920AB" w:rsidRDefault="002920AB">
      <w:pPr>
        <w:pStyle w:val="BodyText"/>
        <w:spacing w:before="0" w:line="240" w:lineRule="auto"/>
        <w:rPr>
          <w:lang w:eastAsia="en-US"/>
        </w:rPr>
        <w:pPrChange w:id="4198" w:author="Bertsch Christian (CR/AEE3)" w:date="2019-09-24T14:52:00Z">
          <w:pPr>
            <w:pStyle w:val="BodyText"/>
            <w:spacing w:before="0"/>
          </w:pPr>
        </w:pPrChange>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"approx"</w:t>
      </w:r>
    </w:p>
    <w:p w14:paraId="60EFEE68" w14:textId="238AA05B" w:rsidR="002920AB" w:rsidRDefault="002920AB">
      <w:pPr>
        <w:pStyle w:val="BodyText"/>
        <w:spacing w:before="0" w:line="240" w:lineRule="auto"/>
        <w:rPr>
          <w:lang w:eastAsia="en-US"/>
        </w:rPr>
        <w:pPrChange w:id="4199" w:author="Bertsch Christian (CR/AEE3)" w:date="2019-09-24T14:52:00Z">
          <w:pPr>
            <w:pStyle w:val="BodyText"/>
            <w:spacing w:before="0"/>
          </w:pPr>
        </w:pPrChange>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704D3A">
        <w:rPr>
          <w:rStyle w:val="CODE"/>
        </w:rPr>
        <w:t xml:space="preserve"> </w:t>
      </w:r>
      <w:r w:rsidR="00704D3A">
        <w:rPr>
          <w:lang w:eastAsia="en-US"/>
        </w:rPr>
        <w:t>or</w:t>
      </w:r>
    </w:p>
    <w:p w14:paraId="18367D95" w14:textId="1AF8A3E7" w:rsidR="00704D3A" w:rsidRDefault="00704D3A">
      <w:pPr>
        <w:pStyle w:val="BodyText"/>
        <w:spacing w:before="0" w:line="240" w:lineRule="auto"/>
        <w:pPrChange w:id="4200" w:author="Bertsch Christian (CR/AEE3)" w:date="2019-09-24T14:52:00Z">
          <w:pPr>
            <w:pStyle w:val="BodyText"/>
            <w:spacing w:before="0"/>
          </w:pPr>
        </w:pPrChange>
      </w:pPr>
      <w:r>
        <w:rPr>
          <w:lang w:eastAsia="en-US"/>
        </w:rPr>
        <w:t xml:space="preserve">   c</w:t>
      </w:r>
      <w:r w:rsidRPr="00704D3A">
        <w:rPr>
          <w:lang w:eastAsia="en-US"/>
        </w:rPr>
        <w:t xml:space="preserve">ontinuous-time states or state derivatives (if element </w:t>
      </w:r>
      <w:r w:rsidRPr="002F3E46">
        <w:rPr>
          <w:rStyle w:val="CODE"/>
        </w:rPr>
        <w:t>&lt;Derivatives&gt;</w:t>
      </w:r>
      <w:r w:rsidRPr="00704D3A">
        <w:rPr>
          <w:lang w:eastAsia="en-US"/>
        </w:rPr>
        <w:t xml:space="preserve"> is present)</w:t>
      </w:r>
    </w:p>
    <w:p w14:paraId="6F99FB46" w14:textId="068D6467" w:rsidR="002920AB" w:rsidRDefault="002920AB">
      <w:pPr>
        <w:pStyle w:val="BodyText"/>
        <w:spacing w:before="0" w:line="240" w:lineRule="auto"/>
        <w:rPr>
          <w:lang w:eastAsia="en-US"/>
        </w:rPr>
        <w:pPrChange w:id="4201" w:author="Bertsch Christian (CR/AEE3)" w:date="2019-09-24T14:52:00Z">
          <w:pPr>
            <w:pStyle w:val="BodyText"/>
            <w:spacing w:before="0"/>
          </w:pPr>
        </w:pPrChange>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ins w:id="4202" w:author="Bertsch Christian (CR/AEE3)" w:date="2019-09-24T14:51:00Z">
        <w:r w:rsidR="00614FA9">
          <w:rPr>
            <w:rStyle w:val="CODE"/>
          </w:rPr>
          <w:t xml:space="preserve"> </w:t>
        </w:r>
      </w:ins>
      <w:r w:rsidR="00515452">
        <w:rPr>
          <w:rStyle w:val="CODE"/>
          <w:rFonts w:cs="Courier New"/>
        </w:rPr>
        <w:t>≠</w:t>
      </w:r>
      <w:ins w:id="4203" w:author="Bertsch Christian (CR/AEE3)" w:date="2019-09-24T14:51:00Z">
        <w:r w:rsidR="00614FA9">
          <w:rPr>
            <w:rStyle w:val="CODE"/>
            <w:rFonts w:cs="Courier New"/>
          </w:rPr>
          <w:t xml:space="preserve"> </w:t>
        </w:r>
      </w:ins>
      <w:r w:rsidR="00515452">
        <w:rPr>
          <w:rStyle w:val="CODE"/>
          <w:lang w:eastAsia="en-US"/>
        </w:rPr>
        <w:t>"constant</w:t>
      </w:r>
      <w:r w:rsidR="00515452" w:rsidRPr="002920AB">
        <w:rPr>
          <w:rStyle w:val="CODE"/>
          <w:lang w:eastAsia="en-US"/>
        </w:rPr>
        <w:t>"</w:t>
      </w:r>
      <w:ins w:id="4204" w:author="Bertsch Christian (CR/AEE3)" w:date="2019-09-24T14:53:00Z">
        <w:r w:rsidR="00614FA9">
          <w:rPr>
            <w:rStyle w:val="CODE"/>
            <w:lang w:eastAsia="en-US"/>
          </w:rPr>
          <w:br/>
          <w:t xml:space="preserve"> </w:t>
        </w:r>
      </w:ins>
      <w:r w:rsidR="00515452">
        <w:rPr>
          <w:lang w:eastAsia="en-US"/>
        </w:rPr>
        <w:t xml:space="preserve"> that has</w:t>
      </w:r>
      <w:r>
        <w:rPr>
          <w:lang w:eastAsia="en-US"/>
        </w:rPr>
        <w:t xml:space="preserve"> </w:t>
      </w:r>
      <w:r w:rsidRPr="002920AB">
        <w:rPr>
          <w:rStyle w:val="CODE"/>
          <w:lang w:eastAsia="en-US"/>
        </w:rPr>
        <w:t>initial</w:t>
      </w:r>
      <w:ins w:id="4205" w:author="Bertsch Christian (CR/AEE3)" w:date="2019-09-24T14:52:00Z">
        <w:r w:rsidR="00614FA9">
          <w:rPr>
            <w:rStyle w:val="CODE"/>
            <w:lang w:eastAsia="en-US"/>
          </w:rPr>
          <w:t xml:space="preserve"> </w:t>
        </w:r>
      </w:ins>
      <w:r w:rsidRPr="002920AB">
        <w:rPr>
          <w:rStyle w:val="CODE"/>
          <w:lang w:eastAsia="en-US"/>
        </w:rPr>
        <w:t>=</w:t>
      </w:r>
      <w:ins w:id="4206" w:author="Bertsch Christian (CR/AEE3)" w:date="2019-09-24T14:52:00Z">
        <w:r w:rsidR="00614FA9">
          <w:rPr>
            <w:rStyle w:val="CODE"/>
            <w:lang w:eastAsia="en-US"/>
          </w:rPr>
          <w:t xml:space="preserve"> </w:t>
        </w:r>
      </w:ins>
      <w:r w:rsidRPr="002920AB">
        <w:rPr>
          <w:rStyle w:val="CODE"/>
          <w:lang w:eastAsia="en-US"/>
        </w:rPr>
        <w:t>"exact"</w:t>
      </w:r>
      <w:r>
        <w:rPr>
          <w:lang w:eastAsia="en-US"/>
        </w:rPr>
        <w:t xml:space="preserve">, or </w:t>
      </w:r>
      <w:r w:rsidRPr="002920AB">
        <w:rPr>
          <w:rStyle w:val="CODE"/>
          <w:lang w:eastAsia="en-US"/>
        </w:rPr>
        <w:t>causality</w:t>
      </w:r>
      <w:ins w:id="4207" w:author="Bertsch Christian (CR/AEE3)" w:date="2019-09-24T14:50:00Z">
        <w:r w:rsidR="00614FA9">
          <w:rPr>
            <w:rStyle w:val="CODE"/>
            <w:lang w:eastAsia="en-US"/>
          </w:rPr>
          <w:t xml:space="preserve"> </w:t>
        </w:r>
      </w:ins>
      <w:r w:rsidRPr="002920AB">
        <w:rPr>
          <w:rStyle w:val="CODE"/>
          <w:lang w:eastAsia="en-US"/>
        </w:rPr>
        <w:t>=</w:t>
      </w:r>
      <w:ins w:id="4208" w:author="Bertsch Christian (CR/AEE3)" w:date="2019-09-24T14:50:00Z">
        <w:r w:rsidR="00614FA9">
          <w:rPr>
            <w:rStyle w:val="CODE"/>
            <w:lang w:eastAsia="en-US"/>
          </w:rPr>
          <w:t xml:space="preserve"> </w:t>
        </w:r>
      </w:ins>
      <w:r w:rsidRPr="002920AB">
        <w:rPr>
          <w:rStyle w:val="CODE"/>
          <w:lang w:eastAsia="en-US"/>
        </w:rPr>
        <w:t>"input"</w:t>
      </w:r>
    </w:p>
    <w:p w14:paraId="2EC95A2E" w14:textId="06C6EC15" w:rsidR="002920AB" w:rsidRDefault="002920AB">
      <w:pPr>
        <w:pStyle w:val="BodyText"/>
        <w:spacing w:before="0" w:line="240" w:lineRule="auto"/>
        <w:rPr>
          <w:lang w:eastAsia="en-US"/>
        </w:rPr>
        <w:pPrChange w:id="4209" w:author="Bertsch Christian (CR/AEE3)" w:date="2019-09-24T14:52:00Z">
          <w:pPr>
            <w:pStyle w:val="BodyText"/>
            <w:spacing w:before="0"/>
          </w:pPr>
        </w:pPrChange>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pPr>
        <w:pStyle w:val="BodyText"/>
        <w:spacing w:before="0" w:line="240" w:lineRule="auto"/>
        <w:rPr>
          <w:lang w:eastAsia="en-US"/>
        </w:rPr>
        <w:pPrChange w:id="4210" w:author="Bertsch Christian (CR/AEE3)" w:date="2019-09-24T14:52:00Z">
          <w:pPr>
            <w:pStyle w:val="BodyText"/>
            <w:spacing w:before="0"/>
          </w:pPr>
        </w:pPrChange>
      </w:pPr>
      <w:r w:rsidRPr="002920AB">
        <w:rPr>
          <w:b/>
          <w:lang w:eastAsia="en-US"/>
        </w:rPr>
        <w:t>7</w:t>
      </w:r>
      <w:r>
        <w:rPr>
          <w:lang w:eastAsia="en-US"/>
        </w:rPr>
        <w:t xml:space="preserve"> always, but retrieved values are usable for debugging only</w:t>
      </w:r>
    </w:p>
    <w:p w14:paraId="6500D173" w14:textId="78415DF8" w:rsidR="002920AB" w:rsidRDefault="002920AB">
      <w:pPr>
        <w:pStyle w:val="BodyText"/>
        <w:spacing w:before="0" w:line="240" w:lineRule="auto"/>
        <w:rPr>
          <w:lang w:eastAsia="en-US"/>
        </w:rPr>
        <w:pPrChange w:id="4211" w:author="Bertsch Christian (CR/AEE3)" w:date="2019-09-24T14:52:00Z">
          <w:pPr>
            <w:pStyle w:val="BodyText"/>
            <w:spacing w:before="0"/>
          </w:pPr>
        </w:pPrChange>
      </w:pPr>
      <w:r w:rsidRPr="002920AB">
        <w:rPr>
          <w:b/>
          <w:lang w:eastAsia="en-US"/>
        </w:rPr>
        <w:t>8</w:t>
      </w:r>
      <w:r>
        <w:rPr>
          <w:lang w:eastAsia="en-US"/>
        </w:rPr>
        <w:t xml:space="preserve"> always, but if status is other than </w:t>
      </w:r>
      <w:r w:rsidR="00140C25" w:rsidRPr="004A72B2">
        <w:rPr>
          <w:rStyle w:val="CODE"/>
          <w:rPrChange w:id="4212" w:author="Bertsch Christian (CR/AEE3)" w:date="2019-09-28T15:53:00Z">
            <w:rPr>
              <w:lang w:eastAsia="en-US"/>
            </w:rPr>
          </w:rPrChange>
        </w:rPr>
        <w:t>fmi2</w:t>
      </w:r>
      <w:r w:rsidRPr="004A72B2">
        <w:rPr>
          <w:rStyle w:val="CODE"/>
          <w:rPrChange w:id="4213" w:author="Bertsch Christian (CR/AEE3)" w:date="2019-09-28T15:53:00Z">
            <w:rPr>
              <w:lang w:eastAsia="en-US"/>
            </w:rPr>
          </w:rPrChange>
        </w:rPr>
        <w:t>Terminated</w:t>
      </w:r>
      <w:r>
        <w:rPr>
          <w:lang w:eastAsia="en-US"/>
        </w:rPr>
        <w:t>, retrieved values are useable for debugging only</w:t>
      </w:r>
    </w:p>
    <w:p w14:paraId="76C9FFD5" w14:textId="4042FFF3" w:rsidR="00966C27" w:rsidRPr="0098259C" w:rsidRDefault="00966C27" w:rsidP="001D6859">
      <w:pPr>
        <w:pStyle w:val="Heading3"/>
      </w:pPr>
      <w:del w:id="4214" w:author="Bertsch Christian (CR/AEE3)" w:date="2019-09-06T11:23:00Z">
        <w:r w:rsidRPr="0098259C">
          <w:delText>Pseudo Code</w:delText>
        </w:r>
      </w:del>
      <w:bookmarkStart w:id="4215" w:name="_Toc20839954"/>
      <w:ins w:id="4216" w:author="Bertsch Christian (CR/AEE3)" w:date="2019-09-06T11:23:00Z">
        <w:r w:rsidRPr="0098259C">
          <w:t>Pseudo</w:t>
        </w:r>
        <w:r w:rsidR="00C34D46">
          <w:t>c</w:t>
        </w:r>
        <w:r w:rsidRPr="0098259C">
          <w:t>ode</w:t>
        </w:r>
      </w:ins>
      <w:r w:rsidRPr="0098259C">
        <w:t xml:space="preserve"> Example</w:t>
      </w:r>
      <w:bookmarkEnd w:id="4193"/>
      <w:bookmarkEnd w:id="4194"/>
      <w:bookmarkEnd w:id="4195"/>
      <w:bookmarkEnd w:id="4196"/>
      <w:bookmarkEnd w:id="4215"/>
    </w:p>
    <w:p w14:paraId="3E6879E7" w14:textId="60AEFBD8" w:rsidR="00966C27" w:rsidRPr="0098259C" w:rsidRDefault="00966C27" w:rsidP="00966C27">
      <w:pPr>
        <w:pStyle w:val="BodyText"/>
      </w:pPr>
      <w:r w:rsidRPr="0098259C">
        <w:t xml:space="preserve">In the following example, the usage of the FMI functions is sketched in order to clarify the typical calling sequence of the functions in a simulation environment. The example is given in a mix of </w:t>
      </w:r>
      <w:del w:id="4217" w:author="Bertsch Christian (CR/AEE3)" w:date="2019-09-06T11:23:00Z">
        <w:r w:rsidRPr="0098259C">
          <w:delText>pseudo-code</w:delText>
        </w:r>
      </w:del>
      <w:ins w:id="4218" w:author="Bertsch Christian (CR/AEE3)" w:date="2019-09-06T11:23:00Z">
        <w:r w:rsidRPr="0098259C">
          <w:t>pseudocode</w:t>
        </w:r>
      </w:ins>
      <w:r w:rsidRPr="0098259C">
        <w:t xml:space="preserve"> and </w:t>
      </w:r>
      <w:ins w:id="4219" w:author="Bertsch Christian (CR/AEE3)" w:date="2019-09-28T16:42:00Z">
        <w:r w:rsidR="00377D83">
          <w:t>C Code</w:t>
        </w:r>
      </w:ins>
      <w:del w:id="4220" w:author="Bertsch Christian (CR/AEE3)" w:date="2019-09-28T16:42:00Z">
        <w:r w:rsidRPr="0098259C" w:rsidDel="00377D83">
          <w:delText>“C”</w:delText>
        </w:r>
      </w:del>
      <w:r w:rsidRPr="0098259C">
        <w:t>, in order to keep it small and understandable. We consider two slaves</w:t>
      </w:r>
      <w:del w:id="4221" w:author="Bertsch Christian (CR/AEE3)" w:date="2019-09-06T11:23:00Z">
        <w:r w:rsidRPr="0098259C">
          <w:delText>. Both</w:delText>
        </w:r>
      </w:del>
      <w:ins w:id="4222" w:author="Bertsch Christian (CR/AEE3)" w:date="2019-09-06T11:23:00Z">
        <w:r w:rsidR="00C64DD0">
          <w:t>, where</w:t>
        </w:r>
        <w:r w:rsidRPr="0098259C">
          <w:t xml:space="preserve"> </w:t>
        </w:r>
        <w:r w:rsidR="00C64DD0">
          <w:t>b</w:t>
        </w:r>
        <w:r w:rsidRPr="0098259C">
          <w:t>oth</w:t>
        </w:r>
      </w:ins>
      <w:r w:rsidRPr="0098259C">
        <w:t xml:space="preserve"> have one continuous real input and one continuous real output which are connected in the following way:</w:t>
      </w:r>
    </w:p>
    <w:p w14:paraId="79508B8E" w14:textId="77777777" w:rsidR="00390234" w:rsidRDefault="00B55EEC">
      <w:pPr>
        <w:keepNext/>
        <w:jc w:val="center"/>
        <w:rPr>
          <w:ins w:id="4223" w:author="Bertsch Christian (CR/AEE3)" w:date="2019-10-01T16:26:00Z"/>
        </w:rPr>
        <w:pPrChange w:id="4224" w:author="Bertsch Christian (CR/AEE3)" w:date="2019-10-01T16:26:00Z">
          <w:pPr/>
        </w:pPrChange>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49195F92" w14:textId="77DBA678" w:rsidR="00966C27" w:rsidRPr="0098259C" w:rsidRDefault="00390234" w:rsidP="00016818">
      <w:pPr>
        <w:pStyle w:val="Caption"/>
        <w:jc w:val="center"/>
      </w:pPr>
      <w:r>
        <w:t xml:space="preserve">Figure </w:t>
      </w:r>
      <w:r>
        <w:fldChar w:fldCharType="begin"/>
      </w:r>
      <w:r>
        <w:instrText xml:space="preserve"> SEQ Figure \* ARABIC </w:instrText>
      </w:r>
      <w:r>
        <w:fldChar w:fldCharType="separate"/>
      </w:r>
      <w:r w:rsidR="000440B4">
        <w:rPr>
          <w:noProof/>
        </w:rPr>
        <w:t>12</w:t>
      </w:r>
      <w:r>
        <w:fldChar w:fldCharType="end"/>
      </w:r>
      <w:r>
        <w:t xml:space="preserve"> </w:t>
      </w:r>
      <w:r w:rsidRPr="003F517C">
        <w:t>Connection graph of the slaves.</w:t>
      </w:r>
    </w:p>
    <w:p w14:paraId="1E6B5E71" w14:textId="2C253AB4" w:rsidR="00966C27" w:rsidRPr="0098259C" w:rsidRDefault="00966C27" w:rsidP="00B02FDF">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0440B4">
        <w:t>4.1</w:t>
      </w:r>
      <w:r w:rsidR="006F1088" w:rsidRPr="0098259C">
        <w:fldChar w:fldCharType="end"/>
      </w:r>
      <w:del w:id="4225" w:author="Bertsch Christian (CR/AEE3)" w:date="2019-09-06T11:23:00Z">
        <w:r w:rsidRPr="0098259C">
          <w:delText>.</w:delText>
        </w:r>
      </w:del>
      <w:ins w:id="4226" w:author="Bertsch Christian (CR/AEE3)" w:date="2019-09-06T11:23:00Z">
        <w:r w:rsidR="008E6A14">
          <w:t>:</w:t>
        </w:r>
      </w:ins>
    </w:p>
    <w:p w14:paraId="1812C7C8" w14:textId="77777777" w:rsidR="00966C27" w:rsidRPr="009D7E9E" w:rsidRDefault="00966C27" w:rsidP="00214A6F">
      <w:pPr>
        <w:pStyle w:val="ListParagraph"/>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step size.</w:t>
      </w:r>
    </w:p>
    <w:p w14:paraId="2386F603" w14:textId="77777777" w:rsidR="00966C27" w:rsidRPr="009D7E9E" w:rsidRDefault="00966C27" w:rsidP="00214A6F">
      <w:pPr>
        <w:pStyle w:val="ListParagraph"/>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steps.</w:t>
      </w:r>
    </w:p>
    <w:p w14:paraId="0B9886F8" w14:textId="28F3E1A6" w:rsidR="00966C27" w:rsidRPr="0098259C" w:rsidRDefault="00966C27" w:rsidP="00214A6F">
      <w:pPr>
        <w:pStyle w:val="ListParagraph"/>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asynchronous execution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BodyText"/>
        <w:spacing w:after="120"/>
      </w:pPr>
      <w:r w:rsidRPr="0098259C">
        <w:t>The error handling is implemented in a very rudimentary way.</w:t>
      </w:r>
    </w:p>
    <w:tbl>
      <w:tblPr>
        <w:tblStyle w:val="TableGrid"/>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CallbackFunctions cbf;</w:t>
            </w:r>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cbf.logger = loggerFunction;</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cbf.allocateMemory = calloc;</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cbf.freeMemory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cbf.stepFinished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cbf.componentEnvironment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r w:rsidR="00850C66">
              <w:rPr>
                <w:rFonts w:ascii="Courier New" w:hAnsi="Courier New" w:cs="Courier New"/>
                <w:lang w:eastAsia="de-DE"/>
              </w:rPr>
              <w:t>Instantiate</w:t>
            </w:r>
            <w:r w:rsidR="00F4419E" w:rsidRPr="0098259C">
              <w:rPr>
                <w:rFonts w:ascii="Courier New" w:hAnsi="Courier New" w:cs="Courier New"/>
                <w:lang w:eastAsia="de-DE"/>
              </w:rPr>
              <w:t>(</w:t>
            </w:r>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r w:rsidR="00F4419E" w:rsidRPr="0098259C">
              <w:rPr>
                <w:rFonts w:ascii="Courier New" w:hAnsi="Courier New" w:cs="Courier New"/>
                <w:lang w:eastAsia="de-DE"/>
              </w:rPr>
              <w:t>Instantiate(</w:t>
            </w:r>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return FAILURE;</w:t>
            </w:r>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startTime</w:t>
            </w:r>
            <w:r w:rsidR="00F4419E" w:rsidRPr="0098259C">
              <w:rPr>
                <w:rFonts w:ascii="Courier New" w:hAnsi="Courier New" w:cs="Courier New"/>
                <w:lang w:eastAsia="de-DE"/>
              </w:rPr>
              <w:t xml:space="preserve"> = 0;</w:t>
            </w:r>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stopTime</w:t>
            </w:r>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h = 0.01;</w:t>
            </w:r>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Preformatted"/>
              <w:rPr>
                <w:color w:val="008000"/>
                <w:lang w:val="en-US"/>
              </w:rPr>
            </w:pPr>
            <w:r w:rsidRPr="0098259C">
              <w:rPr>
                <w:color w:val="008000"/>
                <w:lang w:val="en-US"/>
              </w:rPr>
              <w:t>// set all variable start va</w:t>
            </w:r>
            <w:r>
              <w:rPr>
                <w:color w:val="008000"/>
                <w:lang w:val="en-US"/>
              </w:rPr>
              <w:t>lues (of "ScalarVariable / &lt;type</w:t>
            </w:r>
            <w:r w:rsidR="0010150D">
              <w:rPr>
                <w:color w:val="008000"/>
                <w:lang w:val="en-US"/>
              </w:rPr>
              <w:t>&gt; / start")</w:t>
            </w:r>
          </w:p>
          <w:p w14:paraId="163EEDCA" w14:textId="70E40BD6" w:rsidR="00F4419E" w:rsidRDefault="00F4419E" w:rsidP="00F4419E">
            <w:pPr>
              <w:pStyle w:val="HTMLPreformatted"/>
              <w:rPr>
                <w:lang w:val="en-US"/>
              </w:rPr>
            </w:pPr>
            <w:r>
              <w:rPr>
                <w:lang w:val="en-US"/>
              </w:rPr>
              <w:t>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07350FFD" w14:textId="77A70C98" w:rsidR="00F4419E" w:rsidRPr="0098259C" w:rsidRDefault="0010150D" w:rsidP="00F4419E">
            <w:pPr>
              <w:pStyle w:val="HTMLPreformatted"/>
              <w:rPr>
                <w:lang w:val="en-US"/>
              </w:rPr>
            </w:pPr>
            <w:r>
              <w:rPr>
                <w:lang w:val="en-US"/>
              </w:rPr>
              <w:t>s2</w:t>
            </w:r>
            <w:r w:rsidR="00F4419E" w:rsidRPr="0098259C">
              <w:rPr>
                <w:lang w:val="en-US"/>
              </w:rPr>
              <w:t>_</w:t>
            </w:r>
            <w:r w:rsidR="00140C25">
              <w:rPr>
                <w:lang w:val="en-US"/>
              </w:rPr>
              <w:t>fmi2</w:t>
            </w:r>
            <w:r w:rsidR="00F4419E" w:rsidRPr="0098259C">
              <w:rPr>
                <w:lang w:val="en-US"/>
              </w:rPr>
              <w:t>SetReal/Integer/Boolean/String(</w:t>
            </w:r>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r w:rsidRPr="0098259C">
              <w:rPr>
                <w:rFonts w:ascii="Courier New" w:hAnsi="Courier New" w:cs="Courier New"/>
                <w:lang w:eastAsia="de-DE"/>
              </w:rPr>
              <w:t>);</w:t>
            </w:r>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Preformatted"/>
              <w:rPr>
                <w:color w:val="008000"/>
                <w:lang w:val="en-US"/>
              </w:rPr>
            </w:pPr>
            <w:r>
              <w:rPr>
                <w:color w:val="008000"/>
                <w:lang w:val="en-US"/>
              </w:rPr>
              <w:t xml:space="preserve">   </w:t>
            </w:r>
            <w:r w:rsidRPr="0098259C">
              <w:rPr>
                <w:color w:val="008000"/>
                <w:lang w:val="en-US"/>
              </w:rPr>
              <w:t xml:space="preserve">// set the input values at time = </w:t>
            </w:r>
            <w:r w:rsidR="00CD193A">
              <w:rPr>
                <w:color w:val="008000"/>
                <w:lang w:val="en-US"/>
              </w:rPr>
              <w:t>startTime</w:t>
            </w:r>
          </w:p>
          <w:p w14:paraId="30FB6860" w14:textId="5529D045" w:rsidR="0010150D" w:rsidRDefault="0010150D" w:rsidP="0010150D">
            <w:pPr>
              <w:pStyle w:val="HTMLPreformatted"/>
              <w:rPr>
                <w:lang w:val="en-US"/>
              </w:rPr>
            </w:pPr>
            <w:r>
              <w:rPr>
                <w:lang w:val="en-US"/>
              </w:rPr>
              <w:t xml:space="preserve">   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37E00025" w14:textId="4027B84A" w:rsidR="0010150D" w:rsidRPr="0098259C" w:rsidRDefault="0010150D" w:rsidP="0010150D">
            <w:pPr>
              <w:pStyle w:val="HTMLPreformatted"/>
              <w:rPr>
                <w:lang w:val="en-US"/>
              </w:rPr>
            </w:pPr>
            <w:r>
              <w:rPr>
                <w:lang w:val="en-US"/>
              </w:rPr>
              <w:t xml:space="preserve">   s2</w:t>
            </w:r>
            <w:r w:rsidRPr="0098259C">
              <w:rPr>
                <w:lang w:val="en-US"/>
              </w:rPr>
              <w:t>_</w:t>
            </w:r>
            <w:r w:rsidR="00140C25">
              <w:rPr>
                <w:lang w:val="en-US"/>
              </w:rPr>
              <w:t>fmi2</w:t>
            </w:r>
            <w:r w:rsidRPr="0098259C">
              <w:rPr>
                <w:lang w:val="en-US"/>
              </w:rPr>
              <w:t>SetReal/Integer/Boolean/String(</w:t>
            </w:r>
            <w:r>
              <w:rPr>
                <w:lang w:val="en-US"/>
              </w:rPr>
              <w:t>s2</w:t>
            </w:r>
            <w:r w:rsidRPr="0098259C">
              <w:rPr>
                <w:lang w:val="en-US"/>
              </w:rPr>
              <w:t>, ...)</w:t>
            </w:r>
            <w:r>
              <w:rPr>
                <w:lang w:val="en-US"/>
              </w:rPr>
              <w:t>;</w:t>
            </w:r>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r w:rsidRPr="0098259C">
              <w:rPr>
                <w:rFonts w:ascii="Courier New" w:hAnsi="Courier New" w:cs="Courier New"/>
                <w:lang w:eastAsia="de-DE"/>
              </w:rPr>
              <w:t>);</w:t>
            </w:r>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
          <w:p w14:paraId="1EE22ECF" w14:textId="77777777" w:rsidR="0010150D" w:rsidRPr="0010150D" w:rsidRDefault="0010150D" w:rsidP="0010150D">
            <w:pPr>
              <w:pStyle w:val="BodyText"/>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r>
              <w:rPr>
                <w:rFonts w:ascii="Courier New" w:hAnsi="Courier New" w:cs="Courier New"/>
                <w:lang w:eastAsia="de-DE"/>
              </w:rPr>
              <w:t>tc = startTime</w:t>
            </w:r>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((tc &lt; stopTime</w:t>
            </w:r>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GetReal(s1, ..., 1, &amp;y1);</w:t>
            </w:r>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GetReal(s2,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SetReal(s1, ..., 1, &amp;y2);</w:t>
            </w:r>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SetReal(s2,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r w:rsidRPr="0098259C">
              <w:rPr>
                <w:rFonts w:ascii="Courier New" w:hAnsi="Courier New" w:cs="Courier New"/>
                <w:lang w:eastAsia="de-DE"/>
              </w:rPr>
              <w:t xml:space="preserve">DoStep(s1, tc, h, </w:t>
            </w:r>
            <w:r w:rsidR="00140C25">
              <w:rPr>
                <w:rFonts w:ascii="Courier New" w:hAnsi="Courier New" w:cs="Courier New"/>
                <w:lang w:eastAsia="de-DE"/>
              </w:rPr>
              <w:t>fmi2</w:t>
            </w:r>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r w:rsidRPr="0098259C">
              <w:rPr>
                <w:rFonts w:ascii="Courier New" w:hAnsi="Courier New" w:cs="Courier New"/>
                <w:lang w:eastAsia="de-DE"/>
              </w:rPr>
              <w:t xml:space="preserve">GetBooleanStatus(s1, </w:t>
            </w:r>
            <w:r w:rsidR="00140C25">
              <w:rPr>
                <w:rFonts w:ascii="Courier New" w:hAnsi="Courier New" w:cs="Courier New"/>
                <w:lang w:eastAsia="de-DE"/>
              </w:rPr>
              <w:t>fmi2</w:t>
            </w:r>
            <w:r w:rsidRPr="0098259C">
              <w:rPr>
                <w:rFonts w:ascii="Courier New" w:hAnsi="Courier New" w:cs="Courier New"/>
                <w:lang w:eastAsia="de-DE"/>
              </w:rPr>
              <w:t>Terminated, &amp;boolVal);</w:t>
            </w:r>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(boolVal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printf(</w:t>
            </w:r>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terminateSimulation = true;</w:t>
            </w:r>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(terminateSimulation)</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r w:rsidRPr="0098259C">
              <w:rPr>
                <w:rFonts w:ascii="Courier New" w:hAnsi="Courier New" w:cs="Courier New"/>
                <w:lang w:eastAsia="de-DE"/>
              </w:rPr>
              <w:t xml:space="preserve">DoStep(s2, tc, h, </w:t>
            </w:r>
            <w:r w:rsidR="00140C25">
              <w:rPr>
                <w:rFonts w:ascii="Courier New" w:hAnsi="Courier New" w:cs="Courier New"/>
                <w:lang w:eastAsia="de-DE"/>
              </w:rPr>
              <w:t>fmi2</w:t>
            </w:r>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tc += h;</w:t>
            </w:r>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Heading2"/>
      </w:pPr>
      <w:bookmarkStart w:id="4227" w:name="_Toc20839955"/>
      <w:r w:rsidRPr="0098259C">
        <w:t>FMI Description Schema</w:t>
      </w:r>
      <w:bookmarkEnd w:id="4227"/>
    </w:p>
    <w:p w14:paraId="2ECBD66C" w14:textId="4CE33A7E" w:rsidR="00A70D81" w:rsidRPr="0098259C" w:rsidRDefault="00A70D81" w:rsidP="00A70D81">
      <w:pPr>
        <w:pStyle w:val="BodyText"/>
      </w:pPr>
      <w:r w:rsidRPr="0098259C">
        <w:t>This is defined in</w:t>
      </w:r>
      <w:ins w:id="4228" w:author="Bertsch Christian (CR/AEE3)" w:date="2019-09-06T11:23:00Z">
        <w:r w:rsidR="00C64DD0">
          <w:t xml:space="preserve"> section</w:t>
        </w:r>
      </w:ins>
      <w:r w:rsidRPr="0098259C">
        <w:t xml:space="preserve"> </w:t>
      </w:r>
      <w:r w:rsidR="003B1168">
        <w:fldChar w:fldCharType="begin"/>
      </w:r>
      <w:r w:rsidR="003B1168">
        <w:instrText xml:space="preserve"> REF _Ref386213289 \n \h </w:instrText>
      </w:r>
      <w:r w:rsidR="003B1168">
        <w:fldChar w:fldCharType="separate"/>
      </w:r>
      <w:r w:rsidR="000440B4">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Heading3"/>
      </w:pPr>
      <w:bookmarkStart w:id="4229" w:name="_Ref289268602"/>
      <w:bookmarkStart w:id="4230" w:name="_Ref298170400"/>
      <w:bookmarkStart w:id="4231" w:name="_Toc20839956"/>
      <w:r w:rsidRPr="0098259C">
        <w:t>Co</w:t>
      </w:r>
      <w:r w:rsidRPr="0098259C">
        <w:noBreakHyphen/>
        <w:t>Simulation</w:t>
      </w:r>
      <w:bookmarkEnd w:id="4229"/>
      <w:r w:rsidR="00121EF8" w:rsidRPr="0098259C">
        <w:t xml:space="preserve"> FMU (CoSimulation)</w:t>
      </w:r>
      <w:bookmarkEnd w:id="4230"/>
      <w:bookmarkEnd w:id="4231"/>
    </w:p>
    <w:p w14:paraId="296B1088" w14:textId="77777777" w:rsidR="00121EF8" w:rsidRPr="0098259C" w:rsidRDefault="00121EF8" w:rsidP="001A1048">
      <w:pPr>
        <w:pStyle w:val="BodyText"/>
      </w:pPr>
      <w:r w:rsidRPr="0098259C">
        <w:t xml:space="preserve">If the </w:t>
      </w:r>
      <w:r w:rsidR="00374F39" w:rsidRPr="0098259C">
        <w:t>XML</w:t>
      </w:r>
      <w:r w:rsidR="005A2A81" w:rsidRPr="0098259C">
        <w:t xml:space="preserve"> file</w:t>
      </w:r>
      <w:r w:rsidRPr="0098259C">
        <w:t xml:space="preserve"> defines an FMU for Co-Simulation, element “CoSimulation” must be present. It is defined as:</w:t>
      </w:r>
    </w:p>
    <w:p w14:paraId="6DA89BC2" w14:textId="77777777" w:rsidR="00B64FF4" w:rsidRDefault="00266E8F" w:rsidP="00370202">
      <w:pPr>
        <w:pStyle w:val="BodyText"/>
        <w:spacing w:after="120"/>
        <w:jc w:val="center"/>
        <w:rPr>
          <w:del w:id="4232" w:author="Bertsch Christian (CR/AEE3)" w:date="2019-09-06T11:23:00Z"/>
          <w:noProof/>
          <w:lang w:val="de-DE" w:eastAsia="de-DE"/>
        </w:rPr>
      </w:pPr>
      <w:del w:id="4233" w:author="Bertsch Christian (CR/AEE3)" w:date="2019-09-06T11:23:00Z">
        <w:r>
          <w:rPr>
            <w:noProof/>
            <w:lang w:eastAsia="en-US"/>
          </w:rPr>
          <w:drawing>
            <wp:inline distT="0" distB="0" distL="0" distR="0" wp14:anchorId="6BECFB6E" wp14:editId="7D76A338">
              <wp:extent cx="5742858" cy="7961905"/>
              <wp:effectExtent l="0" t="0" r="0" b="1270"/>
              <wp:docPr id="127" name="Grafi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742858" cy="7961905"/>
                      </a:xfrm>
                      <a:prstGeom prst="rect">
                        <a:avLst/>
                      </a:prstGeom>
                    </pic:spPr>
                  </pic:pic>
                </a:graphicData>
              </a:graphic>
            </wp:inline>
          </w:drawing>
        </w:r>
      </w:del>
    </w:p>
    <w:p w14:paraId="786C4055" w14:textId="77777777" w:rsidR="000D6DF0" w:rsidRPr="0098259C" w:rsidRDefault="00B55EEC" w:rsidP="00370202">
      <w:pPr>
        <w:pStyle w:val="BodyText"/>
        <w:spacing w:after="120"/>
        <w:jc w:val="center"/>
        <w:rPr>
          <w:del w:id="4234" w:author="Bertsch Christian (CR/AEE3)" w:date="2019-09-06T11:23:00Z"/>
        </w:rPr>
      </w:pPr>
      <w:del w:id="4235" w:author="Bertsch Christian (CR/AEE3)" w:date="2019-09-06T11:23:00Z">
        <w:r>
          <w:rPr>
            <w:noProof/>
            <w:lang w:eastAsia="en-US"/>
          </w:rPr>
          <w:drawing>
            <wp:inline distT="0" distB="0" distL="0" distR="0" wp14:anchorId="4B6089B6" wp14:editId="518FFA63">
              <wp:extent cx="5048250" cy="1104900"/>
              <wp:effectExtent l="0" t="0" r="0" b="0"/>
              <wp:docPr id="1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048250" cy="1104900"/>
                      </a:xfrm>
                      <a:prstGeom prst="rect">
                        <a:avLst/>
                      </a:prstGeom>
                      <a:noFill/>
                      <a:ln>
                        <a:noFill/>
                      </a:ln>
                    </pic:spPr>
                  </pic:pic>
                </a:graphicData>
              </a:graphic>
            </wp:inline>
          </w:drawing>
        </w:r>
      </w:del>
    </w:p>
    <w:p w14:paraId="5DC3B6F7" w14:textId="77777777" w:rsidR="00B64FF4" w:rsidRDefault="00266E8F" w:rsidP="00370202">
      <w:pPr>
        <w:pStyle w:val="BodyText"/>
        <w:spacing w:after="120"/>
        <w:jc w:val="center"/>
        <w:rPr>
          <w:ins w:id="4236" w:author="Bertsch Christian (CR/AEE3)" w:date="2019-09-06T11:23:00Z"/>
          <w:noProof/>
          <w:lang w:val="de-DE" w:eastAsia="de-DE"/>
        </w:rPr>
      </w:pPr>
      <w:ins w:id="4237" w:author="Bertsch Christian (CR/AEE3)" w:date="2019-09-06T11:23:00Z">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4632745" cy="6422844"/>
                      </a:xfrm>
                      <a:prstGeom prst="rect">
                        <a:avLst/>
                      </a:prstGeom>
                    </pic:spPr>
                  </pic:pic>
                </a:graphicData>
              </a:graphic>
            </wp:inline>
          </w:drawing>
        </w:r>
      </w:ins>
    </w:p>
    <w:p w14:paraId="384F017D" w14:textId="77777777" w:rsidR="000D6DF0" w:rsidRPr="0098259C" w:rsidRDefault="00B55EEC" w:rsidP="00370202">
      <w:pPr>
        <w:pStyle w:val="BodyText"/>
        <w:spacing w:after="120"/>
        <w:jc w:val="center"/>
        <w:rPr>
          <w:ins w:id="4238" w:author="Bertsch Christian (CR/AEE3)" w:date="2019-09-06T11:23:00Z"/>
        </w:rPr>
      </w:pPr>
      <w:ins w:id="4239" w:author="Bertsch Christian (CR/AEE3)" w:date="2019-09-06T11:23:00Z">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ins>
    </w:p>
    <w:p w14:paraId="49F8F77E" w14:textId="77777777" w:rsidR="00370202" w:rsidRPr="0098259C" w:rsidRDefault="00370202" w:rsidP="00141F38">
      <w:pPr>
        <w:pStyle w:val="BodyText"/>
        <w:spacing w:after="120"/>
      </w:pPr>
      <w:r w:rsidRPr="0098259C">
        <w:t>These attributes have the following meaning</w:t>
      </w:r>
      <w:r w:rsidR="0028510F" w:rsidRPr="0098259C">
        <w:t xml:space="preserve"> (all attributes are optional with exception of “</w:t>
      </w:r>
      <w:r w:rsidR="0028510F" w:rsidRPr="0098259C">
        <w:rPr>
          <w:rStyle w:val="CODE"/>
        </w:rPr>
        <w:t>modelIdentifier</w:t>
      </w:r>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BodyText"/>
            </w:pPr>
            <w:r w:rsidRPr="0098259C">
              <w:t>Attribute Name</w:t>
            </w:r>
          </w:p>
        </w:tc>
        <w:tc>
          <w:tcPr>
            <w:tcW w:w="4395" w:type="dxa"/>
            <w:shd w:val="clear" w:color="auto" w:fill="auto"/>
          </w:tcPr>
          <w:p w14:paraId="5A24F578" w14:textId="77777777" w:rsidR="00D8119C" w:rsidRPr="0098259C" w:rsidRDefault="00D8119C" w:rsidP="008E3517">
            <w:pPr>
              <w:pStyle w:val="BodyText"/>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BodyText"/>
              <w:rPr>
                <w:rStyle w:val="CODE"/>
              </w:rPr>
            </w:pPr>
            <w:r w:rsidRPr="0098259C">
              <w:rPr>
                <w:rStyle w:val="CODE"/>
              </w:rPr>
              <w:t>modelIdentifier</w:t>
            </w:r>
          </w:p>
        </w:tc>
        <w:tc>
          <w:tcPr>
            <w:tcW w:w="4395" w:type="dxa"/>
            <w:shd w:val="clear" w:color="auto" w:fill="auto"/>
          </w:tcPr>
          <w:p w14:paraId="4C77EF99" w14:textId="1370DD26" w:rsidR="00D8119C" w:rsidRPr="0098259C" w:rsidRDefault="004503AD" w:rsidP="0082183C">
            <w:pPr>
              <w:pStyle w:val="BodyText"/>
            </w:pPr>
            <w:r w:rsidRPr="0098259C">
              <w:t xml:space="preserve">Short class name according to </w:t>
            </w:r>
            <w:r w:rsidR="003B3242">
              <w:t>C syntax</w:t>
            </w:r>
            <w:r w:rsidRPr="0098259C">
              <w:t xml:space="preserve">, </w:t>
            </w:r>
            <w:r w:rsidR="000061EF" w:rsidRPr="0098259C">
              <w:t>for example</w:t>
            </w:r>
            <w:ins w:id="4240" w:author="Bertsch Christian (CR/AEE3)" w:date="2019-09-06T11:23:00Z">
              <w:r w:rsidR="00040A5C">
                <w:t>,</w:t>
              </w:r>
            </w:ins>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t xml:space="preserve">. </w:t>
            </w:r>
            <w:r w:rsidRPr="00473372">
              <w:rPr>
                <w:rStyle w:val="CODE"/>
              </w:rPr>
              <w:t>modelIdentifier</w:t>
            </w:r>
            <w:r w:rsidRPr="0098259C">
              <w:t xml:space="preserve"> is also used as name of the static</w:t>
            </w:r>
            <w:r w:rsidR="00D17B68" w:rsidRPr="0098259C">
              <w:t xml:space="preserve"> library</w:t>
            </w:r>
            <w:r w:rsidRPr="0098259C">
              <w:t xml:space="preserve"> or </w:t>
            </w:r>
            <w:r w:rsidR="00D17B68" w:rsidRPr="0098259C">
              <w:rPr>
                <w:rStyle w:val="termdef"/>
              </w:rPr>
              <w:t>DLL/SharedObject</w:t>
            </w:r>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0440B4">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BodyText"/>
              <w:rPr>
                <w:rStyle w:val="CODE"/>
              </w:rPr>
            </w:pPr>
            <w:r w:rsidRPr="0098259C">
              <w:rPr>
                <w:rStyle w:val="CODE"/>
              </w:rPr>
              <w:t>needsExecutionTool</w:t>
            </w:r>
          </w:p>
        </w:tc>
        <w:tc>
          <w:tcPr>
            <w:tcW w:w="4395" w:type="dxa"/>
            <w:shd w:val="clear" w:color="auto" w:fill="auto"/>
          </w:tcPr>
          <w:p w14:paraId="6A0E376D" w14:textId="35AC34D5" w:rsidR="00D17B68" w:rsidRPr="0098259C" w:rsidRDefault="00D17B68">
            <w:pPr>
              <w:pStyle w:val="BodyText"/>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w:t>
            </w:r>
            <w:ins w:id="4241" w:author="Bertsch Christian (CR/AEE3)" w:date="2019-10-03T18:11:00Z">
              <w:r w:rsidR="00B17648">
                <w:rPr>
                  <w:rStyle w:val="termdef"/>
                </w:rPr>
                <w:t xml:space="preserve"> </w:t>
              </w:r>
              <w:r w:rsidR="00B17648">
                <w:rPr>
                  <w:rStyle w:val="termdef"/>
                </w:rPr>
                <w:fldChar w:fldCharType="begin"/>
              </w:r>
              <w:r w:rsidR="00B17648">
                <w:rPr>
                  <w:rStyle w:val="termdef"/>
                </w:rPr>
                <w:instrText xml:space="preserve"> REF _Ref298337106 \h </w:instrText>
              </w:r>
            </w:ins>
            <w:r w:rsidR="00B17648">
              <w:rPr>
                <w:rStyle w:val="termdef"/>
              </w:rPr>
            </w:r>
            <w:r w:rsidR="00B17648">
              <w:rPr>
                <w:rStyle w:val="termdef"/>
              </w:rPr>
              <w:fldChar w:fldCharType="separate"/>
            </w:r>
            <w:ins w:id="4242" w:author="Bertsch Christian (CR/AEE3)" w:date="2019-10-03T18:12:00Z">
              <w:r w:rsidR="000440B4" w:rsidRPr="0098259C">
                <w:t xml:space="preserve">Figure </w:t>
              </w:r>
              <w:r w:rsidR="000440B4">
                <w:rPr>
                  <w:noProof/>
                </w:rPr>
                <w:t>8</w:t>
              </w:r>
            </w:ins>
            <w:ins w:id="4243" w:author="Bertsch Christian (CR/AEE3)" w:date="2019-10-03T18:11:00Z">
              <w:r w:rsidR="00B17648">
                <w:rPr>
                  <w:rStyle w:val="termdef"/>
                </w:rPr>
                <w:fldChar w:fldCharType="end"/>
              </w:r>
            </w:ins>
            <w:del w:id="4244" w:author="Bertsch Christian (CR/AEE3)" w:date="2019-10-03T18:10:00Z">
              <w:r w:rsidR="00032DF6" w:rsidDel="00B17648">
                <w:rPr>
                  <w:rStyle w:val="termdef"/>
                </w:rPr>
                <w:delText xml:space="preserve"> </w:delText>
              </w:r>
              <w:r w:rsidR="00032DF6" w:rsidDel="00B17648">
                <w:rPr>
                  <w:rStyle w:val="termdef"/>
                </w:rPr>
                <w:fldChar w:fldCharType="begin"/>
              </w:r>
              <w:r w:rsidR="00032DF6" w:rsidDel="00B17648">
                <w:rPr>
                  <w:rStyle w:val="termdef"/>
                </w:rPr>
                <w:delInstrText xml:space="preserve"> REF _Ref304289289 \h </w:delInstrText>
              </w:r>
              <w:r w:rsidR="00032DF6" w:rsidDel="00B17648">
                <w:rPr>
                  <w:rStyle w:val="termdef"/>
                </w:rPr>
              </w:r>
              <w:r w:rsidR="00032DF6" w:rsidDel="00B17648">
                <w:rPr>
                  <w:rStyle w:val="termdef"/>
                </w:rPr>
                <w:fldChar w:fldCharType="separate"/>
              </w:r>
            </w:del>
            <w:del w:id="4245" w:author="Bertsch Christian (CR/AEE3)" w:date="2019-10-03T17:32:00Z">
              <w:r w:rsidR="00016818" w:rsidRPr="0098259C" w:rsidDel="00FB0155">
                <w:delText xml:space="preserve">Figure </w:delText>
              </w:r>
              <w:r w:rsidR="00016818" w:rsidDel="00FB0155">
                <w:rPr>
                  <w:noProof/>
                </w:rPr>
                <w:delText>9</w:delText>
              </w:r>
            </w:del>
            <w:del w:id="4246" w:author="Bertsch Christian (CR/AEE3)" w:date="2019-10-03T18:10:00Z">
              <w:r w:rsidR="00032DF6" w:rsidDel="00B17648">
                <w:rPr>
                  <w:rStyle w:val="termdef"/>
                </w:rPr>
                <w:fldChar w:fldCharType="end"/>
              </w:r>
            </w:del>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ins w:id="4247" w:author="Bertsch Christian (CR/AEE3)" w:date="2019-09-06T11:23:00Z">
              <w:r w:rsidR="00040A5C">
                <w:rPr>
                  <w:rStyle w:val="termdef"/>
                  <w:i/>
                </w:rPr>
                <w:t>,</w:t>
              </w:r>
            </w:ins>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a tool has to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BodyText"/>
              <w:rPr>
                <w:rStyle w:val="CODE"/>
              </w:rPr>
            </w:pPr>
            <w:r w:rsidRPr="0098259C">
              <w:rPr>
                <w:rStyle w:val="CODE"/>
              </w:rPr>
              <w:t>canHandleVariableCommunicationStepSize</w:t>
            </w:r>
          </w:p>
        </w:tc>
        <w:tc>
          <w:tcPr>
            <w:tcW w:w="4395" w:type="dxa"/>
            <w:shd w:val="clear" w:color="auto" w:fill="auto"/>
          </w:tcPr>
          <w:p w14:paraId="08BF389C" w14:textId="193DF49A" w:rsidR="004503AD" w:rsidRPr="0098259C" w:rsidRDefault="004503AD" w:rsidP="00327031">
            <w:pPr>
              <w:pStyle w:val="BodyText"/>
            </w:pPr>
            <w:r w:rsidRPr="0098259C">
              <w:t xml:space="preserve">The slave can handle variable communication step size. The communication step size (parameter </w:t>
            </w:r>
            <w:r w:rsidRPr="0098259C">
              <w:rPr>
                <w:rStyle w:val="CODE"/>
              </w:rPr>
              <w:t>communicationStepSize</w:t>
            </w:r>
            <w:r w:rsidRPr="0098259C">
              <w:t xml:space="preserve"> of </w:t>
            </w:r>
            <w:r w:rsidR="00140C25">
              <w:rPr>
                <w:rStyle w:val="CODE"/>
              </w:rPr>
              <w:t>fmi2</w:t>
            </w:r>
            <w:r w:rsidRPr="0098259C">
              <w:rPr>
                <w:rStyle w:val="CODE"/>
              </w:rPr>
              <w:t>DoStep(.</w:t>
            </w:r>
            <w:del w:id="4248" w:author="Bertsch Christian (CR/AEE3)" w:date="2019-09-24T14:54:00Z">
              <w:r w:rsidRPr="0098259C" w:rsidDel="00614FA9">
                <w:rPr>
                  <w:rStyle w:val="CODE"/>
                </w:rPr>
                <w:delText>.</w:delText>
              </w:r>
            </w:del>
            <w:r w:rsidRPr="0098259C">
              <w:rPr>
                <w:rStyle w:val="CODE"/>
              </w:rPr>
              <w:t>.) )</w:t>
            </w:r>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BodyText"/>
              <w:rPr>
                <w:rStyle w:val="CODE"/>
              </w:rPr>
            </w:pPr>
            <w:r w:rsidRPr="0098259C">
              <w:rPr>
                <w:rStyle w:val="CODE"/>
              </w:rPr>
              <w:t>canInterpolateInputs</w:t>
            </w:r>
          </w:p>
        </w:tc>
        <w:tc>
          <w:tcPr>
            <w:tcW w:w="4395" w:type="dxa"/>
            <w:shd w:val="clear" w:color="auto" w:fill="auto"/>
          </w:tcPr>
          <w:p w14:paraId="399B6094" w14:textId="78DD7B14" w:rsidR="00D8119C" w:rsidRPr="0098259C" w:rsidRDefault="00D8119C" w:rsidP="0082183C">
            <w:pPr>
              <w:pStyle w:val="BodyText"/>
            </w:pPr>
            <w:r w:rsidRPr="0098259C">
              <w:t xml:space="preserve">The slave is able to interpolate continuous inputs. Calling of </w:t>
            </w:r>
            <w:r w:rsidR="00140C25">
              <w:rPr>
                <w:rStyle w:val="CODE"/>
                <w:rFonts w:eastAsia="StarSymbol"/>
              </w:rPr>
              <w:t>fmi2</w:t>
            </w:r>
            <w:r w:rsidRPr="0098259C">
              <w:rPr>
                <w:rStyle w:val="CODE"/>
                <w:rFonts w:eastAsia="StarSymbol"/>
              </w:rPr>
              <w:t>SetRealInputDerivatives(.</w:t>
            </w:r>
            <w:del w:id="4249" w:author="Bertsch Christian (CR/AEE3)" w:date="2019-09-24T14:54:00Z">
              <w:r w:rsidRPr="0098259C" w:rsidDel="00614FA9">
                <w:rPr>
                  <w:rStyle w:val="CODE"/>
                  <w:rFonts w:eastAsia="StarSymbol"/>
                </w:rPr>
                <w:delText>.</w:delText>
              </w:r>
            </w:del>
            <w:r w:rsidRPr="0098259C">
              <w:rPr>
                <w:rStyle w:val="CODE"/>
                <w:rFonts w:eastAsia="StarSymbol"/>
              </w:rPr>
              <w:t>.)</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BodyText"/>
              <w:rPr>
                <w:rStyle w:val="CODE"/>
              </w:rPr>
            </w:pPr>
            <w:r w:rsidRPr="0098259C">
              <w:rPr>
                <w:rStyle w:val="CODE"/>
              </w:rPr>
              <w:t>maxOutputDerivativeOrder</w:t>
            </w:r>
          </w:p>
        </w:tc>
        <w:tc>
          <w:tcPr>
            <w:tcW w:w="4395" w:type="dxa"/>
            <w:shd w:val="clear" w:color="auto" w:fill="auto"/>
          </w:tcPr>
          <w:p w14:paraId="3C0772D3" w14:textId="63C7A4E0" w:rsidR="00D8119C" w:rsidRPr="0098259C" w:rsidRDefault="00D8119C" w:rsidP="0082183C">
            <w:pPr>
              <w:pStyle w:val="BodyText"/>
            </w:pPr>
            <w:r w:rsidRPr="0098259C">
              <w:t xml:space="preserve">The slave is able to provide derivatives of outputs with maximum order. Calling of </w:t>
            </w:r>
            <w:r w:rsidR="00140C25">
              <w:rPr>
                <w:rStyle w:val="CODE"/>
                <w:rFonts w:eastAsia="StarSymbol"/>
              </w:rPr>
              <w:t>fmi2</w:t>
            </w:r>
            <w:r w:rsidRPr="0098259C">
              <w:rPr>
                <w:rStyle w:val="CODE"/>
                <w:rFonts w:eastAsia="StarSymbol"/>
              </w:rPr>
              <w:t>GetRealOutputDerivatives(.</w:t>
            </w:r>
            <w:del w:id="4250" w:author="Bertsch Christian (CR/AEE3)" w:date="2019-09-24T14:54:00Z">
              <w:r w:rsidRPr="0098259C" w:rsidDel="00614FA9">
                <w:rPr>
                  <w:rStyle w:val="CODE"/>
                  <w:rFonts w:eastAsia="StarSymbol"/>
                </w:rPr>
                <w:delText>.</w:delText>
              </w:r>
            </w:del>
            <w:r w:rsidRPr="0098259C">
              <w:rPr>
                <w:rStyle w:val="CODE"/>
                <w:rFonts w:eastAsia="StarSymbol"/>
              </w:rPr>
              <w:t>.)</w:t>
            </w:r>
            <w:r w:rsidRPr="0098259C">
              <w:t xml:space="preserve"> is allowed</w:t>
            </w:r>
            <w:r w:rsidR="003B3242">
              <w:t xml:space="preserve"> up to the order defined by </w:t>
            </w:r>
            <w:r w:rsidR="003B3242" w:rsidRPr="003B3242">
              <w:rPr>
                <w:rStyle w:val="CODE"/>
              </w:rPr>
              <w:t>maxOutputDerivativeOrder</w:t>
            </w:r>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BodyText"/>
              <w:rPr>
                <w:rStyle w:val="CODE"/>
              </w:rPr>
            </w:pPr>
            <w:r w:rsidRPr="0098259C">
              <w:rPr>
                <w:rStyle w:val="CODE"/>
              </w:rPr>
              <w:t>canRunAsynchronuously</w:t>
            </w:r>
          </w:p>
        </w:tc>
        <w:tc>
          <w:tcPr>
            <w:tcW w:w="4395" w:type="dxa"/>
            <w:shd w:val="clear" w:color="auto" w:fill="auto"/>
          </w:tcPr>
          <w:p w14:paraId="014A6202" w14:textId="7D0D13E4" w:rsidR="00D8119C" w:rsidRPr="0098259C" w:rsidRDefault="00D8119C" w:rsidP="0082183C">
            <w:pPr>
              <w:pStyle w:val="BodyText"/>
            </w:pPr>
            <w:r w:rsidRPr="0098259C">
              <w:t xml:space="preserve">This flag describes the ability to carry out the </w:t>
            </w:r>
            <w:r w:rsidR="00140C25">
              <w:rPr>
                <w:rStyle w:val="CODE"/>
              </w:rPr>
              <w:t>fmi2</w:t>
            </w:r>
            <w:r w:rsidRPr="0098259C">
              <w:rPr>
                <w:rStyle w:val="CODE"/>
              </w:rPr>
              <w:t>DoStep(.</w:t>
            </w:r>
            <w:del w:id="4251" w:author="Bertsch Christian (CR/AEE3)" w:date="2019-09-24T14:54:00Z">
              <w:r w:rsidRPr="0098259C" w:rsidDel="00614FA9">
                <w:rPr>
                  <w:rStyle w:val="CODE"/>
                </w:rPr>
                <w:delText>.</w:delText>
              </w:r>
            </w:del>
            <w:r w:rsidRPr="0098259C">
              <w:rPr>
                <w:rStyle w:val="CODE"/>
              </w:rPr>
              <w:t>.)</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BodyText"/>
              <w:rPr>
                <w:rStyle w:val="CODE"/>
              </w:rPr>
            </w:pPr>
            <w:r w:rsidRPr="0098259C">
              <w:rPr>
                <w:rStyle w:val="CODE"/>
              </w:rPr>
              <w:t>canBeInstantiatedOnlyOncePerProcess</w:t>
            </w:r>
          </w:p>
        </w:tc>
        <w:tc>
          <w:tcPr>
            <w:tcW w:w="4395" w:type="dxa"/>
            <w:shd w:val="clear" w:color="auto" w:fill="auto"/>
          </w:tcPr>
          <w:p w14:paraId="7F0C9D2B" w14:textId="6A4D7EF7" w:rsidR="00D8119C" w:rsidRPr="0098259C" w:rsidRDefault="00D8119C" w:rsidP="00040A5C">
            <w:pPr>
              <w:pStyle w:val="BodyText"/>
            </w:pPr>
            <w:r w:rsidRPr="0098259C">
              <w:t>This flag indicates cases (especially for embedded code), where only one instance per FMU is possible</w:t>
            </w:r>
            <w:del w:id="4252" w:author="Bertsch Christian (CR/AEE3)" w:date="2019-09-06T11:23:00Z">
              <w:r w:rsidRPr="0098259C">
                <w:delText xml:space="preserve"> </w:delText>
              </w:r>
              <w:r w:rsidRPr="0098259C">
                <w:br/>
                <w:delText>(multiple</w:delText>
              </w:r>
            </w:del>
            <w:ins w:id="4253" w:author="Bertsch Christian (CR/AEE3)" w:date="2019-09-06T11:23:00Z">
              <w:r w:rsidR="00B44511">
                <w:t>.</w:t>
              </w:r>
              <w:r w:rsidRPr="0098259C">
                <w:t xml:space="preserve"> (</w:t>
              </w:r>
              <w:r w:rsidR="00B44511">
                <w:t>M</w:t>
              </w:r>
              <w:r w:rsidRPr="0098259C">
                <w:t>ultiple</w:t>
              </w:r>
            </w:ins>
            <w:r w:rsidRPr="0098259C">
              <w:t xml:space="preserve"> instantiation is default </w:t>
            </w:r>
            <w:r w:rsidRPr="0098259C">
              <w:rPr>
                <w:rStyle w:val="CODE"/>
              </w:rPr>
              <w:t>= false</w:t>
            </w:r>
            <w:r w:rsidRPr="0098259C">
              <w:t>; if multiple instances are needed, the FMUs must be instantiated in different processes</w:t>
            </w:r>
            <w:del w:id="4254" w:author="Bertsch Christian (CR/AEE3)" w:date="2019-09-06T11:23:00Z">
              <w:r w:rsidRPr="0098259C">
                <w:delText>).</w:delText>
              </w:r>
            </w:del>
            <w:ins w:id="4255" w:author="Bertsch Christian (CR/AEE3)" w:date="2019-09-06T11:23:00Z">
              <w:r w:rsidR="00B44511">
                <w:t>.</w:t>
              </w:r>
              <w:r w:rsidRPr="0098259C">
                <w:t>)</w:t>
              </w:r>
            </w:ins>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BodyText"/>
              <w:rPr>
                <w:rStyle w:val="CODE"/>
              </w:rPr>
            </w:pPr>
            <w:r w:rsidRPr="0098259C">
              <w:rPr>
                <w:rStyle w:val="CODE"/>
              </w:rPr>
              <w:t>canNotUseMemoryManagementFunctions</w:t>
            </w:r>
          </w:p>
        </w:tc>
        <w:tc>
          <w:tcPr>
            <w:tcW w:w="4395" w:type="dxa"/>
            <w:shd w:val="clear" w:color="auto" w:fill="auto"/>
          </w:tcPr>
          <w:p w14:paraId="20013EA5" w14:textId="79C10EF5" w:rsidR="00D8119C" w:rsidRPr="0098259C" w:rsidRDefault="00D8119C" w:rsidP="0082183C">
            <w:pPr>
              <w:pStyle w:val="BodyText"/>
            </w:pPr>
            <w:r w:rsidRPr="0098259C">
              <w:t xml:space="preserve">If </w:t>
            </w:r>
            <w:r w:rsidRPr="0098259C">
              <w:rPr>
                <w:rStyle w:val="CODE"/>
              </w:rPr>
              <w:t>true</w:t>
            </w:r>
            <w:r w:rsidRPr="0098259C">
              <w:t xml:space="preserve">, the slave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BodyText"/>
              <w:rPr>
                <w:rStyle w:val="CODE"/>
              </w:rPr>
            </w:pPr>
            <w:r w:rsidRPr="0098259C">
              <w:rPr>
                <w:rStyle w:val="CODE"/>
              </w:rPr>
              <w:t>canGetAndSetFMUstate</w:t>
            </w:r>
          </w:p>
        </w:tc>
        <w:tc>
          <w:tcPr>
            <w:tcW w:w="4395" w:type="dxa"/>
            <w:shd w:val="clear" w:color="auto" w:fill="auto"/>
          </w:tcPr>
          <w:p w14:paraId="10D77EAC" w14:textId="3A0CB661" w:rsidR="00121EF8" w:rsidRPr="0098259C" w:rsidRDefault="00121EF8" w:rsidP="00040A5C">
            <w:pPr>
              <w:pStyle w:val="BodyText"/>
            </w:pPr>
            <w:r w:rsidRPr="0098259C">
              <w:t xml:space="preserve">If </w:t>
            </w:r>
            <w:r w:rsidRPr="0098259C">
              <w:rPr>
                <w:rStyle w:val="CODE"/>
              </w:rPr>
              <w:t>true</w:t>
            </w:r>
            <w:r w:rsidRPr="0098259C">
              <w:t>, the environment can inquire the internal FMU state and</w:t>
            </w:r>
            <w:del w:id="4256" w:author="Bertsch Christian (CR/AEE3)" w:date="2019-09-06T11:23:00Z">
              <w:r w:rsidRPr="0098259C">
                <w:delText xml:space="preserve"> can</w:delText>
              </w:r>
            </w:del>
            <w:r w:rsidRPr="0098259C">
              <w:t xml:space="preserve">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BodyText"/>
              <w:rPr>
                <w:rStyle w:val="CODE"/>
              </w:rPr>
            </w:pPr>
            <w:r w:rsidRPr="0098259C">
              <w:rPr>
                <w:rStyle w:val="CODE"/>
              </w:rPr>
              <w:t>canSerializeFMUstate</w:t>
            </w:r>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ins w:id="4257" w:author="Bertsch Christian (CR/AEE3)" w:date="2019-09-06T11:23:00Z">
              <w:r w:rsidR="00040A5C">
                <w:t>,</w:t>
              </w:r>
            </w:ins>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BodyText"/>
              <w:rPr>
                <w:rStyle w:val="CODE"/>
              </w:rPr>
            </w:pPr>
            <w:r>
              <w:rPr>
                <w:rStyle w:val="CODE"/>
              </w:rPr>
              <w:t>providesDirectionalDerivative</w:t>
            </w:r>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BodyText"/>
        <w:spacing w:before="240"/>
      </w:pPr>
      <w:r w:rsidRPr="0098259C">
        <w:t>The flags have the following default values.</w:t>
      </w:r>
    </w:p>
    <w:p w14:paraId="78B63CD1" w14:textId="77777777" w:rsidR="00D8119C" w:rsidRPr="0098259C" w:rsidRDefault="00D8119C" w:rsidP="0028510F">
      <w:pPr>
        <w:pStyle w:val="BulletItemFirst"/>
      </w:pPr>
      <w:r w:rsidRPr="0098259C">
        <w:t>boolean: false</w:t>
      </w:r>
    </w:p>
    <w:p w14:paraId="024811C5" w14:textId="77777777" w:rsidR="00D8119C" w:rsidRPr="0098259C" w:rsidRDefault="00D8119C" w:rsidP="0028510F">
      <w:pPr>
        <w:pStyle w:val="BulletItemFirst"/>
      </w:pPr>
      <w:r w:rsidRPr="0098259C">
        <w:t>unsignedInt: 0</w:t>
      </w:r>
    </w:p>
    <w:p w14:paraId="21DE5F27" w14:textId="14BD6941" w:rsidR="00D17B68" w:rsidRPr="0098259C" w:rsidRDefault="00D17B68" w:rsidP="00D17B68">
      <w:pPr>
        <w:pStyle w:val="BodyText"/>
      </w:pPr>
      <w:r w:rsidRPr="0098259C">
        <w:t>Note</w:t>
      </w:r>
      <w:del w:id="4258" w:author="Bertsch Christian (CR/AEE3)" w:date="2019-09-06T11:23:00Z">
        <w:r w:rsidRPr="0098259C">
          <w:delText>,</w:delText>
        </w:r>
      </w:del>
      <w:ins w:id="4259" w:author="Bertsch Christian (CR/AEE3)" w:date="2019-09-06T11:23:00Z">
        <w:r w:rsidR="00040A5C">
          <w:t xml:space="preserve"> that</w:t>
        </w:r>
      </w:ins>
      <w:r w:rsidRPr="0098259C">
        <w:t xml:space="preserve"> if </w:t>
      </w:r>
      <w:r w:rsidRPr="0098259C">
        <w:rPr>
          <w:rStyle w:val="CODE"/>
        </w:rPr>
        <w:t>needsExecutionTool = true</w:t>
      </w:r>
      <w:r w:rsidRPr="0098259C">
        <w:t xml:space="preserve">, then it is required that the original tool is available to be executed in co-simulation mode. If  </w:t>
      </w:r>
      <w:r w:rsidRPr="0098259C">
        <w:rPr>
          <w:rStyle w:val="CODE"/>
        </w:rPr>
        <w:t>needsExecutionTool = false</w:t>
      </w:r>
      <w:r w:rsidR="00546500" w:rsidRPr="0098259C">
        <w:t>,</w:t>
      </w:r>
      <w:r w:rsidRPr="0098259C">
        <w:t xml:space="preserve"> the slave is completely contained inside the FMU in source code or binary format (DLL/SharedObject).</w:t>
      </w:r>
    </w:p>
    <w:p w14:paraId="6AF51191" w14:textId="77777777" w:rsidR="00564F8F" w:rsidRPr="0098259C" w:rsidRDefault="00564F8F" w:rsidP="009C1505">
      <w:pPr>
        <w:pStyle w:val="Heading3"/>
      </w:pPr>
      <w:bookmarkStart w:id="4260" w:name="_Toc20839957"/>
      <w:r w:rsidRPr="0098259C">
        <w:t xml:space="preserve">Example </w:t>
      </w:r>
      <w:r w:rsidR="00374F39" w:rsidRPr="0098259C">
        <w:t>XML</w:t>
      </w:r>
      <w:r w:rsidRPr="0098259C">
        <w:t xml:space="preserve"> Description File</w:t>
      </w:r>
      <w:bookmarkEnd w:id="4260"/>
    </w:p>
    <w:p w14:paraId="56AFD392" w14:textId="331B5069" w:rsidR="009F76B6" w:rsidRPr="0098259C" w:rsidRDefault="009F76B6" w:rsidP="009F76B6">
      <w:pPr>
        <w:pStyle w:val="BodyText"/>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0440B4">
        <w:t>3.3.2</w:t>
      </w:r>
      <w:r w:rsidRPr="0098259C">
        <w:fldChar w:fldCharType="end"/>
      </w:r>
      <w:r w:rsidRPr="0098259C">
        <w:t xml:space="preserve"> for a ModelExchange FMU. The only difference is the replacement of element ModelExchange by element CoSimulation (with additional attributes) and the </w:t>
      </w:r>
      <w:del w:id="4261" w:author="Bertsch Christian (CR/AEE3)" w:date="2019-09-06T11:23:00Z">
        <w:r w:rsidRPr="0098259C">
          <w:delText>removed</w:delText>
        </w:r>
      </w:del>
      <w:ins w:id="4262" w:author="Bertsch Christian (CR/AEE3)" w:date="2019-09-06T11:23:00Z">
        <w:r w:rsidRPr="0098259C">
          <w:t>remov</w:t>
        </w:r>
        <w:r w:rsidR="00B44511">
          <w:t>al</w:t>
        </w:r>
        <w:r w:rsidRPr="0098259C">
          <w:t xml:space="preserve"> </w:t>
        </w:r>
        <w:r w:rsidR="00B44511">
          <w:t>of</w:t>
        </w:r>
      </w:ins>
      <w:r w:rsidR="00B44511">
        <w:t xml:space="preserve"> </w:t>
      </w:r>
      <w:r w:rsidRPr="0098259C">
        <w:t>local variables</w:t>
      </w:r>
      <w:ins w:id="4263" w:author="Bertsch Christian (CR/AEE3)" w:date="2019-09-06T11:23:00Z">
        <w:r w:rsidR="00B57054">
          <w:t>,</w:t>
        </w:r>
      </w:ins>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ins w:id="4264" w:author="Bertsch Christian (CR/AEE3)" w:date="2019-09-24T15:00:00Z">
        <w:r w:rsidR="00217351">
          <w:rPr>
            <w:noProof w:val="0"/>
          </w:rPr>
          <w:t>-</w:t>
        </w:r>
      </w:ins>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&lt;fmiModelDescription</w:t>
      </w:r>
    </w:p>
    <w:p w14:paraId="216EA40C" w14:textId="11592BD1" w:rsidR="009F76B6" w:rsidRPr="0098259C" w:rsidRDefault="009F76B6" w:rsidP="009F76B6">
      <w:pPr>
        <w:pStyle w:val="CODE1"/>
        <w:rPr>
          <w:noProof w:val="0"/>
        </w:rPr>
      </w:pPr>
      <w:r w:rsidRPr="0098259C">
        <w:rPr>
          <w:noProof w:val="0"/>
        </w:rPr>
        <w:t xml:space="preserve">  fmiVersion="2.0"</w:t>
      </w:r>
    </w:p>
    <w:p w14:paraId="2C982778" w14:textId="77777777" w:rsidR="009F76B6" w:rsidRPr="0098259C" w:rsidRDefault="009F76B6" w:rsidP="009F76B6">
      <w:pPr>
        <w:pStyle w:val="CODE1"/>
        <w:rPr>
          <w:noProof w:val="0"/>
        </w:rPr>
      </w:pPr>
      <w:r w:rsidRPr="0098259C">
        <w:rPr>
          <w:noProof w:val="0"/>
        </w:rPr>
        <w:t xml:space="preserve">  modelName="MyLibrary.SpringMassDamper"</w:t>
      </w:r>
    </w:p>
    <w:p w14:paraId="642EE887" w14:textId="77777777" w:rsidR="009F76B6" w:rsidRPr="00FA3E81" w:rsidRDefault="009F76B6" w:rsidP="009F76B6">
      <w:pPr>
        <w:pStyle w:val="CODE1"/>
        <w:rPr>
          <w:noProof w:val="0"/>
          <w:lang w:val="es-ES"/>
        </w:rPr>
      </w:pPr>
      <w:r w:rsidRPr="0098259C">
        <w:rPr>
          <w:noProof w:val="0"/>
        </w:rPr>
        <w:t xml:space="preserve">  </w:t>
      </w:r>
      <w:r w:rsidRPr="00FA3E81">
        <w:rPr>
          <w:noProof w:val="0"/>
          <w:lang w:val="es-ES"/>
        </w:rPr>
        <w:t>guid="{8c4e810f-3df3-4a00-8276-176fa3c9f9e0}"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generationDateAndTime="2011-09-23T16:57:33Z"</w:t>
      </w:r>
    </w:p>
    <w:p w14:paraId="3ED9B35A" w14:textId="77777777" w:rsidR="009F76B6" w:rsidRPr="0098259C" w:rsidRDefault="009F76B6" w:rsidP="009F76B6">
      <w:pPr>
        <w:pStyle w:val="CODE1"/>
        <w:rPr>
          <w:b/>
          <w:noProof w:val="0"/>
          <w:color w:val="0000FF"/>
        </w:rPr>
      </w:pPr>
      <w:r w:rsidRPr="0098259C">
        <w:rPr>
          <w:noProof w:val="0"/>
        </w:rPr>
        <w:t xml:space="preserve">  variableNamingConvention="structured"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&lt;CoSimulation</w:t>
      </w:r>
    </w:p>
    <w:p w14:paraId="72B37F8F" w14:textId="77777777" w:rsidR="009F76B6" w:rsidRPr="0098259C" w:rsidRDefault="009F76B6" w:rsidP="009F76B6">
      <w:pPr>
        <w:pStyle w:val="CODE1"/>
        <w:rPr>
          <w:noProof w:val="0"/>
        </w:rPr>
      </w:pPr>
      <w:r w:rsidRPr="0098259C">
        <w:rPr>
          <w:noProof w:val="0"/>
        </w:rPr>
        <w:t xml:space="preserve">    modelIdentifier="MyLibrary_SpringMassDamper"</w:t>
      </w:r>
    </w:p>
    <w:p w14:paraId="6B317F04" w14:textId="77777777" w:rsidR="009F76B6" w:rsidRPr="0098259C" w:rsidRDefault="009F76B6" w:rsidP="009F76B6">
      <w:pPr>
        <w:pStyle w:val="CODE1"/>
        <w:rPr>
          <w:noProof w:val="0"/>
        </w:rPr>
      </w:pPr>
      <w:r w:rsidRPr="0098259C">
        <w:rPr>
          <w:noProof w:val="0"/>
        </w:rPr>
        <w:t xml:space="preserve">    canHandleVariableCommunicationStepSize="true"</w:t>
      </w:r>
    </w:p>
    <w:p w14:paraId="64E2B636" w14:textId="77777777" w:rsidR="009F76B6" w:rsidRPr="0098259C" w:rsidRDefault="009F76B6" w:rsidP="009F76B6">
      <w:pPr>
        <w:pStyle w:val="CODE1"/>
        <w:rPr>
          <w:noProof w:val="0"/>
        </w:rPr>
      </w:pPr>
      <w:r w:rsidRPr="0098259C">
        <w:rPr>
          <w:noProof w:val="0"/>
        </w:rPr>
        <w:t xml:space="preserve">    canInterpolateInputs="true"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&lt;UnitDefinitions&gt;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18F64C47" w14:textId="6B964240" w:rsidR="009F76B6" w:rsidRDefault="009F76B6" w:rsidP="009F76B6">
      <w:pPr>
        <w:pStyle w:val="CODE1"/>
        <w:rPr>
          <w:ins w:id="4265" w:author="Bertsch Christian (CR/AEE3)" w:date="2019-09-24T16:58:00Z"/>
          <w:b/>
          <w:noProof w:val="0"/>
          <w:color w:val="0000FF"/>
        </w:rPr>
      </w:pPr>
      <w:r w:rsidRPr="0098259C">
        <w:rPr>
          <w:noProof w:val="0"/>
        </w:rPr>
        <w:t xml:space="preserve">    </w:t>
      </w:r>
      <w:r w:rsidRPr="0098259C">
        <w:rPr>
          <w:b/>
          <w:noProof w:val="0"/>
          <w:color w:val="0000FF"/>
        </w:rPr>
        <w:t>&lt;/Unit&gt;</w:t>
      </w:r>
    </w:p>
    <w:p w14:paraId="1658610D" w14:textId="0BD833AB" w:rsidR="00155392" w:rsidRPr="00855421" w:rsidRDefault="00155392">
      <w:pPr>
        <w:pStyle w:val="CODE1"/>
        <w:rPr>
          <w:ins w:id="4266" w:author="Bertsch Christian (CR/AEE3)" w:date="2019-09-24T16:58:00Z"/>
        </w:rPr>
        <w:pPrChange w:id="4267" w:author="Bertsch Christian (CR/AEE3)" w:date="2019-09-24T17:00: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pPrChange>
      </w:pPr>
      <w:ins w:id="4268" w:author="Bertsch Christian (CR/AEE3)" w:date="2019-09-24T16:58:00Z">
        <w:r w:rsidRPr="00155392">
          <w:rPr>
            <w:szCs w:val="20"/>
          </w:rPr>
          <w:t xml:space="preserve">   </w:t>
        </w:r>
      </w:ins>
      <w:ins w:id="4269" w:author="Bertsch Christian (CR/AEE3)" w:date="2019-09-24T16:59:00Z">
        <w:r>
          <w:rPr>
            <w:szCs w:val="20"/>
          </w:rPr>
          <w:t xml:space="preserve"> </w:t>
        </w:r>
      </w:ins>
      <w:ins w:id="4270" w:author="Bertsch Christian (CR/AEE3)" w:date="2019-09-24T16:58:00Z">
        <w:r w:rsidRPr="00155392">
          <w:rPr>
            <w:b/>
            <w:color w:val="0000FF"/>
            <w:rPrChange w:id="4271" w:author="Bertsch Christian (CR/AEE3)" w:date="2019-09-24T16:59:00Z">
              <w:rPr>
                <w:szCs w:val="20"/>
              </w:rPr>
            </w:rPrChange>
          </w:rPr>
          <w:t>&lt;Unit</w:t>
        </w:r>
        <w:r w:rsidRPr="00155392">
          <w:rPr>
            <w:szCs w:val="20"/>
          </w:rPr>
          <w:t xml:space="preserve"> </w:t>
        </w:r>
        <w:r w:rsidRPr="00155392">
          <w:rPr>
            <w:noProof w:val="0"/>
            <w:rPrChange w:id="4272" w:author="Bertsch Christian (CR/AEE3)" w:date="2019-09-24T17:00:00Z">
              <w:rPr>
                <w:szCs w:val="20"/>
              </w:rPr>
            </w:rPrChange>
          </w:rPr>
          <w:t>name="N.m"&gt;</w:t>
        </w:r>
      </w:ins>
    </w:p>
    <w:p w14:paraId="578FDFD4" w14:textId="77777777" w:rsidR="00155392" w:rsidRPr="00855421" w:rsidRDefault="00155392">
      <w:pPr>
        <w:pStyle w:val="CODE1"/>
        <w:rPr>
          <w:ins w:id="4273" w:author="Bertsch Christian (CR/AEE3)" w:date="2019-09-24T16:58:00Z"/>
        </w:rPr>
        <w:pPrChange w:id="4274" w:author="Bertsch Christian (CR/AEE3)" w:date="2019-09-24T17:00:00Z">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pPrChange>
      </w:pPr>
      <w:ins w:id="4275" w:author="Bertsch Christian (CR/AEE3)" w:date="2019-09-24T16:58:00Z">
        <w:r w:rsidRPr="00155392">
          <w:rPr>
            <w:noProof w:val="0"/>
            <w:rPrChange w:id="4276" w:author="Bertsch Christian (CR/AEE3)" w:date="2019-09-24T17:00:00Z">
              <w:rPr>
                <w:szCs w:val="20"/>
              </w:rPr>
            </w:rPrChange>
          </w:rPr>
          <w:t xml:space="preserve">      &lt;BaseUnit kg="1" m="2" s="-2"/&gt;</w:t>
        </w:r>
      </w:ins>
    </w:p>
    <w:p w14:paraId="7E78792C" w14:textId="24D6BFF8" w:rsidR="00155392" w:rsidRPr="00155392" w:rsidRDefault="001553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Change w:id="4277" w:author="Bertsch Christian (CR/AEE3)" w:date="2019-09-24T16:59:00Z">
            <w:rPr>
              <w:b/>
              <w:noProof w:val="0"/>
              <w:color w:val="0000FF"/>
            </w:rPr>
          </w:rPrChange>
        </w:rPr>
        <w:pPrChange w:id="4278" w:author="Bertsch Christian (CR/AEE3)" w:date="2019-09-24T16:59:00Z">
          <w:pPr>
            <w:pStyle w:val="CODE1"/>
          </w:pPr>
        </w:pPrChange>
      </w:pPr>
      <w:ins w:id="4279" w:author="Bertsch Christian (CR/AEE3)" w:date="2019-09-24T16:58:00Z">
        <w:r w:rsidRPr="00155392">
          <w:rPr>
            <w:rFonts w:ascii="Courier New" w:hAnsi="Courier New" w:cs="Courier New"/>
            <w:szCs w:val="20"/>
            <w:lang w:eastAsia="en-US"/>
          </w:rPr>
          <w:t xml:space="preserve">    </w:t>
        </w:r>
        <w:r w:rsidRPr="00155392">
          <w:rPr>
            <w:rFonts w:ascii="Courier New" w:hAnsi="Courier New" w:cs="Courier New"/>
            <w:b/>
            <w:color w:val="0000FF"/>
            <w:sz w:val="18"/>
            <w:lang w:eastAsia="en-US"/>
            <w:rPrChange w:id="4280" w:author="Bertsch Christian (CR/AEE3)" w:date="2019-09-24T17:00:00Z">
              <w:rPr>
                <w:szCs w:val="20"/>
              </w:rPr>
            </w:rPrChange>
          </w:rPr>
          <w:t>&lt;/Unit&gt;</w:t>
        </w:r>
      </w:ins>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&lt;/UnitDefinitions&gt;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&lt;TypeDefinitions&gt;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r w:rsidR="0093451E">
        <w:rPr>
          <w:b/>
          <w:noProof w:val="0"/>
          <w:color w:val="0000FF"/>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66007160"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3D35840B"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21458720" w14:textId="77777777" w:rsidR="009F76B6" w:rsidRPr="0098259C" w:rsidRDefault="009F76B6" w:rsidP="009F76B6">
      <w:pPr>
        <w:pStyle w:val="CODE1"/>
        <w:rPr>
          <w:noProof w:val="0"/>
        </w:rPr>
      </w:pPr>
      <w:r w:rsidRPr="0098259C">
        <w:rPr>
          <w:b/>
          <w:noProof w:val="0"/>
          <w:color w:val="0000FF"/>
        </w:rPr>
        <w:t xml:space="preserve">  &lt;/TypeDefinitions&gt;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&lt;ModelVariables&gt;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valueReference="1073741824"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CE4DB0E" w14:textId="77777777" w:rsidR="009F76B6" w:rsidRPr="0098259C" w:rsidRDefault="009F76B6" w:rsidP="009F76B6">
      <w:pPr>
        <w:pStyle w:val="CODE1"/>
        <w:rPr>
          <w:noProof w:val="0"/>
        </w:rPr>
      </w:pPr>
      <w:r w:rsidRPr="0098259C">
        <w:rPr>
          <w:noProof w:val="0"/>
        </w:rPr>
        <w:t xml:space="preserve">      name="torque.tau"</w:t>
      </w:r>
    </w:p>
    <w:p w14:paraId="62B47CE7" w14:textId="77777777" w:rsidR="009F76B6" w:rsidRPr="0098259C" w:rsidRDefault="009F76B6" w:rsidP="009F76B6">
      <w:pPr>
        <w:pStyle w:val="CODE1"/>
        <w:rPr>
          <w:noProof w:val="0"/>
        </w:rPr>
      </w:pPr>
      <w:r w:rsidRPr="0098259C">
        <w:rPr>
          <w:noProof w:val="0"/>
        </w:rPr>
        <w:t xml:space="preserve">      valueReference="536870912"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-flange.tau)"</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valueReference="805306368"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valueReference="805306369"</w:t>
      </w:r>
    </w:p>
    <w:p w14:paraId="3EDC1E04" w14:textId="77777777" w:rsidR="009F76B6" w:rsidRPr="0098259C" w:rsidRDefault="009F76B6" w:rsidP="009F76B6">
      <w:pPr>
        <w:pStyle w:val="CODE1"/>
        <w:rPr>
          <w:noProof w:val="0"/>
        </w:rPr>
      </w:pPr>
      <w:r w:rsidRPr="0098259C">
        <w:rPr>
          <w:noProof w:val="0"/>
        </w:rPr>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&lt;/ScalarVariable&gt;</w:t>
      </w:r>
    </w:p>
    <w:p w14:paraId="27E8BC2B" w14:textId="77777777" w:rsidR="009F76B6" w:rsidRPr="0098259C" w:rsidRDefault="009F76B6" w:rsidP="009F76B6">
      <w:pPr>
        <w:pStyle w:val="CODE1"/>
        <w:rPr>
          <w:b/>
          <w:noProof w:val="0"/>
          <w:color w:val="0000FF"/>
        </w:rPr>
      </w:pPr>
      <w:r w:rsidRPr="0098259C">
        <w:rPr>
          <w:b/>
          <w:noProof w:val="0"/>
          <w:color w:val="0000FF"/>
        </w:rPr>
        <w:t>&lt;/ModelVariables&gt;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r>
        <w:rPr>
          <w:b/>
          <w:noProof w:val="0"/>
          <w:color w:val="0000FF"/>
        </w:rPr>
        <w:t>InitialUnknowns</w:t>
      </w:r>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/fmiModelDescription</w:t>
      </w:r>
      <w:r w:rsidRPr="0098259C">
        <w:rPr>
          <w:noProof w:val="0"/>
        </w:rPr>
        <w:t>&gt;</w:t>
      </w:r>
    </w:p>
    <w:p w14:paraId="6EF25489" w14:textId="77777777" w:rsidR="00990EFE" w:rsidRPr="0098259C" w:rsidRDefault="00990EFE" w:rsidP="00990EFE">
      <w:pPr>
        <w:pStyle w:val="Heading1"/>
      </w:pPr>
      <w:bookmarkStart w:id="4281" w:name="_Ref305442034"/>
      <w:bookmarkStart w:id="4282" w:name="_Toc20839958"/>
      <w:r w:rsidRPr="0098259C">
        <w:t>Literature</w:t>
      </w:r>
      <w:bookmarkEnd w:id="4007"/>
      <w:bookmarkEnd w:id="4008"/>
      <w:bookmarkEnd w:id="4281"/>
      <w:bookmarkEnd w:id="4282"/>
    </w:p>
    <w:p w14:paraId="61A20B12" w14:textId="77777777" w:rsidR="00771997" w:rsidRPr="0098259C" w:rsidRDefault="00771997" w:rsidP="00771997">
      <w:pPr>
        <w:pStyle w:val="Reference0"/>
        <w:rPr>
          <w:noProof w:val="0"/>
          <w:lang w:eastAsia="sv-SE"/>
        </w:rPr>
      </w:pPr>
      <w:r>
        <w:rPr>
          <w:rFonts w:cs="Arial"/>
          <w:noProof w:val="0"/>
          <w:lang w:eastAsia="sv-SE"/>
        </w:rPr>
        <w:t>Å</w:t>
      </w:r>
      <w:r>
        <w:rPr>
          <w:noProof w:val="0"/>
          <w:lang w:eastAsia="sv-SE"/>
        </w:rPr>
        <w:t>kesson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26"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r w:rsidRPr="006B1926">
        <w:rPr>
          <w:noProof w:val="0"/>
          <w:lang w:eastAsia="sv-SE"/>
        </w:rPr>
        <w:t>Benveniste</w:t>
      </w:r>
      <w:r>
        <w:rPr>
          <w:noProof w:val="0"/>
          <w:lang w:eastAsia="sv-SE"/>
        </w:rPr>
        <w:t xml:space="preserve"> A.</w:t>
      </w:r>
      <w:r w:rsidR="00E26FB8">
        <w:rPr>
          <w:noProof w:val="0"/>
          <w:lang w:eastAsia="sv-SE"/>
        </w:rPr>
        <w:t>,</w:t>
      </w:r>
      <w:r>
        <w:rPr>
          <w:noProof w:val="0"/>
          <w:lang w:eastAsia="sv-SE"/>
        </w:rPr>
        <w:t xml:space="preserve"> </w:t>
      </w:r>
      <w:r w:rsidRPr="006B1926">
        <w:rPr>
          <w:noProof w:val="0"/>
          <w:lang w:eastAsia="sv-SE"/>
        </w:rPr>
        <w:t>Caillaud</w:t>
      </w:r>
      <w:r>
        <w:rPr>
          <w:noProof w:val="0"/>
          <w:lang w:eastAsia="sv-SE"/>
        </w:rPr>
        <w:t xml:space="preserve"> B.,</w:t>
      </w:r>
      <w:r w:rsidRPr="006B1926">
        <w:rPr>
          <w:noProof w:val="0"/>
          <w:lang w:eastAsia="sv-SE"/>
        </w:rPr>
        <w:t xml:space="preserve"> Pouzet</w:t>
      </w:r>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27"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Clauß C., Elmqvist H., Junghanns A., Mauss J., Monteiro M., Neidhold T., Neumerkel D., Olsson H., Peetz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28"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Blochwitz T., Otter M., Akesson J., Arnold M., Clauß C., Elmqvist H., Friedrich M., Junghanns A., Mauss J,, Neumerkel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29"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Schiehlen</w:t>
      </w:r>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r w:rsidRPr="0098259C">
        <w:rPr>
          <w:b/>
          <w:noProof w:val="0"/>
        </w:rPr>
        <w:t>6</w:t>
      </w:r>
      <w:r w:rsidRPr="0098259C">
        <w:rPr>
          <w:noProof w:val="0"/>
        </w:rPr>
        <w:t xml:space="preserve">  pp. 93-113.</w:t>
      </w:r>
    </w:p>
    <w:p w14:paraId="0FD37BC3" w14:textId="15156D23"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ins w:id="4283" w:author="Bertsch Christian (CR/AEE3)" w:date="2019-10-02T09:52:00Z">
        <w:r w:rsidR="00861BBD">
          <w:fldChar w:fldCharType="begin"/>
        </w:r>
        <w:r w:rsidR="00861BBD">
          <w:instrText xml:space="preserve"> HYPERLINK "</w:instrText>
        </w:r>
      </w:ins>
      <w:ins w:id="4284" w:author="Bertsch Christian (CR/AEE3)" w:date="2019-09-06T11:23:00Z">
        <w:r w:rsidR="00861BBD">
          <w:instrText>https://ptolemy.berkeley.edu/publications/papers/07/unifying/LeeZheng_SRUnifying.pdf</w:instrText>
        </w:r>
      </w:ins>
      <w:ins w:id="4285" w:author="Bertsch Christian (CR/AEE3)" w:date="2019-10-02T09:52:00Z">
        <w:r w:rsidR="00861BBD">
          <w:instrText xml:space="preserve">" </w:instrText>
        </w:r>
        <w:r w:rsidR="00861BBD">
          <w:fldChar w:fldCharType="separate"/>
        </w:r>
      </w:ins>
      <w:ins w:id="4286" w:author="Bertsch Christian (CR/AEE3)" w:date="2019-09-06T11:23:00Z">
        <w:r w:rsidR="00861BBD" w:rsidRPr="002B7CBD">
          <w:rPr>
            <w:rStyle w:val="Hyperlink"/>
          </w:rPr>
          <w:t>https://ptolemy.berkeley.edu/publications/papers/07/unifying/LeeZheng_SRUnifying.pdf</w:t>
        </w:r>
      </w:ins>
      <w:ins w:id="4287" w:author="Bertsch Christian (CR/AEE3)" w:date="2019-10-02T09:52:00Z">
        <w:r w:rsidR="00861BBD">
          <w:fldChar w:fldCharType="end"/>
        </w:r>
        <w:r w:rsidR="00861BBD">
          <w:t xml:space="preserve"> </w:t>
        </w:r>
      </w:ins>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ins w:id="4288" w:author="Bertsch Christian (CR/AEE3)" w:date="2019-09-06T11:23:00Z">
        <w:r w:rsidR="00C864CB">
          <w:t>https://dl.acm.org/citation.cfm?id=1289949</w:t>
        </w:r>
      </w:ins>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0"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r w:rsidRPr="0055732D">
        <w:rPr>
          <w:noProof w:val="0"/>
        </w:rPr>
        <w:t xml:space="preserve">Pouzet M. (2006): </w:t>
      </w:r>
      <w:r w:rsidRPr="0055732D">
        <w:rPr>
          <w:b/>
          <w:noProof w:val="0"/>
        </w:rPr>
        <w:t>Lucid Synchrone, Version 3.0, Tutorial and Reference Manual</w:t>
      </w:r>
      <w:r>
        <w:rPr>
          <w:noProof w:val="0"/>
          <w:lang w:eastAsia="sv-SE"/>
        </w:rPr>
        <w:t xml:space="preserve">.  </w:t>
      </w:r>
      <w:hyperlink r:id="rId131"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2"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3"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4289" w:name="_Toc247884556"/>
      <w:bookmarkStart w:id="4290" w:name="_Toc20839959"/>
      <w:r w:rsidRPr="0098259C">
        <w:t>FMI Revision History</w:t>
      </w:r>
      <w:bookmarkEnd w:id="4289"/>
      <w:bookmarkEnd w:id="4290"/>
    </w:p>
    <w:p w14:paraId="57FD02B0" w14:textId="3F0CAD7E" w:rsidR="002C58DE" w:rsidRPr="0098259C" w:rsidRDefault="002C58DE" w:rsidP="002C58DE">
      <w:pPr>
        <w:pStyle w:val="BodyText"/>
        <w:rPr>
          <w:lang w:eastAsia="sv-SE"/>
        </w:rPr>
      </w:pPr>
      <w:r w:rsidRPr="0098259C">
        <w:rPr>
          <w:lang w:eastAsia="sv-SE"/>
        </w:rPr>
        <w:t xml:space="preserve">This appendix describes the history of the FMI design and its contributors. The current version of this document is available from </w:t>
      </w:r>
      <w:ins w:id="4291" w:author="Bertsch Christian (CR/AEE3)" w:date="2019-09-23T06:25:00Z">
        <w:r w:rsidR="005C4EE5">
          <w:rPr>
            <w:lang w:eastAsia="sv-SE"/>
          </w:rPr>
          <w:fldChar w:fldCharType="begin"/>
        </w:r>
        <w:r w:rsidR="005C4EE5">
          <w:rPr>
            <w:lang w:eastAsia="sv-SE"/>
          </w:rPr>
          <w:instrText xml:space="preserve"> HYPERLINK "</w:instrText>
        </w:r>
        <w:r w:rsidR="005C4EE5" w:rsidRPr="005C4EE5">
          <w:rPr>
            <w:lang w:eastAsia="sv-SE"/>
          </w:rPr>
          <w:instrText>https://fmi-standard.org/downloads/</w:instrText>
        </w:r>
        <w:r w:rsidR="005C4EE5">
          <w:rPr>
            <w:lang w:eastAsia="sv-SE"/>
          </w:rPr>
          <w:instrText xml:space="preserve">" </w:instrText>
        </w:r>
        <w:r w:rsidR="005C4EE5">
          <w:rPr>
            <w:lang w:eastAsia="sv-SE"/>
          </w:rPr>
          <w:fldChar w:fldCharType="separate"/>
        </w:r>
        <w:r w:rsidR="005C4EE5" w:rsidRPr="00365664">
          <w:rPr>
            <w:rStyle w:val="Hyperlink"/>
            <w:lang w:eastAsia="sv-SE"/>
          </w:rPr>
          <w:t>https://fmi-standard.org/downloads/</w:t>
        </w:r>
        <w:r w:rsidR="005C4EE5">
          <w:rPr>
            <w:lang w:eastAsia="sv-SE"/>
          </w:rPr>
          <w:fldChar w:fldCharType="end"/>
        </w:r>
        <w:r w:rsidR="005C4EE5">
          <w:rPr>
            <w:lang w:eastAsia="sv-SE"/>
          </w:rPr>
          <w:t>.</w:t>
        </w:r>
      </w:ins>
      <w:del w:id="4292" w:author="Bertsch Christian (CR/AEE3)" w:date="2019-09-23T06:25:00Z">
        <w:r w:rsidR="00C864CB" w:rsidDel="005C4EE5">
          <w:rPr>
            <w:lang w:eastAsia="sv-SE"/>
          </w:rPr>
          <w:fldChar w:fldCharType="begin"/>
        </w:r>
        <w:r w:rsidR="00C864CB" w:rsidDel="005C4EE5">
          <w:rPr>
            <w:lang w:eastAsia="sv-SE"/>
          </w:rPr>
          <w:delInstrText xml:space="preserve"> HYPERLINK "</w:delInstrText>
        </w:r>
        <w:r w:rsidR="00C864CB" w:rsidRPr="00FA3E81" w:rsidDel="005C4EE5">
          <w:delInstrText xml:space="preserve">https:// </w:delInstrText>
        </w:r>
      </w:del>
      <w:del w:id="4293" w:author="Bertsch Christian (CR/AEE3)" w:date="2019-09-06T11:23:00Z">
        <w:r w:rsidR="00E759EC">
          <w:delInstrText>www.</w:delInstrText>
        </w:r>
      </w:del>
      <w:del w:id="4294" w:author="Bertsch Christian (CR/AEE3)" w:date="2019-09-23T06:25:00Z">
        <w:r w:rsidR="00C864CB" w:rsidRPr="00FA3E81" w:rsidDel="005C4EE5">
          <w:delInstrText>fmi-standard.org</w:delInstrText>
        </w:r>
      </w:del>
      <w:del w:id="4295" w:author="Bertsch Christian (CR/AEE3)" w:date="2019-09-06T11:23:00Z">
        <w:r w:rsidR="00E759EC">
          <w:delInstrText>/"</w:delInstrText>
        </w:r>
      </w:del>
      <w:del w:id="4296" w:author="Bertsch Christian (CR/AEE3)" w:date="2019-09-23T06:25:00Z">
        <w:r w:rsidR="00C864CB" w:rsidDel="005C4EE5">
          <w:rPr>
            <w:lang w:eastAsia="sv-SE"/>
          </w:rPr>
          <w:delInstrText xml:space="preserve"> </w:delInstrText>
        </w:r>
        <w:r w:rsidR="00C864CB" w:rsidDel="005C4EE5">
          <w:rPr>
            <w:lang w:eastAsia="sv-SE"/>
          </w:rPr>
          <w:fldChar w:fldCharType="separate"/>
        </w:r>
      </w:del>
      <w:ins w:id="4297" w:author="Otter, Martin" w:date="2019-09-06T11:33:00Z">
        <w:del w:id="4298" w:author="Bertsch Christian (CR/AEE3)" w:date="2019-09-23T06:25:00Z">
          <w:r w:rsidR="007C1036" w:rsidRPr="004B0E4D" w:rsidDel="005C4EE5">
            <w:rPr>
              <w:b/>
              <w:bCs/>
              <w:lang w:eastAsia="sv-SE"/>
              <w:rPrChange w:id="4299" w:author="Bertsch Christian (CR/AEE3)" w:date="2019-09-22T20:23:00Z">
                <w:rPr>
                  <w:b/>
                  <w:bCs/>
                  <w:lang w:val="de-DE" w:eastAsia="sv-SE"/>
                </w:rPr>
              </w:rPrChange>
            </w:rPr>
            <w:delText>Fehler! Hyperlink-Referenz ungültig.</w:delText>
          </w:r>
        </w:del>
      </w:ins>
      <w:del w:id="4300" w:author="Bertsch Christian (CR/AEE3)" w:date="2019-09-23T06:25:00Z">
        <w:r w:rsidR="00C864CB" w:rsidRPr="00C864CB" w:rsidDel="005C4EE5">
          <w:rPr>
            <w:rStyle w:val="Hyperlink"/>
            <w:lang w:eastAsia="sv-SE"/>
          </w:rPr>
          <w:delText xml:space="preserve">https:// </w:delText>
        </w:r>
        <w:r w:rsidR="000C745A" w:rsidRPr="00EF5EC8" w:rsidDel="005C4EE5">
          <w:rPr>
            <w:rStyle w:val="Hyperlink"/>
            <w:lang w:eastAsia="sv-SE"/>
          </w:rPr>
          <w:delText>www.</w:delText>
        </w:r>
        <w:r w:rsidR="00C864CB" w:rsidRPr="005B1497" w:rsidDel="005C4EE5">
          <w:rPr>
            <w:rStyle w:val="Hyperlink"/>
            <w:lang w:eastAsia="sv-SE"/>
          </w:rPr>
          <w:delText>fmi-standard.org</w:delText>
        </w:r>
        <w:r w:rsidR="00C864CB" w:rsidDel="005C4EE5">
          <w:rPr>
            <w:lang w:eastAsia="sv-SE"/>
          </w:rPr>
          <w:fldChar w:fldCharType="end"/>
        </w:r>
        <w:r w:rsidRPr="0098259C" w:rsidDel="005C4EE5">
          <w:rPr>
            <w:lang w:eastAsia="sv-SE"/>
          </w:rPr>
          <w:delText>.</w:delText>
        </w:r>
      </w:del>
    </w:p>
    <w:p w14:paraId="205CF61A" w14:textId="77777777" w:rsidR="00C20EC1" w:rsidRPr="0098259C" w:rsidRDefault="002C58DE" w:rsidP="002C58DE">
      <w:pPr>
        <w:pStyle w:val="BodyText"/>
      </w:pPr>
      <w:r w:rsidRPr="0098259C">
        <w:t xml:space="preserve">The Functional Mock-up Interface </w:t>
      </w:r>
      <w:r w:rsidR="00CA6387" w:rsidRPr="0098259C">
        <w:t xml:space="preserve">development </w:t>
      </w:r>
      <w:r w:rsidRPr="0098259C">
        <w:t xml:space="preserve">was initiated and organized by Daimler AG (from Bernd Relovsky and others) as subproject inside the </w:t>
      </w:r>
      <w:hyperlink r:id="rId134" w:history="1">
        <w:r w:rsidRPr="0098259C">
          <w:rPr>
            <w:rStyle w:val="Hyperlink"/>
          </w:rPr>
          <w:t>ITEA2</w:t>
        </w:r>
      </w:hyperlink>
      <w:r w:rsidRPr="0098259C">
        <w:t xml:space="preserve"> MODELISAR project.</w:t>
      </w:r>
    </w:p>
    <w:p w14:paraId="295A06F5" w14:textId="77777777" w:rsidR="002C58DE" w:rsidRPr="0098259C" w:rsidRDefault="002C58DE" w:rsidP="002C58DE">
      <w:pPr>
        <w:pStyle w:val="BodyText"/>
        <w:rPr>
          <w:lang w:eastAsia="sv-SE"/>
        </w:rPr>
      </w:pPr>
      <w:r w:rsidRPr="0098259C">
        <w:t>The development of versions 1.0 and 2.0 was performed within WP200 of MODELISAR, organized by the WP200 work package leader Dietmar Neumerkel from Daimler.</w:t>
      </w:r>
    </w:p>
    <w:p w14:paraId="7DC9B1BA" w14:textId="77777777" w:rsidR="002C58DE" w:rsidRPr="0098259C" w:rsidRDefault="002C58DE" w:rsidP="002C58DE">
      <w:pPr>
        <w:pStyle w:val="Appendix2"/>
      </w:pPr>
      <w:bookmarkStart w:id="4301" w:name="_Toc247884557"/>
      <w:bookmarkStart w:id="4302" w:name="_Toc20839960"/>
      <w:r w:rsidRPr="0098259C">
        <w:t>Version 1.0</w:t>
      </w:r>
      <w:bookmarkEnd w:id="4301"/>
      <w:r w:rsidRPr="0098259C">
        <w:t xml:space="preserve"> – FMI for Model Exchange</w:t>
      </w:r>
      <w:bookmarkEnd w:id="4302"/>
    </w:p>
    <w:p w14:paraId="3DB42CC6" w14:textId="77777777" w:rsidR="007D24DB" w:rsidRPr="0098259C" w:rsidRDefault="007D24DB" w:rsidP="002C58DE">
      <w:pPr>
        <w:pStyle w:val="BodyText"/>
        <w:spacing w:after="120"/>
      </w:pPr>
      <w:r w:rsidRPr="0098259C">
        <w:t>Version 1.0 of FMI for Model Exchange was released on Jan. 26, 2010.</w:t>
      </w:r>
    </w:p>
    <w:p w14:paraId="442679AD" w14:textId="77777777" w:rsidR="002C58DE" w:rsidRPr="0098259C" w:rsidRDefault="002C58DE" w:rsidP="002C58DE">
      <w:pPr>
        <w:pStyle w:val="BodyText"/>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BodyText"/>
        <w:spacing w:before="0"/>
        <w:ind w:left="720"/>
      </w:pPr>
      <w:r w:rsidRPr="002F3E46">
        <w:t>Torsten Blochwitz, ITI, Germany</w:t>
      </w:r>
    </w:p>
    <w:p w14:paraId="6B25355B" w14:textId="2A827F29" w:rsidR="002C58DE" w:rsidRPr="002F3E46" w:rsidRDefault="002C58DE" w:rsidP="002C58DE">
      <w:pPr>
        <w:pStyle w:val="BodyText"/>
        <w:spacing w:before="0"/>
        <w:ind w:left="720"/>
      </w:pPr>
      <w:r w:rsidRPr="002F3E46">
        <w:t>Hilding Elmqvist, Dassault Systèmes, Sweden</w:t>
      </w:r>
    </w:p>
    <w:p w14:paraId="0D7CD68D" w14:textId="77777777" w:rsidR="002C58DE" w:rsidRPr="0098259C" w:rsidRDefault="002C58DE" w:rsidP="002C58DE">
      <w:pPr>
        <w:pStyle w:val="BodyText"/>
        <w:spacing w:before="0"/>
        <w:ind w:left="720"/>
      </w:pPr>
      <w:r w:rsidRPr="0098259C">
        <w:t>Andreas Junghanns, QTronic, Germany</w:t>
      </w:r>
    </w:p>
    <w:p w14:paraId="093FA7AF" w14:textId="77777777" w:rsidR="002C58DE" w:rsidRPr="0098259C" w:rsidRDefault="002C58DE" w:rsidP="002C58DE">
      <w:pPr>
        <w:pStyle w:val="BodyText"/>
        <w:spacing w:before="0"/>
        <w:ind w:left="720"/>
      </w:pPr>
      <w:r w:rsidRPr="0098259C">
        <w:t>Jakob Mauss, QTronic, Germany</w:t>
      </w:r>
    </w:p>
    <w:p w14:paraId="6A108A7C" w14:textId="6B550CE7" w:rsidR="002C58DE" w:rsidRPr="0098259C" w:rsidRDefault="002C58DE" w:rsidP="002C58DE">
      <w:pPr>
        <w:pStyle w:val="BodyText"/>
        <w:spacing w:before="0"/>
        <w:ind w:left="720"/>
      </w:pPr>
      <w:r w:rsidRPr="0098259C">
        <w:t>Hans Olsson, Dassault Systèmes, Sweden</w:t>
      </w:r>
    </w:p>
    <w:p w14:paraId="179DB3CE" w14:textId="77777777" w:rsidR="002C58DE" w:rsidRPr="0098259C" w:rsidRDefault="002C58DE" w:rsidP="002C58DE">
      <w:pPr>
        <w:pStyle w:val="BodyText"/>
        <w:spacing w:before="0"/>
        <w:ind w:left="720"/>
      </w:pPr>
      <w:r w:rsidRPr="0098259C">
        <w:t>Martin Otter, DLR-RM, Germany.</w:t>
      </w:r>
    </w:p>
    <w:p w14:paraId="1807A9E0" w14:textId="77777777" w:rsidR="002C58DE" w:rsidRPr="0098259C" w:rsidRDefault="002C58DE" w:rsidP="002C58DE">
      <w:pPr>
        <w:pStyle w:val="BodyText"/>
        <w:spacing w:after="120"/>
      </w:pPr>
      <w:r w:rsidRPr="0098259C">
        <w:t>This version was evaluated with prototypes implemented for (alphabetical list):</w:t>
      </w:r>
    </w:p>
    <w:p w14:paraId="790CA726" w14:textId="38DCDEEC" w:rsidR="002C58DE" w:rsidRPr="00442EE3" w:rsidRDefault="002C58DE" w:rsidP="002C58DE">
      <w:pPr>
        <w:pStyle w:val="BodyText"/>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BodyText"/>
        <w:spacing w:before="0"/>
        <w:ind w:left="720"/>
      </w:pPr>
      <w:r w:rsidRPr="0098259C">
        <w:t>JModelica.org by Tove Bergdahl, Modelon AB,</w:t>
      </w:r>
    </w:p>
    <w:p w14:paraId="33EAF720" w14:textId="77777777" w:rsidR="002C58DE" w:rsidRPr="0098259C" w:rsidRDefault="002C58DE" w:rsidP="002C58DE">
      <w:pPr>
        <w:pStyle w:val="BodyText"/>
        <w:spacing w:before="0"/>
        <w:ind w:left="720"/>
      </w:pPr>
      <w:r w:rsidRPr="0098259C">
        <w:t>Silver by Andreas Junghanns, and Jakob Mauss, QTronic.</w:t>
      </w:r>
    </w:p>
    <w:p w14:paraId="58175560" w14:textId="77777777" w:rsidR="002C58DE" w:rsidRPr="0098259C" w:rsidRDefault="002C58DE" w:rsidP="002C58DE">
      <w:pPr>
        <w:pStyle w:val="BodyText"/>
      </w:pPr>
      <w:r w:rsidRPr="0098259C">
        <w:t>These prototypes have been used to refine the design of “FMI for Model Exchange”.</w:t>
      </w:r>
    </w:p>
    <w:p w14:paraId="12331A0C" w14:textId="77777777" w:rsidR="002C58DE" w:rsidRPr="0098259C" w:rsidRDefault="002C58DE" w:rsidP="002C58DE">
      <w:pPr>
        <w:pStyle w:val="BodyText"/>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BodyText"/>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BodyText"/>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BodyTextIndent"/>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BodyTextIndent"/>
        <w:ind w:left="720" w:firstLine="0"/>
        <w:rPr>
          <w:lang w:val="de-DE"/>
        </w:rPr>
      </w:pPr>
      <w:r w:rsidRPr="00D331DC">
        <w:rPr>
          <w:lang w:val="de-DE"/>
        </w:rPr>
        <w:t>Hilding Elmqvist, Dassault Systèmes, Lund, Sweden</w:t>
      </w:r>
    </w:p>
    <w:p w14:paraId="0E52ECE2" w14:textId="77777777" w:rsidR="002C58DE" w:rsidRPr="00D331DC" w:rsidRDefault="002C58DE" w:rsidP="002C58DE">
      <w:pPr>
        <w:pStyle w:val="BodyTextIndent"/>
        <w:ind w:left="720" w:firstLine="0"/>
        <w:rPr>
          <w:lang w:val="de-DE"/>
        </w:rPr>
      </w:pPr>
      <w:r w:rsidRPr="00D331DC">
        <w:rPr>
          <w:lang w:val="de-DE"/>
        </w:rPr>
        <w:t>Andreas Junghanns, QTronic GmbH, Berlin, Germany</w:t>
      </w:r>
    </w:p>
    <w:p w14:paraId="1E564172" w14:textId="77777777" w:rsidR="002C58DE" w:rsidRPr="00D331DC" w:rsidRDefault="002C58DE" w:rsidP="002C58DE">
      <w:pPr>
        <w:pStyle w:val="BodyTextIndent"/>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BodyTextIndent"/>
        <w:ind w:left="720" w:firstLine="0"/>
        <w:rPr>
          <w:lang w:val="de-DE"/>
        </w:rPr>
      </w:pPr>
      <w:r w:rsidRPr="00D331DC">
        <w:rPr>
          <w:lang w:val="de-DE"/>
        </w:rPr>
        <w:t>Gerd Kurzbach, ITI GmbH, Dresden, Germany</w:t>
      </w:r>
    </w:p>
    <w:p w14:paraId="5F2D3016" w14:textId="77777777" w:rsidR="002C58DE" w:rsidRPr="0098259C" w:rsidRDefault="002C58DE" w:rsidP="002C58DE">
      <w:pPr>
        <w:pStyle w:val="BodyTextIndent"/>
        <w:ind w:left="720" w:firstLine="0"/>
      </w:pPr>
      <w:r w:rsidRPr="0098259C">
        <w:t>Carsten Kübler, TWT, Germany</w:t>
      </w:r>
    </w:p>
    <w:p w14:paraId="639A9B39" w14:textId="77777777" w:rsidR="002C58DE" w:rsidRPr="0098259C" w:rsidRDefault="002C58DE" w:rsidP="002C58DE">
      <w:pPr>
        <w:pStyle w:val="BodyTextIndent"/>
        <w:ind w:left="720" w:firstLine="0"/>
      </w:pPr>
      <w:r w:rsidRPr="0098259C">
        <w:t>Jakob Mauss, QTronic GmbH, Berlin, Germany</w:t>
      </w:r>
    </w:p>
    <w:p w14:paraId="3D41D4BD" w14:textId="77777777" w:rsidR="002C58DE" w:rsidRPr="0098259C" w:rsidRDefault="002C58DE" w:rsidP="002C58DE">
      <w:pPr>
        <w:pStyle w:val="BodyTextIndent"/>
        <w:ind w:left="720" w:firstLine="0"/>
        <w:rPr>
          <w:szCs w:val="21"/>
        </w:rPr>
      </w:pPr>
      <w:r w:rsidRPr="0098259C">
        <w:rPr>
          <w:szCs w:val="21"/>
        </w:rPr>
        <w:t>Johannes Mezger, TWT, Germany</w:t>
      </w:r>
    </w:p>
    <w:p w14:paraId="218B3A3E" w14:textId="77777777" w:rsidR="002C58DE" w:rsidRPr="0098259C" w:rsidRDefault="002C58DE" w:rsidP="002C58DE">
      <w:pPr>
        <w:pStyle w:val="BodyTextIndent"/>
        <w:ind w:left="720" w:firstLine="0"/>
      </w:pPr>
      <w:r w:rsidRPr="0098259C">
        <w:t xml:space="preserve">Thomas Neidhold, ITI GmbH, Dresden, Germany </w:t>
      </w:r>
    </w:p>
    <w:p w14:paraId="75461F5B" w14:textId="77777777" w:rsidR="002C58DE" w:rsidRPr="00D331DC" w:rsidRDefault="002C58DE" w:rsidP="002C58DE">
      <w:pPr>
        <w:pStyle w:val="BodyTextIndent"/>
        <w:ind w:left="720" w:firstLine="0"/>
        <w:rPr>
          <w:lang w:val="de-DE"/>
        </w:rPr>
      </w:pPr>
      <w:r w:rsidRPr="00D331DC">
        <w:rPr>
          <w:lang w:val="de-DE"/>
        </w:rPr>
        <w:t>Dietmar Neumerkel, Daimler AG, Stuttgart, Germany</w:t>
      </w:r>
    </w:p>
    <w:p w14:paraId="1E2DE72A" w14:textId="7A46ABE6" w:rsidR="002C58DE" w:rsidRPr="00D331DC" w:rsidRDefault="002C58DE" w:rsidP="002C58DE">
      <w:pPr>
        <w:pStyle w:val="BodyTextIndent"/>
        <w:ind w:left="720" w:firstLine="0"/>
        <w:rPr>
          <w:lang w:val="de-DE"/>
        </w:rPr>
      </w:pPr>
      <w:r w:rsidRPr="00D331DC">
        <w:rPr>
          <w:lang w:val="de-DE"/>
        </w:rPr>
        <w:t>Peter Nilsson, Dassault Systèmes, Lund, Sweden</w:t>
      </w:r>
    </w:p>
    <w:p w14:paraId="6209E888" w14:textId="043D9C9B" w:rsidR="002C58DE" w:rsidRPr="00D331DC" w:rsidRDefault="002C58DE" w:rsidP="002C58DE">
      <w:pPr>
        <w:pStyle w:val="BodyText"/>
        <w:tabs>
          <w:tab w:val="left" w:pos="720"/>
        </w:tabs>
        <w:spacing w:before="0"/>
        <w:ind w:left="720"/>
        <w:rPr>
          <w:lang w:val="de-DE"/>
        </w:rPr>
      </w:pPr>
      <w:r w:rsidRPr="00D331DC">
        <w:rPr>
          <w:lang w:val="de-DE"/>
        </w:rPr>
        <w:t>Hans Olsson, Dassault Systèmes, Lund, Sweden</w:t>
      </w:r>
    </w:p>
    <w:p w14:paraId="312AA50A" w14:textId="77777777" w:rsidR="002C58DE" w:rsidRPr="00D331DC" w:rsidRDefault="002C58DE" w:rsidP="002C58DE">
      <w:pPr>
        <w:pStyle w:val="BodyText"/>
        <w:tabs>
          <w:tab w:val="left" w:pos="720"/>
        </w:tabs>
        <w:spacing w:before="0"/>
        <w:ind w:left="720"/>
        <w:rPr>
          <w:lang w:val="de-DE"/>
        </w:rPr>
      </w:pPr>
      <w:r w:rsidRPr="00D331DC">
        <w:rPr>
          <w:lang w:val="de-DE"/>
        </w:rPr>
        <w:t>Martin Otter, German Aerospace Center (DLR), Oberpfaffenhofen, Germany</w:t>
      </w:r>
    </w:p>
    <w:p w14:paraId="4C0A3F3B" w14:textId="77777777" w:rsidR="002C58DE" w:rsidRPr="00D331DC" w:rsidRDefault="002C58DE" w:rsidP="002C58DE">
      <w:pPr>
        <w:pStyle w:val="BodyTextIndent"/>
        <w:ind w:left="720" w:firstLine="0"/>
        <w:rPr>
          <w:lang w:val="de-DE"/>
        </w:rPr>
      </w:pPr>
      <w:r w:rsidRPr="00D331DC">
        <w:rPr>
          <w:lang w:val="de-DE"/>
        </w:rPr>
        <w:t>Antoine Viel, LMS International (Imagine), Roanne, France</w:t>
      </w:r>
    </w:p>
    <w:p w14:paraId="4028A907" w14:textId="77777777" w:rsidR="002C58DE" w:rsidRPr="00D331DC" w:rsidRDefault="002C58DE" w:rsidP="002C58DE">
      <w:pPr>
        <w:pStyle w:val="BodyTextIndent"/>
        <w:ind w:left="720" w:firstLine="0"/>
        <w:rPr>
          <w:lang w:val="de-DE"/>
        </w:rPr>
      </w:pPr>
      <w:r w:rsidRPr="00D331DC">
        <w:rPr>
          <w:lang w:val="de-DE"/>
        </w:rPr>
        <w:t>Daniel Weil, Dassault Systèmes, Grenoble, France</w:t>
      </w:r>
    </w:p>
    <w:p w14:paraId="72E94F47" w14:textId="77777777" w:rsidR="002C58DE" w:rsidRPr="0098259C" w:rsidRDefault="002C58DE" w:rsidP="002C58DE">
      <w:pPr>
        <w:pStyle w:val="BodyText"/>
      </w:pPr>
      <w:r w:rsidRPr="0098259C">
        <w:t>The following people outside of the MODELISAR consortium contributed with comments:</w:t>
      </w:r>
    </w:p>
    <w:p w14:paraId="7B93398C" w14:textId="77777777" w:rsidR="002C58DE" w:rsidRPr="0098259C" w:rsidRDefault="002C58DE" w:rsidP="002C58DE">
      <w:pPr>
        <w:pStyle w:val="BodyText"/>
        <w:ind w:left="720"/>
      </w:pPr>
      <w:r w:rsidRPr="0098259C">
        <w:t>Johan Akesson, Lund University, Lund, Sweden</w:t>
      </w:r>
      <w:r w:rsidRPr="0098259C">
        <w:br/>
        <w:t>Joel Andersson, KU Leuven, The Netherlands</w:t>
      </w:r>
      <w:r w:rsidRPr="0098259C">
        <w:br/>
        <w:t>Roberto Parrotto, Politecnico di Milano, Italy</w:t>
      </w:r>
    </w:p>
    <w:p w14:paraId="5A139948" w14:textId="77777777" w:rsidR="002C58DE" w:rsidRPr="0098259C" w:rsidRDefault="002C58DE" w:rsidP="002C58DE">
      <w:pPr>
        <w:pStyle w:val="Appendix2"/>
      </w:pPr>
      <w:bookmarkStart w:id="4303" w:name="_Toc20839961"/>
      <w:r w:rsidRPr="0098259C">
        <w:t>Version 1.0 – FMI for Co-Simulation</w:t>
      </w:r>
      <w:bookmarkEnd w:id="4303"/>
    </w:p>
    <w:p w14:paraId="3CEC4EE0" w14:textId="77777777" w:rsidR="007D24DB" w:rsidRPr="0098259C" w:rsidRDefault="007D24DB" w:rsidP="007D24DB">
      <w:pPr>
        <w:pStyle w:val="BodyText"/>
        <w:spacing w:after="120"/>
      </w:pPr>
      <w:r w:rsidRPr="0098259C">
        <w:t>Version 1.0 of FMI for Co-Simulation was released on Oct. 10, 2010.</w:t>
      </w:r>
    </w:p>
    <w:p w14:paraId="509ABA8B" w14:textId="77777777" w:rsidR="002C58DE" w:rsidRPr="0098259C" w:rsidRDefault="002C58DE" w:rsidP="002C58DE">
      <w:pPr>
        <w:pStyle w:val="BodyText"/>
        <w:spacing w:after="120"/>
      </w:pPr>
      <w:r w:rsidRPr="0098259C">
        <w:t xml:space="preserve">FMI for Co-Simulation was developed in three subgroups: “Solver Coupling” headed by Martin Arnold (University Halle) and Torsten Blochwitz (ITI), “Tool Coupling” headed by Jörg-Volker Peetz (Fraunhofer SCAI), and “Control Logic” headed by Manuel Monteiro (Atego). The essential part of the design of this version was performed by (alphabetical list): </w:t>
      </w:r>
    </w:p>
    <w:p w14:paraId="5AF35829" w14:textId="77777777" w:rsidR="002C58DE" w:rsidRPr="0098259C" w:rsidRDefault="002C58DE" w:rsidP="002C58DE">
      <w:pPr>
        <w:pStyle w:val="BodyText"/>
        <w:spacing w:before="0"/>
        <w:ind w:left="720"/>
      </w:pPr>
      <w:r w:rsidRPr="0098259C">
        <w:t>Martin Arnold, University Halle, Germany</w:t>
      </w:r>
    </w:p>
    <w:p w14:paraId="448A0BCA" w14:textId="77777777" w:rsidR="002C58DE" w:rsidRPr="0098259C" w:rsidRDefault="002C58DE" w:rsidP="002C58DE">
      <w:pPr>
        <w:pStyle w:val="BodyText"/>
        <w:spacing w:before="0"/>
        <w:ind w:left="720"/>
      </w:pPr>
      <w:r w:rsidRPr="0098259C">
        <w:t>Constanze Bausch, Atego Systems GmbH, Wolfsburg, Germany</w:t>
      </w:r>
    </w:p>
    <w:p w14:paraId="3F3757DA" w14:textId="77777777" w:rsidR="00855421" w:rsidRDefault="002C58DE">
      <w:pPr>
        <w:pStyle w:val="BodyText"/>
        <w:spacing w:before="0"/>
        <w:ind w:left="720"/>
        <w:rPr>
          <w:ins w:id="4304" w:author="Bertsch Christian (CR/AEE3)" w:date="2019-10-01T16:00:00Z"/>
          <w:lang w:val="sv-SE"/>
        </w:rPr>
        <w:pPrChange w:id="4305" w:author="Bertsch Christian (CR/AEE3)" w:date="2019-10-01T16:00:00Z">
          <w:pPr>
            <w:pStyle w:val="BodyText"/>
            <w:ind w:left="720"/>
          </w:pPr>
        </w:pPrChange>
      </w:pPr>
      <w:r w:rsidRPr="00FA3E81">
        <w:rPr>
          <w:lang w:val="sv-SE"/>
        </w:rPr>
        <w:t>Torsten Blochwitz, ITI GmbH, Dresden, Germany</w:t>
      </w:r>
    </w:p>
    <w:p w14:paraId="33A76CB9" w14:textId="77777777" w:rsidR="00EA73BA" w:rsidRDefault="00855421">
      <w:pPr>
        <w:pStyle w:val="BodyText"/>
        <w:spacing w:before="0"/>
        <w:ind w:left="720"/>
        <w:rPr>
          <w:ins w:id="4306" w:author="Bertsch Christian (CR/AEE3)" w:date="2019-10-01T16:50:00Z"/>
          <w:lang w:val="sv-SE"/>
        </w:rPr>
        <w:pPrChange w:id="4307" w:author="Bertsch Christian (CR/AEE3)" w:date="2019-10-01T16:50:00Z">
          <w:pPr>
            <w:pStyle w:val="BodyText"/>
            <w:ind w:left="720"/>
          </w:pPr>
        </w:pPrChange>
      </w:pPr>
      <w:ins w:id="4308" w:author="Bertsch Christian (CR/AEE3)" w:date="2019-10-01T16:00:00Z">
        <w:r w:rsidRPr="00855421">
          <w:rPr>
            <w:lang w:val="sv-SE"/>
          </w:rPr>
          <w:t>Christoph Clauß, Fraunhofer IIS EAS, Dresden, Germany</w:t>
        </w:r>
      </w:ins>
    </w:p>
    <w:p w14:paraId="102E9D95" w14:textId="77777777" w:rsidR="00EA73BA" w:rsidRDefault="00EA73BA">
      <w:pPr>
        <w:pStyle w:val="BodyText"/>
        <w:spacing w:before="0"/>
        <w:ind w:left="720"/>
        <w:rPr>
          <w:ins w:id="4309" w:author="Bertsch Christian (CR/AEE3)" w:date="2019-10-01T16:50:00Z"/>
          <w:lang w:val="sv-SE"/>
        </w:rPr>
        <w:pPrChange w:id="4310" w:author="Bertsch Christian (CR/AEE3)" w:date="2019-10-01T16:50:00Z">
          <w:pPr>
            <w:pStyle w:val="BodyText"/>
            <w:ind w:left="720"/>
          </w:pPr>
        </w:pPrChange>
      </w:pPr>
      <w:ins w:id="4311" w:author="Bertsch Christian (CR/AEE3)" w:date="2019-10-01T16:50:00Z">
        <w:r w:rsidRPr="00EA73BA">
          <w:rPr>
            <w:lang w:val="sv-SE"/>
          </w:rPr>
          <w:t>Manuel Monteiro, Atego Systems GmbH, Wolfsburg, Germany</w:t>
        </w:r>
      </w:ins>
    </w:p>
    <w:p w14:paraId="0C3B71DD" w14:textId="77777777" w:rsidR="00EA73BA" w:rsidRDefault="00EA73BA">
      <w:pPr>
        <w:pStyle w:val="BodyText"/>
        <w:spacing w:before="0"/>
        <w:ind w:left="720"/>
        <w:rPr>
          <w:ins w:id="4312" w:author="Bertsch Christian (CR/AEE3)" w:date="2019-10-01T16:50:00Z"/>
          <w:lang w:val="sv-SE"/>
        </w:rPr>
        <w:pPrChange w:id="4313" w:author="Bertsch Christian (CR/AEE3)" w:date="2019-10-01T16:50:00Z">
          <w:pPr>
            <w:pStyle w:val="BodyText"/>
            <w:ind w:left="720"/>
          </w:pPr>
        </w:pPrChange>
      </w:pPr>
      <w:ins w:id="4314" w:author="Bertsch Christian (CR/AEE3)" w:date="2019-10-01T16:50:00Z">
        <w:r w:rsidRPr="00EA73BA">
          <w:rPr>
            <w:lang w:val="sv-SE"/>
          </w:rPr>
          <w:t>Thomas Neidhold, ITI GmbH, Dresden, Germany</w:t>
        </w:r>
      </w:ins>
    </w:p>
    <w:p w14:paraId="52EB0BC4" w14:textId="77777777" w:rsidR="00EA73BA" w:rsidRDefault="00EA73BA">
      <w:pPr>
        <w:pStyle w:val="BodyText"/>
        <w:spacing w:before="0"/>
        <w:ind w:left="720"/>
        <w:rPr>
          <w:ins w:id="4315" w:author="Bertsch Christian (CR/AEE3)" w:date="2019-10-01T16:50:00Z"/>
          <w:lang w:val="sv-SE"/>
        </w:rPr>
        <w:pPrChange w:id="4316" w:author="Bertsch Christian (CR/AEE3)" w:date="2019-10-01T16:50:00Z">
          <w:pPr>
            <w:pStyle w:val="BodyText"/>
            <w:ind w:left="720"/>
          </w:pPr>
        </w:pPrChange>
      </w:pPr>
      <w:ins w:id="4317" w:author="Bertsch Christian (CR/AEE3)" w:date="2019-10-01T16:50:00Z">
        <w:r w:rsidRPr="00EA73BA">
          <w:rPr>
            <w:lang w:val="sv-SE"/>
          </w:rPr>
          <w:t>Jörg-Volker Peetz, Fraunhofer SCAI, St. Augustin, Germany</w:t>
        </w:r>
      </w:ins>
    </w:p>
    <w:p w14:paraId="38E57871" w14:textId="0267606E" w:rsidR="00EA73BA" w:rsidRPr="00EA73BA" w:rsidRDefault="00EA73BA">
      <w:pPr>
        <w:pStyle w:val="BodyText"/>
        <w:spacing w:before="0"/>
        <w:ind w:left="720"/>
        <w:rPr>
          <w:ins w:id="4318" w:author="Bertsch Christian (CR/AEE3)" w:date="2019-10-01T16:50:00Z"/>
          <w:lang w:val="sv-SE"/>
        </w:rPr>
        <w:pPrChange w:id="4319" w:author="Bertsch Christian (CR/AEE3)" w:date="2019-10-01T16:50:00Z">
          <w:pPr>
            <w:pStyle w:val="BodyText"/>
            <w:ind w:left="720"/>
          </w:pPr>
        </w:pPrChange>
      </w:pPr>
      <w:ins w:id="4320" w:author="Bertsch Christian (CR/AEE3)" w:date="2019-10-01T16:50:00Z">
        <w:r w:rsidRPr="00EA73BA">
          <w:rPr>
            <w:lang w:val="sv-SE"/>
          </w:rPr>
          <w:t>Susann Wolf, Fraunhofer IIS EAS, Dresden, Germany</w:t>
        </w:r>
      </w:ins>
    </w:p>
    <w:p w14:paraId="564A69CE" w14:textId="77777777" w:rsidR="00EA73BA" w:rsidRPr="00EA73BA" w:rsidRDefault="00EA73BA" w:rsidP="00EA73BA">
      <w:pPr>
        <w:pStyle w:val="BodyText"/>
        <w:ind w:left="720"/>
        <w:rPr>
          <w:ins w:id="4321" w:author="Bertsch Christian (CR/AEE3)" w:date="2019-10-01T16:50:00Z"/>
          <w:lang w:val="sv-SE"/>
        </w:rPr>
      </w:pPr>
    </w:p>
    <w:p w14:paraId="7FC9ED1B" w14:textId="77777777" w:rsidR="00EA73BA" w:rsidRPr="00EA73BA" w:rsidRDefault="00EA73BA">
      <w:pPr>
        <w:pStyle w:val="BodyText"/>
        <w:rPr>
          <w:ins w:id="4322" w:author="Bertsch Christian (CR/AEE3)" w:date="2019-10-01T16:50:00Z"/>
          <w:lang w:val="sv-SE"/>
        </w:rPr>
        <w:pPrChange w:id="4323" w:author="Bertsch Christian (CR/AEE3)" w:date="2019-10-01T16:50:00Z">
          <w:pPr>
            <w:pStyle w:val="BodyText"/>
            <w:ind w:left="720"/>
          </w:pPr>
        </w:pPrChange>
      </w:pPr>
      <w:ins w:id="4324" w:author="Bertsch Christian (CR/AEE3)" w:date="2019-10-01T16:50:00Z">
        <w:r w:rsidRPr="00EA73BA">
          <w:rPr>
            <w:lang w:val="sv-SE"/>
          </w:rPr>
          <w:t>This version was evaluated with prototypes implemented for (alphabetical list):</w:t>
        </w:r>
      </w:ins>
    </w:p>
    <w:p w14:paraId="2589E487" w14:textId="77777777" w:rsidR="00EA73BA" w:rsidRDefault="00EA73BA" w:rsidP="00EA73BA">
      <w:pPr>
        <w:pStyle w:val="BodyText"/>
        <w:ind w:left="720"/>
        <w:rPr>
          <w:ins w:id="4325" w:author="Bertsch Christian (CR/AEE3)" w:date="2019-10-01T16:50:00Z"/>
          <w:lang w:val="sv-SE"/>
        </w:rPr>
      </w:pPr>
      <w:ins w:id="4326" w:author="Bertsch Christian (CR/AEE3)" w:date="2019-10-01T16:50:00Z">
        <w:r w:rsidRPr="00EA73BA">
          <w:rPr>
            <w:lang w:val="sv-SE"/>
          </w:rPr>
          <w:t>SimulationX by Torsten Blochwitz and Thomas Neidhold (ITI GmbH),</w:t>
        </w:r>
      </w:ins>
    </w:p>
    <w:p w14:paraId="35B8882F" w14:textId="1F0BDF80" w:rsidR="00EA73BA" w:rsidRPr="00EA73BA" w:rsidRDefault="00EA73BA" w:rsidP="00EA73BA">
      <w:pPr>
        <w:pStyle w:val="BodyText"/>
        <w:ind w:left="720"/>
        <w:rPr>
          <w:ins w:id="4327" w:author="Bertsch Christian (CR/AEE3)" w:date="2019-10-01T16:50:00Z"/>
          <w:lang w:val="sv-SE"/>
        </w:rPr>
      </w:pPr>
      <w:ins w:id="4328" w:author="Bertsch Christian (CR/AEE3)" w:date="2019-10-01T16:50:00Z">
        <w:r>
          <w:rPr>
            <w:lang w:val="sv-SE"/>
          </w:rPr>
          <w:t>M</w:t>
        </w:r>
        <w:r w:rsidRPr="00EA73BA">
          <w:rPr>
            <w:lang w:val="sv-SE"/>
          </w:rPr>
          <w:t>aster algorithms by Christoph Clauß (Fraunhofer IIS EAS)</w:t>
        </w:r>
      </w:ins>
    </w:p>
    <w:p w14:paraId="034D41C1" w14:textId="77777777" w:rsidR="00EA73BA" w:rsidRPr="00EA73BA" w:rsidRDefault="00EA73BA">
      <w:pPr>
        <w:pStyle w:val="BodyText"/>
        <w:rPr>
          <w:ins w:id="4329" w:author="Bertsch Christian (CR/AEE3)" w:date="2019-10-01T16:50:00Z"/>
          <w:lang w:val="sv-SE"/>
        </w:rPr>
        <w:pPrChange w:id="4330" w:author="Bertsch Christian (CR/AEE3)" w:date="2019-10-01T16:50:00Z">
          <w:pPr>
            <w:pStyle w:val="BodyText"/>
            <w:ind w:left="720"/>
          </w:pPr>
        </w:pPrChange>
      </w:pPr>
      <w:ins w:id="4331" w:author="Bertsch Christian (CR/AEE3)" w:date="2019-10-01T16:50:00Z">
        <w:r w:rsidRPr="00EA73BA">
          <w:rPr>
            <w:lang w:val="sv-SE"/>
          </w:rPr>
          <w:t>The following MODELISAR partners participated at FMI design meetings and contributed to the discussion (alphabetical list):</w:t>
        </w:r>
      </w:ins>
    </w:p>
    <w:p w14:paraId="3063E0C6" w14:textId="7BDBE8C8" w:rsidR="00EA73BA" w:rsidRPr="00EA73BA" w:rsidRDefault="00EA73BA" w:rsidP="00EA73BA">
      <w:pPr>
        <w:pStyle w:val="BodyText"/>
        <w:ind w:left="720"/>
        <w:rPr>
          <w:ins w:id="4332" w:author="Bertsch Christian (CR/AEE3)" w:date="2019-10-01T16:50:00Z"/>
          <w:lang w:val="sv-SE"/>
        </w:rPr>
      </w:pPr>
      <w:ins w:id="4333" w:author="Bertsch Christian (CR/AEE3)" w:date="2019-10-01T16:50:00Z">
        <w:r w:rsidRPr="00EA73BA">
          <w:rPr>
            <w:lang w:val="sv-SE"/>
          </w:rPr>
          <w:t>Martin Arnold, University Halle, Germany</w:t>
        </w:r>
      </w:ins>
      <w:ins w:id="4334" w:author="Bertsch Christian (CR/AEE3)" w:date="2019-10-01T16:51:00Z">
        <w:r>
          <w:rPr>
            <w:lang w:val="sv-SE"/>
          </w:rPr>
          <w:br/>
        </w:r>
      </w:ins>
      <w:ins w:id="4335" w:author="Bertsch Christian (CR/AEE3)" w:date="2019-10-01T16:50:00Z">
        <w:r w:rsidRPr="00EA73BA">
          <w:rPr>
            <w:lang w:val="sv-SE"/>
          </w:rPr>
          <w:t xml:space="preserve">Jens Bastian, Fraunhofer IIS EAS, Dresden, Germany </w:t>
        </w:r>
      </w:ins>
      <w:ins w:id="4336" w:author="Bertsch Christian (CR/AEE3)" w:date="2019-10-01T16:51:00Z">
        <w:r>
          <w:rPr>
            <w:lang w:val="sv-SE"/>
          </w:rPr>
          <w:br/>
        </w:r>
      </w:ins>
      <w:ins w:id="4337" w:author="Bertsch Christian (CR/AEE3)" w:date="2019-10-01T16:50:00Z">
        <w:r w:rsidRPr="00EA73BA">
          <w:rPr>
            <w:lang w:val="sv-SE"/>
          </w:rPr>
          <w:t>Constanze Bausch, Atego Systems GmbH, Wolfsburg, Germany</w:t>
        </w:r>
      </w:ins>
      <w:ins w:id="4338" w:author="Bertsch Christian (CR/AEE3)" w:date="2019-10-01T16:51:00Z">
        <w:r>
          <w:rPr>
            <w:lang w:val="sv-SE"/>
          </w:rPr>
          <w:br/>
        </w:r>
      </w:ins>
      <w:ins w:id="4339" w:author="Bertsch Christian (CR/AEE3)" w:date="2019-10-01T16:50:00Z">
        <w:r w:rsidRPr="00EA73BA">
          <w:rPr>
            <w:lang w:val="sv-SE"/>
          </w:rPr>
          <w:t>Torsten Blochwitz, ITI GmbH, Dresden, Germany</w:t>
        </w:r>
      </w:ins>
      <w:ins w:id="4340" w:author="Bertsch Christian (CR/AEE3)" w:date="2019-10-01T16:51:00Z">
        <w:r>
          <w:rPr>
            <w:lang w:val="sv-SE"/>
          </w:rPr>
          <w:br/>
        </w:r>
      </w:ins>
      <w:ins w:id="4341" w:author="Bertsch Christian (CR/AEE3)" w:date="2019-10-01T16:50:00Z">
        <w:r w:rsidRPr="00EA73BA">
          <w:rPr>
            <w:lang w:val="sv-SE"/>
          </w:rPr>
          <w:t>Christoph Clauß, Fraunhofer IIS EAS, Dresden, Germany</w:t>
        </w:r>
      </w:ins>
      <w:ins w:id="4342" w:author="Bertsch Christian (CR/AEE3)" w:date="2019-10-01T16:51:00Z">
        <w:r>
          <w:rPr>
            <w:lang w:val="sv-SE"/>
          </w:rPr>
          <w:br/>
        </w:r>
      </w:ins>
      <w:ins w:id="4343" w:author="Bertsch Christian (CR/AEE3)" w:date="2019-10-01T16:50:00Z">
        <w:r w:rsidRPr="00EA73BA">
          <w:rPr>
            <w:lang w:val="sv-SE"/>
          </w:rPr>
          <w:t>Manuel Monteiro, Atego Systems GmbH, Wolfsburg, Germany</w:t>
        </w:r>
      </w:ins>
      <w:ins w:id="4344" w:author="Bertsch Christian (CR/AEE3)" w:date="2019-10-01T16:51:00Z">
        <w:r>
          <w:rPr>
            <w:lang w:val="sv-SE"/>
          </w:rPr>
          <w:br/>
        </w:r>
      </w:ins>
      <w:ins w:id="4345" w:author="Bertsch Christian (CR/AEE3)" w:date="2019-10-01T16:50:00Z">
        <w:r w:rsidRPr="00EA73BA">
          <w:rPr>
            <w:lang w:val="sv-SE"/>
          </w:rPr>
          <w:t>Thomas Neidhold, ITI GmbH, Dresden, Germany</w:t>
        </w:r>
      </w:ins>
      <w:ins w:id="4346" w:author="Bertsch Christian (CR/AEE3)" w:date="2019-10-01T16:51:00Z">
        <w:r>
          <w:rPr>
            <w:lang w:val="sv-SE"/>
          </w:rPr>
          <w:br/>
        </w:r>
      </w:ins>
      <w:ins w:id="4347" w:author="Bertsch Christian (CR/AEE3)" w:date="2019-10-01T16:50:00Z">
        <w:r w:rsidRPr="00EA73BA">
          <w:rPr>
            <w:lang w:val="sv-SE"/>
          </w:rPr>
          <w:t>Dietmar Neumerkel, Daimler AG, Böblingen, Germany</w:t>
        </w:r>
      </w:ins>
      <w:ins w:id="4348" w:author="Bertsch Christian (CR/AEE3)" w:date="2019-10-01T16:51:00Z">
        <w:r>
          <w:rPr>
            <w:lang w:val="sv-SE"/>
          </w:rPr>
          <w:br/>
        </w:r>
      </w:ins>
      <w:ins w:id="4349" w:author="Bertsch Christian (CR/AEE3)" w:date="2019-10-01T16:50:00Z">
        <w:r w:rsidRPr="00EA73BA">
          <w:rPr>
            <w:lang w:val="sv-SE"/>
          </w:rPr>
          <w:t>Martin Otter, DLR, Oberpfaffenhofen, Germany</w:t>
        </w:r>
      </w:ins>
      <w:ins w:id="4350" w:author="Bertsch Christian (CR/AEE3)" w:date="2019-10-01T16:51:00Z">
        <w:r>
          <w:rPr>
            <w:lang w:val="sv-SE"/>
          </w:rPr>
          <w:br/>
        </w:r>
      </w:ins>
      <w:ins w:id="4351" w:author="Bertsch Christian (CR/AEE3)" w:date="2019-10-01T16:50:00Z">
        <w:r w:rsidRPr="00EA73BA">
          <w:rPr>
            <w:lang w:val="sv-SE"/>
          </w:rPr>
          <w:t>Jörg-Volker Peetz, Fraunhofer SCAI, St. Augustin, Germany</w:t>
        </w:r>
      </w:ins>
      <w:ins w:id="4352" w:author="Bertsch Christian (CR/AEE3)" w:date="2019-10-01T16:51:00Z">
        <w:r>
          <w:rPr>
            <w:lang w:val="sv-SE"/>
          </w:rPr>
          <w:br/>
        </w:r>
      </w:ins>
      <w:ins w:id="4353" w:author="Bertsch Christian (CR/AEE3)" w:date="2019-10-01T16:50:00Z">
        <w:r w:rsidRPr="00EA73BA">
          <w:rPr>
            <w:lang w:val="sv-SE"/>
          </w:rPr>
          <w:t>Tom Schierz, University Halle, Germany</w:t>
        </w:r>
      </w:ins>
    </w:p>
    <w:p w14:paraId="275D3F6E" w14:textId="02B2CE9F" w:rsidR="00855421" w:rsidRPr="00FA3E81" w:rsidRDefault="00EA73BA" w:rsidP="00EA73BA">
      <w:pPr>
        <w:pStyle w:val="BodyText"/>
        <w:spacing w:before="0"/>
        <w:ind w:left="720"/>
        <w:rPr>
          <w:lang w:val="sv-SE"/>
        </w:rPr>
      </w:pPr>
      <w:ins w:id="4354" w:author="Bertsch Christian (CR/AEE3)" w:date="2019-10-01T16:50:00Z">
        <w:r w:rsidRPr="00EA73BA">
          <w:rPr>
            <w:lang w:val="sv-SE"/>
          </w:rPr>
          <w:t>Klaus Wolf, Fraunhofer SCAI, St. Augustin, Germany</w:t>
        </w:r>
      </w:ins>
      <w:ins w:id="4355" w:author="Bertsch Christian (CR/AEE3)" w:date="2019-10-01T16:00:00Z">
        <w:r w:rsidR="00855421" w:rsidRPr="00855421">
          <w:rPr>
            <w:lang w:val="sv-SE"/>
          </w:rPr>
          <w:t> </w:t>
        </w:r>
      </w:ins>
    </w:p>
    <w:p w14:paraId="4EDE4DC2" w14:textId="5A5E5F69" w:rsidR="002C58DE" w:rsidRPr="0098259C" w:rsidDel="00855421" w:rsidRDefault="002C58DE" w:rsidP="002C58DE">
      <w:pPr>
        <w:pStyle w:val="BodyText"/>
        <w:spacing w:before="0"/>
        <w:ind w:left="720"/>
        <w:rPr>
          <w:del w:id="4356" w:author="Bertsch Christian (CR/AEE3)" w:date="2019-10-01T15:59:00Z"/>
        </w:rPr>
      </w:pPr>
      <w:del w:id="4357" w:author="Bertsch Christian (CR/AEE3)" w:date="2019-10-01T15:59:00Z">
        <w:r w:rsidRPr="0098259C" w:rsidDel="00855421">
          <w:delText>Christoph Clauß, Fraunhofer IIS EAS, Dresden, Germany</w:delText>
        </w:r>
        <w:bookmarkStart w:id="4358" w:name="_Toc20839962"/>
        <w:bookmarkEnd w:id="4358"/>
      </w:del>
    </w:p>
    <w:p w14:paraId="4159F666" w14:textId="3675101F" w:rsidR="002C58DE" w:rsidRPr="0098259C" w:rsidDel="00855421" w:rsidRDefault="002C58DE" w:rsidP="002C58DE">
      <w:pPr>
        <w:pStyle w:val="BodyText"/>
        <w:spacing w:before="0"/>
        <w:ind w:left="720"/>
        <w:outlineLvl w:val="0"/>
        <w:rPr>
          <w:del w:id="4359" w:author="Bertsch Christian (CR/AEE3)" w:date="2019-10-01T15:59:00Z"/>
        </w:rPr>
      </w:pPr>
      <w:del w:id="4360" w:author="Bertsch Christian (CR/AEE3)" w:date="2019-10-01T15:59:00Z">
        <w:r w:rsidRPr="0098259C" w:rsidDel="00855421">
          <w:delText>Manuel Monteiro, Atego Systems GmbH, Wolfsburg, Germany</w:delText>
        </w:r>
        <w:bookmarkStart w:id="4361" w:name="_Toc20839963"/>
        <w:bookmarkEnd w:id="4361"/>
      </w:del>
    </w:p>
    <w:p w14:paraId="334E889D" w14:textId="26F6F604" w:rsidR="002C58DE" w:rsidRPr="0098259C" w:rsidDel="00855421" w:rsidRDefault="002C58DE" w:rsidP="002C58DE">
      <w:pPr>
        <w:pStyle w:val="BodyText"/>
        <w:spacing w:before="0"/>
        <w:ind w:left="720"/>
        <w:rPr>
          <w:del w:id="4362" w:author="Bertsch Christian (CR/AEE3)" w:date="2019-10-01T15:59:00Z"/>
        </w:rPr>
      </w:pPr>
      <w:del w:id="4363" w:author="Bertsch Christian (CR/AEE3)" w:date="2019-10-01T15:59:00Z">
        <w:r w:rsidRPr="0098259C" w:rsidDel="00855421">
          <w:delText>Thomas Neidhold, ITI GmbH, Dresden, Germany</w:delText>
        </w:r>
        <w:bookmarkStart w:id="4364" w:name="_Toc20839964"/>
        <w:bookmarkEnd w:id="4364"/>
      </w:del>
    </w:p>
    <w:p w14:paraId="66DBB58A" w14:textId="62D44474" w:rsidR="002C58DE" w:rsidRPr="0098259C" w:rsidDel="00855421" w:rsidRDefault="002C58DE" w:rsidP="002C58DE">
      <w:pPr>
        <w:pStyle w:val="BodyText"/>
        <w:spacing w:before="0"/>
        <w:ind w:left="720"/>
        <w:outlineLvl w:val="0"/>
        <w:rPr>
          <w:del w:id="4365" w:author="Bertsch Christian (CR/AEE3)" w:date="2019-10-01T15:59:00Z"/>
        </w:rPr>
      </w:pPr>
      <w:del w:id="4366" w:author="Bertsch Christian (CR/AEE3)" w:date="2019-10-01T15:59:00Z">
        <w:r w:rsidRPr="0098259C" w:rsidDel="00855421">
          <w:delText>Jörg-Volker Peetz, Fraunhofer SCAI, St. Augustin, Germany</w:delText>
        </w:r>
        <w:bookmarkStart w:id="4367" w:name="_Toc20839965"/>
        <w:bookmarkEnd w:id="4367"/>
      </w:del>
    </w:p>
    <w:p w14:paraId="15D06C6A" w14:textId="7D403CAE" w:rsidR="002C58DE" w:rsidRPr="0098259C" w:rsidDel="00855421" w:rsidRDefault="002C58DE" w:rsidP="002C58DE">
      <w:pPr>
        <w:pStyle w:val="BodyText"/>
        <w:spacing w:before="0"/>
        <w:ind w:left="720"/>
        <w:rPr>
          <w:del w:id="4368" w:author="Bertsch Christian (CR/AEE3)" w:date="2019-10-01T15:59:00Z"/>
        </w:rPr>
      </w:pPr>
      <w:del w:id="4369" w:author="Bertsch Christian (CR/AEE3)" w:date="2019-10-01T15:59:00Z">
        <w:r w:rsidRPr="0098259C" w:rsidDel="00855421">
          <w:delText>Susann Wolf, Fraunhofer IIS EAS, Dresden, Germany</w:delText>
        </w:r>
        <w:bookmarkStart w:id="4370" w:name="_Toc20839966"/>
        <w:bookmarkEnd w:id="4370"/>
      </w:del>
    </w:p>
    <w:p w14:paraId="77DBECF4" w14:textId="149CBE40" w:rsidR="002C58DE" w:rsidRPr="0098259C" w:rsidDel="00855421" w:rsidRDefault="002C58DE" w:rsidP="002C58DE">
      <w:pPr>
        <w:pStyle w:val="BodyText"/>
        <w:spacing w:after="120"/>
        <w:rPr>
          <w:del w:id="4371" w:author="Bertsch Christian (CR/AEE3)" w:date="2019-10-01T15:59:00Z"/>
        </w:rPr>
      </w:pPr>
      <w:del w:id="4372" w:author="Bertsch Christian (CR/AEE3)" w:date="2019-10-01T15:59:00Z">
        <w:r w:rsidRPr="0098259C" w:rsidDel="00855421">
          <w:delText>This version was evaluated with prototypes implemented for (alphabetical list):</w:delText>
        </w:r>
        <w:bookmarkStart w:id="4373" w:name="_Toc20839967"/>
        <w:bookmarkEnd w:id="4373"/>
      </w:del>
    </w:p>
    <w:p w14:paraId="4B1E53A9" w14:textId="6AD9BE23" w:rsidR="002C58DE" w:rsidRPr="0098259C" w:rsidDel="00855421" w:rsidRDefault="002C58DE" w:rsidP="002C58DE">
      <w:pPr>
        <w:pStyle w:val="BodyText"/>
        <w:spacing w:before="0"/>
        <w:ind w:left="720"/>
        <w:rPr>
          <w:del w:id="4374" w:author="Bertsch Christian (CR/AEE3)" w:date="2019-10-01T15:59:00Z"/>
        </w:rPr>
      </w:pPr>
      <w:del w:id="4375" w:author="Bertsch Christian (CR/AEE3)" w:date="2019-10-01T15:59:00Z">
        <w:r w:rsidRPr="0098259C" w:rsidDel="00855421">
          <w:delText>SimulationX by Torsten Blochwitz and Thomas Neidhold (ITI GmbH),</w:delText>
        </w:r>
        <w:bookmarkStart w:id="4376" w:name="_Toc20839968"/>
        <w:bookmarkEnd w:id="4376"/>
      </w:del>
    </w:p>
    <w:p w14:paraId="657C6085" w14:textId="0ADCA42E" w:rsidR="002C58DE" w:rsidRPr="0098259C" w:rsidDel="00855421" w:rsidRDefault="002C58DE" w:rsidP="002C58DE">
      <w:pPr>
        <w:pStyle w:val="BodyText"/>
        <w:spacing w:before="0"/>
        <w:ind w:left="720"/>
        <w:rPr>
          <w:del w:id="4377" w:author="Bertsch Christian (CR/AEE3)" w:date="2019-10-01T15:59:00Z"/>
        </w:rPr>
      </w:pPr>
      <w:del w:id="4378" w:author="Bertsch Christian (CR/AEE3)" w:date="2019-10-01T15:59:00Z">
        <w:r w:rsidRPr="0098259C" w:rsidDel="00855421">
          <w:delText>Master algorithms by Christoph Clauß (Fraunhofer IIS EAS)</w:delText>
        </w:r>
        <w:bookmarkStart w:id="4379" w:name="_Toc20839969"/>
        <w:bookmarkEnd w:id="4379"/>
      </w:del>
    </w:p>
    <w:p w14:paraId="6F8FBE42" w14:textId="15155E53" w:rsidR="002C58DE" w:rsidRPr="0098259C" w:rsidDel="00855421" w:rsidRDefault="002C58DE" w:rsidP="002C58DE">
      <w:pPr>
        <w:pStyle w:val="BodyText"/>
        <w:spacing w:after="120"/>
        <w:rPr>
          <w:del w:id="4380" w:author="Bertsch Christian (CR/AEE3)" w:date="2019-10-01T15:59:00Z"/>
        </w:rPr>
      </w:pPr>
      <w:del w:id="4381" w:author="Bertsch Christian (CR/AEE3)" w:date="2019-10-01T15:59:00Z">
        <w:r w:rsidRPr="0098259C" w:rsidDel="00855421">
          <w:delText>The following MODELISAR partners participated at FMI design meetings and contributed to the discussion (alphabetical list):</w:delText>
        </w:r>
        <w:bookmarkStart w:id="4382" w:name="_Toc20839970"/>
        <w:bookmarkEnd w:id="4382"/>
      </w:del>
    </w:p>
    <w:p w14:paraId="7882D20D" w14:textId="233B4775" w:rsidR="002C58DE" w:rsidRPr="0098259C" w:rsidDel="00855421" w:rsidRDefault="002C58DE" w:rsidP="002C58DE">
      <w:pPr>
        <w:pStyle w:val="BodyText"/>
        <w:spacing w:before="0"/>
        <w:ind w:left="720"/>
        <w:rPr>
          <w:del w:id="4383" w:author="Bertsch Christian (CR/AEE3)" w:date="2019-10-01T15:59:00Z"/>
        </w:rPr>
      </w:pPr>
      <w:del w:id="4384" w:author="Bertsch Christian (CR/AEE3)" w:date="2019-10-01T15:59:00Z">
        <w:r w:rsidRPr="0098259C" w:rsidDel="00855421">
          <w:delText>Martin Arnold, University Halle, Germany</w:delText>
        </w:r>
        <w:bookmarkStart w:id="4385" w:name="_Toc20839971"/>
        <w:bookmarkEnd w:id="4385"/>
      </w:del>
    </w:p>
    <w:p w14:paraId="4DC1221A" w14:textId="5AE7FA32" w:rsidR="002C58DE" w:rsidRPr="0098259C" w:rsidDel="00855421" w:rsidRDefault="002C58DE" w:rsidP="002C58DE">
      <w:pPr>
        <w:pStyle w:val="BodyText"/>
        <w:spacing w:before="0"/>
        <w:ind w:left="720"/>
        <w:rPr>
          <w:del w:id="4386" w:author="Bertsch Christian (CR/AEE3)" w:date="2019-10-01T15:59:00Z"/>
        </w:rPr>
      </w:pPr>
      <w:del w:id="4387" w:author="Bertsch Christian (CR/AEE3)" w:date="2019-10-01T15:59:00Z">
        <w:r w:rsidRPr="0098259C" w:rsidDel="00855421">
          <w:delText xml:space="preserve">Jens Bastian, Fraunhofer IIS EAS, Dresden, Germany </w:delText>
        </w:r>
        <w:bookmarkStart w:id="4388" w:name="_Toc20839972"/>
        <w:bookmarkEnd w:id="4388"/>
      </w:del>
    </w:p>
    <w:p w14:paraId="05461026" w14:textId="215B6CD9" w:rsidR="002C58DE" w:rsidRPr="00D331DC" w:rsidDel="00855421" w:rsidRDefault="002C58DE" w:rsidP="002C58DE">
      <w:pPr>
        <w:pStyle w:val="BodyText"/>
        <w:spacing w:before="0"/>
        <w:ind w:left="720"/>
        <w:rPr>
          <w:del w:id="4389" w:author="Bertsch Christian (CR/AEE3)" w:date="2019-10-01T15:59:00Z"/>
          <w:lang w:val="de-DE"/>
        </w:rPr>
      </w:pPr>
      <w:del w:id="4390" w:author="Bertsch Christian (CR/AEE3)" w:date="2019-10-01T15:59:00Z">
        <w:r w:rsidRPr="00D331DC" w:rsidDel="00855421">
          <w:rPr>
            <w:lang w:val="de-DE"/>
          </w:rPr>
          <w:delText>Constanze Bausch, Atego Systems GmbH, Wolfsburg, Germany</w:delText>
        </w:r>
        <w:bookmarkStart w:id="4391" w:name="_Toc20839973"/>
        <w:bookmarkEnd w:id="4391"/>
      </w:del>
    </w:p>
    <w:p w14:paraId="6BE626F7" w14:textId="7487CA4D" w:rsidR="002C58DE" w:rsidRPr="00D331DC" w:rsidDel="00855421" w:rsidRDefault="002C58DE" w:rsidP="002C58DE">
      <w:pPr>
        <w:pStyle w:val="BodyText"/>
        <w:spacing w:before="0"/>
        <w:ind w:left="720"/>
        <w:rPr>
          <w:del w:id="4392" w:author="Bertsch Christian (CR/AEE3)" w:date="2019-10-01T15:59:00Z"/>
          <w:lang w:val="de-DE"/>
        </w:rPr>
      </w:pPr>
      <w:del w:id="4393" w:author="Bertsch Christian (CR/AEE3)" w:date="2019-10-01T15:59:00Z">
        <w:r w:rsidRPr="00D331DC" w:rsidDel="00855421">
          <w:rPr>
            <w:lang w:val="de-DE"/>
          </w:rPr>
          <w:delText>Torsten Blochwitz, ITI GmbH, Dresden, Germany</w:delText>
        </w:r>
        <w:bookmarkStart w:id="4394" w:name="_Toc20839974"/>
        <w:bookmarkEnd w:id="4394"/>
      </w:del>
    </w:p>
    <w:p w14:paraId="7771D587" w14:textId="08063C77" w:rsidR="002C58DE" w:rsidRPr="0098259C" w:rsidDel="00855421" w:rsidRDefault="002C58DE" w:rsidP="002C58DE">
      <w:pPr>
        <w:pStyle w:val="BodyText"/>
        <w:spacing w:before="0"/>
        <w:ind w:left="720"/>
        <w:rPr>
          <w:del w:id="4395" w:author="Bertsch Christian (CR/AEE3)" w:date="2019-10-01T15:59:00Z"/>
        </w:rPr>
      </w:pPr>
      <w:del w:id="4396" w:author="Bertsch Christian (CR/AEE3)" w:date="2019-10-01T15:59:00Z">
        <w:r w:rsidRPr="0098259C" w:rsidDel="00855421">
          <w:delText>Christoph Clauß, Fraunhofer IIS EAS, Dresden, Germany</w:delText>
        </w:r>
        <w:bookmarkStart w:id="4397" w:name="_Toc20839975"/>
        <w:bookmarkEnd w:id="4397"/>
      </w:del>
    </w:p>
    <w:p w14:paraId="6519895D" w14:textId="2A9D3E89" w:rsidR="002C58DE" w:rsidRPr="0098259C" w:rsidDel="00855421" w:rsidRDefault="002C58DE" w:rsidP="002C58DE">
      <w:pPr>
        <w:pStyle w:val="BodyText"/>
        <w:spacing w:before="0"/>
        <w:ind w:left="720"/>
        <w:outlineLvl w:val="0"/>
        <w:rPr>
          <w:del w:id="4398" w:author="Bertsch Christian (CR/AEE3)" w:date="2019-10-01T15:59:00Z"/>
        </w:rPr>
      </w:pPr>
      <w:del w:id="4399" w:author="Bertsch Christian (CR/AEE3)" w:date="2019-10-01T15:59:00Z">
        <w:r w:rsidRPr="0098259C" w:rsidDel="00855421">
          <w:delText>Manuel Monteiro, Atego Systems GmbH, Wolfsburg, Germany</w:delText>
        </w:r>
        <w:bookmarkStart w:id="4400" w:name="_Toc20839976"/>
        <w:bookmarkEnd w:id="4400"/>
      </w:del>
    </w:p>
    <w:p w14:paraId="1FB78F3A" w14:textId="38C39EE5" w:rsidR="002C58DE" w:rsidRPr="0098259C" w:rsidDel="00855421" w:rsidRDefault="002C58DE" w:rsidP="002C58DE">
      <w:pPr>
        <w:pStyle w:val="BodyText"/>
        <w:spacing w:before="0"/>
        <w:ind w:left="720"/>
        <w:outlineLvl w:val="0"/>
        <w:rPr>
          <w:del w:id="4401" w:author="Bertsch Christian (CR/AEE3)" w:date="2019-10-01T15:59:00Z"/>
        </w:rPr>
      </w:pPr>
      <w:del w:id="4402" w:author="Bertsch Christian (CR/AEE3)" w:date="2019-10-01T15:59:00Z">
        <w:r w:rsidRPr="0098259C" w:rsidDel="00855421">
          <w:delText>Thomas Neidhold, ITI GmbH, Dresden, Germany</w:delText>
        </w:r>
        <w:bookmarkStart w:id="4403" w:name="_Toc20839977"/>
        <w:bookmarkEnd w:id="4403"/>
      </w:del>
    </w:p>
    <w:p w14:paraId="5FFE60C3" w14:textId="5C6D9EF4" w:rsidR="002C58DE" w:rsidRPr="00D331DC" w:rsidDel="00855421" w:rsidRDefault="002C58DE" w:rsidP="002C58DE">
      <w:pPr>
        <w:pStyle w:val="BodyText"/>
        <w:spacing w:before="0"/>
        <w:ind w:left="720"/>
        <w:outlineLvl w:val="0"/>
        <w:rPr>
          <w:del w:id="4404" w:author="Bertsch Christian (CR/AEE3)" w:date="2019-10-01T15:59:00Z"/>
          <w:lang w:val="de-DE"/>
        </w:rPr>
      </w:pPr>
      <w:del w:id="4405" w:author="Bertsch Christian (CR/AEE3)" w:date="2019-10-01T15:59:00Z">
        <w:r w:rsidRPr="00D331DC" w:rsidDel="00855421">
          <w:rPr>
            <w:lang w:val="de-DE"/>
          </w:rPr>
          <w:delText>Dietmar Neumerkel, Daimler AG, Böblingen, Germany</w:delText>
        </w:r>
        <w:bookmarkStart w:id="4406" w:name="_Toc20839978"/>
        <w:bookmarkEnd w:id="4406"/>
      </w:del>
    </w:p>
    <w:p w14:paraId="3CD2F7A0" w14:textId="36826DF5" w:rsidR="002C58DE" w:rsidRPr="00D331DC" w:rsidDel="00855421" w:rsidRDefault="002C58DE" w:rsidP="002C58DE">
      <w:pPr>
        <w:pStyle w:val="BodyText"/>
        <w:spacing w:before="0"/>
        <w:ind w:left="720"/>
        <w:outlineLvl w:val="0"/>
        <w:rPr>
          <w:del w:id="4407" w:author="Bertsch Christian (CR/AEE3)" w:date="2019-10-01T15:59:00Z"/>
          <w:lang w:val="de-DE"/>
        </w:rPr>
      </w:pPr>
      <w:del w:id="4408" w:author="Bertsch Christian (CR/AEE3)" w:date="2019-10-01T15:59:00Z">
        <w:r w:rsidRPr="00D331DC" w:rsidDel="00855421">
          <w:rPr>
            <w:lang w:val="de-DE"/>
          </w:rPr>
          <w:delText>Martin Otter, DLR, Oberpfaffenhofen, Germany</w:delText>
        </w:r>
        <w:bookmarkStart w:id="4409" w:name="_Toc20839979"/>
        <w:bookmarkEnd w:id="4409"/>
      </w:del>
    </w:p>
    <w:p w14:paraId="0472865A" w14:textId="3E10BBF0" w:rsidR="002C58DE" w:rsidRPr="00D331DC" w:rsidDel="00855421" w:rsidRDefault="002C58DE" w:rsidP="002C58DE">
      <w:pPr>
        <w:pStyle w:val="BodyText"/>
        <w:spacing w:before="0"/>
        <w:ind w:left="720"/>
        <w:outlineLvl w:val="0"/>
        <w:rPr>
          <w:del w:id="4410" w:author="Bertsch Christian (CR/AEE3)" w:date="2019-10-01T15:59:00Z"/>
          <w:lang w:val="de-DE"/>
        </w:rPr>
      </w:pPr>
      <w:del w:id="4411" w:author="Bertsch Christian (CR/AEE3)" w:date="2019-10-01T15:59:00Z">
        <w:r w:rsidRPr="00D331DC" w:rsidDel="00855421">
          <w:rPr>
            <w:lang w:val="de-DE"/>
          </w:rPr>
          <w:delText>Jörg-Volker Peetz, Fraunhofer SCAI, St. Augustin, Germany</w:delText>
        </w:r>
        <w:bookmarkStart w:id="4412" w:name="_Toc20839980"/>
        <w:bookmarkEnd w:id="4412"/>
      </w:del>
    </w:p>
    <w:p w14:paraId="3898DA47" w14:textId="563DCFFD" w:rsidR="002C58DE" w:rsidRPr="0098259C" w:rsidDel="00855421" w:rsidRDefault="002C58DE" w:rsidP="002C58DE">
      <w:pPr>
        <w:pStyle w:val="BodyText"/>
        <w:spacing w:before="0"/>
        <w:ind w:left="720"/>
        <w:rPr>
          <w:del w:id="4413" w:author="Bertsch Christian (CR/AEE3)" w:date="2019-10-01T15:59:00Z"/>
        </w:rPr>
      </w:pPr>
      <w:del w:id="4414" w:author="Bertsch Christian (CR/AEE3)" w:date="2019-10-01T15:59:00Z">
        <w:r w:rsidRPr="0098259C" w:rsidDel="00855421">
          <w:delText>Tom Schierz, University Halle, Germany</w:delText>
        </w:r>
        <w:bookmarkStart w:id="4415" w:name="_Toc20839981"/>
        <w:bookmarkEnd w:id="4415"/>
      </w:del>
    </w:p>
    <w:p w14:paraId="5AFA9661" w14:textId="4FE3EA0A" w:rsidR="002C58DE" w:rsidRPr="0098259C" w:rsidDel="00855421" w:rsidRDefault="002C58DE" w:rsidP="002C58DE">
      <w:pPr>
        <w:pStyle w:val="BodyText"/>
        <w:spacing w:before="0"/>
        <w:ind w:left="720"/>
        <w:outlineLvl w:val="0"/>
        <w:rPr>
          <w:del w:id="4416" w:author="Bertsch Christian (CR/AEE3)" w:date="2019-10-01T15:59:00Z"/>
        </w:rPr>
      </w:pPr>
      <w:del w:id="4417" w:author="Bertsch Christian (CR/AEE3)" w:date="2019-10-01T15:59:00Z">
        <w:r w:rsidRPr="0098259C" w:rsidDel="00855421">
          <w:delText>Klaus Wolf, Fraunhofer SCAI, St. Augustin, Germany</w:delText>
        </w:r>
        <w:bookmarkStart w:id="4418" w:name="_Toc20839982"/>
        <w:bookmarkEnd w:id="4418"/>
      </w:del>
    </w:p>
    <w:p w14:paraId="5A67F71B" w14:textId="27539F32" w:rsidR="00C01C3E" w:rsidDel="00855421" w:rsidRDefault="00C01C3E">
      <w:pPr>
        <w:spacing w:line="240" w:lineRule="auto"/>
        <w:rPr>
          <w:del w:id="4419" w:author="Bertsch Christian (CR/AEE3)" w:date="2019-10-01T15:59:00Z"/>
          <w:b/>
          <w:sz w:val="22"/>
          <w:szCs w:val="26"/>
          <w:lang w:eastAsia="sv-SE"/>
        </w:rPr>
      </w:pPr>
      <w:del w:id="4420" w:author="Bertsch Christian (CR/AEE3)" w:date="2019-10-01T15:59:00Z">
        <w:r w:rsidDel="00855421">
          <w:br w:type="page"/>
        </w:r>
      </w:del>
    </w:p>
    <w:p w14:paraId="617FA7EA" w14:textId="77777777" w:rsidR="002C58DE" w:rsidRPr="0098259C" w:rsidRDefault="002C58DE" w:rsidP="002C58DE">
      <w:pPr>
        <w:pStyle w:val="Appendix2"/>
      </w:pPr>
      <w:bookmarkStart w:id="4421" w:name="_Toc20839983"/>
      <w:r w:rsidRPr="0098259C">
        <w:t>Version 2.0</w:t>
      </w:r>
      <w:r w:rsidR="00C47A06" w:rsidRPr="0098259C">
        <w:t xml:space="preserve"> – FMI for Model Exchange and Co-Simulation</w:t>
      </w:r>
      <w:bookmarkEnd w:id="4421"/>
    </w:p>
    <w:p w14:paraId="7959A56E" w14:textId="52959718" w:rsidR="00AB6914" w:rsidRPr="0098259C" w:rsidRDefault="00AB6914" w:rsidP="00AB6914">
      <w:pPr>
        <w:pStyle w:val="BodyText"/>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4422" w:name="_Ref305158977"/>
      <w:bookmarkStart w:id="4423" w:name="_Toc20839984"/>
      <w:r w:rsidRPr="0098259C">
        <w:t>Overview</w:t>
      </w:r>
      <w:bookmarkEnd w:id="4422"/>
      <w:bookmarkEnd w:id="4423"/>
    </w:p>
    <w:p w14:paraId="63E972A9" w14:textId="77777777" w:rsidR="00166F8A" w:rsidRPr="0098259C" w:rsidRDefault="00166F8A" w:rsidP="00166F8A">
      <w:pPr>
        <w:pStyle w:val="BodyText"/>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BodyText"/>
        <w:numPr>
          <w:ilvl w:val="0"/>
          <w:numId w:val="45"/>
        </w:numPr>
        <w:rPr>
          <w:lang w:eastAsia="sv-SE"/>
        </w:rPr>
      </w:pPr>
      <w:r w:rsidRPr="0098259C">
        <w:rPr>
          <w:lang w:eastAsia="sv-SE"/>
        </w:rPr>
        <w:t>FMI 2.0 is not backwards compatible to FMI 1.0.</w:t>
      </w:r>
    </w:p>
    <w:p w14:paraId="7CA0A442" w14:textId="77777777" w:rsidR="00166F8A" w:rsidRPr="0098259C" w:rsidRDefault="00166F8A" w:rsidP="006E60E6">
      <w:pPr>
        <w:pStyle w:val="BodyText"/>
        <w:numPr>
          <w:ilvl w:val="0"/>
          <w:numId w:val="45"/>
        </w:numPr>
        <w:rPr>
          <w:lang w:eastAsia="sv-SE"/>
        </w:rPr>
      </w:pPr>
      <w:r w:rsidRPr="0098259C">
        <w:rPr>
          <w:lang w:eastAsia="sv-SE"/>
        </w:rPr>
        <w:t>The documents, schema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BodyText"/>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ins w:id="4424" w:author="Bertsch Christian (CR/AEE3)" w:date="2019-09-06T11:23:00Z">
        <w:r w:rsidR="00B57054">
          <w:rPr>
            <w:lang w:eastAsia="sv-SE"/>
          </w:rPr>
          <w:t>,</w:t>
        </w:r>
      </w:ins>
      <w:r w:rsidRPr="0098259C">
        <w:rPr>
          <w:lang w:eastAsia="sv-SE"/>
        </w:rPr>
        <w:t xml:space="preserve"> during simulation these parameters can be changed (if supported by the simulation environment).</w:t>
      </w:r>
    </w:p>
    <w:p w14:paraId="267A1995" w14:textId="1C280846" w:rsidR="00CF19FB" w:rsidRDefault="00CF19FB" w:rsidP="006E60E6">
      <w:pPr>
        <w:pStyle w:val="BodyText"/>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w:t>
      </w:r>
      <w:ins w:id="4425" w:author="Bertsch Christian (CR/AEE3)" w:date="2019-09-06T11:23:00Z">
        <w:r w:rsidR="00B57054">
          <w:rPr>
            <w:lang w:eastAsia="sv-SE"/>
          </w:rPr>
          <w:t>only</w:t>
        </w:r>
        <w:r w:rsidRPr="0098259C">
          <w:rPr>
            <w:lang w:eastAsia="sv-SE"/>
          </w:rPr>
          <w:t xml:space="preserve"> </w:t>
        </w:r>
      </w:ins>
      <w:r w:rsidRPr="0098259C">
        <w:rPr>
          <w:lang w:eastAsia="sv-SE"/>
        </w:rPr>
        <w:t>needs to</w:t>
      </w:r>
      <w:del w:id="4426" w:author="Bertsch Christian (CR/AEE3)" w:date="2019-09-06T11:23:00Z">
        <w:r w:rsidRPr="0098259C">
          <w:rPr>
            <w:lang w:eastAsia="sv-SE"/>
          </w:rPr>
          <w:delText xml:space="preserve"> only</w:delText>
        </w:r>
      </w:del>
      <w:r w:rsidRPr="0098259C">
        <w:rPr>
          <w:lang w:eastAsia="sv-SE"/>
        </w:rPr>
        <w:t xml:space="preserve">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BodyText"/>
        <w:numPr>
          <w:ilvl w:val="0"/>
          <w:numId w:val="45"/>
        </w:numPr>
        <w:rPr>
          <w:lang w:eastAsia="sv-SE"/>
        </w:rPr>
      </w:pPr>
      <w:r>
        <w:rPr>
          <w:lang w:eastAsia="sv-SE"/>
        </w:rPr>
        <w:t>In order that tools can more simply support importing both FMI 1.0 and 2.0, all file and function names of FMI 2.0 start with “</w:t>
      </w:r>
      <w:r w:rsidRPr="004A72B2">
        <w:rPr>
          <w:rStyle w:val="CODE"/>
          <w:rPrChange w:id="4427" w:author="Bertsch Christian (CR/AEE3)" w:date="2019-09-28T15:54:00Z">
            <w:rPr>
              <w:lang w:eastAsia="sv-SE"/>
            </w:rPr>
          </w:rPrChange>
        </w:rPr>
        <w:t>fmi2</w:t>
      </w:r>
      <w:r>
        <w:rPr>
          <w:lang w:eastAsia="sv-SE"/>
        </w:rPr>
        <w:t>”, whereas they start with “</w:t>
      </w:r>
      <w:r w:rsidRPr="004A72B2">
        <w:rPr>
          <w:rStyle w:val="CODE"/>
          <w:rPrChange w:id="4428" w:author="Bertsch Christian (CR/AEE3)" w:date="2019-09-28T15:54:00Z">
            <w:rPr>
              <w:lang w:eastAsia="sv-SE"/>
            </w:rPr>
          </w:rPrChange>
        </w:rPr>
        <w:t>fmi</w:t>
      </w:r>
      <w:r>
        <w:rPr>
          <w:lang w:eastAsia="sv-SE"/>
        </w:rPr>
        <w:t>” for FMI 1.0.</w:t>
      </w:r>
    </w:p>
    <w:p w14:paraId="35342C44" w14:textId="46D23215" w:rsidR="00CF19FB" w:rsidRDefault="00CF19FB" w:rsidP="006E60E6">
      <w:pPr>
        <w:pStyle w:val="BodyText"/>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r w:rsidR="00DC16DA" w:rsidRPr="0098259C">
        <w:rPr>
          <w:rStyle w:val="CODE"/>
        </w:rPr>
        <w:t>modelIdentifier</w:t>
      </w:r>
      <w:r w:rsidRPr="0098259C">
        <w:rPr>
          <w:lang w:eastAsia="sv-SE"/>
        </w:rPr>
        <w:t>”</w:t>
      </w:r>
      <w:r w:rsidR="00DF617C" w:rsidRPr="0098259C">
        <w:rPr>
          <w:lang w:eastAsia="sv-SE"/>
        </w:rPr>
        <w:t xml:space="preserve"> if used in a DLL/sharedObject. As a result, FMUs that need a tool</w:t>
      </w:r>
      <w:del w:id="4429" w:author="Bertsch Christian (CR/AEE3)" w:date="2019-09-06T11:23:00Z">
        <w:r w:rsidR="00DF617C" w:rsidRPr="0098259C">
          <w:rPr>
            <w:lang w:eastAsia="sv-SE"/>
          </w:rPr>
          <w:delText>,</w:delText>
        </w:r>
      </w:del>
      <w:r w:rsidR="00DF617C" w:rsidRPr="0098259C">
        <w:rPr>
          <w:lang w:eastAsia="sv-SE"/>
        </w:rPr>
        <w:t xml:space="preserve"> can </w:t>
      </w:r>
      <w:r w:rsidR="00DC5868" w:rsidRPr="0098259C">
        <w:rPr>
          <w:lang w:eastAsia="sv-SE"/>
        </w:rPr>
        <w:t>use a generic communication DLL, and the loading of DLLs is no longer FMU dependent.</w:t>
      </w:r>
    </w:p>
    <w:p w14:paraId="2D92FCF4" w14:textId="697422BF" w:rsidR="0050445E" w:rsidRDefault="0050445E" w:rsidP="006E60E6">
      <w:pPr>
        <w:pStyle w:val="BodyText"/>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BodyText"/>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BodyText"/>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BodyText"/>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The tool-specific unit-name can optionally be expressed as function of the 7 SI base units and the SI derived unit “rad”. It is then possible to check units when FMUs are connected together (without standardizing unit names), or to convert variable values that are provided in different units (for the same physical quantity).</w:t>
      </w:r>
    </w:p>
    <w:p w14:paraId="4B75C3D1" w14:textId="77777777" w:rsidR="00882AC9" w:rsidRPr="0098259C" w:rsidRDefault="00882AC9" w:rsidP="006E60E6">
      <w:pPr>
        <w:pStyle w:val="BodyText"/>
        <w:numPr>
          <w:ilvl w:val="0"/>
          <w:numId w:val="45"/>
        </w:numPr>
        <w:rPr>
          <w:lang w:eastAsia="sv-SE"/>
        </w:rPr>
      </w:pPr>
      <w:r w:rsidRPr="0098259C">
        <w:rPr>
          <w:lang w:eastAsia="sv-SE"/>
        </w:rPr>
        <w:t>Enumerations have an arbitrary (but unique) mapping to integers (in FMI 1.0, the mapping was automatically to 1,2,3,...).</w:t>
      </w:r>
    </w:p>
    <w:p w14:paraId="7FE60D8D" w14:textId="08D82281" w:rsidR="00882AC9" w:rsidRPr="0098259C" w:rsidRDefault="00882AC9" w:rsidP="006E60E6">
      <w:pPr>
        <w:pStyle w:val="BodyText"/>
        <w:numPr>
          <w:ilvl w:val="0"/>
          <w:numId w:val="45"/>
        </w:numPr>
        <w:rPr>
          <w:lang w:eastAsia="sv-SE"/>
        </w:rPr>
      </w:pPr>
      <w:del w:id="4430" w:author="Bertsch Christian (CR/AEE3)" w:date="2019-09-06T11:23:00Z">
        <w:r w:rsidRPr="0098259C">
          <w:rPr>
            <w:lang w:eastAsia="sv-SE"/>
          </w:rPr>
          <w:delText>Explicit</w:delText>
        </w:r>
      </w:del>
      <w:ins w:id="4431" w:author="Bertsch Christian (CR/AEE3)" w:date="2019-09-06T11:23:00Z">
        <w:r w:rsidR="004358D6">
          <w:rPr>
            <w:lang w:eastAsia="sv-SE"/>
          </w:rPr>
          <w:t>The</w:t>
        </w:r>
      </w:ins>
      <w:r w:rsidRPr="0098259C">
        <w:rPr>
          <w:lang w:eastAsia="sv-SE"/>
        </w:rPr>
        <w:t xml:space="preserve"> alias/</w:t>
      </w:r>
      <w:r w:rsidR="0093038E">
        <w:rPr>
          <w:lang w:eastAsia="sv-SE"/>
        </w:rPr>
        <w:t>negated</w:t>
      </w:r>
      <w:r w:rsidRPr="0098259C">
        <w:rPr>
          <w:lang w:eastAsia="sv-SE"/>
        </w:rPr>
        <w:t xml:space="preserve">Alias variable definitions have been removed, to simplify the interface: If variables of the same base type (like </w:t>
      </w:r>
      <w:r w:rsidR="00140C25">
        <w:rPr>
          <w:rStyle w:val="CODE"/>
        </w:rPr>
        <w:t>fmi2</w:t>
      </w:r>
      <w:r w:rsidRPr="0098259C">
        <w:rPr>
          <w:rStyle w:val="CODE"/>
        </w:rPr>
        <w:t>Real</w:t>
      </w:r>
      <w:r w:rsidRPr="0098259C">
        <w:rPr>
          <w:lang w:eastAsia="sv-SE"/>
        </w:rPr>
        <w:t xml:space="preserve">) have the same </w:t>
      </w:r>
      <w:r w:rsidRPr="0098259C">
        <w:rPr>
          <w:rFonts w:ascii="Courier New" w:hAnsi="Courier New" w:cs="Courier New"/>
          <w:lang w:eastAsia="sv-SE"/>
        </w:rPr>
        <w:t>valueReference</w:t>
      </w:r>
      <w:r w:rsidRPr="0098259C">
        <w:rPr>
          <w:lang w:eastAsia="sv-SE"/>
        </w:rPr>
        <w:t>, they have identical values. A simulation environment may ignore this completely (this was not possible in FMI 1.0), or can utilize this information to more efficiently store results on file.</w:t>
      </w:r>
    </w:p>
    <w:p w14:paraId="37A2D841" w14:textId="578196EF" w:rsidR="00B5129D" w:rsidRPr="0098259C" w:rsidRDefault="00B5129D" w:rsidP="006E60E6">
      <w:pPr>
        <w:pStyle w:val="BodyText"/>
        <w:numPr>
          <w:ilvl w:val="0"/>
          <w:numId w:val="45"/>
        </w:numPr>
        <w:rPr>
          <w:lang w:eastAsia="sv-SE"/>
        </w:rPr>
      </w:pPr>
      <w:r w:rsidRPr="0098259C">
        <w:rPr>
          <w:lang w:eastAsia="sv-SE"/>
        </w:rPr>
        <w:t>When instantiating an FMU, the absolute path to the FMU resource directory is now reported also in Model Exchange, in order that the FMU can read all of its resources (</w:t>
      </w:r>
      <w:r w:rsidR="000061EF" w:rsidRPr="0098259C">
        <w:rPr>
          <w:lang w:eastAsia="sv-SE"/>
        </w:rPr>
        <w:t>for example</w:t>
      </w:r>
      <w:ins w:id="4432" w:author="Bertsch Christian (CR/AEE3)" w:date="2019-09-06T11:23:00Z">
        <w:r w:rsidR="00B57054">
          <w:rPr>
            <w:lang w:eastAsia="sv-SE"/>
          </w:rPr>
          <w:t>,</w:t>
        </w:r>
      </w:ins>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BodyText"/>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in order </w:t>
      </w:r>
      <w:r w:rsidR="00651DCF">
        <w:rPr>
          <w:lang w:eastAsia="sv-SE"/>
        </w:rPr>
        <w:t>for</w:t>
      </w:r>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w:t>
      </w:r>
      <w:ins w:id="4433" w:author="Bertsch Christian (CR/AEE3)" w:date="2019-09-06T11:23:00Z">
        <w:r w:rsidR="00BE23DF">
          <w:rPr>
            <w:lang w:eastAsia="sv-SE"/>
          </w:rPr>
          <w:t>be</w:t>
        </w:r>
        <w:r w:rsidRPr="0098259C">
          <w:rPr>
            <w:lang w:eastAsia="sv-SE"/>
          </w:rPr>
          <w:t xml:space="preserve"> </w:t>
        </w:r>
      </w:ins>
      <w:r w:rsidRPr="0098259C">
        <w:rPr>
          <w:lang w:eastAsia="sv-SE"/>
        </w:rPr>
        <w:t xml:space="preserve">(arbitrarily) selected by the simulation environment. This is essential, </w:t>
      </w:r>
      <w:r w:rsidR="009F2AEB" w:rsidRPr="0098259C">
        <w:rPr>
          <w:lang w:eastAsia="sv-SE"/>
        </w:rPr>
        <w:t>for example</w:t>
      </w:r>
      <w:ins w:id="4434" w:author="Bertsch Christian (CR/AEE3)" w:date="2019-09-06T11:23:00Z">
        <w:r w:rsidR="00BE23DF">
          <w:rPr>
            <w:lang w:eastAsia="sv-SE"/>
          </w:rPr>
          <w:t>,</w:t>
        </w:r>
      </w:ins>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BodyText"/>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BodyText"/>
        <w:numPr>
          <w:ilvl w:val="1"/>
          <w:numId w:val="46"/>
        </w:numPr>
        <w:tabs>
          <w:tab w:val="clear" w:pos="1213"/>
        </w:tabs>
        <w:ind w:left="756" w:hanging="364"/>
        <w:rPr>
          <w:lang w:eastAsia="sv-SE"/>
        </w:rPr>
      </w:pPr>
      <w:r w:rsidRPr="0098259C">
        <w:rPr>
          <w:lang w:eastAsia="sv-SE"/>
        </w:rPr>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BodyText"/>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7DFAA815" w:rsidR="00A765AA" w:rsidRPr="0098259C" w:rsidRDefault="00DE46C4" w:rsidP="006E60E6">
      <w:pPr>
        <w:pStyle w:val="BodyText"/>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w:t>
      </w:r>
      <w:del w:id="4435" w:author="Bertsch Christian (CR/AEE3)" w:date="2019-09-06T11:23:00Z">
        <w:r w:rsidR="00882AC9" w:rsidRPr="0098259C">
          <w:rPr>
            <w:lang w:eastAsia="sv-SE"/>
          </w:rPr>
          <w:delText xml:space="preserve">connecting FMUs and the </w:delText>
        </w:r>
      </w:del>
      <w:r w:rsidR="00882AC9" w:rsidRPr="0098259C">
        <w:rPr>
          <w:lang w:eastAsia="sv-SE"/>
        </w:rPr>
        <w:t xml:space="preserve">partial derivatives of </w:t>
      </w:r>
      <w:del w:id="4436" w:author="Bertsch Christian (CR/AEE3)" w:date="2019-09-06T11:23:00Z">
        <w:r w:rsidR="00882AC9" w:rsidRPr="0098259C">
          <w:rPr>
            <w:lang w:eastAsia="sv-SE"/>
          </w:rPr>
          <w:delText xml:space="preserve">the </w:delText>
        </w:r>
      </w:del>
      <w:r w:rsidR="00882AC9" w:rsidRPr="0098259C">
        <w:rPr>
          <w:lang w:eastAsia="sv-SE"/>
        </w:rPr>
        <w:t xml:space="preserve">connected </w:t>
      </w:r>
      <w:del w:id="4437" w:author="Bertsch Christian (CR/AEE3)" w:date="2019-09-06T11:23:00Z">
        <w:r w:rsidR="00882AC9" w:rsidRPr="0098259C">
          <w:rPr>
            <w:lang w:eastAsia="sv-SE"/>
          </w:rPr>
          <w:delText>FMU shall</w:delText>
        </w:r>
      </w:del>
      <w:ins w:id="4438" w:author="Bertsch Christian (CR/AEE3)" w:date="2019-09-06T11:23:00Z">
        <w:r w:rsidR="00882AC9" w:rsidRPr="0098259C">
          <w:rPr>
            <w:lang w:eastAsia="sv-SE"/>
          </w:rPr>
          <w:t>FMU</w:t>
        </w:r>
        <w:r w:rsidR="005C28DD">
          <w:rPr>
            <w:lang w:eastAsia="sv-SE"/>
          </w:rPr>
          <w:t>s</w:t>
        </w:r>
        <w:r w:rsidR="00882AC9" w:rsidRPr="0098259C">
          <w:rPr>
            <w:lang w:eastAsia="sv-SE"/>
          </w:rPr>
          <w:t xml:space="preserve"> </w:t>
        </w:r>
        <w:r w:rsidR="005C28DD">
          <w:rPr>
            <w:lang w:eastAsia="sv-SE"/>
          </w:rPr>
          <w:t>must</w:t>
        </w:r>
      </w:ins>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ins w:id="4439" w:author="Bertsch Christian (CR/AEE3)" w:date="2019-09-06T11:23:00Z">
        <w:r w:rsidR="00BE23DF">
          <w:rPr>
            <w:lang w:eastAsia="sv-SE"/>
          </w:rPr>
          <w:t>,</w:t>
        </w:r>
      </w:ins>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BodyText"/>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ins w:id="4440" w:author="Bertsch Christian (CR/AEE3)" w:date="2019-09-06T11:23:00Z">
        <w:r w:rsidR="00BE23DF">
          <w:rPr>
            <w:lang w:eastAsia="sv-SE"/>
          </w:rPr>
          <w:t>,</w:t>
        </w:r>
      </w:ins>
      <w:r w:rsidRPr="0098259C">
        <w:rPr>
          <w:lang w:eastAsia="sv-SE"/>
        </w:rPr>
        <w:t xml:space="preserve"> to store the graphical layout of parameter menus. The </w:t>
      </w:r>
      <w:r w:rsidRPr="0098259C">
        <w:rPr>
          <w:rFonts w:ascii="Courier New" w:hAnsi="Courier New" w:cs="Courier New"/>
          <w:lang w:eastAsia="sv-SE"/>
        </w:rPr>
        <w:t>VendorAnnotations</w:t>
      </w:r>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140F345A" w:rsidR="00882AC9" w:rsidRPr="0098259C" w:rsidRDefault="00882AC9" w:rsidP="006E60E6">
      <w:pPr>
        <w:pStyle w:val="BodyText"/>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ins w:id="4441" w:author="Bertsch Christian (CR/AEE3)" w:date="2019-09-06T11:23:00Z">
        <w:r w:rsidR="00AB19CB">
          <w:rPr>
            <w:lang w:eastAsia="sv-SE"/>
          </w:rPr>
          <w:t>,</w:t>
        </w:r>
      </w:ins>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del w:id="4442" w:author="Bertsch Christian (CR/AEE3)" w:date="2019-09-06T11:23:00Z">
        <w:r w:rsidR="00DC5868" w:rsidRPr="0098259C">
          <w:rPr>
            <w:lang w:eastAsia="sv-SE"/>
          </w:rPr>
          <w:delText>).</w:delText>
        </w:r>
      </w:del>
      <w:ins w:id="4443" w:author="Bertsch Christian (CR/AEE3)" w:date="2019-09-06T11:23:00Z">
        <w:r w:rsidR="00DC5868" w:rsidRPr="0098259C">
          <w:rPr>
            <w:lang w:eastAsia="sv-SE"/>
          </w:rPr>
          <w:t>.</w:t>
        </w:r>
      </w:ins>
    </w:p>
    <w:p w14:paraId="1ABFD605" w14:textId="77777777" w:rsidR="00AB6914" w:rsidRPr="0098259C" w:rsidRDefault="00AB6914" w:rsidP="00AB6914">
      <w:pPr>
        <w:pStyle w:val="Appendix3"/>
      </w:pPr>
      <w:bookmarkStart w:id="4444" w:name="_Toc20839985"/>
      <w:r w:rsidRPr="0098259C">
        <w:t>Main changes</w:t>
      </w:r>
      <w:bookmarkEnd w:id="4444"/>
    </w:p>
    <w:p w14:paraId="4C823629" w14:textId="77777777" w:rsidR="00DE46C4" w:rsidRPr="0098259C" w:rsidRDefault="00DE46C4" w:rsidP="00DE46C4">
      <w:pPr>
        <w:pStyle w:val="BodyText"/>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BodyText"/>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BodyText"/>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fmiModelTypes.h (in FMI for Model Exchange) has been renamed to </w:t>
      </w:r>
      <w:r w:rsidR="00140C25">
        <w:rPr>
          <w:lang w:eastAsia="sv-SE"/>
        </w:rPr>
        <w:t>fmi2</w:t>
      </w:r>
      <w:r w:rsidR="00950F8C">
        <w:rPr>
          <w:lang w:eastAsia="sv-SE"/>
        </w:rPr>
        <w:t xml:space="preserve">TypesPlatform.h </w:t>
      </w:r>
      <w:r w:rsidRPr="0098259C">
        <w:rPr>
          <w:lang w:eastAsia="sv-SE"/>
        </w:rPr>
        <w:t xml:space="preserve"> (the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fmiModelFunctions.h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DLL/sharedObject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In FMI 1.0 for Model Exchange the fmiModelDescription.version was defined as string, whereas in Co-Simulation it was defined as integer. This has been changed, so that version is a string.</w:t>
      </w:r>
    </w:p>
    <w:p w14:paraId="0CD292B0" w14:textId="77777777" w:rsidR="004E5FEC" w:rsidRPr="0098259C" w:rsidRDefault="004E5FEC" w:rsidP="00357344">
      <w:pPr>
        <w:pStyle w:val="BodyText"/>
        <w:spacing w:before="360"/>
        <w:rPr>
          <w:b/>
          <w:lang w:eastAsia="sv-SE"/>
        </w:rPr>
      </w:pPr>
      <w:r w:rsidRPr="0098259C">
        <w:rPr>
          <w:b/>
          <w:lang w:eastAsia="sv-SE"/>
        </w:rPr>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ins w:id="4445" w:author="Bertsch Christian (CR/AEE3)" w:date="2019-09-06T11:23:00Z">
        <w:r w:rsidR="00EE67B7">
          <w:rPr>
            <w:lang w:eastAsia="sv-SE"/>
          </w:rPr>
          <w:t>,</w:t>
        </w:r>
      </w:ins>
      <w:r w:rsidRPr="0098259C">
        <w:rPr>
          <w:lang w:eastAsia="sv-SE"/>
        </w:rPr>
        <w:t xml:space="preserve"> all common definitions have been placed in the new chapter 2).</w:t>
      </w:r>
    </w:p>
    <w:p w14:paraId="3B72CF58" w14:textId="77777777" w:rsidR="004E5FEC" w:rsidRPr="0098259C" w:rsidRDefault="004E5FEC" w:rsidP="00357344">
      <w:pPr>
        <w:pStyle w:val="BodyText"/>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 xml:space="preserve">Element “fmiModelDescription.Implementation”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fmiModelDescription: “ModelExchange” and “CoSimulation”.</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r w:rsidR="00B5129D" w:rsidRPr="0098259C">
        <w:rPr>
          <w:rFonts w:ascii="Courier New" w:hAnsi="Courier New" w:cs="Courier New"/>
          <w:lang w:eastAsia="sv-SE"/>
        </w:rPr>
        <w:t>ModelExchange</w:t>
      </w:r>
      <w:r w:rsidR="00B5129D" w:rsidRPr="0098259C">
        <w:rPr>
          <w:lang w:eastAsia="sv-SE"/>
        </w:rPr>
        <w:t xml:space="preserve"> and for </w:t>
      </w:r>
      <w:r w:rsidR="00B5129D" w:rsidRPr="0098259C">
        <w:rPr>
          <w:rFonts w:ascii="Courier New" w:hAnsi="Courier New" w:cs="Courier New"/>
          <w:lang w:eastAsia="sv-SE"/>
        </w:rPr>
        <w:t>CoSimulation</w:t>
      </w:r>
      <w:r w:rsidR="00B5129D" w:rsidRPr="0098259C">
        <w:rPr>
          <w:lang w:eastAsia="sv-SE"/>
        </w:rPr>
        <w:t>, such as</w:t>
      </w:r>
      <w:r w:rsidRPr="0098259C">
        <w:rPr>
          <w:lang w:eastAsia="sv-SE"/>
        </w:rPr>
        <w:t xml:space="preserve"> </w:t>
      </w:r>
      <w:r w:rsidRPr="0098259C">
        <w:rPr>
          <w:rFonts w:ascii="Courier New" w:hAnsi="Courier New" w:cs="Courier New"/>
          <w:lang w:eastAsia="sv-SE"/>
        </w:rPr>
        <w:t>canGetAndSetFMUstate</w:t>
      </w:r>
      <w:r w:rsidRPr="0098259C">
        <w:rPr>
          <w:lang w:eastAsia="sv-SE"/>
        </w:rPr>
        <w:t xml:space="preserve">, </w:t>
      </w:r>
      <w:r w:rsidRPr="0098259C">
        <w:rPr>
          <w:rFonts w:ascii="Courier New" w:hAnsi="Courier New" w:cs="Courier New"/>
          <w:lang w:eastAsia="sv-SE"/>
        </w:rPr>
        <w:t>canSerializeFMUstate</w:t>
      </w:r>
      <w:ins w:id="4446" w:author="Bertsch Christian (CR/AEE3)" w:date="2019-09-06T11:23:00Z">
        <w:r w:rsidR="00EE67B7">
          <w:rPr>
            <w:rFonts w:cs="Arial"/>
            <w:lang w:eastAsia="sv-SE"/>
          </w:rPr>
          <w:t>,</w:t>
        </w:r>
      </w:ins>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r w:rsidR="00B5129D" w:rsidRPr="0098259C">
        <w:rPr>
          <w:lang w:eastAsia="sv-SE"/>
        </w:rPr>
        <w:t xml:space="preserve"> has been moved from an </w:t>
      </w:r>
      <w:r w:rsidR="00B5129D" w:rsidRPr="0098259C">
        <w:rPr>
          <w:rFonts w:ascii="Courier New" w:hAnsi="Courier New" w:cs="Courier New"/>
          <w:lang w:eastAsia="sv-SE"/>
        </w:rPr>
        <w:t>fmiModelDescription</w:t>
      </w:r>
      <w:r w:rsidR="00B5129D" w:rsidRPr="0098259C">
        <w:rPr>
          <w:lang w:eastAsia="sv-SE"/>
        </w:rPr>
        <w:t xml:space="preserve"> attribute to an attribute in </w:t>
      </w:r>
      <w:r w:rsidR="00B5129D" w:rsidRPr="0098259C">
        <w:rPr>
          <w:rFonts w:ascii="Courier New" w:hAnsi="Courier New" w:cs="Courier New"/>
          <w:lang w:eastAsia="sv-SE"/>
        </w:rPr>
        <w:t>ModelExchange</w:t>
      </w:r>
      <w:r w:rsidR="00B5129D" w:rsidRPr="0098259C">
        <w:rPr>
          <w:lang w:eastAsia="sv-SE"/>
        </w:rPr>
        <w:t xml:space="preserve"> and</w:t>
      </w:r>
      <w:r w:rsidR="009D546F">
        <w:rPr>
          <w:lang w:eastAsia="sv-SE"/>
        </w:rPr>
        <w:t xml:space="preserve"> </w:t>
      </w:r>
      <w:ins w:id="4447" w:author="Bertsch Christian (CR/AEE3)" w:date="2019-09-06T11:23:00Z">
        <w:r w:rsidR="009D546F">
          <w:rPr>
            <w:lang w:eastAsia="sv-SE"/>
          </w:rPr>
          <w:t>in</w:t>
        </w:r>
        <w:r w:rsidR="00B5129D" w:rsidRPr="0098259C">
          <w:rPr>
            <w:lang w:eastAsia="sv-SE"/>
          </w:rPr>
          <w:t xml:space="preserve"> </w:t>
        </w:r>
      </w:ins>
      <w:r w:rsidR="00B5129D" w:rsidRPr="0098259C">
        <w:rPr>
          <w:rFonts w:ascii="Courier New" w:hAnsi="Courier New" w:cs="Courier New"/>
          <w:lang w:eastAsia="sv-SE"/>
        </w:rPr>
        <w:t>CoSimulation</w:t>
      </w:r>
      <w:r w:rsidR="00B5129D" w:rsidRPr="0098259C">
        <w:rPr>
          <w:lang w:eastAsia="sv-SE"/>
        </w:rPr>
        <w:t xml:space="preserve">. This allows providing different identifiers, and then an FMU may contain both distribution types with different DLL names (which correspond to the </w:t>
      </w:r>
      <w:r w:rsidR="00B5129D" w:rsidRPr="0098259C">
        <w:rPr>
          <w:rFonts w:ascii="Courier New" w:hAnsi="Courier New" w:cs="Courier New"/>
          <w:lang w:eastAsia="sv-SE"/>
        </w:rPr>
        <w:t>modelIdentifier</w:t>
      </w:r>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r w:rsidR="00B5129D" w:rsidRPr="0098259C">
        <w:rPr>
          <w:rFonts w:ascii="Courier New" w:hAnsi="Courier New" w:cs="Courier New"/>
          <w:lang w:eastAsia="sv-SE"/>
        </w:rPr>
        <w:t>needsExecutionTool</w:t>
      </w:r>
      <w:r w:rsidR="00B5129D" w:rsidRPr="0098259C">
        <w:rPr>
          <w:lang w:eastAsia="sv-SE"/>
        </w:rPr>
        <w:t xml:space="preserve"> has been introduced both in </w:t>
      </w:r>
      <w:r w:rsidR="00B5129D" w:rsidRPr="0098259C">
        <w:rPr>
          <w:rFonts w:ascii="Courier New" w:hAnsi="Courier New" w:cs="Courier New"/>
          <w:lang w:eastAsia="sv-SE"/>
        </w:rPr>
        <w:t>ModelExchange</w:t>
      </w:r>
      <w:r w:rsidR="00B5129D" w:rsidRPr="0098259C">
        <w:rPr>
          <w:lang w:eastAsia="sv-SE"/>
        </w:rPr>
        <w:t xml:space="preserve"> and in </w:t>
      </w:r>
      <w:r w:rsidR="00B5129D" w:rsidRPr="0098259C">
        <w:rPr>
          <w:rFonts w:ascii="Courier New" w:hAnsi="Courier New" w:cs="Courier New"/>
          <w:lang w:eastAsia="sv-SE"/>
        </w:rPr>
        <w:t>CoSimulation</w:t>
      </w:r>
      <w:r w:rsidR="00B5129D" w:rsidRPr="0098259C">
        <w:rPr>
          <w:lang w:eastAsia="sv-SE"/>
        </w:rPr>
        <w:t xml:space="preserve"> in order to define whether a tool is needed to execute the FMU. The previous elements in </w:t>
      </w:r>
      <w:r w:rsidR="00B5129D" w:rsidRPr="0098259C">
        <w:rPr>
          <w:rFonts w:ascii="Courier New" w:hAnsi="Courier New" w:cs="Courier New"/>
          <w:lang w:eastAsia="sv-SE"/>
        </w:rPr>
        <w:t>CoSimulation_Tool</w:t>
      </w:r>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The state machines of ModelExchange and CoSimulation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r w:rsidRPr="0098259C">
        <w:rPr>
          <w:rFonts w:ascii="Courier New" w:hAnsi="Courier New" w:cs="Courier New"/>
          <w:lang w:eastAsia="sv-SE"/>
        </w:rPr>
        <w:t>LogCategory</w:t>
      </w:r>
      <w:r w:rsidRPr="0098259C">
        <w:rPr>
          <w:lang w:eastAsia="sv-SE"/>
        </w:rPr>
        <w:t xml:space="preserve"> </w:t>
      </w:r>
      <w:r w:rsidR="00B13060" w:rsidRPr="0098259C">
        <w:rPr>
          <w:lang w:eastAsia="sv-SE"/>
        </w:rPr>
        <w:t xml:space="preserve">was </w:t>
      </w:r>
      <w:r w:rsidRPr="0098259C">
        <w:rPr>
          <w:lang w:eastAsia="sv-SE"/>
        </w:rPr>
        <w:t xml:space="preserve">introduced in </w:t>
      </w:r>
      <w:r w:rsidRPr="0098259C">
        <w:rPr>
          <w:rFonts w:ascii="Courier New" w:hAnsi="Courier New" w:cs="Courier New"/>
          <w:lang w:eastAsia="sv-SE"/>
        </w:rPr>
        <w:t>fmiModelDescription</w:t>
      </w:r>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r w:rsidR="00B13060" w:rsidRPr="0098259C">
        <w:rPr>
          <w:rFonts w:ascii="Courier New" w:hAnsi="Courier New" w:cs="Courier New"/>
          <w:lang w:eastAsia="sv-SE"/>
        </w:rPr>
        <w:t>logEvent</w:t>
      </w:r>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r w:rsidR="0035083F" w:rsidRPr="0098259C">
        <w:rPr>
          <w:rFonts w:ascii="Courier New" w:hAnsi="Courier New" w:cs="Courier New"/>
          <w:lang w:eastAsia="sv-SE"/>
        </w:rPr>
        <w:t>LogCategory</w:t>
      </w:r>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r w:rsidRPr="0098259C">
        <w:rPr>
          <w:rFonts w:ascii="Courier New" w:hAnsi="Courier New" w:cs="Courier New"/>
          <w:lang w:eastAsia="sv-SE"/>
        </w:rPr>
        <w:t>ScalarVariable</w:t>
      </w:r>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26582ACD"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for example</w:t>
      </w:r>
      <w:del w:id="4448" w:author="Bertsch Christian (CR/AEE3)" w:date="2019-09-06T11:23:00Z">
        <w:r w:rsidR="000061EF" w:rsidRPr="0098259C">
          <w:rPr>
            <w:lang w:eastAsia="sv-SE"/>
          </w:rPr>
          <w:delText xml:space="preserve"> </w:delText>
        </w:r>
        <w:r w:rsidR="00FC2D9E" w:rsidRPr="0098259C">
          <w:rPr>
            <w:lang w:eastAsia="sv-SE"/>
          </w:rPr>
          <w:delText>no longer</w:delText>
        </w:r>
      </w:del>
      <w:ins w:id="4449" w:author="Bertsch Christian (CR/AEE3)" w:date="2019-09-06T11:23:00Z">
        <w:r w:rsidR="00EE67B7">
          <w:rPr>
            <w:lang w:eastAsia="sv-SE"/>
          </w:rPr>
          <w:t>,</w:t>
        </w:r>
        <w:r w:rsidR="000061EF" w:rsidRPr="0098259C">
          <w:rPr>
            <w:lang w:eastAsia="sv-SE"/>
          </w:rPr>
          <w:t xml:space="preserve"> </w:t>
        </w:r>
      </w:ins>
      <w:r w:rsidR="00FC2D9E" w:rsidRPr="0098259C">
        <w:rPr>
          <w:lang w:eastAsia="sv-SE"/>
        </w:rPr>
        <w:t xml:space="preserve"> an “element event handler”</w:t>
      </w:r>
      <w:ins w:id="4450" w:author="Bertsch Christian (CR/AEE3)" w:date="2019-09-06T11:23:00Z">
        <w:r w:rsidR="00FC2D9E" w:rsidRPr="0098259C">
          <w:rPr>
            <w:lang w:eastAsia="sv-SE"/>
          </w:rPr>
          <w:t xml:space="preserve"> </w:t>
        </w:r>
        <w:r w:rsidR="00EE67B7">
          <w:rPr>
            <w:lang w:eastAsia="sv-SE"/>
          </w:rPr>
          <w:t>is no longer</w:t>
        </w:r>
      </w:ins>
      <w:r w:rsidR="00EE67B7">
        <w:rPr>
          <w:lang w:eastAsia="sv-SE"/>
        </w:rPr>
        <w:t xml:space="preserve">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r w:rsidR="008132D2" w:rsidRPr="0098259C">
        <w:rPr>
          <w:rStyle w:val="CODE"/>
        </w:rPr>
        <w:t>DirectDependency</w:t>
      </w:r>
      <w:r w:rsidR="008132D2" w:rsidRPr="0098259C">
        <w:rPr>
          <w:lang w:eastAsia="sv-SE"/>
        </w:rPr>
        <w:t xml:space="preserve"> in </w:t>
      </w:r>
      <w:r w:rsidR="008132D2" w:rsidRPr="0098259C">
        <w:rPr>
          <w:rStyle w:val="CODE"/>
        </w:rPr>
        <w:t>ScalarVariable</w:t>
      </w:r>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r w:rsidR="00EF1A41" w:rsidRPr="00651DCF">
        <w:rPr>
          <w:rStyle w:val="CODE"/>
        </w:rPr>
        <w:t>InputDependency</w:t>
      </w:r>
      <w:r w:rsidR="00EF1A41" w:rsidRPr="0098259C">
        <w:rPr>
          <w:lang w:eastAsia="sv-SE"/>
        </w:rPr>
        <w:t xml:space="preserve"> attribute inside </w:t>
      </w:r>
      <w:r w:rsidR="005E26FE">
        <w:rPr>
          <w:lang w:eastAsia="sv-SE"/>
        </w:rPr>
        <w:t>&lt;</w:t>
      </w:r>
      <w:r w:rsidR="00EF1A41" w:rsidRPr="00651DCF">
        <w:rPr>
          <w:rStyle w:val="CODE"/>
        </w:rPr>
        <w:t>fmiModelDescription</w:t>
      </w:r>
      <w:r w:rsidR="005E26FE">
        <w:rPr>
          <w:rStyle w:val="CODE"/>
        </w:rPr>
        <w:t>&gt;&lt;</w:t>
      </w:r>
      <w:r w:rsidR="00EF1A41" w:rsidRPr="00651DCF">
        <w:rPr>
          <w:rStyle w:val="CODE"/>
        </w:rPr>
        <w:t>ModelStructure</w:t>
      </w:r>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ComponentEnvironment componentEnvironment</w:t>
      </w:r>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ins w:id="4451" w:author="Bertsch Christian (CR/AEE3)" w:date="2019-09-06T11:23:00Z">
        <w:r w:rsidR="00EE67B7">
          <w:rPr>
            <w:lang w:eastAsia="sv-SE"/>
          </w:rPr>
          <w:t>,</w:t>
        </w:r>
      </w:ins>
      <w:r w:rsidRPr="0098259C">
        <w:rPr>
          <w:lang w:eastAsia="sv-SE"/>
        </w:rPr>
        <w:t xml:space="preserve"> to transform a </w:t>
      </w:r>
      <w:r w:rsidRPr="0098259C">
        <w:rPr>
          <w:rStyle w:val="CODE"/>
        </w:rPr>
        <w:t>valueReference</w:t>
      </w:r>
      <w:r w:rsidRPr="0098259C">
        <w:rPr>
          <w:lang w:eastAsia="sv-SE"/>
        </w:rPr>
        <w:t xml:space="preserve"> in the log message to a variable name.</w:t>
      </w:r>
    </w:p>
    <w:p w14:paraId="1CA32CF9" w14:textId="1F6EC69A"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4A72B2">
        <w:rPr>
          <w:rStyle w:val="CODE"/>
          <w:rPrChange w:id="4452" w:author="Bertsch Christian (CR/AEE3)" w:date="2019-09-28T15:54:00Z">
            <w:rPr>
              <w:lang w:eastAsia="sv-SE"/>
            </w:rPr>
          </w:rPrChange>
        </w:rPr>
        <w:t>fmi2</w:t>
      </w:r>
      <w:r w:rsidRPr="004A72B2">
        <w:rPr>
          <w:rStyle w:val="CODE"/>
          <w:rPrChange w:id="4453" w:author="Bertsch Christian (CR/AEE3)" w:date="2019-09-28T15:54:00Z">
            <w:rPr>
              <w:lang w:eastAsia="sv-SE"/>
            </w:rPr>
          </w:rPrChang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r w:rsidR="009E1772" w:rsidRPr="0098259C">
        <w:rPr>
          <w:rFonts w:ascii="Courier New" w:hAnsi="Courier New" w:cs="Courier New"/>
          <w:lang w:eastAsia="sv-SE"/>
        </w:rPr>
        <w:t>TypeDefinition</w:t>
      </w:r>
      <w:r w:rsidR="009E1772" w:rsidRPr="0098259C">
        <w:rPr>
          <w:lang w:eastAsia="sv-SE"/>
        </w:rPr>
        <w:t xml:space="preserve"> have been removed</w:t>
      </w:r>
      <w:del w:id="4454" w:author="Bertsch Christian (CR/AEE3)" w:date="2019-09-06T11:23:00Z">
        <w:r w:rsidR="009E1772" w:rsidRPr="0098259C">
          <w:rPr>
            <w:lang w:eastAsia="sv-SE"/>
          </w:rPr>
          <w:delText>,</w:delText>
        </w:r>
      </w:del>
      <w:r w:rsidR="009E1772" w:rsidRPr="0098259C">
        <w:rPr>
          <w:lang w:eastAsia="sv-SE"/>
        </w:rPr>
        <w:t xml:space="preserve">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fmiFunctions.h is split into 2 header files, </w:t>
      </w:r>
      <w:r w:rsidR="00140C25" w:rsidRPr="004A72B2">
        <w:rPr>
          <w:rFonts w:ascii="Courier New" w:hAnsi="Courier New" w:cs="Courier New"/>
          <w:lang w:eastAsia="sv-SE"/>
          <w:rPrChange w:id="4455" w:author="Bertsch Christian (CR/AEE3)" w:date="2019-09-28T15:55:00Z">
            <w:rPr>
              <w:lang w:eastAsia="sv-SE"/>
            </w:rPr>
          </w:rPrChange>
        </w:rPr>
        <w:t>fmi2</w:t>
      </w:r>
      <w:r w:rsidRPr="004A72B2">
        <w:rPr>
          <w:rFonts w:ascii="Courier New" w:hAnsi="Courier New" w:cs="Courier New"/>
          <w:lang w:eastAsia="sv-SE"/>
          <w:rPrChange w:id="4456" w:author="Bertsch Christian (CR/AEE3)" w:date="2019-09-28T15:55:00Z">
            <w:rPr>
              <w:lang w:eastAsia="sv-SE"/>
            </w:rPr>
          </w:rPrChange>
        </w:rPr>
        <w:t>FunctionTypes.h</w:t>
      </w:r>
      <w:r w:rsidRPr="0098259C">
        <w:rPr>
          <w:lang w:eastAsia="sv-SE"/>
        </w:rPr>
        <w:t xml:space="preserve"> and </w:t>
      </w:r>
      <w:r w:rsidR="00140C25" w:rsidRPr="004A72B2">
        <w:rPr>
          <w:rFonts w:ascii="Courier New" w:hAnsi="Courier New" w:cs="Courier New"/>
          <w:lang w:eastAsia="sv-SE"/>
          <w:rPrChange w:id="4457" w:author="Bertsch Christian (CR/AEE3)" w:date="2019-09-28T15:55:00Z">
            <w:rPr>
              <w:lang w:eastAsia="sv-SE"/>
            </w:rPr>
          </w:rPrChange>
        </w:rPr>
        <w:t>fmi2</w:t>
      </w:r>
      <w:r w:rsidRPr="004A72B2">
        <w:rPr>
          <w:rFonts w:ascii="Courier New" w:hAnsi="Courier New" w:cs="Courier New"/>
          <w:lang w:eastAsia="sv-SE"/>
          <w:rPrChange w:id="4458" w:author="Bertsch Christian (CR/AEE3)" w:date="2019-09-28T15:55:00Z">
            <w:rPr>
              <w:lang w:eastAsia="sv-SE"/>
            </w:rPr>
          </w:rPrChange>
        </w:rPr>
        <w:t>Functions.h</w:t>
      </w:r>
      <w:r w:rsidRPr="0098259C">
        <w:rPr>
          <w:lang w:eastAsia="sv-SE"/>
        </w:rPr>
        <w:t xml:space="preserve">, in order to simplify the dynamic loading of an FMU (the typedefs of the function prototypes defined in </w:t>
      </w:r>
      <w:r w:rsidR="00140C25" w:rsidRPr="004A72B2">
        <w:rPr>
          <w:rFonts w:ascii="Courier New" w:hAnsi="Courier New" w:cs="Courier New"/>
          <w:lang w:eastAsia="sv-SE"/>
          <w:rPrChange w:id="4459" w:author="Bertsch Christian (CR/AEE3)" w:date="2019-09-28T15:55:00Z">
            <w:rPr>
              <w:lang w:eastAsia="sv-SE"/>
            </w:rPr>
          </w:rPrChange>
        </w:rPr>
        <w:t>fmi2</w:t>
      </w:r>
      <w:r w:rsidRPr="004A72B2">
        <w:rPr>
          <w:rFonts w:ascii="Courier New" w:hAnsi="Courier New" w:cs="Courier New"/>
          <w:lang w:eastAsia="sv-SE"/>
          <w:rPrChange w:id="4460" w:author="Bertsch Christian (CR/AEE3)" w:date="2019-09-28T15:55:00Z">
            <w:rPr>
              <w:lang w:eastAsia="sv-SE"/>
            </w:rPr>
          </w:rPrChange>
        </w:rPr>
        <w:t>FunctionTypes.h</w:t>
      </w:r>
      <w:r w:rsidRPr="0098259C">
        <w:rPr>
          <w:lang w:eastAsia="sv-SE"/>
        </w:rPr>
        <w:t xml:space="preserve"> can be used to type case the function pointers of the dynamic loading).</w:t>
      </w:r>
    </w:p>
    <w:p w14:paraId="329AAC26" w14:textId="2E3CFA52"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r w:rsidRPr="0098259C">
        <w:rPr>
          <w:rFonts w:ascii="Courier New" w:hAnsi="Courier New" w:cs="Courier New"/>
          <w:lang w:eastAsia="sv-SE"/>
        </w:rPr>
        <w:t>fmiResetModel</w:t>
      </w:r>
      <w:r w:rsidRPr="0098259C">
        <w:rPr>
          <w:lang w:eastAsia="sv-SE"/>
        </w:rPr>
        <w:t xml:space="preserve"> is added. Instead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0440B4">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ins w:id="4461" w:author="Bertsch Christian (CR/AEE3)" w:date="2019-09-06T11:23:00Z">
        <w:r w:rsidR="00424DB3">
          <w:rPr>
            <w:lang w:eastAsia="sv-SE"/>
          </w:rPr>
          <w:t>,</w:t>
        </w:r>
      </w:ins>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r w:rsidR="00802A13" w:rsidRPr="0098259C">
        <w:rPr>
          <w:rFonts w:ascii="Courier New" w:hAnsi="Courier New" w:cs="Courier New"/>
          <w:lang w:eastAsia="sv-SE"/>
        </w:rPr>
        <w:t>canGetAndSetFMUstate</w:t>
      </w:r>
      <w:r w:rsidR="00802A13" w:rsidRPr="0098259C">
        <w:rPr>
          <w:lang w:eastAsia="sv-SE"/>
        </w:rPr>
        <w:t xml:space="preserve">, </w:t>
      </w:r>
      <w:r w:rsidR="00802A13" w:rsidRPr="0098259C">
        <w:rPr>
          <w:rFonts w:ascii="Courier New" w:hAnsi="Courier New" w:cs="Courier New"/>
          <w:lang w:eastAsia="sv-SE"/>
        </w:rPr>
        <w:t>canSerializeFMUstate</w:t>
      </w:r>
      <w:r w:rsidR="00802A13" w:rsidRPr="0098259C">
        <w:rPr>
          <w:lang w:eastAsia="sv-SE"/>
        </w:rPr>
        <w:t>) in order to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in order</w:t>
      </w:r>
      <w:r w:rsidR="00651DCF">
        <w:rPr>
          <w:lang w:eastAsia="sv-SE"/>
        </w:rPr>
        <w:t xml:space="preserve"> for</w:t>
      </w:r>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r w:rsidRPr="0098259C">
        <w:rPr>
          <w:rFonts w:ascii="Courier New" w:hAnsi="Courier New" w:cs="Courier New"/>
          <w:lang w:eastAsia="sv-SE"/>
        </w:rPr>
        <w:t>fmiBoolean</w:t>
      </w:r>
      <w:r w:rsidRPr="0098259C">
        <w:rPr>
          <w:lang w:eastAsia="sv-SE"/>
        </w:rPr>
        <w:t xml:space="preserve"> in </w:t>
      </w:r>
      <w:r w:rsidR="00950F8C">
        <w:rPr>
          <w:rStyle w:val="CODE"/>
        </w:rPr>
        <w:t xml:space="preserve">fmiTypesPlatform.h </w:t>
      </w:r>
      <w:r w:rsidRPr="0098259C">
        <w:rPr>
          <w:lang w:eastAsia="sv-SE"/>
        </w:rPr>
        <w:t xml:space="preserve"> for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ins w:id="4462" w:author="Bertsch Christian (CR/AEE3)" w:date="2019-09-06T11:23:00Z">
        <w:r w:rsidR="00424DB3">
          <w:rPr>
            <w:lang w:eastAsia="sv-SE"/>
          </w:rPr>
          <w:t>,</w:t>
        </w:r>
      </w:ins>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r w:rsidRPr="0098259C">
        <w:rPr>
          <w:rFonts w:ascii="Courier New" w:hAnsi="Courier New" w:cs="Courier New"/>
          <w:lang w:eastAsia="sv-SE"/>
        </w:rPr>
        <w:t>fmiComponent</w:t>
      </w:r>
      <w:r w:rsidRPr="0098259C">
        <w:rPr>
          <w:lang w:eastAsia="sv-SE"/>
        </w:rPr>
        <w:t xml:space="preserve"> in function pointer </w:t>
      </w:r>
      <w:r w:rsidRPr="0098259C">
        <w:rPr>
          <w:rFonts w:ascii="Courier New" w:hAnsi="Courier New" w:cs="Courier New"/>
          <w:lang w:eastAsia="sv-SE"/>
        </w:rPr>
        <w:t>stepFinished</w:t>
      </w:r>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r w:rsidRPr="0098259C">
        <w:rPr>
          <w:rFonts w:ascii="Courier New" w:hAnsi="Courier New" w:cs="Courier New"/>
          <w:lang w:eastAsia="sv-SE"/>
        </w:rPr>
        <w:t>stepFinished</w:t>
      </w:r>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In section 2.3 it is now stated, that the FMU must include all referenced resources. This means especially that for Microsoft VisualStudio the option “MT” has to be used when constructing a DLL in order to include the run-time environment of VisualStudio in the DLL.</w:t>
      </w:r>
    </w:p>
    <w:p w14:paraId="65EF34BA" w14:textId="69D732EB" w:rsidR="004330BC" w:rsidRDefault="004330BC" w:rsidP="004865EB">
      <w:pPr>
        <w:pStyle w:val="BulletItemFirst"/>
        <w:spacing w:before="120"/>
        <w:ind w:left="238" w:hanging="238"/>
        <w:rPr>
          <w:lang w:eastAsia="sv-SE"/>
        </w:rPr>
      </w:pPr>
      <w:r>
        <w:rPr>
          <w:lang w:eastAsia="sv-SE"/>
        </w:rPr>
        <w:t>Fixing ticket #75:</w:t>
      </w:r>
      <w:r>
        <w:rPr>
          <w:lang w:eastAsia="sv-SE"/>
        </w:rPr>
        <w:br/>
      </w:r>
      <w:r w:rsidR="006F33C5">
        <w:rPr>
          <w:lang w:eastAsia="sv-SE"/>
        </w:rPr>
        <w:t xml:space="preserve">Since states are now explicitly defined in the xml-file, function </w:t>
      </w:r>
      <w:r w:rsidR="006F33C5" w:rsidRPr="004865EB">
        <w:rPr>
          <w:rStyle w:val="CODE"/>
        </w:rPr>
        <w:t>fmiGetStateValueReferences</w:t>
      </w:r>
      <w:r w:rsidR="006F33C5">
        <w:rPr>
          <w:lang w:eastAsia="sv-SE"/>
        </w:rPr>
        <w:t xml:space="preserve"> is no longer needed, as well as the special type </w:t>
      </w:r>
      <w:r w:rsidR="006F33C5" w:rsidRPr="004865EB">
        <w:rPr>
          <w:rStyle w:val="CODE"/>
        </w:rPr>
        <w:t>fmiUndefinedValueReference</w:t>
      </w:r>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r w:rsidRPr="00AE2A4F">
        <w:rPr>
          <w:rStyle w:val="CODE"/>
        </w:rPr>
        <w:t>noSetFMUStatePriorToCurrentPoint</w:t>
      </w:r>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5643BC86"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4A72B2">
        <w:rPr>
          <w:rStyle w:val="CODE"/>
          <w:rPrChange w:id="4463" w:author="Bertsch Christian (CR/AEE3)" w:date="2019-09-28T15:56:00Z">
            <w:rPr>
              <w:lang w:eastAsia="sv-SE"/>
            </w:rPr>
          </w:rPrChange>
        </w:rPr>
        <w:t>fmi2</w:t>
      </w:r>
      <w:r w:rsidRPr="004A72B2">
        <w:rPr>
          <w:rStyle w:val="CODE"/>
          <w:rPrChange w:id="4464" w:author="Bertsch Christian (CR/AEE3)" w:date="2019-09-28T15:56:00Z">
            <w:rPr>
              <w:lang w:eastAsia="sv-SE"/>
            </w:rPr>
          </w:rPrChange>
        </w:rPr>
        <w:t>TypesPlatform.h</w:t>
      </w:r>
      <w:r>
        <w:rPr>
          <w:lang w:eastAsia="sv-SE"/>
        </w:rPr>
        <w:t xml:space="preserve"> header file has been slightly changed: The default value of </w:t>
      </w:r>
      <w:r w:rsidR="00140C25" w:rsidRPr="004A72B2">
        <w:rPr>
          <w:rStyle w:val="CODE"/>
          <w:rPrChange w:id="4465" w:author="Bertsch Christian (CR/AEE3)" w:date="2019-09-28T15:56:00Z">
            <w:rPr>
              <w:lang w:eastAsia="sv-SE"/>
            </w:rPr>
          </w:rPrChange>
        </w:rPr>
        <w:t>fmi2</w:t>
      </w:r>
      <w:r w:rsidRPr="004A72B2">
        <w:rPr>
          <w:rStyle w:val="CODE"/>
          <w:rPrChange w:id="4466" w:author="Bertsch Christian (CR/AEE3)" w:date="2019-09-28T15:56:00Z">
            <w:rPr>
              <w:lang w:eastAsia="sv-SE"/>
            </w:rPr>
          </w:rPrChange>
        </w:rPr>
        <w:t>TypesPlatform</w:t>
      </w:r>
      <w:r>
        <w:rPr>
          <w:lang w:eastAsia="sv-SE"/>
        </w:rPr>
        <w:t xml:space="preserve"> is changed from “</w:t>
      </w:r>
      <w:r w:rsidRPr="004A72B2">
        <w:rPr>
          <w:rStyle w:val="CODE"/>
          <w:rPrChange w:id="4467" w:author="Bertsch Christian (CR/AEE3)" w:date="2019-09-28T15:56:00Z">
            <w:rPr>
              <w:lang w:eastAsia="sv-SE"/>
            </w:rPr>
          </w:rPrChange>
        </w:rPr>
        <w:t>standard32</w:t>
      </w:r>
      <w:r>
        <w:rPr>
          <w:lang w:eastAsia="sv-SE"/>
        </w:rPr>
        <w:t>” to “</w:t>
      </w:r>
      <w:r w:rsidRPr="004A72B2">
        <w:rPr>
          <w:rStyle w:val="CODE"/>
          <w:rPrChange w:id="4468" w:author="Bertsch Christian (CR/AEE3)" w:date="2019-09-28T15:56:00Z">
            <w:rPr>
              <w:lang w:eastAsia="sv-SE"/>
            </w:rPr>
          </w:rPrChange>
        </w:rPr>
        <w:t>default</w:t>
      </w:r>
      <w:r>
        <w:rPr>
          <w:lang w:eastAsia="sv-SE"/>
        </w:rPr>
        <w:t>”</w:t>
      </w:r>
      <w:r w:rsidR="008F099A">
        <w:rPr>
          <w:lang w:eastAsia="sv-SE"/>
        </w:rPr>
        <w:t>, since this</w:t>
      </w:r>
      <w:r>
        <w:rPr>
          <w:lang w:eastAsia="sv-SE"/>
        </w:rPr>
        <w:t xml:space="preserve"> definition holds for most platforms and compilers. Furthermore, the default type of </w:t>
      </w:r>
      <w:r w:rsidR="00140C25" w:rsidRPr="004A72B2">
        <w:rPr>
          <w:rStyle w:val="CODE"/>
          <w:rPrChange w:id="4469" w:author="Bertsch Christian (CR/AEE3)" w:date="2019-09-28T15:56:00Z">
            <w:rPr>
              <w:lang w:eastAsia="sv-SE"/>
            </w:rPr>
          </w:rPrChange>
        </w:rPr>
        <w:t>fmi2</w:t>
      </w:r>
      <w:r w:rsidRPr="004A72B2">
        <w:rPr>
          <w:rStyle w:val="CODE"/>
          <w:rPrChange w:id="4470" w:author="Bertsch Christian (CR/AEE3)" w:date="2019-09-28T15:56:00Z">
            <w:rPr>
              <w:lang w:eastAsia="sv-SE"/>
            </w:rPr>
          </w:rPrChange>
        </w:rPr>
        <w:t>ValueReference</w:t>
      </w:r>
      <w:r>
        <w:rPr>
          <w:lang w:eastAsia="sv-SE"/>
        </w:rPr>
        <w:t xml:space="preserve"> has been changed from “</w:t>
      </w:r>
      <w:r w:rsidRPr="004A72B2">
        <w:rPr>
          <w:rStyle w:val="CODE"/>
          <w:rPrChange w:id="4471" w:author="Bertsch Christian (CR/AEE3)" w:date="2019-09-28T15:56:00Z">
            <w:rPr>
              <w:lang w:eastAsia="sv-SE"/>
            </w:rPr>
          </w:rPrChange>
        </w:rPr>
        <w:t>unsigned int</w:t>
      </w:r>
      <w:r>
        <w:rPr>
          <w:lang w:eastAsia="sv-SE"/>
        </w:rPr>
        <w:t>” to “</w:t>
      </w:r>
      <w:r w:rsidRPr="004A72B2">
        <w:rPr>
          <w:rStyle w:val="CODE"/>
          <w:rPrChange w:id="4472" w:author="Bertsch Christian (CR/AEE3)" w:date="2019-09-28T15:56:00Z">
            <w:rPr>
              <w:lang w:eastAsia="sv-SE"/>
            </w:rPr>
          </w:rPrChange>
        </w:rPr>
        <w:t>size_t</w:t>
      </w:r>
      <w:r>
        <w:rPr>
          <w:lang w:eastAsia="sv-SE"/>
        </w:rPr>
        <w:t>”.</w:t>
      </w:r>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4A72B2">
        <w:rPr>
          <w:rStyle w:val="CODE"/>
          <w:rPrChange w:id="4473" w:author="Bertsch Christian (CR/AEE3)" w:date="2019-09-28T15:57:00Z">
            <w:rPr>
              <w:lang w:eastAsia="sv-SE"/>
            </w:rPr>
          </w:rPrChange>
        </w:rPr>
        <w:t>fmi2</w:t>
      </w:r>
      <w:r w:rsidRPr="004A72B2">
        <w:rPr>
          <w:rStyle w:val="CODE"/>
          <w:rPrChange w:id="4474" w:author="Bertsch Christian (CR/AEE3)" w:date="2019-09-28T15:57:00Z">
            <w:rPr>
              <w:lang w:eastAsia="sv-SE"/>
            </w:rPr>
          </w:rPrChang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FMI xml-files need to be UTF-8 encoded (as are xml schema files and strings in the C-API), in order to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r w:rsidRPr="004A72B2">
        <w:rPr>
          <w:rStyle w:val="CODE"/>
          <w:rPrChange w:id="4475" w:author="Bertsch Christian (CR/AEE3)" w:date="2019-09-28T15:57:00Z">
            <w:rPr>
              <w:lang w:eastAsia="sv-SE"/>
            </w:rPr>
          </w:rPrChange>
        </w:rPr>
        <w:t>fmiTerminate</w:t>
      </w:r>
      <w:r w:rsidR="006940C6" w:rsidRPr="004A72B2">
        <w:rPr>
          <w:rStyle w:val="CODE"/>
          <w:rPrChange w:id="4476" w:author="Bertsch Christian (CR/AEE3)" w:date="2019-09-28T15:57:00Z">
            <w:rPr>
              <w:lang w:eastAsia="sv-SE"/>
            </w:rPr>
          </w:rPrChange>
        </w:rPr>
        <w:t>Slave</w:t>
      </w:r>
      <w:r>
        <w:rPr>
          <w:lang w:eastAsia="sv-SE"/>
        </w:rPr>
        <w:t>” to “</w:t>
      </w:r>
      <w:r w:rsidR="00140C25" w:rsidRPr="004A72B2">
        <w:rPr>
          <w:rStyle w:val="CODE"/>
          <w:rPrChange w:id="4477" w:author="Bertsch Christian (CR/AEE3)" w:date="2019-09-28T15:57:00Z">
            <w:rPr>
              <w:lang w:eastAsia="sv-SE"/>
            </w:rPr>
          </w:rPrChange>
        </w:rPr>
        <w:t>fmi2</w:t>
      </w:r>
      <w:r w:rsidR="004100A9" w:rsidRPr="004A72B2">
        <w:rPr>
          <w:rStyle w:val="CODE"/>
          <w:rPrChange w:id="4478" w:author="Bertsch Christian (CR/AEE3)" w:date="2019-09-28T15:57:00Z">
            <w:rPr>
              <w:lang w:eastAsia="sv-SE"/>
            </w:rPr>
          </w:rPrChange>
        </w:rPr>
        <w:t>Terminate</w:t>
      </w:r>
      <w:r>
        <w:rPr>
          <w:lang w:eastAsia="sv-SE"/>
        </w:rPr>
        <w:t>” in order to be consistent with the other function definitions (</w:t>
      </w:r>
      <w:r w:rsidR="00140C25" w:rsidRPr="004A72B2">
        <w:rPr>
          <w:rStyle w:val="CODE"/>
          <w:rPrChange w:id="4479" w:author="Bertsch Christian (CR/AEE3)" w:date="2019-09-28T15:57:00Z">
            <w:rPr>
              <w:lang w:eastAsia="sv-SE"/>
            </w:rPr>
          </w:rPrChange>
        </w:rPr>
        <w:t>fmi2</w:t>
      </w:r>
      <w:r w:rsidR="006940C6" w:rsidRPr="004A72B2">
        <w:rPr>
          <w:rStyle w:val="CODE"/>
          <w:rPrChange w:id="4480" w:author="Bertsch Christian (CR/AEE3)" w:date="2019-09-28T15:57:00Z">
            <w:rPr>
              <w:lang w:eastAsia="sv-SE"/>
            </w:rPr>
          </w:rPrChange>
        </w:rPr>
        <w:t>EnterSlav</w:t>
      </w:r>
      <w:r w:rsidR="00190D2B" w:rsidRPr="004A72B2">
        <w:rPr>
          <w:rStyle w:val="CODE"/>
          <w:rPrChange w:id="4481" w:author="Bertsch Christian (CR/AEE3)" w:date="2019-09-28T15:57:00Z">
            <w:rPr>
              <w:lang w:eastAsia="sv-SE"/>
            </w:rPr>
          </w:rPrChange>
        </w:rPr>
        <w:t>e</w:t>
      </w:r>
      <w:r w:rsidRPr="004A72B2">
        <w:rPr>
          <w:rStyle w:val="CODE"/>
          <w:rPrChange w:id="4482" w:author="Bertsch Christian (CR/AEE3)" w:date="2019-09-28T15:57:00Z">
            <w:rPr>
              <w:lang w:eastAsia="sv-SE"/>
            </w:rPr>
          </w:rPrChange>
        </w:rPr>
        <w:t>Init</w:t>
      </w:r>
      <w:r w:rsidR="001366D8" w:rsidRPr="004A72B2">
        <w:rPr>
          <w:rStyle w:val="CODE"/>
          <w:rPrChange w:id="4483" w:author="Bertsch Christian (CR/AEE3)" w:date="2019-09-28T15:57:00Z">
            <w:rPr>
              <w:lang w:eastAsia="sv-SE"/>
            </w:rPr>
          </w:rPrChange>
        </w:rPr>
        <w:t>ializ</w:t>
      </w:r>
      <w:r w:rsidR="00190D2B" w:rsidRPr="004A72B2">
        <w:rPr>
          <w:rStyle w:val="CODE"/>
          <w:rPrChange w:id="4484" w:author="Bertsch Christian (CR/AEE3)" w:date="2019-09-28T15:57:00Z">
            <w:rPr>
              <w:lang w:eastAsia="sv-SE"/>
            </w:rPr>
          </w:rPrChange>
        </w:rPr>
        <w:t>ationMode</w:t>
      </w:r>
      <w:r w:rsidR="001366D8">
        <w:rPr>
          <w:lang w:eastAsia="sv-SE"/>
        </w:rPr>
        <w:t xml:space="preserve">, </w:t>
      </w:r>
      <w:r w:rsidR="00140C25" w:rsidRPr="004A72B2">
        <w:rPr>
          <w:rStyle w:val="CODE"/>
          <w:rPrChange w:id="4485" w:author="Bertsch Christian (CR/AEE3)" w:date="2019-09-28T15:57:00Z">
            <w:rPr>
              <w:lang w:eastAsia="sv-SE"/>
            </w:rPr>
          </w:rPrChange>
        </w:rPr>
        <w:t>fmi2</w:t>
      </w:r>
      <w:r w:rsidR="004100A9" w:rsidRPr="004A72B2">
        <w:rPr>
          <w:rStyle w:val="CODE"/>
          <w:rPrChange w:id="4486" w:author="Bertsch Christian (CR/AEE3)" w:date="2019-09-28T15:57:00Z">
            <w:rPr>
              <w:lang w:eastAsia="sv-SE"/>
            </w:rPr>
          </w:rPrChang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Clarification added,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fmi to </w:t>
      </w:r>
      <w:r w:rsidRPr="004A72B2">
        <w:rPr>
          <w:rFonts w:ascii="Courier New" w:hAnsi="Courier New" w:cs="Courier New"/>
          <w:lang w:eastAsia="sv-SE"/>
          <w:rPrChange w:id="4487" w:author="Bertsch Christian (CR/AEE3)" w:date="2019-09-28T15:57:00Z">
            <w:rPr>
              <w:lang w:eastAsia="sv-SE"/>
            </w:rPr>
          </w:rPrChange>
        </w:rPr>
        <w:t>fmi2</w:t>
      </w:r>
      <w:r>
        <w:rPr>
          <w:lang w:eastAsia="sv-SE"/>
        </w:rPr>
        <w:t xml:space="preserve"> in *.h, *.xsd, *.png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r w:rsidRPr="0098259C">
        <w:rPr>
          <w:rFonts w:ascii="Courier New" w:hAnsi="Courier New" w:cs="Courier New"/>
          <w:lang w:eastAsia="sv-SE"/>
        </w:rPr>
        <w:t>fmiInitialize</w:t>
      </w:r>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r w:rsidRPr="004A72B2">
        <w:rPr>
          <w:rStyle w:val="CODE"/>
          <w:rPrChange w:id="4488" w:author="Bertsch Christian (CR/AEE3)" w:date="2019-09-28T15:58:00Z">
            <w:rPr>
              <w:rFonts w:ascii="Courier New" w:hAnsi="Courier New" w:cs="Courier New"/>
              <w:lang w:eastAsia="sv-SE"/>
            </w:rPr>
          </w:rPrChange>
        </w:rPr>
        <w:t>stepEvent</w:t>
      </w:r>
      <w:r w:rsidRPr="0098259C">
        <w:rPr>
          <w:lang w:eastAsia="sv-SE"/>
        </w:rPr>
        <w:t xml:space="preserve"> in </w:t>
      </w:r>
      <w:r w:rsidRPr="004A72B2">
        <w:rPr>
          <w:rStyle w:val="CODE"/>
          <w:rPrChange w:id="4489" w:author="Bertsch Christian (CR/AEE3)" w:date="2019-09-28T15:58:00Z">
            <w:rPr>
              <w:rFonts w:ascii="Courier New" w:hAnsi="Courier New" w:cs="Courier New"/>
              <w:lang w:eastAsia="sv-SE"/>
            </w:rPr>
          </w:rPrChange>
        </w:rPr>
        <w:t>struct</w:t>
      </w:r>
      <w:r w:rsidRPr="0098259C">
        <w:rPr>
          <w:rFonts w:ascii="Courier New" w:hAnsi="Courier New" w:cs="Courier New"/>
          <w:lang w:eastAsia="sv-SE"/>
        </w:rPr>
        <w:t xml:space="preserve"> </w:t>
      </w:r>
      <w:r w:rsidR="00140C25" w:rsidRPr="004A72B2">
        <w:rPr>
          <w:rStyle w:val="CODE"/>
          <w:rPrChange w:id="4490" w:author="Bertsch Christian (CR/AEE3)" w:date="2019-09-28T15:58:00Z">
            <w:rPr>
              <w:rFonts w:ascii="Courier New" w:hAnsi="Courier New" w:cs="Courier New"/>
              <w:lang w:eastAsia="sv-SE"/>
            </w:rPr>
          </w:rPrChange>
        </w:rPr>
        <w:t>fmi2</w:t>
      </w:r>
      <w:r w:rsidRPr="004A72B2">
        <w:rPr>
          <w:rStyle w:val="CODE"/>
          <w:rPrChange w:id="4491" w:author="Bertsch Christian (CR/AEE3)" w:date="2019-09-28T15:58:00Z">
            <w:rPr>
              <w:rFonts w:ascii="Courier New" w:hAnsi="Courier New" w:cs="Courier New"/>
              <w:lang w:eastAsia="sv-SE"/>
            </w:rPr>
          </w:rPrChang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4A72B2">
        <w:rPr>
          <w:rStyle w:val="CODE"/>
          <w:rPrChange w:id="4492" w:author="Bertsch Christian (CR/AEE3)" w:date="2019-09-28T15:58:00Z">
            <w:rPr>
              <w:lang w:eastAsia="sv-SE"/>
            </w:rPr>
          </w:rPrChange>
        </w:rPr>
        <w:t>min</w:t>
      </w:r>
      <w:r>
        <w:rPr>
          <w:lang w:eastAsia="sv-SE"/>
        </w:rPr>
        <w:t>/</w:t>
      </w:r>
      <w:r w:rsidRPr="004A72B2">
        <w:rPr>
          <w:rStyle w:val="CODE"/>
          <w:rPrChange w:id="4493" w:author="Bertsch Christian (CR/AEE3)" w:date="2019-09-28T15:58:00Z">
            <w:rPr>
              <w:lang w:eastAsia="sv-SE"/>
            </w:rPr>
          </w:rPrChange>
        </w:rPr>
        <w:t>max</w:t>
      </w:r>
      <w:r>
        <w:rPr>
          <w:lang w:eastAsia="sv-SE"/>
        </w:rPr>
        <w:t xml:space="preserve"> attributes for </w:t>
      </w:r>
      <w:r w:rsidR="00140C25" w:rsidRPr="004A72B2">
        <w:rPr>
          <w:rStyle w:val="CODE"/>
          <w:rPrChange w:id="4494" w:author="Bertsch Christian (CR/AEE3)" w:date="2019-09-28T15:58:00Z">
            <w:rPr>
              <w:lang w:eastAsia="sv-SE"/>
            </w:rPr>
          </w:rPrChange>
        </w:rPr>
        <w:t>fmi2</w:t>
      </w:r>
      <w:r w:rsidRPr="004A72B2">
        <w:rPr>
          <w:rStyle w:val="CODE"/>
          <w:rPrChange w:id="4495" w:author="Bertsch Christian (CR/AEE3)" w:date="2019-09-28T15:58:00Z">
            <w:rPr>
              <w:lang w:eastAsia="sv-SE"/>
            </w:rPr>
          </w:rPrChange>
        </w:rPr>
        <w:t>SetReal</w:t>
      </w:r>
      <w:r>
        <w:rPr>
          <w:lang w:eastAsia="sv-SE"/>
        </w:rPr>
        <w:t xml:space="preserve">, </w:t>
      </w:r>
      <w:r w:rsidR="00140C25" w:rsidRPr="004A72B2">
        <w:rPr>
          <w:rStyle w:val="CODE"/>
          <w:rPrChange w:id="4496" w:author="Bertsch Christian (CR/AEE3)" w:date="2019-09-28T15:58:00Z">
            <w:rPr>
              <w:lang w:eastAsia="sv-SE"/>
            </w:rPr>
          </w:rPrChange>
        </w:rPr>
        <w:t>fmi2</w:t>
      </w:r>
      <w:r w:rsidRPr="004A72B2">
        <w:rPr>
          <w:rStyle w:val="CODE"/>
          <w:rPrChange w:id="4497" w:author="Bertsch Christian (CR/AEE3)" w:date="2019-09-28T15:58:00Z">
            <w:rPr>
              <w:lang w:eastAsia="sv-SE"/>
            </w:rPr>
          </w:rPrChange>
        </w:rPr>
        <w:t>SetInteger</w:t>
      </w:r>
      <w:r>
        <w:rPr>
          <w:lang w:eastAsia="sv-SE"/>
        </w:rPr>
        <w:t xml:space="preserve">, </w:t>
      </w:r>
      <w:r w:rsidR="00140C25" w:rsidRPr="004A72B2">
        <w:rPr>
          <w:rStyle w:val="CODE"/>
          <w:rPrChange w:id="4498" w:author="Bertsch Christian (CR/AEE3)" w:date="2019-09-28T15:58:00Z">
            <w:rPr>
              <w:lang w:eastAsia="sv-SE"/>
            </w:rPr>
          </w:rPrChange>
        </w:rPr>
        <w:t>fmi2</w:t>
      </w:r>
      <w:r w:rsidRPr="004A72B2">
        <w:rPr>
          <w:rStyle w:val="CODE"/>
          <w:rPrChange w:id="4499" w:author="Bertsch Christian (CR/AEE3)" w:date="2019-09-28T15:58:00Z">
            <w:rPr>
              <w:lang w:eastAsia="sv-SE"/>
            </w:rPr>
          </w:rPrChange>
        </w:rPr>
        <w:t>GetReal</w:t>
      </w:r>
      <w:r>
        <w:rPr>
          <w:lang w:eastAsia="sv-SE"/>
        </w:rPr>
        <w:t xml:space="preserve">, </w:t>
      </w:r>
      <w:r w:rsidR="00140C25" w:rsidRPr="004A72B2">
        <w:rPr>
          <w:rStyle w:val="CODE"/>
          <w:rPrChange w:id="4500" w:author="Bertsch Christian (CR/AEE3)" w:date="2019-09-28T15:58:00Z">
            <w:rPr>
              <w:lang w:eastAsia="sv-SE"/>
            </w:rPr>
          </w:rPrChange>
        </w:rPr>
        <w:t>fmi2</w:t>
      </w:r>
      <w:r w:rsidRPr="004A72B2">
        <w:rPr>
          <w:rStyle w:val="CODE"/>
          <w:rPrChange w:id="4501" w:author="Bertsch Christian (CR/AEE3)" w:date="2019-09-28T15:58:00Z">
            <w:rPr>
              <w:lang w:eastAsia="sv-SE"/>
            </w:rPr>
          </w:rPrChang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r w:rsidRPr="004A72B2">
        <w:rPr>
          <w:rStyle w:val="CODE"/>
          <w:rPrChange w:id="4502" w:author="Bertsch Christian (CR/AEE3)" w:date="2019-09-28T15:59:00Z">
            <w:rPr>
              <w:rStyle w:val="FormatvorlageArial"/>
              <w:szCs w:val="21"/>
            </w:rPr>
          </w:rPrChange>
        </w:rPr>
        <w:t>numberOfScalarVariables</w:t>
      </w:r>
      <w:r w:rsidRPr="00E57D40">
        <w:rPr>
          <w:rStyle w:val="FormatvorlageArial"/>
          <w:szCs w:val="21"/>
        </w:rPr>
        <w:t>”, “</w:t>
      </w:r>
      <w:r w:rsidRPr="004A72B2">
        <w:rPr>
          <w:rStyle w:val="CODE"/>
          <w:rPrChange w:id="4503" w:author="Bertsch Christian (CR/AEE3)" w:date="2019-09-28T15:59:00Z">
            <w:rPr>
              <w:rStyle w:val="FormatvorlageArial"/>
              <w:szCs w:val="21"/>
            </w:rPr>
          </w:rPrChange>
        </w:rPr>
        <w:t>numberOfContinuousStates</w:t>
      </w:r>
      <w:r w:rsidRPr="00E57D40">
        <w:rPr>
          <w:rStyle w:val="FormatvorlageArial"/>
          <w:szCs w:val="21"/>
        </w:rPr>
        <w:t>”, “</w:t>
      </w:r>
      <w:r w:rsidRPr="004A72B2">
        <w:rPr>
          <w:rStyle w:val="CODE"/>
          <w:rPrChange w:id="4504" w:author="Bertsch Christian (CR/AEE3)" w:date="2019-09-28T15:59:00Z">
            <w:rPr>
              <w:rStyle w:val="FormatvorlageArial"/>
              <w:szCs w:val="21"/>
            </w:rPr>
          </w:rPrChange>
        </w:rPr>
        <w:t>numberOfInputs</w:t>
      </w:r>
      <w:r w:rsidRPr="00E57D40">
        <w:rPr>
          <w:rStyle w:val="FormatvorlageArial"/>
          <w:szCs w:val="21"/>
        </w:rPr>
        <w:t>”, “</w:t>
      </w:r>
      <w:r w:rsidRPr="004A72B2">
        <w:rPr>
          <w:rStyle w:val="CODE"/>
          <w:rPrChange w:id="4505" w:author="Bertsch Christian (CR/AEE3)" w:date="2019-09-28T15:59:00Z">
            <w:rPr>
              <w:rStyle w:val="FormatvorlageArial"/>
              <w:szCs w:val="21"/>
            </w:rPr>
          </w:rPrChange>
        </w:rPr>
        <w:t>numberOfOutputs</w:t>
      </w:r>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4506" w:name="_Toc20839986"/>
      <w:r w:rsidRPr="0098259C">
        <w:t>Contributors</w:t>
      </w:r>
      <w:bookmarkEnd w:id="4506"/>
    </w:p>
    <w:p w14:paraId="3FFCC8F8" w14:textId="77777777" w:rsidR="00A4134E" w:rsidRPr="0098259C" w:rsidRDefault="00A4134E" w:rsidP="00A4134E">
      <w:pPr>
        <w:pStyle w:val="BodyText"/>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BodyText"/>
        <w:spacing w:before="0"/>
        <w:ind w:left="720"/>
      </w:pPr>
      <w:r w:rsidRPr="0098259C">
        <w:t>Johan Akesson, Modelon, Sweden</w:t>
      </w:r>
    </w:p>
    <w:p w14:paraId="004A6658" w14:textId="77777777" w:rsidR="00A4134E" w:rsidRPr="0098259C" w:rsidRDefault="00A4134E" w:rsidP="00A4134E">
      <w:pPr>
        <w:pStyle w:val="BodyText"/>
        <w:spacing w:before="0"/>
        <w:ind w:left="720"/>
      </w:pPr>
      <w:r w:rsidRPr="0098259C">
        <w:t>Martin Arnold, University Halle, Germany</w:t>
      </w:r>
    </w:p>
    <w:p w14:paraId="4144DB91" w14:textId="77777777" w:rsidR="00A4134E" w:rsidRPr="00C13813" w:rsidRDefault="00A4134E" w:rsidP="00A4134E">
      <w:pPr>
        <w:pStyle w:val="BodyText"/>
        <w:spacing w:before="0"/>
        <w:ind w:left="720"/>
        <w:rPr>
          <w:lang w:val="de-DE"/>
        </w:rPr>
      </w:pPr>
      <w:r w:rsidRPr="00C13813">
        <w:rPr>
          <w:lang w:val="de-DE"/>
        </w:rPr>
        <w:t>Torsten Blochwitz, ITI, Germany</w:t>
      </w:r>
    </w:p>
    <w:p w14:paraId="09A819DB" w14:textId="77777777" w:rsidR="009432B8" w:rsidRPr="00C13813" w:rsidRDefault="009432B8" w:rsidP="00F51956">
      <w:pPr>
        <w:pStyle w:val="BodyText"/>
        <w:spacing w:before="0"/>
        <w:ind w:left="720"/>
        <w:rPr>
          <w:lang w:val="de-DE"/>
        </w:rPr>
      </w:pPr>
      <w:r w:rsidRPr="00C13813">
        <w:rPr>
          <w:lang w:val="de-DE"/>
        </w:rPr>
        <w:t>Christoph Clauss, Fraunhofer IIS EAS, Germany</w:t>
      </w:r>
    </w:p>
    <w:p w14:paraId="10F48FB3" w14:textId="635FE275" w:rsidR="00A4134E" w:rsidRPr="00C13813" w:rsidRDefault="00A4134E" w:rsidP="00A4134E">
      <w:pPr>
        <w:pStyle w:val="BodyText"/>
        <w:spacing w:before="0"/>
        <w:ind w:left="720"/>
        <w:rPr>
          <w:lang w:val="de-DE"/>
        </w:rPr>
      </w:pPr>
      <w:r w:rsidRPr="00C13813">
        <w:rPr>
          <w:lang w:val="de-DE"/>
        </w:rPr>
        <w:t>Hilding Elmqvist, Dassault Systèmes, Sweden</w:t>
      </w:r>
    </w:p>
    <w:p w14:paraId="11396ECB" w14:textId="77777777" w:rsidR="000D1C87" w:rsidRPr="00C13813" w:rsidRDefault="000D1C87" w:rsidP="00A4134E">
      <w:pPr>
        <w:pStyle w:val="BodyText"/>
        <w:spacing w:before="0"/>
        <w:ind w:left="720"/>
        <w:rPr>
          <w:lang w:val="de-DE"/>
        </w:rPr>
      </w:pPr>
      <w:r w:rsidRPr="00C13813">
        <w:rPr>
          <w:lang w:val="de-DE"/>
        </w:rPr>
        <w:t>Rüdiger Franke, ABB AG, Germany</w:t>
      </w:r>
    </w:p>
    <w:p w14:paraId="635C0E07" w14:textId="77777777" w:rsidR="00A4134E" w:rsidRPr="00040452" w:rsidRDefault="00A4134E" w:rsidP="00F51956">
      <w:pPr>
        <w:pStyle w:val="BodyText"/>
        <w:spacing w:before="0"/>
        <w:ind w:left="720"/>
      </w:pPr>
      <w:r w:rsidRPr="00B96AA8">
        <w:t>Markus Friedrich, SIMPACK AG, Germany</w:t>
      </w:r>
    </w:p>
    <w:p w14:paraId="5D9309CB" w14:textId="77777777" w:rsidR="00575460" w:rsidRPr="00C762BF" w:rsidRDefault="00575460" w:rsidP="00F51956">
      <w:pPr>
        <w:pStyle w:val="BodyText"/>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BodyText"/>
        <w:spacing w:before="0"/>
        <w:ind w:left="720"/>
      </w:pPr>
      <w:r w:rsidRPr="00B96AA8">
        <w:t>Andreas Junghanns, QTronic, Germany</w:t>
      </w:r>
    </w:p>
    <w:p w14:paraId="24EB1A40" w14:textId="77777777" w:rsidR="00A4134E" w:rsidRDefault="00A4134E" w:rsidP="00A4134E">
      <w:pPr>
        <w:pStyle w:val="BodyText"/>
        <w:spacing w:before="0"/>
        <w:ind w:left="720"/>
      </w:pPr>
      <w:r w:rsidRPr="0098259C">
        <w:t>Jakob Mauss, QTronic, Germany</w:t>
      </w:r>
    </w:p>
    <w:p w14:paraId="6A5ACDCF" w14:textId="77777777" w:rsidR="005D0DA3" w:rsidRPr="004865EB" w:rsidRDefault="005D0DA3" w:rsidP="004865EB">
      <w:pPr>
        <w:pStyle w:val="BodyText"/>
        <w:spacing w:before="0"/>
        <w:ind w:left="720"/>
        <w:rPr>
          <w:lang w:val="de-DE"/>
        </w:rPr>
      </w:pPr>
      <w:r w:rsidRPr="004865EB">
        <w:rPr>
          <w:lang w:val="de-DE"/>
        </w:rPr>
        <w:t>Iakov Nakhimovski, Modelon, Sweden</w:t>
      </w:r>
    </w:p>
    <w:p w14:paraId="38965FC2" w14:textId="77777777" w:rsidR="005F0FE3" w:rsidRPr="00D331DC" w:rsidRDefault="005F0FE3" w:rsidP="005F0FE3">
      <w:pPr>
        <w:pStyle w:val="BodyTextIndent"/>
        <w:ind w:left="720" w:firstLine="0"/>
        <w:rPr>
          <w:lang w:val="de-DE"/>
        </w:rPr>
      </w:pPr>
      <w:r w:rsidRPr="00D331DC">
        <w:rPr>
          <w:lang w:val="de-DE"/>
        </w:rPr>
        <w:t>Dietmar Neumerkel, Daimler AG, Germany</w:t>
      </w:r>
    </w:p>
    <w:p w14:paraId="7BE45BFB" w14:textId="707F99CA" w:rsidR="00A4134E" w:rsidRPr="00FA3E81" w:rsidRDefault="00A4134E" w:rsidP="00A4134E">
      <w:pPr>
        <w:pStyle w:val="BodyText"/>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BodyText"/>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BodyText"/>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BodyText"/>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s and tables for the Calling Sequences for Model Exchange and Co-Simulation are from Jakob Mauss (QTronic).</w:t>
      </w:r>
    </w:p>
    <w:p w14:paraId="2B23D0A1" w14:textId="77777777" w:rsidR="000D1C87" w:rsidRPr="0098259C" w:rsidRDefault="000D1C87" w:rsidP="000D1C87">
      <w:pPr>
        <w:pStyle w:val="BodyText"/>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BodyText"/>
        <w:spacing w:before="0"/>
        <w:ind w:left="1440" w:hanging="720"/>
      </w:pPr>
      <w:r w:rsidRPr="0098259C">
        <w:t xml:space="preserve">Dymola </w:t>
      </w:r>
      <w:r w:rsidR="0098389B">
        <w:t xml:space="preserve">by </w:t>
      </w:r>
      <w:r w:rsidR="00840DE4" w:rsidRPr="0098259C">
        <w:t>Peter Nilsson</w:t>
      </w:r>
      <w:r w:rsidR="00840DE4">
        <w:t>, Karl Wernersson, and</w:t>
      </w:r>
      <w:r w:rsidRPr="0098259C">
        <w:t xml:space="preserve"> </w:t>
      </w:r>
      <w:r w:rsidR="0098389B" w:rsidRPr="0098259C">
        <w:t>Sven Erik Mattson</w:t>
      </w:r>
      <w:r w:rsidR="0098389B">
        <w:t>,</w:t>
      </w:r>
      <w:r w:rsidR="00840DE4">
        <w:t xml:space="preserve"> </w:t>
      </w:r>
      <w:r w:rsidRPr="0098259C">
        <w:t>Dassault Systèmes</w:t>
      </w:r>
      <w:r w:rsidR="00A0705A">
        <w:t>,</w:t>
      </w:r>
      <w:r>
        <w:t xml:space="preserve"> Sweden</w:t>
      </w:r>
    </w:p>
    <w:p w14:paraId="16FB620E" w14:textId="0B00E372" w:rsidR="000625B1" w:rsidRDefault="000625B1" w:rsidP="002F3E46">
      <w:pPr>
        <w:pStyle w:val="BodyText"/>
        <w:spacing w:before="0"/>
        <w:ind w:left="1440" w:hanging="720"/>
      </w:pPr>
      <w:r>
        <w:t xml:space="preserve">FMI Compliance Checker by </w:t>
      </w:r>
      <w:r w:rsidR="006313B2">
        <w:t>Iakov N</w:t>
      </w:r>
      <w:r w:rsidR="006313B2" w:rsidRPr="006313B2">
        <w:t>akhimovski</w:t>
      </w:r>
      <w:r w:rsidR="006313B2">
        <w:t>, Modelon AB, Sweden</w:t>
      </w:r>
      <w:r>
        <w:t xml:space="preserve"> </w:t>
      </w:r>
    </w:p>
    <w:p w14:paraId="638A0837" w14:textId="55A14472" w:rsidR="000625B1" w:rsidRDefault="006313B2" w:rsidP="002F3E46">
      <w:pPr>
        <w:pStyle w:val="BodyText"/>
        <w:spacing w:before="0"/>
        <w:ind w:left="1440" w:hanging="720"/>
      </w:pPr>
      <w:r>
        <w:t xml:space="preserve">LMS Imagine.Lab AMESim by Antoine Viel, </w:t>
      </w:r>
      <w:r w:rsidR="0058564A" w:rsidRPr="0058564A">
        <w:t>Siemens PLM Software, France</w:t>
      </w:r>
    </w:p>
    <w:p w14:paraId="1BC13EDE" w14:textId="0A588FBA" w:rsidR="000625B1" w:rsidRDefault="000625B1" w:rsidP="002F3E46">
      <w:pPr>
        <w:pStyle w:val="BodyText"/>
        <w:spacing w:before="0"/>
        <w:ind w:left="1440" w:hanging="720"/>
      </w:pPr>
      <w:r>
        <w:t>MapleSim,</w:t>
      </w:r>
      <w:r w:rsidR="005D5AF5">
        <w:t xml:space="preserve"> by Kaska Kowalska, Maplesoft, Canada</w:t>
      </w:r>
      <w:r>
        <w:t xml:space="preserve"> </w:t>
      </w:r>
    </w:p>
    <w:p w14:paraId="48272249" w14:textId="028E818E" w:rsidR="000625B1" w:rsidRDefault="000625B1" w:rsidP="002F3E46">
      <w:pPr>
        <w:pStyle w:val="BodyText"/>
        <w:spacing w:before="0"/>
        <w:ind w:left="1440" w:hanging="720"/>
      </w:pPr>
      <w:r>
        <w:t>Silver</w:t>
      </w:r>
      <w:r w:rsidR="006313B2">
        <w:t xml:space="preserve"> by Andreas Junghanns, QTronic, Germany</w:t>
      </w:r>
    </w:p>
    <w:p w14:paraId="22FB41F8" w14:textId="77777777" w:rsidR="00126C04" w:rsidRDefault="000625B1" w:rsidP="002F3E46">
      <w:pPr>
        <w:pStyle w:val="BodyText"/>
        <w:spacing w:before="0"/>
        <w:ind w:left="1440" w:hanging="720"/>
      </w:pPr>
      <w:r>
        <w:t>SimulationX</w:t>
      </w:r>
      <w:r w:rsidR="006313B2">
        <w:t xml:space="preserve"> by Torsten Blochwitz, ITI, Germany</w:t>
      </w:r>
    </w:p>
    <w:p w14:paraId="3802EE58" w14:textId="26CBB8E9" w:rsidR="000625B1" w:rsidRDefault="00126C04" w:rsidP="002F3E46">
      <w:pPr>
        <w:pStyle w:val="BodyText"/>
        <w:spacing w:before="0"/>
        <w:ind w:left="1440" w:hanging="720"/>
      </w:pPr>
      <w:r w:rsidRPr="002F3E46">
        <w:t xml:space="preserve">SCALEXIO </w:t>
      </w:r>
      <w:r w:rsidR="0058564A">
        <w:t xml:space="preserve">and VEOS </w:t>
      </w:r>
      <w:r w:rsidRPr="002F3E46">
        <w:t>by Irina Zacharias, Andreas Pillekeit, dSPACE</w:t>
      </w:r>
      <w:r w:rsidR="0058564A">
        <w:t xml:space="preserve"> GmbH</w:t>
      </w:r>
      <w:r w:rsidRPr="002F3E46">
        <w:t>, Germany</w:t>
      </w:r>
    </w:p>
    <w:p w14:paraId="39F0D553" w14:textId="00C9FBAE" w:rsidR="000740AC" w:rsidRPr="003200BB" w:rsidRDefault="000740AC" w:rsidP="002F3E46">
      <w:pPr>
        <w:pStyle w:val="BodyText"/>
        <w:spacing w:before="0"/>
        <w:ind w:left="1440" w:hanging="720"/>
      </w:pPr>
      <w:r>
        <w:t>xMOD by Mongi ben Gaid</w:t>
      </w:r>
      <w:r w:rsidR="003200BB">
        <w:t xml:space="preserve">, </w:t>
      </w:r>
      <w:r w:rsidR="003200BB" w:rsidRPr="002F3E46">
        <w:t>Bertrand Hugon, Bruno Léty, and Fabien Debertolis</w:t>
      </w:r>
      <w:r>
        <w:t>, IFPEN, France</w:t>
      </w:r>
    </w:p>
    <w:p w14:paraId="1807896E" w14:textId="71AA9429" w:rsidR="000D1C87" w:rsidRPr="0098259C" w:rsidRDefault="000D1C87" w:rsidP="0098389B">
      <w:pPr>
        <w:pStyle w:val="BodyText"/>
        <w:spacing w:before="0"/>
        <w:ind w:left="1440" w:hanging="720"/>
      </w:pPr>
      <w:r w:rsidRPr="0098259C">
        <w:t xml:space="preserve"> </w:t>
      </w:r>
    </w:p>
    <w:p w14:paraId="74300BBD" w14:textId="77777777" w:rsidR="00A4134E" w:rsidRDefault="00A4134E" w:rsidP="00A4134E">
      <w:pPr>
        <w:pStyle w:val="BodyText"/>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2B4A954E" w:rsidR="006313B2" w:rsidRPr="0098259C" w:rsidRDefault="006313B2" w:rsidP="00A4134E">
      <w:pPr>
        <w:pStyle w:val="BodyText"/>
      </w:pPr>
      <w:r>
        <w:t>The open source FMITest library (</w:t>
      </w:r>
      <w:del w:id="4507" w:author="Bertsch Christian (CR/AEE3)" w:date="2019-10-01T07:44:00Z">
        <w:r w:rsidR="004873F9" w:rsidDel="0086770D">
          <w:fldChar w:fldCharType="begin"/>
        </w:r>
        <w:r w:rsidR="004873F9" w:rsidDel="0086770D">
          <w:delInstrText xml:space="preserve"> HYPERLINK "https://svn.fmi-standard.org/fmi/branches/public/Test_FMUs/_FMIModelicaTest/FMITest/help/FMITest.html" </w:delInstrText>
        </w:r>
        <w:r w:rsidR="004873F9" w:rsidDel="0086770D">
          <w:fldChar w:fldCharType="separate"/>
        </w:r>
        <w:r w:rsidRPr="00697FDF" w:rsidDel="0086770D">
          <w:rPr>
            <w:rStyle w:val="Hyperlink"/>
          </w:rPr>
          <w:delText>https://svn.fmi-standard.org/fmi/branches/public/Test_FMUs/_FMIModelicaTest/FMITest/help/FMITest.html</w:delText>
        </w:r>
        <w:r w:rsidR="004873F9" w:rsidDel="0086770D">
          <w:rPr>
            <w:rStyle w:val="Hyperlink"/>
          </w:rPr>
          <w:fldChar w:fldCharType="end"/>
        </w:r>
      </w:del>
      <w:ins w:id="4508" w:author="Bertsch Christian (CR/AEE3)" w:date="2019-10-01T07:44:00Z">
        <w:r w:rsidR="0086770D">
          <w:fldChar w:fldCharType="begin"/>
        </w:r>
        <w:r w:rsidR="0086770D">
          <w:instrText xml:space="preserve"> HYPERLINK "https://github.com/modelica/FMIModelicaTest" </w:instrText>
        </w:r>
        <w:r w:rsidR="0086770D">
          <w:fldChar w:fldCharType="separate"/>
        </w:r>
        <w:r w:rsidR="0086770D">
          <w:rPr>
            <w:rStyle w:val="Hyperlink"/>
          </w:rPr>
          <w:t>https://github.com/modelica/FMIModelicaTest</w:t>
        </w:r>
        <w:r w:rsidR="0086770D">
          <w:fldChar w:fldCharType="end"/>
        </w:r>
      </w:ins>
      <w:r>
        <w:t>) to test difficult cases of connected FMUs was implemente</w:t>
      </w:r>
      <w:r w:rsidR="00126C04">
        <w:t>d by Martin Otter (DLR, Germany) based on suggestions by Hilding Elmqvist (Dassault Systèmes,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BodyText"/>
        <w:spacing w:after="120"/>
      </w:pPr>
      <w:r w:rsidRPr="0098259C">
        <w:t>The following partners participated at FMI 2.0 design meetings and contributed to the discussion (alphabetical list):</w:t>
      </w:r>
    </w:p>
    <w:p w14:paraId="7E0CCCE1" w14:textId="77777777" w:rsidR="005D0DA3" w:rsidRDefault="005D0DA3" w:rsidP="004865EB">
      <w:pPr>
        <w:pStyle w:val="BodyText"/>
        <w:spacing w:before="0"/>
        <w:ind w:left="720"/>
      </w:pPr>
      <w:r>
        <w:t>Johan Akesson, Modelon, Sweden</w:t>
      </w:r>
    </w:p>
    <w:p w14:paraId="4C1CD0CB" w14:textId="77777777" w:rsidR="005D0DA3" w:rsidRPr="00D4342E" w:rsidRDefault="005D0DA3" w:rsidP="005D0DA3">
      <w:pPr>
        <w:ind w:left="709"/>
      </w:pPr>
      <w:r w:rsidRPr="00D4342E">
        <w:t>Christian Andersson</w:t>
      </w:r>
      <w:r>
        <w:t xml:space="preserve">, </w:t>
      </w:r>
      <w:r w:rsidRPr="00D4342E">
        <w:t>Modelon</w:t>
      </w:r>
      <w:r>
        <w:t>,</w:t>
      </w:r>
      <w:r w:rsidRPr="00D4342E">
        <w:t xml:space="preserve"> Sweden</w:t>
      </w:r>
    </w:p>
    <w:p w14:paraId="0882DBBC" w14:textId="77777777" w:rsidR="005F0FE3" w:rsidRDefault="005F0FE3" w:rsidP="005F0FE3">
      <w:pPr>
        <w:pStyle w:val="BodyText"/>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r w:rsidRPr="0098259C">
        <w:t>Mongi Ben-Gaid, IFP, France</w:t>
      </w:r>
      <w:r w:rsidR="005D5AF5">
        <w:br/>
        <w:t>Christian Bertsch, Robert Bosch GmbH, Germany</w:t>
      </w:r>
    </w:p>
    <w:p w14:paraId="6459046A" w14:textId="77777777" w:rsidR="005F0FE3" w:rsidRPr="0098259C" w:rsidRDefault="005F0FE3" w:rsidP="005F0FE3">
      <w:pPr>
        <w:pStyle w:val="BodyText"/>
        <w:spacing w:before="0"/>
        <w:ind w:left="720"/>
      </w:pPr>
      <w:r w:rsidRPr="0098259C">
        <w:t>Torsten Blochwitz, ITI, Germany</w:t>
      </w:r>
    </w:p>
    <w:p w14:paraId="460B4733" w14:textId="77777777" w:rsidR="009432B8" w:rsidRPr="0098259C" w:rsidRDefault="009432B8" w:rsidP="005F0FE3">
      <w:pPr>
        <w:pStyle w:val="BodyText"/>
        <w:spacing w:before="0"/>
        <w:ind w:left="720"/>
      </w:pPr>
      <w:r w:rsidRPr="0098259C">
        <w:t>Christoph Clauss, Fraunhofer IIS EAS, Germany</w:t>
      </w:r>
    </w:p>
    <w:p w14:paraId="39B7508F" w14:textId="77777777" w:rsidR="005F0FE3" w:rsidRPr="00A0705A" w:rsidRDefault="005F0FE3" w:rsidP="005F0FE3">
      <w:pPr>
        <w:pStyle w:val="BodyTextIndent"/>
        <w:ind w:left="720" w:firstLine="0"/>
      </w:pPr>
      <w:r w:rsidRPr="00A0705A">
        <w:t>Alex Eichberger, SIMPACK AG, Germany</w:t>
      </w:r>
    </w:p>
    <w:p w14:paraId="489A6068" w14:textId="036BBE79" w:rsidR="005F0FE3" w:rsidRPr="00A0705A" w:rsidRDefault="005F0FE3" w:rsidP="005F0FE3">
      <w:pPr>
        <w:pStyle w:val="BodyText"/>
        <w:spacing w:before="0"/>
        <w:ind w:left="720"/>
      </w:pPr>
      <w:r w:rsidRPr="00A0705A">
        <w:t>Hilding Elmqvist, Dassault Systèmes, Sweden</w:t>
      </w:r>
    </w:p>
    <w:p w14:paraId="6571432E" w14:textId="77777777" w:rsidR="00184560" w:rsidRPr="002F3E46" w:rsidRDefault="00184560" w:rsidP="00184560">
      <w:pPr>
        <w:pStyle w:val="BodyText"/>
        <w:spacing w:before="0"/>
        <w:ind w:left="720"/>
      </w:pPr>
      <w:r w:rsidRPr="002F3E46">
        <w:t>Rüdiger Franke, ABB AG, Germany</w:t>
      </w:r>
    </w:p>
    <w:p w14:paraId="452B2DE7" w14:textId="77777777" w:rsidR="005F0FE3" w:rsidRPr="00C13813" w:rsidRDefault="005F0FE3" w:rsidP="005F0FE3">
      <w:pPr>
        <w:pStyle w:val="BodyText"/>
        <w:spacing w:before="0"/>
        <w:ind w:left="720"/>
        <w:rPr>
          <w:lang w:val="de-DE"/>
        </w:rPr>
      </w:pPr>
      <w:r w:rsidRPr="00C13813">
        <w:rPr>
          <w:lang w:val="de-DE"/>
        </w:rPr>
        <w:t>Markus Friedrich, SIMPACK AG, Germany</w:t>
      </w:r>
    </w:p>
    <w:p w14:paraId="248CC9DE" w14:textId="77777777" w:rsidR="005D0DA3" w:rsidRDefault="005D0DA3" w:rsidP="004865EB">
      <w:pPr>
        <w:pStyle w:val="BodyText"/>
        <w:spacing w:before="0"/>
        <w:ind w:left="720"/>
        <w:rPr>
          <w:lang w:val="de-DE"/>
        </w:rPr>
      </w:pPr>
      <w:r w:rsidRPr="00C13813">
        <w:rPr>
          <w:lang w:val="de-DE"/>
        </w:rPr>
        <w:t>Peter Fritzson, PELAB, Sweden</w:t>
      </w:r>
    </w:p>
    <w:p w14:paraId="5F6F2CE9" w14:textId="4357BFFD" w:rsidR="0058564A" w:rsidRPr="00C13813" w:rsidRDefault="0058564A" w:rsidP="004865EB">
      <w:pPr>
        <w:pStyle w:val="BodyText"/>
        <w:spacing w:before="0"/>
        <w:ind w:left="720"/>
        <w:rPr>
          <w:lang w:val="de-DE"/>
        </w:rPr>
      </w:pPr>
      <w:r w:rsidRPr="0058564A">
        <w:rPr>
          <w:lang w:val="de-DE"/>
        </w:rPr>
        <w:t>Rafael Gilles (Erbacher), dSPACE GmbH, Germany</w:t>
      </w:r>
    </w:p>
    <w:p w14:paraId="4829000C" w14:textId="77777777" w:rsidR="00184560" w:rsidRPr="00040452" w:rsidRDefault="00184560" w:rsidP="00184560">
      <w:pPr>
        <w:pStyle w:val="BodyText"/>
        <w:spacing w:before="0"/>
        <w:ind w:left="720"/>
      </w:pPr>
      <w:r w:rsidRPr="00B96AA8">
        <w:t>Lev Greenberg, IBM Research, Israel</w:t>
      </w:r>
    </w:p>
    <w:p w14:paraId="67F3A140" w14:textId="77777777" w:rsidR="005D0DA3" w:rsidRPr="003076BD" w:rsidRDefault="005D0DA3" w:rsidP="004865EB">
      <w:pPr>
        <w:ind w:left="709"/>
      </w:pPr>
      <w:r w:rsidRPr="003076BD">
        <w:t>Anton Haumer, Modelon, Germany</w:t>
      </w:r>
    </w:p>
    <w:p w14:paraId="087E0CBD" w14:textId="77777777" w:rsidR="005F0FE3" w:rsidRPr="00B96AA8" w:rsidRDefault="005F0FE3" w:rsidP="005F0FE3">
      <w:pPr>
        <w:pStyle w:val="BodyText"/>
        <w:spacing w:before="0"/>
        <w:ind w:left="720"/>
      </w:pPr>
      <w:r w:rsidRPr="00B96AA8">
        <w:t>Andreas Junghanns, QTronic, Germany</w:t>
      </w:r>
    </w:p>
    <w:p w14:paraId="66BB6522" w14:textId="5776DF67" w:rsidR="005D0DA3" w:rsidRPr="00B96AA8" w:rsidRDefault="005D0DA3" w:rsidP="004865EB">
      <w:pPr>
        <w:ind w:left="709"/>
      </w:pPr>
      <w:r w:rsidRPr="00B96AA8">
        <w:t xml:space="preserve">Karsten Krügel, </w:t>
      </w:r>
      <w:r w:rsidR="00591A14" w:rsidRPr="00B96AA8">
        <w:t xml:space="preserve">dSPACE </w:t>
      </w:r>
      <w:r w:rsidR="0058564A" w:rsidRPr="00B96AA8">
        <w:t>GmbH</w:t>
      </w:r>
      <w:r w:rsidRPr="00B96AA8">
        <w:t>, Germany</w:t>
      </w:r>
    </w:p>
    <w:p w14:paraId="3E23A537" w14:textId="12F8DDB9" w:rsidR="00184560" w:rsidRPr="00B96AA8" w:rsidRDefault="00184560" w:rsidP="00184560">
      <w:pPr>
        <w:pStyle w:val="BodyText"/>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BodyText"/>
        <w:spacing w:before="0"/>
        <w:ind w:left="720"/>
      </w:pPr>
      <w:r w:rsidRPr="002F3E46">
        <w:t>Bruno Loyer, Siemens PLM Software, France</w:t>
      </w:r>
    </w:p>
    <w:p w14:paraId="7885FCFA" w14:textId="77777777" w:rsidR="005D0DA3" w:rsidRPr="00FA3E81" w:rsidRDefault="005D0DA3" w:rsidP="005D0DA3">
      <w:pPr>
        <w:pStyle w:val="BodyText"/>
        <w:spacing w:before="0"/>
        <w:ind w:left="720"/>
        <w:rPr>
          <w:lang w:val="sv-SE"/>
        </w:rPr>
      </w:pPr>
      <w:r w:rsidRPr="00FA3E81">
        <w:rPr>
          <w:lang w:val="sv-SE"/>
        </w:rPr>
        <w:t>Petter Lindholm, Modelon, Sweden</w:t>
      </w:r>
    </w:p>
    <w:p w14:paraId="47470665" w14:textId="77777777" w:rsidR="00521F2D" w:rsidRPr="00FA3E81" w:rsidRDefault="00521F2D" w:rsidP="00521F2D">
      <w:pPr>
        <w:pStyle w:val="BodyText"/>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BodyText"/>
        <w:spacing w:before="0"/>
        <w:ind w:left="720"/>
        <w:rPr>
          <w:lang w:val="sv-SE"/>
        </w:rPr>
      </w:pPr>
      <w:r w:rsidRPr="00FA3E81">
        <w:rPr>
          <w:lang w:val="sv-SE"/>
        </w:rPr>
        <w:t>Sven Erik Mattsson, Dassault Systèmes, Sweden</w:t>
      </w:r>
    </w:p>
    <w:p w14:paraId="7BABF7A9" w14:textId="77777777" w:rsidR="005F0FE3" w:rsidRDefault="005F0FE3" w:rsidP="005F0FE3">
      <w:pPr>
        <w:pStyle w:val="BodyText"/>
        <w:spacing w:before="0"/>
        <w:ind w:left="720"/>
        <w:rPr>
          <w:lang w:val="de-DE"/>
        </w:rPr>
      </w:pPr>
      <w:r w:rsidRPr="00D331DC">
        <w:rPr>
          <w:lang w:val="de-DE"/>
        </w:rPr>
        <w:t>Jakob Mauss, QTronic, Germany</w:t>
      </w:r>
    </w:p>
    <w:p w14:paraId="0F4913D8" w14:textId="77777777" w:rsidR="005D0DA3" w:rsidRPr="00D331DC" w:rsidRDefault="005D0DA3" w:rsidP="005F0FE3">
      <w:pPr>
        <w:pStyle w:val="BodyText"/>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BodyTextIndent"/>
        <w:ind w:left="720" w:firstLine="0"/>
        <w:rPr>
          <w:lang w:val="de-DE"/>
        </w:rPr>
      </w:pPr>
      <w:r w:rsidRPr="00D331DC">
        <w:rPr>
          <w:lang w:val="de-DE"/>
        </w:rPr>
        <w:t>Dietmar Neumerkel, Daimler AG, Germany</w:t>
      </w:r>
    </w:p>
    <w:p w14:paraId="4E62CC38" w14:textId="798CB63A" w:rsidR="001D3504" w:rsidRPr="00021D03" w:rsidRDefault="001D3504" w:rsidP="001D3504">
      <w:pPr>
        <w:pStyle w:val="BodyText"/>
        <w:spacing w:before="0"/>
        <w:ind w:left="720"/>
        <w:rPr>
          <w:lang w:val="de-DE"/>
        </w:rPr>
      </w:pPr>
      <w:r w:rsidRPr="00021D03">
        <w:rPr>
          <w:lang w:val="de-DE"/>
        </w:rPr>
        <w:t>Peter Nilsson, Dassault Systèmes, Sweden</w:t>
      </w:r>
    </w:p>
    <w:p w14:paraId="3F4164AD" w14:textId="2637D784" w:rsidR="005F0FE3" w:rsidRPr="00FA3E81" w:rsidRDefault="005F0FE3" w:rsidP="005F0FE3">
      <w:pPr>
        <w:pStyle w:val="BodyText"/>
        <w:spacing w:before="0"/>
        <w:ind w:left="720"/>
        <w:rPr>
          <w:lang w:val="sv-SE"/>
        </w:rPr>
      </w:pPr>
      <w:r w:rsidRPr="00FA3E81">
        <w:rPr>
          <w:lang w:val="sv-SE"/>
        </w:rPr>
        <w:t>Hans Olsson, Dassault Systèmes, Sweden</w:t>
      </w:r>
    </w:p>
    <w:p w14:paraId="4AC0081B" w14:textId="77777777" w:rsidR="005F0FE3" w:rsidRDefault="001D3504" w:rsidP="005F0FE3">
      <w:pPr>
        <w:pStyle w:val="BodyText"/>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BodyText"/>
        <w:spacing w:before="0"/>
        <w:ind w:left="720"/>
      </w:pPr>
      <w:r w:rsidRPr="003200BB">
        <w:t>Nicolas Pernet</w:t>
      </w:r>
      <w:r>
        <w:t>, IFPEN, France</w:t>
      </w:r>
    </w:p>
    <w:p w14:paraId="4403C3AF" w14:textId="4753B3F3" w:rsidR="005D0DA3" w:rsidRPr="004865EB" w:rsidRDefault="005D0DA3" w:rsidP="004865EB">
      <w:pPr>
        <w:ind w:left="709"/>
      </w:pPr>
      <w:r w:rsidRPr="00D4342E">
        <w:t>Andreas Pillekeit</w:t>
      </w:r>
      <w:r>
        <w:t xml:space="preserve">, </w:t>
      </w:r>
      <w:r w:rsidR="00591A14">
        <w:t xml:space="preserve">dSPACE </w:t>
      </w:r>
      <w:r w:rsidR="0058564A">
        <w:t>GmbH</w:t>
      </w:r>
      <w:r>
        <w:t>, Germany</w:t>
      </w:r>
      <w:r w:rsidR="005D5AF5">
        <w:br/>
      </w:r>
      <w:r w:rsidR="005D5AF5" w:rsidRPr="0098259C">
        <w:t>Bernd Relovsky, Daimler AG, Germany</w:t>
      </w:r>
    </w:p>
    <w:p w14:paraId="5F76DC2D" w14:textId="77777777" w:rsidR="00521F2D" w:rsidRPr="004865EB" w:rsidRDefault="00521F2D" w:rsidP="005F0FE3">
      <w:pPr>
        <w:pStyle w:val="BodyText"/>
        <w:spacing w:before="0"/>
        <w:ind w:left="720"/>
      </w:pPr>
      <w:r w:rsidRPr="004865EB">
        <w:t>Tom Schierz, University Halle, Germany</w:t>
      </w:r>
    </w:p>
    <w:p w14:paraId="6DE98EC0" w14:textId="712B58AD" w:rsidR="005D0DA3" w:rsidRPr="0018515B" w:rsidRDefault="005D0DA3" w:rsidP="004865EB">
      <w:pPr>
        <w:ind w:left="709"/>
      </w:pPr>
      <w:r w:rsidRPr="0018515B">
        <w:t>Chad Schmitke,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BodyText"/>
        <w:spacing w:before="0"/>
        <w:ind w:left="720"/>
        <w:rPr>
          <w:lang w:val="de-DE"/>
        </w:rPr>
      </w:pPr>
      <w:r w:rsidRPr="00FA3E81">
        <w:rPr>
          <w:lang w:val="de-DE"/>
        </w:rPr>
        <w:t>Klaus Schuch, AVL List GmbH, Austria</w:t>
      </w:r>
    </w:p>
    <w:p w14:paraId="6F9D5CFF" w14:textId="77777777" w:rsidR="009432B8" w:rsidRPr="00FA3E81" w:rsidRDefault="001D3504" w:rsidP="005F0FE3">
      <w:pPr>
        <w:pStyle w:val="BodyText"/>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BodyText"/>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BodyText"/>
        <w:spacing w:before="0"/>
        <w:ind w:left="720"/>
      </w:pPr>
      <w:r w:rsidRPr="003200BB">
        <w:t>Karl Wernersson</w:t>
      </w:r>
      <w:r>
        <w:t xml:space="preserve">, </w:t>
      </w:r>
      <w:r w:rsidRPr="0048223C">
        <w:t>Dassault Systèmes, Sweden</w:t>
      </w:r>
    </w:p>
    <w:p w14:paraId="6BFBD3EC" w14:textId="4A93D4FB" w:rsidR="00591A14" w:rsidRPr="0098259C" w:rsidRDefault="00591A14" w:rsidP="005F0FE3">
      <w:pPr>
        <w:pStyle w:val="BodyText"/>
        <w:spacing w:before="0"/>
        <w:ind w:left="720"/>
      </w:pPr>
      <w:r w:rsidRPr="00591A14">
        <w:t>Irina Zacharias</w:t>
      </w:r>
      <w:r>
        <w:t>, dSPACE GmbH, Germany</w:t>
      </w:r>
    </w:p>
    <w:p w14:paraId="07DDBF88" w14:textId="77777777" w:rsidR="005F0FE3" w:rsidRPr="0098259C" w:rsidRDefault="00521F2D" w:rsidP="00521F2D">
      <w:pPr>
        <w:pStyle w:val="BodyText"/>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BodyText"/>
        <w:ind w:left="720"/>
      </w:pPr>
      <w:r w:rsidRPr="0098259C">
        <w:t>Peter Aaronsson, MathCore, Sweden</w:t>
      </w:r>
    </w:p>
    <w:p w14:paraId="4431D74B" w14:textId="77777777" w:rsidR="00521F2D" w:rsidRDefault="00521F2D" w:rsidP="00521F2D">
      <w:pPr>
        <w:pStyle w:val="BodyText"/>
        <w:spacing w:before="0"/>
        <w:ind w:left="720"/>
      </w:pPr>
      <w:r w:rsidRPr="0098259C">
        <w:t>Bernhard Bachmann, University of Bielefeld, Germany</w:t>
      </w:r>
    </w:p>
    <w:p w14:paraId="471D24BF" w14:textId="6F56821E" w:rsidR="001D3504" w:rsidRDefault="001D3504" w:rsidP="00521F2D">
      <w:pPr>
        <w:pStyle w:val="BodyText"/>
        <w:spacing w:before="0"/>
        <w:ind w:left="720"/>
        <w:rPr>
          <w:ins w:id="4509" w:author="Bertsch Christian (CR/AEE3)" w:date="2019-09-28T16:00:00Z"/>
        </w:rPr>
      </w:pPr>
      <w:r>
        <w:t>Andreas Pfeiffer, DLR RMC-SR</w:t>
      </w:r>
    </w:p>
    <w:p w14:paraId="64CABA13" w14:textId="377F56A4" w:rsidR="004A72B2" w:rsidRDefault="004A72B2" w:rsidP="00521F2D">
      <w:pPr>
        <w:pStyle w:val="BodyText"/>
        <w:spacing w:before="0"/>
        <w:ind w:left="720"/>
        <w:rPr>
          <w:ins w:id="4510" w:author="Bertsch Christian (CR/AEE3)" w:date="2019-09-28T16:00:00Z"/>
        </w:rPr>
      </w:pPr>
    </w:p>
    <w:p w14:paraId="7896B501" w14:textId="77777777" w:rsidR="00F523A4" w:rsidRDefault="00F523A4">
      <w:pPr>
        <w:spacing w:line="240" w:lineRule="auto"/>
        <w:rPr>
          <w:ins w:id="4511" w:author="Bertsch Christian (CR/AEE3)" w:date="2019-09-28T19:47:00Z"/>
        </w:rPr>
        <w:pPrChange w:id="4512" w:author="Bertsch Christian (CR/AEE3)" w:date="2019-09-28T16:04:00Z">
          <w:pPr>
            <w:pStyle w:val="BodyText"/>
            <w:spacing w:after="120"/>
          </w:pPr>
        </w:pPrChange>
      </w:pPr>
    </w:p>
    <w:p w14:paraId="3AE69AD8" w14:textId="5805FBB8" w:rsidR="004478EF" w:rsidRDefault="004478EF">
      <w:pPr>
        <w:spacing w:line="240" w:lineRule="auto"/>
        <w:rPr>
          <w:ins w:id="4513" w:author="Bertsch Christian (CR/AEE3)" w:date="2019-09-28T16:04:00Z"/>
        </w:rPr>
        <w:pPrChange w:id="4514" w:author="Bertsch Christian (CR/AEE3)" w:date="2019-09-28T16:04:00Z">
          <w:pPr>
            <w:pStyle w:val="BodyText"/>
            <w:spacing w:after="120"/>
          </w:pPr>
        </w:pPrChange>
      </w:pPr>
      <w:ins w:id="4515" w:author="Bertsch Christian (CR/AEE3)" w:date="2019-09-28T16:04:00Z">
        <w:r>
          <w:br w:type="page"/>
        </w:r>
      </w:ins>
    </w:p>
    <w:p w14:paraId="33F1E9FB" w14:textId="77777777" w:rsidR="00F523A4" w:rsidRPr="00F523A4" w:rsidRDefault="00F523A4">
      <w:pPr>
        <w:pStyle w:val="BodyText"/>
        <w:rPr>
          <w:ins w:id="4516" w:author="Bertsch Christian (CR/AEE3)" w:date="2019-09-28T19:47:00Z"/>
        </w:rPr>
        <w:pPrChange w:id="4517" w:author="Bertsch Christian (CR/AEE3)" w:date="2019-09-28T19:48:00Z">
          <w:pPr>
            <w:pStyle w:val="BodyText"/>
            <w:spacing w:after="120"/>
          </w:pPr>
        </w:pPrChange>
      </w:pPr>
    </w:p>
    <w:p w14:paraId="7346E2B2" w14:textId="651AB1B1" w:rsidR="00F523A4" w:rsidRPr="0098259C" w:rsidRDefault="00F523A4">
      <w:pPr>
        <w:pStyle w:val="Appendix3"/>
        <w:rPr>
          <w:ins w:id="4518" w:author="Bertsch Christian (CR/AEE3)" w:date="2019-09-28T19:50:00Z"/>
        </w:rPr>
        <w:pPrChange w:id="4519" w:author="Bertsch Christian (CR/AEE3)" w:date="2019-09-28T19:50:00Z">
          <w:pPr>
            <w:pStyle w:val="Appendix3"/>
            <w:numPr>
              <w:numId w:val="73"/>
            </w:numPr>
          </w:pPr>
        </w:pPrChange>
      </w:pPr>
      <w:bookmarkStart w:id="4520" w:name="_Toc20839987"/>
      <w:ins w:id="4521" w:author="Bertsch Christian (CR/AEE3)" w:date="2019-09-28T19:50:00Z">
        <w:r>
          <w:t>F</w:t>
        </w:r>
        <w:r w:rsidR="001F176C">
          <w:t>MI 2.0.1 m</w:t>
        </w:r>
        <w:r>
          <w:t>a</w:t>
        </w:r>
      </w:ins>
      <w:ins w:id="4522" w:author="Bertsch Christian (CR/AEE3)" w:date="2019-09-28T19:58:00Z">
        <w:r w:rsidR="00460616">
          <w:t>i</w:t>
        </w:r>
      </w:ins>
      <w:ins w:id="4523" w:author="Bertsch Christian (CR/AEE3)" w:date="2019-09-28T19:50:00Z">
        <w:r>
          <w:t xml:space="preserve">ntenane release: </w:t>
        </w:r>
      </w:ins>
      <w:ins w:id="4524" w:author="Bertsch Christian (CR/AEE3)" w:date="2019-09-28T19:51:00Z">
        <w:r w:rsidR="001F176C">
          <w:t>c</w:t>
        </w:r>
        <w:r>
          <w:t>hanges and contributors</w:t>
        </w:r>
      </w:ins>
      <w:bookmarkEnd w:id="4520"/>
    </w:p>
    <w:p w14:paraId="50AE9120" w14:textId="1CDBC067" w:rsidR="00F523A4" w:rsidRDefault="00EC0BA9">
      <w:pPr>
        <w:pStyle w:val="BodyText"/>
        <w:rPr>
          <w:ins w:id="4525" w:author="Bertsch Christian (CR/AEE3)" w:date="2019-09-28T19:50:00Z"/>
          <w:spacing w:val="0"/>
        </w:rPr>
        <w:pPrChange w:id="4526" w:author="Bertsch Christian (CR/AEE3)" w:date="2019-09-28T19:50:00Z">
          <w:pPr>
            <w:pStyle w:val="BodyText"/>
            <w:spacing w:after="120"/>
          </w:pPr>
        </w:pPrChange>
      </w:pPr>
      <w:ins w:id="4527" w:author="Bertsch Christian (CR/AEE3)" w:date="2019-09-28T19:51:00Z">
        <w:r>
          <w:rPr>
            <w:spacing w:val="0"/>
          </w:rPr>
          <w:t>The changes w.r.t</w:t>
        </w:r>
      </w:ins>
      <w:ins w:id="4528" w:author="Bertsch Christian (CR/AEE3)" w:date="2019-10-04T08:18:00Z">
        <w:r w:rsidR="0025180A">
          <w:rPr>
            <w:spacing w:val="0"/>
          </w:rPr>
          <w:t>.</w:t>
        </w:r>
      </w:ins>
      <w:bookmarkStart w:id="4529" w:name="_GoBack"/>
      <w:bookmarkEnd w:id="4529"/>
      <w:ins w:id="4530" w:author="Bertsch Christian (CR/AEE3)" w:date="2019-09-28T19:51:00Z">
        <w:r>
          <w:rPr>
            <w:spacing w:val="0"/>
          </w:rPr>
          <w:t xml:space="preserve"> </w:t>
        </w:r>
        <w:r w:rsidR="00F523A4">
          <w:rPr>
            <w:spacing w:val="0"/>
          </w:rPr>
          <w:t xml:space="preserve">FMI 2.0 (clarifications and bugfixes) are </w:t>
        </w:r>
      </w:ins>
      <w:ins w:id="4531" w:author="Bertsch Christian (CR/AEE3)" w:date="2019-09-28T19:52:00Z">
        <w:r w:rsidR="00F523A4">
          <w:rPr>
            <w:spacing w:val="0"/>
          </w:rPr>
          <w:t>summarized</w:t>
        </w:r>
      </w:ins>
      <w:ins w:id="4532" w:author="Bertsch Christian (CR/AEE3)" w:date="2019-09-28T19:51:00Z">
        <w:r w:rsidR="00F523A4">
          <w:rPr>
            <w:spacing w:val="0"/>
          </w:rPr>
          <w:t xml:space="preserve"> </w:t>
        </w:r>
      </w:ins>
      <w:ins w:id="4533" w:author="Bertsch Christian (CR/AEE3)" w:date="2019-09-28T19:52:00Z">
        <w:r w:rsidR="00F523A4">
          <w:rPr>
            <w:spacing w:val="0"/>
          </w:rPr>
          <w:t>on the release page for FMI 2.0.1</w:t>
        </w:r>
      </w:ins>
      <w:ins w:id="4534" w:author="Bertsch Christian (CR/AEE3)" w:date="2019-09-28T19:53:00Z">
        <w:r w:rsidR="00F523A4">
          <w:rPr>
            <w:spacing w:val="0"/>
          </w:rPr>
          <w:br/>
        </w:r>
        <w:r w:rsidR="00F523A4">
          <w:rPr>
            <w:spacing w:val="0"/>
          </w:rPr>
          <w:fldChar w:fldCharType="begin"/>
        </w:r>
        <w:r w:rsidR="00F523A4">
          <w:rPr>
            <w:spacing w:val="0"/>
          </w:rPr>
          <w:instrText xml:space="preserve"> HYPERLINK "</w:instrText>
        </w:r>
        <w:r w:rsidR="00F523A4" w:rsidRPr="00F523A4">
          <w:rPr>
            <w:spacing w:val="0"/>
          </w:rPr>
          <w:instrText>https://github.com/modelica/fmi-s</w:instrText>
        </w:r>
        <w:r w:rsidR="00F523A4">
          <w:rPr>
            <w:spacing w:val="0"/>
          </w:rPr>
          <w:instrText xml:space="preserve">tandard/releases/tag/v2.0.1" </w:instrText>
        </w:r>
        <w:r w:rsidR="00F523A4">
          <w:rPr>
            <w:spacing w:val="0"/>
          </w:rPr>
          <w:fldChar w:fldCharType="separate"/>
        </w:r>
        <w:r w:rsidR="00F523A4" w:rsidRPr="009E72A6">
          <w:rPr>
            <w:rStyle w:val="Hyperlink"/>
            <w:spacing w:val="0"/>
          </w:rPr>
          <w:t>https://github.com/modelica/fmi-standard/releases/tag/v2.0.1</w:t>
        </w:r>
        <w:r w:rsidR="00F523A4">
          <w:rPr>
            <w:spacing w:val="0"/>
          </w:rPr>
          <w:fldChar w:fldCharType="end"/>
        </w:r>
        <w:r w:rsidR="00F523A4">
          <w:rPr>
            <w:spacing w:val="0"/>
          </w:rPr>
          <w:t xml:space="preserve"> </w:t>
        </w:r>
      </w:ins>
    </w:p>
    <w:p w14:paraId="26D60074" w14:textId="77777777" w:rsidR="00F523A4" w:rsidRPr="00F523A4" w:rsidRDefault="00F523A4">
      <w:pPr>
        <w:pStyle w:val="BodyText"/>
        <w:rPr>
          <w:ins w:id="4535" w:author="Bertsch Christian (CR/AEE3)" w:date="2019-09-28T19:50:00Z"/>
        </w:rPr>
        <w:pPrChange w:id="4536" w:author="Bertsch Christian (CR/AEE3)" w:date="2019-09-28T19:50:00Z">
          <w:pPr>
            <w:pStyle w:val="BodyText"/>
            <w:spacing w:after="120"/>
          </w:pPr>
        </w:pPrChange>
      </w:pPr>
    </w:p>
    <w:p w14:paraId="19D95587" w14:textId="0382616D" w:rsidR="004A72B2" w:rsidRDefault="004A72B2">
      <w:pPr>
        <w:spacing w:line="240" w:lineRule="auto"/>
        <w:rPr>
          <w:ins w:id="4537" w:author="Bertsch Christian (CR/AEE3)" w:date="2019-09-28T16:04:00Z"/>
        </w:rPr>
        <w:pPrChange w:id="4538" w:author="Bertsch Christian (CR/AEE3)" w:date="2019-09-28T16:04:00Z">
          <w:pPr>
            <w:pStyle w:val="BodyText"/>
            <w:spacing w:after="120"/>
          </w:pPr>
        </w:pPrChange>
      </w:pPr>
      <w:ins w:id="4539" w:author="Bertsch Christian (CR/AEE3)" w:date="2019-09-28T16:01:00Z">
        <w:r w:rsidRPr="0098259C">
          <w:t>The following partners participated at FMI 2.0</w:t>
        </w:r>
        <w:r>
          <w:t>.1</w:t>
        </w:r>
        <w:r w:rsidRPr="0098259C">
          <w:t xml:space="preserve"> meetings (alphabetical list):</w:t>
        </w:r>
      </w:ins>
    </w:p>
    <w:p w14:paraId="55F8D0F5" w14:textId="77777777" w:rsidR="004478EF" w:rsidRPr="004478EF" w:rsidRDefault="004478EF">
      <w:pPr>
        <w:pStyle w:val="BodyText"/>
        <w:rPr>
          <w:ins w:id="4540" w:author="Bertsch Christian (CR/AEE3)" w:date="2019-09-28T16:01:00Z"/>
        </w:rPr>
        <w:pPrChange w:id="4541" w:author="Bertsch Christian (CR/AEE3)" w:date="2019-09-28T16:04:00Z">
          <w:pPr>
            <w:pStyle w:val="BodyText"/>
            <w:spacing w:after="120"/>
          </w:pPr>
        </w:pPrChange>
      </w:pPr>
    </w:p>
    <w:p w14:paraId="15E0544D" w14:textId="3D3DC726" w:rsidR="004478EF" w:rsidRDefault="00CF7199">
      <w:pPr>
        <w:pStyle w:val="BodyText"/>
        <w:spacing w:before="0"/>
        <w:rPr>
          <w:ins w:id="4542" w:author="Bertsch Christian (CR/AEE3)" w:date="2019-09-28T21:00:00Z"/>
        </w:rPr>
        <w:pPrChange w:id="4543" w:author="Bertsch Christian (CR/AEE3)" w:date="2019-09-28T16:00:00Z">
          <w:pPr>
            <w:pStyle w:val="BodyText"/>
            <w:spacing w:before="0"/>
            <w:ind w:left="720"/>
          </w:pPr>
        </w:pPrChange>
      </w:pPr>
      <w:ins w:id="4544" w:author="Bertsch Christian (CR/AEE3)" w:date="2019-09-28T21:00:00Z">
        <w:r>
          <w:t>Christian Bertsch, Robert Bosch GmbH, Germany</w:t>
        </w:r>
        <w:r>
          <w:br/>
          <w:t>Torsten Blochwitz, ESI ITI GmbH, Germany</w:t>
        </w:r>
        <w:r>
          <w:br/>
          <w:t>Robert Braun, Linköping University, Sweden</w:t>
        </w:r>
        <w:r>
          <w:br/>
          <w:t>Andreas Junghanns, QTronic GmbH, Germany</w:t>
        </w:r>
        <w:r>
          <w:br/>
          <w:t xml:space="preserve">Pierre R. Mai, PMSF IT Consulting, </w:t>
        </w:r>
        <w:r w:rsidR="00915C4E">
          <w:t>Germany</w:t>
        </w:r>
        <w:r w:rsidR="00915C4E">
          <w:br/>
          <w:t>Masoud Najafi, Altair</w:t>
        </w:r>
        <w:r>
          <w:t>, France</w:t>
        </w:r>
        <w:r>
          <w:br/>
          <w:t>Andreas Pillekeit, dSPACE GmbH, Germany</w:t>
        </w:r>
        <w:r>
          <w:br/>
          <w:t>Torsten Sommer, Dassault Systèmes, Germany</w:t>
        </w:r>
        <w:r>
          <w:br/>
          <w:t>Karl Wernersson, Dassault Systèmes, Sweden</w:t>
        </w:r>
      </w:ins>
    </w:p>
    <w:p w14:paraId="21A349C1" w14:textId="77777777" w:rsidR="00CF7199" w:rsidRDefault="00CF7199">
      <w:pPr>
        <w:pStyle w:val="BodyText"/>
        <w:spacing w:before="0"/>
        <w:rPr>
          <w:ins w:id="4545" w:author="Bertsch Christian (CR/AEE3)" w:date="2019-09-28T16:03:00Z"/>
        </w:rPr>
        <w:pPrChange w:id="4546" w:author="Bertsch Christian (CR/AEE3)" w:date="2019-09-28T16:00:00Z">
          <w:pPr>
            <w:pStyle w:val="BodyText"/>
            <w:spacing w:before="0"/>
            <w:ind w:left="720"/>
          </w:pPr>
        </w:pPrChange>
      </w:pPr>
    </w:p>
    <w:p w14:paraId="14CB2355" w14:textId="252EF3B8" w:rsidR="004478EF" w:rsidRPr="0098259C" w:rsidRDefault="004478EF">
      <w:pPr>
        <w:pStyle w:val="BodyText"/>
        <w:spacing w:before="0"/>
        <w:pPrChange w:id="4547" w:author="Bertsch Christian (CR/AEE3)" w:date="2019-09-28T16:00:00Z">
          <w:pPr>
            <w:pStyle w:val="BodyText"/>
            <w:spacing w:before="0"/>
            <w:ind w:left="720"/>
          </w:pPr>
        </w:pPrChange>
      </w:pPr>
      <w:ins w:id="4548" w:author="Bertsch Christian (CR/AEE3)" w:date="2019-09-28T16:03:00Z">
        <w:r>
          <w:t xml:space="preserve">For further contributors by comments please refer to the issue tracking system </w:t>
        </w:r>
      </w:ins>
      <w:ins w:id="4549" w:author="Bertsch Christian (CR/AEE3)" w:date="2019-09-28T16:05:00Z">
        <w:r>
          <w:fldChar w:fldCharType="begin"/>
        </w:r>
        <w:r>
          <w:instrText xml:space="preserve"> HYPERLINK "</w:instrText>
        </w:r>
        <w:r w:rsidRPr="004478EF">
          <w:instrText>https://github.com/modelica/fmi-standard/milestone/3</w:instrText>
        </w:r>
        <w:r>
          <w:instrText xml:space="preserve">" </w:instrText>
        </w:r>
        <w:r>
          <w:fldChar w:fldCharType="separate"/>
        </w:r>
        <w:r w:rsidRPr="009E72A6">
          <w:rPr>
            <w:rStyle w:val="Hyperlink"/>
          </w:rPr>
          <w:t>https://github.com/modelica/fmi-standard/milestone/3</w:t>
        </w:r>
        <w:r>
          <w:fldChar w:fldCharType="end"/>
        </w:r>
        <w:r>
          <w:t xml:space="preserve"> </w:t>
        </w:r>
      </w:ins>
    </w:p>
    <w:p w14:paraId="44179EAF" w14:textId="697C1A62" w:rsidR="00C12C1B" w:rsidRPr="0098259C" w:rsidRDefault="00C12C1B" w:rsidP="00C12C1B">
      <w:pPr>
        <w:pStyle w:val="Appendix1"/>
      </w:pPr>
      <w:bookmarkStart w:id="4550" w:name="_Toc240646383"/>
      <w:bookmarkStart w:id="4551" w:name="_Toc247884564"/>
      <w:bookmarkStart w:id="4552" w:name="_Toc20839988"/>
      <w:bookmarkEnd w:id="142"/>
      <w:bookmarkEnd w:id="143"/>
      <w:bookmarkEnd w:id="144"/>
      <w:bookmarkEnd w:id="145"/>
      <w:bookmarkEnd w:id="146"/>
      <w:bookmarkEnd w:id="147"/>
      <w:r w:rsidRPr="0098259C">
        <w:t>Glossary</w:t>
      </w:r>
      <w:bookmarkEnd w:id="4550"/>
      <w:bookmarkEnd w:id="4551"/>
      <w:bookmarkEnd w:id="4552"/>
    </w:p>
    <w:p w14:paraId="592F7D9C" w14:textId="0566B7C3" w:rsidR="00C12C1B" w:rsidRPr="0098259C" w:rsidRDefault="00C12C1B" w:rsidP="00C12C1B">
      <w:pPr>
        <w:pStyle w:val="BodyText"/>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A set of functions, procedures, methods or classes together with type conventions/declarations (</w:t>
            </w:r>
            <w:r w:rsidR="009F2AEB" w:rsidRPr="0098259C">
              <w:t>for example</w:t>
            </w:r>
            <w:ins w:id="4553" w:author="Bertsch Christian (CR/AEE3)" w:date="2019-09-06T11:23:00Z">
              <w:r w:rsidR="001848CC">
                <w:t>,</w:t>
              </w:r>
            </w:ins>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79F29DB1" w:rsidR="002E7651" w:rsidRPr="0098259C" w:rsidRDefault="002E7651" w:rsidP="000727C2">
            <w:pPr>
              <w:pStyle w:val="Textkrper-Tabelle"/>
            </w:pPr>
            <w:r w:rsidRPr="0098259C">
              <w:t xml:space="preserve">AUTomotive Open System </w:t>
            </w:r>
            <w:del w:id="4554" w:author="Bertsch Christian (CR/AEE3)" w:date="2019-09-06T11:23:00Z">
              <w:r w:rsidRPr="0098259C">
                <w:delText>Architecture</w:delText>
              </w:r>
            </w:del>
            <w:ins w:id="4555" w:author="Bertsch Christian (CR/AEE3)" w:date="2019-09-06T11:23:00Z">
              <w:r w:rsidRPr="0098259C">
                <w:t>A</w:t>
              </w:r>
              <w:r w:rsidR="00280342">
                <w:t>R</w:t>
              </w:r>
              <w:r w:rsidRPr="0098259C">
                <w:t>chitecture</w:t>
              </w:r>
            </w:ins>
            <w:r w:rsidRPr="0098259C">
              <w:t xml:space="preserve"> (</w:t>
            </w:r>
            <w:hyperlink r:id="rId135"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w:t>
            </w:r>
            <w:del w:id="4556" w:author="Bertsch Christian (CR/AEE3)" w:date="2019-09-06T11:23:00Z">
              <w:r w:rsidRPr="0098259C">
                <w:delText>built</w:delText>
              </w:r>
            </w:del>
            <w:ins w:id="4557" w:author="Bertsch Christian (CR/AEE3)" w:date="2019-09-06T11:23:00Z">
              <w:r w:rsidRPr="0098259C">
                <w:t>buil</w:t>
              </w:r>
              <w:r w:rsidR="00280342">
                <w:t>d</w:t>
              </w:r>
            </w:ins>
            <w:r w:rsidRPr="0098259C">
              <w:t xml:space="preserve"> on top of the real-time operating system OSEK (</w:t>
            </w:r>
            <w:hyperlink r:id="rId136" w:history="1">
              <w:r w:rsidRPr="0098259C">
                <w:rPr>
                  <w:rStyle w:val="Hyperlink"/>
                </w:rPr>
                <w:t>www.osek-vdx.org</w:t>
              </w:r>
            </w:hyperlink>
            <w:r w:rsidRPr="0098259C">
              <w:t xml:space="preserve">, </w:t>
            </w:r>
            <w:hyperlink r:id="rId137"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6B988C0E" w:rsidR="00C12C1B" w:rsidRPr="0098259C" w:rsidRDefault="00044FDE" w:rsidP="00C12C1B">
            <w:pPr>
              <w:pStyle w:val="Textkrper-Tabelle"/>
            </w:pPr>
            <w:r w:rsidRPr="0098259C">
              <w:t>Coupling (</w:t>
            </w:r>
            <w:r w:rsidR="00D73B94" w:rsidRPr="0098259C">
              <w:t>in other words</w:t>
            </w:r>
            <w:ins w:id="4558" w:author="Bertsch Christian (CR/AEE3)" w:date="2019-09-06T11:23:00Z">
              <w:r w:rsidR="001848CC">
                <w:t>,</w:t>
              </w:r>
            </w:ins>
            <w:r w:rsidRPr="0098259C">
              <w:t xml:space="preserve"> dynamic </w:t>
            </w:r>
            <w:del w:id="4559" w:author="Bertsch Christian (CR/AEE3)" w:date="2019-09-06T11:23:00Z">
              <w:r w:rsidRPr="0098259C">
                <w:delText>mutualexchange</w:delText>
              </w:r>
            </w:del>
            <w:ins w:id="4560" w:author="Bertsch Christian (CR/AEE3)" w:date="2019-09-06T11:23:00Z">
              <w:r w:rsidRPr="0098259C">
                <w:t>mutual</w:t>
              </w:r>
              <w:r w:rsidR="00280342">
                <w:t xml:space="preserve"> </w:t>
              </w:r>
              <w:r w:rsidRPr="0098259C">
                <w:t>exchange</w:t>
              </w:r>
            </w:ins>
            <w:r w:rsidRPr="0098259C">
              <w:t xml:space="preserv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5641DF8F" w:rsidR="00C12C1B" w:rsidRPr="0098259C" w:rsidRDefault="00C12C1B" w:rsidP="00C12C1B">
            <w:pPr>
              <w:pStyle w:val="Textkrper-Tabelle"/>
            </w:pPr>
            <w:r w:rsidRPr="0098259C">
              <w:t xml:space="preserve">Electronic Control Unit (Microprocessor that is used to control a </w:t>
            </w:r>
            <w:del w:id="4561" w:author="Bertsch Christian (CR/AEE3)" w:date="2019-09-06T11:23:00Z">
              <w:r w:rsidRPr="0098259C">
                <w:delText>sub-system</w:delText>
              </w:r>
            </w:del>
            <w:ins w:id="4562" w:author="Bertsch Christian (CR/AEE3)" w:date="2019-09-06T11:23:00Z">
              <w:r w:rsidRPr="0098259C">
                <w:t>subsystem</w:t>
              </w:r>
            </w:ins>
            <w:r w:rsidRPr="0098259C">
              <w:t xml:space="preserve">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Something that occurs instantaneously at a specific time or when a specific condition occurs. At an event, numerical integration is suspended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382A4F23"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xml:space="preserve">), functional mock-up describes a computer-based representation of the functional </w:t>
            </w:r>
            <w:del w:id="4563" w:author="Bertsch Christian (CR/AEE3)" w:date="2019-09-06T11:23:00Z">
              <w:r w:rsidRPr="0098259C">
                <w:delText>behavio</w:delText>
              </w:r>
              <w:r w:rsidR="00812D11" w:rsidRPr="0098259C">
                <w:delText>u</w:delText>
              </w:r>
              <w:r w:rsidRPr="0098259C">
                <w:delText>r</w:delText>
              </w:r>
            </w:del>
            <w:ins w:id="4564" w:author="Bertsch Christian (CR/AEE3)" w:date="2019-09-06T11:23:00Z">
              <w:r w:rsidRPr="0098259C">
                <w:t>behavior</w:t>
              </w:r>
            </w:ins>
            <w:r w:rsidRPr="0098259C">
              <w:t xml:space="preserve">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0FD5565E"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del w:id="4565" w:author="Bertsch Christian (CR/AEE3)" w:date="2019-09-06T11:23:00Z">
              <w:r w:rsidR="00374F39" w:rsidRPr="0098259C">
                <w:rPr>
                  <w:rFonts w:eastAsia="MS Mincho" w:cs="Arial"/>
                  <w:color w:val="000000"/>
                  <w:szCs w:val="20"/>
                  <w:lang w:eastAsia="ja-JP"/>
                </w:rPr>
                <w:delText>zip</w:delText>
              </w:r>
            </w:del>
            <w:ins w:id="4566" w:author="Bertsch Christian (CR/AEE3)" w:date="2019-09-06T11:23:00Z">
              <w:r w:rsidR="00280342">
                <w:rPr>
                  <w:rFonts w:eastAsia="MS Mincho" w:cs="Arial"/>
                  <w:color w:val="000000"/>
                  <w:szCs w:val="20"/>
                  <w:lang w:eastAsia="ja-JP"/>
                </w:rPr>
                <w:t>ZIP</w:t>
              </w:r>
            </w:ins>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0440B4">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0440B4">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0440B4">
              <w:t>4.3.1</w:t>
            </w:r>
            <w:r w:rsidR="00C443A3" w:rsidRPr="0098259C">
              <w:fldChar w:fldCharType="end"/>
            </w:r>
            <w:r w:rsidR="00C443A3" w:rsidRPr="0098259C">
              <w:t>)</w:t>
            </w:r>
            <w:ins w:id="4567" w:author="Bertsch Christian (CR/AEE3)" w:date="2019-09-28T16:41:00Z">
              <w:r w:rsidR="00BC1630">
                <w:t>.</w:t>
              </w:r>
            </w:ins>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ins w:id="4568" w:author="Bertsch Christian (CR/AEE3)" w:date="2019-09-06T11:23:00Z">
              <w:r w:rsidR="008E08A9">
                <w:t>,</w:t>
              </w:r>
            </w:ins>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ins w:id="4569" w:author="Bertsch Christian (CR/AEE3)" w:date="2019-09-06T11:23:00Z">
              <w:r w:rsidR="008E08A9">
                <w:t>,</w:t>
              </w:r>
            </w:ins>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04D44C66"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0440B4">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r w:rsidRPr="0098259C">
              <w:rPr>
                <w:rFonts w:cs="Arial"/>
              </w:rPr>
              <w:t>Examples are a mass, stiffness, etc.</w:t>
            </w:r>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SimulationX,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often used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ins w:id="4570" w:author="Bertsch Christian (CR/AEE3)" w:date="2019-09-06T11:23:00Z">
              <w:r w:rsidR="00152926">
                <w:t>,</w:t>
              </w:r>
            </w:ins>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taking into account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ins w:id="4571" w:author="Bertsch Christian (CR/AEE3)" w:date="2019-10-03T16:45:00Z">
                      <w:rPr>
                        <w:rFonts w:ascii="Cambria Math" w:hAnsi="Cambria Math"/>
                        <w:i/>
                      </w:rPr>
                    </w:ins>
                  </m:ctrlPr>
                </m:sSubPr>
                <m:e>
                  <m:r>
                    <w:rPr>
                      <w:rFonts w:ascii="Cambria Math" w:hAnsi="Cambria Math"/>
                    </w:rPr>
                    <m:t>t=(t</m:t>
                  </m:r>
                </m:e>
                <m:sub>
                  <m:r>
                    <w:rPr>
                      <w:rFonts w:ascii="Cambria Math" w:hAnsi="Cambria Math"/>
                    </w:rPr>
                    <m:t>R</m:t>
                  </m:r>
                </m:sub>
              </m:sSub>
              <m:r>
                <w:rPr>
                  <w:rFonts w:ascii="Cambria Math" w:hAnsi="Cambria Math"/>
                </w:rPr>
                <m:t>,</m:t>
              </m:r>
              <m:sSub>
                <m:sSubPr>
                  <m:ctrlPr>
                    <w:ins w:id="4572" w:author="Bertsch Christian (CR/AEE3)" w:date="2019-10-03T16:45:00Z">
                      <w:rPr>
                        <w:rFonts w:ascii="Cambria Math" w:hAnsi="Cambria Math"/>
                        <w:i/>
                      </w:rPr>
                    </w:ins>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ins w:id="4573" w:author="Bertsch Christian (CR/AEE3)" w:date="2019-10-03T16:45:00Z">
                      <w:rPr>
                        <w:rFonts w:ascii="Cambria Math" w:hAnsi="Cambria Math"/>
                        <w:i/>
                      </w:rPr>
                    </w:ins>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ins w:id="4574" w:author="Bertsch Christian (CR/AEE3)" w:date="2019-10-03T16:45:00Z">
                      <w:rPr>
                        <w:rFonts w:ascii="Cambria Math" w:hAnsi="Cambria Math"/>
                        <w:i/>
                      </w:rPr>
                    </w:ins>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ins w:id="4575" w:author="Bertsch Christian (CR/AEE3)" w:date="2019-10-03T16:45:00Z">
                      <w:rPr>
                        <w:rFonts w:ascii="Cambria Math" w:hAnsi="Cambria Math"/>
                        <w:i/>
                      </w:rPr>
                    </w:ins>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ins w:id="4576" w:author="Bertsch Christian (CR/AEE3)" w:date="2019-10-03T16:45:00Z">
                      <w:rPr>
                        <w:rFonts w:ascii="Cambria Math" w:hAnsi="Cambria Math"/>
                        <w:i/>
                      </w:rPr>
                    </w:ins>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ins w:id="4577" w:author="Bertsch Christian (CR/AEE3)" w:date="2019-10-03T16:45:00Z">
                      <w:rPr>
                        <w:rFonts w:ascii="Cambria Math" w:hAnsi="Cambria Math"/>
                        <w:i/>
                      </w:rPr>
                    </w:ins>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ins w:id="4578" w:author="Bertsch Christian (CR/AEE3)" w:date="2019-10-03T16:45:00Z">
                      <w:rPr>
                        <w:rFonts w:ascii="Cambria Math" w:hAnsi="Cambria Math"/>
                        <w:i/>
                      </w:rPr>
                    </w:ins>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BodyText"/>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r w:rsidRPr="00752D45">
              <w:rPr>
                <w:rStyle w:val="CODE"/>
              </w:rPr>
              <w:t>valueReference</w:t>
            </w:r>
            <w:r>
              <w:rPr>
                <w:rFonts w:cs="Arial"/>
              </w:rPr>
              <w:t xml:space="preserve"> in element </w:t>
            </w:r>
            <w:r w:rsidRPr="00752D45">
              <w:rPr>
                <w:rStyle w:val="CODE"/>
              </w:rPr>
              <w:t>ScalarVariable</w:t>
            </w:r>
            <w:r w:rsidRPr="00752D45">
              <w:rPr>
                <w:rFonts w:cs="Arial"/>
              </w:rPr>
              <w:t xml:space="preserve">). Element </w:t>
            </w:r>
            <w:r w:rsidRPr="00752D45">
              <w:rPr>
                <w:rStyle w:val="CODE"/>
              </w:rPr>
              <w:t>valueReference</w:t>
            </w:r>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r w:rsidRPr="00752D45">
              <w:rPr>
                <w:rStyle w:val="CODE"/>
              </w:rPr>
              <w:t>valueReference</w:t>
            </w:r>
            <w:r w:rsidRPr="00752D45">
              <w:rPr>
                <w:rFonts w:cs="Arial"/>
              </w:rPr>
              <w:t>, then they have identical values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r w:rsidRPr="0098259C">
              <w:rPr>
                <w:rFonts w:cs="NimbusRomNo9L-Medi"/>
              </w:rPr>
              <w:t>eXtensible Markup Language (</w:t>
            </w:r>
            <w:hyperlink r:id="rId138"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39"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BodyText"/>
      </w:pPr>
    </w:p>
    <w:sectPr w:rsidR="00990EFE" w:rsidRPr="0098259C" w:rsidSect="00433022">
      <w:headerReference w:type="even" r:id="rId140"/>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9CDCEA" w14:textId="77777777" w:rsidR="004F204D" w:rsidRDefault="004F204D">
      <w:r>
        <w:separator/>
      </w:r>
    </w:p>
  </w:endnote>
  <w:endnote w:type="continuationSeparator" w:id="0">
    <w:p w14:paraId="6652CD0F" w14:textId="77777777" w:rsidR="004F204D" w:rsidRDefault="004F20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7FCC3A" w14:textId="77777777" w:rsidR="004F204D" w:rsidRDefault="004F204D">
      <w:r>
        <w:separator/>
      </w:r>
    </w:p>
  </w:footnote>
  <w:footnote w:type="continuationSeparator" w:id="0">
    <w:p w14:paraId="695D3D2E" w14:textId="77777777" w:rsidR="004F204D" w:rsidRDefault="004F204D">
      <w:r>
        <w:continuationSeparator/>
      </w:r>
    </w:p>
  </w:footnote>
  <w:footnote w:id="1">
    <w:p w14:paraId="383712B6" w14:textId="77777777" w:rsidR="00BD2272" w:rsidRPr="00FD5BB5" w:rsidRDefault="00BD2272">
      <w:pPr>
        <w:pStyle w:val="FootnoteText"/>
      </w:pPr>
      <w:r w:rsidRPr="00FD5BB5">
        <w:rPr>
          <w:rStyle w:val="FootnoteReference"/>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BD2272" w:rsidRPr="00900C2B" w:rsidRDefault="00BD2272">
      <w:pPr>
        <w:pStyle w:val="FootnoteText"/>
      </w:pPr>
      <w:r>
        <w:rPr>
          <w:rStyle w:val="FootnoteReference"/>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__declspec(dllexport)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BD2272" w:rsidRPr="002E45B5" w:rsidRDefault="00BD2272" w:rsidP="003F58B3">
      <w:pPr>
        <w:pStyle w:val="FootnoteText"/>
      </w:pPr>
      <w:r w:rsidRPr="002E45B5">
        <w:rPr>
          <w:rStyle w:val="FootnoteReference"/>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7BEF5C12" w14:textId="60915B5D" w:rsidR="00BD2272" w:rsidRPr="003200BB" w:rsidRDefault="00BD2272">
      <w:pPr>
        <w:pStyle w:val="FootnoteText"/>
      </w:pPr>
      <w:r>
        <w:rPr>
          <w:rStyle w:val="FootnoteReference"/>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p>
  </w:footnote>
  <w:footnote w:id="5">
    <w:p w14:paraId="31BF9B53" w14:textId="5A18ABF4" w:rsidR="00BD2272" w:rsidRPr="00BE1273" w:rsidRDefault="00BD2272">
      <w:pPr>
        <w:pStyle w:val="FootnoteText"/>
      </w:pPr>
      <w:r>
        <w:rPr>
          <w:rStyle w:val="FootnoteReference"/>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6">
    <w:p w14:paraId="1ECF5145" w14:textId="436AEDD4" w:rsidR="00BD2272" w:rsidRPr="002E45B5" w:rsidRDefault="00BD2272" w:rsidP="00324B2A">
      <w:pPr>
        <w:pStyle w:val="FootnoteText"/>
      </w:pPr>
      <w:r w:rsidRPr="002E45B5">
        <w:rPr>
          <w:rStyle w:val="FootnoteReference"/>
        </w:rPr>
        <w:footnoteRef/>
      </w:r>
      <w:r w:rsidRPr="002E45B5">
        <w:t xml:space="preserve"> Note</w:t>
      </w:r>
      <w:r>
        <w:t xml:space="preserve"> that</w:t>
      </w:r>
      <w:r w:rsidRPr="002E45B5">
        <w:t xml:space="preserve"> the screenshots of this section have been generated from the schema files with the tool “Altova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7">
    <w:p w14:paraId="40BA5F4C" w14:textId="7832BF32" w:rsidR="00BD2272" w:rsidRPr="003200BB" w:rsidRDefault="00BD2272">
      <w:pPr>
        <w:pStyle w:val="FootnoteText"/>
      </w:pPr>
      <w:r>
        <w:rPr>
          <w:rStyle w:val="FootnoteReference"/>
        </w:rPr>
        <w:footnoteRef/>
      </w:r>
      <w:r>
        <w:t xml:space="preserve"> </w:t>
      </w:r>
      <w:r w:rsidRPr="003200BB">
        <w:t>Note</w:t>
      </w:r>
      <w:r>
        <w:t xml:space="preserve"> that</w:t>
      </w:r>
      <w:r w:rsidRPr="003200BB">
        <w:t xml:space="preserve"> elements </w:t>
      </w:r>
      <w:r w:rsidRPr="002F3E46">
        <w:rPr>
          <w:rStyle w:val="CODE"/>
        </w:rPr>
        <w:t>&lt;ModelVariables&gt;</w:t>
      </w:r>
      <w:r w:rsidRPr="003200BB">
        <w:t xml:space="preserve"> and </w:t>
      </w:r>
      <w:r w:rsidRPr="002F3E46">
        <w:rPr>
          <w:rStyle w:val="CODE"/>
        </w:rPr>
        <w:t>&lt;ModelStructure&gt;</w:t>
      </w:r>
      <w:r w:rsidRPr="003200BB">
        <w:t xml:space="preserve"> are mandatory, whereas </w:t>
      </w:r>
      <w:r w:rsidRPr="002F3E46">
        <w:rPr>
          <w:rStyle w:val="CODE"/>
        </w:rPr>
        <w:t>&lt;UnitDefinitions&gt;</w:t>
      </w:r>
      <w:r w:rsidRPr="003200BB">
        <w:t xml:space="preserve">, </w:t>
      </w:r>
      <w:r w:rsidRPr="002F3E46">
        <w:rPr>
          <w:rStyle w:val="CODE"/>
        </w:rPr>
        <w:t>&lt;TypeDefinitions&gt;</w:t>
      </w:r>
      <w:r w:rsidRPr="003200BB">
        <w:t xml:space="preserve">, </w:t>
      </w:r>
      <w:r w:rsidRPr="002F3E46">
        <w:rPr>
          <w:rStyle w:val="CODE"/>
        </w:rPr>
        <w:t>&lt;LogCategories&gt;</w:t>
      </w:r>
      <w:r w:rsidRPr="003200BB">
        <w:t xml:space="preserve">, </w:t>
      </w:r>
      <w:r w:rsidRPr="002F3E46">
        <w:rPr>
          <w:rStyle w:val="CODE"/>
        </w:rPr>
        <w:t>&lt;DefaultExperiment&gt;</w:t>
      </w:r>
      <w:r w:rsidRPr="003200BB">
        <w:t xml:space="preserve">, </w:t>
      </w:r>
      <w:r w:rsidRPr="002F3E46">
        <w:rPr>
          <w:rStyle w:val="CODE"/>
        </w:rPr>
        <w:t>&lt;VendorAnnotation&gt;</w:t>
      </w:r>
      <w:r w:rsidRPr="003200BB">
        <w:t xml:space="preserve"> are optional. If an optional element is present</w:t>
      </w:r>
      <w:r>
        <w:t>,</w:t>
      </w:r>
      <w:r w:rsidRPr="003200BB">
        <w:t xml:space="preserve"> and defines a list (such as </w:t>
      </w:r>
      <w:r w:rsidRPr="006C77B1">
        <w:rPr>
          <w:rStyle w:val="CODE"/>
        </w:rPr>
        <w:t>&lt;UnitDefinitions&gt;</w:t>
      </w:r>
      <w:r>
        <w:rPr>
          <w:rStyle w:val="CODE"/>
        </w:rPr>
        <w:t>)</w:t>
      </w:r>
      <w:r w:rsidRPr="003200BB">
        <w:t xml:space="preserve">, the list must have at least one element (such as </w:t>
      </w:r>
      <w:r w:rsidRPr="002F3E46">
        <w:rPr>
          <w:rStyle w:val="CODE"/>
        </w:rPr>
        <w:t>&lt;Unit&gt;</w:t>
      </w:r>
      <w:r w:rsidRPr="003200BB">
        <w:t>).</w:t>
      </w:r>
    </w:p>
  </w:footnote>
  <w:footnote w:id="8">
    <w:p w14:paraId="0B65CD00" w14:textId="2494497B" w:rsidR="00BD2272" w:rsidRPr="003200BB" w:rsidRDefault="00BD2272">
      <w:pPr>
        <w:pStyle w:val="FootnoteText"/>
      </w:pPr>
      <w:r>
        <w:rPr>
          <w:rStyle w:val="FootnoteReference"/>
        </w:rPr>
        <w:footnoteRef/>
      </w:r>
      <w:r>
        <w:t xml:space="preserve"> </w:t>
      </w:r>
      <w:r w:rsidRPr="003200BB">
        <w:t xml:space="preserve">If no units are defined, element </w:t>
      </w:r>
      <w:r w:rsidRPr="00594D1D">
        <w:rPr>
          <w:rStyle w:val="CODE"/>
        </w:rPr>
        <w:t>&lt;UnitDefinitions&gt;</w:t>
      </w:r>
      <w:r w:rsidRPr="003200BB">
        <w:t xml:space="preserve"> must not be present. If 1 or more units are defined, this element must be present.</w:t>
      </w:r>
    </w:p>
  </w:footnote>
  <w:footnote w:id="9">
    <w:p w14:paraId="126D990A" w14:textId="77777777" w:rsidR="00BD2272" w:rsidRPr="004865EB" w:rsidRDefault="00BD2272">
      <w:pPr>
        <w:pStyle w:val="FootnoteText"/>
      </w:pPr>
      <w:r>
        <w:rPr>
          <w:rStyle w:val="FootnoteReference"/>
        </w:rPr>
        <w:footnoteRef/>
      </w:r>
      <w:r>
        <w:t xml:space="preserve"> </w:t>
      </w:r>
      <w:r w:rsidRPr="004865EB">
        <w:t>This definition is identical to the syntax of an identifier in Modelica version 3.2.</w:t>
      </w:r>
    </w:p>
  </w:footnote>
  <w:footnote w:id="10">
    <w:p w14:paraId="1194C75D" w14:textId="51BD201B" w:rsidR="00BD2272" w:rsidRPr="00DA68AF" w:rsidRDefault="00BD2272">
      <w:pPr>
        <w:pStyle w:val="FootnoteText"/>
      </w:pPr>
      <w:r>
        <w:rPr>
          <w:rStyle w:val="FootnoteReference"/>
        </w:rPr>
        <w:footnoteRef/>
      </w:r>
      <w:r>
        <w:t xml:space="preserve"> The notation </w:t>
      </w:r>
      <m:oMath>
        <m:sPre>
          <m:sPrePr>
            <m:ctrlPr>
              <w:ins w:id="2206" w:author="Bertsch Christian (CR/AEE3)" w:date="2019-10-03T16:45:00Z">
                <w:rPr>
                  <w:rFonts w:ascii="Cambria Math" w:hAnsi="Cambria Math"/>
                  <w:i/>
                </w:rPr>
              </w:ins>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r w:rsidRPr="00044F2D">
        <w:rPr>
          <w:i/>
        </w:rPr>
        <w:t>Benveniste et.al. 2010</w:t>
      </w:r>
      <w:r>
        <w:t>) is adapted from non-standard analysis to super-dense time, in order to precisely define the value from the previous event iteration.</w:t>
      </w:r>
    </w:p>
  </w:footnote>
  <w:footnote w:id="11">
    <w:p w14:paraId="13B0ED24" w14:textId="5F859EBF" w:rsidR="00BD2272" w:rsidRPr="002E45B5" w:rsidRDefault="00BD2272" w:rsidP="00233C3F">
      <w:pPr>
        <w:pStyle w:val="FootnoteText"/>
      </w:pPr>
      <w:r w:rsidRPr="002E45B5">
        <w:rPr>
          <w:rStyle w:val="FootnoteReference"/>
        </w:rPr>
        <w:footnoteRef/>
      </w:r>
      <w:r>
        <w:t xml:space="preserve"> T</w:t>
      </w:r>
      <w:r w:rsidRPr="002E45B5">
        <w:t xml:space="preserve">his definition is slightly different </w:t>
      </w:r>
      <w:r>
        <w:t>from</w:t>
      </w:r>
      <w:r w:rsidRPr="002E45B5">
        <w:t xml:space="preserve"> the standard definition of state events: “</w:t>
      </w:r>
      <w:r w:rsidRPr="002E45B5">
        <w:rPr>
          <w:i/>
        </w:rPr>
        <w:t>z</w:t>
      </w:r>
      <w:r w:rsidRPr="002E45B5">
        <w:rPr>
          <w:i/>
          <w:vertAlign w:val="subscript"/>
        </w:rPr>
        <w:t>j</w:t>
      </w:r>
      <w:r w:rsidRPr="002E45B5">
        <w:t>(</w:t>
      </w:r>
      <w:r w:rsidRPr="002E45B5">
        <w:rPr>
          <w:i/>
        </w:rPr>
        <w:t>t</w:t>
      </w:r>
      <w:r>
        <w:t>)</w:t>
      </w:r>
      <w:r>
        <w:rPr>
          <w:rFonts w:cs="Arial"/>
        </w:rPr>
        <w:t>·</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0433" w14:textId="2D38AC38" w:rsidR="00BD2272" w:rsidRPr="008C464A" w:rsidRDefault="00BD2272" w:rsidP="00433022">
    <w:pPr>
      <w:pStyle w:val="Headertext"/>
      <w:tabs>
        <w:tab w:val="left" w:pos="5400"/>
      </w:tabs>
      <w:spacing w:before="0"/>
      <w:jc w:val="right"/>
      <w:rPr>
        <w:color w:val="000000" w:themeColor="text1"/>
      </w:rPr>
    </w:pPr>
    <w:ins w:id="5" w:author="Bertsch Christian (CR/AEE3)" w:date="2019-10-02T11:24:00Z">
      <w:r w:rsidRPr="00044749">
        <w:rPr>
          <w:noProof/>
          <w:lang w:eastAsia="en-US"/>
        </w:rPr>
        <w:drawing>
          <wp:anchor distT="0" distB="0" distL="114300" distR="114300" simplePos="0" relativeHeight="251659264" behindDoc="0" locked="0" layoutInCell="1" allowOverlap="1" wp14:anchorId="7233B0F7" wp14:editId="5C278346">
            <wp:simplePos x="0" y="0"/>
            <wp:positionH relativeFrom="column">
              <wp:posOffset>-16510</wp:posOffset>
            </wp:positionH>
            <wp:positionV relativeFrom="paragraph">
              <wp:posOffset>-6984</wp:posOffset>
            </wp:positionV>
            <wp:extent cx="1133475" cy="398498"/>
            <wp:effectExtent l="0" t="0" r="0" b="1905"/>
            <wp:wrapNone/>
            <wp:docPr id="133" name="Picture 133" descr="C:\Users\cbt2si\AppData\Local\Microsoft\Windows\INetCache\Content.Outlook\AZD9RRYF\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8796" cy="400369"/>
                    </a:xfrm>
                    <a:prstGeom prst="rect">
                      <a:avLst/>
                    </a:prstGeom>
                    <a:noFill/>
                    <a:ln>
                      <a:noFill/>
                    </a:ln>
                  </pic:spPr>
                </pic:pic>
              </a:graphicData>
            </a:graphic>
            <wp14:sizeRelH relativeFrom="page">
              <wp14:pctWidth>0</wp14:pctWidth>
            </wp14:sizeRelH>
            <wp14:sizeRelV relativeFrom="page">
              <wp14:pctHeight>0</wp14:pctHeight>
            </wp14:sizeRelV>
          </wp:anchor>
        </w:drawing>
      </w:r>
    </w:ins>
    <w:r>
      <w:tab/>
    </w:r>
    <w:r w:rsidRPr="008C464A">
      <w:rPr>
        <w:color w:val="000000" w:themeColor="text1"/>
      </w:rPr>
      <w:t>Functional M</w:t>
    </w:r>
    <w:r>
      <w:rPr>
        <w:color w:val="000000" w:themeColor="text1"/>
      </w:rPr>
      <w:t xml:space="preserve">ock-up Interface 2.0.1 </w:t>
    </w:r>
  </w:p>
  <w:p w14:paraId="4812F36A" w14:textId="4BA03949" w:rsidR="00BD2272" w:rsidRPr="008C464A" w:rsidRDefault="00BD2272" w:rsidP="00433022">
    <w:pPr>
      <w:pStyle w:val="Headertext"/>
      <w:tabs>
        <w:tab w:val="left" w:pos="5400"/>
      </w:tabs>
      <w:spacing w:before="0"/>
      <w:jc w:val="right"/>
      <w:rPr>
        <w:color w:val="000000" w:themeColor="text1"/>
        <w:szCs w:val="18"/>
      </w:rPr>
    </w:pPr>
    <w:r w:rsidRPr="008C464A">
      <w:rPr>
        <w:b/>
        <w:color w:val="000000" w:themeColor="text1"/>
      </w:rPr>
      <w:tab/>
    </w:r>
    <w:ins w:id="6" w:author="Bertsch Christian (CR/AEE3)" w:date="2019-09-25T08:03:00Z">
      <w:r>
        <w:rPr>
          <w:color w:val="000000" w:themeColor="text1"/>
        </w:rPr>
        <w:t>Oct 2</w:t>
      </w:r>
    </w:ins>
    <w:del w:id="7" w:author="Bertsch Christian (CR/AEE3)" w:date="2019-09-25T08:03:00Z">
      <w:r w:rsidDel="00FD58BF">
        <w:rPr>
          <w:color w:val="000000" w:themeColor="text1"/>
        </w:rPr>
        <w:delText>July 12</w:delText>
      </w:r>
    </w:del>
    <w:ins w:id="8" w:author="Bertsch Christian (CR/AEE3)" w:date="2019-09-25T08:03:00Z">
      <w:r w:rsidRPr="00FD58BF">
        <w:rPr>
          <w:color w:val="000000" w:themeColor="text1"/>
          <w:vertAlign w:val="superscript"/>
          <w:rPrChange w:id="9" w:author="Bertsch Christian (CR/AEE3)" w:date="2019-09-25T08:03:00Z">
            <w:rPr>
              <w:color w:val="000000" w:themeColor="text1"/>
            </w:rPr>
          </w:rPrChange>
        </w:rPr>
        <w:t>nd</w:t>
      </w:r>
      <w:r>
        <w:rPr>
          <w:color w:val="000000" w:themeColor="text1"/>
        </w:rPr>
        <w:t xml:space="preserve"> </w:t>
      </w:r>
    </w:ins>
    <w:del w:id="10" w:author="Bertsch Christian (CR/AEE3)" w:date="2019-09-25T08:03:00Z">
      <w:r w:rsidDel="00FD58BF">
        <w:rPr>
          <w:color w:val="000000" w:themeColor="text1"/>
        </w:rPr>
        <w:delText xml:space="preserve">, </w:delText>
      </w:r>
    </w:del>
    <w:r>
      <w:rPr>
        <w:color w:val="000000" w:themeColor="text1"/>
      </w:rPr>
      <w:t>2019</w:t>
    </w:r>
  </w:p>
  <w:p w14:paraId="1A111003" w14:textId="2DAC94C4" w:rsidR="00BD2272" w:rsidRPr="008C464A" w:rsidRDefault="00BD2272"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25180A">
      <w:rPr>
        <w:noProof/>
        <w:color w:val="000000" w:themeColor="text1"/>
      </w:rPr>
      <w:t>143</w:t>
    </w:r>
    <w:r w:rsidRPr="008C464A">
      <w:rPr>
        <w:color w:val="000000" w:themeColor="text1"/>
      </w:rPr>
      <w:fldChar w:fldCharType="end"/>
    </w:r>
    <w:r w:rsidRPr="008C464A">
      <w:rPr>
        <w:color w:val="000000" w:themeColor="text1"/>
      </w:rPr>
      <w:t xml:space="preserve"> of </w:t>
    </w:r>
    <w:r w:rsidRPr="008C464A">
      <w:rPr>
        <w:rStyle w:val="PageNumber"/>
        <w:rFonts w:cs="Times New Roman"/>
        <w:color w:val="000000" w:themeColor="text1"/>
        <w:spacing w:val="0"/>
        <w:szCs w:val="18"/>
      </w:rPr>
      <w:fldChar w:fldCharType="begin"/>
    </w:r>
    <w:r w:rsidRPr="008C464A">
      <w:rPr>
        <w:rStyle w:val="PageNumber"/>
        <w:rFonts w:cs="Times New Roman"/>
        <w:color w:val="000000" w:themeColor="text1"/>
        <w:spacing w:val="0"/>
        <w:szCs w:val="18"/>
      </w:rPr>
      <w:instrText xml:space="preserve"> NUMPAGES </w:instrText>
    </w:r>
    <w:r w:rsidRPr="008C464A">
      <w:rPr>
        <w:rStyle w:val="PageNumber"/>
        <w:rFonts w:cs="Times New Roman"/>
        <w:color w:val="000000" w:themeColor="text1"/>
        <w:spacing w:val="0"/>
        <w:szCs w:val="18"/>
      </w:rPr>
      <w:fldChar w:fldCharType="separate"/>
    </w:r>
    <w:r w:rsidR="0025180A">
      <w:rPr>
        <w:rStyle w:val="PageNumber"/>
        <w:rFonts w:cs="Times New Roman"/>
        <w:noProof/>
        <w:color w:val="000000" w:themeColor="text1"/>
        <w:spacing w:val="0"/>
        <w:szCs w:val="18"/>
      </w:rPr>
      <w:t>147</w:t>
    </w:r>
    <w:r w:rsidRPr="008C464A">
      <w:rPr>
        <w:rStyle w:val="PageNumber"/>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BCA46" w14:textId="77777777" w:rsidR="00BD2272" w:rsidRDefault="00BD2272">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F06B9" w14:textId="77777777" w:rsidR="00BD2272" w:rsidRDefault="00BD227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FBCC94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Numb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8"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29"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0"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1"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2"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4"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6"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8"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A95782"/>
    <w:multiLevelType w:val="multilevel"/>
    <w:tmpl w:val="E29C2AC0"/>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947"/>
        </w:tabs>
        <w:ind w:left="947"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0"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2"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3"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4"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5"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7" w15:restartNumberingAfterBreak="0">
    <w:nsid w:val="54E05672"/>
    <w:multiLevelType w:val="multilevel"/>
    <w:tmpl w:val="26888558"/>
    <w:lvl w:ilvl="0">
      <w:start w:val="1"/>
      <w:numFmt w:val="decimal"/>
      <w:pStyle w:val="Heading1"/>
      <w:lvlText w:val="%1."/>
      <w:lvlJc w:val="left"/>
      <w:pPr>
        <w:tabs>
          <w:tab w:val="num" w:pos="397"/>
        </w:tabs>
        <w:ind w:left="397" w:hanging="39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4864"/>
        </w:tabs>
        <w:ind w:left="4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8"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2"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3"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4"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5"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6"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7"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8"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9"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0"/>
      <w:lvlText w:val="o"/>
      <w:lvlJc w:val="left"/>
      <w:pPr>
        <w:ind w:left="1440" w:hanging="360"/>
      </w:pPr>
      <w:rPr>
        <w:rFonts w:ascii="Courier New" w:hAnsi="Courier New" w:cs="Courier New" w:hint="default"/>
      </w:rPr>
    </w:lvl>
    <w:lvl w:ilvl="2" w:tplc="0407001B" w:tentative="1">
      <w:start w:val="1"/>
      <w:numFmt w:val="bullet"/>
      <w:pStyle w:val="heading20"/>
      <w:lvlText w:val=""/>
      <w:lvlJc w:val="left"/>
      <w:pPr>
        <w:ind w:left="2160" w:hanging="360"/>
      </w:pPr>
      <w:rPr>
        <w:rFonts w:ascii="Wingdings" w:hAnsi="Wingdings" w:hint="default"/>
      </w:rPr>
    </w:lvl>
    <w:lvl w:ilvl="3" w:tplc="0407000F" w:tentative="1">
      <w:start w:val="1"/>
      <w:numFmt w:val="bullet"/>
      <w:pStyle w:val="heading30"/>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0"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1"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2"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4"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5"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6"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7"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8"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9"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0"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1"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abstractNumId w:val="47"/>
  </w:num>
  <w:num w:numId="2">
    <w:abstractNumId w:val="51"/>
  </w:num>
  <w:num w:numId="3">
    <w:abstractNumId w:val="48"/>
  </w:num>
  <w:num w:numId="4">
    <w:abstractNumId w:val="45"/>
  </w:num>
  <w:num w:numId="5">
    <w:abstractNumId w:val="49"/>
  </w:num>
  <w:num w:numId="6">
    <w:abstractNumId w:val="59"/>
  </w:num>
  <w:num w:numId="7">
    <w:abstractNumId w:val="33"/>
  </w:num>
  <w:num w:numId="8">
    <w:abstractNumId w:val="58"/>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39"/>
  </w:num>
  <w:num w:numId="19">
    <w:abstractNumId w:val="38"/>
  </w:num>
  <w:num w:numId="20">
    <w:abstractNumId w:val="50"/>
  </w:num>
  <w:num w:numId="21">
    <w:abstractNumId w:val="53"/>
  </w:num>
  <w:num w:numId="22">
    <w:abstractNumId w:val="35"/>
  </w:num>
  <w:num w:numId="23">
    <w:abstractNumId w:val="27"/>
  </w:num>
  <w:num w:numId="24">
    <w:abstractNumId w:val="37"/>
  </w:num>
  <w:num w:numId="25">
    <w:abstractNumId w:val="62"/>
  </w:num>
  <w:num w:numId="26">
    <w:abstractNumId w:val="69"/>
  </w:num>
  <w:num w:numId="27">
    <w:abstractNumId w:val="52"/>
  </w:num>
  <w:num w:numId="28">
    <w:abstractNumId w:val="57"/>
  </w:num>
  <w:num w:numId="29">
    <w:abstractNumId w:val="9"/>
  </w:num>
  <w:num w:numId="30">
    <w:abstractNumId w:val="68"/>
  </w:num>
  <w:num w:numId="31">
    <w:abstractNumId w:val="10"/>
  </w:num>
  <w:num w:numId="32">
    <w:abstractNumId w:val="64"/>
  </w:num>
  <w:num w:numId="33">
    <w:abstractNumId w:val="66"/>
  </w:num>
  <w:num w:numId="34">
    <w:abstractNumId w:val="30"/>
  </w:num>
  <w:num w:numId="35">
    <w:abstractNumId w:val="61"/>
  </w:num>
  <w:num w:numId="36">
    <w:abstractNumId w:val="46"/>
  </w:num>
  <w:num w:numId="37">
    <w:abstractNumId w:val="15"/>
  </w:num>
  <w:num w:numId="38">
    <w:abstractNumId w:val="11"/>
  </w:num>
  <w:num w:numId="39">
    <w:abstractNumId w:val="44"/>
  </w:num>
  <w:num w:numId="40">
    <w:abstractNumId w:val="60"/>
  </w:num>
  <w:num w:numId="41">
    <w:abstractNumId w:val="13"/>
  </w:num>
  <w:num w:numId="42">
    <w:abstractNumId w:val="14"/>
  </w:num>
  <w:num w:numId="43">
    <w:abstractNumId w:val="70"/>
  </w:num>
  <w:num w:numId="44">
    <w:abstractNumId w:val="42"/>
  </w:num>
  <w:num w:numId="45">
    <w:abstractNumId w:val="28"/>
  </w:num>
  <w:num w:numId="46">
    <w:abstractNumId w:val="65"/>
  </w:num>
  <w:num w:numId="47">
    <w:abstractNumId w:val="71"/>
  </w:num>
  <w:num w:numId="48">
    <w:abstractNumId w:val="34"/>
  </w:num>
  <w:num w:numId="49">
    <w:abstractNumId w:val="32"/>
  </w:num>
  <w:num w:numId="50">
    <w:abstractNumId w:val="21"/>
  </w:num>
  <w:num w:numId="51">
    <w:abstractNumId w:val="55"/>
  </w:num>
  <w:num w:numId="52">
    <w:abstractNumId w:val="16"/>
  </w:num>
  <w:num w:numId="53">
    <w:abstractNumId w:val="26"/>
  </w:num>
  <w:num w:numId="54">
    <w:abstractNumId w:val="22"/>
  </w:num>
  <w:num w:numId="55">
    <w:abstractNumId w:val="18"/>
  </w:num>
  <w:num w:numId="56">
    <w:abstractNumId w:val="56"/>
  </w:num>
  <w:num w:numId="57">
    <w:abstractNumId w:val="25"/>
  </w:num>
  <w:num w:numId="58">
    <w:abstractNumId w:val="19"/>
  </w:num>
  <w:num w:numId="59">
    <w:abstractNumId w:val="12"/>
  </w:num>
  <w:num w:numId="60">
    <w:abstractNumId w:val="63"/>
  </w:num>
  <w:num w:numId="61">
    <w:abstractNumId w:val="54"/>
  </w:num>
  <w:num w:numId="62">
    <w:abstractNumId w:val="41"/>
  </w:num>
  <w:num w:numId="63">
    <w:abstractNumId w:val="23"/>
  </w:num>
  <w:num w:numId="64">
    <w:abstractNumId w:val="24"/>
  </w:num>
  <w:num w:numId="65">
    <w:abstractNumId w:val="31"/>
  </w:num>
  <w:num w:numId="66">
    <w:abstractNumId w:val="40"/>
  </w:num>
  <w:num w:numId="67">
    <w:abstractNumId w:val="67"/>
  </w:num>
  <w:num w:numId="68">
    <w:abstractNumId w:val="20"/>
  </w:num>
  <w:num w:numId="69">
    <w:abstractNumId w:val="36"/>
  </w:num>
  <w:num w:numId="70">
    <w:abstractNumId w:val="17"/>
  </w:num>
  <w:num w:numId="71">
    <w:abstractNumId w:val="43"/>
  </w:num>
  <w:num w:numId="72">
    <w:abstractNumId w:val="29"/>
  </w:num>
  <w:num w:numId="7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rtsch Christian (CR/AEE3)">
    <w15:presenceInfo w15:providerId="None" w15:userId="Bertsch Christian (CR/AE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1"/>
  <w:activeWritingStyle w:appName="MSWord" w:lang="fr-FR"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n-US" w:vendorID="64" w:dllVersion="131078" w:nlCheck="1" w:checkStyle="1"/>
  <w:activeWritingStyle w:appName="MSWord" w:lang="de-DE" w:vendorID="64" w:dllVersion="131078" w:nlCheck="1" w:checkStyle="0"/>
  <w:activeWritingStyle w:appName="MSWord" w:lang="fr-FR" w:vendorID="64" w:dllVersion="131078" w:nlCheck="1" w:checkStyle="0"/>
  <w:activeWritingStyle w:appName="MSWord" w:lang="es-ES" w:vendorID="64" w:dllVersion="131078"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savePreviewPicture/>
  <w:hdrShapeDefaults>
    <o:shapedefaults v:ext="edit" spidmax="2049">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78F"/>
    <w:rsid w:val="0000007F"/>
    <w:rsid w:val="000008E7"/>
    <w:rsid w:val="0000103D"/>
    <w:rsid w:val="00001D11"/>
    <w:rsid w:val="00001E19"/>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6818"/>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2DF6"/>
    <w:rsid w:val="00033117"/>
    <w:rsid w:val="000334E7"/>
    <w:rsid w:val="00034265"/>
    <w:rsid w:val="000342A1"/>
    <w:rsid w:val="00035CF5"/>
    <w:rsid w:val="00040452"/>
    <w:rsid w:val="000404A9"/>
    <w:rsid w:val="000406AB"/>
    <w:rsid w:val="00040963"/>
    <w:rsid w:val="00040A5C"/>
    <w:rsid w:val="00040D42"/>
    <w:rsid w:val="0004121F"/>
    <w:rsid w:val="00042CE4"/>
    <w:rsid w:val="000440B4"/>
    <w:rsid w:val="0004467B"/>
    <w:rsid w:val="00044749"/>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943"/>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C95"/>
    <w:rsid w:val="000D39B0"/>
    <w:rsid w:val="000D4ED9"/>
    <w:rsid w:val="000D5F39"/>
    <w:rsid w:val="000D60A6"/>
    <w:rsid w:val="000D6126"/>
    <w:rsid w:val="000D6DF0"/>
    <w:rsid w:val="000D70AA"/>
    <w:rsid w:val="000D77B6"/>
    <w:rsid w:val="000E01E6"/>
    <w:rsid w:val="000E04B5"/>
    <w:rsid w:val="000E05F3"/>
    <w:rsid w:val="000E0ED2"/>
    <w:rsid w:val="000E16EB"/>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F85"/>
    <w:rsid w:val="001322CB"/>
    <w:rsid w:val="00132A60"/>
    <w:rsid w:val="00132D52"/>
    <w:rsid w:val="0013300A"/>
    <w:rsid w:val="00133CD9"/>
    <w:rsid w:val="001341C2"/>
    <w:rsid w:val="001359D8"/>
    <w:rsid w:val="0013626B"/>
    <w:rsid w:val="0013669E"/>
    <w:rsid w:val="001366D8"/>
    <w:rsid w:val="00136FCD"/>
    <w:rsid w:val="00137921"/>
    <w:rsid w:val="00140C25"/>
    <w:rsid w:val="001410C4"/>
    <w:rsid w:val="00141C21"/>
    <w:rsid w:val="00141F38"/>
    <w:rsid w:val="00142152"/>
    <w:rsid w:val="00142602"/>
    <w:rsid w:val="00142D5C"/>
    <w:rsid w:val="00142F4A"/>
    <w:rsid w:val="00144197"/>
    <w:rsid w:val="00145D8F"/>
    <w:rsid w:val="00145EEA"/>
    <w:rsid w:val="0014606C"/>
    <w:rsid w:val="001469A4"/>
    <w:rsid w:val="0014747D"/>
    <w:rsid w:val="001477C4"/>
    <w:rsid w:val="00150638"/>
    <w:rsid w:val="00152926"/>
    <w:rsid w:val="00153810"/>
    <w:rsid w:val="00153BE7"/>
    <w:rsid w:val="001544AB"/>
    <w:rsid w:val="00154908"/>
    <w:rsid w:val="0015495D"/>
    <w:rsid w:val="00155392"/>
    <w:rsid w:val="00155B22"/>
    <w:rsid w:val="00156C0B"/>
    <w:rsid w:val="001570C3"/>
    <w:rsid w:val="00157C09"/>
    <w:rsid w:val="00157D92"/>
    <w:rsid w:val="00160844"/>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E1B"/>
    <w:rsid w:val="001714A9"/>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D18"/>
    <w:rsid w:val="001B25E2"/>
    <w:rsid w:val="001B2BD4"/>
    <w:rsid w:val="001B2E5F"/>
    <w:rsid w:val="001B389C"/>
    <w:rsid w:val="001B4217"/>
    <w:rsid w:val="001B48BC"/>
    <w:rsid w:val="001B4FF7"/>
    <w:rsid w:val="001B5298"/>
    <w:rsid w:val="001B5F5C"/>
    <w:rsid w:val="001C16B8"/>
    <w:rsid w:val="001C28B8"/>
    <w:rsid w:val="001C398C"/>
    <w:rsid w:val="001C436E"/>
    <w:rsid w:val="001C49D8"/>
    <w:rsid w:val="001C4F9F"/>
    <w:rsid w:val="001C53BD"/>
    <w:rsid w:val="001C544A"/>
    <w:rsid w:val="001C70E7"/>
    <w:rsid w:val="001D0220"/>
    <w:rsid w:val="001D1F22"/>
    <w:rsid w:val="001D30BC"/>
    <w:rsid w:val="001D3504"/>
    <w:rsid w:val="001D3FB8"/>
    <w:rsid w:val="001D5B58"/>
    <w:rsid w:val="001D5DEF"/>
    <w:rsid w:val="001D6859"/>
    <w:rsid w:val="001D6CCC"/>
    <w:rsid w:val="001D709E"/>
    <w:rsid w:val="001D7275"/>
    <w:rsid w:val="001D7C59"/>
    <w:rsid w:val="001E0989"/>
    <w:rsid w:val="001E10E3"/>
    <w:rsid w:val="001E1485"/>
    <w:rsid w:val="001E3F57"/>
    <w:rsid w:val="001E48E4"/>
    <w:rsid w:val="001E4A7B"/>
    <w:rsid w:val="001E552E"/>
    <w:rsid w:val="001E67EB"/>
    <w:rsid w:val="001E6B8A"/>
    <w:rsid w:val="001E72E6"/>
    <w:rsid w:val="001E7849"/>
    <w:rsid w:val="001E7DF9"/>
    <w:rsid w:val="001F035A"/>
    <w:rsid w:val="001F0CF5"/>
    <w:rsid w:val="001F14D8"/>
    <w:rsid w:val="001F176C"/>
    <w:rsid w:val="001F1FA6"/>
    <w:rsid w:val="001F2CC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C29"/>
    <w:rsid w:val="00221157"/>
    <w:rsid w:val="00221488"/>
    <w:rsid w:val="00221E8A"/>
    <w:rsid w:val="00221EEB"/>
    <w:rsid w:val="00222B35"/>
    <w:rsid w:val="00222D6C"/>
    <w:rsid w:val="00222FDF"/>
    <w:rsid w:val="00223157"/>
    <w:rsid w:val="00224526"/>
    <w:rsid w:val="00225675"/>
    <w:rsid w:val="00225F2B"/>
    <w:rsid w:val="0022690C"/>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80A"/>
    <w:rsid w:val="00251D6A"/>
    <w:rsid w:val="00252E95"/>
    <w:rsid w:val="0025394C"/>
    <w:rsid w:val="00253F18"/>
    <w:rsid w:val="00254183"/>
    <w:rsid w:val="00254898"/>
    <w:rsid w:val="00254B0B"/>
    <w:rsid w:val="0025530B"/>
    <w:rsid w:val="002556D5"/>
    <w:rsid w:val="0025573E"/>
    <w:rsid w:val="00255F51"/>
    <w:rsid w:val="00256050"/>
    <w:rsid w:val="002567B2"/>
    <w:rsid w:val="00257E67"/>
    <w:rsid w:val="00261237"/>
    <w:rsid w:val="00262057"/>
    <w:rsid w:val="002627DF"/>
    <w:rsid w:val="002631AE"/>
    <w:rsid w:val="00266514"/>
    <w:rsid w:val="00266E8F"/>
    <w:rsid w:val="00271703"/>
    <w:rsid w:val="0027188B"/>
    <w:rsid w:val="00272754"/>
    <w:rsid w:val="002727B8"/>
    <w:rsid w:val="0027286E"/>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510F"/>
    <w:rsid w:val="002856D6"/>
    <w:rsid w:val="00285F16"/>
    <w:rsid w:val="00286043"/>
    <w:rsid w:val="002862E5"/>
    <w:rsid w:val="00286B87"/>
    <w:rsid w:val="00286C9B"/>
    <w:rsid w:val="00286E41"/>
    <w:rsid w:val="002876BE"/>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728"/>
    <w:rsid w:val="002D55AA"/>
    <w:rsid w:val="002D55CD"/>
    <w:rsid w:val="002D790A"/>
    <w:rsid w:val="002E0485"/>
    <w:rsid w:val="002E2E73"/>
    <w:rsid w:val="002E3415"/>
    <w:rsid w:val="002E45B5"/>
    <w:rsid w:val="002E4A77"/>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814"/>
    <w:rsid w:val="00314EFE"/>
    <w:rsid w:val="0031570D"/>
    <w:rsid w:val="00316824"/>
    <w:rsid w:val="00316865"/>
    <w:rsid w:val="00316BE4"/>
    <w:rsid w:val="003173FC"/>
    <w:rsid w:val="003200BB"/>
    <w:rsid w:val="00320633"/>
    <w:rsid w:val="00320D82"/>
    <w:rsid w:val="00321712"/>
    <w:rsid w:val="00321B85"/>
    <w:rsid w:val="003224C3"/>
    <w:rsid w:val="00323165"/>
    <w:rsid w:val="0032422A"/>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5DDC"/>
    <w:rsid w:val="00386D0F"/>
    <w:rsid w:val="00386E25"/>
    <w:rsid w:val="0038726F"/>
    <w:rsid w:val="00390234"/>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5BA"/>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4CE"/>
    <w:rsid w:val="00450662"/>
    <w:rsid w:val="004514CF"/>
    <w:rsid w:val="00451916"/>
    <w:rsid w:val="00451AE3"/>
    <w:rsid w:val="0045220E"/>
    <w:rsid w:val="004528F0"/>
    <w:rsid w:val="00453781"/>
    <w:rsid w:val="00454313"/>
    <w:rsid w:val="00454665"/>
    <w:rsid w:val="00454A2A"/>
    <w:rsid w:val="00454F11"/>
    <w:rsid w:val="00455BF9"/>
    <w:rsid w:val="00460616"/>
    <w:rsid w:val="00460A21"/>
    <w:rsid w:val="00460D16"/>
    <w:rsid w:val="00461FAB"/>
    <w:rsid w:val="00462FD1"/>
    <w:rsid w:val="004633B7"/>
    <w:rsid w:val="0046389B"/>
    <w:rsid w:val="00463CDE"/>
    <w:rsid w:val="0046454A"/>
    <w:rsid w:val="00466351"/>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3F9"/>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5898"/>
    <w:rsid w:val="004B6BCE"/>
    <w:rsid w:val="004B6DAD"/>
    <w:rsid w:val="004B72B9"/>
    <w:rsid w:val="004B7790"/>
    <w:rsid w:val="004B7C3B"/>
    <w:rsid w:val="004B7D6A"/>
    <w:rsid w:val="004B7D78"/>
    <w:rsid w:val="004C07BA"/>
    <w:rsid w:val="004C22B1"/>
    <w:rsid w:val="004C2646"/>
    <w:rsid w:val="004C2FAA"/>
    <w:rsid w:val="004C3859"/>
    <w:rsid w:val="004C3E2A"/>
    <w:rsid w:val="004C7B41"/>
    <w:rsid w:val="004D0977"/>
    <w:rsid w:val="004D1570"/>
    <w:rsid w:val="004D16BB"/>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04F3"/>
    <w:rsid w:val="004F1F02"/>
    <w:rsid w:val="004F204D"/>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070"/>
    <w:rsid w:val="00506636"/>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20A5E"/>
    <w:rsid w:val="00520CE8"/>
    <w:rsid w:val="00521F2D"/>
    <w:rsid w:val="0052239B"/>
    <w:rsid w:val="0052333C"/>
    <w:rsid w:val="00523AB9"/>
    <w:rsid w:val="005262FE"/>
    <w:rsid w:val="00526855"/>
    <w:rsid w:val="005269D1"/>
    <w:rsid w:val="00526C2A"/>
    <w:rsid w:val="00526E85"/>
    <w:rsid w:val="005273F1"/>
    <w:rsid w:val="0053248D"/>
    <w:rsid w:val="00534423"/>
    <w:rsid w:val="0053478F"/>
    <w:rsid w:val="005348C3"/>
    <w:rsid w:val="00534E42"/>
    <w:rsid w:val="005354FF"/>
    <w:rsid w:val="00536F9E"/>
    <w:rsid w:val="005371B4"/>
    <w:rsid w:val="00537786"/>
    <w:rsid w:val="00537867"/>
    <w:rsid w:val="00537A04"/>
    <w:rsid w:val="00537C30"/>
    <w:rsid w:val="005407A8"/>
    <w:rsid w:val="0054083F"/>
    <w:rsid w:val="00541574"/>
    <w:rsid w:val="005426E4"/>
    <w:rsid w:val="00542C2C"/>
    <w:rsid w:val="0054387F"/>
    <w:rsid w:val="00544351"/>
    <w:rsid w:val="005447DE"/>
    <w:rsid w:val="00545BDB"/>
    <w:rsid w:val="00546500"/>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9F"/>
    <w:rsid w:val="005821AA"/>
    <w:rsid w:val="0058282F"/>
    <w:rsid w:val="00583D91"/>
    <w:rsid w:val="0058500C"/>
    <w:rsid w:val="0058525D"/>
    <w:rsid w:val="005853CD"/>
    <w:rsid w:val="0058564A"/>
    <w:rsid w:val="005867BF"/>
    <w:rsid w:val="00590D5C"/>
    <w:rsid w:val="00590F00"/>
    <w:rsid w:val="005911C1"/>
    <w:rsid w:val="00591A14"/>
    <w:rsid w:val="00591F52"/>
    <w:rsid w:val="00592436"/>
    <w:rsid w:val="0059243D"/>
    <w:rsid w:val="005929CF"/>
    <w:rsid w:val="00593646"/>
    <w:rsid w:val="00593839"/>
    <w:rsid w:val="00593EB0"/>
    <w:rsid w:val="00593ECD"/>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656"/>
    <w:rsid w:val="005C7807"/>
    <w:rsid w:val="005D09CC"/>
    <w:rsid w:val="005D0DA3"/>
    <w:rsid w:val="005D1215"/>
    <w:rsid w:val="005D13FA"/>
    <w:rsid w:val="005D150C"/>
    <w:rsid w:val="005D1624"/>
    <w:rsid w:val="005D2074"/>
    <w:rsid w:val="005D21EB"/>
    <w:rsid w:val="005D2791"/>
    <w:rsid w:val="005D3062"/>
    <w:rsid w:val="005D4D39"/>
    <w:rsid w:val="005D5AF5"/>
    <w:rsid w:val="005D5E8B"/>
    <w:rsid w:val="005D6A25"/>
    <w:rsid w:val="005D78E8"/>
    <w:rsid w:val="005E06DF"/>
    <w:rsid w:val="005E07F2"/>
    <w:rsid w:val="005E0B0C"/>
    <w:rsid w:val="005E26FE"/>
    <w:rsid w:val="005E3757"/>
    <w:rsid w:val="005E387F"/>
    <w:rsid w:val="005E69DF"/>
    <w:rsid w:val="005E6B68"/>
    <w:rsid w:val="005E6FF1"/>
    <w:rsid w:val="005F0457"/>
    <w:rsid w:val="005F0FE3"/>
    <w:rsid w:val="005F1513"/>
    <w:rsid w:val="005F19FB"/>
    <w:rsid w:val="005F21F5"/>
    <w:rsid w:val="005F244A"/>
    <w:rsid w:val="005F2F0A"/>
    <w:rsid w:val="005F37FF"/>
    <w:rsid w:val="005F4FBA"/>
    <w:rsid w:val="005F5306"/>
    <w:rsid w:val="005F5792"/>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E56"/>
    <w:rsid w:val="00636955"/>
    <w:rsid w:val="00640510"/>
    <w:rsid w:val="006405D8"/>
    <w:rsid w:val="00640B6A"/>
    <w:rsid w:val="00640D80"/>
    <w:rsid w:val="00643265"/>
    <w:rsid w:val="00643690"/>
    <w:rsid w:val="00643A4C"/>
    <w:rsid w:val="00645AFD"/>
    <w:rsid w:val="00645B98"/>
    <w:rsid w:val="006475AD"/>
    <w:rsid w:val="00647A00"/>
    <w:rsid w:val="00647CF4"/>
    <w:rsid w:val="006500F3"/>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706A"/>
    <w:rsid w:val="006777C6"/>
    <w:rsid w:val="0067788C"/>
    <w:rsid w:val="00680345"/>
    <w:rsid w:val="00680409"/>
    <w:rsid w:val="00680939"/>
    <w:rsid w:val="00680A9E"/>
    <w:rsid w:val="00680BCD"/>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314"/>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44A"/>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813"/>
    <w:rsid w:val="006E17D0"/>
    <w:rsid w:val="006E1861"/>
    <w:rsid w:val="006E2326"/>
    <w:rsid w:val="006E2327"/>
    <w:rsid w:val="006E3B2B"/>
    <w:rsid w:val="006E58AB"/>
    <w:rsid w:val="006E59F5"/>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3076D"/>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4029C"/>
    <w:rsid w:val="007406F8"/>
    <w:rsid w:val="00740D45"/>
    <w:rsid w:val="00741E29"/>
    <w:rsid w:val="00742034"/>
    <w:rsid w:val="00742413"/>
    <w:rsid w:val="007425E8"/>
    <w:rsid w:val="00744233"/>
    <w:rsid w:val="00744DC7"/>
    <w:rsid w:val="00745D56"/>
    <w:rsid w:val="007468D6"/>
    <w:rsid w:val="007514F5"/>
    <w:rsid w:val="00752D45"/>
    <w:rsid w:val="007534C8"/>
    <w:rsid w:val="00754BCB"/>
    <w:rsid w:val="00755AF2"/>
    <w:rsid w:val="00756106"/>
    <w:rsid w:val="00756924"/>
    <w:rsid w:val="00756F0A"/>
    <w:rsid w:val="00760DB5"/>
    <w:rsid w:val="00762565"/>
    <w:rsid w:val="007630CB"/>
    <w:rsid w:val="00765CA8"/>
    <w:rsid w:val="0076631B"/>
    <w:rsid w:val="00766DEF"/>
    <w:rsid w:val="007671F4"/>
    <w:rsid w:val="007673D7"/>
    <w:rsid w:val="00767B3E"/>
    <w:rsid w:val="00767EA3"/>
    <w:rsid w:val="007709FE"/>
    <w:rsid w:val="00771997"/>
    <w:rsid w:val="007749A7"/>
    <w:rsid w:val="00776F52"/>
    <w:rsid w:val="00777FD8"/>
    <w:rsid w:val="00781141"/>
    <w:rsid w:val="007813CC"/>
    <w:rsid w:val="00781A1F"/>
    <w:rsid w:val="00782170"/>
    <w:rsid w:val="00782197"/>
    <w:rsid w:val="007827EE"/>
    <w:rsid w:val="007833BD"/>
    <w:rsid w:val="007834EA"/>
    <w:rsid w:val="00783C67"/>
    <w:rsid w:val="007848A0"/>
    <w:rsid w:val="0078498D"/>
    <w:rsid w:val="00787BFC"/>
    <w:rsid w:val="00790278"/>
    <w:rsid w:val="007906DD"/>
    <w:rsid w:val="007909D6"/>
    <w:rsid w:val="00790DF7"/>
    <w:rsid w:val="00791832"/>
    <w:rsid w:val="00791EA4"/>
    <w:rsid w:val="00792702"/>
    <w:rsid w:val="00793050"/>
    <w:rsid w:val="00793CAE"/>
    <w:rsid w:val="00794D85"/>
    <w:rsid w:val="007956F5"/>
    <w:rsid w:val="00795971"/>
    <w:rsid w:val="00796DC7"/>
    <w:rsid w:val="00797254"/>
    <w:rsid w:val="00797346"/>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321C"/>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99A"/>
    <w:rsid w:val="0080511E"/>
    <w:rsid w:val="00805541"/>
    <w:rsid w:val="008118AD"/>
    <w:rsid w:val="00812D11"/>
    <w:rsid w:val="008132D2"/>
    <w:rsid w:val="00813A46"/>
    <w:rsid w:val="00815317"/>
    <w:rsid w:val="00815639"/>
    <w:rsid w:val="008158E2"/>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37251"/>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5421"/>
    <w:rsid w:val="00856259"/>
    <w:rsid w:val="00857C56"/>
    <w:rsid w:val="00857EF1"/>
    <w:rsid w:val="0086061D"/>
    <w:rsid w:val="0086075A"/>
    <w:rsid w:val="00860C1C"/>
    <w:rsid w:val="00860E2E"/>
    <w:rsid w:val="008613F4"/>
    <w:rsid w:val="00861BBD"/>
    <w:rsid w:val="008629DE"/>
    <w:rsid w:val="00863468"/>
    <w:rsid w:val="008641F2"/>
    <w:rsid w:val="0086434A"/>
    <w:rsid w:val="00865610"/>
    <w:rsid w:val="00865CE0"/>
    <w:rsid w:val="00865D99"/>
    <w:rsid w:val="00865E89"/>
    <w:rsid w:val="00866194"/>
    <w:rsid w:val="008665B5"/>
    <w:rsid w:val="0086770D"/>
    <w:rsid w:val="00867AA1"/>
    <w:rsid w:val="00867BB6"/>
    <w:rsid w:val="008713CD"/>
    <w:rsid w:val="00871A9C"/>
    <w:rsid w:val="008720C0"/>
    <w:rsid w:val="008725ED"/>
    <w:rsid w:val="00873DBB"/>
    <w:rsid w:val="00874CF0"/>
    <w:rsid w:val="00875ACA"/>
    <w:rsid w:val="00875BD4"/>
    <w:rsid w:val="00875F3B"/>
    <w:rsid w:val="0087628D"/>
    <w:rsid w:val="00876F6F"/>
    <w:rsid w:val="0087792E"/>
    <w:rsid w:val="00880226"/>
    <w:rsid w:val="00880A2A"/>
    <w:rsid w:val="00880C6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4F74"/>
    <w:rsid w:val="0089725E"/>
    <w:rsid w:val="008972A9"/>
    <w:rsid w:val="008A0504"/>
    <w:rsid w:val="008A08DD"/>
    <w:rsid w:val="008A13FE"/>
    <w:rsid w:val="008A18D4"/>
    <w:rsid w:val="008A1A14"/>
    <w:rsid w:val="008A391E"/>
    <w:rsid w:val="008A39AC"/>
    <w:rsid w:val="008A519D"/>
    <w:rsid w:val="008A59B2"/>
    <w:rsid w:val="008A5D81"/>
    <w:rsid w:val="008A6777"/>
    <w:rsid w:val="008A6B03"/>
    <w:rsid w:val="008B13FC"/>
    <w:rsid w:val="008B148A"/>
    <w:rsid w:val="008B1B1F"/>
    <w:rsid w:val="008B1C73"/>
    <w:rsid w:val="008B3E3F"/>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2E94"/>
    <w:rsid w:val="008D37B5"/>
    <w:rsid w:val="008D3A3F"/>
    <w:rsid w:val="008D4CA8"/>
    <w:rsid w:val="008D54D7"/>
    <w:rsid w:val="008D5880"/>
    <w:rsid w:val="008D6568"/>
    <w:rsid w:val="008D7CE9"/>
    <w:rsid w:val="008E029E"/>
    <w:rsid w:val="008E08A9"/>
    <w:rsid w:val="008E0981"/>
    <w:rsid w:val="008E0F1C"/>
    <w:rsid w:val="008E1119"/>
    <w:rsid w:val="008E2520"/>
    <w:rsid w:val="008E2926"/>
    <w:rsid w:val="008E3517"/>
    <w:rsid w:val="008E3CF2"/>
    <w:rsid w:val="008E4296"/>
    <w:rsid w:val="008E44BE"/>
    <w:rsid w:val="008E477C"/>
    <w:rsid w:val="008E4A3B"/>
    <w:rsid w:val="008E624D"/>
    <w:rsid w:val="008E6A14"/>
    <w:rsid w:val="008E76A9"/>
    <w:rsid w:val="008F0338"/>
    <w:rsid w:val="008F04D2"/>
    <w:rsid w:val="008F099A"/>
    <w:rsid w:val="008F1EBD"/>
    <w:rsid w:val="008F24CE"/>
    <w:rsid w:val="008F34D0"/>
    <w:rsid w:val="008F35BB"/>
    <w:rsid w:val="008F4DC0"/>
    <w:rsid w:val="008F59C3"/>
    <w:rsid w:val="008F602F"/>
    <w:rsid w:val="008F71F1"/>
    <w:rsid w:val="008F747F"/>
    <w:rsid w:val="008F7A42"/>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46DA"/>
    <w:rsid w:val="00914ADD"/>
    <w:rsid w:val="00915C4E"/>
    <w:rsid w:val="00916517"/>
    <w:rsid w:val="0091708C"/>
    <w:rsid w:val="00917493"/>
    <w:rsid w:val="0092008E"/>
    <w:rsid w:val="009203F1"/>
    <w:rsid w:val="00921935"/>
    <w:rsid w:val="009236DE"/>
    <w:rsid w:val="009239B3"/>
    <w:rsid w:val="00923B48"/>
    <w:rsid w:val="00923EE8"/>
    <w:rsid w:val="0092405D"/>
    <w:rsid w:val="009252CE"/>
    <w:rsid w:val="0093038E"/>
    <w:rsid w:val="009314E5"/>
    <w:rsid w:val="009319E9"/>
    <w:rsid w:val="00932BCC"/>
    <w:rsid w:val="00932D74"/>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3AFB"/>
    <w:rsid w:val="009452D0"/>
    <w:rsid w:val="00945729"/>
    <w:rsid w:val="00946388"/>
    <w:rsid w:val="009469B6"/>
    <w:rsid w:val="00950893"/>
    <w:rsid w:val="009509C5"/>
    <w:rsid w:val="00950F8C"/>
    <w:rsid w:val="0095119F"/>
    <w:rsid w:val="0095237A"/>
    <w:rsid w:val="009528FE"/>
    <w:rsid w:val="00952930"/>
    <w:rsid w:val="0095397E"/>
    <w:rsid w:val="00953E25"/>
    <w:rsid w:val="00954452"/>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54FE"/>
    <w:rsid w:val="00965B2D"/>
    <w:rsid w:val="00966A51"/>
    <w:rsid w:val="00966AC3"/>
    <w:rsid w:val="00966C27"/>
    <w:rsid w:val="00970013"/>
    <w:rsid w:val="009709AF"/>
    <w:rsid w:val="00971605"/>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7BF5"/>
    <w:rsid w:val="009D01D5"/>
    <w:rsid w:val="009D0879"/>
    <w:rsid w:val="009D22F5"/>
    <w:rsid w:val="009D2327"/>
    <w:rsid w:val="009D2D0D"/>
    <w:rsid w:val="009D358D"/>
    <w:rsid w:val="009D39A2"/>
    <w:rsid w:val="009D39EB"/>
    <w:rsid w:val="009D3D3A"/>
    <w:rsid w:val="009D4408"/>
    <w:rsid w:val="009D4C5F"/>
    <w:rsid w:val="009D546F"/>
    <w:rsid w:val="009D56AE"/>
    <w:rsid w:val="009D64E4"/>
    <w:rsid w:val="009D6ACB"/>
    <w:rsid w:val="009D6EA7"/>
    <w:rsid w:val="009D7E9E"/>
    <w:rsid w:val="009E0761"/>
    <w:rsid w:val="009E0B72"/>
    <w:rsid w:val="009E0F4F"/>
    <w:rsid w:val="009E1772"/>
    <w:rsid w:val="009E19AE"/>
    <w:rsid w:val="009E1CCD"/>
    <w:rsid w:val="009E2E42"/>
    <w:rsid w:val="009E37A4"/>
    <w:rsid w:val="009E465B"/>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ABC"/>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7A2"/>
    <w:rsid w:val="00A31695"/>
    <w:rsid w:val="00A316AB"/>
    <w:rsid w:val="00A32205"/>
    <w:rsid w:val="00A326D8"/>
    <w:rsid w:val="00A33508"/>
    <w:rsid w:val="00A3399A"/>
    <w:rsid w:val="00A35D14"/>
    <w:rsid w:val="00A36054"/>
    <w:rsid w:val="00A3686F"/>
    <w:rsid w:val="00A4068F"/>
    <w:rsid w:val="00A407F1"/>
    <w:rsid w:val="00A40E6C"/>
    <w:rsid w:val="00A41281"/>
    <w:rsid w:val="00A4134E"/>
    <w:rsid w:val="00A41F22"/>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0729"/>
    <w:rsid w:val="00AE1320"/>
    <w:rsid w:val="00AE25D5"/>
    <w:rsid w:val="00AE2A4F"/>
    <w:rsid w:val="00AE4C55"/>
    <w:rsid w:val="00AE64B4"/>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9D"/>
    <w:rsid w:val="00B009B4"/>
    <w:rsid w:val="00B00DB6"/>
    <w:rsid w:val="00B011DD"/>
    <w:rsid w:val="00B0163A"/>
    <w:rsid w:val="00B01CCB"/>
    <w:rsid w:val="00B01D40"/>
    <w:rsid w:val="00B0279D"/>
    <w:rsid w:val="00B02FDF"/>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5947"/>
    <w:rsid w:val="00B168D3"/>
    <w:rsid w:val="00B17648"/>
    <w:rsid w:val="00B17FCF"/>
    <w:rsid w:val="00B207CA"/>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860"/>
    <w:rsid w:val="00B62C66"/>
    <w:rsid w:val="00B640B0"/>
    <w:rsid w:val="00B64291"/>
    <w:rsid w:val="00B644CC"/>
    <w:rsid w:val="00B64FF4"/>
    <w:rsid w:val="00B65FB1"/>
    <w:rsid w:val="00B6631E"/>
    <w:rsid w:val="00B70FF7"/>
    <w:rsid w:val="00B71600"/>
    <w:rsid w:val="00B72A80"/>
    <w:rsid w:val="00B72BE6"/>
    <w:rsid w:val="00B7310C"/>
    <w:rsid w:val="00B737A0"/>
    <w:rsid w:val="00B746F4"/>
    <w:rsid w:val="00B74887"/>
    <w:rsid w:val="00B76511"/>
    <w:rsid w:val="00B778E4"/>
    <w:rsid w:val="00B77C91"/>
    <w:rsid w:val="00B803F6"/>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492"/>
    <w:rsid w:val="00B93F47"/>
    <w:rsid w:val="00B9405A"/>
    <w:rsid w:val="00B941E5"/>
    <w:rsid w:val="00B94B26"/>
    <w:rsid w:val="00B9515D"/>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45AD"/>
    <w:rsid w:val="00BC54D4"/>
    <w:rsid w:val="00BC5F45"/>
    <w:rsid w:val="00BC7893"/>
    <w:rsid w:val="00BD0956"/>
    <w:rsid w:val="00BD1779"/>
    <w:rsid w:val="00BD2272"/>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1AE"/>
    <w:rsid w:val="00BF4C3E"/>
    <w:rsid w:val="00BF4E66"/>
    <w:rsid w:val="00BF54F8"/>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4533"/>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1AB"/>
    <w:rsid w:val="00C275B5"/>
    <w:rsid w:val="00C27A3E"/>
    <w:rsid w:val="00C30324"/>
    <w:rsid w:val="00C30C78"/>
    <w:rsid w:val="00C31261"/>
    <w:rsid w:val="00C317B5"/>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0FD"/>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63BA"/>
    <w:rsid w:val="00C6645C"/>
    <w:rsid w:val="00C66EE1"/>
    <w:rsid w:val="00C67444"/>
    <w:rsid w:val="00C706AF"/>
    <w:rsid w:val="00C707B3"/>
    <w:rsid w:val="00C70EAC"/>
    <w:rsid w:val="00C71768"/>
    <w:rsid w:val="00C71959"/>
    <w:rsid w:val="00C71CF9"/>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572"/>
    <w:rsid w:val="00CA6387"/>
    <w:rsid w:val="00CA675C"/>
    <w:rsid w:val="00CA69AD"/>
    <w:rsid w:val="00CA7196"/>
    <w:rsid w:val="00CA7298"/>
    <w:rsid w:val="00CA7B74"/>
    <w:rsid w:val="00CB1276"/>
    <w:rsid w:val="00CB1840"/>
    <w:rsid w:val="00CB384F"/>
    <w:rsid w:val="00CB4701"/>
    <w:rsid w:val="00CB4B24"/>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DF0"/>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7119"/>
    <w:rsid w:val="00D2755F"/>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878BC"/>
    <w:rsid w:val="00D900E6"/>
    <w:rsid w:val="00D91ED1"/>
    <w:rsid w:val="00D92CE5"/>
    <w:rsid w:val="00D9310D"/>
    <w:rsid w:val="00D93DE2"/>
    <w:rsid w:val="00D94708"/>
    <w:rsid w:val="00D94AB2"/>
    <w:rsid w:val="00D94E72"/>
    <w:rsid w:val="00D95C8E"/>
    <w:rsid w:val="00D95CBF"/>
    <w:rsid w:val="00D96DA8"/>
    <w:rsid w:val="00D97820"/>
    <w:rsid w:val="00D978CC"/>
    <w:rsid w:val="00DA07F2"/>
    <w:rsid w:val="00DA083D"/>
    <w:rsid w:val="00DA09E0"/>
    <w:rsid w:val="00DA0E55"/>
    <w:rsid w:val="00DA137A"/>
    <w:rsid w:val="00DA1722"/>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42D"/>
    <w:rsid w:val="00E10CF3"/>
    <w:rsid w:val="00E12D02"/>
    <w:rsid w:val="00E12D1D"/>
    <w:rsid w:val="00E13DB1"/>
    <w:rsid w:val="00E151E9"/>
    <w:rsid w:val="00E15C88"/>
    <w:rsid w:val="00E15E65"/>
    <w:rsid w:val="00E15E7B"/>
    <w:rsid w:val="00E172DB"/>
    <w:rsid w:val="00E1733D"/>
    <w:rsid w:val="00E1761A"/>
    <w:rsid w:val="00E222E1"/>
    <w:rsid w:val="00E223F8"/>
    <w:rsid w:val="00E22E4F"/>
    <w:rsid w:val="00E23497"/>
    <w:rsid w:val="00E240F8"/>
    <w:rsid w:val="00E25213"/>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266B"/>
    <w:rsid w:val="00E52E96"/>
    <w:rsid w:val="00E53758"/>
    <w:rsid w:val="00E53A5D"/>
    <w:rsid w:val="00E55161"/>
    <w:rsid w:val="00E5522E"/>
    <w:rsid w:val="00E557DF"/>
    <w:rsid w:val="00E55836"/>
    <w:rsid w:val="00E57074"/>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3BA"/>
    <w:rsid w:val="00EA7B3B"/>
    <w:rsid w:val="00EA7D14"/>
    <w:rsid w:val="00EA7D52"/>
    <w:rsid w:val="00EB01BD"/>
    <w:rsid w:val="00EB059B"/>
    <w:rsid w:val="00EB1532"/>
    <w:rsid w:val="00EB188D"/>
    <w:rsid w:val="00EB1FD5"/>
    <w:rsid w:val="00EB32C7"/>
    <w:rsid w:val="00EB3C20"/>
    <w:rsid w:val="00EB3EDD"/>
    <w:rsid w:val="00EB43B5"/>
    <w:rsid w:val="00EB4501"/>
    <w:rsid w:val="00EB5245"/>
    <w:rsid w:val="00EB5441"/>
    <w:rsid w:val="00EC0AEA"/>
    <w:rsid w:val="00EC0BA9"/>
    <w:rsid w:val="00EC1A69"/>
    <w:rsid w:val="00EC1E63"/>
    <w:rsid w:val="00EC22A5"/>
    <w:rsid w:val="00EC2CAB"/>
    <w:rsid w:val="00EC2F50"/>
    <w:rsid w:val="00EC3F8C"/>
    <w:rsid w:val="00EC49DD"/>
    <w:rsid w:val="00EC508A"/>
    <w:rsid w:val="00EC54BB"/>
    <w:rsid w:val="00EC58B8"/>
    <w:rsid w:val="00EC5AE1"/>
    <w:rsid w:val="00EC5D5C"/>
    <w:rsid w:val="00EC6705"/>
    <w:rsid w:val="00EC6A73"/>
    <w:rsid w:val="00EC7672"/>
    <w:rsid w:val="00EC7A7B"/>
    <w:rsid w:val="00ED08DD"/>
    <w:rsid w:val="00ED3E94"/>
    <w:rsid w:val="00ED492C"/>
    <w:rsid w:val="00ED499D"/>
    <w:rsid w:val="00ED54E4"/>
    <w:rsid w:val="00ED58AD"/>
    <w:rsid w:val="00ED5AA3"/>
    <w:rsid w:val="00ED5E1E"/>
    <w:rsid w:val="00ED5F53"/>
    <w:rsid w:val="00EE0002"/>
    <w:rsid w:val="00EE18CC"/>
    <w:rsid w:val="00EE1934"/>
    <w:rsid w:val="00EE20B3"/>
    <w:rsid w:val="00EE2217"/>
    <w:rsid w:val="00EE24CC"/>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504A"/>
    <w:rsid w:val="00EF5273"/>
    <w:rsid w:val="00EF5964"/>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7598"/>
    <w:rsid w:val="00F177D6"/>
    <w:rsid w:val="00F17855"/>
    <w:rsid w:val="00F17EC4"/>
    <w:rsid w:val="00F2036A"/>
    <w:rsid w:val="00F2079A"/>
    <w:rsid w:val="00F20E8C"/>
    <w:rsid w:val="00F234CE"/>
    <w:rsid w:val="00F2367B"/>
    <w:rsid w:val="00F23CC7"/>
    <w:rsid w:val="00F24379"/>
    <w:rsid w:val="00F24F0A"/>
    <w:rsid w:val="00F25A9A"/>
    <w:rsid w:val="00F26F42"/>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11C0"/>
    <w:rsid w:val="00F51956"/>
    <w:rsid w:val="00F51DB8"/>
    <w:rsid w:val="00F523A4"/>
    <w:rsid w:val="00F52BD0"/>
    <w:rsid w:val="00F535D8"/>
    <w:rsid w:val="00F53A48"/>
    <w:rsid w:val="00F54046"/>
    <w:rsid w:val="00F54452"/>
    <w:rsid w:val="00F54856"/>
    <w:rsid w:val="00F554E4"/>
    <w:rsid w:val="00F55A02"/>
    <w:rsid w:val="00F57313"/>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0155"/>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bbe0e3,#630,green,#060"/>
    </o:shapedefaults>
    <o:shapelayout v:ext="edit">
      <o:idmap v:ext="edit" data="1"/>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BodyText"/>
    <w:qFormat/>
    <w:rsid w:val="00F4419E"/>
    <w:pPr>
      <w:spacing w:line="288" w:lineRule="auto"/>
    </w:pPr>
    <w:rPr>
      <w:rFonts w:ascii="Arial" w:eastAsia="Times New Roman" w:hAnsi="Arial"/>
      <w:szCs w:val="24"/>
      <w:lang w:val="en-US" w:eastAsia="nl-NL"/>
    </w:rPr>
  </w:style>
  <w:style w:type="paragraph" w:styleId="Heading1">
    <w:name w:val="heading 1"/>
    <w:basedOn w:val="BodyText"/>
    <w:next w:val="BodyText"/>
    <w:link w:val="Heading1Char"/>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Heading2">
    <w:name w:val="heading 2"/>
    <w:basedOn w:val="BodyText"/>
    <w:next w:val="BodyText"/>
    <w:link w:val="Heading2Char"/>
    <w:qFormat/>
    <w:rsid w:val="00296BAA"/>
    <w:pPr>
      <w:keepNext/>
      <w:numPr>
        <w:ilvl w:val="1"/>
        <w:numId w:val="1"/>
      </w:numPr>
      <w:spacing w:before="360" w:after="120"/>
      <w:outlineLvl w:val="1"/>
    </w:pPr>
    <w:rPr>
      <w:b/>
      <w:bCs/>
      <w:sz w:val="22"/>
    </w:rPr>
  </w:style>
  <w:style w:type="paragraph" w:styleId="Heading3">
    <w:name w:val="heading 3"/>
    <w:basedOn w:val="BodyText"/>
    <w:next w:val="BodyText"/>
    <w:qFormat/>
    <w:rsid w:val="00F51DB8"/>
    <w:pPr>
      <w:keepNext/>
      <w:numPr>
        <w:ilvl w:val="2"/>
        <w:numId w:val="1"/>
      </w:numPr>
      <w:spacing w:before="300" w:after="120"/>
      <w:outlineLvl w:val="2"/>
    </w:pPr>
    <w:rPr>
      <w:b/>
      <w:iCs/>
    </w:rPr>
  </w:style>
  <w:style w:type="paragraph" w:styleId="Heading4">
    <w:name w:val="heading 4"/>
    <w:basedOn w:val="Normal"/>
    <w:next w:val="Normal"/>
    <w:qFormat/>
    <w:rsid w:val="00296BAA"/>
    <w:pPr>
      <w:keepNext/>
      <w:numPr>
        <w:ilvl w:val="3"/>
        <w:numId w:val="1"/>
      </w:numPr>
      <w:outlineLvl w:val="3"/>
    </w:pPr>
    <w:rPr>
      <w:bCs/>
    </w:rPr>
  </w:style>
  <w:style w:type="paragraph" w:styleId="Heading5">
    <w:name w:val="heading 5"/>
    <w:basedOn w:val="Normal"/>
    <w:next w:val="Normal"/>
    <w:qFormat/>
    <w:rsid w:val="00296BAA"/>
    <w:pPr>
      <w:keepNext/>
      <w:numPr>
        <w:ilvl w:val="4"/>
        <w:numId w:val="1"/>
      </w:numPr>
      <w:outlineLvl w:val="4"/>
    </w:pPr>
  </w:style>
  <w:style w:type="paragraph" w:styleId="Heading6">
    <w:name w:val="heading 6"/>
    <w:basedOn w:val="Normal"/>
    <w:next w:val="Normal"/>
    <w:qFormat/>
    <w:rsid w:val="00296BAA"/>
    <w:pPr>
      <w:keepNext/>
      <w:numPr>
        <w:ilvl w:val="5"/>
        <w:numId w:val="1"/>
      </w:numPr>
      <w:outlineLvl w:val="5"/>
    </w:pPr>
    <w:rPr>
      <w:bCs/>
    </w:rPr>
  </w:style>
  <w:style w:type="paragraph" w:styleId="Heading7">
    <w:name w:val="heading 7"/>
    <w:basedOn w:val="Normal"/>
    <w:next w:val="Normal"/>
    <w:qFormat/>
    <w:rsid w:val="00296BAA"/>
    <w:pPr>
      <w:keepNext/>
      <w:numPr>
        <w:ilvl w:val="6"/>
        <w:numId w:val="1"/>
      </w:numPr>
      <w:outlineLvl w:val="6"/>
    </w:pPr>
  </w:style>
  <w:style w:type="paragraph" w:styleId="Heading8">
    <w:name w:val="heading 8"/>
    <w:basedOn w:val="Normal"/>
    <w:next w:val="Normal"/>
    <w:qFormat/>
    <w:rsid w:val="00296BAA"/>
    <w:pPr>
      <w:keepNext/>
      <w:numPr>
        <w:ilvl w:val="7"/>
        <w:numId w:val="1"/>
      </w:numPr>
      <w:outlineLvl w:val="7"/>
    </w:pPr>
  </w:style>
  <w:style w:type="paragraph" w:styleId="Heading9">
    <w:name w:val="heading 9"/>
    <w:basedOn w:val="Normal"/>
    <w:next w:val="Normal"/>
    <w:qFormat/>
    <w:rsid w:val="00296BAA"/>
    <w:pPr>
      <w:keepNext/>
      <w:widowControl w:val="0"/>
      <w:numPr>
        <w:ilvl w:val="8"/>
        <w:numId w:val="1"/>
      </w:numPr>
      <w:outlineLvl w:val="8"/>
    </w:pPr>
    <w:rPr>
      <w:kern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B71600"/>
    <w:pPr>
      <w:spacing w:before="120" w:line="288" w:lineRule="auto"/>
    </w:pPr>
    <w:rPr>
      <w:rFonts w:ascii="Arial" w:eastAsia="Times New Roman" w:hAnsi="Arial"/>
      <w:spacing w:val="4"/>
      <w:szCs w:val="24"/>
      <w:lang w:val="en-US" w:eastAsia="nl-NL"/>
    </w:rPr>
  </w:style>
  <w:style w:type="character" w:customStyle="1" w:styleId="BodyTextChar">
    <w:name w:val="Body Text Char"/>
    <w:link w:val="BodyText"/>
    <w:rsid w:val="00B71600"/>
    <w:rPr>
      <w:rFonts w:ascii="Arial" w:hAnsi="Arial"/>
      <w:spacing w:val="4"/>
      <w:szCs w:val="24"/>
      <w:lang w:val="en-US" w:eastAsia="nl-NL" w:bidi="ar-SA"/>
    </w:rPr>
  </w:style>
  <w:style w:type="character" w:customStyle="1" w:styleId="Heading1Char">
    <w:name w:val="Heading 1 Char"/>
    <w:link w:val="Heading1"/>
    <w:rsid w:val="00296BAA"/>
    <w:rPr>
      <w:rFonts w:ascii="Arial" w:eastAsia="Times New Roman" w:hAnsi="Arial"/>
      <w:b/>
      <w:spacing w:val="4"/>
      <w:sz w:val="24"/>
      <w:szCs w:val="24"/>
      <w:lang w:val="en-US" w:eastAsia="nl-NL"/>
    </w:rPr>
  </w:style>
  <w:style w:type="character" w:customStyle="1" w:styleId="Heading2Char">
    <w:name w:val="Heading 2 Char"/>
    <w:link w:val="Heading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BodyText"/>
    <w:next w:val="BodyText"/>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BodyText"/>
    <w:rsid w:val="0053478F"/>
    <w:pPr>
      <w:numPr>
        <w:numId w:val="2"/>
      </w:numPr>
    </w:pPr>
  </w:style>
  <w:style w:type="paragraph" w:customStyle="1" w:styleId="bullets">
    <w:name w:val="bullets"/>
    <w:basedOn w:val="BodyText"/>
    <w:next w:val="BodyText"/>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Header">
    <w:name w:val="header"/>
    <w:basedOn w:val="Normal"/>
    <w:rsid w:val="0053478F"/>
    <w:pPr>
      <w:tabs>
        <w:tab w:val="center" w:pos="4153"/>
        <w:tab w:val="right" w:pos="8306"/>
      </w:tabs>
    </w:pPr>
  </w:style>
  <w:style w:type="paragraph" w:customStyle="1" w:styleId="Onderkantformulier">
    <w:name w:val="Onderkant formulier"/>
    <w:basedOn w:val="Normal"/>
    <w:next w:val="Normal"/>
    <w:hidden/>
    <w:rsid w:val="0053478F"/>
    <w:pPr>
      <w:pBdr>
        <w:top w:val="single" w:sz="6" w:space="1" w:color="auto"/>
      </w:pBdr>
      <w:jc w:val="center"/>
    </w:pPr>
    <w:rPr>
      <w:rFonts w:cs="Arial"/>
      <w:vanish/>
      <w:sz w:val="16"/>
      <w:szCs w:val="16"/>
    </w:rPr>
  </w:style>
  <w:style w:type="paragraph" w:customStyle="1" w:styleId="Bovenkantformulier">
    <w:name w:val="Bovenkant formulier"/>
    <w:basedOn w:val="Normal"/>
    <w:next w:val="Normal"/>
    <w:hidden/>
    <w:rsid w:val="0053478F"/>
    <w:pPr>
      <w:pBdr>
        <w:bottom w:val="single" w:sz="6" w:space="1" w:color="auto"/>
      </w:pBdr>
      <w:jc w:val="center"/>
    </w:pPr>
    <w:rPr>
      <w:rFonts w:cs="Arial"/>
      <w:vanish/>
      <w:sz w:val="16"/>
      <w:szCs w:val="16"/>
    </w:rPr>
  </w:style>
  <w:style w:type="paragraph" w:styleId="Footer">
    <w:name w:val="footer"/>
    <w:basedOn w:val="Normal"/>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BodyText"/>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BodyText"/>
    <w:rsid w:val="0053478F"/>
    <w:rPr>
      <w:sz w:val="28"/>
    </w:rPr>
  </w:style>
  <w:style w:type="paragraph" w:styleId="z-BottomofForm">
    <w:name w:val="HTML Bottom of Form"/>
    <w:basedOn w:val="Normal"/>
    <w:next w:val="Normal"/>
    <w:hidden/>
    <w:rsid w:val="0053478F"/>
    <w:pPr>
      <w:pBdr>
        <w:top w:val="single" w:sz="6" w:space="1" w:color="auto"/>
      </w:pBdr>
      <w:jc w:val="center"/>
    </w:pPr>
    <w:rPr>
      <w:rFonts w:cs="Arial"/>
      <w:vanish/>
      <w:sz w:val="16"/>
      <w:szCs w:val="16"/>
    </w:rPr>
  </w:style>
  <w:style w:type="paragraph" w:styleId="z-TopofForm">
    <w:name w:val="HTML Top of Form"/>
    <w:basedOn w:val="Normal"/>
    <w:next w:val="Normal"/>
    <w:hidden/>
    <w:rsid w:val="0053478F"/>
    <w:pPr>
      <w:pBdr>
        <w:bottom w:val="single" w:sz="6" w:space="1" w:color="auto"/>
      </w:pBdr>
      <w:jc w:val="center"/>
    </w:pPr>
    <w:rPr>
      <w:rFonts w:cs="Arial"/>
      <w:vanish/>
      <w:sz w:val="16"/>
      <w:szCs w:val="16"/>
    </w:rPr>
  </w:style>
  <w:style w:type="character" w:styleId="FollowedHyperlink">
    <w:name w:val="FollowedHyperlink"/>
    <w:rsid w:val="0053478F"/>
    <w:rPr>
      <w:rFonts w:ascii="Arial" w:hAnsi="Arial"/>
      <w:color w:val="800080"/>
      <w:spacing w:val="4"/>
      <w:w w:val="100"/>
      <w:sz w:val="20"/>
      <w:szCs w:val="20"/>
      <w:u w:val="single"/>
    </w:rPr>
  </w:style>
  <w:style w:type="paragraph" w:styleId="FootnoteText">
    <w:name w:val="footnote text"/>
    <w:basedOn w:val="BodyText"/>
    <w:link w:val="FootnoteTextChar"/>
    <w:semiHidden/>
    <w:rsid w:val="0053478F"/>
    <w:pPr>
      <w:spacing w:line="264" w:lineRule="auto"/>
      <w:ind w:left="113" w:hanging="113"/>
    </w:pPr>
    <w:rPr>
      <w:sz w:val="16"/>
      <w:szCs w:val="20"/>
    </w:rPr>
  </w:style>
  <w:style w:type="character" w:customStyle="1" w:styleId="FootnoteTextChar">
    <w:name w:val="Footnote Text Char"/>
    <w:link w:val="FootnoteText"/>
    <w:rsid w:val="0053478F"/>
    <w:rPr>
      <w:rFonts w:ascii="Arial" w:hAnsi="Arial"/>
      <w:spacing w:val="4"/>
      <w:sz w:val="16"/>
      <w:szCs w:val="24"/>
      <w:lang w:val="en-GB" w:eastAsia="nl-NL" w:bidi="ar-SA"/>
    </w:rPr>
  </w:style>
  <w:style w:type="paragraph" w:customStyle="1" w:styleId="Linespace">
    <w:name w:val="Linespace"/>
    <w:basedOn w:val="BodyText"/>
    <w:rsid w:val="0053478F"/>
    <w:pPr>
      <w:spacing w:line="240" w:lineRule="auto"/>
      <w:jc w:val="both"/>
    </w:pPr>
    <w:rPr>
      <w:szCs w:val="16"/>
    </w:rPr>
  </w:style>
  <w:style w:type="paragraph" w:customStyle="1" w:styleId="Headertext">
    <w:name w:val="Header text"/>
    <w:basedOn w:val="BodyText"/>
    <w:rsid w:val="0053478F"/>
    <w:pPr>
      <w:spacing w:line="264" w:lineRule="auto"/>
    </w:pPr>
    <w:rPr>
      <w:rFonts w:cs="Arial"/>
      <w:sz w:val="18"/>
    </w:rPr>
  </w:style>
  <w:style w:type="paragraph" w:customStyle="1" w:styleId="DocumentTitle">
    <w:name w:val="Document Title"/>
    <w:basedOn w:val="BodyText"/>
    <w:rsid w:val="0053478F"/>
    <w:pPr>
      <w:tabs>
        <w:tab w:val="left" w:pos="5040"/>
        <w:tab w:val="left" w:pos="7200"/>
      </w:tabs>
    </w:pPr>
    <w:rPr>
      <w:b/>
      <w:color w:val="009F47"/>
      <w:sz w:val="40"/>
    </w:rPr>
  </w:style>
  <w:style w:type="paragraph" w:customStyle="1" w:styleId="Guidelinestext">
    <w:name w:val="Guidelines text"/>
    <w:basedOn w:val="BodyText"/>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TOC2">
    <w:name w:val="toc 2"/>
    <w:basedOn w:val="BodyText"/>
    <w:next w:val="BodyText"/>
    <w:autoRedefine/>
    <w:uiPriority w:val="39"/>
    <w:rsid w:val="009D64E4"/>
    <w:pPr>
      <w:tabs>
        <w:tab w:val="left" w:pos="475"/>
        <w:tab w:val="left" w:pos="1008"/>
        <w:tab w:val="left" w:pos="1120"/>
        <w:tab w:val="right" w:leader="dot" w:pos="9696"/>
      </w:tabs>
      <w:spacing w:before="80" w:line="240" w:lineRule="auto"/>
      <w:ind w:left="476"/>
      <w:pPrChange w:id="0" w:author="Bertsch Christian (CR/AEE3)" w:date="2019-10-01T16:31:00Z">
        <w:pPr>
          <w:tabs>
            <w:tab w:val="left" w:pos="475"/>
            <w:tab w:val="left" w:pos="1008"/>
            <w:tab w:val="left" w:pos="1120"/>
            <w:tab w:val="right" w:leader="dot" w:pos="9696"/>
          </w:tabs>
          <w:spacing w:before="80"/>
          <w:ind w:left="476"/>
        </w:pPr>
      </w:pPrChange>
    </w:pPr>
    <w:rPr>
      <w:iCs/>
      <w:noProof/>
      <w:szCs w:val="22"/>
      <w:rPrChange w:id="0" w:author="Bertsch Christian (CR/AEE3)" w:date="2019-10-01T16:31:00Z">
        <w:rPr>
          <w:rFonts w:ascii="Arial" w:hAnsi="Arial"/>
          <w:iCs/>
          <w:noProof/>
          <w:spacing w:val="4"/>
          <w:szCs w:val="22"/>
          <w:lang w:val="en-US" w:eastAsia="nl-NL" w:bidi="ar-SA"/>
        </w:rPr>
      </w:rPrChange>
    </w:rPr>
  </w:style>
  <w:style w:type="paragraph" w:styleId="TOC1">
    <w:name w:val="toc 1"/>
    <w:basedOn w:val="BodyText"/>
    <w:next w:val="BodyText"/>
    <w:uiPriority w:val="39"/>
    <w:rsid w:val="00513392"/>
    <w:pPr>
      <w:tabs>
        <w:tab w:val="left" w:pos="475"/>
        <w:tab w:val="right" w:leader="dot" w:pos="9696"/>
      </w:tabs>
      <w:spacing w:before="200" w:after="120" w:line="240" w:lineRule="auto"/>
    </w:pPr>
    <w:rPr>
      <w:b/>
      <w:bCs/>
      <w:noProof/>
      <w:sz w:val="22"/>
      <w:szCs w:val="16"/>
    </w:rPr>
  </w:style>
  <w:style w:type="paragraph" w:styleId="TOC3">
    <w:name w:val="toc 3"/>
    <w:basedOn w:val="TOC2"/>
    <w:next w:val="Normal"/>
    <w:autoRedefine/>
    <w:uiPriority w:val="39"/>
    <w:rsid w:val="009D64E4"/>
    <w:pPr>
      <w:tabs>
        <w:tab w:val="clear" w:pos="475"/>
        <w:tab w:val="clear" w:pos="1120"/>
        <w:tab w:val="left" w:pos="1668"/>
        <w:tab w:val="left" w:pos="1872"/>
      </w:tabs>
      <w:ind w:left="1008"/>
      <w:pPrChange w:id="1" w:author="Bertsch Christian (CR/AEE3)" w:date="2019-10-01T16:31:00Z">
        <w:pPr>
          <w:tabs>
            <w:tab w:val="left" w:pos="1008"/>
            <w:tab w:val="left" w:pos="1668"/>
            <w:tab w:val="left" w:pos="1872"/>
            <w:tab w:val="right" w:leader="dot" w:pos="9696"/>
          </w:tabs>
          <w:spacing w:before="80"/>
          <w:ind w:left="1008"/>
        </w:pPr>
      </w:pPrChange>
    </w:pPr>
    <w:rPr>
      <w:rPrChange w:id="1" w:author="Bertsch Christian (CR/AEE3)" w:date="2019-10-01T16:31:00Z">
        <w:rPr>
          <w:rFonts w:ascii="Arial" w:hAnsi="Arial"/>
          <w:noProof/>
          <w:spacing w:val="4"/>
          <w:szCs w:val="22"/>
          <w:lang w:val="en-US" w:eastAsia="nl-NL" w:bidi="ar-SA"/>
        </w:rPr>
      </w:rPrChange>
    </w:rPr>
  </w:style>
  <w:style w:type="paragraph" w:customStyle="1" w:styleId="tablecontents">
    <w:name w:val="table contents"/>
    <w:basedOn w:val="Normal"/>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Normal"/>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PageNumber">
    <w:name w:val="page number"/>
    <w:basedOn w:val="DefaultParagraphFont"/>
    <w:rsid w:val="0053478F"/>
  </w:style>
  <w:style w:type="paragraph" w:customStyle="1" w:styleId="Titlefrontpage">
    <w:name w:val="Title front page"/>
    <w:basedOn w:val="Normal"/>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Normal"/>
    <w:rsid w:val="0053478F"/>
    <w:pPr>
      <w:widowControl w:val="0"/>
      <w:jc w:val="both"/>
    </w:pPr>
    <w:rPr>
      <w:snapToGrid w:val="0"/>
      <w:spacing w:val="4"/>
      <w:sz w:val="28"/>
      <w:szCs w:val="20"/>
      <w:lang w:eastAsia="de-DE"/>
    </w:rPr>
  </w:style>
  <w:style w:type="paragraph" w:customStyle="1" w:styleId="Guidelinetext">
    <w:name w:val="Guideline text"/>
    <w:basedOn w:val="Normal"/>
    <w:rsid w:val="0053478F"/>
    <w:pPr>
      <w:jc w:val="both"/>
    </w:pPr>
    <w:rPr>
      <w:i/>
      <w:snapToGrid w:val="0"/>
      <w:spacing w:val="4"/>
      <w:szCs w:val="20"/>
      <w:lang w:eastAsia="de-DE"/>
    </w:rPr>
  </w:style>
  <w:style w:type="table" w:styleId="TableGrid">
    <w:name w:val="Table Grid"/>
    <w:basedOn w:val="TableNormal"/>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Normal"/>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BalloonText">
    <w:name w:val="Balloon Text"/>
    <w:basedOn w:val="Normal"/>
    <w:link w:val="BalloonTextChar"/>
    <w:rsid w:val="005F71CF"/>
    <w:rPr>
      <w:rFonts w:ascii="Tahoma" w:hAnsi="Tahoma" w:cs="Tahoma"/>
      <w:sz w:val="16"/>
      <w:szCs w:val="16"/>
    </w:rPr>
  </w:style>
  <w:style w:type="character" w:customStyle="1" w:styleId="BalloonTextChar">
    <w:name w:val="Balloon Text Char"/>
    <w:link w:val="BalloonText"/>
    <w:rsid w:val="005F71CF"/>
    <w:rPr>
      <w:rFonts w:ascii="Tahoma" w:eastAsia="Times New Roman" w:hAnsi="Tahoma" w:cs="Tahoma"/>
      <w:sz w:val="16"/>
      <w:szCs w:val="16"/>
      <w:lang w:val="en-GB" w:eastAsia="nl-NL"/>
    </w:rPr>
  </w:style>
  <w:style w:type="paragraph" w:customStyle="1" w:styleId="Listenabsatz1">
    <w:name w:val="Listenabsatz1"/>
    <w:basedOn w:val="Normal"/>
    <w:uiPriority w:val="34"/>
    <w:qFormat/>
    <w:rsid w:val="008C334B"/>
    <w:pPr>
      <w:ind w:left="720"/>
    </w:pPr>
  </w:style>
  <w:style w:type="paragraph" w:styleId="BodyTextIndent">
    <w:name w:val="Body Text Indent"/>
    <w:basedOn w:val="Normal"/>
    <w:link w:val="BodyTextIndentChar"/>
    <w:rsid w:val="00990EFE"/>
    <w:pPr>
      <w:ind w:firstLine="284"/>
      <w:jc w:val="both"/>
    </w:pPr>
    <w:rPr>
      <w:lang w:eastAsia="en-US"/>
    </w:rPr>
  </w:style>
  <w:style w:type="paragraph" w:customStyle="1" w:styleId="BulletItem">
    <w:name w:val="Bullet Item"/>
    <w:basedOn w:val="Normal"/>
    <w:rsid w:val="00990EFE"/>
    <w:pPr>
      <w:spacing w:before="20"/>
      <w:jc w:val="both"/>
    </w:pPr>
    <w:rPr>
      <w:lang w:eastAsia="en-US"/>
    </w:rPr>
  </w:style>
  <w:style w:type="paragraph" w:customStyle="1" w:styleId="NumberedItemFirst">
    <w:name w:val="Numbered Item First"/>
    <w:basedOn w:val="BodyTextIndent"/>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Caption"/>
    <w:rsid w:val="00990EFE"/>
    <w:pPr>
      <w:tabs>
        <w:tab w:val="clear" w:pos="652"/>
      </w:tabs>
      <w:spacing w:before="120" w:after="120" w:line="240" w:lineRule="atLeast"/>
      <w:ind w:left="284" w:firstLine="0"/>
      <w:jc w:val="left"/>
    </w:pPr>
  </w:style>
  <w:style w:type="paragraph" w:styleId="Caption">
    <w:name w:val="caption"/>
    <w:basedOn w:val="Normal"/>
    <w:next w:val="BodyText"/>
    <w:qFormat/>
    <w:rsid w:val="00990EFE"/>
    <w:pPr>
      <w:spacing w:before="120" w:after="120"/>
      <w:ind w:left="284"/>
    </w:pPr>
    <w:rPr>
      <w:b/>
      <w:bCs/>
      <w:szCs w:val="20"/>
      <w:lang w:eastAsia="en-US"/>
    </w:rPr>
  </w:style>
  <w:style w:type="paragraph" w:customStyle="1" w:styleId="CODE1">
    <w:name w:val="CODE1"/>
    <w:basedOn w:val="Normal"/>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Normal"/>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Normal"/>
    <w:semiHidden/>
    <w:rsid w:val="00990EFE"/>
    <w:pPr>
      <w:spacing w:before="120"/>
      <w:ind w:left="284"/>
      <w:jc w:val="both"/>
    </w:pPr>
    <w:rPr>
      <w:lang w:eastAsia="en-US"/>
    </w:rPr>
  </w:style>
  <w:style w:type="character" w:styleId="FootnoteReference">
    <w:name w:val="footnote reference"/>
    <w:semiHidden/>
    <w:rsid w:val="00990EFE"/>
    <w:rPr>
      <w:position w:val="6"/>
      <w:sz w:val="12"/>
      <w:vertAlign w:val="baseline"/>
    </w:rPr>
  </w:style>
  <w:style w:type="paragraph" w:styleId="EndnoteText">
    <w:name w:val="endnote text"/>
    <w:basedOn w:val="Normal"/>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BodyText"/>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Normal"/>
    <w:next w:val="Normal"/>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Normal"/>
    <w:next w:val="Normal"/>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Normal"/>
    <w:next w:val="Normal"/>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Normal"/>
    <w:next w:val="Normal"/>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Normal"/>
    <w:next w:val="Normal"/>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cumentMap">
    <w:name w:val="Document Map"/>
    <w:basedOn w:val="Normal"/>
    <w:semiHidden/>
    <w:rsid w:val="00990EFE"/>
    <w:pPr>
      <w:shd w:val="clear" w:color="auto" w:fill="000080"/>
    </w:pPr>
    <w:rPr>
      <w:rFonts w:ascii="Tahoma" w:hAnsi="Tahoma" w:cs="Tahoma"/>
      <w:lang w:eastAsia="en-US"/>
    </w:rPr>
  </w:style>
  <w:style w:type="paragraph" w:customStyle="1" w:styleId="ChapterHeading">
    <w:name w:val="Chapter Heading"/>
    <w:basedOn w:val="Normal"/>
    <w:next w:val="Heading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Normal"/>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Normal"/>
    <w:next w:val="Normal"/>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Normal"/>
    <w:next w:val="Normal"/>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Normal"/>
    <w:next w:val="Normal"/>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Normal"/>
    <w:next w:val="Normal"/>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Normal"/>
    <w:next w:val="Normal"/>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Normal"/>
    <w:next w:val="Normal"/>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Normal"/>
    <w:next w:val="Normal"/>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Normal"/>
    <w:next w:val="Normal"/>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Normal"/>
    <w:next w:val="Normal"/>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Heading">
    <w:name w:val="index heading"/>
    <w:basedOn w:val="Normal"/>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TOC4">
    <w:name w:val="toc 4"/>
    <w:basedOn w:val="TOC1"/>
    <w:next w:val="Normal"/>
    <w:semiHidden/>
    <w:rsid w:val="00990EFE"/>
    <w:pPr>
      <w:tabs>
        <w:tab w:val="clear" w:pos="475"/>
        <w:tab w:val="clear" w:pos="9696"/>
      </w:tabs>
      <w:spacing w:before="0" w:after="0"/>
      <w:ind w:left="720"/>
    </w:pPr>
    <w:rPr>
      <w:b w:val="0"/>
      <w:bCs w:val="0"/>
      <w:noProof w:val="0"/>
      <w:spacing w:val="0"/>
      <w:szCs w:val="24"/>
      <w:lang w:eastAsia="en-US"/>
    </w:rPr>
  </w:style>
  <w:style w:type="paragraph" w:styleId="TOC5">
    <w:name w:val="toc 5"/>
    <w:basedOn w:val="Normal"/>
    <w:next w:val="Normal"/>
    <w:semiHidden/>
    <w:rsid w:val="00990EFE"/>
    <w:pPr>
      <w:ind w:left="960"/>
    </w:pPr>
    <w:rPr>
      <w:lang w:eastAsia="en-US"/>
    </w:rPr>
  </w:style>
  <w:style w:type="paragraph" w:styleId="TOC6">
    <w:name w:val="toc 6"/>
    <w:basedOn w:val="Normal"/>
    <w:next w:val="Normal"/>
    <w:semiHidden/>
    <w:rsid w:val="00990EFE"/>
    <w:pPr>
      <w:ind w:left="1200"/>
    </w:pPr>
    <w:rPr>
      <w:lang w:eastAsia="en-US"/>
    </w:rPr>
  </w:style>
  <w:style w:type="paragraph" w:styleId="TOC7">
    <w:name w:val="toc 7"/>
    <w:basedOn w:val="Normal"/>
    <w:next w:val="Normal"/>
    <w:semiHidden/>
    <w:rsid w:val="00990EFE"/>
    <w:pPr>
      <w:ind w:left="1440"/>
    </w:pPr>
    <w:rPr>
      <w:lang w:eastAsia="en-US"/>
    </w:rPr>
  </w:style>
  <w:style w:type="paragraph" w:styleId="TOC8">
    <w:name w:val="toc 8"/>
    <w:basedOn w:val="Normal"/>
    <w:next w:val="Normal"/>
    <w:semiHidden/>
    <w:rsid w:val="00990EFE"/>
    <w:pPr>
      <w:ind w:left="1680"/>
    </w:pPr>
    <w:rPr>
      <w:lang w:eastAsia="en-US"/>
    </w:rPr>
  </w:style>
  <w:style w:type="paragraph" w:styleId="TOC9">
    <w:name w:val="toc 9"/>
    <w:basedOn w:val="Normal"/>
    <w:next w:val="Normal"/>
    <w:semiHidden/>
    <w:rsid w:val="00990EFE"/>
    <w:pPr>
      <w:ind w:left="1920"/>
    </w:pPr>
    <w:rPr>
      <w:lang w:eastAsia="en-US"/>
    </w:rPr>
  </w:style>
  <w:style w:type="paragraph" w:styleId="TableofFigures">
    <w:name w:val="table of figures"/>
    <w:basedOn w:val="TOC2"/>
    <w:next w:val="TOC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ListBullet">
    <w:name w:val="List Bullet"/>
    <w:basedOn w:val="Normal"/>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Normal"/>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0">
    <w:name w:val="heading1"/>
    <w:basedOn w:val="Normal"/>
    <w:next w:val="Normal"/>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0">
    <w:name w:val="heading2"/>
    <w:basedOn w:val="Normal"/>
    <w:next w:val="Normal"/>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Normal"/>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Normal"/>
    <w:next w:val="Normal"/>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0">
    <w:name w:val="heading3"/>
    <w:basedOn w:val="Normal"/>
    <w:next w:val="Normal"/>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Normal"/>
    <w:next w:val="Normal"/>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Normal"/>
    <w:next w:val="Normal"/>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Normal"/>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Normal"/>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Normal"/>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Normal"/>
    <w:next w:val="Normal"/>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Normal"/>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Normal"/>
    <w:semiHidden/>
    <w:rsid w:val="00990EFE"/>
    <w:pPr>
      <w:spacing w:line="260" w:lineRule="atLeast"/>
      <w:jc w:val="both"/>
    </w:pPr>
    <w:rPr>
      <w:sz w:val="21"/>
      <w:lang w:eastAsia="en-US"/>
    </w:rPr>
  </w:style>
  <w:style w:type="paragraph" w:customStyle="1" w:styleId="Heading1b">
    <w:name w:val="Heading 1b"/>
    <w:basedOn w:val="Heading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Heading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Heading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Heading4"/>
    <w:semiHidden/>
    <w:rsid w:val="00990EFE"/>
    <w:pPr>
      <w:tabs>
        <w:tab w:val="num" w:pos="-564"/>
      </w:tabs>
      <w:spacing w:before="280" w:after="120"/>
      <w:ind w:left="-564"/>
    </w:pPr>
    <w:rPr>
      <w:rFonts w:ascii="Helvetica" w:hAnsi="Helvetica"/>
      <w:b/>
      <w:szCs w:val="28"/>
      <w:lang w:eastAsia="en-US"/>
    </w:rPr>
  </w:style>
  <w:style w:type="paragraph" w:styleId="ListBullet2">
    <w:name w:val="List Bullet 2"/>
    <w:basedOn w:val="Normal"/>
    <w:autoRedefine/>
    <w:semiHidden/>
    <w:rsid w:val="00990EFE"/>
    <w:pPr>
      <w:widowControl w:val="0"/>
      <w:numPr>
        <w:numId w:val="9"/>
      </w:numPr>
      <w:spacing w:before="60" w:after="60"/>
    </w:pPr>
    <w:rPr>
      <w:snapToGrid w:val="0"/>
      <w:szCs w:val="20"/>
      <w:lang w:eastAsia="de-DE"/>
    </w:rPr>
  </w:style>
  <w:style w:type="paragraph" w:styleId="ListBullet3">
    <w:name w:val="List Bullet 3"/>
    <w:basedOn w:val="Normal"/>
    <w:autoRedefine/>
    <w:semiHidden/>
    <w:rsid w:val="00990EFE"/>
    <w:pPr>
      <w:widowControl w:val="0"/>
      <w:numPr>
        <w:numId w:val="10"/>
      </w:numPr>
      <w:spacing w:before="60" w:after="60"/>
    </w:pPr>
    <w:rPr>
      <w:snapToGrid w:val="0"/>
      <w:szCs w:val="20"/>
      <w:lang w:eastAsia="de-DE"/>
    </w:rPr>
  </w:style>
  <w:style w:type="paragraph" w:styleId="ListBullet4">
    <w:name w:val="List Bullet 4"/>
    <w:basedOn w:val="Normal"/>
    <w:autoRedefine/>
    <w:semiHidden/>
    <w:rsid w:val="00990EFE"/>
    <w:pPr>
      <w:widowControl w:val="0"/>
      <w:numPr>
        <w:numId w:val="11"/>
      </w:numPr>
      <w:spacing w:before="60" w:after="60"/>
    </w:pPr>
    <w:rPr>
      <w:snapToGrid w:val="0"/>
      <w:szCs w:val="20"/>
      <w:lang w:eastAsia="de-DE"/>
    </w:rPr>
  </w:style>
  <w:style w:type="paragraph" w:styleId="ListBullet5">
    <w:name w:val="List Bullet 5"/>
    <w:basedOn w:val="Normal"/>
    <w:autoRedefine/>
    <w:semiHidden/>
    <w:rsid w:val="00990EFE"/>
    <w:pPr>
      <w:widowControl w:val="0"/>
      <w:numPr>
        <w:numId w:val="12"/>
      </w:numPr>
      <w:spacing w:before="60" w:after="60"/>
    </w:pPr>
    <w:rPr>
      <w:snapToGrid w:val="0"/>
      <w:szCs w:val="20"/>
      <w:lang w:eastAsia="de-DE"/>
    </w:rPr>
  </w:style>
  <w:style w:type="paragraph" w:styleId="ListNumber">
    <w:name w:val="List Number"/>
    <w:basedOn w:val="Normal"/>
    <w:semiHidden/>
    <w:rsid w:val="00990EFE"/>
    <w:pPr>
      <w:widowControl w:val="0"/>
      <w:numPr>
        <w:numId w:val="13"/>
      </w:numPr>
      <w:spacing w:before="60" w:after="60"/>
    </w:pPr>
    <w:rPr>
      <w:snapToGrid w:val="0"/>
      <w:szCs w:val="20"/>
      <w:lang w:eastAsia="de-DE"/>
    </w:rPr>
  </w:style>
  <w:style w:type="paragraph" w:styleId="ListNumber2">
    <w:name w:val="List Number 2"/>
    <w:basedOn w:val="Normal"/>
    <w:semiHidden/>
    <w:rsid w:val="00990EFE"/>
    <w:pPr>
      <w:widowControl w:val="0"/>
      <w:numPr>
        <w:numId w:val="14"/>
      </w:numPr>
      <w:spacing w:before="60" w:after="60"/>
    </w:pPr>
    <w:rPr>
      <w:snapToGrid w:val="0"/>
      <w:szCs w:val="20"/>
      <w:lang w:eastAsia="de-DE"/>
    </w:rPr>
  </w:style>
  <w:style w:type="paragraph" w:styleId="ListNumber3">
    <w:name w:val="List Number 3"/>
    <w:basedOn w:val="Normal"/>
    <w:semiHidden/>
    <w:rsid w:val="00990EFE"/>
    <w:pPr>
      <w:widowControl w:val="0"/>
      <w:numPr>
        <w:numId w:val="15"/>
      </w:numPr>
      <w:spacing w:before="60" w:after="60"/>
    </w:pPr>
    <w:rPr>
      <w:snapToGrid w:val="0"/>
      <w:szCs w:val="20"/>
      <w:lang w:eastAsia="de-DE"/>
    </w:rPr>
  </w:style>
  <w:style w:type="paragraph" w:styleId="ListNumber4">
    <w:name w:val="List Number 4"/>
    <w:basedOn w:val="Normal"/>
    <w:semiHidden/>
    <w:rsid w:val="00990EFE"/>
    <w:pPr>
      <w:widowControl w:val="0"/>
      <w:numPr>
        <w:numId w:val="16"/>
      </w:numPr>
      <w:spacing w:before="60" w:after="60"/>
    </w:pPr>
    <w:rPr>
      <w:snapToGrid w:val="0"/>
      <w:szCs w:val="20"/>
      <w:lang w:eastAsia="de-DE"/>
    </w:rPr>
  </w:style>
  <w:style w:type="paragraph" w:styleId="ListNumber5">
    <w:name w:val="List Number 5"/>
    <w:basedOn w:val="Normal"/>
    <w:semiHidden/>
    <w:rsid w:val="00990EFE"/>
    <w:pPr>
      <w:widowControl w:val="0"/>
      <w:numPr>
        <w:numId w:val="17"/>
      </w:numPr>
      <w:spacing w:before="60" w:after="60"/>
    </w:pPr>
    <w:rPr>
      <w:snapToGrid w:val="0"/>
      <w:szCs w:val="20"/>
      <w:lang w:eastAsia="de-DE"/>
    </w:rPr>
  </w:style>
  <w:style w:type="paragraph" w:customStyle="1" w:styleId="Heading11">
    <w:name w:val="Heading 1*"/>
    <w:basedOn w:val="Heading1"/>
    <w:next w:val="Normal"/>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BodyTextIndent"/>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Normal"/>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Normal"/>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Normal"/>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Normal"/>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Normal"/>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Normal"/>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Normal"/>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Normal"/>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Normal"/>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Normal"/>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Normal"/>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Normal"/>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Normal"/>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Normal"/>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Normal"/>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Normal"/>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Normal"/>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Normal"/>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Normal"/>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Normal"/>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Normal"/>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Normal"/>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Normal"/>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Normal"/>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Normal"/>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Normal"/>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Normal"/>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Normal"/>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Normal"/>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Normal"/>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Normal"/>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Normal"/>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Normal"/>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Normal"/>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Normal"/>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Normal"/>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Normal"/>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Normal"/>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Normal"/>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Normal"/>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le">
    <w:name w:val="Title"/>
    <w:basedOn w:val="Normal"/>
    <w:qFormat/>
    <w:rsid w:val="00990EFE"/>
    <w:rPr>
      <w:rFonts w:ascii="Times" w:hAnsi="Times"/>
      <w:b/>
      <w:noProof/>
      <w:color w:val="000000"/>
      <w:sz w:val="44"/>
      <w:szCs w:val="20"/>
      <w:lang w:eastAsia="en-US"/>
    </w:rPr>
  </w:style>
  <w:style w:type="paragraph" w:customStyle="1" w:styleId="xFigure">
    <w:name w:val="xFigur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Normal"/>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Normal"/>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Normal"/>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Normal"/>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Normal"/>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Normal"/>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Normal"/>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Normal"/>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Normal"/>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Normal"/>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NormalWeb">
    <w:name w:val="Normal (Web)"/>
    <w:basedOn w:val="Normal"/>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Normal"/>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Normal"/>
    <w:link w:val="BlockTextChar"/>
    <w:rsid w:val="00990EFE"/>
    <w:pPr>
      <w:spacing w:after="120"/>
      <w:ind w:left="1440" w:right="1440"/>
    </w:pPr>
    <w:rPr>
      <w:lang w:eastAsia="en-US"/>
    </w:rPr>
  </w:style>
  <w:style w:type="character" w:customStyle="1" w:styleId="BlockTextChar">
    <w:name w:val="Block Text Char"/>
    <w:link w:val="BlockText"/>
    <w:rsid w:val="00216ACF"/>
    <w:rPr>
      <w:rFonts w:ascii="Arial" w:hAnsi="Arial"/>
      <w:szCs w:val="24"/>
      <w:lang w:val="en-GB" w:eastAsia="en-US" w:bidi="ar-SA"/>
    </w:rPr>
  </w:style>
  <w:style w:type="paragraph" w:customStyle="1" w:styleId="Appendix1">
    <w:name w:val="Appendix1"/>
    <w:basedOn w:val="Normal"/>
    <w:next w:val="BodyText"/>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BodyText"/>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BodyText"/>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BodyText"/>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BodyText"/>
    <w:rsid w:val="000D0261"/>
    <w:pPr>
      <w:numPr>
        <w:ilvl w:val="8"/>
      </w:numPr>
      <w:spacing w:before="120" w:after="120"/>
      <w:jc w:val="center"/>
    </w:pPr>
  </w:style>
  <w:style w:type="table" w:styleId="TableSimple2">
    <w:name w:val="Table Simple 2"/>
    <w:basedOn w:val="TableNormal"/>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Preformatted">
    <w:name w:val="HTML Preformatted"/>
    <w:basedOn w:val="Normal"/>
    <w:link w:val="HTMLPreformattedChar"/>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Typewriter">
    <w:name w:val="HTML Typewriter"/>
    <w:rsid w:val="00990EFE"/>
    <w:rPr>
      <w:rFonts w:ascii="Courier New" w:eastAsia="MS Mincho" w:hAnsi="Courier New" w:cs="Courier New"/>
      <w:sz w:val="20"/>
      <w:szCs w:val="20"/>
    </w:rPr>
  </w:style>
  <w:style w:type="paragraph" w:customStyle="1" w:styleId="sdfootnote">
    <w:name w:val="sdfootnote"/>
    <w:basedOn w:val="Normal"/>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Normal"/>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Normal"/>
    <w:next w:val="Normal"/>
    <w:rsid w:val="00990EFE"/>
    <w:pPr>
      <w:keepNext/>
      <w:spacing w:before="240"/>
      <w:jc w:val="center"/>
    </w:pPr>
    <w:rPr>
      <w:szCs w:val="20"/>
      <w:lang w:val="de-DE" w:eastAsia="de-DE"/>
    </w:rPr>
  </w:style>
  <w:style w:type="character" w:customStyle="1" w:styleId="termdef">
    <w:name w:val="termdef"/>
    <w:basedOn w:val="DefaultParagraphFon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DefaultParagraphFon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leGrid2">
    <w:name w:val="Table Grid 2"/>
    <w:basedOn w:val="TableNormal"/>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BodyText"/>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BodyText"/>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Caption"/>
    <w:rsid w:val="00966C27"/>
    <w:pPr>
      <w:spacing w:after="240"/>
      <w:jc w:val="center"/>
    </w:pPr>
  </w:style>
  <w:style w:type="character" w:styleId="Strong">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Normal"/>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Normal"/>
    <w:next w:val="BodyText"/>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
    <w:name w:val="List"/>
    <w:basedOn w:val="BodyText"/>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Normal"/>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Normal"/>
    <w:next w:val="BodyText"/>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Normal"/>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Normal"/>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Normal"/>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BodyText"/>
    <w:rsid w:val="0088635A"/>
    <w:pPr>
      <w:spacing w:before="40" w:line="336" w:lineRule="auto"/>
      <w:jc w:val="both"/>
    </w:pPr>
  </w:style>
  <w:style w:type="paragraph" w:customStyle="1" w:styleId="FormatvorlageTextkrper-ZeileneinzugVor6pt">
    <w:name w:val="Formatvorlage Textkörper-Zeileneinzug + Vor:  6 pt"/>
    <w:basedOn w:val="BodyTextIndent"/>
    <w:rsid w:val="00974F59"/>
    <w:pPr>
      <w:spacing w:before="120"/>
      <w:jc w:val="left"/>
    </w:pPr>
    <w:rPr>
      <w:szCs w:val="20"/>
    </w:rPr>
  </w:style>
  <w:style w:type="character" w:styleId="CommentReference">
    <w:name w:val="annotation reference"/>
    <w:rsid w:val="00F36C7A"/>
    <w:rPr>
      <w:sz w:val="16"/>
      <w:szCs w:val="16"/>
    </w:rPr>
  </w:style>
  <w:style w:type="paragraph" w:styleId="CommentText">
    <w:name w:val="annotation text"/>
    <w:basedOn w:val="Normal"/>
    <w:link w:val="CommentTextChar"/>
    <w:rsid w:val="00F36C7A"/>
    <w:rPr>
      <w:szCs w:val="20"/>
    </w:rPr>
  </w:style>
  <w:style w:type="character" w:customStyle="1" w:styleId="CommentTextChar">
    <w:name w:val="Comment Text Char"/>
    <w:link w:val="CommentText"/>
    <w:rsid w:val="00F36C7A"/>
    <w:rPr>
      <w:rFonts w:ascii="Arial" w:eastAsia="Times New Roman" w:hAnsi="Arial"/>
      <w:lang w:val="en-GB" w:eastAsia="nl-NL"/>
    </w:rPr>
  </w:style>
  <w:style w:type="paragraph" w:styleId="CommentSubject">
    <w:name w:val="annotation subject"/>
    <w:basedOn w:val="CommentText"/>
    <w:next w:val="CommentText"/>
    <w:link w:val="CommentSubjectChar"/>
    <w:rsid w:val="00F36C7A"/>
    <w:rPr>
      <w:b/>
      <w:bCs/>
    </w:rPr>
  </w:style>
  <w:style w:type="character" w:customStyle="1" w:styleId="CommentSubjectChar">
    <w:name w:val="Comment Subject Char"/>
    <w:link w:val="CommentSubject"/>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BodyTextIndentChar">
    <w:name w:val="Body Text Indent Char"/>
    <w:link w:val="BodyTextIndent"/>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Revision">
    <w:name w:val="Revision"/>
    <w:hidden/>
    <w:uiPriority w:val="99"/>
    <w:semiHidden/>
    <w:rsid w:val="002C188E"/>
    <w:rPr>
      <w:rFonts w:ascii="Arial" w:eastAsia="Times New Roman" w:hAnsi="Arial"/>
      <w:szCs w:val="24"/>
      <w:lang w:val="en-US" w:eastAsia="nl-NL"/>
    </w:rPr>
  </w:style>
  <w:style w:type="character" w:styleId="Emphasis">
    <w:name w:val="Emphasis"/>
    <w:uiPriority w:val="20"/>
    <w:qFormat/>
    <w:rsid w:val="00FE2B19"/>
    <w:rPr>
      <w:i/>
      <w:iCs/>
    </w:rPr>
  </w:style>
  <w:style w:type="character" w:styleId="PlaceholderText">
    <w:name w:val="Placeholder Text"/>
    <w:basedOn w:val="DefaultParagraphFont"/>
    <w:uiPriority w:val="99"/>
    <w:semiHidden/>
    <w:rsid w:val="00233C3F"/>
    <w:rPr>
      <w:color w:val="808080"/>
    </w:rPr>
  </w:style>
  <w:style w:type="paragraph" w:styleId="ListParagraph">
    <w:name w:val="List Paragraph"/>
    <w:basedOn w:val="Normal"/>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UnresolvedMention">
    <w:name w:val="Unresolved Mention"/>
    <w:basedOn w:val="DefaultParagraphFont"/>
    <w:uiPriority w:val="99"/>
    <w:semiHidden/>
    <w:unhideWhenUsed/>
    <w:rsid w:val="00C60628"/>
    <w:rPr>
      <w:color w:val="605E5C"/>
      <w:shd w:val="clear" w:color="auto" w:fill="E1DFDD"/>
    </w:rPr>
  </w:style>
  <w:style w:type="character" w:styleId="HTMLCode">
    <w:name w:val="HTML Code"/>
    <w:basedOn w:val="DefaultParagraphFont"/>
    <w:uiPriority w:val="99"/>
    <w:semiHidden/>
    <w:unhideWhenUsed/>
    <w:rsid w:val="00507EE2"/>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55392"/>
    <w:rPr>
      <w:rFonts w:ascii="Courier New" w:hAnsi="Courier New" w:cs="Courier New"/>
      <w:lang w:eastAsia="ja-JP"/>
    </w:rPr>
  </w:style>
  <w:style w:type="paragraph" w:styleId="PlainText">
    <w:name w:val="Plain Text"/>
    <w:basedOn w:val="Normal"/>
    <w:link w:val="PlainTextChar"/>
    <w:uiPriority w:val="99"/>
    <w:semiHidden/>
    <w:unhideWhenUsed/>
    <w:rsid w:val="00EA73BA"/>
    <w:pPr>
      <w:spacing w:line="240" w:lineRule="auto"/>
    </w:pPr>
    <w:rPr>
      <w:rFonts w:cstheme="minorBidi"/>
      <w:szCs w:val="21"/>
      <w:lang w:eastAsia="en-US"/>
    </w:rPr>
  </w:style>
  <w:style w:type="character" w:customStyle="1" w:styleId="PlainTextChar">
    <w:name w:val="Plain Text Char"/>
    <w:basedOn w:val="DefaultParagraphFont"/>
    <w:link w:val="PlainText"/>
    <w:uiPriority w:val="99"/>
    <w:semiHidden/>
    <w:rsid w:val="00EA73BA"/>
    <w:rPr>
      <w:rFonts w:ascii="Arial" w:eastAsia="Times New Roman" w:hAnsi="Arial" w:cstheme="minorBidi"/>
      <w:szCs w:val="21"/>
      <w:lang w:val="en-US" w:eastAsia="en-US"/>
    </w:rPr>
  </w:style>
  <w:style w:type="character" w:styleId="SubtleReference">
    <w:name w:val="Subtle Reference"/>
    <w:basedOn w:val="DefaultParagraphFont"/>
    <w:uiPriority w:val="31"/>
    <w:qFormat/>
    <w:rsid w:val="006C244A"/>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 w:id="21364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ep.liu.se/ecp/076/017/ecp12076017.pdf" TargetMode="External"/><Relationship Id="rId117" Type="http://schemas.openxmlformats.org/officeDocument/2006/relationships/oleObject" Target="embeddings/oleObject27.bin"/><Relationship Id="rId21" Type="http://schemas.openxmlformats.org/officeDocument/2006/relationships/hyperlink" Target="http://sax.sourceforge.net/" TargetMode="External"/><Relationship Id="rId42" Type="http://schemas.openxmlformats.org/officeDocument/2006/relationships/hyperlink" Target="http://www.w3.org/TR/xmlschema-2/" TargetMode="External"/><Relationship Id="rId47" Type="http://schemas.openxmlformats.org/officeDocument/2006/relationships/image" Target="media/image11.png"/><Relationship Id="rId63" Type="http://schemas.openxmlformats.org/officeDocument/2006/relationships/image" Target="media/image24.png"/><Relationship Id="rId68" Type="http://schemas.openxmlformats.org/officeDocument/2006/relationships/image" Target="media/image29.png"/><Relationship Id="rId84" Type="http://schemas.openxmlformats.org/officeDocument/2006/relationships/image" Target="media/image41.wmf"/><Relationship Id="rId89" Type="http://schemas.openxmlformats.org/officeDocument/2006/relationships/oleObject" Target="embeddings/oleObject13.bin"/><Relationship Id="rId112" Type="http://schemas.openxmlformats.org/officeDocument/2006/relationships/image" Target="media/image55.wmf"/><Relationship Id="rId133" Type="http://schemas.openxmlformats.org/officeDocument/2006/relationships/hyperlink" Target="http://en.wikipedia.org/wiki/Xml" TargetMode="External"/><Relationship Id="rId138" Type="http://schemas.openxmlformats.org/officeDocument/2006/relationships/hyperlink" Target="http://www.w3.org/XML/" TargetMode="External"/><Relationship Id="rId16" Type="http://schemas.openxmlformats.org/officeDocument/2006/relationships/hyperlink" Target="http://www.opensource.org/licenses/bsd-license.html" TargetMode="External"/><Relationship Id="rId107" Type="http://schemas.openxmlformats.org/officeDocument/2006/relationships/oleObject" Target="embeddings/oleObject22.bin"/><Relationship Id="rId11" Type="http://schemas.openxmlformats.org/officeDocument/2006/relationships/header" Target="header2.xml"/><Relationship Id="rId32" Type="http://schemas.openxmlformats.org/officeDocument/2006/relationships/oleObject" Target="embeddings/oleObject2.bin"/><Relationship Id="rId37" Type="http://schemas.openxmlformats.org/officeDocument/2006/relationships/oleObject" Target="embeddings/oleObject5.bin"/><Relationship Id="rId53" Type="http://schemas.openxmlformats.org/officeDocument/2006/relationships/oleObject" Target="embeddings/oleObject10.bin"/><Relationship Id="rId58" Type="http://schemas.openxmlformats.org/officeDocument/2006/relationships/image" Target="media/image19.png"/><Relationship Id="rId74" Type="http://schemas.openxmlformats.org/officeDocument/2006/relationships/image" Target="media/image34.png"/><Relationship Id="rId79" Type="http://schemas.openxmlformats.org/officeDocument/2006/relationships/image" Target="media/image36.png"/><Relationship Id="rId102" Type="http://schemas.openxmlformats.org/officeDocument/2006/relationships/image" Target="media/image50.wmf"/><Relationship Id="rId123" Type="http://schemas.openxmlformats.org/officeDocument/2006/relationships/image" Target="media/image61.png"/><Relationship Id="rId128" Type="http://schemas.openxmlformats.org/officeDocument/2006/relationships/hyperlink" Target="http://www.ep.liu.se/ecp/063/013/ecp11063013.pdf" TargetMode="External"/><Relationship Id="rId5" Type="http://schemas.openxmlformats.org/officeDocument/2006/relationships/webSettings" Target="webSettings.xml"/><Relationship Id="rId90" Type="http://schemas.openxmlformats.org/officeDocument/2006/relationships/image" Target="media/image44.wmf"/><Relationship Id="rId95" Type="http://schemas.openxmlformats.org/officeDocument/2006/relationships/oleObject" Target="embeddings/oleObject16.bin"/><Relationship Id="rId22" Type="http://schemas.openxmlformats.org/officeDocument/2006/relationships/hyperlink" Target="http://en.wikipedia.org/wiki/Simple_API_for_XML" TargetMode="External"/><Relationship Id="rId27" Type="http://schemas.openxmlformats.org/officeDocument/2006/relationships/hyperlink" Target="https://itea3.org/project/modelisar.html" TargetMode="External"/><Relationship Id="rId43" Type="http://schemas.openxmlformats.org/officeDocument/2006/relationships/hyperlink" Target="http://www.w3.org/TR/xmlschema-2/" TargetMode="External"/><Relationship Id="rId48" Type="http://schemas.openxmlformats.org/officeDocument/2006/relationships/image" Target="media/image12.png"/><Relationship Id="rId64" Type="http://schemas.openxmlformats.org/officeDocument/2006/relationships/image" Target="media/image25.png"/><Relationship Id="rId69" Type="http://schemas.openxmlformats.org/officeDocument/2006/relationships/hyperlink" Target="https://ssp-standard.org/" TargetMode="External"/><Relationship Id="rId113" Type="http://schemas.openxmlformats.org/officeDocument/2006/relationships/oleObject" Target="embeddings/oleObject25.bin"/><Relationship Id="rId118" Type="http://schemas.openxmlformats.org/officeDocument/2006/relationships/image" Target="media/image58.wmf"/><Relationship Id="rId134" Type="http://schemas.openxmlformats.org/officeDocument/2006/relationships/hyperlink" Target="http://www.itea2.org/" TargetMode="External"/><Relationship Id="rId139" Type="http://schemas.openxmlformats.org/officeDocument/2006/relationships/hyperlink" Target="http://en.wikipedia.org/wiki/Xml" TargetMode="External"/><Relationship Id="rId8" Type="http://schemas.openxmlformats.org/officeDocument/2006/relationships/image" Target="media/image1.jpeg"/><Relationship Id="rId51" Type="http://schemas.openxmlformats.org/officeDocument/2006/relationships/oleObject" Target="embeddings/oleObject9.bin"/><Relationship Id="rId72" Type="http://schemas.openxmlformats.org/officeDocument/2006/relationships/image" Target="media/image32.png"/><Relationship Id="rId80" Type="http://schemas.openxmlformats.org/officeDocument/2006/relationships/image" Target="media/image37.png"/><Relationship Id="rId85" Type="http://schemas.openxmlformats.org/officeDocument/2006/relationships/oleObject" Target="embeddings/oleObject11.bin"/><Relationship Id="rId93" Type="http://schemas.openxmlformats.org/officeDocument/2006/relationships/oleObject" Target="embeddings/oleObject15.bin"/><Relationship Id="rId98" Type="http://schemas.openxmlformats.org/officeDocument/2006/relationships/image" Target="media/image48.wmf"/><Relationship Id="rId121" Type="http://schemas.openxmlformats.org/officeDocument/2006/relationships/oleObject" Target="embeddings/oleObject29.bin"/><Relationship Id="rId142"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fmi-standard.org/downloads" TargetMode="External"/><Relationship Id="rId17" Type="http://schemas.openxmlformats.org/officeDocument/2006/relationships/hyperlink" Target="mailto:contact@fmi-standard.org" TargetMode="External"/><Relationship Id="rId25" Type="http://schemas.openxmlformats.org/officeDocument/2006/relationships/hyperlink" Target="http://www.ep.liu.se/ecp/063/013/ecp11063013.pdf" TargetMode="External"/><Relationship Id="rId33" Type="http://schemas.openxmlformats.org/officeDocument/2006/relationships/image" Target="media/image5.wmf"/><Relationship Id="rId38" Type="http://schemas.openxmlformats.org/officeDocument/2006/relationships/image" Target="media/image7.wmf"/><Relationship Id="rId46" Type="http://schemas.openxmlformats.org/officeDocument/2006/relationships/image" Target="media/image10.png"/><Relationship Id="rId59" Type="http://schemas.openxmlformats.org/officeDocument/2006/relationships/image" Target="media/image20.png"/><Relationship Id="rId67" Type="http://schemas.openxmlformats.org/officeDocument/2006/relationships/image" Target="media/image28.png"/><Relationship Id="rId103" Type="http://schemas.openxmlformats.org/officeDocument/2006/relationships/oleObject" Target="embeddings/oleObject20.bin"/><Relationship Id="rId108" Type="http://schemas.openxmlformats.org/officeDocument/2006/relationships/image" Target="media/image53.wmf"/><Relationship Id="rId116" Type="http://schemas.openxmlformats.org/officeDocument/2006/relationships/image" Target="media/image57.wmf"/><Relationship Id="rId124" Type="http://schemas.openxmlformats.org/officeDocument/2006/relationships/image" Target="media/image62.png"/><Relationship Id="rId129" Type="http://schemas.openxmlformats.org/officeDocument/2006/relationships/hyperlink" Target="http://www.ep.liu.se/ecp/076/017/ecp12076017.pdf" TargetMode="External"/><Relationship Id="rId137" Type="http://schemas.openxmlformats.org/officeDocument/2006/relationships/hyperlink" Target="http://de.wikipedia.org/wiki/OSEK" TargetMode="External"/><Relationship Id="rId20" Type="http://schemas.openxmlformats.org/officeDocument/2006/relationships/hyperlink" Target="http://en.wikipedia.org/wiki/Xml" TargetMode="External"/><Relationship Id="rId41" Type="http://schemas.openxmlformats.org/officeDocument/2006/relationships/oleObject" Target="embeddings/oleObject7.bin"/><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30.png"/><Relationship Id="rId75" Type="http://schemas.openxmlformats.org/officeDocument/2006/relationships/hyperlink" Target="http://en.wikipedia.org/wiki/Extended_BNF" TargetMode="External"/><Relationship Id="rId83" Type="http://schemas.openxmlformats.org/officeDocument/2006/relationships/image" Target="media/image40.png"/><Relationship Id="rId88" Type="http://schemas.openxmlformats.org/officeDocument/2006/relationships/image" Target="media/image43.wmf"/><Relationship Id="rId91" Type="http://schemas.openxmlformats.org/officeDocument/2006/relationships/oleObject" Target="embeddings/oleObject14.bin"/><Relationship Id="rId96" Type="http://schemas.openxmlformats.org/officeDocument/2006/relationships/image" Target="media/image47.wmf"/><Relationship Id="rId111" Type="http://schemas.openxmlformats.org/officeDocument/2006/relationships/oleObject" Target="embeddings/oleObject24.bin"/><Relationship Id="rId132" Type="http://schemas.openxmlformats.org/officeDocument/2006/relationships/hyperlink" Target="http://www.w3.org/XML/" TargetMode="External"/><Relationship Id="rId14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reativecommons.org/licenses/by-sa/4.0/legalcode" TargetMode="External"/><Relationship Id="rId23" Type="http://schemas.openxmlformats.org/officeDocument/2006/relationships/image" Target="media/image3.wmf"/><Relationship Id="rId28" Type="http://schemas.openxmlformats.org/officeDocument/2006/relationships/hyperlink" Target="https://itea3.org/project/modrio.html" TargetMode="External"/><Relationship Id="rId36" Type="http://schemas.openxmlformats.org/officeDocument/2006/relationships/oleObject" Target="embeddings/oleObject4.bin"/><Relationship Id="rId49" Type="http://schemas.openxmlformats.org/officeDocument/2006/relationships/image" Target="media/image13.wmf"/><Relationship Id="rId57" Type="http://schemas.openxmlformats.org/officeDocument/2006/relationships/image" Target="media/image18.png"/><Relationship Id="rId106" Type="http://schemas.openxmlformats.org/officeDocument/2006/relationships/image" Target="media/image52.wmf"/><Relationship Id="rId114" Type="http://schemas.openxmlformats.org/officeDocument/2006/relationships/image" Target="media/image56.wmf"/><Relationship Id="rId119" Type="http://schemas.openxmlformats.org/officeDocument/2006/relationships/oleObject" Target="embeddings/oleObject28.bin"/><Relationship Id="rId127" Type="http://schemas.openxmlformats.org/officeDocument/2006/relationships/hyperlink" Target="http://www.di.ens.fr/~pouzet/bib/cdc10.pdf" TargetMode="External"/><Relationship Id="rId10" Type="http://schemas.openxmlformats.org/officeDocument/2006/relationships/header" Target="header1.xml"/><Relationship Id="rId31" Type="http://schemas.openxmlformats.org/officeDocument/2006/relationships/image" Target="media/image4.wmf"/><Relationship Id="rId44" Type="http://schemas.openxmlformats.org/officeDocument/2006/relationships/hyperlink" Target="http://www.w3.org/TR/xml-infoset/" TargetMode="External"/><Relationship Id="rId52" Type="http://schemas.openxmlformats.org/officeDocument/2006/relationships/image" Target="media/image14.wmf"/><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3.png"/><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image" Target="media/image42.wmf"/><Relationship Id="rId94" Type="http://schemas.openxmlformats.org/officeDocument/2006/relationships/image" Target="media/image46.wmf"/><Relationship Id="rId99" Type="http://schemas.openxmlformats.org/officeDocument/2006/relationships/oleObject" Target="embeddings/oleObject18.bin"/><Relationship Id="rId101" Type="http://schemas.openxmlformats.org/officeDocument/2006/relationships/oleObject" Target="embeddings/oleObject19.bin"/><Relationship Id="rId122" Type="http://schemas.openxmlformats.org/officeDocument/2006/relationships/image" Target="media/image60.png"/><Relationship Id="rId130" Type="http://schemas.openxmlformats.org/officeDocument/2006/relationships/hyperlink" Target="https://www.modelica.org/documents/ModelicaSpec33.pdf" TargetMode="External"/><Relationship Id="rId135" Type="http://schemas.openxmlformats.org/officeDocument/2006/relationships/hyperlink" Target="http://www.autosar.org/" TargetMode="External"/><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mailto:contact@fmi-standard.org" TargetMode="External"/><Relationship Id="rId18" Type="http://schemas.openxmlformats.org/officeDocument/2006/relationships/hyperlink" Target="https://www.fmi-standard.org/tools" TargetMode="External"/><Relationship Id="rId39" Type="http://schemas.openxmlformats.org/officeDocument/2006/relationships/oleObject" Target="embeddings/oleObject6.bin"/><Relationship Id="rId109" Type="http://schemas.openxmlformats.org/officeDocument/2006/relationships/oleObject" Target="embeddings/oleObject23.bin"/><Relationship Id="rId34" Type="http://schemas.openxmlformats.org/officeDocument/2006/relationships/oleObject" Target="embeddings/oleObject3.bin"/><Relationship Id="rId50" Type="http://schemas.openxmlformats.org/officeDocument/2006/relationships/oleObject" Target="embeddings/oleObject8.bin"/><Relationship Id="rId55" Type="http://schemas.openxmlformats.org/officeDocument/2006/relationships/image" Target="media/image16.png"/><Relationship Id="rId76" Type="http://schemas.openxmlformats.org/officeDocument/2006/relationships/hyperlink" Target="http://en.wikipedia.org/wiki/Depth-first_search" TargetMode="External"/><Relationship Id="rId97" Type="http://schemas.openxmlformats.org/officeDocument/2006/relationships/oleObject" Target="embeddings/oleObject17.bin"/><Relationship Id="rId104" Type="http://schemas.openxmlformats.org/officeDocument/2006/relationships/image" Target="media/image51.wmf"/><Relationship Id="rId120" Type="http://schemas.openxmlformats.org/officeDocument/2006/relationships/image" Target="media/image59.wmf"/><Relationship Id="rId125" Type="http://schemas.openxmlformats.org/officeDocument/2006/relationships/image" Target="media/image63.png"/><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image" Target="media/image45.wmf"/><Relationship Id="rId2" Type="http://schemas.openxmlformats.org/officeDocument/2006/relationships/numbering" Target="numbering.xml"/><Relationship Id="rId29" Type="http://schemas.openxmlformats.org/officeDocument/2006/relationships/hyperlink" Target="http://msdn.microsoft.com/en-us/library/aa365247%28VS.85%29.aspx" TargetMode="External"/><Relationship Id="rId24" Type="http://schemas.openxmlformats.org/officeDocument/2006/relationships/oleObject" Target="embeddings/oleObject1.bin"/><Relationship Id="rId40" Type="http://schemas.openxmlformats.org/officeDocument/2006/relationships/image" Target="media/image8.wmf"/><Relationship Id="rId45" Type="http://schemas.openxmlformats.org/officeDocument/2006/relationships/image" Target="media/image9.png"/><Relationship Id="rId66" Type="http://schemas.openxmlformats.org/officeDocument/2006/relationships/image" Target="media/image27.png"/><Relationship Id="rId87" Type="http://schemas.openxmlformats.org/officeDocument/2006/relationships/oleObject" Target="embeddings/oleObject12.bin"/><Relationship Id="rId110" Type="http://schemas.openxmlformats.org/officeDocument/2006/relationships/image" Target="media/image54.wmf"/><Relationship Id="rId115" Type="http://schemas.openxmlformats.org/officeDocument/2006/relationships/oleObject" Target="embeddings/oleObject26.bin"/><Relationship Id="rId131" Type="http://schemas.openxmlformats.org/officeDocument/2006/relationships/hyperlink" Target="http://www.di.ens.fr/~pouzet/lucid-synchrone/" TargetMode="External"/><Relationship Id="rId136" Type="http://schemas.openxmlformats.org/officeDocument/2006/relationships/hyperlink" Target="http://www.osek-vdx.org/" TargetMode="External"/><Relationship Id="rId61" Type="http://schemas.openxmlformats.org/officeDocument/2006/relationships/image" Target="media/image22.png"/><Relationship Id="rId82" Type="http://schemas.openxmlformats.org/officeDocument/2006/relationships/image" Target="media/image39.png"/><Relationship Id="rId19" Type="http://schemas.openxmlformats.org/officeDocument/2006/relationships/hyperlink" Target="https://fmi-standard.org/downloads" TargetMode="External"/><Relationship Id="rId14" Type="http://schemas.openxmlformats.org/officeDocument/2006/relationships/hyperlink" Target="http://creativecommons.org/licenses/by-sa/4.0/" TargetMode="External"/><Relationship Id="rId30" Type="http://schemas.openxmlformats.org/officeDocument/2006/relationships/hyperlink" Target="http://datatracker.ietf.org/doc/rfc3986/" TargetMode="External"/><Relationship Id="rId35" Type="http://schemas.openxmlformats.org/officeDocument/2006/relationships/image" Target="media/image6.wmf"/><Relationship Id="rId56" Type="http://schemas.openxmlformats.org/officeDocument/2006/relationships/image" Target="media/image17.png"/><Relationship Id="rId77" Type="http://schemas.openxmlformats.org/officeDocument/2006/relationships/hyperlink" Target="http://www.cmake.org" TargetMode="External"/><Relationship Id="rId100" Type="http://schemas.openxmlformats.org/officeDocument/2006/relationships/image" Target="media/image49.wmf"/><Relationship Id="rId105" Type="http://schemas.openxmlformats.org/officeDocument/2006/relationships/oleObject" Target="embeddings/oleObject21.bin"/><Relationship Id="rId126" Type="http://schemas.openxmlformats.org/officeDocument/2006/relationships/hyperlink" Target="http://www.ep.liu.se/ecp/076/018/ecp12076018.pdf"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3D0339-8F0A-4FD5-B32F-DF3F657D5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147</Pages>
  <Words>48943</Words>
  <Characters>278977</Characters>
  <Application>Microsoft Office Word</Application>
  <DocSecurity>0</DocSecurity>
  <Lines>2324</Lines>
  <Paragraphs>654</Paragraphs>
  <ScaleCrop>false</ScaleCrop>
  <HeadingPairs>
    <vt:vector size="8" baseType="variant">
      <vt:variant>
        <vt:lpstr>Title</vt:lpstr>
      </vt:variant>
      <vt:variant>
        <vt:i4>1</vt:i4>
      </vt:variant>
      <vt:variant>
        <vt:lpstr>Headings</vt:lpstr>
      </vt:variant>
      <vt:variant>
        <vt:i4>100</vt:i4>
      </vt:variant>
      <vt:variant>
        <vt:lpstr>Titel</vt:lpstr>
      </vt:variant>
      <vt:variant>
        <vt:i4>1</vt:i4>
      </vt:variant>
      <vt:variant>
        <vt:lpstr>Rubrik</vt:lpstr>
      </vt:variant>
      <vt:variant>
        <vt:i4>1</vt:i4>
      </vt:variant>
    </vt:vector>
  </HeadingPairs>
  <TitlesOfParts>
    <vt:vector size="103" baseType="lpstr">
      <vt:lpstr>Functional Mock-up Interface 2.0.1</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General Document template</vt:lpstr>
      <vt:lpstr>General Document template</vt:lpstr>
    </vt:vector>
  </TitlesOfParts>
  <Company>MAP FMI</Company>
  <LinksUpToDate>false</LinksUpToDate>
  <CharactersWithSpaces>327266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2.0.1</dc:title>
  <dc:creator>Modelica Association Project FMI</dc:creator>
  <cp:lastModifiedBy>Bertsch Christian (CR/AEE3)</cp:lastModifiedBy>
  <cp:revision>9</cp:revision>
  <cp:lastPrinted>2019-10-03T16:12:00Z</cp:lastPrinted>
  <dcterms:created xsi:type="dcterms:W3CDTF">2019-10-03T14:54:00Z</dcterms:created>
  <dcterms:modified xsi:type="dcterms:W3CDTF">2019-10-04T06:19:00Z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