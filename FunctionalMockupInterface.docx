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17F3892A" w:rsidR="0053478F" w:rsidRPr="0098259C" w:rsidRDefault="0053478F" w:rsidP="00E04F7A"/>
    <w:p w14:paraId="4939B61A" w14:textId="77777777" w:rsidR="007C0012" w:rsidRPr="0098259C" w:rsidRDefault="007C0012" w:rsidP="007C0012">
      <w:pPr>
        <w:pStyle w:val="BodyText"/>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p>
    <w:p w14:paraId="460BCDD9" w14:textId="77777777" w:rsidR="00F27D01" w:rsidRDefault="00F27D01" w:rsidP="00471821">
      <w:pPr>
        <w:pStyle w:val="Titlefrontpage"/>
        <w:jc w:val="left"/>
        <w:rPr>
          <w:szCs w:val="32"/>
        </w:rPr>
      </w:pPr>
    </w:p>
    <w:p w14:paraId="4DE4E5D5" w14:textId="77777777" w:rsidR="00F27D01" w:rsidRDefault="00F27D01" w:rsidP="00471821">
      <w:pPr>
        <w:pStyle w:val="Titlefrontpage"/>
        <w:jc w:val="left"/>
        <w:rPr>
          <w:szCs w:val="32"/>
        </w:rPr>
      </w:pPr>
    </w:p>
    <w:p w14:paraId="6151FAB6" w14:textId="77777777" w:rsidR="0053478F" w:rsidRPr="0098259C" w:rsidRDefault="00332E07" w:rsidP="00471821">
      <w:pPr>
        <w:pStyle w:val="Titlefrontpage"/>
        <w:jc w:val="left"/>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77777777" w:rsidR="009314E5" w:rsidRPr="0098259C" w:rsidRDefault="009314E5"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5" w:author="Bertsch Christian (CR/AEE3)" w:date="2019-09-06T11:23:00Z">
        <w:r w:rsidR="00C60628">
          <w:rPr>
            <w:sz w:val="24"/>
          </w:rPr>
          <w:t>.1</w:t>
        </w:r>
      </w:ins>
    </w:p>
    <w:p w14:paraId="1B2D96DD" w14:textId="7FEA55F8" w:rsidR="0084747C" w:rsidRDefault="00D0034A" w:rsidP="00D0034A">
      <w:pPr>
        <w:pStyle w:val="Subtitlefrontpage"/>
        <w:tabs>
          <w:tab w:val="left" w:pos="3060"/>
        </w:tabs>
        <w:rPr>
          <w:sz w:val="24"/>
        </w:rPr>
      </w:pPr>
      <w:r w:rsidRPr="00AE2A4F">
        <w:rPr>
          <w:sz w:val="24"/>
        </w:rPr>
        <w:tab/>
      </w:r>
      <w:del w:id="6" w:author="Bertsch Christian (CR/AEE3)" w:date="2019-09-24T22:41:00Z">
        <w:r w:rsidR="00683EB8" w:rsidDel="00054FCF">
          <w:rPr>
            <w:sz w:val="24"/>
          </w:rPr>
          <w:delText>July</w:delText>
        </w:r>
        <w:r w:rsidR="00C42CEF" w:rsidDel="00054FCF">
          <w:rPr>
            <w:sz w:val="24"/>
          </w:rPr>
          <w:delText xml:space="preserve"> </w:delText>
        </w:r>
      </w:del>
      <w:del w:id="7"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8" w:author="Bertsch Christian (CR/AEE3)" w:date="2019-09-24T22:41:00Z">
        <w:r w:rsidR="00054FCF">
          <w:rPr>
            <w:sz w:val="24"/>
          </w:rPr>
          <w:t>October 2</w:t>
        </w:r>
        <w:r w:rsidR="00054FCF" w:rsidRPr="00054FCF">
          <w:rPr>
            <w:sz w:val="24"/>
            <w:vertAlign w:val="superscript"/>
            <w:rPrChange w:id="9" w:author="Bertsch Christian (CR/AEE3)" w:date="2019-09-24T22:41:00Z">
              <w:rPr>
                <w:sz w:val="24"/>
              </w:rPr>
            </w:rPrChange>
          </w:rPr>
          <w:t>nd</w:t>
        </w:r>
      </w:ins>
      <w:ins w:id="10" w:author="Bertsch Christian (CR/AEE3)" w:date="2019-09-06T11:23:00Z">
        <w:r w:rsidR="005B682A">
          <w:rPr>
            <w:sz w:val="24"/>
          </w:rPr>
          <w:t xml:space="preserve"> </w:t>
        </w:r>
        <w:r w:rsidRPr="00AE2A4F">
          <w:rPr>
            <w:sz w:val="24"/>
          </w:rPr>
          <w:t>201</w:t>
        </w:r>
        <w:r w:rsidR="00C60628">
          <w:rPr>
            <w:sz w:val="24"/>
          </w:rPr>
          <w:t>9</w:t>
        </w:r>
      </w:ins>
    </w:p>
    <w:p w14:paraId="3F01548F" w14:textId="77777777" w:rsidR="00247AA6" w:rsidRDefault="00C01C3E" w:rsidP="00247AA6">
      <w:pPr>
        <w:pStyle w:val="NormalWeb"/>
        <w:spacing w:before="0" w:beforeAutospacing="0" w:after="0" w:afterAutospacing="0"/>
        <w:rPr>
          <w:b/>
          <w:sz w:val="24"/>
        </w:rPr>
      </w:pPr>
      <w:r>
        <w:rPr>
          <w:b/>
          <w:sz w:val="24"/>
        </w:rPr>
        <w:br/>
      </w:r>
    </w:p>
    <w:p w14:paraId="3115B53C" w14:textId="1C363FB9"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11" w:author="Bertsch Christian (CR/AEE3)" w:date="2019-09-25T07:55:00Z">
        <w:r w:rsidR="00FD58BF">
          <w:rPr>
            <w:szCs w:val="20"/>
          </w:rPr>
          <w:t>1.</w:t>
        </w:r>
      </w:ins>
      <w:r w:rsidRPr="00A75A80">
        <w:rPr>
          <w:szCs w:val="20"/>
        </w:rPr>
        <w:t xml:space="preserve"> </w:t>
      </w:r>
      <w:ins w:id="12" w:author="Bertsch Christian (CR/AEE3)" w:date="2019-09-25T07:56:00Z">
        <w:r w:rsidR="00FD58BF">
          <w:rPr>
            <w:szCs w:val="20"/>
          </w:rPr>
          <w:t xml:space="preserve">This is a maintenance </w:t>
        </w:r>
      </w:ins>
      <w:ins w:id="13" w:author="Bertsch Christian (CR/AEE3)" w:date="2019-09-25T07:57:00Z">
        <w:r w:rsidR="00FD58BF">
          <w:rPr>
            <w:szCs w:val="20"/>
          </w:rPr>
          <w:t xml:space="preserve">release with no new features compared to FMI 2.0. </w:t>
        </w:r>
      </w:ins>
      <w:r w:rsidRPr="00A75A80">
        <w:rPr>
          <w:szCs w:val="20"/>
        </w:rPr>
        <w:t xml:space="preserve">FMI is a </w:t>
      </w:r>
      <w:r w:rsidR="005D1624">
        <w:rPr>
          <w:szCs w:val="20"/>
        </w:rPr>
        <w:t>tool</w:t>
      </w:r>
      <w:ins w:id="14"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15" w:author="Bertsch Christian (CR/AEE3)" w:date="2019-09-06T11:23:00Z">
        <w:r w:rsidRPr="00A75A80">
          <w:rPr>
            <w:szCs w:val="20"/>
          </w:rPr>
          <w:delText>xml-files</w:delText>
        </w:r>
      </w:del>
      <w:ins w:id="16" w:author="Bertsch Christian (CR/AEE3)" w:date="2019-09-06T11:23:00Z">
        <w:r w:rsidR="00B8417F">
          <w:rPr>
            <w:szCs w:val="20"/>
          </w:rPr>
          <w:t>XML</w:t>
        </w:r>
      </w:ins>
      <w:ins w:id="17" w:author="Bertsch Christian (CR/AEE3)" w:date="2019-09-23T17:41:00Z">
        <w:r w:rsidR="00C42950">
          <w:rPr>
            <w:szCs w:val="20"/>
          </w:rPr>
          <w:t xml:space="preserve"> </w:t>
        </w:r>
      </w:ins>
      <w:ins w:id="18" w:author="Bertsch Christian (CR/AEE3)" w:date="2019-09-06T11:23:00Z">
        <w:r w:rsidRPr="00A75A80">
          <w:rPr>
            <w:szCs w:val="20"/>
          </w:rPr>
          <w:t>files</w:t>
        </w:r>
      </w:ins>
      <w:r w:rsidRPr="00A75A80">
        <w:rPr>
          <w:szCs w:val="20"/>
        </w:rPr>
        <w:t xml:space="preserve"> and C</w:t>
      </w:r>
      <w:r w:rsidR="007F616C">
        <w:rPr>
          <w:szCs w:val="20"/>
        </w:rPr>
        <w:t xml:space="preserve"> </w:t>
      </w:r>
      <w:del w:id="19"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ins w:id="20" w:author="Bertsch Christian (CR/AEE3)" w:date="2019-09-25T07:58:00Z">
        <w:r w:rsidR="00FD58BF">
          <w:rPr>
            <w:szCs w:val="20"/>
          </w:rPr>
          <w:t>many</w:t>
        </w:r>
      </w:ins>
      <w:del w:id="21" w:author="Bertsch Christian (CR/AEE3)" w:date="2019-09-25T07:58:00Z">
        <w:r w:rsidRPr="006F0075" w:rsidDel="00FD58BF">
          <w:rPr>
            <w:szCs w:val="20"/>
          </w:rPr>
          <w:delText>16</w:delText>
        </w:r>
      </w:del>
      <w:r w:rsidRPr="006F0075">
        <w:rPr>
          <w:szCs w:val="20"/>
        </w:rPr>
        <w:t xml:space="preserve"> companies and research institutes</w:t>
      </w:r>
      <w:r w:rsidRPr="00A75A80">
        <w:rPr>
          <w:szCs w:val="20"/>
        </w:rPr>
        <w:t xml:space="preserve">. FMI </w:t>
      </w:r>
      <w:ins w:id="22" w:author="Bertsch Christian (CR/AEE3)" w:date="2019-09-25T07:58:00Z">
        <w:r w:rsidR="00FD58BF">
          <w:rPr>
            <w:szCs w:val="20"/>
          </w:rPr>
          <w:t>2</w:t>
        </w:r>
      </w:ins>
      <w:del w:id="23" w:author="Bertsch Christian (CR/AEE3)" w:date="2019-09-25T07:58:00Z">
        <w:r w:rsidRPr="00A75A80" w:rsidDel="00FD58BF">
          <w:rPr>
            <w:szCs w:val="20"/>
          </w:rPr>
          <w:delText>1</w:delText>
        </w:r>
      </w:del>
      <w:r w:rsidRPr="00A75A80">
        <w:rPr>
          <w:szCs w:val="20"/>
        </w:rPr>
        <w:t xml:space="preserve">.0 is supported by </w:t>
      </w:r>
      <w:r w:rsidRPr="006F0075">
        <w:rPr>
          <w:szCs w:val="20"/>
        </w:rPr>
        <w:t xml:space="preserve">over </w:t>
      </w:r>
      <w:ins w:id="24" w:author="Bertsch Christian (CR/AEE3)" w:date="2019-09-25T07:59:00Z">
        <w:r w:rsidR="00FD58BF">
          <w:rPr>
            <w:szCs w:val="20"/>
          </w:rPr>
          <w:t>100</w:t>
        </w:r>
      </w:ins>
      <w:del w:id="25" w:author="Bertsch Christian (CR/AEE3)" w:date="2019-09-25T07:59:00Z">
        <w:r w:rsidR="00C07CA5" w:rsidDel="00FD58BF">
          <w:rPr>
            <w:szCs w:val="20"/>
          </w:rPr>
          <w:delText>4</w:delText>
        </w:r>
        <w:r w:rsidRPr="006F0075" w:rsidDel="00FD58BF">
          <w:rPr>
            <w:szCs w:val="20"/>
          </w:rPr>
          <w:delText>5</w:delText>
        </w:r>
      </w:del>
      <w:r w:rsidRPr="006F0075">
        <w:rPr>
          <w:szCs w:val="20"/>
        </w:rPr>
        <w:t xml:space="preserve"> tools</w:t>
      </w:r>
      <w:r w:rsidRPr="00A75A80">
        <w:rPr>
          <w:szCs w:val="20"/>
        </w:rPr>
        <w:t xml:space="preserve"> and is used by automotive and non-automotive organizations throughout Europe, Asia and North America.</w:t>
      </w:r>
    </w:p>
    <w:p w14:paraId="28D69CFC" w14:textId="284761CD" w:rsidR="00247AA6" w:rsidRPr="00A75A80" w:rsidRDefault="00C42950" w:rsidP="00247AA6">
      <w:pPr>
        <w:pStyle w:val="NormalWeb"/>
        <w:rPr>
          <w:szCs w:val="20"/>
        </w:rPr>
      </w:pPr>
      <w:ins w:id="26" w:author="Bertsch Christian (CR/AEE3)" w:date="2019-09-23T17:41:00Z">
        <w:r>
          <w:rPr>
            <w:szCs w:val="20"/>
          </w:rPr>
          <w:t>T</w:t>
        </w:r>
      </w:ins>
      <w:del w:id="27" w:author="Bertsch Christian (CR/AEE3)" w:date="2019-09-23T17:41:00Z">
        <w:r w:rsidR="00247AA6" w:rsidRPr="00A75A80" w:rsidDel="00C42950">
          <w:rPr>
            <w:szCs w:val="20"/>
          </w:rPr>
          <w:delText>On</w:delText>
        </w:r>
        <w:r w:rsidR="00B96AA8" w:rsidDel="00C42950">
          <w:rPr>
            <w:szCs w:val="20"/>
          </w:rPr>
          <w:delText xml:space="preserve"> t</w:delText>
        </w:r>
      </w:del>
      <w:r w:rsidR="00247AA6" w:rsidRPr="00A75A80">
        <w:rPr>
          <w:szCs w:val="20"/>
        </w:rPr>
        <w:t xml:space="preserve">he </w:t>
      </w:r>
      <w:del w:id="28" w:author="Bertsch Christian (CR/AEE3)" w:date="2019-09-06T11:23:00Z">
        <w:r w:rsidR="00247AA6" w:rsidRPr="006F0075">
          <w:rPr>
            <w:szCs w:val="20"/>
          </w:rPr>
          <w:delText>Downloads</w:delText>
        </w:r>
      </w:del>
      <w:ins w:id="29" w:author="Bertsch Christian (CR/AEE3)" w:date="2019-09-06T11:23:00Z">
        <w:r w:rsidR="00C72DAC">
          <w:rPr>
            <w:szCs w:val="20"/>
          </w:rPr>
          <w:t>d</w:t>
        </w:r>
        <w:r w:rsidR="00247AA6" w:rsidRPr="006F0075">
          <w:rPr>
            <w:szCs w:val="20"/>
          </w:rPr>
          <w:t>ownloads</w:t>
        </w:r>
      </w:ins>
      <w:r w:rsidR="00247AA6" w:rsidRPr="00A75A80">
        <w:rPr>
          <w:szCs w:val="20"/>
        </w:rPr>
        <w:t xml:space="preserve"> page</w:t>
      </w:r>
      <w:r w:rsidR="006F0075">
        <w:rPr>
          <w:szCs w:val="20"/>
        </w:rPr>
        <w:t xml:space="preserve"> (</w:t>
      </w:r>
      <w:hyperlink r:id="rId10" w:history="1">
        <w:r w:rsidR="00C60628" w:rsidRPr="00C60628">
          <w:rPr>
            <w:rStyle w:val="Hyperlink"/>
            <w:szCs w:val="20"/>
          </w:rPr>
          <w:t>https://fmi-standard.org/downloads</w:t>
        </w:r>
      </w:hyperlink>
      <w:del w:id="30" w:author="Bertsch Christian (CR/AEE3)" w:date="2019-09-06T11:23:00Z">
        <w:r w:rsidR="006F0075">
          <w:rPr>
            <w:szCs w:val="20"/>
          </w:rPr>
          <w:delText>)</w:delText>
        </w:r>
        <w:r w:rsidR="00247AA6" w:rsidRPr="00A75A80">
          <w:rPr>
            <w:szCs w:val="20"/>
          </w:rPr>
          <w:delText>,</w:delText>
        </w:r>
      </w:del>
      <w:ins w:id="31" w:author="Bertsch Christian (CR/AEE3)" w:date="2019-09-06T11:23:00Z">
        <w:r w:rsidR="00C60628">
          <w:rPr>
            <w:rStyle w:val="Hyperlink"/>
            <w:szCs w:val="20"/>
          </w:rPr>
          <w:t>/</w:t>
        </w:r>
        <w:r w:rsidR="006F0075">
          <w:rPr>
            <w:szCs w:val="20"/>
          </w:rPr>
          <w:t>)</w:t>
        </w:r>
        <w:r w:rsidR="00B15947">
          <w:rPr>
            <w:szCs w:val="20"/>
          </w:rPr>
          <w:t xml:space="preserve"> provides</w:t>
        </w:r>
      </w:ins>
      <w:r w:rsidR="00247AA6" w:rsidRPr="00A75A80">
        <w:rPr>
          <w:szCs w:val="20"/>
        </w:rPr>
        <w:t xml:space="preserve"> this specification, as well as supporting C</w:t>
      </w:r>
      <w:r w:rsidR="00CF3ADA">
        <w:rPr>
          <w:szCs w:val="20"/>
        </w:rPr>
        <w:t xml:space="preserve"> </w:t>
      </w:r>
      <w:del w:id="32" w:author="Bertsch Christian (CR/AEE3)" w:date="2019-09-06T11:23:00Z">
        <w:r w:rsidR="00247AA6" w:rsidRPr="00A75A80">
          <w:rPr>
            <w:szCs w:val="20"/>
          </w:rPr>
          <w:delText>-</w:delText>
        </w:r>
      </w:del>
      <w:r w:rsidR="00247AA6" w:rsidRPr="00A75A80">
        <w:rPr>
          <w:szCs w:val="20"/>
        </w:rPr>
        <w:t xml:space="preserve">header and </w:t>
      </w:r>
      <w:del w:id="33" w:author="Bertsch Christian (CR/AEE3)" w:date="2019-09-06T11:23:00Z">
        <w:r w:rsidR="00247AA6" w:rsidRPr="00A75A80">
          <w:rPr>
            <w:szCs w:val="20"/>
          </w:rPr>
          <w:delText>xml</w:delText>
        </w:r>
      </w:del>
      <w:ins w:id="34" w:author="Bertsch Christian (CR/AEE3)" w:date="2019-09-06T11:23:00Z">
        <w:r w:rsidR="00CF3ADA">
          <w:rPr>
            <w:szCs w:val="20"/>
          </w:rPr>
          <w:t>XML</w:t>
        </w:r>
      </w:ins>
      <w:r w:rsidR="00CF3ADA" w:rsidRPr="00A75A80">
        <w:rPr>
          <w:szCs w:val="20"/>
        </w:rPr>
        <w:t xml:space="preserve"> </w:t>
      </w:r>
      <w:r w:rsidR="00247AA6" w:rsidRPr="00A75A80">
        <w:rPr>
          <w:szCs w:val="20"/>
        </w:rPr>
        <w:t>schema files</w:t>
      </w:r>
      <w:del w:id="35" w:author="Bertsch Christian (CR/AEE3)" w:date="2019-09-06T11:23:00Z">
        <w:r w:rsidR="00247AA6" w:rsidRPr="00A75A80">
          <w:rPr>
            <w:szCs w:val="20"/>
          </w:rPr>
          <w:delText>,</w:delText>
        </w:r>
      </w:del>
      <w:r w:rsidR="00247AA6" w:rsidRPr="00A75A80">
        <w:rPr>
          <w:szCs w:val="20"/>
        </w:rPr>
        <w:t xml:space="preserve"> and an FMI compliance checker</w:t>
      </w:r>
      <w:del w:id="36" w:author="Bertsch Christian (CR/AEE3)" w:date="2019-09-06T11:23:00Z">
        <w:r w:rsidR="00126C04">
          <w:rPr>
            <w:szCs w:val="20"/>
          </w:rPr>
          <w:delText xml:space="preserve"> is</w:delText>
        </w:r>
        <w:r w:rsidR="00247AA6" w:rsidRPr="00A75A80">
          <w:rPr>
            <w:szCs w:val="20"/>
          </w:rPr>
          <w:delText xml:space="preserve"> provided</w:delText>
        </w:r>
      </w:del>
      <w:r w:rsidR="00247AA6" w:rsidRPr="00A75A80">
        <w:rPr>
          <w:szCs w:val="20"/>
        </w:rPr>
        <w:t>.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ins w:id="37"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1"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38" w:name="_Toc215371355"/>
      <w:bookmarkStart w:id="39" w:name="_Toc217788014"/>
      <w:r w:rsidR="00882F43" w:rsidRPr="0098259C">
        <w:lastRenderedPageBreak/>
        <w:t>History</w:t>
      </w:r>
      <w:bookmarkEnd w:id="38"/>
      <w:bookmarkEnd w:id="39"/>
      <w:r w:rsidR="00DA71AC">
        <w:t xml:space="preserve"> / Road</w:t>
      </w:r>
      <w:r w:rsidR="00DA71AC" w:rsidRPr="00932E38">
        <w:t xml:space="preserve"> Map</w:t>
      </w: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Change w:id="40" w:author="Bertsch Christian (CR/AEE3)" w:date="2019-09-24T22:42:00Z">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PrChange>
      </w:tblPr>
      <w:tblGrid>
        <w:gridCol w:w="1676"/>
        <w:gridCol w:w="1212"/>
        <w:gridCol w:w="6893"/>
        <w:tblGridChange w:id="41">
          <w:tblGrid>
            <w:gridCol w:w="1560"/>
            <w:gridCol w:w="1212"/>
            <w:gridCol w:w="6768"/>
          </w:tblGrid>
        </w:tblGridChange>
      </w:tblGrid>
      <w:tr w:rsidR="00882F43" w:rsidRPr="0098259C" w14:paraId="1831C912" w14:textId="77777777" w:rsidTr="00735A10">
        <w:tc>
          <w:tcPr>
            <w:tcW w:w="1676" w:type="dxa"/>
            <w:shd w:val="pct12" w:color="000000" w:fill="FFFFFF"/>
            <w:tcPrChange w:id="42" w:author="Bertsch Christian (CR/AEE3)" w:date="2019-09-24T22:42:00Z">
              <w:tcPr>
                <w:tcW w:w="1560" w:type="dxa"/>
                <w:shd w:val="pct12" w:color="000000" w:fill="FFFFFF"/>
              </w:tcPr>
            </w:tcPrChange>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Change w:id="43" w:author="Bertsch Christian (CR/AEE3)" w:date="2019-09-24T22:42:00Z">
              <w:tcPr>
                <w:tcW w:w="1212" w:type="dxa"/>
                <w:shd w:val="pct12" w:color="000000" w:fill="FFFFFF"/>
              </w:tcPr>
            </w:tcPrChange>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893" w:type="dxa"/>
            <w:shd w:val="pct12" w:color="000000" w:fill="FFFFFF"/>
            <w:tcPrChange w:id="44" w:author="Bertsch Christian (CR/AEE3)" w:date="2019-09-24T22:42:00Z">
              <w:tcPr>
                <w:tcW w:w="6768" w:type="dxa"/>
                <w:shd w:val="pct12" w:color="000000" w:fill="FFFFFF"/>
              </w:tcPr>
            </w:tcPrChange>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735A10">
        <w:tc>
          <w:tcPr>
            <w:tcW w:w="1676" w:type="dxa"/>
            <w:tcPrChange w:id="45" w:author="Bertsch Christian (CR/AEE3)" w:date="2019-09-24T22:42:00Z">
              <w:tcPr>
                <w:tcW w:w="1560" w:type="dxa"/>
              </w:tcPr>
            </w:tcPrChange>
          </w:tcPr>
          <w:p w14:paraId="48FB7714" w14:textId="77777777" w:rsidR="00C83FA5" w:rsidRPr="0098259C" w:rsidRDefault="00C83FA5" w:rsidP="00224526">
            <w:pPr>
              <w:pStyle w:val="tablecontents"/>
            </w:pPr>
            <w:r w:rsidRPr="0098259C">
              <w:t>1.0</w:t>
            </w:r>
          </w:p>
        </w:tc>
        <w:tc>
          <w:tcPr>
            <w:tcW w:w="1212" w:type="dxa"/>
            <w:tcPrChange w:id="46" w:author="Bertsch Christian (CR/AEE3)" w:date="2019-09-24T22:42:00Z">
              <w:tcPr>
                <w:tcW w:w="1212" w:type="dxa"/>
              </w:tcPr>
            </w:tcPrChange>
          </w:tcPr>
          <w:p w14:paraId="7214154D" w14:textId="77777777" w:rsidR="00C83FA5" w:rsidRPr="0098259C" w:rsidRDefault="00C83FA5" w:rsidP="00224526">
            <w:pPr>
              <w:pStyle w:val="tablecontents"/>
            </w:pPr>
            <w:r w:rsidRPr="0098259C">
              <w:t>2010-01-26</w:t>
            </w:r>
          </w:p>
        </w:tc>
        <w:tc>
          <w:tcPr>
            <w:tcW w:w="6893" w:type="dxa"/>
            <w:tcPrChange w:id="47" w:author="Bertsch Christian (CR/AEE3)" w:date="2019-09-24T22:42:00Z">
              <w:tcPr>
                <w:tcW w:w="6768" w:type="dxa"/>
              </w:tcPr>
            </w:tcPrChange>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735A10">
        <w:tc>
          <w:tcPr>
            <w:tcW w:w="1676" w:type="dxa"/>
            <w:tcPrChange w:id="48" w:author="Bertsch Christian (CR/AEE3)" w:date="2019-09-24T22:42:00Z">
              <w:tcPr>
                <w:tcW w:w="1560" w:type="dxa"/>
              </w:tcPr>
            </w:tcPrChange>
          </w:tcPr>
          <w:p w14:paraId="4B527B1D" w14:textId="77777777" w:rsidR="00C83FA5" w:rsidRPr="0098259C" w:rsidRDefault="00C83FA5" w:rsidP="00224526">
            <w:pPr>
              <w:pStyle w:val="tablecontents"/>
            </w:pPr>
            <w:r w:rsidRPr="0098259C">
              <w:t>1.0</w:t>
            </w:r>
          </w:p>
        </w:tc>
        <w:tc>
          <w:tcPr>
            <w:tcW w:w="1212" w:type="dxa"/>
            <w:tcPrChange w:id="49" w:author="Bertsch Christian (CR/AEE3)" w:date="2019-09-24T22:42:00Z">
              <w:tcPr>
                <w:tcW w:w="1212" w:type="dxa"/>
              </w:tcPr>
            </w:tcPrChange>
          </w:tcPr>
          <w:p w14:paraId="3649DF6D" w14:textId="77777777" w:rsidR="00C83FA5" w:rsidRPr="0098259C" w:rsidRDefault="00C83FA5" w:rsidP="00224526">
            <w:pPr>
              <w:pStyle w:val="tablecontents"/>
            </w:pPr>
            <w:r w:rsidRPr="0098259C">
              <w:t>2010-10-12</w:t>
            </w:r>
          </w:p>
        </w:tc>
        <w:tc>
          <w:tcPr>
            <w:tcW w:w="6893" w:type="dxa"/>
            <w:tcPrChange w:id="50" w:author="Bertsch Christian (CR/AEE3)" w:date="2019-09-24T22:42:00Z">
              <w:tcPr>
                <w:tcW w:w="6768" w:type="dxa"/>
              </w:tcPr>
            </w:tcPrChange>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735A10">
        <w:tc>
          <w:tcPr>
            <w:tcW w:w="1676" w:type="dxa"/>
            <w:tcPrChange w:id="51" w:author="Bertsch Christian (CR/AEE3)" w:date="2019-09-24T22:42:00Z">
              <w:tcPr>
                <w:tcW w:w="1560" w:type="dxa"/>
              </w:tcPr>
            </w:tcPrChange>
          </w:tcPr>
          <w:p w14:paraId="3BAC8860" w14:textId="3EF8A8BE" w:rsidR="00343699" w:rsidRDefault="00343699" w:rsidP="00907F9F">
            <w:pPr>
              <w:pStyle w:val="tablecontents"/>
            </w:pPr>
            <w:r>
              <w:t>2.0</w:t>
            </w:r>
          </w:p>
        </w:tc>
        <w:tc>
          <w:tcPr>
            <w:tcW w:w="1212" w:type="dxa"/>
            <w:tcPrChange w:id="52" w:author="Bertsch Christian (CR/AEE3)" w:date="2019-09-24T22:42:00Z">
              <w:tcPr>
                <w:tcW w:w="1212" w:type="dxa"/>
              </w:tcPr>
            </w:tcPrChange>
          </w:tcPr>
          <w:p w14:paraId="64F8A3D0" w14:textId="1DEC4826" w:rsidR="00343699" w:rsidRDefault="00E4491E">
            <w:pPr>
              <w:pStyle w:val="tablecontents"/>
            </w:pPr>
            <w:r>
              <w:t>2014-07-</w:t>
            </w:r>
            <w:r w:rsidR="00C60A55">
              <w:t>25</w:t>
            </w:r>
          </w:p>
        </w:tc>
        <w:tc>
          <w:tcPr>
            <w:tcW w:w="6893" w:type="dxa"/>
            <w:tcPrChange w:id="53" w:author="Bertsch Christian (CR/AEE3)" w:date="2019-09-24T22:42:00Z">
              <w:tcPr>
                <w:tcW w:w="6768" w:type="dxa"/>
              </w:tcPr>
            </w:tcPrChange>
          </w:tcPr>
          <w:p w14:paraId="31B153B5" w14:textId="5C49E4A9" w:rsidR="00343699" w:rsidRDefault="00F6301C">
            <w:pPr>
              <w:pStyle w:val="tablecontents"/>
            </w:pPr>
            <w:r>
              <w:t>Second version of FMI for Model Exchange and Co-Simulation</w:t>
            </w:r>
          </w:p>
        </w:tc>
      </w:tr>
      <w:tr w:rsidR="00B96AA8" w:rsidRPr="0098259C" w14:paraId="2721B214" w14:textId="77777777" w:rsidTr="00735A10">
        <w:trPr>
          <w:ins w:id="54" w:author="Bertsch Christian (CR/AEE3)" w:date="2019-09-06T11:23:00Z"/>
        </w:trPr>
        <w:tc>
          <w:tcPr>
            <w:tcW w:w="1676" w:type="dxa"/>
            <w:tcPrChange w:id="55" w:author="Bertsch Christian (CR/AEE3)" w:date="2019-09-24T22:42:00Z">
              <w:tcPr>
                <w:tcW w:w="1560" w:type="dxa"/>
              </w:tcPr>
            </w:tcPrChange>
          </w:tcPr>
          <w:p w14:paraId="5C4D1B8C" w14:textId="39379164" w:rsidR="00B96AA8" w:rsidRDefault="00B96AA8" w:rsidP="00907F9F">
            <w:pPr>
              <w:pStyle w:val="tablecontents"/>
              <w:rPr>
                <w:ins w:id="56" w:author="Bertsch Christian (CR/AEE3)" w:date="2019-09-06T11:23:00Z"/>
              </w:rPr>
            </w:pPr>
            <w:ins w:id="57" w:author="Bertsch Christian (CR/AEE3)" w:date="2019-09-06T11:23:00Z">
              <w:r>
                <w:t>2.0.1</w:t>
              </w:r>
            </w:ins>
          </w:p>
        </w:tc>
        <w:tc>
          <w:tcPr>
            <w:tcW w:w="1212" w:type="dxa"/>
            <w:tcPrChange w:id="58" w:author="Bertsch Christian (CR/AEE3)" w:date="2019-09-24T22:42:00Z">
              <w:tcPr>
                <w:tcW w:w="1212" w:type="dxa"/>
              </w:tcPr>
            </w:tcPrChange>
          </w:tcPr>
          <w:p w14:paraId="1526ACD8" w14:textId="50D5CC83" w:rsidR="00B96AA8" w:rsidRDefault="00054FCF">
            <w:pPr>
              <w:pStyle w:val="tablecontents"/>
              <w:rPr>
                <w:ins w:id="59" w:author="Bertsch Christian (CR/AEE3)" w:date="2019-09-06T11:23:00Z"/>
              </w:rPr>
            </w:pPr>
            <w:ins w:id="60" w:author="Bertsch Christian (CR/AEE3)" w:date="2019-09-06T11:23:00Z">
              <w:r>
                <w:t>2019-1</w:t>
              </w:r>
            </w:ins>
            <w:ins w:id="61" w:author="Bertsch Christian (CR/AEE3)" w:date="2019-09-24T22:42:00Z">
              <w:r>
                <w:t>0-02</w:t>
              </w:r>
            </w:ins>
          </w:p>
        </w:tc>
        <w:tc>
          <w:tcPr>
            <w:tcW w:w="6893" w:type="dxa"/>
            <w:tcPrChange w:id="62" w:author="Bertsch Christian (CR/AEE3)" w:date="2019-09-24T22:42:00Z">
              <w:tcPr>
                <w:tcW w:w="6768" w:type="dxa"/>
              </w:tcPr>
            </w:tcPrChange>
          </w:tcPr>
          <w:p w14:paraId="07C18BED" w14:textId="338DE6B3" w:rsidR="00B96AA8" w:rsidRDefault="00B96AA8">
            <w:pPr>
              <w:pStyle w:val="tablecontents"/>
              <w:rPr>
                <w:ins w:id="63" w:author="Bertsch Christian (CR/AEE3)" w:date="2019-09-06T11:23:00Z"/>
              </w:rPr>
            </w:pPr>
            <w:ins w:id="64" w:author="Bertsch Christian (CR/AEE3)" w:date="2019-09-06T11:23:00Z">
              <w:r>
                <w:t>Bugfix/maintenance rel</w:t>
              </w:r>
            </w:ins>
            <w:ins w:id="65" w:author="Bertsch Christian (CR/AEE3)" w:date="2019-09-24T15:43:00Z">
              <w:r w:rsidR="009D3D3A">
                <w:t>e</w:t>
              </w:r>
            </w:ins>
            <w:ins w:id="66" w:author="Bertsch Christian (CR/AEE3)" w:date="2019-09-06T11:23:00Z">
              <w:r>
                <w:t>ase of FMI for Model Exchange and Co-Simulation 2.0</w:t>
              </w:r>
            </w:ins>
          </w:p>
        </w:tc>
      </w:tr>
    </w:tbl>
    <w:p w14:paraId="688BC042" w14:textId="77777777" w:rsidR="00471821" w:rsidRPr="000D2C95" w:rsidRDefault="00471821" w:rsidP="00E04F7A">
      <w:pPr>
        <w:rPr>
          <w:szCs w:val="20"/>
        </w:rPr>
      </w:pPr>
    </w:p>
    <w:p w14:paraId="545B9A10" w14:textId="5151761A" w:rsidR="000D2C95" w:rsidRPr="000D2C95" w:rsidRDefault="000D2C95" w:rsidP="000D2C95">
      <w:pPr>
        <w:pStyle w:val="Subtitlefrontpage"/>
        <w:tabs>
          <w:tab w:val="left" w:pos="3060"/>
        </w:tabs>
        <w:jc w:val="left"/>
        <w:rPr>
          <w:rStyle w:val="Hyperlink"/>
          <w:sz w:val="20"/>
        </w:rPr>
      </w:pPr>
      <w:bookmarkStart w:id="67" w:name="_GoBack"/>
      <w:bookmarkEnd w:id="67"/>
      <w:r w:rsidRPr="000D2C95">
        <w:rPr>
          <w:sz w:val="20"/>
        </w:rPr>
        <w:t>Please</w:t>
      </w:r>
      <w:del w:id="68" w:author="Bertsch Christian (CR/AEE3)" w:date="2019-09-06T11:23:00Z">
        <w:r w:rsidRPr="000D2C95">
          <w:rPr>
            <w:sz w:val="20"/>
          </w:rPr>
          <w:delText>,</w:delText>
        </w:r>
      </w:del>
      <w:r w:rsidRPr="000D2C95">
        <w:rPr>
          <w:sz w:val="20"/>
        </w:rPr>
        <w:t xml:space="preserve"> report issues that you find with this specification to the public FMI issue tracking system: </w:t>
      </w:r>
      <w:ins w:id="69" w:author="Bertsch Christian (CR/AEE3)" w:date="2019-09-06T11:23:00Z">
        <w:r w:rsidR="00040452" w:rsidRPr="00040452">
          <w:rPr>
            <w:sz w:val="20"/>
          </w:rPr>
          <w:t>https://github.com/modelica/fmi-standard/issues/</w:t>
        </w:r>
      </w:ins>
    </w:p>
    <w:p w14:paraId="59323BD7" w14:textId="77777777" w:rsidR="00471821" w:rsidRPr="0098259C" w:rsidRDefault="00471821" w:rsidP="00471821">
      <w:pPr>
        <w:pStyle w:val="BodyText"/>
      </w:pPr>
    </w:p>
    <w:p w14:paraId="772E93C0" w14:textId="458C4FA1" w:rsidR="00AC10E5" w:rsidRDefault="00AC10E5" w:rsidP="00FD58BF">
      <w:pPr>
        <w:pStyle w:val="Heading1"/>
        <w:numPr>
          <w:ilvl w:val="0"/>
          <w:numId w:val="0"/>
        </w:numPr>
        <w:pPrChange w:id="70" w:author="Bertsch Christian (CR/AEE3)" w:date="2019-09-25T07:54:00Z">
          <w:pPr>
            <w:spacing w:line="240" w:lineRule="auto"/>
          </w:pPr>
        </w:pPrChange>
      </w:pPr>
      <w:del w:id="71" w:author="Bertsch Christian (CR/AEE3)" w:date="2019-09-25T07:54:00Z">
        <w:r w:rsidDel="00FD58BF">
          <w:br w:type="page"/>
        </w:r>
      </w:del>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13172B4"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72" w:author="Bertsch Christian (CR/AEE3)" w:date="2019-09-25T07:57:00Z">
        <w:r w:rsidR="00FD58BF">
          <w:t>9</w:t>
        </w:r>
      </w:ins>
      <w:del w:id="73" w:author="Bertsch Christian (CR/AEE3)" w:date="2019-09-25T07:57:00Z">
        <w:r w:rsidR="005B682A" w:rsidDel="00FD58BF">
          <w:delText>4</w:delText>
        </w:r>
      </w:del>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2" w:history="1">
        <w:r w:rsidR="00CF3ADA" w:rsidRPr="00D61DC2">
          <w:rPr>
            <w:rStyle w:val="Hyperlink"/>
          </w:rPr>
          <w:t>http://creativecommons.org/licenses/by-sa/4.0/</w:t>
        </w:r>
      </w:hyperlink>
      <w:del w:id="74" w:author="Bertsch Christian (CR/AEE3)" w:date="2019-09-06T11:23:00Z">
        <w:r w:rsidRPr="0098259C">
          <w:delText>:</w:delText>
        </w:r>
      </w:del>
      <w:ins w:id="75"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676020" w:rsidP="006F0EE0">
      <w:pPr>
        <w:pStyle w:val="BodyText"/>
        <w:jc w:val="center"/>
        <w:rPr>
          <w:color w:val="000000"/>
        </w:rPr>
      </w:pPr>
      <w:hyperlink r:id="rId13"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76"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4" w:history="1">
        <w:r w:rsidRPr="0098259C">
          <w:rPr>
            <w:rStyle w:val="Hyperlink"/>
          </w:rPr>
          <w:t>http://www.opensource.org/licenses/bsd-license.html</w:t>
        </w:r>
      </w:hyperlink>
      <w:del w:id="77"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78"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5"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ins w:id="79" w:author="Bertsch Christian (CR/AEE3)" w:date="2019-09-25T07:57:00Z">
        <w:r w:rsidR="00FD58BF">
          <w:t>.1</w:t>
        </w:r>
      </w:ins>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80" w:author="Bertsch Christian (CR/AEE3)" w:date="2019-09-06T11:23:00Z">
        <w:r w:rsidR="00B8417F">
          <w:t>a</w:t>
        </w:r>
        <w:r w:rsidRPr="0098259C">
          <w:t xml:space="preserve"> </w:t>
        </w:r>
      </w:ins>
      <w:r w:rsidR="003B3242">
        <w:t>C code</w:t>
      </w:r>
      <w:ins w:id="81"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82" w:author="Bertsch Christian (CR/AEE3)" w:date="2019-09-06T11:23:00Z">
        <w:r w:rsidRPr="0098259C">
          <w:delText xml:space="preserve">then </w:delText>
        </w:r>
      </w:del>
      <w:r w:rsidRPr="0098259C">
        <w:t xml:space="preserve">this system is solved with the integrators of the environment where it is used. The models </w:t>
      </w:r>
      <w:del w:id="83" w:author="Bertsch Christian (CR/AEE3)" w:date="2019-09-06T11:23:00Z">
        <w:r w:rsidRPr="0098259C">
          <w:delText xml:space="preserve">to be </w:delText>
        </w:r>
      </w:del>
      <w:r w:rsidRPr="0098259C">
        <w:t xml:space="preserve">treated by this interface can be large for usage in offline or online simulation, or </w:t>
      </w:r>
      <w:ins w:id="84" w:author="Bertsch Christian (CR/AEE3)" w:date="2019-09-06T11:23:00Z">
        <w:r w:rsidR="003A78D1">
          <w:t xml:space="preserve">they </w:t>
        </w:r>
      </w:ins>
      <w:r w:rsidRPr="0098259C">
        <w:t xml:space="preserve">can be used in embedded control systems on </w:t>
      </w:r>
      <w:del w:id="85" w:author="Bertsch Christian (CR/AEE3)" w:date="2019-09-06T11:23:00Z">
        <w:r w:rsidRPr="0098259C">
          <w:delText>micro-processors</w:delText>
        </w:r>
      </w:del>
      <w:ins w:id="86"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87" w:author="Bertsch Christian (CR/AEE3)" w:date="2019-09-06T11:23:00Z">
        <w:r w:rsidRPr="0098259C">
          <w:delText>Both</w:delText>
        </w:r>
        <w:r w:rsidR="005A2A81" w:rsidRPr="0098259C">
          <w:delText>,</w:delText>
        </w:r>
        <w:r w:rsidRPr="0098259C">
          <w:delText xml:space="preserve"> rather simple</w:delText>
        </w:r>
      </w:del>
      <w:ins w:id="88"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89" w:author="Bertsch Christian (CR/AEE3)" w:date="2019-09-06T11:23:00Z">
        <w:r w:rsidR="00394432">
          <w:t xml:space="preserve">both </w:t>
        </w:r>
      </w:ins>
      <w:r w:rsidRPr="0098259C">
        <w:t>supported. Note</w:t>
      </w:r>
      <w:del w:id="90"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91" w:author="Bertsch Christian (CR/AEE3)" w:date="2019-09-06T11:23:00Z">
        <w:r w:rsidR="00374F39" w:rsidRPr="0098259C">
          <w:delText>zip</w:delText>
        </w:r>
      </w:del>
      <w:ins w:id="92"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93" w:author="Bertsch Christian (CR/AEE3)" w:date="2019-09-06T11:23:00Z">
        <w:r w:rsidRPr="0098259C">
          <w:delText>definition</w:delText>
        </w:r>
      </w:del>
      <w:ins w:id="94"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95" w:author="Bertsch Christian (CR/AEE3)" w:date="2019-09-06T11:23:00Z">
        <w:r w:rsidRPr="0098259C">
          <w:delText>needed</w:delText>
        </w:r>
      </w:del>
      <w:ins w:id="96"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97" w:author="Bertsch Christian (CR/AEE3)" w:date="2019-09-06T11:23:00Z">
        <w:r w:rsidR="00E71963">
          <w:t>-</w:t>
        </w:r>
      </w:ins>
      <w:r w:rsidRPr="0098259C">
        <w:t>to</w:t>
      </w:r>
      <w:ins w:id="98"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99" w:author="Bertsch Christian (CR/AEE3)" w:date="2019-09-06T11:23:00Z">
        <w:r w:rsidR="00374F39" w:rsidRPr="0098259C">
          <w:delText>zip</w:delText>
        </w:r>
      </w:del>
      <w:ins w:id="100"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101"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102" w:author="Bertsch Christian (CR/AEE3)" w:date="2019-09-06T11:23:00Z">
        <w:r w:rsidR="00374F39" w:rsidRPr="0098259C">
          <w:delText>zip</w:delText>
        </w:r>
      </w:del>
      <w:ins w:id="103"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676020" w:rsidP="00364630">
      <w:pPr>
        <w:pStyle w:val="BodyText"/>
        <w:jc w:val="center"/>
      </w:pPr>
      <w:hyperlink r:id="rId16" w:history="1">
        <w:r w:rsidR="000C745A" w:rsidRPr="003200BB">
          <w:rPr>
            <w:rStyle w:val="Hyperlink"/>
          </w:rPr>
          <w:t>https://www.fmi-standard.org</w:t>
        </w:r>
        <w:r w:rsidR="003714E7" w:rsidRPr="003200BB">
          <w:rPr>
            <w:rStyle w:val="Hyperlink"/>
          </w:rPr>
          <w:t>/tools</w:t>
        </w:r>
      </w:hyperlink>
    </w:p>
    <w:p w14:paraId="09BF38A0" w14:textId="5538353D" w:rsidR="00C36FAB" w:rsidRPr="003200BB" w:rsidRDefault="00C36FAB" w:rsidP="00C36FAB">
      <w:pPr>
        <w:pStyle w:val="BodyText"/>
        <w:jc w:val="center"/>
        <w:rPr>
          <w:b/>
          <w:sz w:val="24"/>
        </w:rPr>
      </w:pPr>
      <w:r w:rsidRPr="003200BB">
        <w:br w:type="page"/>
      </w:r>
      <w:r w:rsidR="002358C2" w:rsidRPr="003200BB">
        <w:rPr>
          <w:b/>
          <w:sz w:val="24"/>
        </w:rPr>
        <w:t>About FMI 2.0</w:t>
      </w:r>
      <w:ins w:id="104" w:author="Bertsch Christian (CR/AEE3)" w:date="2019-09-25T07:58:00Z">
        <w:r w:rsidR="00FD58BF">
          <w:rPr>
            <w:b/>
            <w:sz w:val="24"/>
          </w:rPr>
          <w:t>.1</w:t>
        </w:r>
      </w:ins>
    </w:p>
    <w:p w14:paraId="6A0559E4" w14:textId="1C88442D" w:rsidR="00AF7BFB" w:rsidRPr="0098259C" w:rsidRDefault="00C36FAB" w:rsidP="00FA3E81">
      <w:pPr>
        <w:pStyle w:val="BodyText"/>
      </w:pPr>
      <w:r w:rsidRPr="0098259C">
        <w:t>This version 2.0</w:t>
      </w:r>
      <w:ins w:id="105" w:author="Bertsch Christian (CR/AEE3)" w:date="2019-09-25T07:59:00Z">
        <w:r w:rsidR="00FD58BF">
          <w:t>.1 is a maintenance release with no new features compared to FMI 2.</w:t>
        </w:r>
      </w:ins>
      <w:ins w:id="106" w:author="Bertsch Christian (CR/AEE3)" w:date="2019-09-25T08:00:00Z">
        <w:r w:rsidR="00FD58BF">
          <w:t xml:space="preserve">0. FMUs created according to FMI 2.0.1 are valid FMUs according to FMI 2.0. </w:t>
        </w:r>
      </w:ins>
      <w:ins w:id="107" w:author="Bertsch Christian (CR/AEE3)" w:date="2019-09-25T08:01:00Z">
        <w:r w:rsidR="00FD58BF">
          <w:br/>
        </w:r>
      </w:ins>
      <w:ins w:id="108" w:author="Bertsch Christian (CR/AEE3)" w:date="2019-09-25T08:00:00Z">
        <w:r w:rsidR="00FD58BF">
          <w:t>FMI 2.0</w:t>
        </w:r>
      </w:ins>
      <w:r w:rsidRPr="0098259C">
        <w:t xml:space="preserve"> </w:t>
      </w:r>
      <w:ins w:id="109" w:author="Bertsch Christian (CR/AEE3)" w:date="2019-09-25T08:00:00Z">
        <w:r w:rsidR="00FD58BF">
          <w:t>was</w:t>
        </w:r>
      </w:ins>
      <w:del w:id="110" w:author="Bertsch Christian (CR/AEE3)" w:date="2019-09-25T08:00:00Z">
        <w:r w:rsidRPr="0098259C" w:rsidDel="00FD58BF">
          <w:delText>is</w:delText>
        </w:r>
      </w:del>
      <w:r w:rsidRPr="0098259C">
        <w:t xml:space="preserve"> a </w:t>
      </w:r>
      <w:r w:rsidR="00DA7ACF">
        <w:t xml:space="preserve">major enhancement </w:t>
      </w:r>
      <w:del w:id="111" w:author="Bertsch Christian (CR/AEE3)" w:date="2019-09-06T11:23:00Z">
        <w:r w:rsidR="00DA7ACF">
          <w:delText xml:space="preserve">compared </w:delText>
        </w:r>
      </w:del>
      <w:r w:rsidR="00DA7ACF">
        <w:t>to FMI 1.0</w:t>
      </w:r>
      <w:del w:id="112" w:author="Bertsch Christian (CR/AEE3)" w:date="2019-09-06T11:23:00Z">
        <w:r w:rsidRPr="0098259C">
          <w:delText>, where</w:delText>
        </w:r>
      </w:del>
      <w:ins w:id="113" w:author="Bertsch Christian (CR/AEE3)" w:date="2019-09-06T11:23:00Z">
        <w:r w:rsidRPr="0098259C">
          <w:t xml:space="preserve"> </w:t>
        </w:r>
        <w:r w:rsidR="00407000">
          <w:t>that merges</w:t>
        </w:r>
      </w:ins>
      <w:r w:rsidR="00407000">
        <w:t xml:space="preserve"> </w:t>
      </w:r>
      <w:r w:rsidRPr="0098259C">
        <w:t xml:space="preserve">the FMI 1.0 Model Exchange and Co-Simulation </w:t>
      </w:r>
      <w:r w:rsidR="00306FBB" w:rsidRPr="0098259C">
        <w:t>standards</w:t>
      </w:r>
      <w:r w:rsidRPr="0098259C">
        <w:t xml:space="preserve"> </w:t>
      </w:r>
      <w:del w:id="114" w:author="Bertsch Christian (CR/AEE3)" w:date="2019-09-06T11:23:00Z">
        <w:r w:rsidRPr="0098259C">
          <w:delText xml:space="preserve">have been merged, </w:delText>
        </w:r>
      </w:del>
      <w:r w:rsidRPr="0098259C">
        <w:t>and</w:t>
      </w:r>
      <w:ins w:id="115" w:author="Bertsch Christian (CR/AEE3)" w:date="2019-09-06T11:23:00Z">
        <w:r w:rsidRPr="0098259C">
          <w:t xml:space="preserve"> </w:t>
        </w:r>
        <w:r w:rsidR="00407000">
          <w:t>incorporates</w:t>
        </w:r>
      </w:ins>
      <w:r w:rsidR="00407000">
        <w:t xml:space="preserve"> </w:t>
      </w:r>
      <w:r w:rsidRPr="0098259C">
        <w:t>many improvements</w:t>
      </w:r>
      <w:del w:id="116" w:author="Bertsch Christian (CR/AEE3)" w:date="2019-09-06T11:23:00Z">
        <w:r w:rsidRPr="0098259C">
          <w:delText xml:space="preserve"> have been incorporated</w:delText>
        </w:r>
      </w:del>
      <w:r w:rsidRPr="0098259C">
        <w:t xml:space="preserve">, often due to practical experience when </w:t>
      </w:r>
      <w:r w:rsidR="00EA6397" w:rsidRPr="0098259C">
        <w:t>using</w:t>
      </w:r>
      <w:r w:rsidRPr="0098259C">
        <w:t xml:space="preserve"> the FMI 1.0 standard</w:t>
      </w:r>
      <w:r w:rsidR="00306FBB" w:rsidRPr="0098259C">
        <w:t>s</w:t>
      </w:r>
      <w:r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306FBB" w:rsidRPr="0098259C">
        <w:fldChar w:fldCharType="separate"/>
      </w:r>
      <w:r w:rsidR="00290500">
        <w:t>A.3.1</w:t>
      </w:r>
      <w:r w:rsidR="00306FBB" w:rsidRPr="0098259C">
        <w:fldChar w:fldCharType="end"/>
      </w:r>
      <w:r w:rsidR="00AF7BFB" w:rsidRPr="0098259C">
        <w:t>.</w:t>
      </w:r>
      <w:r w:rsidR="005A2A81" w:rsidRPr="0098259C">
        <w:t xml:space="preserve"> </w:t>
      </w:r>
      <w:del w:id="117"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118" w:author="Bertsch Christian (CR/AEE3)" w:date="2019-09-06T11:23:00Z"/>
        </w:rPr>
      </w:pPr>
      <w:del w:id="119"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120" w:author="Bertsch Christian (CR/AEE3)" w:date="2019-09-06T11:23:00Z"/>
        </w:rPr>
      </w:pPr>
      <w:del w:id="121"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122" w:author="Bertsch Christian (CR/AEE3)" w:date="2019-09-06T11:23:00Z">
        <w:r w:rsidRPr="0098259C">
          <w:delText xml:space="preserve">, </w:delText>
        </w:r>
        <w:r w:rsidR="00D73B94" w:rsidRPr="0098259C">
          <w:delText>in</w:delText>
        </w:r>
      </w:del>
      <w:ins w:id="123"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124"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125" w:author="Bertsch Christian (CR/AEE3)" w:date="2019-09-06T11:23:00Z">
        <w:r w:rsidRPr="0098259C">
          <w:delText>Example: In</w:delText>
        </w:r>
      </w:del>
      <w:ins w:id="126"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7"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7D598483" w:rsidR="009047AB" w:rsidRDefault="009047AB">
      <w:pPr>
        <w:pStyle w:val="BodyText"/>
        <w:numPr>
          <w:ilvl w:val="0"/>
          <w:numId w:val="70"/>
        </w:numPr>
      </w:pPr>
      <w:r w:rsidRPr="002F3E46">
        <w:rPr>
          <w:b/>
        </w:rPr>
        <w:t>FMUs from other tools</w:t>
      </w:r>
      <w:r>
        <w:br/>
        <w:t>In order to test the import of FMI models from other vendors in your tool, a set of test FMUs are 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127" w:name="_Toc448903945"/>
      <w:bookmarkStart w:id="128" w:name="_Toc450645653"/>
      <w:r w:rsidR="00E04F7A" w:rsidRPr="002F3E46">
        <w:rPr>
          <w:sz w:val="24"/>
        </w:rPr>
        <w:t>Contents</w:t>
      </w:r>
      <w:bookmarkStart w:id="129" w:name="_Toc240646361"/>
      <w:bookmarkStart w:id="130" w:name="_Toc247884534"/>
      <w:bookmarkStart w:id="131" w:name="_Toc471724423"/>
      <w:bookmarkStart w:id="132" w:name="_Toc471724556"/>
      <w:bookmarkStart w:id="133" w:name="_Toc471785676"/>
      <w:bookmarkStart w:id="134" w:name="_Toc497546652"/>
      <w:bookmarkStart w:id="135" w:name="_Toc497547108"/>
      <w:bookmarkStart w:id="136" w:name="_Toc153341732"/>
      <w:bookmarkEnd w:id="127"/>
      <w:bookmarkEnd w:id="128"/>
    </w:p>
    <w:p w14:paraId="756B4241" w14:textId="7D8564D8" w:rsidR="007C1036" w:rsidRDefault="00A803FC">
      <w:pPr>
        <w:pStyle w:val="TOC1"/>
        <w:rPr>
          <w:ins w:id="137" w:author="Otter, Martin" w:date="2019-09-06T11:29: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138" w:author="Otter, Martin" w:date="2019-09-06T11:29:00Z">
        <w:r w:rsidR="007C1036" w:rsidRPr="00504176">
          <w:rPr>
            <w:rStyle w:val="Hyperlink"/>
          </w:rPr>
          <w:fldChar w:fldCharType="begin"/>
        </w:r>
        <w:r w:rsidR="007C1036" w:rsidRPr="00504176">
          <w:rPr>
            <w:rStyle w:val="Hyperlink"/>
          </w:rPr>
          <w:instrText xml:space="preserve"> </w:instrText>
        </w:r>
        <w:r w:rsidR="007C1036">
          <w:instrText>HYPERLINK \l "_Toc18661770"</w:instrText>
        </w:r>
        <w:r w:rsidR="007C1036" w:rsidRPr="00504176">
          <w:rPr>
            <w:rStyle w:val="Hyperlink"/>
          </w:rPr>
          <w:instrText xml:space="preserve"> </w:instrText>
        </w:r>
        <w:r w:rsidR="007C1036" w:rsidRPr="00504176">
          <w:rPr>
            <w:rStyle w:val="Hyperlink"/>
          </w:rPr>
          <w:fldChar w:fldCharType="separate"/>
        </w:r>
        <w:r w:rsidR="007C1036" w:rsidRPr="00504176">
          <w:rPr>
            <w:rStyle w:val="Hyperlink"/>
          </w:rPr>
          <w:t>1.</w:t>
        </w:r>
        <w:r w:rsidR="007C1036">
          <w:rPr>
            <w:rFonts w:asciiTheme="minorHAnsi" w:eastAsiaTheme="minorEastAsia" w:hAnsiTheme="minorHAnsi" w:cstheme="minorBidi"/>
            <w:b w:val="0"/>
            <w:bCs w:val="0"/>
            <w:spacing w:val="0"/>
            <w:szCs w:val="22"/>
            <w:lang w:eastAsia="en-US"/>
          </w:rPr>
          <w:tab/>
        </w:r>
        <w:r w:rsidR="007C1036" w:rsidRPr="00504176">
          <w:rPr>
            <w:rStyle w:val="Hyperlink"/>
          </w:rPr>
          <w:t>Overview</w:t>
        </w:r>
        <w:r w:rsidR="007C1036">
          <w:rPr>
            <w:webHidden/>
          </w:rPr>
          <w:tab/>
        </w:r>
        <w:r w:rsidR="007C1036">
          <w:rPr>
            <w:webHidden/>
          </w:rPr>
          <w:fldChar w:fldCharType="begin"/>
        </w:r>
        <w:r w:rsidR="007C1036">
          <w:rPr>
            <w:webHidden/>
          </w:rPr>
          <w:instrText xml:space="preserve"> PAGEREF _Toc18661770 \h </w:instrText>
        </w:r>
      </w:ins>
      <w:r w:rsidR="007C1036">
        <w:rPr>
          <w:webHidden/>
        </w:rPr>
      </w:r>
      <w:r w:rsidR="007C1036">
        <w:rPr>
          <w:webHidden/>
        </w:rPr>
        <w:fldChar w:fldCharType="separate"/>
      </w:r>
      <w:ins w:id="139" w:author="Bertsch Christian (CR/AEE3)" w:date="2019-09-24T22:42:00Z">
        <w:r w:rsidR="00290500">
          <w:rPr>
            <w:webHidden/>
          </w:rPr>
          <w:t>8</w:t>
        </w:r>
      </w:ins>
      <w:ins w:id="140" w:author="Otter, Martin" w:date="2019-09-06T11:33:00Z">
        <w:del w:id="141" w:author="Bertsch Christian (CR/AEE3)" w:date="2019-09-23T06:20:00Z">
          <w:r w:rsidR="007C1036" w:rsidDel="005C4EE5">
            <w:rPr>
              <w:webHidden/>
            </w:rPr>
            <w:delText>9</w:delText>
          </w:r>
        </w:del>
      </w:ins>
      <w:ins w:id="142" w:author="Otter, Martin" w:date="2019-09-06T11:29:00Z">
        <w:r w:rsidR="007C1036">
          <w:rPr>
            <w:webHidden/>
          </w:rPr>
          <w:fldChar w:fldCharType="end"/>
        </w:r>
        <w:r w:rsidR="007C1036" w:rsidRPr="00504176">
          <w:rPr>
            <w:rStyle w:val="Hyperlink"/>
          </w:rPr>
          <w:fldChar w:fldCharType="end"/>
        </w:r>
      </w:ins>
    </w:p>
    <w:p w14:paraId="2ED9B904" w14:textId="5AF1848F" w:rsidR="007C1036" w:rsidRDefault="007C1036">
      <w:pPr>
        <w:pStyle w:val="TOC2"/>
        <w:rPr>
          <w:ins w:id="143" w:author="Otter, Martin" w:date="2019-09-06T11:29:00Z"/>
          <w:rFonts w:asciiTheme="minorHAnsi" w:eastAsiaTheme="minorEastAsia" w:hAnsiTheme="minorHAnsi" w:cstheme="minorBidi"/>
          <w:iCs w:val="0"/>
          <w:spacing w:val="0"/>
          <w:sz w:val="22"/>
          <w:lang w:eastAsia="en-US"/>
        </w:rPr>
      </w:pPr>
      <w:ins w:id="144" w:author="Otter, Martin" w:date="2019-09-06T11:29:00Z">
        <w:r w:rsidRPr="00504176">
          <w:rPr>
            <w:rStyle w:val="Hyperlink"/>
          </w:rPr>
          <w:fldChar w:fldCharType="begin"/>
        </w:r>
        <w:r w:rsidRPr="00504176">
          <w:rPr>
            <w:rStyle w:val="Hyperlink"/>
          </w:rPr>
          <w:instrText xml:space="preserve"> </w:instrText>
        </w:r>
        <w:r>
          <w:instrText>HYPERLINK \l "_Toc18661771"</w:instrText>
        </w:r>
        <w:r w:rsidRPr="00504176">
          <w:rPr>
            <w:rStyle w:val="Hyperlink"/>
          </w:rPr>
          <w:instrText xml:space="preserve"> </w:instrText>
        </w:r>
        <w:r w:rsidRPr="00504176">
          <w:rPr>
            <w:rStyle w:val="Hyperlink"/>
          </w:rPr>
          <w:fldChar w:fldCharType="separate"/>
        </w:r>
        <w:r w:rsidRPr="00504176">
          <w:rPr>
            <w:rStyle w:val="Hyperlink"/>
            <w:rFonts w:eastAsia="MS Mincho"/>
          </w:rPr>
          <w:t>1.1</w:t>
        </w:r>
        <w:r>
          <w:rPr>
            <w:rFonts w:asciiTheme="minorHAnsi" w:eastAsiaTheme="minorEastAsia" w:hAnsiTheme="minorHAnsi" w:cstheme="minorBidi"/>
            <w:iCs w:val="0"/>
            <w:spacing w:val="0"/>
            <w:sz w:val="22"/>
            <w:lang w:eastAsia="en-US"/>
          </w:rPr>
          <w:tab/>
        </w:r>
        <w:r w:rsidRPr="00504176">
          <w:rPr>
            <w:rStyle w:val="Hyperlink"/>
            <w:rFonts w:eastAsia="MS Mincho"/>
          </w:rPr>
          <w:t>Properties and Guiding Ideas</w:t>
        </w:r>
        <w:r>
          <w:rPr>
            <w:webHidden/>
          </w:rPr>
          <w:tab/>
        </w:r>
        <w:r>
          <w:rPr>
            <w:webHidden/>
          </w:rPr>
          <w:fldChar w:fldCharType="begin"/>
        </w:r>
        <w:r>
          <w:rPr>
            <w:webHidden/>
          </w:rPr>
          <w:instrText xml:space="preserve"> PAGEREF _Toc18661771 \h </w:instrText>
        </w:r>
      </w:ins>
      <w:r>
        <w:rPr>
          <w:webHidden/>
        </w:rPr>
      </w:r>
      <w:r>
        <w:rPr>
          <w:webHidden/>
        </w:rPr>
        <w:fldChar w:fldCharType="separate"/>
      </w:r>
      <w:ins w:id="145" w:author="Bertsch Christian (CR/AEE3)" w:date="2019-09-24T22:42:00Z">
        <w:r w:rsidR="00290500">
          <w:rPr>
            <w:webHidden/>
          </w:rPr>
          <w:t>9</w:t>
        </w:r>
      </w:ins>
      <w:ins w:id="146" w:author="Otter, Martin" w:date="2019-09-06T11:33:00Z">
        <w:del w:id="147" w:author="Bertsch Christian (CR/AEE3)" w:date="2019-09-23T06:20:00Z">
          <w:r w:rsidDel="005C4EE5">
            <w:rPr>
              <w:webHidden/>
            </w:rPr>
            <w:delText>10</w:delText>
          </w:r>
        </w:del>
      </w:ins>
      <w:ins w:id="148" w:author="Otter, Martin" w:date="2019-09-06T11:29:00Z">
        <w:r>
          <w:rPr>
            <w:webHidden/>
          </w:rPr>
          <w:fldChar w:fldCharType="end"/>
        </w:r>
        <w:r w:rsidRPr="00504176">
          <w:rPr>
            <w:rStyle w:val="Hyperlink"/>
          </w:rPr>
          <w:fldChar w:fldCharType="end"/>
        </w:r>
      </w:ins>
    </w:p>
    <w:p w14:paraId="719B9C9A" w14:textId="3FD5EAAA" w:rsidR="007C1036" w:rsidRDefault="007C1036">
      <w:pPr>
        <w:pStyle w:val="TOC2"/>
        <w:rPr>
          <w:ins w:id="149" w:author="Otter, Martin" w:date="2019-09-06T11:29:00Z"/>
          <w:rFonts w:asciiTheme="minorHAnsi" w:eastAsiaTheme="minorEastAsia" w:hAnsiTheme="minorHAnsi" w:cstheme="minorBidi"/>
          <w:iCs w:val="0"/>
          <w:spacing w:val="0"/>
          <w:sz w:val="22"/>
          <w:lang w:eastAsia="en-US"/>
        </w:rPr>
      </w:pPr>
      <w:ins w:id="150" w:author="Otter, Martin" w:date="2019-09-06T11:29:00Z">
        <w:r w:rsidRPr="00504176">
          <w:rPr>
            <w:rStyle w:val="Hyperlink"/>
          </w:rPr>
          <w:fldChar w:fldCharType="begin"/>
        </w:r>
        <w:r w:rsidRPr="00504176">
          <w:rPr>
            <w:rStyle w:val="Hyperlink"/>
          </w:rPr>
          <w:instrText xml:space="preserve"> </w:instrText>
        </w:r>
        <w:r>
          <w:instrText>HYPERLINK \l "_Toc18661772"</w:instrText>
        </w:r>
        <w:r w:rsidRPr="00504176">
          <w:rPr>
            <w:rStyle w:val="Hyperlink"/>
          </w:rPr>
          <w:instrText xml:space="preserve"> </w:instrText>
        </w:r>
        <w:r w:rsidRPr="00504176">
          <w:rPr>
            <w:rStyle w:val="Hyperlink"/>
          </w:rPr>
          <w:fldChar w:fldCharType="separate"/>
        </w:r>
        <w:r w:rsidRPr="00504176">
          <w:rPr>
            <w:rStyle w:val="Hyperlink"/>
          </w:rPr>
          <w:t>1.2</w:t>
        </w:r>
        <w:r>
          <w:rPr>
            <w:rFonts w:asciiTheme="minorHAnsi" w:eastAsiaTheme="minorEastAsia" w:hAnsiTheme="minorHAnsi" w:cstheme="minorBidi"/>
            <w:iCs w:val="0"/>
            <w:spacing w:val="0"/>
            <w:sz w:val="22"/>
            <w:lang w:eastAsia="en-US"/>
          </w:rPr>
          <w:tab/>
        </w:r>
        <w:r w:rsidRPr="00504176">
          <w:rPr>
            <w:rStyle w:val="Hyperlink"/>
          </w:rPr>
          <w:t>Acknowledgements</w:t>
        </w:r>
        <w:r>
          <w:rPr>
            <w:webHidden/>
          </w:rPr>
          <w:tab/>
        </w:r>
        <w:r>
          <w:rPr>
            <w:webHidden/>
          </w:rPr>
          <w:fldChar w:fldCharType="begin"/>
        </w:r>
        <w:r>
          <w:rPr>
            <w:webHidden/>
          </w:rPr>
          <w:instrText xml:space="preserve"> PAGEREF _Toc18661772 \h </w:instrText>
        </w:r>
      </w:ins>
      <w:r>
        <w:rPr>
          <w:webHidden/>
        </w:rPr>
      </w:r>
      <w:r>
        <w:rPr>
          <w:webHidden/>
        </w:rPr>
        <w:fldChar w:fldCharType="separate"/>
      </w:r>
      <w:ins w:id="151" w:author="Bertsch Christian (CR/AEE3)" w:date="2019-09-24T22:42:00Z">
        <w:r w:rsidR="00290500">
          <w:rPr>
            <w:webHidden/>
          </w:rPr>
          <w:t>12</w:t>
        </w:r>
      </w:ins>
      <w:ins w:id="152" w:author="Otter, Martin" w:date="2019-09-06T11:33:00Z">
        <w:del w:id="153" w:author="Bertsch Christian (CR/AEE3)" w:date="2019-09-23T06:20:00Z">
          <w:r w:rsidDel="005C4EE5">
            <w:rPr>
              <w:webHidden/>
            </w:rPr>
            <w:delText>13</w:delText>
          </w:r>
        </w:del>
      </w:ins>
      <w:ins w:id="154" w:author="Otter, Martin" w:date="2019-09-06T11:29:00Z">
        <w:r>
          <w:rPr>
            <w:webHidden/>
          </w:rPr>
          <w:fldChar w:fldCharType="end"/>
        </w:r>
        <w:r w:rsidRPr="00504176">
          <w:rPr>
            <w:rStyle w:val="Hyperlink"/>
          </w:rPr>
          <w:fldChar w:fldCharType="end"/>
        </w:r>
      </w:ins>
    </w:p>
    <w:p w14:paraId="79D3AB17" w14:textId="4B971A90" w:rsidR="007C1036" w:rsidRDefault="007C1036">
      <w:pPr>
        <w:pStyle w:val="TOC1"/>
        <w:rPr>
          <w:ins w:id="155" w:author="Otter, Martin" w:date="2019-09-06T11:29:00Z"/>
          <w:rFonts w:asciiTheme="minorHAnsi" w:eastAsiaTheme="minorEastAsia" w:hAnsiTheme="minorHAnsi" w:cstheme="minorBidi"/>
          <w:b w:val="0"/>
          <w:bCs w:val="0"/>
          <w:spacing w:val="0"/>
          <w:szCs w:val="22"/>
          <w:lang w:eastAsia="en-US"/>
        </w:rPr>
      </w:pPr>
      <w:ins w:id="156" w:author="Otter, Martin" w:date="2019-09-06T11:29:00Z">
        <w:r w:rsidRPr="00504176">
          <w:rPr>
            <w:rStyle w:val="Hyperlink"/>
          </w:rPr>
          <w:fldChar w:fldCharType="begin"/>
        </w:r>
        <w:r w:rsidRPr="00504176">
          <w:rPr>
            <w:rStyle w:val="Hyperlink"/>
          </w:rPr>
          <w:instrText xml:space="preserve"> </w:instrText>
        </w:r>
        <w:r>
          <w:instrText>HYPERLINK \l "_Toc18661773"</w:instrText>
        </w:r>
        <w:r w:rsidRPr="00504176">
          <w:rPr>
            <w:rStyle w:val="Hyperlink"/>
          </w:rPr>
          <w:instrText xml:space="preserve"> </w:instrText>
        </w:r>
        <w:r w:rsidRPr="00504176">
          <w:rPr>
            <w:rStyle w:val="Hyperlink"/>
          </w:rPr>
          <w:fldChar w:fldCharType="separate"/>
        </w:r>
        <w:r w:rsidRPr="00504176">
          <w:rPr>
            <w:rStyle w:val="Hyperlink"/>
          </w:rPr>
          <w:t>2.</w:t>
        </w:r>
        <w:r>
          <w:rPr>
            <w:rFonts w:asciiTheme="minorHAnsi" w:eastAsiaTheme="minorEastAsia" w:hAnsiTheme="minorHAnsi" w:cstheme="minorBidi"/>
            <w:b w:val="0"/>
            <w:bCs w:val="0"/>
            <w:spacing w:val="0"/>
            <w:szCs w:val="22"/>
            <w:lang w:eastAsia="en-US"/>
          </w:rPr>
          <w:tab/>
        </w:r>
        <w:r w:rsidRPr="00504176">
          <w:rPr>
            <w:rStyle w:val="Hyperlink"/>
          </w:rPr>
          <w:t>FMI Common Concepts for Model Exchange and Co-Simulation</w:t>
        </w:r>
        <w:r>
          <w:rPr>
            <w:webHidden/>
          </w:rPr>
          <w:tab/>
        </w:r>
        <w:r>
          <w:rPr>
            <w:webHidden/>
          </w:rPr>
          <w:fldChar w:fldCharType="begin"/>
        </w:r>
        <w:r>
          <w:rPr>
            <w:webHidden/>
          </w:rPr>
          <w:instrText xml:space="preserve"> PAGEREF _Toc18661773 \h </w:instrText>
        </w:r>
      </w:ins>
      <w:r>
        <w:rPr>
          <w:webHidden/>
        </w:rPr>
      </w:r>
      <w:r>
        <w:rPr>
          <w:webHidden/>
        </w:rPr>
        <w:fldChar w:fldCharType="separate"/>
      </w:r>
      <w:ins w:id="157" w:author="Bertsch Christian (CR/AEE3)" w:date="2019-09-24T22:42:00Z">
        <w:r w:rsidR="00290500">
          <w:rPr>
            <w:webHidden/>
          </w:rPr>
          <w:t>13</w:t>
        </w:r>
      </w:ins>
      <w:ins w:id="158" w:author="Otter, Martin" w:date="2019-09-06T11:33:00Z">
        <w:del w:id="159" w:author="Bertsch Christian (CR/AEE3)" w:date="2019-09-23T06:20:00Z">
          <w:r w:rsidDel="005C4EE5">
            <w:rPr>
              <w:webHidden/>
            </w:rPr>
            <w:delText>14</w:delText>
          </w:r>
        </w:del>
      </w:ins>
      <w:ins w:id="160" w:author="Otter, Martin" w:date="2019-09-06T11:29:00Z">
        <w:r>
          <w:rPr>
            <w:webHidden/>
          </w:rPr>
          <w:fldChar w:fldCharType="end"/>
        </w:r>
        <w:r w:rsidRPr="00504176">
          <w:rPr>
            <w:rStyle w:val="Hyperlink"/>
          </w:rPr>
          <w:fldChar w:fldCharType="end"/>
        </w:r>
      </w:ins>
    </w:p>
    <w:p w14:paraId="485787D1" w14:textId="623F3882" w:rsidR="007C1036" w:rsidRDefault="007C1036">
      <w:pPr>
        <w:pStyle w:val="TOC2"/>
        <w:rPr>
          <w:ins w:id="161" w:author="Otter, Martin" w:date="2019-09-06T11:29:00Z"/>
          <w:rFonts w:asciiTheme="minorHAnsi" w:eastAsiaTheme="minorEastAsia" w:hAnsiTheme="minorHAnsi" w:cstheme="minorBidi"/>
          <w:iCs w:val="0"/>
          <w:spacing w:val="0"/>
          <w:sz w:val="22"/>
          <w:lang w:eastAsia="en-US"/>
        </w:rPr>
      </w:pPr>
      <w:ins w:id="162" w:author="Otter, Martin" w:date="2019-09-06T11:29:00Z">
        <w:r w:rsidRPr="00504176">
          <w:rPr>
            <w:rStyle w:val="Hyperlink"/>
          </w:rPr>
          <w:fldChar w:fldCharType="begin"/>
        </w:r>
        <w:r w:rsidRPr="00504176">
          <w:rPr>
            <w:rStyle w:val="Hyperlink"/>
          </w:rPr>
          <w:instrText xml:space="preserve"> </w:instrText>
        </w:r>
        <w:r>
          <w:instrText>HYPERLINK \l "_Toc18661774"</w:instrText>
        </w:r>
        <w:r w:rsidRPr="00504176">
          <w:rPr>
            <w:rStyle w:val="Hyperlink"/>
          </w:rPr>
          <w:instrText xml:space="preserve"> </w:instrText>
        </w:r>
        <w:r w:rsidRPr="00504176">
          <w:rPr>
            <w:rStyle w:val="Hyperlink"/>
          </w:rPr>
          <w:fldChar w:fldCharType="separate"/>
        </w:r>
        <w:r w:rsidRPr="00504176">
          <w:rPr>
            <w:rStyle w:val="Hyperlink"/>
          </w:rPr>
          <w:t>2.1</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_Toc18661774 \h </w:instrText>
        </w:r>
      </w:ins>
      <w:r>
        <w:rPr>
          <w:webHidden/>
        </w:rPr>
      </w:r>
      <w:r>
        <w:rPr>
          <w:webHidden/>
        </w:rPr>
        <w:fldChar w:fldCharType="separate"/>
      </w:r>
      <w:ins w:id="163" w:author="Bertsch Christian (CR/AEE3)" w:date="2019-09-24T22:42:00Z">
        <w:r w:rsidR="00290500">
          <w:rPr>
            <w:webHidden/>
          </w:rPr>
          <w:t>13</w:t>
        </w:r>
      </w:ins>
      <w:ins w:id="164" w:author="Otter, Martin" w:date="2019-09-06T11:33:00Z">
        <w:del w:id="165" w:author="Bertsch Christian (CR/AEE3)" w:date="2019-09-23T06:20:00Z">
          <w:r w:rsidDel="005C4EE5">
            <w:rPr>
              <w:webHidden/>
            </w:rPr>
            <w:delText>14</w:delText>
          </w:r>
        </w:del>
      </w:ins>
      <w:ins w:id="166" w:author="Otter, Martin" w:date="2019-09-06T11:29:00Z">
        <w:r>
          <w:rPr>
            <w:webHidden/>
          </w:rPr>
          <w:fldChar w:fldCharType="end"/>
        </w:r>
        <w:r w:rsidRPr="00504176">
          <w:rPr>
            <w:rStyle w:val="Hyperlink"/>
          </w:rPr>
          <w:fldChar w:fldCharType="end"/>
        </w:r>
      </w:ins>
    </w:p>
    <w:p w14:paraId="61023D82" w14:textId="5DD10F88" w:rsidR="007C1036" w:rsidRDefault="007C1036">
      <w:pPr>
        <w:pStyle w:val="TOC3"/>
        <w:rPr>
          <w:ins w:id="167" w:author="Otter, Martin" w:date="2019-09-06T11:29:00Z"/>
          <w:rFonts w:asciiTheme="minorHAnsi" w:eastAsiaTheme="minorEastAsia" w:hAnsiTheme="minorHAnsi" w:cstheme="minorBidi"/>
          <w:iCs w:val="0"/>
          <w:spacing w:val="0"/>
          <w:sz w:val="22"/>
          <w:lang w:eastAsia="en-US"/>
        </w:rPr>
      </w:pPr>
      <w:ins w:id="168" w:author="Otter, Martin" w:date="2019-09-06T11:29:00Z">
        <w:r w:rsidRPr="00504176">
          <w:rPr>
            <w:rStyle w:val="Hyperlink"/>
          </w:rPr>
          <w:fldChar w:fldCharType="begin"/>
        </w:r>
        <w:r w:rsidRPr="00504176">
          <w:rPr>
            <w:rStyle w:val="Hyperlink"/>
          </w:rPr>
          <w:instrText xml:space="preserve"> </w:instrText>
        </w:r>
        <w:r>
          <w:instrText>HYPERLINK \l "_Toc18661775"</w:instrText>
        </w:r>
        <w:r w:rsidRPr="00504176">
          <w:rPr>
            <w:rStyle w:val="Hyperlink"/>
          </w:rPr>
          <w:instrText xml:space="preserve"> </w:instrText>
        </w:r>
        <w:r w:rsidRPr="00504176">
          <w:rPr>
            <w:rStyle w:val="Hyperlink"/>
          </w:rPr>
          <w:fldChar w:fldCharType="separate"/>
        </w:r>
        <w:r w:rsidRPr="00504176">
          <w:rPr>
            <w:rStyle w:val="Hyperlink"/>
          </w:rPr>
          <w:t>2.1.1</w:t>
        </w:r>
        <w:r>
          <w:rPr>
            <w:rFonts w:asciiTheme="minorHAnsi" w:eastAsiaTheme="minorEastAsia" w:hAnsiTheme="minorHAnsi" w:cstheme="minorBidi"/>
            <w:iCs w:val="0"/>
            <w:spacing w:val="0"/>
            <w:sz w:val="22"/>
            <w:lang w:eastAsia="en-US"/>
          </w:rPr>
          <w:tab/>
        </w:r>
        <w:r w:rsidRPr="00504176">
          <w:rPr>
            <w:rStyle w:val="Hyperlink"/>
          </w:rPr>
          <w:t>Header Files and Naming of Functions</w:t>
        </w:r>
        <w:r>
          <w:rPr>
            <w:webHidden/>
          </w:rPr>
          <w:tab/>
        </w:r>
        <w:r>
          <w:rPr>
            <w:webHidden/>
          </w:rPr>
          <w:fldChar w:fldCharType="begin"/>
        </w:r>
        <w:r>
          <w:rPr>
            <w:webHidden/>
          </w:rPr>
          <w:instrText xml:space="preserve"> PAGEREF _Toc18661775 \h </w:instrText>
        </w:r>
      </w:ins>
      <w:r>
        <w:rPr>
          <w:webHidden/>
        </w:rPr>
      </w:r>
      <w:r>
        <w:rPr>
          <w:webHidden/>
        </w:rPr>
        <w:fldChar w:fldCharType="separate"/>
      </w:r>
      <w:ins w:id="169" w:author="Bertsch Christian (CR/AEE3)" w:date="2019-09-24T22:42:00Z">
        <w:r w:rsidR="00290500">
          <w:rPr>
            <w:webHidden/>
          </w:rPr>
          <w:t>13</w:t>
        </w:r>
      </w:ins>
      <w:ins w:id="170" w:author="Otter, Martin" w:date="2019-09-06T11:33:00Z">
        <w:del w:id="171" w:author="Bertsch Christian (CR/AEE3)" w:date="2019-09-23T06:20:00Z">
          <w:r w:rsidDel="005C4EE5">
            <w:rPr>
              <w:webHidden/>
            </w:rPr>
            <w:delText>14</w:delText>
          </w:r>
        </w:del>
      </w:ins>
      <w:ins w:id="172" w:author="Otter, Martin" w:date="2019-09-06T11:29:00Z">
        <w:r>
          <w:rPr>
            <w:webHidden/>
          </w:rPr>
          <w:fldChar w:fldCharType="end"/>
        </w:r>
        <w:r w:rsidRPr="00504176">
          <w:rPr>
            <w:rStyle w:val="Hyperlink"/>
          </w:rPr>
          <w:fldChar w:fldCharType="end"/>
        </w:r>
      </w:ins>
    </w:p>
    <w:p w14:paraId="2DFE833D" w14:textId="190B2293" w:rsidR="007C1036" w:rsidRDefault="007C1036">
      <w:pPr>
        <w:pStyle w:val="TOC3"/>
        <w:rPr>
          <w:ins w:id="173" w:author="Otter, Martin" w:date="2019-09-06T11:29:00Z"/>
          <w:rFonts w:asciiTheme="minorHAnsi" w:eastAsiaTheme="minorEastAsia" w:hAnsiTheme="minorHAnsi" w:cstheme="minorBidi"/>
          <w:iCs w:val="0"/>
          <w:spacing w:val="0"/>
          <w:sz w:val="22"/>
          <w:lang w:eastAsia="en-US"/>
        </w:rPr>
      </w:pPr>
      <w:ins w:id="174" w:author="Otter, Martin" w:date="2019-09-06T11:29:00Z">
        <w:r w:rsidRPr="00504176">
          <w:rPr>
            <w:rStyle w:val="Hyperlink"/>
          </w:rPr>
          <w:fldChar w:fldCharType="begin"/>
        </w:r>
        <w:r w:rsidRPr="00504176">
          <w:rPr>
            <w:rStyle w:val="Hyperlink"/>
          </w:rPr>
          <w:instrText xml:space="preserve"> </w:instrText>
        </w:r>
        <w:r>
          <w:instrText>HYPERLINK \l "_Toc18661776"</w:instrText>
        </w:r>
        <w:r w:rsidRPr="00504176">
          <w:rPr>
            <w:rStyle w:val="Hyperlink"/>
          </w:rPr>
          <w:instrText xml:space="preserve"> </w:instrText>
        </w:r>
        <w:r w:rsidRPr="00504176">
          <w:rPr>
            <w:rStyle w:val="Hyperlink"/>
          </w:rPr>
          <w:fldChar w:fldCharType="separate"/>
        </w:r>
        <w:r w:rsidRPr="00504176">
          <w:rPr>
            <w:rStyle w:val="Hyperlink"/>
            <w:lang w:val="sv-SE"/>
          </w:rPr>
          <w:t>2.1.2</w:t>
        </w:r>
        <w:r>
          <w:rPr>
            <w:rFonts w:asciiTheme="minorHAnsi" w:eastAsiaTheme="minorEastAsia" w:hAnsiTheme="minorHAnsi" w:cstheme="minorBidi"/>
            <w:iCs w:val="0"/>
            <w:spacing w:val="0"/>
            <w:sz w:val="22"/>
            <w:lang w:eastAsia="en-US"/>
          </w:rPr>
          <w:tab/>
        </w:r>
        <w:r w:rsidRPr="00504176">
          <w:rPr>
            <w:rStyle w:val="Hyperlink"/>
            <w:lang w:val="sv-SE"/>
          </w:rPr>
          <w:t>Platform Dependent Definitions (fmi2TypesPlatform.h)</w:t>
        </w:r>
        <w:r>
          <w:rPr>
            <w:webHidden/>
          </w:rPr>
          <w:tab/>
        </w:r>
        <w:r>
          <w:rPr>
            <w:webHidden/>
          </w:rPr>
          <w:fldChar w:fldCharType="begin"/>
        </w:r>
        <w:r>
          <w:rPr>
            <w:webHidden/>
          </w:rPr>
          <w:instrText xml:space="preserve"> PAGEREF _Toc18661776 \h </w:instrText>
        </w:r>
      </w:ins>
      <w:r>
        <w:rPr>
          <w:webHidden/>
        </w:rPr>
      </w:r>
      <w:r>
        <w:rPr>
          <w:webHidden/>
        </w:rPr>
        <w:fldChar w:fldCharType="separate"/>
      </w:r>
      <w:ins w:id="175" w:author="Bertsch Christian (CR/AEE3)" w:date="2019-09-24T22:42:00Z">
        <w:r w:rsidR="00290500">
          <w:rPr>
            <w:webHidden/>
          </w:rPr>
          <w:t>15</w:t>
        </w:r>
      </w:ins>
      <w:ins w:id="176" w:author="Otter, Martin" w:date="2019-09-06T11:33:00Z">
        <w:del w:id="177" w:author="Bertsch Christian (CR/AEE3)" w:date="2019-09-23T06:20:00Z">
          <w:r w:rsidDel="005C4EE5">
            <w:rPr>
              <w:webHidden/>
            </w:rPr>
            <w:delText>16</w:delText>
          </w:r>
        </w:del>
      </w:ins>
      <w:ins w:id="178" w:author="Otter, Martin" w:date="2019-09-06T11:29:00Z">
        <w:r>
          <w:rPr>
            <w:webHidden/>
          </w:rPr>
          <w:fldChar w:fldCharType="end"/>
        </w:r>
        <w:r w:rsidRPr="00504176">
          <w:rPr>
            <w:rStyle w:val="Hyperlink"/>
          </w:rPr>
          <w:fldChar w:fldCharType="end"/>
        </w:r>
      </w:ins>
    </w:p>
    <w:p w14:paraId="17FD7AED" w14:textId="626D1D4D" w:rsidR="007C1036" w:rsidRDefault="007C1036">
      <w:pPr>
        <w:pStyle w:val="TOC3"/>
        <w:rPr>
          <w:ins w:id="179" w:author="Otter, Martin" w:date="2019-09-06T11:29:00Z"/>
          <w:rFonts w:asciiTheme="minorHAnsi" w:eastAsiaTheme="minorEastAsia" w:hAnsiTheme="minorHAnsi" w:cstheme="minorBidi"/>
          <w:iCs w:val="0"/>
          <w:spacing w:val="0"/>
          <w:sz w:val="22"/>
          <w:lang w:eastAsia="en-US"/>
        </w:rPr>
      </w:pPr>
      <w:ins w:id="180" w:author="Otter, Martin" w:date="2019-09-06T11:29:00Z">
        <w:r w:rsidRPr="00504176">
          <w:rPr>
            <w:rStyle w:val="Hyperlink"/>
          </w:rPr>
          <w:fldChar w:fldCharType="begin"/>
        </w:r>
        <w:r w:rsidRPr="00504176">
          <w:rPr>
            <w:rStyle w:val="Hyperlink"/>
          </w:rPr>
          <w:instrText xml:space="preserve"> </w:instrText>
        </w:r>
        <w:r>
          <w:instrText>HYPERLINK \l "_Toc18661777"</w:instrText>
        </w:r>
        <w:r w:rsidRPr="00504176">
          <w:rPr>
            <w:rStyle w:val="Hyperlink"/>
          </w:rPr>
          <w:instrText xml:space="preserve"> </w:instrText>
        </w:r>
        <w:r w:rsidRPr="00504176">
          <w:rPr>
            <w:rStyle w:val="Hyperlink"/>
          </w:rPr>
          <w:fldChar w:fldCharType="separate"/>
        </w:r>
        <w:r w:rsidRPr="00504176">
          <w:rPr>
            <w:rStyle w:val="Hyperlink"/>
          </w:rPr>
          <w:t>2.1.3</w:t>
        </w:r>
        <w:r>
          <w:rPr>
            <w:rFonts w:asciiTheme="minorHAnsi" w:eastAsiaTheme="minorEastAsia" w:hAnsiTheme="minorHAnsi" w:cstheme="minorBidi"/>
            <w:iCs w:val="0"/>
            <w:spacing w:val="0"/>
            <w:sz w:val="22"/>
            <w:lang w:eastAsia="en-US"/>
          </w:rPr>
          <w:tab/>
        </w:r>
        <w:r w:rsidRPr="00504176">
          <w:rPr>
            <w:rStyle w:val="Hyperlink"/>
          </w:rPr>
          <w:t>Status Returned by Functions</w:t>
        </w:r>
        <w:r>
          <w:rPr>
            <w:webHidden/>
          </w:rPr>
          <w:tab/>
        </w:r>
        <w:r>
          <w:rPr>
            <w:webHidden/>
          </w:rPr>
          <w:fldChar w:fldCharType="begin"/>
        </w:r>
        <w:r>
          <w:rPr>
            <w:webHidden/>
          </w:rPr>
          <w:instrText xml:space="preserve"> PAGEREF _Toc18661777 \h </w:instrText>
        </w:r>
      </w:ins>
      <w:r>
        <w:rPr>
          <w:webHidden/>
        </w:rPr>
      </w:r>
      <w:r>
        <w:rPr>
          <w:webHidden/>
        </w:rPr>
        <w:fldChar w:fldCharType="separate"/>
      </w:r>
      <w:ins w:id="181" w:author="Bertsch Christian (CR/AEE3)" w:date="2019-09-24T22:42:00Z">
        <w:r w:rsidR="00290500">
          <w:rPr>
            <w:webHidden/>
          </w:rPr>
          <w:t>17</w:t>
        </w:r>
      </w:ins>
      <w:ins w:id="182" w:author="Otter, Martin" w:date="2019-09-06T11:33:00Z">
        <w:del w:id="183" w:author="Bertsch Christian (CR/AEE3)" w:date="2019-09-23T06:20:00Z">
          <w:r w:rsidDel="005C4EE5">
            <w:rPr>
              <w:webHidden/>
            </w:rPr>
            <w:delText>18</w:delText>
          </w:r>
        </w:del>
      </w:ins>
      <w:ins w:id="184" w:author="Otter, Martin" w:date="2019-09-06T11:29:00Z">
        <w:r>
          <w:rPr>
            <w:webHidden/>
          </w:rPr>
          <w:fldChar w:fldCharType="end"/>
        </w:r>
        <w:r w:rsidRPr="00504176">
          <w:rPr>
            <w:rStyle w:val="Hyperlink"/>
          </w:rPr>
          <w:fldChar w:fldCharType="end"/>
        </w:r>
      </w:ins>
    </w:p>
    <w:p w14:paraId="72619FAD" w14:textId="0AF6F76D" w:rsidR="007C1036" w:rsidRDefault="007C1036">
      <w:pPr>
        <w:pStyle w:val="TOC3"/>
        <w:rPr>
          <w:ins w:id="185" w:author="Otter, Martin" w:date="2019-09-06T11:29:00Z"/>
          <w:rFonts w:asciiTheme="minorHAnsi" w:eastAsiaTheme="minorEastAsia" w:hAnsiTheme="minorHAnsi" w:cstheme="minorBidi"/>
          <w:iCs w:val="0"/>
          <w:spacing w:val="0"/>
          <w:sz w:val="22"/>
          <w:lang w:eastAsia="en-US"/>
        </w:rPr>
      </w:pPr>
      <w:ins w:id="186" w:author="Otter, Martin" w:date="2019-09-06T11:29:00Z">
        <w:r w:rsidRPr="00504176">
          <w:rPr>
            <w:rStyle w:val="Hyperlink"/>
          </w:rPr>
          <w:fldChar w:fldCharType="begin"/>
        </w:r>
        <w:r w:rsidRPr="00504176">
          <w:rPr>
            <w:rStyle w:val="Hyperlink"/>
          </w:rPr>
          <w:instrText xml:space="preserve"> </w:instrText>
        </w:r>
        <w:r>
          <w:instrText>HYPERLINK \l "_Toc18661778"</w:instrText>
        </w:r>
        <w:r w:rsidRPr="00504176">
          <w:rPr>
            <w:rStyle w:val="Hyperlink"/>
          </w:rPr>
          <w:instrText xml:space="preserve"> </w:instrText>
        </w:r>
        <w:r w:rsidRPr="00504176">
          <w:rPr>
            <w:rStyle w:val="Hyperlink"/>
          </w:rPr>
          <w:fldChar w:fldCharType="separate"/>
        </w:r>
        <w:r w:rsidRPr="00504176">
          <w:rPr>
            <w:rStyle w:val="Hyperlink"/>
          </w:rPr>
          <w:t>2.1.4</w:t>
        </w:r>
        <w:r>
          <w:rPr>
            <w:rFonts w:asciiTheme="minorHAnsi" w:eastAsiaTheme="minorEastAsia" w:hAnsiTheme="minorHAnsi" w:cstheme="minorBidi"/>
            <w:iCs w:val="0"/>
            <w:spacing w:val="0"/>
            <w:sz w:val="22"/>
            <w:lang w:eastAsia="en-US"/>
          </w:rPr>
          <w:tab/>
        </w:r>
        <w:r w:rsidRPr="00504176">
          <w:rPr>
            <w:rStyle w:val="Hyperlink"/>
          </w:rPr>
          <w:t>Inquire Platform and Version Number of Header Files</w:t>
        </w:r>
        <w:r>
          <w:rPr>
            <w:webHidden/>
          </w:rPr>
          <w:tab/>
        </w:r>
        <w:r>
          <w:rPr>
            <w:webHidden/>
          </w:rPr>
          <w:fldChar w:fldCharType="begin"/>
        </w:r>
        <w:r>
          <w:rPr>
            <w:webHidden/>
          </w:rPr>
          <w:instrText xml:space="preserve"> PAGEREF _Toc18661778 \h </w:instrText>
        </w:r>
      </w:ins>
      <w:r>
        <w:rPr>
          <w:webHidden/>
        </w:rPr>
      </w:r>
      <w:r>
        <w:rPr>
          <w:webHidden/>
        </w:rPr>
        <w:fldChar w:fldCharType="separate"/>
      </w:r>
      <w:ins w:id="187" w:author="Bertsch Christian (CR/AEE3)" w:date="2019-09-24T22:42:00Z">
        <w:r w:rsidR="00290500">
          <w:rPr>
            <w:webHidden/>
          </w:rPr>
          <w:t>18</w:t>
        </w:r>
      </w:ins>
      <w:ins w:id="188" w:author="Otter, Martin" w:date="2019-09-06T11:33:00Z">
        <w:del w:id="189" w:author="Bertsch Christian (CR/AEE3)" w:date="2019-09-23T06:20:00Z">
          <w:r w:rsidDel="005C4EE5">
            <w:rPr>
              <w:webHidden/>
            </w:rPr>
            <w:delText>19</w:delText>
          </w:r>
        </w:del>
      </w:ins>
      <w:ins w:id="190" w:author="Otter, Martin" w:date="2019-09-06T11:29:00Z">
        <w:r>
          <w:rPr>
            <w:webHidden/>
          </w:rPr>
          <w:fldChar w:fldCharType="end"/>
        </w:r>
        <w:r w:rsidRPr="00504176">
          <w:rPr>
            <w:rStyle w:val="Hyperlink"/>
          </w:rPr>
          <w:fldChar w:fldCharType="end"/>
        </w:r>
      </w:ins>
    </w:p>
    <w:p w14:paraId="263797ED" w14:textId="7FFDBE7F" w:rsidR="007C1036" w:rsidRDefault="007C1036">
      <w:pPr>
        <w:pStyle w:val="TOC3"/>
        <w:rPr>
          <w:ins w:id="191" w:author="Otter, Martin" w:date="2019-09-06T11:29:00Z"/>
          <w:rFonts w:asciiTheme="minorHAnsi" w:eastAsiaTheme="minorEastAsia" w:hAnsiTheme="minorHAnsi" w:cstheme="minorBidi"/>
          <w:iCs w:val="0"/>
          <w:spacing w:val="0"/>
          <w:sz w:val="22"/>
          <w:lang w:eastAsia="en-US"/>
        </w:rPr>
      </w:pPr>
      <w:ins w:id="192" w:author="Otter, Martin" w:date="2019-09-06T11:29:00Z">
        <w:r w:rsidRPr="00504176">
          <w:rPr>
            <w:rStyle w:val="Hyperlink"/>
          </w:rPr>
          <w:fldChar w:fldCharType="begin"/>
        </w:r>
        <w:r w:rsidRPr="00504176">
          <w:rPr>
            <w:rStyle w:val="Hyperlink"/>
          </w:rPr>
          <w:instrText xml:space="preserve"> </w:instrText>
        </w:r>
        <w:r>
          <w:instrText>HYPERLINK \l "_Toc18661779"</w:instrText>
        </w:r>
        <w:r w:rsidRPr="00504176">
          <w:rPr>
            <w:rStyle w:val="Hyperlink"/>
          </w:rPr>
          <w:instrText xml:space="preserve"> </w:instrText>
        </w:r>
        <w:r w:rsidRPr="00504176">
          <w:rPr>
            <w:rStyle w:val="Hyperlink"/>
          </w:rPr>
          <w:fldChar w:fldCharType="separate"/>
        </w:r>
        <w:r w:rsidRPr="00504176">
          <w:rPr>
            <w:rStyle w:val="Hyperlink"/>
          </w:rPr>
          <w:t>2.1.5</w:t>
        </w:r>
        <w:r>
          <w:rPr>
            <w:rFonts w:asciiTheme="minorHAnsi" w:eastAsiaTheme="minorEastAsia" w:hAnsiTheme="minorHAnsi" w:cstheme="minorBidi"/>
            <w:iCs w:val="0"/>
            <w:spacing w:val="0"/>
            <w:sz w:val="22"/>
            <w:lang w:eastAsia="en-US"/>
          </w:rPr>
          <w:tab/>
        </w:r>
        <w:r w:rsidRPr="00504176">
          <w:rPr>
            <w:rStyle w:val="Hyperlink"/>
          </w:rPr>
          <w:t>Creation, Destruction and Logging of FMU Instances</w:t>
        </w:r>
        <w:r>
          <w:rPr>
            <w:webHidden/>
          </w:rPr>
          <w:tab/>
        </w:r>
        <w:r>
          <w:rPr>
            <w:webHidden/>
          </w:rPr>
          <w:fldChar w:fldCharType="begin"/>
        </w:r>
        <w:r>
          <w:rPr>
            <w:webHidden/>
          </w:rPr>
          <w:instrText xml:space="preserve"> PAGEREF _Toc18661779 \h </w:instrText>
        </w:r>
      </w:ins>
      <w:r>
        <w:rPr>
          <w:webHidden/>
        </w:rPr>
      </w:r>
      <w:r>
        <w:rPr>
          <w:webHidden/>
        </w:rPr>
        <w:fldChar w:fldCharType="separate"/>
      </w:r>
      <w:ins w:id="193" w:author="Bertsch Christian (CR/AEE3)" w:date="2019-09-24T22:42:00Z">
        <w:r w:rsidR="00290500">
          <w:rPr>
            <w:webHidden/>
          </w:rPr>
          <w:t>18</w:t>
        </w:r>
      </w:ins>
      <w:ins w:id="194" w:author="Otter, Martin" w:date="2019-09-06T11:33:00Z">
        <w:del w:id="195" w:author="Bertsch Christian (CR/AEE3)" w:date="2019-09-23T06:20:00Z">
          <w:r w:rsidDel="005C4EE5">
            <w:rPr>
              <w:webHidden/>
            </w:rPr>
            <w:delText>19</w:delText>
          </w:r>
        </w:del>
      </w:ins>
      <w:ins w:id="196" w:author="Otter, Martin" w:date="2019-09-06T11:29:00Z">
        <w:r>
          <w:rPr>
            <w:webHidden/>
          </w:rPr>
          <w:fldChar w:fldCharType="end"/>
        </w:r>
        <w:r w:rsidRPr="00504176">
          <w:rPr>
            <w:rStyle w:val="Hyperlink"/>
          </w:rPr>
          <w:fldChar w:fldCharType="end"/>
        </w:r>
      </w:ins>
    </w:p>
    <w:p w14:paraId="3DCC1E1D" w14:textId="4E6C9A55" w:rsidR="007C1036" w:rsidRDefault="007C1036">
      <w:pPr>
        <w:pStyle w:val="TOC3"/>
        <w:rPr>
          <w:ins w:id="197" w:author="Otter, Martin" w:date="2019-09-06T11:29:00Z"/>
          <w:rFonts w:asciiTheme="minorHAnsi" w:eastAsiaTheme="minorEastAsia" w:hAnsiTheme="minorHAnsi" w:cstheme="minorBidi"/>
          <w:iCs w:val="0"/>
          <w:spacing w:val="0"/>
          <w:sz w:val="22"/>
          <w:lang w:eastAsia="en-US"/>
        </w:rPr>
      </w:pPr>
      <w:ins w:id="198" w:author="Otter, Martin" w:date="2019-09-06T11:29:00Z">
        <w:r w:rsidRPr="00504176">
          <w:rPr>
            <w:rStyle w:val="Hyperlink"/>
          </w:rPr>
          <w:fldChar w:fldCharType="begin"/>
        </w:r>
        <w:r w:rsidRPr="00504176">
          <w:rPr>
            <w:rStyle w:val="Hyperlink"/>
          </w:rPr>
          <w:instrText xml:space="preserve"> </w:instrText>
        </w:r>
        <w:r>
          <w:instrText>HYPERLINK \l "_Toc18661780"</w:instrText>
        </w:r>
        <w:r w:rsidRPr="00504176">
          <w:rPr>
            <w:rStyle w:val="Hyperlink"/>
          </w:rPr>
          <w:instrText xml:space="preserve"> </w:instrText>
        </w:r>
        <w:r w:rsidRPr="00504176">
          <w:rPr>
            <w:rStyle w:val="Hyperlink"/>
          </w:rPr>
          <w:fldChar w:fldCharType="separate"/>
        </w:r>
        <w:r w:rsidRPr="00504176">
          <w:rPr>
            <w:rStyle w:val="Hyperlink"/>
          </w:rPr>
          <w:t>2.1.6</w:t>
        </w:r>
        <w:r>
          <w:rPr>
            <w:rFonts w:asciiTheme="minorHAnsi" w:eastAsiaTheme="minorEastAsia" w:hAnsiTheme="minorHAnsi" w:cstheme="minorBidi"/>
            <w:iCs w:val="0"/>
            <w:spacing w:val="0"/>
            <w:sz w:val="22"/>
            <w:lang w:eastAsia="en-US"/>
          </w:rPr>
          <w:tab/>
        </w:r>
        <w:r w:rsidRPr="00504176">
          <w:rPr>
            <w:rStyle w:val="Hyperlink"/>
          </w:rPr>
          <w:t>Initialization, Termination, and Resetting an FMU</w:t>
        </w:r>
        <w:r>
          <w:rPr>
            <w:webHidden/>
          </w:rPr>
          <w:tab/>
        </w:r>
        <w:r>
          <w:rPr>
            <w:webHidden/>
          </w:rPr>
          <w:fldChar w:fldCharType="begin"/>
        </w:r>
        <w:r>
          <w:rPr>
            <w:webHidden/>
          </w:rPr>
          <w:instrText xml:space="preserve"> PAGEREF _Toc18661780 \h </w:instrText>
        </w:r>
      </w:ins>
      <w:r>
        <w:rPr>
          <w:webHidden/>
        </w:rPr>
      </w:r>
      <w:r>
        <w:rPr>
          <w:webHidden/>
        </w:rPr>
        <w:fldChar w:fldCharType="separate"/>
      </w:r>
      <w:ins w:id="199" w:author="Bertsch Christian (CR/AEE3)" w:date="2019-09-24T22:42:00Z">
        <w:r w:rsidR="00290500">
          <w:rPr>
            <w:webHidden/>
          </w:rPr>
          <w:t>21</w:t>
        </w:r>
      </w:ins>
      <w:ins w:id="200" w:author="Otter, Martin" w:date="2019-09-06T11:33:00Z">
        <w:del w:id="201" w:author="Bertsch Christian (CR/AEE3)" w:date="2019-09-23T06:20:00Z">
          <w:r w:rsidDel="005C4EE5">
            <w:rPr>
              <w:webHidden/>
            </w:rPr>
            <w:delText>23</w:delText>
          </w:r>
        </w:del>
      </w:ins>
      <w:ins w:id="202" w:author="Otter, Martin" w:date="2019-09-06T11:29:00Z">
        <w:r>
          <w:rPr>
            <w:webHidden/>
          </w:rPr>
          <w:fldChar w:fldCharType="end"/>
        </w:r>
        <w:r w:rsidRPr="00504176">
          <w:rPr>
            <w:rStyle w:val="Hyperlink"/>
          </w:rPr>
          <w:fldChar w:fldCharType="end"/>
        </w:r>
      </w:ins>
    </w:p>
    <w:p w14:paraId="5AAC0F28" w14:textId="66F6A948" w:rsidR="007C1036" w:rsidRDefault="007C1036">
      <w:pPr>
        <w:pStyle w:val="TOC3"/>
        <w:rPr>
          <w:ins w:id="203" w:author="Otter, Martin" w:date="2019-09-06T11:29:00Z"/>
          <w:rFonts w:asciiTheme="minorHAnsi" w:eastAsiaTheme="minorEastAsia" w:hAnsiTheme="minorHAnsi" w:cstheme="minorBidi"/>
          <w:iCs w:val="0"/>
          <w:spacing w:val="0"/>
          <w:sz w:val="22"/>
          <w:lang w:eastAsia="en-US"/>
        </w:rPr>
      </w:pPr>
      <w:ins w:id="204" w:author="Otter, Martin" w:date="2019-09-06T11:29:00Z">
        <w:r w:rsidRPr="00504176">
          <w:rPr>
            <w:rStyle w:val="Hyperlink"/>
          </w:rPr>
          <w:fldChar w:fldCharType="begin"/>
        </w:r>
        <w:r w:rsidRPr="00504176">
          <w:rPr>
            <w:rStyle w:val="Hyperlink"/>
          </w:rPr>
          <w:instrText xml:space="preserve"> </w:instrText>
        </w:r>
        <w:r>
          <w:instrText>HYPERLINK \l "_Toc18661781"</w:instrText>
        </w:r>
        <w:r w:rsidRPr="00504176">
          <w:rPr>
            <w:rStyle w:val="Hyperlink"/>
          </w:rPr>
          <w:instrText xml:space="preserve"> </w:instrText>
        </w:r>
        <w:r w:rsidRPr="00504176">
          <w:rPr>
            <w:rStyle w:val="Hyperlink"/>
          </w:rPr>
          <w:fldChar w:fldCharType="separate"/>
        </w:r>
        <w:r w:rsidRPr="00504176">
          <w:rPr>
            <w:rStyle w:val="Hyperlink"/>
          </w:rPr>
          <w:t>2.1.7</w:t>
        </w:r>
        <w:r>
          <w:rPr>
            <w:rFonts w:asciiTheme="minorHAnsi" w:eastAsiaTheme="minorEastAsia" w:hAnsiTheme="minorHAnsi" w:cstheme="minorBidi"/>
            <w:iCs w:val="0"/>
            <w:spacing w:val="0"/>
            <w:sz w:val="22"/>
            <w:lang w:eastAsia="en-US"/>
          </w:rPr>
          <w:tab/>
        </w:r>
        <w:r w:rsidRPr="00504176">
          <w:rPr>
            <w:rStyle w:val="Hyperlink"/>
          </w:rPr>
          <w:t>Getting and Setting Variable Values</w:t>
        </w:r>
        <w:r>
          <w:rPr>
            <w:webHidden/>
          </w:rPr>
          <w:tab/>
        </w:r>
        <w:r>
          <w:rPr>
            <w:webHidden/>
          </w:rPr>
          <w:fldChar w:fldCharType="begin"/>
        </w:r>
        <w:r>
          <w:rPr>
            <w:webHidden/>
          </w:rPr>
          <w:instrText xml:space="preserve"> PAGEREF _Toc18661781 \h </w:instrText>
        </w:r>
      </w:ins>
      <w:r>
        <w:rPr>
          <w:webHidden/>
        </w:rPr>
      </w:r>
      <w:r>
        <w:rPr>
          <w:webHidden/>
        </w:rPr>
        <w:fldChar w:fldCharType="separate"/>
      </w:r>
      <w:ins w:id="205" w:author="Bertsch Christian (CR/AEE3)" w:date="2019-09-24T22:42:00Z">
        <w:r w:rsidR="00290500">
          <w:rPr>
            <w:webHidden/>
          </w:rPr>
          <w:t>23</w:t>
        </w:r>
      </w:ins>
      <w:ins w:id="206" w:author="Otter, Martin" w:date="2019-09-06T11:33:00Z">
        <w:del w:id="207" w:author="Bertsch Christian (CR/AEE3)" w:date="2019-09-23T06:20:00Z">
          <w:r w:rsidDel="005C4EE5">
            <w:rPr>
              <w:webHidden/>
            </w:rPr>
            <w:delText>24</w:delText>
          </w:r>
        </w:del>
      </w:ins>
      <w:ins w:id="208" w:author="Otter, Martin" w:date="2019-09-06T11:29:00Z">
        <w:r>
          <w:rPr>
            <w:webHidden/>
          </w:rPr>
          <w:fldChar w:fldCharType="end"/>
        </w:r>
        <w:r w:rsidRPr="00504176">
          <w:rPr>
            <w:rStyle w:val="Hyperlink"/>
          </w:rPr>
          <w:fldChar w:fldCharType="end"/>
        </w:r>
      </w:ins>
    </w:p>
    <w:p w14:paraId="15CE5C75" w14:textId="00287C44" w:rsidR="007C1036" w:rsidRDefault="007C1036">
      <w:pPr>
        <w:pStyle w:val="TOC3"/>
        <w:rPr>
          <w:ins w:id="209" w:author="Otter, Martin" w:date="2019-09-06T11:29:00Z"/>
          <w:rFonts w:asciiTheme="minorHAnsi" w:eastAsiaTheme="minorEastAsia" w:hAnsiTheme="minorHAnsi" w:cstheme="minorBidi"/>
          <w:iCs w:val="0"/>
          <w:spacing w:val="0"/>
          <w:sz w:val="22"/>
          <w:lang w:eastAsia="en-US"/>
        </w:rPr>
      </w:pPr>
      <w:ins w:id="210" w:author="Otter, Martin" w:date="2019-09-06T11:29:00Z">
        <w:r w:rsidRPr="00504176">
          <w:rPr>
            <w:rStyle w:val="Hyperlink"/>
          </w:rPr>
          <w:fldChar w:fldCharType="begin"/>
        </w:r>
        <w:r w:rsidRPr="00504176">
          <w:rPr>
            <w:rStyle w:val="Hyperlink"/>
          </w:rPr>
          <w:instrText xml:space="preserve"> </w:instrText>
        </w:r>
        <w:r>
          <w:instrText>HYPERLINK \l "_Toc18661782"</w:instrText>
        </w:r>
        <w:r w:rsidRPr="00504176">
          <w:rPr>
            <w:rStyle w:val="Hyperlink"/>
          </w:rPr>
          <w:instrText xml:space="preserve"> </w:instrText>
        </w:r>
        <w:r w:rsidRPr="00504176">
          <w:rPr>
            <w:rStyle w:val="Hyperlink"/>
          </w:rPr>
          <w:fldChar w:fldCharType="separate"/>
        </w:r>
        <w:r w:rsidRPr="00504176">
          <w:rPr>
            <w:rStyle w:val="Hyperlink"/>
          </w:rPr>
          <w:t>2.1.8</w:t>
        </w:r>
        <w:r>
          <w:rPr>
            <w:rFonts w:asciiTheme="minorHAnsi" w:eastAsiaTheme="minorEastAsia" w:hAnsiTheme="minorHAnsi" w:cstheme="minorBidi"/>
            <w:iCs w:val="0"/>
            <w:spacing w:val="0"/>
            <w:sz w:val="22"/>
            <w:lang w:eastAsia="en-US"/>
          </w:rPr>
          <w:tab/>
        </w:r>
        <w:r w:rsidRPr="00504176">
          <w:rPr>
            <w:rStyle w:val="Hyperlink"/>
          </w:rPr>
          <w:t>Getting and Setting the Complete FMU State</w:t>
        </w:r>
        <w:r>
          <w:rPr>
            <w:webHidden/>
          </w:rPr>
          <w:tab/>
        </w:r>
        <w:r>
          <w:rPr>
            <w:webHidden/>
          </w:rPr>
          <w:fldChar w:fldCharType="begin"/>
        </w:r>
        <w:r>
          <w:rPr>
            <w:webHidden/>
          </w:rPr>
          <w:instrText xml:space="preserve"> PAGEREF _Toc18661782 \h </w:instrText>
        </w:r>
      </w:ins>
      <w:r>
        <w:rPr>
          <w:webHidden/>
        </w:rPr>
      </w:r>
      <w:r>
        <w:rPr>
          <w:webHidden/>
        </w:rPr>
        <w:fldChar w:fldCharType="separate"/>
      </w:r>
      <w:ins w:id="211" w:author="Bertsch Christian (CR/AEE3)" w:date="2019-09-24T22:42:00Z">
        <w:r w:rsidR="00290500">
          <w:rPr>
            <w:webHidden/>
          </w:rPr>
          <w:t>24</w:t>
        </w:r>
      </w:ins>
      <w:ins w:id="212" w:author="Otter, Martin" w:date="2019-09-06T11:33:00Z">
        <w:del w:id="213" w:author="Bertsch Christian (CR/AEE3)" w:date="2019-09-23T06:20:00Z">
          <w:r w:rsidDel="005C4EE5">
            <w:rPr>
              <w:webHidden/>
            </w:rPr>
            <w:delText>25</w:delText>
          </w:r>
        </w:del>
      </w:ins>
      <w:ins w:id="214" w:author="Otter, Martin" w:date="2019-09-06T11:29:00Z">
        <w:r>
          <w:rPr>
            <w:webHidden/>
          </w:rPr>
          <w:fldChar w:fldCharType="end"/>
        </w:r>
        <w:r w:rsidRPr="00504176">
          <w:rPr>
            <w:rStyle w:val="Hyperlink"/>
          </w:rPr>
          <w:fldChar w:fldCharType="end"/>
        </w:r>
      </w:ins>
    </w:p>
    <w:p w14:paraId="28BDAFB3" w14:textId="61833002" w:rsidR="007C1036" w:rsidRDefault="007C1036">
      <w:pPr>
        <w:pStyle w:val="TOC3"/>
        <w:rPr>
          <w:ins w:id="215" w:author="Otter, Martin" w:date="2019-09-06T11:29:00Z"/>
          <w:rFonts w:asciiTheme="minorHAnsi" w:eastAsiaTheme="minorEastAsia" w:hAnsiTheme="minorHAnsi" w:cstheme="minorBidi"/>
          <w:iCs w:val="0"/>
          <w:spacing w:val="0"/>
          <w:sz w:val="22"/>
          <w:lang w:eastAsia="en-US"/>
        </w:rPr>
      </w:pPr>
      <w:ins w:id="216" w:author="Otter, Martin" w:date="2019-09-06T11:29:00Z">
        <w:r w:rsidRPr="00504176">
          <w:rPr>
            <w:rStyle w:val="Hyperlink"/>
          </w:rPr>
          <w:fldChar w:fldCharType="begin"/>
        </w:r>
        <w:r w:rsidRPr="00504176">
          <w:rPr>
            <w:rStyle w:val="Hyperlink"/>
          </w:rPr>
          <w:instrText xml:space="preserve"> </w:instrText>
        </w:r>
        <w:r>
          <w:instrText>HYPERLINK \l "_Toc18661783"</w:instrText>
        </w:r>
        <w:r w:rsidRPr="00504176">
          <w:rPr>
            <w:rStyle w:val="Hyperlink"/>
          </w:rPr>
          <w:instrText xml:space="preserve"> </w:instrText>
        </w:r>
        <w:r w:rsidRPr="00504176">
          <w:rPr>
            <w:rStyle w:val="Hyperlink"/>
          </w:rPr>
          <w:fldChar w:fldCharType="separate"/>
        </w:r>
        <w:r w:rsidRPr="00504176">
          <w:rPr>
            <w:rStyle w:val="Hyperlink"/>
          </w:rPr>
          <w:t>2.1.9</w:t>
        </w:r>
        <w:r>
          <w:rPr>
            <w:rFonts w:asciiTheme="minorHAnsi" w:eastAsiaTheme="minorEastAsia" w:hAnsiTheme="minorHAnsi" w:cstheme="minorBidi"/>
            <w:iCs w:val="0"/>
            <w:spacing w:val="0"/>
            <w:sz w:val="22"/>
            <w:lang w:eastAsia="en-US"/>
          </w:rPr>
          <w:tab/>
        </w:r>
        <w:r w:rsidRPr="00504176">
          <w:rPr>
            <w:rStyle w:val="Hyperlink"/>
          </w:rPr>
          <w:t>Getting Partial Derivatives</w:t>
        </w:r>
        <w:r>
          <w:rPr>
            <w:webHidden/>
          </w:rPr>
          <w:tab/>
        </w:r>
        <w:r>
          <w:rPr>
            <w:webHidden/>
          </w:rPr>
          <w:fldChar w:fldCharType="begin"/>
        </w:r>
        <w:r>
          <w:rPr>
            <w:webHidden/>
          </w:rPr>
          <w:instrText xml:space="preserve"> PAGEREF _Toc18661783 \h </w:instrText>
        </w:r>
      </w:ins>
      <w:r>
        <w:rPr>
          <w:webHidden/>
        </w:rPr>
      </w:r>
      <w:r>
        <w:rPr>
          <w:webHidden/>
        </w:rPr>
        <w:fldChar w:fldCharType="separate"/>
      </w:r>
      <w:ins w:id="217" w:author="Bertsch Christian (CR/AEE3)" w:date="2019-09-24T22:42:00Z">
        <w:r w:rsidR="00290500">
          <w:rPr>
            <w:webHidden/>
          </w:rPr>
          <w:t>25</w:t>
        </w:r>
      </w:ins>
      <w:ins w:id="218" w:author="Otter, Martin" w:date="2019-09-06T11:33:00Z">
        <w:del w:id="219" w:author="Bertsch Christian (CR/AEE3)" w:date="2019-09-23T06:20:00Z">
          <w:r w:rsidDel="005C4EE5">
            <w:rPr>
              <w:webHidden/>
            </w:rPr>
            <w:delText>26</w:delText>
          </w:r>
        </w:del>
      </w:ins>
      <w:ins w:id="220" w:author="Otter, Martin" w:date="2019-09-06T11:29:00Z">
        <w:r>
          <w:rPr>
            <w:webHidden/>
          </w:rPr>
          <w:fldChar w:fldCharType="end"/>
        </w:r>
        <w:r w:rsidRPr="00504176">
          <w:rPr>
            <w:rStyle w:val="Hyperlink"/>
          </w:rPr>
          <w:fldChar w:fldCharType="end"/>
        </w:r>
      </w:ins>
    </w:p>
    <w:p w14:paraId="100A2C8A" w14:textId="2178F6C0" w:rsidR="007C1036" w:rsidRDefault="007C1036">
      <w:pPr>
        <w:pStyle w:val="TOC2"/>
        <w:rPr>
          <w:ins w:id="221" w:author="Otter, Martin" w:date="2019-09-06T11:29:00Z"/>
          <w:rFonts w:asciiTheme="minorHAnsi" w:eastAsiaTheme="minorEastAsia" w:hAnsiTheme="minorHAnsi" w:cstheme="minorBidi"/>
          <w:iCs w:val="0"/>
          <w:spacing w:val="0"/>
          <w:sz w:val="22"/>
          <w:lang w:eastAsia="en-US"/>
        </w:rPr>
      </w:pPr>
      <w:ins w:id="222" w:author="Otter, Martin" w:date="2019-09-06T11:29:00Z">
        <w:r w:rsidRPr="00504176">
          <w:rPr>
            <w:rStyle w:val="Hyperlink"/>
          </w:rPr>
          <w:fldChar w:fldCharType="begin"/>
        </w:r>
        <w:r w:rsidRPr="00504176">
          <w:rPr>
            <w:rStyle w:val="Hyperlink"/>
          </w:rPr>
          <w:instrText xml:space="preserve"> </w:instrText>
        </w:r>
        <w:r>
          <w:instrText>HYPERLINK \l "_Toc18661784"</w:instrText>
        </w:r>
        <w:r w:rsidRPr="00504176">
          <w:rPr>
            <w:rStyle w:val="Hyperlink"/>
          </w:rPr>
          <w:instrText xml:space="preserve"> </w:instrText>
        </w:r>
        <w:r w:rsidRPr="00504176">
          <w:rPr>
            <w:rStyle w:val="Hyperlink"/>
          </w:rPr>
          <w:fldChar w:fldCharType="separate"/>
        </w:r>
        <w:r w:rsidRPr="00504176">
          <w:rPr>
            <w:rStyle w:val="Hyperlink"/>
          </w:rPr>
          <w:t>2.2</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_Toc18661784 \h </w:instrText>
        </w:r>
      </w:ins>
      <w:r>
        <w:rPr>
          <w:webHidden/>
        </w:rPr>
      </w:r>
      <w:r>
        <w:rPr>
          <w:webHidden/>
        </w:rPr>
        <w:fldChar w:fldCharType="separate"/>
      </w:r>
      <w:ins w:id="223" w:author="Bertsch Christian (CR/AEE3)" w:date="2019-09-24T22:42:00Z">
        <w:r w:rsidR="00290500">
          <w:rPr>
            <w:webHidden/>
          </w:rPr>
          <w:t>28</w:t>
        </w:r>
      </w:ins>
      <w:ins w:id="224" w:author="Otter, Martin" w:date="2019-09-06T11:33:00Z">
        <w:del w:id="225" w:author="Bertsch Christian (CR/AEE3)" w:date="2019-09-23T06:20:00Z">
          <w:r w:rsidDel="005C4EE5">
            <w:rPr>
              <w:webHidden/>
            </w:rPr>
            <w:delText>29</w:delText>
          </w:r>
        </w:del>
      </w:ins>
      <w:ins w:id="226" w:author="Otter, Martin" w:date="2019-09-06T11:29:00Z">
        <w:r>
          <w:rPr>
            <w:webHidden/>
          </w:rPr>
          <w:fldChar w:fldCharType="end"/>
        </w:r>
        <w:r w:rsidRPr="00504176">
          <w:rPr>
            <w:rStyle w:val="Hyperlink"/>
          </w:rPr>
          <w:fldChar w:fldCharType="end"/>
        </w:r>
      </w:ins>
    </w:p>
    <w:p w14:paraId="715B5AAF" w14:textId="416E80D6" w:rsidR="007C1036" w:rsidRDefault="007C1036">
      <w:pPr>
        <w:pStyle w:val="TOC3"/>
        <w:rPr>
          <w:ins w:id="227" w:author="Otter, Martin" w:date="2019-09-06T11:29:00Z"/>
          <w:rFonts w:asciiTheme="minorHAnsi" w:eastAsiaTheme="minorEastAsia" w:hAnsiTheme="minorHAnsi" w:cstheme="minorBidi"/>
          <w:iCs w:val="0"/>
          <w:spacing w:val="0"/>
          <w:sz w:val="22"/>
          <w:lang w:eastAsia="en-US"/>
        </w:rPr>
      </w:pPr>
      <w:ins w:id="228" w:author="Otter, Martin" w:date="2019-09-06T11:29:00Z">
        <w:r w:rsidRPr="00504176">
          <w:rPr>
            <w:rStyle w:val="Hyperlink"/>
          </w:rPr>
          <w:fldChar w:fldCharType="begin"/>
        </w:r>
        <w:r w:rsidRPr="00504176">
          <w:rPr>
            <w:rStyle w:val="Hyperlink"/>
          </w:rPr>
          <w:instrText xml:space="preserve"> </w:instrText>
        </w:r>
        <w:r>
          <w:instrText>HYPERLINK \l "_Toc18661785"</w:instrText>
        </w:r>
        <w:r w:rsidRPr="00504176">
          <w:rPr>
            <w:rStyle w:val="Hyperlink"/>
          </w:rPr>
          <w:instrText xml:space="preserve"> </w:instrText>
        </w:r>
        <w:r w:rsidRPr="00504176">
          <w:rPr>
            <w:rStyle w:val="Hyperlink"/>
          </w:rPr>
          <w:fldChar w:fldCharType="separate"/>
        </w:r>
        <w:r w:rsidRPr="00504176">
          <w:rPr>
            <w:rStyle w:val="Hyperlink"/>
          </w:rPr>
          <w:t>2.2.1</w:t>
        </w:r>
        <w:r>
          <w:rPr>
            <w:rFonts w:asciiTheme="minorHAnsi" w:eastAsiaTheme="minorEastAsia" w:hAnsiTheme="minorHAnsi" w:cstheme="minorBidi"/>
            <w:iCs w:val="0"/>
            <w:spacing w:val="0"/>
            <w:sz w:val="22"/>
            <w:lang w:eastAsia="en-US"/>
          </w:rPr>
          <w:tab/>
        </w:r>
        <w:r w:rsidRPr="00504176">
          <w:rPr>
            <w:rStyle w:val="Hyperlink"/>
          </w:rPr>
          <w:t>Definition of an FMU (fmiModelDescription)</w:t>
        </w:r>
        <w:r>
          <w:rPr>
            <w:webHidden/>
          </w:rPr>
          <w:tab/>
        </w:r>
        <w:r>
          <w:rPr>
            <w:webHidden/>
          </w:rPr>
          <w:fldChar w:fldCharType="begin"/>
        </w:r>
        <w:r>
          <w:rPr>
            <w:webHidden/>
          </w:rPr>
          <w:instrText xml:space="preserve"> PAGEREF _Toc18661785 \h </w:instrText>
        </w:r>
      </w:ins>
      <w:r>
        <w:rPr>
          <w:webHidden/>
        </w:rPr>
      </w:r>
      <w:r>
        <w:rPr>
          <w:webHidden/>
        </w:rPr>
        <w:fldChar w:fldCharType="separate"/>
      </w:r>
      <w:ins w:id="229" w:author="Bertsch Christian (CR/AEE3)" w:date="2019-09-24T22:42:00Z">
        <w:r w:rsidR="00290500">
          <w:rPr>
            <w:webHidden/>
          </w:rPr>
          <w:t>29</w:t>
        </w:r>
      </w:ins>
      <w:ins w:id="230" w:author="Otter, Martin" w:date="2019-09-06T11:33:00Z">
        <w:del w:id="231" w:author="Bertsch Christian (CR/AEE3)" w:date="2019-09-23T06:20:00Z">
          <w:r w:rsidDel="005C4EE5">
            <w:rPr>
              <w:webHidden/>
            </w:rPr>
            <w:delText>30</w:delText>
          </w:r>
        </w:del>
      </w:ins>
      <w:ins w:id="232" w:author="Otter, Martin" w:date="2019-09-06T11:29:00Z">
        <w:r>
          <w:rPr>
            <w:webHidden/>
          </w:rPr>
          <w:fldChar w:fldCharType="end"/>
        </w:r>
        <w:r w:rsidRPr="00504176">
          <w:rPr>
            <w:rStyle w:val="Hyperlink"/>
          </w:rPr>
          <w:fldChar w:fldCharType="end"/>
        </w:r>
      </w:ins>
    </w:p>
    <w:p w14:paraId="58B2E063" w14:textId="1BD50B11" w:rsidR="007C1036" w:rsidRDefault="007C1036">
      <w:pPr>
        <w:pStyle w:val="TOC3"/>
        <w:rPr>
          <w:ins w:id="233" w:author="Otter, Martin" w:date="2019-09-06T11:29:00Z"/>
          <w:rFonts w:asciiTheme="minorHAnsi" w:eastAsiaTheme="minorEastAsia" w:hAnsiTheme="minorHAnsi" w:cstheme="minorBidi"/>
          <w:iCs w:val="0"/>
          <w:spacing w:val="0"/>
          <w:sz w:val="22"/>
          <w:lang w:eastAsia="en-US"/>
        </w:rPr>
      </w:pPr>
      <w:ins w:id="234" w:author="Otter, Martin" w:date="2019-09-06T11:29:00Z">
        <w:r w:rsidRPr="00504176">
          <w:rPr>
            <w:rStyle w:val="Hyperlink"/>
          </w:rPr>
          <w:fldChar w:fldCharType="begin"/>
        </w:r>
        <w:r w:rsidRPr="00504176">
          <w:rPr>
            <w:rStyle w:val="Hyperlink"/>
          </w:rPr>
          <w:instrText xml:space="preserve"> </w:instrText>
        </w:r>
        <w:r>
          <w:instrText>HYPERLINK \l "_Toc18661786"</w:instrText>
        </w:r>
        <w:r w:rsidRPr="00504176">
          <w:rPr>
            <w:rStyle w:val="Hyperlink"/>
          </w:rPr>
          <w:instrText xml:space="preserve"> </w:instrText>
        </w:r>
        <w:r w:rsidRPr="00504176">
          <w:rPr>
            <w:rStyle w:val="Hyperlink"/>
          </w:rPr>
          <w:fldChar w:fldCharType="separate"/>
        </w:r>
        <w:r w:rsidRPr="00504176">
          <w:rPr>
            <w:rStyle w:val="Hyperlink"/>
          </w:rPr>
          <w:t>2.2.2</w:t>
        </w:r>
        <w:r>
          <w:rPr>
            <w:rFonts w:asciiTheme="minorHAnsi" w:eastAsiaTheme="minorEastAsia" w:hAnsiTheme="minorHAnsi" w:cstheme="minorBidi"/>
            <w:iCs w:val="0"/>
            <w:spacing w:val="0"/>
            <w:sz w:val="22"/>
            <w:lang w:eastAsia="en-US"/>
          </w:rPr>
          <w:tab/>
        </w:r>
        <w:r w:rsidRPr="00504176">
          <w:rPr>
            <w:rStyle w:val="Hyperlink"/>
          </w:rPr>
          <w:t>Definition of Units (UnitDefinitions)</w:t>
        </w:r>
        <w:r>
          <w:rPr>
            <w:webHidden/>
          </w:rPr>
          <w:tab/>
        </w:r>
        <w:r>
          <w:rPr>
            <w:webHidden/>
          </w:rPr>
          <w:fldChar w:fldCharType="begin"/>
        </w:r>
        <w:r>
          <w:rPr>
            <w:webHidden/>
          </w:rPr>
          <w:instrText xml:space="preserve"> PAGEREF _Toc18661786 \h </w:instrText>
        </w:r>
      </w:ins>
      <w:r>
        <w:rPr>
          <w:webHidden/>
        </w:rPr>
      </w:r>
      <w:r>
        <w:rPr>
          <w:webHidden/>
        </w:rPr>
        <w:fldChar w:fldCharType="separate"/>
      </w:r>
      <w:ins w:id="235" w:author="Bertsch Christian (CR/AEE3)" w:date="2019-09-24T22:42:00Z">
        <w:r w:rsidR="00290500">
          <w:rPr>
            <w:webHidden/>
          </w:rPr>
          <w:t>34</w:t>
        </w:r>
      </w:ins>
      <w:ins w:id="236" w:author="Otter, Martin" w:date="2019-09-06T11:33:00Z">
        <w:del w:id="237" w:author="Bertsch Christian (CR/AEE3)" w:date="2019-09-23T06:20:00Z">
          <w:r w:rsidDel="005C4EE5">
            <w:rPr>
              <w:webHidden/>
            </w:rPr>
            <w:delText>35</w:delText>
          </w:r>
        </w:del>
      </w:ins>
      <w:ins w:id="238" w:author="Otter, Martin" w:date="2019-09-06T11:29:00Z">
        <w:r>
          <w:rPr>
            <w:webHidden/>
          </w:rPr>
          <w:fldChar w:fldCharType="end"/>
        </w:r>
        <w:r w:rsidRPr="00504176">
          <w:rPr>
            <w:rStyle w:val="Hyperlink"/>
          </w:rPr>
          <w:fldChar w:fldCharType="end"/>
        </w:r>
      </w:ins>
    </w:p>
    <w:p w14:paraId="615716B2" w14:textId="0EF215DD" w:rsidR="007C1036" w:rsidRDefault="007C1036">
      <w:pPr>
        <w:pStyle w:val="TOC3"/>
        <w:rPr>
          <w:ins w:id="239" w:author="Otter, Martin" w:date="2019-09-06T11:29:00Z"/>
          <w:rFonts w:asciiTheme="minorHAnsi" w:eastAsiaTheme="minorEastAsia" w:hAnsiTheme="minorHAnsi" w:cstheme="minorBidi"/>
          <w:iCs w:val="0"/>
          <w:spacing w:val="0"/>
          <w:sz w:val="22"/>
          <w:lang w:eastAsia="en-US"/>
        </w:rPr>
      </w:pPr>
      <w:ins w:id="240" w:author="Otter, Martin" w:date="2019-09-06T11:29:00Z">
        <w:r w:rsidRPr="00504176">
          <w:rPr>
            <w:rStyle w:val="Hyperlink"/>
          </w:rPr>
          <w:fldChar w:fldCharType="begin"/>
        </w:r>
        <w:r w:rsidRPr="00504176">
          <w:rPr>
            <w:rStyle w:val="Hyperlink"/>
          </w:rPr>
          <w:instrText xml:space="preserve"> </w:instrText>
        </w:r>
        <w:r>
          <w:instrText>HYPERLINK \l "_Toc18661787"</w:instrText>
        </w:r>
        <w:r w:rsidRPr="00504176">
          <w:rPr>
            <w:rStyle w:val="Hyperlink"/>
          </w:rPr>
          <w:instrText xml:space="preserve"> </w:instrText>
        </w:r>
        <w:r w:rsidRPr="00504176">
          <w:rPr>
            <w:rStyle w:val="Hyperlink"/>
          </w:rPr>
          <w:fldChar w:fldCharType="separate"/>
        </w:r>
        <w:r w:rsidRPr="00504176">
          <w:rPr>
            <w:rStyle w:val="Hyperlink"/>
          </w:rPr>
          <w:t>2.2.3</w:t>
        </w:r>
        <w:r>
          <w:rPr>
            <w:rFonts w:asciiTheme="minorHAnsi" w:eastAsiaTheme="minorEastAsia" w:hAnsiTheme="minorHAnsi" w:cstheme="minorBidi"/>
            <w:iCs w:val="0"/>
            <w:spacing w:val="0"/>
            <w:sz w:val="22"/>
            <w:lang w:eastAsia="en-US"/>
          </w:rPr>
          <w:tab/>
        </w:r>
        <w:r w:rsidRPr="00504176">
          <w:rPr>
            <w:rStyle w:val="Hyperlink"/>
          </w:rPr>
          <w:t>Definition of Types (TypeDefinitions)</w:t>
        </w:r>
        <w:r>
          <w:rPr>
            <w:webHidden/>
          </w:rPr>
          <w:tab/>
        </w:r>
        <w:r>
          <w:rPr>
            <w:webHidden/>
          </w:rPr>
          <w:fldChar w:fldCharType="begin"/>
        </w:r>
        <w:r>
          <w:rPr>
            <w:webHidden/>
          </w:rPr>
          <w:instrText xml:space="preserve"> PAGEREF _Toc18661787 \h </w:instrText>
        </w:r>
      </w:ins>
      <w:r>
        <w:rPr>
          <w:webHidden/>
        </w:rPr>
      </w:r>
      <w:r>
        <w:rPr>
          <w:webHidden/>
        </w:rPr>
        <w:fldChar w:fldCharType="separate"/>
      </w:r>
      <w:ins w:id="241" w:author="Bertsch Christian (CR/AEE3)" w:date="2019-09-24T22:42:00Z">
        <w:r w:rsidR="00290500">
          <w:rPr>
            <w:webHidden/>
          </w:rPr>
          <w:t>39</w:t>
        </w:r>
      </w:ins>
      <w:ins w:id="242" w:author="Otter, Martin" w:date="2019-09-06T11:33:00Z">
        <w:del w:id="243" w:author="Bertsch Christian (CR/AEE3)" w:date="2019-09-23T06:20:00Z">
          <w:r w:rsidDel="005C4EE5">
            <w:rPr>
              <w:webHidden/>
            </w:rPr>
            <w:delText>40</w:delText>
          </w:r>
        </w:del>
      </w:ins>
      <w:ins w:id="244" w:author="Otter, Martin" w:date="2019-09-06T11:29:00Z">
        <w:r>
          <w:rPr>
            <w:webHidden/>
          </w:rPr>
          <w:fldChar w:fldCharType="end"/>
        </w:r>
        <w:r w:rsidRPr="00504176">
          <w:rPr>
            <w:rStyle w:val="Hyperlink"/>
          </w:rPr>
          <w:fldChar w:fldCharType="end"/>
        </w:r>
      </w:ins>
    </w:p>
    <w:p w14:paraId="650E979C" w14:textId="6A81FC53" w:rsidR="007C1036" w:rsidRDefault="007C1036">
      <w:pPr>
        <w:pStyle w:val="TOC3"/>
        <w:rPr>
          <w:ins w:id="245" w:author="Otter, Martin" w:date="2019-09-06T11:29:00Z"/>
          <w:rFonts w:asciiTheme="minorHAnsi" w:eastAsiaTheme="minorEastAsia" w:hAnsiTheme="minorHAnsi" w:cstheme="minorBidi"/>
          <w:iCs w:val="0"/>
          <w:spacing w:val="0"/>
          <w:sz w:val="22"/>
          <w:lang w:eastAsia="en-US"/>
        </w:rPr>
      </w:pPr>
      <w:ins w:id="246" w:author="Otter, Martin" w:date="2019-09-06T11:29:00Z">
        <w:r w:rsidRPr="00504176">
          <w:rPr>
            <w:rStyle w:val="Hyperlink"/>
          </w:rPr>
          <w:fldChar w:fldCharType="begin"/>
        </w:r>
        <w:r w:rsidRPr="00504176">
          <w:rPr>
            <w:rStyle w:val="Hyperlink"/>
          </w:rPr>
          <w:instrText xml:space="preserve"> </w:instrText>
        </w:r>
        <w:r>
          <w:instrText>HYPERLINK \l "_Toc18661788"</w:instrText>
        </w:r>
        <w:r w:rsidRPr="00504176">
          <w:rPr>
            <w:rStyle w:val="Hyperlink"/>
          </w:rPr>
          <w:instrText xml:space="preserve"> </w:instrText>
        </w:r>
        <w:r w:rsidRPr="00504176">
          <w:rPr>
            <w:rStyle w:val="Hyperlink"/>
          </w:rPr>
          <w:fldChar w:fldCharType="separate"/>
        </w:r>
        <w:r w:rsidRPr="00504176">
          <w:rPr>
            <w:rStyle w:val="Hyperlink"/>
          </w:rPr>
          <w:t>2.2.4</w:t>
        </w:r>
        <w:r>
          <w:rPr>
            <w:rFonts w:asciiTheme="minorHAnsi" w:eastAsiaTheme="minorEastAsia" w:hAnsiTheme="minorHAnsi" w:cstheme="minorBidi"/>
            <w:iCs w:val="0"/>
            <w:spacing w:val="0"/>
            <w:sz w:val="22"/>
            <w:lang w:eastAsia="en-US"/>
          </w:rPr>
          <w:tab/>
        </w:r>
        <w:r w:rsidRPr="00504176">
          <w:rPr>
            <w:rStyle w:val="Hyperlink"/>
          </w:rPr>
          <w:t>Definition of Log Categories (LogCategories)</w:t>
        </w:r>
        <w:r>
          <w:rPr>
            <w:webHidden/>
          </w:rPr>
          <w:tab/>
        </w:r>
        <w:r>
          <w:rPr>
            <w:webHidden/>
          </w:rPr>
          <w:fldChar w:fldCharType="begin"/>
        </w:r>
        <w:r>
          <w:rPr>
            <w:webHidden/>
          </w:rPr>
          <w:instrText xml:space="preserve"> PAGEREF _Toc18661788 \h </w:instrText>
        </w:r>
      </w:ins>
      <w:r>
        <w:rPr>
          <w:webHidden/>
        </w:rPr>
      </w:r>
      <w:r>
        <w:rPr>
          <w:webHidden/>
        </w:rPr>
        <w:fldChar w:fldCharType="separate"/>
      </w:r>
      <w:ins w:id="247" w:author="Bertsch Christian (CR/AEE3)" w:date="2019-09-24T22:42:00Z">
        <w:r w:rsidR="00290500">
          <w:rPr>
            <w:webHidden/>
          </w:rPr>
          <w:t>43</w:t>
        </w:r>
      </w:ins>
      <w:ins w:id="248" w:author="Otter, Martin" w:date="2019-09-06T11:33:00Z">
        <w:del w:id="249" w:author="Bertsch Christian (CR/AEE3)" w:date="2019-09-23T06:20:00Z">
          <w:r w:rsidDel="005C4EE5">
            <w:rPr>
              <w:webHidden/>
            </w:rPr>
            <w:delText>44</w:delText>
          </w:r>
        </w:del>
      </w:ins>
      <w:ins w:id="250" w:author="Otter, Martin" w:date="2019-09-06T11:29:00Z">
        <w:r>
          <w:rPr>
            <w:webHidden/>
          </w:rPr>
          <w:fldChar w:fldCharType="end"/>
        </w:r>
        <w:r w:rsidRPr="00504176">
          <w:rPr>
            <w:rStyle w:val="Hyperlink"/>
          </w:rPr>
          <w:fldChar w:fldCharType="end"/>
        </w:r>
      </w:ins>
    </w:p>
    <w:p w14:paraId="7BDB198E" w14:textId="54834732" w:rsidR="007C1036" w:rsidRDefault="007C1036">
      <w:pPr>
        <w:pStyle w:val="TOC3"/>
        <w:rPr>
          <w:ins w:id="251" w:author="Otter, Martin" w:date="2019-09-06T11:29:00Z"/>
          <w:rFonts w:asciiTheme="minorHAnsi" w:eastAsiaTheme="minorEastAsia" w:hAnsiTheme="minorHAnsi" w:cstheme="minorBidi"/>
          <w:iCs w:val="0"/>
          <w:spacing w:val="0"/>
          <w:sz w:val="22"/>
          <w:lang w:eastAsia="en-US"/>
        </w:rPr>
      </w:pPr>
      <w:ins w:id="252" w:author="Otter, Martin" w:date="2019-09-06T11:29:00Z">
        <w:r w:rsidRPr="00504176">
          <w:rPr>
            <w:rStyle w:val="Hyperlink"/>
          </w:rPr>
          <w:fldChar w:fldCharType="begin"/>
        </w:r>
        <w:r w:rsidRPr="00504176">
          <w:rPr>
            <w:rStyle w:val="Hyperlink"/>
          </w:rPr>
          <w:instrText xml:space="preserve"> </w:instrText>
        </w:r>
        <w:r>
          <w:instrText>HYPERLINK \l "_Toc18661789"</w:instrText>
        </w:r>
        <w:r w:rsidRPr="00504176">
          <w:rPr>
            <w:rStyle w:val="Hyperlink"/>
          </w:rPr>
          <w:instrText xml:space="preserve"> </w:instrText>
        </w:r>
        <w:r w:rsidRPr="00504176">
          <w:rPr>
            <w:rStyle w:val="Hyperlink"/>
          </w:rPr>
          <w:fldChar w:fldCharType="separate"/>
        </w:r>
        <w:r w:rsidRPr="00504176">
          <w:rPr>
            <w:rStyle w:val="Hyperlink"/>
          </w:rPr>
          <w:t>2.2.5</w:t>
        </w:r>
        <w:r>
          <w:rPr>
            <w:rFonts w:asciiTheme="minorHAnsi" w:eastAsiaTheme="minorEastAsia" w:hAnsiTheme="minorHAnsi" w:cstheme="minorBidi"/>
            <w:iCs w:val="0"/>
            <w:spacing w:val="0"/>
            <w:sz w:val="22"/>
            <w:lang w:eastAsia="en-US"/>
          </w:rPr>
          <w:tab/>
        </w:r>
        <w:r w:rsidRPr="00504176">
          <w:rPr>
            <w:rStyle w:val="Hyperlink"/>
          </w:rPr>
          <w:t>Definition of a Default Experiment (DefaultExperiment)</w:t>
        </w:r>
        <w:r>
          <w:rPr>
            <w:webHidden/>
          </w:rPr>
          <w:tab/>
        </w:r>
        <w:r>
          <w:rPr>
            <w:webHidden/>
          </w:rPr>
          <w:fldChar w:fldCharType="begin"/>
        </w:r>
        <w:r>
          <w:rPr>
            <w:webHidden/>
          </w:rPr>
          <w:instrText xml:space="preserve"> PAGEREF _Toc18661789 \h </w:instrText>
        </w:r>
      </w:ins>
      <w:r>
        <w:rPr>
          <w:webHidden/>
        </w:rPr>
      </w:r>
      <w:r>
        <w:rPr>
          <w:webHidden/>
        </w:rPr>
        <w:fldChar w:fldCharType="separate"/>
      </w:r>
      <w:ins w:id="253" w:author="Bertsch Christian (CR/AEE3)" w:date="2019-09-24T22:42:00Z">
        <w:r w:rsidR="00290500">
          <w:rPr>
            <w:webHidden/>
          </w:rPr>
          <w:t>44</w:t>
        </w:r>
      </w:ins>
      <w:ins w:id="254" w:author="Otter, Martin" w:date="2019-09-06T11:33:00Z">
        <w:del w:id="255" w:author="Bertsch Christian (CR/AEE3)" w:date="2019-09-23T06:20:00Z">
          <w:r w:rsidDel="005C4EE5">
            <w:rPr>
              <w:webHidden/>
            </w:rPr>
            <w:delText>45</w:delText>
          </w:r>
        </w:del>
      </w:ins>
      <w:ins w:id="256" w:author="Otter, Martin" w:date="2019-09-06T11:29:00Z">
        <w:r>
          <w:rPr>
            <w:webHidden/>
          </w:rPr>
          <w:fldChar w:fldCharType="end"/>
        </w:r>
        <w:r w:rsidRPr="00504176">
          <w:rPr>
            <w:rStyle w:val="Hyperlink"/>
          </w:rPr>
          <w:fldChar w:fldCharType="end"/>
        </w:r>
      </w:ins>
    </w:p>
    <w:p w14:paraId="1F704D48" w14:textId="380F973D" w:rsidR="007C1036" w:rsidRDefault="007C1036">
      <w:pPr>
        <w:pStyle w:val="TOC3"/>
        <w:rPr>
          <w:ins w:id="257" w:author="Otter, Martin" w:date="2019-09-06T11:29:00Z"/>
          <w:rFonts w:asciiTheme="minorHAnsi" w:eastAsiaTheme="minorEastAsia" w:hAnsiTheme="minorHAnsi" w:cstheme="minorBidi"/>
          <w:iCs w:val="0"/>
          <w:spacing w:val="0"/>
          <w:sz w:val="22"/>
          <w:lang w:eastAsia="en-US"/>
        </w:rPr>
      </w:pPr>
      <w:ins w:id="258" w:author="Otter, Martin" w:date="2019-09-06T11:29:00Z">
        <w:r w:rsidRPr="00504176">
          <w:rPr>
            <w:rStyle w:val="Hyperlink"/>
          </w:rPr>
          <w:fldChar w:fldCharType="begin"/>
        </w:r>
        <w:r w:rsidRPr="00504176">
          <w:rPr>
            <w:rStyle w:val="Hyperlink"/>
          </w:rPr>
          <w:instrText xml:space="preserve"> </w:instrText>
        </w:r>
        <w:r>
          <w:instrText>HYPERLINK \l "_Toc18661790"</w:instrText>
        </w:r>
        <w:r w:rsidRPr="00504176">
          <w:rPr>
            <w:rStyle w:val="Hyperlink"/>
          </w:rPr>
          <w:instrText xml:space="preserve"> </w:instrText>
        </w:r>
        <w:r w:rsidRPr="00504176">
          <w:rPr>
            <w:rStyle w:val="Hyperlink"/>
          </w:rPr>
          <w:fldChar w:fldCharType="separate"/>
        </w:r>
        <w:r w:rsidRPr="00504176">
          <w:rPr>
            <w:rStyle w:val="Hyperlink"/>
          </w:rPr>
          <w:t>2.2.6</w:t>
        </w:r>
        <w:r>
          <w:rPr>
            <w:rFonts w:asciiTheme="minorHAnsi" w:eastAsiaTheme="minorEastAsia" w:hAnsiTheme="minorHAnsi" w:cstheme="minorBidi"/>
            <w:iCs w:val="0"/>
            <w:spacing w:val="0"/>
            <w:sz w:val="22"/>
            <w:lang w:eastAsia="en-US"/>
          </w:rPr>
          <w:tab/>
        </w:r>
        <w:r w:rsidRPr="00504176">
          <w:rPr>
            <w:rStyle w:val="Hyperlink"/>
          </w:rPr>
          <w:t>Definition of Vendor Annotations (VendorAnnotations)</w:t>
        </w:r>
        <w:r>
          <w:rPr>
            <w:webHidden/>
          </w:rPr>
          <w:tab/>
        </w:r>
        <w:r>
          <w:rPr>
            <w:webHidden/>
          </w:rPr>
          <w:fldChar w:fldCharType="begin"/>
        </w:r>
        <w:r>
          <w:rPr>
            <w:webHidden/>
          </w:rPr>
          <w:instrText xml:space="preserve"> PAGEREF _Toc18661790 \h </w:instrText>
        </w:r>
      </w:ins>
      <w:r>
        <w:rPr>
          <w:webHidden/>
        </w:rPr>
      </w:r>
      <w:r>
        <w:rPr>
          <w:webHidden/>
        </w:rPr>
        <w:fldChar w:fldCharType="separate"/>
      </w:r>
      <w:ins w:id="259" w:author="Bertsch Christian (CR/AEE3)" w:date="2019-09-24T22:42:00Z">
        <w:r w:rsidR="00290500">
          <w:rPr>
            <w:webHidden/>
          </w:rPr>
          <w:t>44</w:t>
        </w:r>
      </w:ins>
      <w:ins w:id="260" w:author="Otter, Martin" w:date="2019-09-06T11:33:00Z">
        <w:del w:id="261" w:author="Bertsch Christian (CR/AEE3)" w:date="2019-09-23T06:20:00Z">
          <w:r w:rsidDel="005C4EE5">
            <w:rPr>
              <w:webHidden/>
            </w:rPr>
            <w:delText>45</w:delText>
          </w:r>
        </w:del>
      </w:ins>
      <w:ins w:id="262" w:author="Otter, Martin" w:date="2019-09-06T11:29:00Z">
        <w:r>
          <w:rPr>
            <w:webHidden/>
          </w:rPr>
          <w:fldChar w:fldCharType="end"/>
        </w:r>
        <w:r w:rsidRPr="00504176">
          <w:rPr>
            <w:rStyle w:val="Hyperlink"/>
          </w:rPr>
          <w:fldChar w:fldCharType="end"/>
        </w:r>
      </w:ins>
    </w:p>
    <w:p w14:paraId="32517DD4" w14:textId="66BE57ED" w:rsidR="007C1036" w:rsidRDefault="007C1036">
      <w:pPr>
        <w:pStyle w:val="TOC3"/>
        <w:rPr>
          <w:ins w:id="263" w:author="Otter, Martin" w:date="2019-09-06T11:29:00Z"/>
          <w:rFonts w:asciiTheme="minorHAnsi" w:eastAsiaTheme="minorEastAsia" w:hAnsiTheme="minorHAnsi" w:cstheme="minorBidi"/>
          <w:iCs w:val="0"/>
          <w:spacing w:val="0"/>
          <w:sz w:val="22"/>
          <w:lang w:eastAsia="en-US"/>
        </w:rPr>
      </w:pPr>
      <w:ins w:id="264" w:author="Otter, Martin" w:date="2019-09-06T11:29:00Z">
        <w:r w:rsidRPr="00504176">
          <w:rPr>
            <w:rStyle w:val="Hyperlink"/>
          </w:rPr>
          <w:fldChar w:fldCharType="begin"/>
        </w:r>
        <w:r w:rsidRPr="00504176">
          <w:rPr>
            <w:rStyle w:val="Hyperlink"/>
          </w:rPr>
          <w:instrText xml:space="preserve"> </w:instrText>
        </w:r>
        <w:r>
          <w:instrText>HYPERLINK \l "_Toc18661791"</w:instrText>
        </w:r>
        <w:r w:rsidRPr="00504176">
          <w:rPr>
            <w:rStyle w:val="Hyperlink"/>
          </w:rPr>
          <w:instrText xml:space="preserve"> </w:instrText>
        </w:r>
        <w:r w:rsidRPr="00504176">
          <w:rPr>
            <w:rStyle w:val="Hyperlink"/>
          </w:rPr>
          <w:fldChar w:fldCharType="separate"/>
        </w:r>
        <w:r w:rsidRPr="00504176">
          <w:rPr>
            <w:rStyle w:val="Hyperlink"/>
          </w:rPr>
          <w:t>2.2.7</w:t>
        </w:r>
        <w:r>
          <w:rPr>
            <w:rFonts w:asciiTheme="minorHAnsi" w:eastAsiaTheme="minorEastAsia" w:hAnsiTheme="minorHAnsi" w:cstheme="minorBidi"/>
            <w:iCs w:val="0"/>
            <w:spacing w:val="0"/>
            <w:sz w:val="22"/>
            <w:lang w:eastAsia="en-US"/>
          </w:rPr>
          <w:tab/>
        </w:r>
        <w:r w:rsidRPr="00504176">
          <w:rPr>
            <w:rStyle w:val="Hyperlink"/>
          </w:rPr>
          <w:t>Definition of Model Variables (ModelVariables)</w:t>
        </w:r>
        <w:r>
          <w:rPr>
            <w:webHidden/>
          </w:rPr>
          <w:tab/>
        </w:r>
        <w:r>
          <w:rPr>
            <w:webHidden/>
          </w:rPr>
          <w:fldChar w:fldCharType="begin"/>
        </w:r>
        <w:r>
          <w:rPr>
            <w:webHidden/>
          </w:rPr>
          <w:instrText xml:space="preserve"> PAGEREF _Toc18661791 \h </w:instrText>
        </w:r>
      </w:ins>
      <w:r>
        <w:rPr>
          <w:webHidden/>
        </w:rPr>
      </w:r>
      <w:r>
        <w:rPr>
          <w:webHidden/>
        </w:rPr>
        <w:fldChar w:fldCharType="separate"/>
      </w:r>
      <w:ins w:id="265" w:author="Bertsch Christian (CR/AEE3)" w:date="2019-09-24T22:42:00Z">
        <w:r w:rsidR="00290500">
          <w:rPr>
            <w:webHidden/>
          </w:rPr>
          <w:t>45</w:t>
        </w:r>
      </w:ins>
      <w:ins w:id="266" w:author="Otter, Martin" w:date="2019-09-06T11:33:00Z">
        <w:del w:id="267" w:author="Bertsch Christian (CR/AEE3)" w:date="2019-09-23T06:20:00Z">
          <w:r w:rsidDel="005C4EE5">
            <w:rPr>
              <w:webHidden/>
            </w:rPr>
            <w:delText>46</w:delText>
          </w:r>
        </w:del>
      </w:ins>
      <w:ins w:id="268" w:author="Otter, Martin" w:date="2019-09-06T11:29:00Z">
        <w:r>
          <w:rPr>
            <w:webHidden/>
          </w:rPr>
          <w:fldChar w:fldCharType="end"/>
        </w:r>
        <w:r w:rsidRPr="00504176">
          <w:rPr>
            <w:rStyle w:val="Hyperlink"/>
          </w:rPr>
          <w:fldChar w:fldCharType="end"/>
        </w:r>
      </w:ins>
    </w:p>
    <w:p w14:paraId="7B54EA1B" w14:textId="48822FB7" w:rsidR="007C1036" w:rsidRDefault="007C1036">
      <w:pPr>
        <w:pStyle w:val="TOC3"/>
        <w:rPr>
          <w:ins w:id="269" w:author="Otter, Martin" w:date="2019-09-06T11:29:00Z"/>
          <w:rFonts w:asciiTheme="minorHAnsi" w:eastAsiaTheme="minorEastAsia" w:hAnsiTheme="minorHAnsi" w:cstheme="minorBidi"/>
          <w:iCs w:val="0"/>
          <w:spacing w:val="0"/>
          <w:sz w:val="22"/>
          <w:lang w:eastAsia="en-US"/>
        </w:rPr>
      </w:pPr>
      <w:ins w:id="270" w:author="Otter, Martin" w:date="2019-09-06T11:29:00Z">
        <w:r w:rsidRPr="00504176">
          <w:rPr>
            <w:rStyle w:val="Hyperlink"/>
          </w:rPr>
          <w:fldChar w:fldCharType="begin"/>
        </w:r>
        <w:r w:rsidRPr="00504176">
          <w:rPr>
            <w:rStyle w:val="Hyperlink"/>
          </w:rPr>
          <w:instrText xml:space="preserve"> </w:instrText>
        </w:r>
        <w:r>
          <w:instrText>HYPERLINK \l "_Toc18661792"</w:instrText>
        </w:r>
        <w:r w:rsidRPr="00504176">
          <w:rPr>
            <w:rStyle w:val="Hyperlink"/>
          </w:rPr>
          <w:instrText xml:space="preserve"> </w:instrText>
        </w:r>
        <w:r w:rsidRPr="00504176">
          <w:rPr>
            <w:rStyle w:val="Hyperlink"/>
          </w:rPr>
          <w:fldChar w:fldCharType="separate"/>
        </w:r>
        <w:r w:rsidRPr="00504176">
          <w:rPr>
            <w:rStyle w:val="Hyperlink"/>
          </w:rPr>
          <w:t>2.2.8</w:t>
        </w:r>
        <w:r>
          <w:rPr>
            <w:rFonts w:asciiTheme="minorHAnsi" w:eastAsiaTheme="minorEastAsia" w:hAnsiTheme="minorHAnsi" w:cstheme="minorBidi"/>
            <w:iCs w:val="0"/>
            <w:spacing w:val="0"/>
            <w:sz w:val="22"/>
            <w:lang w:eastAsia="en-US"/>
          </w:rPr>
          <w:tab/>
        </w:r>
        <w:r w:rsidRPr="00504176">
          <w:rPr>
            <w:rStyle w:val="Hyperlink"/>
          </w:rPr>
          <w:t>Definition of the Model Structure (ModelStructure)</w:t>
        </w:r>
        <w:r>
          <w:rPr>
            <w:webHidden/>
          </w:rPr>
          <w:tab/>
        </w:r>
        <w:r>
          <w:rPr>
            <w:webHidden/>
          </w:rPr>
          <w:fldChar w:fldCharType="begin"/>
        </w:r>
        <w:r>
          <w:rPr>
            <w:webHidden/>
          </w:rPr>
          <w:instrText xml:space="preserve"> PAGEREF _Toc18661792 \h </w:instrText>
        </w:r>
      </w:ins>
      <w:r>
        <w:rPr>
          <w:webHidden/>
        </w:rPr>
      </w:r>
      <w:r>
        <w:rPr>
          <w:webHidden/>
        </w:rPr>
        <w:fldChar w:fldCharType="separate"/>
      </w:r>
      <w:ins w:id="271" w:author="Bertsch Christian (CR/AEE3)" w:date="2019-09-24T22:42:00Z">
        <w:r w:rsidR="00290500">
          <w:rPr>
            <w:webHidden/>
          </w:rPr>
          <w:t>57</w:t>
        </w:r>
      </w:ins>
      <w:ins w:id="272" w:author="Otter, Martin" w:date="2019-09-06T11:33:00Z">
        <w:del w:id="273" w:author="Bertsch Christian (CR/AEE3)" w:date="2019-09-23T06:20:00Z">
          <w:r w:rsidDel="005C4EE5">
            <w:rPr>
              <w:webHidden/>
            </w:rPr>
            <w:delText>60</w:delText>
          </w:r>
        </w:del>
      </w:ins>
      <w:ins w:id="274" w:author="Otter, Martin" w:date="2019-09-06T11:29:00Z">
        <w:r>
          <w:rPr>
            <w:webHidden/>
          </w:rPr>
          <w:fldChar w:fldCharType="end"/>
        </w:r>
        <w:r w:rsidRPr="00504176">
          <w:rPr>
            <w:rStyle w:val="Hyperlink"/>
          </w:rPr>
          <w:fldChar w:fldCharType="end"/>
        </w:r>
      </w:ins>
    </w:p>
    <w:p w14:paraId="03A60194" w14:textId="0FFFA558" w:rsidR="007C1036" w:rsidRDefault="007C1036">
      <w:pPr>
        <w:pStyle w:val="TOC3"/>
        <w:rPr>
          <w:ins w:id="275" w:author="Otter, Martin" w:date="2019-09-06T11:29:00Z"/>
          <w:rFonts w:asciiTheme="minorHAnsi" w:eastAsiaTheme="minorEastAsia" w:hAnsiTheme="minorHAnsi" w:cstheme="minorBidi"/>
          <w:iCs w:val="0"/>
          <w:spacing w:val="0"/>
          <w:sz w:val="22"/>
          <w:lang w:eastAsia="en-US"/>
        </w:rPr>
      </w:pPr>
      <w:ins w:id="276" w:author="Otter, Martin" w:date="2019-09-06T11:29:00Z">
        <w:r w:rsidRPr="00504176">
          <w:rPr>
            <w:rStyle w:val="Hyperlink"/>
          </w:rPr>
          <w:fldChar w:fldCharType="begin"/>
        </w:r>
        <w:r w:rsidRPr="00504176">
          <w:rPr>
            <w:rStyle w:val="Hyperlink"/>
          </w:rPr>
          <w:instrText xml:space="preserve"> </w:instrText>
        </w:r>
        <w:r>
          <w:instrText>HYPERLINK \l "_Toc18661793"</w:instrText>
        </w:r>
        <w:r w:rsidRPr="00504176">
          <w:rPr>
            <w:rStyle w:val="Hyperlink"/>
          </w:rPr>
          <w:instrText xml:space="preserve"> </w:instrText>
        </w:r>
        <w:r w:rsidRPr="00504176">
          <w:rPr>
            <w:rStyle w:val="Hyperlink"/>
          </w:rPr>
          <w:fldChar w:fldCharType="separate"/>
        </w:r>
        <w:r w:rsidRPr="00504176">
          <w:rPr>
            <w:rStyle w:val="Hyperlink"/>
          </w:rPr>
          <w:t>2.2.9</w:t>
        </w:r>
        <w:r>
          <w:rPr>
            <w:rFonts w:asciiTheme="minorHAnsi" w:eastAsiaTheme="minorEastAsia" w:hAnsiTheme="minorHAnsi" w:cstheme="minorBidi"/>
            <w:iCs w:val="0"/>
            <w:spacing w:val="0"/>
            <w:sz w:val="22"/>
            <w:lang w:eastAsia="en-US"/>
          </w:rPr>
          <w:tab/>
        </w:r>
        <w:r w:rsidRPr="00504176">
          <w:rPr>
            <w:rStyle w:val="Hyperlink"/>
          </w:rPr>
          <w:t>Variable Naming Conventions (variableNamingConvention)</w:t>
        </w:r>
        <w:r>
          <w:rPr>
            <w:webHidden/>
          </w:rPr>
          <w:tab/>
        </w:r>
        <w:r>
          <w:rPr>
            <w:webHidden/>
          </w:rPr>
          <w:fldChar w:fldCharType="begin"/>
        </w:r>
        <w:r>
          <w:rPr>
            <w:webHidden/>
          </w:rPr>
          <w:instrText xml:space="preserve"> PAGEREF _Toc18661793 \h </w:instrText>
        </w:r>
      </w:ins>
      <w:r>
        <w:rPr>
          <w:webHidden/>
        </w:rPr>
      </w:r>
      <w:r>
        <w:rPr>
          <w:webHidden/>
        </w:rPr>
        <w:fldChar w:fldCharType="separate"/>
      </w:r>
      <w:ins w:id="277" w:author="Bertsch Christian (CR/AEE3)" w:date="2019-09-24T22:42:00Z">
        <w:r w:rsidR="00290500">
          <w:rPr>
            <w:webHidden/>
          </w:rPr>
          <w:t>66</w:t>
        </w:r>
      </w:ins>
      <w:ins w:id="278" w:author="Otter, Martin" w:date="2019-09-06T11:33:00Z">
        <w:del w:id="279" w:author="Bertsch Christian (CR/AEE3)" w:date="2019-09-23T06:20:00Z">
          <w:r w:rsidDel="005C4EE5">
            <w:rPr>
              <w:webHidden/>
            </w:rPr>
            <w:delText>70</w:delText>
          </w:r>
        </w:del>
      </w:ins>
      <w:ins w:id="280" w:author="Otter, Martin" w:date="2019-09-06T11:29:00Z">
        <w:r>
          <w:rPr>
            <w:webHidden/>
          </w:rPr>
          <w:fldChar w:fldCharType="end"/>
        </w:r>
        <w:r w:rsidRPr="00504176">
          <w:rPr>
            <w:rStyle w:val="Hyperlink"/>
          </w:rPr>
          <w:fldChar w:fldCharType="end"/>
        </w:r>
      </w:ins>
    </w:p>
    <w:p w14:paraId="1297304F" w14:textId="3150FBA4" w:rsidR="007C1036" w:rsidRDefault="007C1036">
      <w:pPr>
        <w:pStyle w:val="TOC2"/>
        <w:rPr>
          <w:ins w:id="281" w:author="Otter, Martin" w:date="2019-09-06T11:29:00Z"/>
          <w:rFonts w:asciiTheme="minorHAnsi" w:eastAsiaTheme="minorEastAsia" w:hAnsiTheme="minorHAnsi" w:cstheme="minorBidi"/>
          <w:iCs w:val="0"/>
          <w:spacing w:val="0"/>
          <w:sz w:val="22"/>
          <w:lang w:eastAsia="en-US"/>
        </w:rPr>
      </w:pPr>
      <w:ins w:id="282" w:author="Otter, Martin" w:date="2019-09-06T11:29:00Z">
        <w:r w:rsidRPr="00504176">
          <w:rPr>
            <w:rStyle w:val="Hyperlink"/>
          </w:rPr>
          <w:fldChar w:fldCharType="begin"/>
        </w:r>
        <w:r w:rsidRPr="00504176">
          <w:rPr>
            <w:rStyle w:val="Hyperlink"/>
          </w:rPr>
          <w:instrText xml:space="preserve"> </w:instrText>
        </w:r>
        <w:r>
          <w:instrText>HYPERLINK \l "_Toc18661794"</w:instrText>
        </w:r>
        <w:r w:rsidRPr="00504176">
          <w:rPr>
            <w:rStyle w:val="Hyperlink"/>
          </w:rPr>
          <w:instrText xml:space="preserve"> </w:instrText>
        </w:r>
        <w:r w:rsidRPr="00504176">
          <w:rPr>
            <w:rStyle w:val="Hyperlink"/>
          </w:rPr>
          <w:fldChar w:fldCharType="separate"/>
        </w:r>
        <w:r w:rsidRPr="00504176">
          <w:rPr>
            <w:rStyle w:val="Hyperlink"/>
          </w:rPr>
          <w:t>2.3</w:t>
        </w:r>
        <w:r>
          <w:rPr>
            <w:rFonts w:asciiTheme="minorHAnsi" w:eastAsiaTheme="minorEastAsia" w:hAnsiTheme="minorHAnsi" w:cstheme="minorBidi"/>
            <w:iCs w:val="0"/>
            <w:spacing w:val="0"/>
            <w:sz w:val="22"/>
            <w:lang w:eastAsia="en-US"/>
          </w:rPr>
          <w:tab/>
        </w:r>
        <w:r w:rsidRPr="00504176">
          <w:rPr>
            <w:rStyle w:val="Hyperlink"/>
          </w:rPr>
          <w:t>FMU Distribution</w:t>
        </w:r>
        <w:r>
          <w:rPr>
            <w:webHidden/>
          </w:rPr>
          <w:tab/>
        </w:r>
        <w:r>
          <w:rPr>
            <w:webHidden/>
          </w:rPr>
          <w:fldChar w:fldCharType="begin"/>
        </w:r>
        <w:r>
          <w:rPr>
            <w:webHidden/>
          </w:rPr>
          <w:instrText xml:space="preserve"> PAGEREF _Toc18661794 \h </w:instrText>
        </w:r>
      </w:ins>
      <w:r>
        <w:rPr>
          <w:webHidden/>
        </w:rPr>
      </w:r>
      <w:r>
        <w:rPr>
          <w:webHidden/>
        </w:rPr>
        <w:fldChar w:fldCharType="separate"/>
      </w:r>
      <w:ins w:id="283" w:author="Bertsch Christian (CR/AEE3)" w:date="2019-09-24T22:42:00Z">
        <w:r w:rsidR="00290500">
          <w:rPr>
            <w:webHidden/>
          </w:rPr>
          <w:t>68</w:t>
        </w:r>
      </w:ins>
      <w:ins w:id="284" w:author="Otter, Martin" w:date="2019-09-06T11:33:00Z">
        <w:del w:id="285" w:author="Bertsch Christian (CR/AEE3)" w:date="2019-09-23T06:20:00Z">
          <w:r w:rsidDel="005C4EE5">
            <w:rPr>
              <w:webHidden/>
            </w:rPr>
            <w:delText>72</w:delText>
          </w:r>
        </w:del>
      </w:ins>
      <w:ins w:id="286" w:author="Otter, Martin" w:date="2019-09-06T11:29:00Z">
        <w:r>
          <w:rPr>
            <w:webHidden/>
          </w:rPr>
          <w:fldChar w:fldCharType="end"/>
        </w:r>
        <w:r w:rsidRPr="00504176">
          <w:rPr>
            <w:rStyle w:val="Hyperlink"/>
          </w:rPr>
          <w:fldChar w:fldCharType="end"/>
        </w:r>
      </w:ins>
    </w:p>
    <w:p w14:paraId="4D24FA40" w14:textId="4B4657DF" w:rsidR="007C1036" w:rsidRDefault="007C1036">
      <w:pPr>
        <w:pStyle w:val="TOC1"/>
        <w:rPr>
          <w:ins w:id="287" w:author="Otter, Martin" w:date="2019-09-06T11:29:00Z"/>
          <w:rFonts w:asciiTheme="minorHAnsi" w:eastAsiaTheme="minorEastAsia" w:hAnsiTheme="minorHAnsi" w:cstheme="minorBidi"/>
          <w:b w:val="0"/>
          <w:bCs w:val="0"/>
          <w:spacing w:val="0"/>
          <w:szCs w:val="22"/>
          <w:lang w:eastAsia="en-US"/>
        </w:rPr>
      </w:pPr>
      <w:ins w:id="288" w:author="Otter, Martin" w:date="2019-09-06T11:29:00Z">
        <w:r w:rsidRPr="00504176">
          <w:rPr>
            <w:rStyle w:val="Hyperlink"/>
          </w:rPr>
          <w:fldChar w:fldCharType="begin"/>
        </w:r>
        <w:r w:rsidRPr="00504176">
          <w:rPr>
            <w:rStyle w:val="Hyperlink"/>
          </w:rPr>
          <w:instrText xml:space="preserve"> </w:instrText>
        </w:r>
        <w:r>
          <w:instrText>HYPERLINK \l "_Toc18661795"</w:instrText>
        </w:r>
        <w:r w:rsidRPr="00504176">
          <w:rPr>
            <w:rStyle w:val="Hyperlink"/>
          </w:rPr>
          <w:instrText xml:space="preserve"> </w:instrText>
        </w:r>
        <w:r w:rsidRPr="00504176">
          <w:rPr>
            <w:rStyle w:val="Hyperlink"/>
          </w:rPr>
          <w:fldChar w:fldCharType="separate"/>
        </w:r>
        <w:r w:rsidRPr="00504176">
          <w:rPr>
            <w:rStyle w:val="Hyperlink"/>
          </w:rPr>
          <w:t>3.</w:t>
        </w:r>
        <w:r>
          <w:rPr>
            <w:rFonts w:asciiTheme="minorHAnsi" w:eastAsiaTheme="minorEastAsia" w:hAnsiTheme="minorHAnsi" w:cstheme="minorBidi"/>
            <w:b w:val="0"/>
            <w:bCs w:val="0"/>
            <w:spacing w:val="0"/>
            <w:szCs w:val="22"/>
            <w:lang w:eastAsia="en-US"/>
          </w:rPr>
          <w:tab/>
        </w:r>
        <w:r w:rsidRPr="00504176">
          <w:rPr>
            <w:rStyle w:val="Hyperlink"/>
          </w:rPr>
          <w:t>FMI for Model Exchange</w:t>
        </w:r>
        <w:r>
          <w:rPr>
            <w:webHidden/>
          </w:rPr>
          <w:tab/>
        </w:r>
        <w:r>
          <w:rPr>
            <w:webHidden/>
          </w:rPr>
          <w:fldChar w:fldCharType="begin"/>
        </w:r>
        <w:r>
          <w:rPr>
            <w:webHidden/>
          </w:rPr>
          <w:instrText xml:space="preserve"> PAGEREF _Toc18661795 \h </w:instrText>
        </w:r>
      </w:ins>
      <w:r>
        <w:rPr>
          <w:webHidden/>
        </w:rPr>
      </w:r>
      <w:r>
        <w:rPr>
          <w:webHidden/>
        </w:rPr>
        <w:fldChar w:fldCharType="separate"/>
      </w:r>
      <w:ins w:id="289" w:author="Bertsch Christian (CR/AEE3)" w:date="2019-09-24T22:42:00Z">
        <w:r w:rsidR="00290500">
          <w:rPr>
            <w:webHidden/>
          </w:rPr>
          <w:t>72</w:t>
        </w:r>
      </w:ins>
      <w:ins w:id="290" w:author="Otter, Martin" w:date="2019-09-06T11:33:00Z">
        <w:del w:id="291" w:author="Bertsch Christian (CR/AEE3)" w:date="2019-09-23T06:20:00Z">
          <w:r w:rsidDel="005C4EE5">
            <w:rPr>
              <w:webHidden/>
            </w:rPr>
            <w:delText>76</w:delText>
          </w:r>
        </w:del>
      </w:ins>
      <w:ins w:id="292" w:author="Otter, Martin" w:date="2019-09-06T11:29:00Z">
        <w:r>
          <w:rPr>
            <w:webHidden/>
          </w:rPr>
          <w:fldChar w:fldCharType="end"/>
        </w:r>
        <w:r w:rsidRPr="00504176">
          <w:rPr>
            <w:rStyle w:val="Hyperlink"/>
          </w:rPr>
          <w:fldChar w:fldCharType="end"/>
        </w:r>
      </w:ins>
    </w:p>
    <w:p w14:paraId="1EA141E4" w14:textId="4CBCE685" w:rsidR="007C1036" w:rsidRDefault="007C1036">
      <w:pPr>
        <w:pStyle w:val="TOC2"/>
        <w:rPr>
          <w:ins w:id="293" w:author="Otter, Martin" w:date="2019-09-06T11:29:00Z"/>
          <w:rFonts w:asciiTheme="minorHAnsi" w:eastAsiaTheme="minorEastAsia" w:hAnsiTheme="minorHAnsi" w:cstheme="minorBidi"/>
          <w:iCs w:val="0"/>
          <w:spacing w:val="0"/>
          <w:sz w:val="22"/>
          <w:lang w:eastAsia="en-US"/>
        </w:rPr>
      </w:pPr>
      <w:ins w:id="294" w:author="Otter, Martin" w:date="2019-09-06T11:29:00Z">
        <w:r w:rsidRPr="00504176">
          <w:rPr>
            <w:rStyle w:val="Hyperlink"/>
          </w:rPr>
          <w:fldChar w:fldCharType="begin"/>
        </w:r>
        <w:r w:rsidRPr="00504176">
          <w:rPr>
            <w:rStyle w:val="Hyperlink"/>
          </w:rPr>
          <w:instrText xml:space="preserve"> </w:instrText>
        </w:r>
        <w:r>
          <w:instrText>HYPERLINK \l "_Toc18661796"</w:instrText>
        </w:r>
        <w:r w:rsidRPr="00504176">
          <w:rPr>
            <w:rStyle w:val="Hyperlink"/>
          </w:rPr>
          <w:instrText xml:space="preserve"> </w:instrText>
        </w:r>
        <w:r w:rsidRPr="00504176">
          <w:rPr>
            <w:rStyle w:val="Hyperlink"/>
          </w:rPr>
          <w:fldChar w:fldCharType="separate"/>
        </w:r>
        <w:r w:rsidRPr="00504176">
          <w:rPr>
            <w:rStyle w:val="Hyperlink"/>
          </w:rPr>
          <w:t>3.1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_Toc18661796 \h </w:instrText>
        </w:r>
      </w:ins>
      <w:r>
        <w:rPr>
          <w:webHidden/>
        </w:rPr>
      </w:r>
      <w:r>
        <w:rPr>
          <w:webHidden/>
        </w:rPr>
        <w:fldChar w:fldCharType="separate"/>
      </w:r>
      <w:ins w:id="295" w:author="Bertsch Christian (CR/AEE3)" w:date="2019-09-24T22:42:00Z">
        <w:r w:rsidR="00290500">
          <w:rPr>
            <w:webHidden/>
          </w:rPr>
          <w:t>72</w:t>
        </w:r>
      </w:ins>
      <w:ins w:id="296" w:author="Otter, Martin" w:date="2019-09-06T11:33:00Z">
        <w:del w:id="297" w:author="Bertsch Christian (CR/AEE3)" w:date="2019-09-23T06:20:00Z">
          <w:r w:rsidDel="005C4EE5">
            <w:rPr>
              <w:webHidden/>
            </w:rPr>
            <w:delText>77</w:delText>
          </w:r>
        </w:del>
      </w:ins>
      <w:ins w:id="298" w:author="Otter, Martin" w:date="2019-09-06T11:29:00Z">
        <w:r>
          <w:rPr>
            <w:webHidden/>
          </w:rPr>
          <w:fldChar w:fldCharType="end"/>
        </w:r>
        <w:r w:rsidRPr="00504176">
          <w:rPr>
            <w:rStyle w:val="Hyperlink"/>
          </w:rPr>
          <w:fldChar w:fldCharType="end"/>
        </w:r>
      </w:ins>
    </w:p>
    <w:p w14:paraId="2B699D19" w14:textId="2368529A" w:rsidR="007C1036" w:rsidRDefault="007C1036">
      <w:pPr>
        <w:pStyle w:val="TOC2"/>
        <w:rPr>
          <w:ins w:id="299" w:author="Otter, Martin" w:date="2019-09-06T11:29:00Z"/>
          <w:rFonts w:asciiTheme="minorHAnsi" w:eastAsiaTheme="minorEastAsia" w:hAnsiTheme="minorHAnsi" w:cstheme="minorBidi"/>
          <w:iCs w:val="0"/>
          <w:spacing w:val="0"/>
          <w:sz w:val="22"/>
          <w:lang w:eastAsia="en-US"/>
        </w:rPr>
      </w:pPr>
      <w:ins w:id="300" w:author="Otter, Martin" w:date="2019-09-06T11:29:00Z">
        <w:r w:rsidRPr="00504176">
          <w:rPr>
            <w:rStyle w:val="Hyperlink"/>
          </w:rPr>
          <w:fldChar w:fldCharType="begin"/>
        </w:r>
        <w:r w:rsidRPr="00504176">
          <w:rPr>
            <w:rStyle w:val="Hyperlink"/>
          </w:rPr>
          <w:instrText xml:space="preserve"> </w:instrText>
        </w:r>
        <w:r>
          <w:instrText>HYPERLINK \l "_Toc18661797"</w:instrText>
        </w:r>
        <w:r w:rsidRPr="00504176">
          <w:rPr>
            <w:rStyle w:val="Hyperlink"/>
          </w:rPr>
          <w:instrText xml:space="preserve"> </w:instrText>
        </w:r>
        <w:r w:rsidRPr="00504176">
          <w:rPr>
            <w:rStyle w:val="Hyperlink"/>
          </w:rPr>
          <w:fldChar w:fldCharType="separate"/>
        </w:r>
        <w:r w:rsidRPr="00504176">
          <w:rPr>
            <w:rStyle w:val="Hyperlink"/>
          </w:rPr>
          <w:t>3.2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_Toc18661797 \h </w:instrText>
        </w:r>
      </w:ins>
      <w:r>
        <w:rPr>
          <w:webHidden/>
        </w:rPr>
      </w:r>
      <w:r>
        <w:rPr>
          <w:webHidden/>
        </w:rPr>
        <w:fldChar w:fldCharType="separate"/>
      </w:r>
      <w:ins w:id="301" w:author="Bertsch Christian (CR/AEE3)" w:date="2019-09-24T22:42:00Z">
        <w:r w:rsidR="00290500">
          <w:rPr>
            <w:webHidden/>
          </w:rPr>
          <w:t>82</w:t>
        </w:r>
      </w:ins>
      <w:ins w:id="302" w:author="Otter, Martin" w:date="2019-09-06T11:33:00Z">
        <w:del w:id="303" w:author="Bertsch Christian (CR/AEE3)" w:date="2019-09-23T06:20:00Z">
          <w:r w:rsidDel="005C4EE5">
            <w:rPr>
              <w:webHidden/>
            </w:rPr>
            <w:delText>87</w:delText>
          </w:r>
        </w:del>
      </w:ins>
      <w:ins w:id="304" w:author="Otter, Martin" w:date="2019-09-06T11:29:00Z">
        <w:r>
          <w:rPr>
            <w:webHidden/>
          </w:rPr>
          <w:fldChar w:fldCharType="end"/>
        </w:r>
        <w:r w:rsidRPr="00504176">
          <w:rPr>
            <w:rStyle w:val="Hyperlink"/>
          </w:rPr>
          <w:fldChar w:fldCharType="end"/>
        </w:r>
      </w:ins>
    </w:p>
    <w:p w14:paraId="0DBC96AF" w14:textId="49C7837D" w:rsidR="007C1036" w:rsidRDefault="007C1036">
      <w:pPr>
        <w:pStyle w:val="TOC3"/>
        <w:rPr>
          <w:ins w:id="305" w:author="Otter, Martin" w:date="2019-09-06T11:29:00Z"/>
          <w:rFonts w:asciiTheme="minorHAnsi" w:eastAsiaTheme="minorEastAsia" w:hAnsiTheme="minorHAnsi" w:cstheme="minorBidi"/>
          <w:iCs w:val="0"/>
          <w:spacing w:val="0"/>
          <w:sz w:val="22"/>
          <w:lang w:eastAsia="en-US"/>
        </w:rPr>
      </w:pPr>
      <w:ins w:id="306" w:author="Otter, Martin" w:date="2019-09-06T11:29:00Z">
        <w:r w:rsidRPr="00504176">
          <w:rPr>
            <w:rStyle w:val="Hyperlink"/>
          </w:rPr>
          <w:fldChar w:fldCharType="begin"/>
        </w:r>
        <w:r w:rsidRPr="00504176">
          <w:rPr>
            <w:rStyle w:val="Hyperlink"/>
          </w:rPr>
          <w:instrText xml:space="preserve"> </w:instrText>
        </w:r>
        <w:r>
          <w:instrText>HYPERLINK \l "_Toc18661798"</w:instrText>
        </w:r>
        <w:r w:rsidRPr="00504176">
          <w:rPr>
            <w:rStyle w:val="Hyperlink"/>
          </w:rPr>
          <w:instrText xml:space="preserve"> </w:instrText>
        </w:r>
        <w:r w:rsidRPr="00504176">
          <w:rPr>
            <w:rStyle w:val="Hyperlink"/>
          </w:rPr>
          <w:fldChar w:fldCharType="separate"/>
        </w:r>
        <w:r w:rsidRPr="00504176">
          <w:rPr>
            <w:rStyle w:val="Hyperlink"/>
          </w:rPr>
          <w:t>3.2.1</w:t>
        </w:r>
        <w:r>
          <w:rPr>
            <w:rFonts w:asciiTheme="minorHAnsi" w:eastAsiaTheme="minorEastAsia" w:hAnsiTheme="minorHAnsi" w:cstheme="minorBidi"/>
            <w:iCs w:val="0"/>
            <w:spacing w:val="0"/>
            <w:sz w:val="22"/>
            <w:lang w:eastAsia="en-US"/>
          </w:rPr>
          <w:tab/>
        </w:r>
        <w:r w:rsidRPr="00504176">
          <w:rPr>
            <w:rStyle w:val="Hyperlink"/>
          </w:rPr>
          <w:t>Providing Independent Variables and Re-initialization of Caching</w:t>
        </w:r>
        <w:r>
          <w:rPr>
            <w:webHidden/>
          </w:rPr>
          <w:tab/>
        </w:r>
        <w:r>
          <w:rPr>
            <w:webHidden/>
          </w:rPr>
          <w:fldChar w:fldCharType="begin"/>
        </w:r>
        <w:r>
          <w:rPr>
            <w:webHidden/>
          </w:rPr>
          <w:instrText xml:space="preserve"> PAGEREF _Toc18661798 \h </w:instrText>
        </w:r>
      </w:ins>
      <w:r>
        <w:rPr>
          <w:webHidden/>
        </w:rPr>
      </w:r>
      <w:r>
        <w:rPr>
          <w:webHidden/>
        </w:rPr>
        <w:fldChar w:fldCharType="separate"/>
      </w:r>
      <w:ins w:id="307" w:author="Bertsch Christian (CR/AEE3)" w:date="2019-09-24T22:42:00Z">
        <w:r w:rsidR="00290500">
          <w:rPr>
            <w:webHidden/>
          </w:rPr>
          <w:t>82</w:t>
        </w:r>
      </w:ins>
      <w:ins w:id="308" w:author="Otter, Martin" w:date="2019-09-06T11:33:00Z">
        <w:del w:id="309" w:author="Bertsch Christian (CR/AEE3)" w:date="2019-09-23T06:20:00Z">
          <w:r w:rsidDel="005C4EE5">
            <w:rPr>
              <w:webHidden/>
            </w:rPr>
            <w:delText>87</w:delText>
          </w:r>
        </w:del>
      </w:ins>
      <w:ins w:id="310" w:author="Otter, Martin" w:date="2019-09-06T11:29:00Z">
        <w:r>
          <w:rPr>
            <w:webHidden/>
          </w:rPr>
          <w:fldChar w:fldCharType="end"/>
        </w:r>
        <w:r w:rsidRPr="00504176">
          <w:rPr>
            <w:rStyle w:val="Hyperlink"/>
          </w:rPr>
          <w:fldChar w:fldCharType="end"/>
        </w:r>
      </w:ins>
    </w:p>
    <w:p w14:paraId="16ED7FCF" w14:textId="1AA5F4F6" w:rsidR="007C1036" w:rsidRDefault="007C1036">
      <w:pPr>
        <w:pStyle w:val="TOC3"/>
        <w:rPr>
          <w:ins w:id="311" w:author="Otter, Martin" w:date="2019-09-06T11:29:00Z"/>
          <w:rFonts w:asciiTheme="minorHAnsi" w:eastAsiaTheme="minorEastAsia" w:hAnsiTheme="minorHAnsi" w:cstheme="minorBidi"/>
          <w:iCs w:val="0"/>
          <w:spacing w:val="0"/>
          <w:sz w:val="22"/>
          <w:lang w:eastAsia="en-US"/>
        </w:rPr>
      </w:pPr>
      <w:ins w:id="312" w:author="Otter, Martin" w:date="2019-09-06T11:29:00Z">
        <w:r w:rsidRPr="00504176">
          <w:rPr>
            <w:rStyle w:val="Hyperlink"/>
          </w:rPr>
          <w:fldChar w:fldCharType="begin"/>
        </w:r>
        <w:r w:rsidRPr="00504176">
          <w:rPr>
            <w:rStyle w:val="Hyperlink"/>
          </w:rPr>
          <w:instrText xml:space="preserve"> </w:instrText>
        </w:r>
        <w:r>
          <w:instrText>HYPERLINK \l "_Toc18661799"</w:instrText>
        </w:r>
        <w:r w:rsidRPr="00504176">
          <w:rPr>
            <w:rStyle w:val="Hyperlink"/>
          </w:rPr>
          <w:instrText xml:space="preserve"> </w:instrText>
        </w:r>
        <w:r w:rsidRPr="00504176">
          <w:rPr>
            <w:rStyle w:val="Hyperlink"/>
          </w:rPr>
          <w:fldChar w:fldCharType="separate"/>
        </w:r>
        <w:r w:rsidRPr="00504176">
          <w:rPr>
            <w:rStyle w:val="Hyperlink"/>
          </w:rPr>
          <w:t>3.2.2</w:t>
        </w:r>
        <w:r>
          <w:rPr>
            <w:rFonts w:asciiTheme="minorHAnsi" w:eastAsiaTheme="minorEastAsia" w:hAnsiTheme="minorHAnsi" w:cstheme="minorBidi"/>
            <w:iCs w:val="0"/>
            <w:spacing w:val="0"/>
            <w:sz w:val="22"/>
            <w:lang w:eastAsia="en-US"/>
          </w:rPr>
          <w:tab/>
        </w:r>
        <w:r w:rsidRPr="00504176">
          <w:rPr>
            <w:rStyle w:val="Hyperlink"/>
          </w:rPr>
          <w:t>Evaluation of Model Equations</w:t>
        </w:r>
        <w:r>
          <w:rPr>
            <w:webHidden/>
          </w:rPr>
          <w:tab/>
        </w:r>
        <w:r>
          <w:rPr>
            <w:webHidden/>
          </w:rPr>
          <w:fldChar w:fldCharType="begin"/>
        </w:r>
        <w:r>
          <w:rPr>
            <w:webHidden/>
          </w:rPr>
          <w:instrText xml:space="preserve"> PAGEREF _Toc18661799 \h </w:instrText>
        </w:r>
      </w:ins>
      <w:r>
        <w:rPr>
          <w:webHidden/>
        </w:rPr>
      </w:r>
      <w:r>
        <w:rPr>
          <w:webHidden/>
        </w:rPr>
        <w:fldChar w:fldCharType="separate"/>
      </w:r>
      <w:ins w:id="313" w:author="Bertsch Christian (CR/AEE3)" w:date="2019-09-24T22:42:00Z">
        <w:r w:rsidR="00290500">
          <w:rPr>
            <w:webHidden/>
          </w:rPr>
          <w:t>83</w:t>
        </w:r>
      </w:ins>
      <w:ins w:id="314" w:author="Otter, Martin" w:date="2019-09-06T11:33:00Z">
        <w:del w:id="315" w:author="Bertsch Christian (CR/AEE3)" w:date="2019-09-23T06:20:00Z">
          <w:r w:rsidDel="005C4EE5">
            <w:rPr>
              <w:webHidden/>
            </w:rPr>
            <w:delText>88</w:delText>
          </w:r>
        </w:del>
      </w:ins>
      <w:ins w:id="316" w:author="Otter, Martin" w:date="2019-09-06T11:29:00Z">
        <w:r>
          <w:rPr>
            <w:webHidden/>
          </w:rPr>
          <w:fldChar w:fldCharType="end"/>
        </w:r>
        <w:r w:rsidRPr="00504176">
          <w:rPr>
            <w:rStyle w:val="Hyperlink"/>
          </w:rPr>
          <w:fldChar w:fldCharType="end"/>
        </w:r>
      </w:ins>
    </w:p>
    <w:p w14:paraId="304CDF93" w14:textId="56C53FB5" w:rsidR="007C1036" w:rsidRDefault="007C1036">
      <w:pPr>
        <w:pStyle w:val="TOC3"/>
        <w:rPr>
          <w:ins w:id="317" w:author="Otter, Martin" w:date="2019-09-06T11:29:00Z"/>
          <w:rFonts w:asciiTheme="minorHAnsi" w:eastAsiaTheme="minorEastAsia" w:hAnsiTheme="minorHAnsi" w:cstheme="minorBidi"/>
          <w:iCs w:val="0"/>
          <w:spacing w:val="0"/>
          <w:sz w:val="22"/>
          <w:lang w:eastAsia="en-US"/>
        </w:rPr>
      </w:pPr>
      <w:ins w:id="318" w:author="Otter, Martin" w:date="2019-09-06T11:29:00Z">
        <w:r w:rsidRPr="00504176">
          <w:rPr>
            <w:rStyle w:val="Hyperlink"/>
          </w:rPr>
          <w:fldChar w:fldCharType="begin"/>
        </w:r>
        <w:r w:rsidRPr="00504176">
          <w:rPr>
            <w:rStyle w:val="Hyperlink"/>
          </w:rPr>
          <w:instrText xml:space="preserve"> </w:instrText>
        </w:r>
        <w:r>
          <w:instrText>HYPERLINK \l "_Toc18661800"</w:instrText>
        </w:r>
        <w:r w:rsidRPr="00504176">
          <w:rPr>
            <w:rStyle w:val="Hyperlink"/>
          </w:rPr>
          <w:instrText xml:space="preserve"> </w:instrText>
        </w:r>
        <w:r w:rsidRPr="00504176">
          <w:rPr>
            <w:rStyle w:val="Hyperlink"/>
          </w:rPr>
          <w:fldChar w:fldCharType="separate"/>
        </w:r>
        <w:r w:rsidRPr="00504176">
          <w:rPr>
            <w:rStyle w:val="Hyperlink"/>
          </w:rPr>
          <w:t>3.2.3</w:t>
        </w:r>
        <w:r>
          <w:rPr>
            <w:rFonts w:asciiTheme="minorHAnsi" w:eastAsiaTheme="minorEastAsia" w:hAnsiTheme="minorHAnsi" w:cstheme="minorBidi"/>
            <w:iCs w:val="0"/>
            <w:spacing w:val="0"/>
            <w:sz w:val="22"/>
            <w:lang w:eastAsia="en-US"/>
          </w:rPr>
          <w:tab/>
        </w:r>
        <w:r w:rsidRPr="00504176">
          <w:rPr>
            <w:rStyle w:val="Hyperlink"/>
          </w:rPr>
          <w:t>State Machine of Calling Sequence</w:t>
        </w:r>
        <w:r>
          <w:rPr>
            <w:webHidden/>
          </w:rPr>
          <w:tab/>
        </w:r>
        <w:r>
          <w:rPr>
            <w:webHidden/>
          </w:rPr>
          <w:fldChar w:fldCharType="begin"/>
        </w:r>
        <w:r>
          <w:rPr>
            <w:webHidden/>
          </w:rPr>
          <w:instrText xml:space="preserve"> PAGEREF _Toc18661800 \h </w:instrText>
        </w:r>
      </w:ins>
      <w:r>
        <w:rPr>
          <w:webHidden/>
        </w:rPr>
      </w:r>
      <w:r>
        <w:rPr>
          <w:webHidden/>
        </w:rPr>
        <w:fldChar w:fldCharType="separate"/>
      </w:r>
      <w:ins w:id="319" w:author="Bertsch Christian (CR/AEE3)" w:date="2019-09-24T22:42:00Z">
        <w:r w:rsidR="00290500">
          <w:rPr>
            <w:webHidden/>
          </w:rPr>
          <w:t>86</w:t>
        </w:r>
      </w:ins>
      <w:ins w:id="320" w:author="Otter, Martin" w:date="2019-09-06T11:33:00Z">
        <w:del w:id="321" w:author="Bertsch Christian (CR/AEE3)" w:date="2019-09-23T06:20:00Z">
          <w:r w:rsidDel="005C4EE5">
            <w:rPr>
              <w:webHidden/>
            </w:rPr>
            <w:delText>91</w:delText>
          </w:r>
        </w:del>
      </w:ins>
      <w:ins w:id="322" w:author="Otter, Martin" w:date="2019-09-06T11:29:00Z">
        <w:r>
          <w:rPr>
            <w:webHidden/>
          </w:rPr>
          <w:fldChar w:fldCharType="end"/>
        </w:r>
        <w:r w:rsidRPr="00504176">
          <w:rPr>
            <w:rStyle w:val="Hyperlink"/>
          </w:rPr>
          <w:fldChar w:fldCharType="end"/>
        </w:r>
      </w:ins>
    </w:p>
    <w:p w14:paraId="1029C6CC" w14:textId="291783DC" w:rsidR="007C1036" w:rsidRDefault="007C1036">
      <w:pPr>
        <w:pStyle w:val="TOC3"/>
        <w:rPr>
          <w:ins w:id="323" w:author="Otter, Martin" w:date="2019-09-06T11:29:00Z"/>
          <w:rFonts w:asciiTheme="minorHAnsi" w:eastAsiaTheme="minorEastAsia" w:hAnsiTheme="minorHAnsi" w:cstheme="minorBidi"/>
          <w:iCs w:val="0"/>
          <w:spacing w:val="0"/>
          <w:sz w:val="22"/>
          <w:lang w:eastAsia="en-US"/>
        </w:rPr>
      </w:pPr>
      <w:ins w:id="324" w:author="Otter, Martin" w:date="2019-09-06T11:29:00Z">
        <w:r w:rsidRPr="00504176">
          <w:rPr>
            <w:rStyle w:val="Hyperlink"/>
          </w:rPr>
          <w:fldChar w:fldCharType="begin"/>
        </w:r>
        <w:r w:rsidRPr="00504176">
          <w:rPr>
            <w:rStyle w:val="Hyperlink"/>
          </w:rPr>
          <w:instrText xml:space="preserve"> </w:instrText>
        </w:r>
        <w:r>
          <w:instrText>HYPERLINK \l "_Toc18661801"</w:instrText>
        </w:r>
        <w:r w:rsidRPr="00504176">
          <w:rPr>
            <w:rStyle w:val="Hyperlink"/>
          </w:rPr>
          <w:instrText xml:space="preserve"> </w:instrText>
        </w:r>
        <w:r w:rsidRPr="00504176">
          <w:rPr>
            <w:rStyle w:val="Hyperlink"/>
          </w:rPr>
          <w:fldChar w:fldCharType="separate"/>
        </w:r>
        <w:r w:rsidRPr="00504176">
          <w:rPr>
            <w:rStyle w:val="Hyperlink"/>
          </w:rPr>
          <w:t>3.2.4</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_Toc18661801 \h </w:instrText>
        </w:r>
      </w:ins>
      <w:r>
        <w:rPr>
          <w:webHidden/>
        </w:rPr>
      </w:r>
      <w:r>
        <w:rPr>
          <w:webHidden/>
        </w:rPr>
        <w:fldChar w:fldCharType="separate"/>
      </w:r>
      <w:ins w:id="325" w:author="Bertsch Christian (CR/AEE3)" w:date="2019-09-24T22:42:00Z">
        <w:r w:rsidR="00290500">
          <w:rPr>
            <w:webHidden/>
          </w:rPr>
          <w:t>89</w:t>
        </w:r>
      </w:ins>
      <w:ins w:id="326" w:author="Otter, Martin" w:date="2019-09-06T11:33:00Z">
        <w:del w:id="327" w:author="Bertsch Christian (CR/AEE3)" w:date="2019-09-23T06:20:00Z">
          <w:r w:rsidDel="005C4EE5">
            <w:rPr>
              <w:webHidden/>
            </w:rPr>
            <w:delText>95</w:delText>
          </w:r>
        </w:del>
      </w:ins>
      <w:ins w:id="328" w:author="Otter, Martin" w:date="2019-09-06T11:29:00Z">
        <w:r>
          <w:rPr>
            <w:webHidden/>
          </w:rPr>
          <w:fldChar w:fldCharType="end"/>
        </w:r>
        <w:r w:rsidRPr="00504176">
          <w:rPr>
            <w:rStyle w:val="Hyperlink"/>
          </w:rPr>
          <w:fldChar w:fldCharType="end"/>
        </w:r>
      </w:ins>
    </w:p>
    <w:p w14:paraId="2DBC4306" w14:textId="1EFFCC32" w:rsidR="007C1036" w:rsidRDefault="007C1036">
      <w:pPr>
        <w:pStyle w:val="TOC2"/>
        <w:rPr>
          <w:ins w:id="329" w:author="Otter, Martin" w:date="2019-09-06T11:29:00Z"/>
          <w:rFonts w:asciiTheme="minorHAnsi" w:eastAsiaTheme="minorEastAsia" w:hAnsiTheme="minorHAnsi" w:cstheme="minorBidi"/>
          <w:iCs w:val="0"/>
          <w:spacing w:val="0"/>
          <w:sz w:val="22"/>
          <w:lang w:eastAsia="en-US"/>
        </w:rPr>
      </w:pPr>
      <w:ins w:id="330" w:author="Otter, Martin" w:date="2019-09-06T11:29:00Z">
        <w:r w:rsidRPr="00504176">
          <w:rPr>
            <w:rStyle w:val="Hyperlink"/>
          </w:rPr>
          <w:fldChar w:fldCharType="begin"/>
        </w:r>
        <w:r w:rsidRPr="00504176">
          <w:rPr>
            <w:rStyle w:val="Hyperlink"/>
          </w:rPr>
          <w:instrText xml:space="preserve"> </w:instrText>
        </w:r>
        <w:r>
          <w:instrText>HYPERLINK \l "_Toc18661802"</w:instrText>
        </w:r>
        <w:r w:rsidRPr="00504176">
          <w:rPr>
            <w:rStyle w:val="Hyperlink"/>
          </w:rPr>
          <w:instrText xml:space="preserve"> </w:instrText>
        </w:r>
        <w:r w:rsidRPr="00504176">
          <w:rPr>
            <w:rStyle w:val="Hyperlink"/>
          </w:rPr>
          <w:fldChar w:fldCharType="separate"/>
        </w:r>
        <w:r w:rsidRPr="00504176">
          <w:rPr>
            <w:rStyle w:val="Hyperlink"/>
          </w:rPr>
          <w:t>3.3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_Toc18661802 \h </w:instrText>
        </w:r>
      </w:ins>
      <w:r>
        <w:rPr>
          <w:webHidden/>
        </w:rPr>
      </w:r>
      <w:r>
        <w:rPr>
          <w:webHidden/>
        </w:rPr>
        <w:fldChar w:fldCharType="separate"/>
      </w:r>
      <w:ins w:id="331" w:author="Bertsch Christian (CR/AEE3)" w:date="2019-09-24T22:42:00Z">
        <w:r w:rsidR="00290500">
          <w:rPr>
            <w:webHidden/>
          </w:rPr>
          <w:t>91</w:t>
        </w:r>
      </w:ins>
      <w:ins w:id="332" w:author="Otter, Martin" w:date="2019-09-06T11:33:00Z">
        <w:del w:id="333" w:author="Bertsch Christian (CR/AEE3)" w:date="2019-09-23T06:20:00Z">
          <w:r w:rsidDel="005C4EE5">
            <w:rPr>
              <w:webHidden/>
            </w:rPr>
            <w:delText>98</w:delText>
          </w:r>
        </w:del>
      </w:ins>
      <w:ins w:id="334" w:author="Otter, Martin" w:date="2019-09-06T11:29:00Z">
        <w:r>
          <w:rPr>
            <w:webHidden/>
          </w:rPr>
          <w:fldChar w:fldCharType="end"/>
        </w:r>
        <w:r w:rsidRPr="00504176">
          <w:rPr>
            <w:rStyle w:val="Hyperlink"/>
          </w:rPr>
          <w:fldChar w:fldCharType="end"/>
        </w:r>
      </w:ins>
    </w:p>
    <w:p w14:paraId="2A63F886" w14:textId="549EE4F9" w:rsidR="007C1036" w:rsidRDefault="007C1036">
      <w:pPr>
        <w:pStyle w:val="TOC3"/>
        <w:rPr>
          <w:ins w:id="335" w:author="Otter, Martin" w:date="2019-09-06T11:29:00Z"/>
          <w:rFonts w:asciiTheme="minorHAnsi" w:eastAsiaTheme="minorEastAsia" w:hAnsiTheme="minorHAnsi" w:cstheme="minorBidi"/>
          <w:iCs w:val="0"/>
          <w:spacing w:val="0"/>
          <w:sz w:val="22"/>
          <w:lang w:eastAsia="en-US"/>
        </w:rPr>
      </w:pPr>
      <w:ins w:id="336" w:author="Otter, Martin" w:date="2019-09-06T11:29:00Z">
        <w:r w:rsidRPr="00504176">
          <w:rPr>
            <w:rStyle w:val="Hyperlink"/>
          </w:rPr>
          <w:fldChar w:fldCharType="begin"/>
        </w:r>
        <w:r w:rsidRPr="00504176">
          <w:rPr>
            <w:rStyle w:val="Hyperlink"/>
          </w:rPr>
          <w:instrText xml:space="preserve"> </w:instrText>
        </w:r>
        <w:r>
          <w:instrText>HYPERLINK \l "_Toc18661803"</w:instrText>
        </w:r>
        <w:r w:rsidRPr="00504176">
          <w:rPr>
            <w:rStyle w:val="Hyperlink"/>
          </w:rPr>
          <w:instrText xml:space="preserve"> </w:instrText>
        </w:r>
        <w:r w:rsidRPr="00504176">
          <w:rPr>
            <w:rStyle w:val="Hyperlink"/>
          </w:rPr>
          <w:fldChar w:fldCharType="separate"/>
        </w:r>
        <w:r w:rsidRPr="00504176">
          <w:rPr>
            <w:rStyle w:val="Hyperlink"/>
          </w:rPr>
          <w:t>3.3.1</w:t>
        </w:r>
        <w:r>
          <w:rPr>
            <w:rFonts w:asciiTheme="minorHAnsi" w:eastAsiaTheme="minorEastAsia" w:hAnsiTheme="minorHAnsi" w:cstheme="minorBidi"/>
            <w:iCs w:val="0"/>
            <w:spacing w:val="0"/>
            <w:sz w:val="22"/>
            <w:lang w:eastAsia="en-US"/>
          </w:rPr>
          <w:tab/>
        </w:r>
        <w:r w:rsidRPr="00504176">
          <w:rPr>
            <w:rStyle w:val="Hyperlink"/>
          </w:rPr>
          <w:t>Model Exchange FMU (ModelExchange)</w:t>
        </w:r>
        <w:r>
          <w:rPr>
            <w:webHidden/>
          </w:rPr>
          <w:tab/>
        </w:r>
        <w:r>
          <w:rPr>
            <w:webHidden/>
          </w:rPr>
          <w:fldChar w:fldCharType="begin"/>
        </w:r>
        <w:r>
          <w:rPr>
            <w:webHidden/>
          </w:rPr>
          <w:instrText xml:space="preserve"> PAGEREF _Toc18661803 \h </w:instrText>
        </w:r>
      </w:ins>
      <w:r>
        <w:rPr>
          <w:webHidden/>
        </w:rPr>
      </w:r>
      <w:r>
        <w:rPr>
          <w:webHidden/>
        </w:rPr>
        <w:fldChar w:fldCharType="separate"/>
      </w:r>
      <w:ins w:id="337" w:author="Bertsch Christian (CR/AEE3)" w:date="2019-09-24T22:42:00Z">
        <w:r w:rsidR="00290500">
          <w:rPr>
            <w:webHidden/>
          </w:rPr>
          <w:t>92</w:t>
        </w:r>
      </w:ins>
      <w:ins w:id="338" w:author="Otter, Martin" w:date="2019-09-06T11:33:00Z">
        <w:del w:id="339" w:author="Bertsch Christian (CR/AEE3)" w:date="2019-09-23T06:20:00Z">
          <w:r w:rsidDel="005C4EE5">
            <w:rPr>
              <w:webHidden/>
            </w:rPr>
            <w:delText>99</w:delText>
          </w:r>
        </w:del>
      </w:ins>
      <w:ins w:id="340" w:author="Otter, Martin" w:date="2019-09-06T11:29:00Z">
        <w:r>
          <w:rPr>
            <w:webHidden/>
          </w:rPr>
          <w:fldChar w:fldCharType="end"/>
        </w:r>
        <w:r w:rsidRPr="00504176">
          <w:rPr>
            <w:rStyle w:val="Hyperlink"/>
          </w:rPr>
          <w:fldChar w:fldCharType="end"/>
        </w:r>
      </w:ins>
    </w:p>
    <w:p w14:paraId="5842011F" w14:textId="4CEF9542" w:rsidR="007C1036" w:rsidRDefault="007C1036">
      <w:pPr>
        <w:pStyle w:val="TOC3"/>
        <w:rPr>
          <w:ins w:id="341" w:author="Otter, Martin" w:date="2019-09-06T11:29:00Z"/>
          <w:rFonts w:asciiTheme="minorHAnsi" w:eastAsiaTheme="minorEastAsia" w:hAnsiTheme="minorHAnsi" w:cstheme="minorBidi"/>
          <w:iCs w:val="0"/>
          <w:spacing w:val="0"/>
          <w:sz w:val="22"/>
          <w:lang w:eastAsia="en-US"/>
        </w:rPr>
      </w:pPr>
      <w:ins w:id="342" w:author="Otter, Martin" w:date="2019-09-06T11:29:00Z">
        <w:r w:rsidRPr="00504176">
          <w:rPr>
            <w:rStyle w:val="Hyperlink"/>
          </w:rPr>
          <w:fldChar w:fldCharType="begin"/>
        </w:r>
        <w:r w:rsidRPr="00504176">
          <w:rPr>
            <w:rStyle w:val="Hyperlink"/>
          </w:rPr>
          <w:instrText xml:space="preserve"> </w:instrText>
        </w:r>
        <w:r>
          <w:instrText>HYPERLINK \l "_Toc18661804"</w:instrText>
        </w:r>
        <w:r w:rsidRPr="00504176">
          <w:rPr>
            <w:rStyle w:val="Hyperlink"/>
          </w:rPr>
          <w:instrText xml:space="preserve"> </w:instrText>
        </w:r>
        <w:r w:rsidRPr="00504176">
          <w:rPr>
            <w:rStyle w:val="Hyperlink"/>
          </w:rPr>
          <w:fldChar w:fldCharType="separate"/>
        </w:r>
        <w:r w:rsidRPr="00504176">
          <w:rPr>
            <w:rStyle w:val="Hyperlink"/>
          </w:rPr>
          <w:t>3.3.2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_Toc18661804 \h </w:instrText>
        </w:r>
      </w:ins>
      <w:r>
        <w:rPr>
          <w:webHidden/>
        </w:rPr>
      </w:r>
      <w:r>
        <w:rPr>
          <w:webHidden/>
        </w:rPr>
        <w:fldChar w:fldCharType="separate"/>
      </w:r>
      <w:ins w:id="343" w:author="Bertsch Christian (CR/AEE3)" w:date="2019-09-24T22:42:00Z">
        <w:r w:rsidR="00290500">
          <w:rPr>
            <w:webHidden/>
          </w:rPr>
          <w:t>94</w:t>
        </w:r>
      </w:ins>
      <w:ins w:id="344" w:author="Otter, Martin" w:date="2019-09-06T11:33:00Z">
        <w:del w:id="345" w:author="Bertsch Christian (CR/AEE3)" w:date="2019-09-23T06:20:00Z">
          <w:r w:rsidDel="005C4EE5">
            <w:rPr>
              <w:webHidden/>
            </w:rPr>
            <w:delText>101</w:delText>
          </w:r>
        </w:del>
      </w:ins>
      <w:ins w:id="346" w:author="Otter, Martin" w:date="2019-09-06T11:29:00Z">
        <w:r>
          <w:rPr>
            <w:webHidden/>
          </w:rPr>
          <w:fldChar w:fldCharType="end"/>
        </w:r>
        <w:r w:rsidRPr="00504176">
          <w:rPr>
            <w:rStyle w:val="Hyperlink"/>
          </w:rPr>
          <w:fldChar w:fldCharType="end"/>
        </w:r>
      </w:ins>
    </w:p>
    <w:p w14:paraId="7731F74C" w14:textId="48EFAEB3" w:rsidR="007C1036" w:rsidRDefault="007C1036">
      <w:pPr>
        <w:pStyle w:val="TOC1"/>
        <w:rPr>
          <w:ins w:id="347" w:author="Otter, Martin" w:date="2019-09-06T11:29:00Z"/>
          <w:rFonts w:asciiTheme="minorHAnsi" w:eastAsiaTheme="minorEastAsia" w:hAnsiTheme="minorHAnsi" w:cstheme="minorBidi"/>
          <w:b w:val="0"/>
          <w:bCs w:val="0"/>
          <w:spacing w:val="0"/>
          <w:szCs w:val="22"/>
          <w:lang w:eastAsia="en-US"/>
        </w:rPr>
      </w:pPr>
      <w:ins w:id="348" w:author="Otter, Martin" w:date="2019-09-06T11:29:00Z">
        <w:r w:rsidRPr="00504176">
          <w:rPr>
            <w:rStyle w:val="Hyperlink"/>
          </w:rPr>
          <w:fldChar w:fldCharType="begin"/>
        </w:r>
        <w:r w:rsidRPr="00504176">
          <w:rPr>
            <w:rStyle w:val="Hyperlink"/>
          </w:rPr>
          <w:instrText xml:space="preserve"> </w:instrText>
        </w:r>
        <w:r>
          <w:instrText>HYPERLINK \l "_Toc18661805"</w:instrText>
        </w:r>
        <w:r w:rsidRPr="00504176">
          <w:rPr>
            <w:rStyle w:val="Hyperlink"/>
          </w:rPr>
          <w:instrText xml:space="preserve"> </w:instrText>
        </w:r>
        <w:r w:rsidRPr="00504176">
          <w:rPr>
            <w:rStyle w:val="Hyperlink"/>
          </w:rPr>
          <w:fldChar w:fldCharType="separate"/>
        </w:r>
        <w:r w:rsidRPr="00504176">
          <w:rPr>
            <w:rStyle w:val="Hyperlink"/>
          </w:rPr>
          <w:t>4.</w:t>
        </w:r>
        <w:r>
          <w:rPr>
            <w:rFonts w:asciiTheme="minorHAnsi" w:eastAsiaTheme="minorEastAsia" w:hAnsiTheme="minorHAnsi" w:cstheme="minorBidi"/>
            <w:b w:val="0"/>
            <w:bCs w:val="0"/>
            <w:spacing w:val="0"/>
            <w:szCs w:val="22"/>
            <w:lang w:eastAsia="en-US"/>
          </w:rPr>
          <w:tab/>
        </w:r>
        <w:r w:rsidRPr="00504176">
          <w:rPr>
            <w:rStyle w:val="Hyperlink"/>
          </w:rPr>
          <w:t>FMI for Co</w:t>
        </w:r>
        <w:r w:rsidRPr="00504176">
          <w:rPr>
            <w:rStyle w:val="Hyperlink"/>
          </w:rPr>
          <w:noBreakHyphen/>
          <w:t>Simulation</w:t>
        </w:r>
        <w:r>
          <w:rPr>
            <w:webHidden/>
          </w:rPr>
          <w:tab/>
        </w:r>
        <w:r>
          <w:rPr>
            <w:webHidden/>
          </w:rPr>
          <w:fldChar w:fldCharType="begin"/>
        </w:r>
        <w:r>
          <w:rPr>
            <w:webHidden/>
          </w:rPr>
          <w:instrText xml:space="preserve"> PAGEREF _Toc18661805 \h </w:instrText>
        </w:r>
      </w:ins>
      <w:r>
        <w:rPr>
          <w:webHidden/>
        </w:rPr>
      </w:r>
      <w:r>
        <w:rPr>
          <w:webHidden/>
        </w:rPr>
        <w:fldChar w:fldCharType="separate"/>
      </w:r>
      <w:ins w:id="349" w:author="Bertsch Christian (CR/AEE3)" w:date="2019-09-24T22:42:00Z">
        <w:r w:rsidR="00290500">
          <w:rPr>
            <w:webHidden/>
          </w:rPr>
          <w:t>96</w:t>
        </w:r>
      </w:ins>
      <w:ins w:id="350" w:author="Otter, Martin" w:date="2019-09-06T11:33:00Z">
        <w:del w:id="351" w:author="Bertsch Christian (CR/AEE3)" w:date="2019-09-23T06:20:00Z">
          <w:r w:rsidDel="005C4EE5">
            <w:rPr>
              <w:webHidden/>
            </w:rPr>
            <w:delText>103</w:delText>
          </w:r>
        </w:del>
      </w:ins>
      <w:ins w:id="352" w:author="Otter, Martin" w:date="2019-09-06T11:29:00Z">
        <w:r>
          <w:rPr>
            <w:webHidden/>
          </w:rPr>
          <w:fldChar w:fldCharType="end"/>
        </w:r>
        <w:r w:rsidRPr="00504176">
          <w:rPr>
            <w:rStyle w:val="Hyperlink"/>
          </w:rPr>
          <w:fldChar w:fldCharType="end"/>
        </w:r>
      </w:ins>
    </w:p>
    <w:p w14:paraId="52E9142C" w14:textId="63BA07DB" w:rsidR="007C1036" w:rsidRDefault="007C1036">
      <w:pPr>
        <w:pStyle w:val="TOC2"/>
        <w:rPr>
          <w:ins w:id="353" w:author="Otter, Martin" w:date="2019-09-06T11:29:00Z"/>
          <w:rFonts w:asciiTheme="minorHAnsi" w:eastAsiaTheme="minorEastAsia" w:hAnsiTheme="minorHAnsi" w:cstheme="minorBidi"/>
          <w:iCs w:val="0"/>
          <w:spacing w:val="0"/>
          <w:sz w:val="22"/>
          <w:lang w:eastAsia="en-US"/>
        </w:rPr>
      </w:pPr>
      <w:ins w:id="354" w:author="Otter, Martin" w:date="2019-09-06T11:29:00Z">
        <w:r w:rsidRPr="00504176">
          <w:rPr>
            <w:rStyle w:val="Hyperlink"/>
          </w:rPr>
          <w:fldChar w:fldCharType="begin"/>
        </w:r>
        <w:r w:rsidRPr="00504176">
          <w:rPr>
            <w:rStyle w:val="Hyperlink"/>
          </w:rPr>
          <w:instrText xml:space="preserve"> </w:instrText>
        </w:r>
        <w:r>
          <w:instrText>HYPERLINK \l "_Toc18661806"</w:instrText>
        </w:r>
        <w:r w:rsidRPr="00504176">
          <w:rPr>
            <w:rStyle w:val="Hyperlink"/>
          </w:rPr>
          <w:instrText xml:space="preserve"> </w:instrText>
        </w:r>
        <w:r w:rsidRPr="00504176">
          <w:rPr>
            <w:rStyle w:val="Hyperlink"/>
          </w:rPr>
          <w:fldChar w:fldCharType="separate"/>
        </w:r>
        <w:r w:rsidRPr="00504176">
          <w:rPr>
            <w:rStyle w:val="Hyperlink"/>
          </w:rPr>
          <w:t>4.1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_Toc18661806 \h </w:instrText>
        </w:r>
      </w:ins>
      <w:r>
        <w:rPr>
          <w:webHidden/>
        </w:rPr>
      </w:r>
      <w:r>
        <w:rPr>
          <w:webHidden/>
        </w:rPr>
        <w:fldChar w:fldCharType="separate"/>
      </w:r>
      <w:ins w:id="355" w:author="Bertsch Christian (CR/AEE3)" w:date="2019-09-24T22:42:00Z">
        <w:r w:rsidR="00290500">
          <w:rPr>
            <w:webHidden/>
          </w:rPr>
          <w:t>97</w:t>
        </w:r>
      </w:ins>
      <w:ins w:id="356" w:author="Otter, Martin" w:date="2019-09-06T11:33:00Z">
        <w:del w:id="357" w:author="Bertsch Christian (CR/AEE3)" w:date="2019-09-23T06:20:00Z">
          <w:r w:rsidDel="005C4EE5">
            <w:rPr>
              <w:webHidden/>
            </w:rPr>
            <w:delText>104</w:delText>
          </w:r>
        </w:del>
      </w:ins>
      <w:ins w:id="358" w:author="Otter, Martin" w:date="2019-09-06T11:29:00Z">
        <w:r>
          <w:rPr>
            <w:webHidden/>
          </w:rPr>
          <w:fldChar w:fldCharType="end"/>
        </w:r>
        <w:r w:rsidRPr="00504176">
          <w:rPr>
            <w:rStyle w:val="Hyperlink"/>
          </w:rPr>
          <w:fldChar w:fldCharType="end"/>
        </w:r>
      </w:ins>
    </w:p>
    <w:p w14:paraId="52B7B5AC" w14:textId="22691509" w:rsidR="007C1036" w:rsidRDefault="007C1036">
      <w:pPr>
        <w:pStyle w:val="TOC3"/>
        <w:rPr>
          <w:ins w:id="359" w:author="Otter, Martin" w:date="2019-09-06T11:29:00Z"/>
          <w:rFonts w:asciiTheme="minorHAnsi" w:eastAsiaTheme="minorEastAsia" w:hAnsiTheme="minorHAnsi" w:cstheme="minorBidi"/>
          <w:iCs w:val="0"/>
          <w:spacing w:val="0"/>
          <w:sz w:val="22"/>
          <w:lang w:eastAsia="en-US"/>
        </w:rPr>
      </w:pPr>
      <w:ins w:id="360" w:author="Otter, Martin" w:date="2019-09-06T11:29:00Z">
        <w:r w:rsidRPr="00504176">
          <w:rPr>
            <w:rStyle w:val="Hyperlink"/>
          </w:rPr>
          <w:fldChar w:fldCharType="begin"/>
        </w:r>
        <w:r w:rsidRPr="00504176">
          <w:rPr>
            <w:rStyle w:val="Hyperlink"/>
          </w:rPr>
          <w:instrText xml:space="preserve"> </w:instrText>
        </w:r>
        <w:r>
          <w:instrText>HYPERLINK \l "_Toc18661807"</w:instrText>
        </w:r>
        <w:r w:rsidRPr="00504176">
          <w:rPr>
            <w:rStyle w:val="Hyperlink"/>
          </w:rPr>
          <w:instrText xml:space="preserve"> </w:instrText>
        </w:r>
        <w:r w:rsidRPr="00504176">
          <w:rPr>
            <w:rStyle w:val="Hyperlink"/>
          </w:rPr>
          <w:fldChar w:fldCharType="separate"/>
        </w:r>
        <w:r w:rsidRPr="00504176">
          <w:rPr>
            <w:rStyle w:val="Hyperlink"/>
          </w:rPr>
          <w:t>4.1.1</w:t>
        </w:r>
        <w:r>
          <w:rPr>
            <w:rFonts w:asciiTheme="minorHAnsi" w:eastAsiaTheme="minorEastAsia" w:hAnsiTheme="minorHAnsi" w:cstheme="minorBidi"/>
            <w:iCs w:val="0"/>
            <w:spacing w:val="0"/>
            <w:sz w:val="22"/>
            <w:lang w:eastAsia="en-US"/>
          </w:rPr>
          <w:tab/>
        </w:r>
        <w:r w:rsidRPr="00504176">
          <w:rPr>
            <w:rStyle w:val="Hyperlink"/>
          </w:rPr>
          <w:t>Basics</w:t>
        </w:r>
        <w:r>
          <w:rPr>
            <w:webHidden/>
          </w:rPr>
          <w:tab/>
        </w:r>
        <w:r>
          <w:rPr>
            <w:webHidden/>
          </w:rPr>
          <w:fldChar w:fldCharType="begin"/>
        </w:r>
        <w:r>
          <w:rPr>
            <w:webHidden/>
          </w:rPr>
          <w:instrText xml:space="preserve"> PAGEREF _Toc18661807 \h </w:instrText>
        </w:r>
      </w:ins>
      <w:r>
        <w:rPr>
          <w:webHidden/>
        </w:rPr>
      </w:r>
      <w:r>
        <w:rPr>
          <w:webHidden/>
        </w:rPr>
        <w:fldChar w:fldCharType="separate"/>
      </w:r>
      <w:ins w:id="361" w:author="Bertsch Christian (CR/AEE3)" w:date="2019-09-24T22:42:00Z">
        <w:r w:rsidR="00290500">
          <w:rPr>
            <w:webHidden/>
          </w:rPr>
          <w:t>97</w:t>
        </w:r>
      </w:ins>
      <w:ins w:id="362" w:author="Otter, Martin" w:date="2019-09-06T11:33:00Z">
        <w:del w:id="363" w:author="Bertsch Christian (CR/AEE3)" w:date="2019-09-23T06:20:00Z">
          <w:r w:rsidDel="005C4EE5">
            <w:rPr>
              <w:webHidden/>
            </w:rPr>
            <w:delText>104</w:delText>
          </w:r>
        </w:del>
      </w:ins>
      <w:ins w:id="364" w:author="Otter, Martin" w:date="2019-09-06T11:29:00Z">
        <w:r>
          <w:rPr>
            <w:webHidden/>
          </w:rPr>
          <w:fldChar w:fldCharType="end"/>
        </w:r>
        <w:r w:rsidRPr="00504176">
          <w:rPr>
            <w:rStyle w:val="Hyperlink"/>
          </w:rPr>
          <w:fldChar w:fldCharType="end"/>
        </w:r>
      </w:ins>
    </w:p>
    <w:p w14:paraId="6CC17195" w14:textId="4B08334C" w:rsidR="007C1036" w:rsidRDefault="007C1036">
      <w:pPr>
        <w:pStyle w:val="TOC3"/>
        <w:rPr>
          <w:ins w:id="365" w:author="Otter, Martin" w:date="2019-09-06T11:29:00Z"/>
          <w:rFonts w:asciiTheme="minorHAnsi" w:eastAsiaTheme="minorEastAsia" w:hAnsiTheme="minorHAnsi" w:cstheme="minorBidi"/>
          <w:iCs w:val="0"/>
          <w:spacing w:val="0"/>
          <w:sz w:val="22"/>
          <w:lang w:eastAsia="en-US"/>
        </w:rPr>
      </w:pPr>
      <w:ins w:id="366" w:author="Otter, Martin" w:date="2019-09-06T11:29:00Z">
        <w:r w:rsidRPr="00504176">
          <w:rPr>
            <w:rStyle w:val="Hyperlink"/>
          </w:rPr>
          <w:fldChar w:fldCharType="begin"/>
        </w:r>
        <w:r w:rsidRPr="00504176">
          <w:rPr>
            <w:rStyle w:val="Hyperlink"/>
          </w:rPr>
          <w:instrText xml:space="preserve"> </w:instrText>
        </w:r>
        <w:r>
          <w:instrText>HYPERLINK \l "_Toc18661808"</w:instrText>
        </w:r>
        <w:r w:rsidRPr="00504176">
          <w:rPr>
            <w:rStyle w:val="Hyperlink"/>
          </w:rPr>
          <w:instrText xml:space="preserve"> </w:instrText>
        </w:r>
        <w:r w:rsidRPr="00504176">
          <w:rPr>
            <w:rStyle w:val="Hyperlink"/>
          </w:rPr>
          <w:fldChar w:fldCharType="separate"/>
        </w:r>
        <w:r w:rsidRPr="00504176">
          <w:rPr>
            <w:rStyle w:val="Hyperlink"/>
          </w:rPr>
          <w:t>4.1.2</w:t>
        </w:r>
        <w:r>
          <w:rPr>
            <w:rFonts w:asciiTheme="minorHAnsi" w:eastAsiaTheme="minorEastAsia" w:hAnsiTheme="minorHAnsi" w:cstheme="minorBidi"/>
            <w:iCs w:val="0"/>
            <w:spacing w:val="0"/>
            <w:sz w:val="22"/>
            <w:lang w:eastAsia="en-US"/>
          </w:rPr>
          <w:tab/>
        </w:r>
        <w:r w:rsidRPr="00504176">
          <w:rPr>
            <w:rStyle w:val="Hyperlink"/>
          </w:rPr>
          <w:t>Mathematical Model</w:t>
        </w:r>
        <w:r>
          <w:rPr>
            <w:webHidden/>
          </w:rPr>
          <w:tab/>
        </w:r>
        <w:r>
          <w:rPr>
            <w:webHidden/>
          </w:rPr>
          <w:fldChar w:fldCharType="begin"/>
        </w:r>
        <w:r>
          <w:rPr>
            <w:webHidden/>
          </w:rPr>
          <w:instrText xml:space="preserve"> PAGEREF _Toc18661808 \h </w:instrText>
        </w:r>
      </w:ins>
      <w:r>
        <w:rPr>
          <w:webHidden/>
        </w:rPr>
      </w:r>
      <w:r>
        <w:rPr>
          <w:webHidden/>
        </w:rPr>
        <w:fldChar w:fldCharType="separate"/>
      </w:r>
      <w:ins w:id="367" w:author="Bertsch Christian (CR/AEE3)" w:date="2019-09-24T22:42:00Z">
        <w:r w:rsidR="00290500">
          <w:rPr>
            <w:webHidden/>
          </w:rPr>
          <w:t>99</w:t>
        </w:r>
      </w:ins>
      <w:ins w:id="368" w:author="Otter, Martin" w:date="2019-09-06T11:33:00Z">
        <w:del w:id="369" w:author="Bertsch Christian (CR/AEE3)" w:date="2019-09-23T06:20:00Z">
          <w:r w:rsidDel="005C4EE5">
            <w:rPr>
              <w:webHidden/>
            </w:rPr>
            <w:delText>106</w:delText>
          </w:r>
        </w:del>
      </w:ins>
      <w:ins w:id="370" w:author="Otter, Martin" w:date="2019-09-06T11:29:00Z">
        <w:r>
          <w:rPr>
            <w:webHidden/>
          </w:rPr>
          <w:fldChar w:fldCharType="end"/>
        </w:r>
        <w:r w:rsidRPr="00504176">
          <w:rPr>
            <w:rStyle w:val="Hyperlink"/>
          </w:rPr>
          <w:fldChar w:fldCharType="end"/>
        </w:r>
      </w:ins>
    </w:p>
    <w:p w14:paraId="542F42C2" w14:textId="1089FC05" w:rsidR="007C1036" w:rsidRDefault="007C1036">
      <w:pPr>
        <w:pStyle w:val="TOC2"/>
        <w:rPr>
          <w:ins w:id="371" w:author="Otter, Martin" w:date="2019-09-06T11:29:00Z"/>
          <w:rFonts w:asciiTheme="minorHAnsi" w:eastAsiaTheme="minorEastAsia" w:hAnsiTheme="minorHAnsi" w:cstheme="minorBidi"/>
          <w:iCs w:val="0"/>
          <w:spacing w:val="0"/>
          <w:sz w:val="22"/>
          <w:lang w:eastAsia="en-US"/>
        </w:rPr>
      </w:pPr>
      <w:ins w:id="372" w:author="Otter, Martin" w:date="2019-09-06T11:29:00Z">
        <w:r w:rsidRPr="00504176">
          <w:rPr>
            <w:rStyle w:val="Hyperlink"/>
          </w:rPr>
          <w:fldChar w:fldCharType="begin"/>
        </w:r>
        <w:r w:rsidRPr="00504176">
          <w:rPr>
            <w:rStyle w:val="Hyperlink"/>
          </w:rPr>
          <w:instrText xml:space="preserve"> </w:instrText>
        </w:r>
        <w:r>
          <w:instrText>HYPERLINK \l "_Toc18661809"</w:instrText>
        </w:r>
        <w:r w:rsidRPr="00504176">
          <w:rPr>
            <w:rStyle w:val="Hyperlink"/>
          </w:rPr>
          <w:instrText xml:space="preserve"> </w:instrText>
        </w:r>
        <w:r w:rsidRPr="00504176">
          <w:rPr>
            <w:rStyle w:val="Hyperlink"/>
          </w:rPr>
          <w:fldChar w:fldCharType="separate"/>
        </w:r>
        <w:r w:rsidRPr="00504176">
          <w:rPr>
            <w:rStyle w:val="Hyperlink"/>
          </w:rPr>
          <w:t>4.2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_Toc18661809 \h </w:instrText>
        </w:r>
      </w:ins>
      <w:r>
        <w:rPr>
          <w:webHidden/>
        </w:rPr>
      </w:r>
      <w:r>
        <w:rPr>
          <w:webHidden/>
        </w:rPr>
        <w:fldChar w:fldCharType="separate"/>
      </w:r>
      <w:ins w:id="373" w:author="Bertsch Christian (CR/AEE3)" w:date="2019-09-24T22:42:00Z">
        <w:r w:rsidR="00290500">
          <w:rPr>
            <w:webHidden/>
          </w:rPr>
          <w:t>102</w:t>
        </w:r>
      </w:ins>
      <w:ins w:id="374" w:author="Otter, Martin" w:date="2019-09-06T11:33:00Z">
        <w:del w:id="375" w:author="Bertsch Christian (CR/AEE3)" w:date="2019-09-23T06:20:00Z">
          <w:r w:rsidDel="005C4EE5">
            <w:rPr>
              <w:webHidden/>
            </w:rPr>
            <w:delText>109</w:delText>
          </w:r>
        </w:del>
      </w:ins>
      <w:ins w:id="376" w:author="Otter, Martin" w:date="2019-09-06T11:29:00Z">
        <w:r>
          <w:rPr>
            <w:webHidden/>
          </w:rPr>
          <w:fldChar w:fldCharType="end"/>
        </w:r>
        <w:r w:rsidRPr="00504176">
          <w:rPr>
            <w:rStyle w:val="Hyperlink"/>
          </w:rPr>
          <w:fldChar w:fldCharType="end"/>
        </w:r>
      </w:ins>
    </w:p>
    <w:p w14:paraId="34210064" w14:textId="502D125D" w:rsidR="007C1036" w:rsidRDefault="007C1036">
      <w:pPr>
        <w:pStyle w:val="TOC3"/>
        <w:rPr>
          <w:ins w:id="377" w:author="Otter, Martin" w:date="2019-09-06T11:29:00Z"/>
          <w:rFonts w:asciiTheme="minorHAnsi" w:eastAsiaTheme="minorEastAsia" w:hAnsiTheme="minorHAnsi" w:cstheme="minorBidi"/>
          <w:iCs w:val="0"/>
          <w:spacing w:val="0"/>
          <w:sz w:val="22"/>
          <w:lang w:eastAsia="en-US"/>
        </w:rPr>
      </w:pPr>
      <w:ins w:id="378" w:author="Otter, Martin" w:date="2019-09-06T11:29:00Z">
        <w:r w:rsidRPr="00504176">
          <w:rPr>
            <w:rStyle w:val="Hyperlink"/>
          </w:rPr>
          <w:fldChar w:fldCharType="begin"/>
        </w:r>
        <w:r w:rsidRPr="00504176">
          <w:rPr>
            <w:rStyle w:val="Hyperlink"/>
          </w:rPr>
          <w:instrText xml:space="preserve"> </w:instrText>
        </w:r>
        <w:r>
          <w:instrText>HYPERLINK \l "_Toc18661810"</w:instrText>
        </w:r>
        <w:r w:rsidRPr="00504176">
          <w:rPr>
            <w:rStyle w:val="Hyperlink"/>
          </w:rPr>
          <w:instrText xml:space="preserve"> </w:instrText>
        </w:r>
        <w:r w:rsidRPr="00504176">
          <w:rPr>
            <w:rStyle w:val="Hyperlink"/>
          </w:rPr>
          <w:fldChar w:fldCharType="separate"/>
        </w:r>
        <w:r w:rsidRPr="00504176">
          <w:rPr>
            <w:rStyle w:val="Hyperlink"/>
          </w:rPr>
          <w:t>4.2.1</w:t>
        </w:r>
        <w:r>
          <w:rPr>
            <w:rFonts w:asciiTheme="minorHAnsi" w:eastAsiaTheme="minorEastAsia" w:hAnsiTheme="minorHAnsi" w:cstheme="minorBidi"/>
            <w:iCs w:val="0"/>
            <w:spacing w:val="0"/>
            <w:sz w:val="22"/>
            <w:lang w:eastAsia="en-US"/>
          </w:rPr>
          <w:tab/>
        </w:r>
        <w:r w:rsidRPr="00504176">
          <w:rPr>
            <w:rStyle w:val="Hyperlink"/>
          </w:rPr>
          <w:t>Transfer of Input / Output Values and Parameters</w:t>
        </w:r>
        <w:r>
          <w:rPr>
            <w:webHidden/>
          </w:rPr>
          <w:tab/>
        </w:r>
        <w:r>
          <w:rPr>
            <w:webHidden/>
          </w:rPr>
          <w:fldChar w:fldCharType="begin"/>
        </w:r>
        <w:r>
          <w:rPr>
            <w:webHidden/>
          </w:rPr>
          <w:instrText xml:space="preserve"> PAGEREF _Toc18661810 \h </w:instrText>
        </w:r>
      </w:ins>
      <w:r>
        <w:rPr>
          <w:webHidden/>
        </w:rPr>
      </w:r>
      <w:r>
        <w:rPr>
          <w:webHidden/>
        </w:rPr>
        <w:fldChar w:fldCharType="separate"/>
      </w:r>
      <w:ins w:id="379" w:author="Bertsch Christian (CR/AEE3)" w:date="2019-09-24T22:42:00Z">
        <w:r w:rsidR="00290500">
          <w:rPr>
            <w:webHidden/>
          </w:rPr>
          <w:t>102</w:t>
        </w:r>
      </w:ins>
      <w:ins w:id="380" w:author="Otter, Martin" w:date="2019-09-06T11:33:00Z">
        <w:del w:id="381" w:author="Bertsch Christian (CR/AEE3)" w:date="2019-09-23T06:20:00Z">
          <w:r w:rsidDel="005C4EE5">
            <w:rPr>
              <w:webHidden/>
            </w:rPr>
            <w:delText>109</w:delText>
          </w:r>
        </w:del>
      </w:ins>
      <w:ins w:id="382" w:author="Otter, Martin" w:date="2019-09-06T11:29:00Z">
        <w:r>
          <w:rPr>
            <w:webHidden/>
          </w:rPr>
          <w:fldChar w:fldCharType="end"/>
        </w:r>
        <w:r w:rsidRPr="00504176">
          <w:rPr>
            <w:rStyle w:val="Hyperlink"/>
          </w:rPr>
          <w:fldChar w:fldCharType="end"/>
        </w:r>
      </w:ins>
    </w:p>
    <w:p w14:paraId="7118D617" w14:textId="141B418B" w:rsidR="007C1036" w:rsidRDefault="007C1036">
      <w:pPr>
        <w:pStyle w:val="TOC3"/>
        <w:rPr>
          <w:ins w:id="383" w:author="Otter, Martin" w:date="2019-09-06T11:29:00Z"/>
          <w:rFonts w:asciiTheme="minorHAnsi" w:eastAsiaTheme="minorEastAsia" w:hAnsiTheme="minorHAnsi" w:cstheme="minorBidi"/>
          <w:iCs w:val="0"/>
          <w:spacing w:val="0"/>
          <w:sz w:val="22"/>
          <w:lang w:eastAsia="en-US"/>
        </w:rPr>
      </w:pPr>
      <w:ins w:id="384" w:author="Otter, Martin" w:date="2019-09-06T11:29:00Z">
        <w:r w:rsidRPr="00504176">
          <w:rPr>
            <w:rStyle w:val="Hyperlink"/>
          </w:rPr>
          <w:fldChar w:fldCharType="begin"/>
        </w:r>
        <w:r w:rsidRPr="00504176">
          <w:rPr>
            <w:rStyle w:val="Hyperlink"/>
          </w:rPr>
          <w:instrText xml:space="preserve"> </w:instrText>
        </w:r>
        <w:r>
          <w:instrText>HYPERLINK \l "_Toc18661811"</w:instrText>
        </w:r>
        <w:r w:rsidRPr="00504176">
          <w:rPr>
            <w:rStyle w:val="Hyperlink"/>
          </w:rPr>
          <w:instrText xml:space="preserve"> </w:instrText>
        </w:r>
        <w:r w:rsidRPr="00504176">
          <w:rPr>
            <w:rStyle w:val="Hyperlink"/>
          </w:rPr>
          <w:fldChar w:fldCharType="separate"/>
        </w:r>
        <w:r w:rsidRPr="00504176">
          <w:rPr>
            <w:rStyle w:val="Hyperlink"/>
          </w:rPr>
          <w:t>4.2.2</w:t>
        </w:r>
        <w:r>
          <w:rPr>
            <w:rFonts w:asciiTheme="minorHAnsi" w:eastAsiaTheme="minorEastAsia" w:hAnsiTheme="minorHAnsi" w:cstheme="minorBidi"/>
            <w:iCs w:val="0"/>
            <w:spacing w:val="0"/>
            <w:sz w:val="22"/>
            <w:lang w:eastAsia="en-US"/>
          </w:rPr>
          <w:tab/>
        </w:r>
        <w:r w:rsidRPr="00504176">
          <w:rPr>
            <w:rStyle w:val="Hyperlink"/>
          </w:rPr>
          <w:t>Computation</w:t>
        </w:r>
        <w:r>
          <w:rPr>
            <w:webHidden/>
          </w:rPr>
          <w:tab/>
        </w:r>
        <w:r>
          <w:rPr>
            <w:webHidden/>
          </w:rPr>
          <w:fldChar w:fldCharType="begin"/>
        </w:r>
        <w:r>
          <w:rPr>
            <w:webHidden/>
          </w:rPr>
          <w:instrText xml:space="preserve"> PAGEREF _Toc18661811 \h </w:instrText>
        </w:r>
      </w:ins>
      <w:r>
        <w:rPr>
          <w:webHidden/>
        </w:rPr>
      </w:r>
      <w:r>
        <w:rPr>
          <w:webHidden/>
        </w:rPr>
        <w:fldChar w:fldCharType="separate"/>
      </w:r>
      <w:ins w:id="385" w:author="Bertsch Christian (CR/AEE3)" w:date="2019-09-24T22:42:00Z">
        <w:r w:rsidR="00290500">
          <w:rPr>
            <w:webHidden/>
          </w:rPr>
          <w:t>103</w:t>
        </w:r>
      </w:ins>
      <w:ins w:id="386" w:author="Otter, Martin" w:date="2019-09-06T11:33:00Z">
        <w:del w:id="387" w:author="Bertsch Christian (CR/AEE3)" w:date="2019-09-23T06:20:00Z">
          <w:r w:rsidDel="005C4EE5">
            <w:rPr>
              <w:webHidden/>
            </w:rPr>
            <w:delText>110</w:delText>
          </w:r>
        </w:del>
      </w:ins>
      <w:ins w:id="388" w:author="Otter, Martin" w:date="2019-09-06T11:29:00Z">
        <w:r>
          <w:rPr>
            <w:webHidden/>
          </w:rPr>
          <w:fldChar w:fldCharType="end"/>
        </w:r>
        <w:r w:rsidRPr="00504176">
          <w:rPr>
            <w:rStyle w:val="Hyperlink"/>
          </w:rPr>
          <w:fldChar w:fldCharType="end"/>
        </w:r>
      </w:ins>
    </w:p>
    <w:p w14:paraId="60DA216C" w14:textId="5926269C" w:rsidR="007C1036" w:rsidRDefault="007C1036">
      <w:pPr>
        <w:pStyle w:val="TOC3"/>
        <w:rPr>
          <w:ins w:id="389" w:author="Otter, Martin" w:date="2019-09-06T11:29:00Z"/>
          <w:rFonts w:asciiTheme="minorHAnsi" w:eastAsiaTheme="minorEastAsia" w:hAnsiTheme="minorHAnsi" w:cstheme="minorBidi"/>
          <w:iCs w:val="0"/>
          <w:spacing w:val="0"/>
          <w:sz w:val="22"/>
          <w:lang w:eastAsia="en-US"/>
        </w:rPr>
      </w:pPr>
      <w:ins w:id="390" w:author="Otter, Martin" w:date="2019-09-06T11:29:00Z">
        <w:r w:rsidRPr="00504176">
          <w:rPr>
            <w:rStyle w:val="Hyperlink"/>
          </w:rPr>
          <w:fldChar w:fldCharType="begin"/>
        </w:r>
        <w:r w:rsidRPr="00504176">
          <w:rPr>
            <w:rStyle w:val="Hyperlink"/>
          </w:rPr>
          <w:instrText xml:space="preserve"> </w:instrText>
        </w:r>
        <w:r>
          <w:instrText>HYPERLINK \l "_Toc18661812"</w:instrText>
        </w:r>
        <w:r w:rsidRPr="00504176">
          <w:rPr>
            <w:rStyle w:val="Hyperlink"/>
          </w:rPr>
          <w:instrText xml:space="preserve"> </w:instrText>
        </w:r>
        <w:r w:rsidRPr="00504176">
          <w:rPr>
            <w:rStyle w:val="Hyperlink"/>
          </w:rPr>
          <w:fldChar w:fldCharType="separate"/>
        </w:r>
        <w:r w:rsidRPr="00504176">
          <w:rPr>
            <w:rStyle w:val="Hyperlink"/>
          </w:rPr>
          <w:t>4.2.3</w:t>
        </w:r>
        <w:r>
          <w:rPr>
            <w:rFonts w:asciiTheme="minorHAnsi" w:eastAsiaTheme="minorEastAsia" w:hAnsiTheme="minorHAnsi" w:cstheme="minorBidi"/>
            <w:iCs w:val="0"/>
            <w:spacing w:val="0"/>
            <w:sz w:val="22"/>
            <w:lang w:eastAsia="en-US"/>
          </w:rPr>
          <w:tab/>
        </w:r>
        <w:r w:rsidRPr="00504176">
          <w:rPr>
            <w:rStyle w:val="Hyperlink"/>
          </w:rPr>
          <w:t>Retrieving Status Information from the Slave</w:t>
        </w:r>
        <w:r>
          <w:rPr>
            <w:webHidden/>
          </w:rPr>
          <w:tab/>
        </w:r>
        <w:r>
          <w:rPr>
            <w:webHidden/>
          </w:rPr>
          <w:fldChar w:fldCharType="begin"/>
        </w:r>
        <w:r>
          <w:rPr>
            <w:webHidden/>
          </w:rPr>
          <w:instrText xml:space="preserve"> PAGEREF _Toc18661812 \h </w:instrText>
        </w:r>
      </w:ins>
      <w:r>
        <w:rPr>
          <w:webHidden/>
        </w:rPr>
      </w:r>
      <w:r>
        <w:rPr>
          <w:webHidden/>
        </w:rPr>
        <w:fldChar w:fldCharType="separate"/>
      </w:r>
      <w:ins w:id="391" w:author="Bertsch Christian (CR/AEE3)" w:date="2019-09-24T22:42:00Z">
        <w:r w:rsidR="00290500">
          <w:rPr>
            <w:webHidden/>
          </w:rPr>
          <w:t>105</w:t>
        </w:r>
      </w:ins>
      <w:ins w:id="392" w:author="Otter, Martin" w:date="2019-09-06T11:33:00Z">
        <w:del w:id="393" w:author="Bertsch Christian (CR/AEE3)" w:date="2019-09-23T06:20:00Z">
          <w:r w:rsidDel="005C4EE5">
            <w:rPr>
              <w:webHidden/>
            </w:rPr>
            <w:delText>113</w:delText>
          </w:r>
        </w:del>
      </w:ins>
      <w:ins w:id="394" w:author="Otter, Martin" w:date="2019-09-06T11:29:00Z">
        <w:r>
          <w:rPr>
            <w:webHidden/>
          </w:rPr>
          <w:fldChar w:fldCharType="end"/>
        </w:r>
        <w:r w:rsidRPr="00504176">
          <w:rPr>
            <w:rStyle w:val="Hyperlink"/>
          </w:rPr>
          <w:fldChar w:fldCharType="end"/>
        </w:r>
      </w:ins>
    </w:p>
    <w:p w14:paraId="2B4109D2" w14:textId="5B7CD489" w:rsidR="007C1036" w:rsidRDefault="007C1036">
      <w:pPr>
        <w:pStyle w:val="TOC3"/>
        <w:rPr>
          <w:ins w:id="395" w:author="Otter, Martin" w:date="2019-09-06T11:29:00Z"/>
          <w:rFonts w:asciiTheme="minorHAnsi" w:eastAsiaTheme="minorEastAsia" w:hAnsiTheme="minorHAnsi" w:cstheme="minorBidi"/>
          <w:iCs w:val="0"/>
          <w:spacing w:val="0"/>
          <w:sz w:val="22"/>
          <w:lang w:eastAsia="en-US"/>
        </w:rPr>
      </w:pPr>
      <w:ins w:id="396" w:author="Otter, Martin" w:date="2019-09-06T11:29:00Z">
        <w:r w:rsidRPr="00504176">
          <w:rPr>
            <w:rStyle w:val="Hyperlink"/>
          </w:rPr>
          <w:fldChar w:fldCharType="begin"/>
        </w:r>
        <w:r w:rsidRPr="00504176">
          <w:rPr>
            <w:rStyle w:val="Hyperlink"/>
          </w:rPr>
          <w:instrText xml:space="preserve"> </w:instrText>
        </w:r>
        <w:r>
          <w:instrText>HYPERLINK \l "_Toc18661813"</w:instrText>
        </w:r>
        <w:r w:rsidRPr="00504176">
          <w:rPr>
            <w:rStyle w:val="Hyperlink"/>
          </w:rPr>
          <w:instrText xml:space="preserve"> </w:instrText>
        </w:r>
        <w:r w:rsidRPr="00504176">
          <w:rPr>
            <w:rStyle w:val="Hyperlink"/>
          </w:rPr>
          <w:fldChar w:fldCharType="separate"/>
        </w:r>
        <w:r w:rsidRPr="00504176">
          <w:rPr>
            <w:rStyle w:val="Hyperlink"/>
          </w:rPr>
          <w:t>4.2.4</w:t>
        </w:r>
        <w:r>
          <w:rPr>
            <w:rFonts w:asciiTheme="minorHAnsi" w:eastAsiaTheme="minorEastAsia" w:hAnsiTheme="minorHAnsi" w:cstheme="minorBidi"/>
            <w:iCs w:val="0"/>
            <w:spacing w:val="0"/>
            <w:sz w:val="22"/>
            <w:lang w:eastAsia="en-US"/>
          </w:rPr>
          <w:tab/>
        </w:r>
        <w:r w:rsidRPr="00504176">
          <w:rPr>
            <w:rStyle w:val="Hyperlink"/>
          </w:rPr>
          <w:t>State Machine of Calling Sequence from Master to Slave</w:t>
        </w:r>
        <w:r>
          <w:rPr>
            <w:webHidden/>
          </w:rPr>
          <w:tab/>
        </w:r>
        <w:r>
          <w:rPr>
            <w:webHidden/>
          </w:rPr>
          <w:fldChar w:fldCharType="begin"/>
        </w:r>
        <w:r>
          <w:rPr>
            <w:webHidden/>
          </w:rPr>
          <w:instrText xml:space="preserve"> PAGEREF _Toc18661813 \h </w:instrText>
        </w:r>
      </w:ins>
      <w:r>
        <w:rPr>
          <w:webHidden/>
        </w:rPr>
      </w:r>
      <w:r>
        <w:rPr>
          <w:webHidden/>
        </w:rPr>
        <w:fldChar w:fldCharType="separate"/>
      </w:r>
      <w:ins w:id="397" w:author="Bertsch Christian (CR/AEE3)" w:date="2019-09-24T22:42:00Z">
        <w:r w:rsidR="00290500">
          <w:rPr>
            <w:webHidden/>
          </w:rPr>
          <w:t>106</w:t>
        </w:r>
      </w:ins>
      <w:ins w:id="398" w:author="Otter, Martin" w:date="2019-09-06T11:33:00Z">
        <w:del w:id="399" w:author="Bertsch Christian (CR/AEE3)" w:date="2019-09-23T06:20:00Z">
          <w:r w:rsidDel="005C4EE5">
            <w:rPr>
              <w:webHidden/>
            </w:rPr>
            <w:delText>114</w:delText>
          </w:r>
        </w:del>
      </w:ins>
      <w:ins w:id="400" w:author="Otter, Martin" w:date="2019-09-06T11:29:00Z">
        <w:r>
          <w:rPr>
            <w:webHidden/>
          </w:rPr>
          <w:fldChar w:fldCharType="end"/>
        </w:r>
        <w:r w:rsidRPr="00504176">
          <w:rPr>
            <w:rStyle w:val="Hyperlink"/>
          </w:rPr>
          <w:fldChar w:fldCharType="end"/>
        </w:r>
      </w:ins>
    </w:p>
    <w:p w14:paraId="7922921B" w14:textId="168108B5" w:rsidR="007C1036" w:rsidRDefault="007C1036">
      <w:pPr>
        <w:pStyle w:val="TOC3"/>
        <w:rPr>
          <w:ins w:id="401" w:author="Otter, Martin" w:date="2019-09-06T11:29:00Z"/>
          <w:rFonts w:asciiTheme="minorHAnsi" w:eastAsiaTheme="minorEastAsia" w:hAnsiTheme="minorHAnsi" w:cstheme="minorBidi"/>
          <w:iCs w:val="0"/>
          <w:spacing w:val="0"/>
          <w:sz w:val="22"/>
          <w:lang w:eastAsia="en-US"/>
        </w:rPr>
      </w:pPr>
      <w:ins w:id="402" w:author="Otter, Martin" w:date="2019-09-06T11:29:00Z">
        <w:r w:rsidRPr="00504176">
          <w:rPr>
            <w:rStyle w:val="Hyperlink"/>
          </w:rPr>
          <w:fldChar w:fldCharType="begin"/>
        </w:r>
        <w:r w:rsidRPr="00504176">
          <w:rPr>
            <w:rStyle w:val="Hyperlink"/>
          </w:rPr>
          <w:instrText xml:space="preserve"> </w:instrText>
        </w:r>
        <w:r>
          <w:instrText>HYPERLINK \l "_Toc18661814"</w:instrText>
        </w:r>
        <w:r w:rsidRPr="00504176">
          <w:rPr>
            <w:rStyle w:val="Hyperlink"/>
          </w:rPr>
          <w:instrText xml:space="preserve"> </w:instrText>
        </w:r>
        <w:r w:rsidRPr="00504176">
          <w:rPr>
            <w:rStyle w:val="Hyperlink"/>
          </w:rPr>
          <w:fldChar w:fldCharType="separate"/>
        </w:r>
        <w:r w:rsidRPr="00504176">
          <w:rPr>
            <w:rStyle w:val="Hyperlink"/>
          </w:rPr>
          <w:t>4.2.5</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_Toc18661814 \h </w:instrText>
        </w:r>
      </w:ins>
      <w:r>
        <w:rPr>
          <w:webHidden/>
        </w:rPr>
      </w:r>
      <w:r>
        <w:rPr>
          <w:webHidden/>
        </w:rPr>
        <w:fldChar w:fldCharType="separate"/>
      </w:r>
      <w:ins w:id="403" w:author="Bertsch Christian (CR/AEE3)" w:date="2019-09-24T22:42:00Z">
        <w:r w:rsidR="00290500">
          <w:rPr>
            <w:webHidden/>
          </w:rPr>
          <w:t>109</w:t>
        </w:r>
      </w:ins>
      <w:ins w:id="404" w:author="Otter, Martin" w:date="2019-09-06T11:33:00Z">
        <w:del w:id="405" w:author="Bertsch Christian (CR/AEE3)" w:date="2019-09-23T06:20:00Z">
          <w:r w:rsidDel="005C4EE5">
            <w:rPr>
              <w:webHidden/>
            </w:rPr>
            <w:delText>117</w:delText>
          </w:r>
        </w:del>
      </w:ins>
      <w:ins w:id="406" w:author="Otter, Martin" w:date="2019-09-06T11:29:00Z">
        <w:r>
          <w:rPr>
            <w:webHidden/>
          </w:rPr>
          <w:fldChar w:fldCharType="end"/>
        </w:r>
        <w:r w:rsidRPr="00504176">
          <w:rPr>
            <w:rStyle w:val="Hyperlink"/>
          </w:rPr>
          <w:fldChar w:fldCharType="end"/>
        </w:r>
      </w:ins>
    </w:p>
    <w:p w14:paraId="3E4C0753" w14:textId="4747A16B" w:rsidR="007C1036" w:rsidRDefault="007C1036">
      <w:pPr>
        <w:pStyle w:val="TOC2"/>
        <w:rPr>
          <w:ins w:id="407" w:author="Otter, Martin" w:date="2019-09-06T11:29:00Z"/>
          <w:rFonts w:asciiTheme="minorHAnsi" w:eastAsiaTheme="minorEastAsia" w:hAnsiTheme="minorHAnsi" w:cstheme="minorBidi"/>
          <w:iCs w:val="0"/>
          <w:spacing w:val="0"/>
          <w:sz w:val="22"/>
          <w:lang w:eastAsia="en-US"/>
        </w:rPr>
      </w:pPr>
      <w:ins w:id="408" w:author="Otter, Martin" w:date="2019-09-06T11:29:00Z">
        <w:r w:rsidRPr="00504176">
          <w:rPr>
            <w:rStyle w:val="Hyperlink"/>
          </w:rPr>
          <w:fldChar w:fldCharType="begin"/>
        </w:r>
        <w:r w:rsidRPr="00504176">
          <w:rPr>
            <w:rStyle w:val="Hyperlink"/>
          </w:rPr>
          <w:instrText xml:space="preserve"> </w:instrText>
        </w:r>
        <w:r>
          <w:instrText>HYPERLINK \l "_Toc18661815"</w:instrText>
        </w:r>
        <w:r w:rsidRPr="00504176">
          <w:rPr>
            <w:rStyle w:val="Hyperlink"/>
          </w:rPr>
          <w:instrText xml:space="preserve"> </w:instrText>
        </w:r>
        <w:r w:rsidRPr="00504176">
          <w:rPr>
            <w:rStyle w:val="Hyperlink"/>
          </w:rPr>
          <w:fldChar w:fldCharType="separate"/>
        </w:r>
        <w:r w:rsidRPr="00504176">
          <w:rPr>
            <w:rStyle w:val="Hyperlink"/>
          </w:rPr>
          <w:t>4.3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_Toc18661815 \h </w:instrText>
        </w:r>
      </w:ins>
      <w:r>
        <w:rPr>
          <w:webHidden/>
        </w:rPr>
      </w:r>
      <w:r>
        <w:rPr>
          <w:webHidden/>
        </w:rPr>
        <w:fldChar w:fldCharType="separate"/>
      </w:r>
      <w:ins w:id="409" w:author="Bertsch Christian (CR/AEE3)" w:date="2019-09-24T22:42:00Z">
        <w:r w:rsidR="00290500">
          <w:rPr>
            <w:webHidden/>
          </w:rPr>
          <w:t>111</w:t>
        </w:r>
      </w:ins>
      <w:ins w:id="410" w:author="Otter, Martin" w:date="2019-09-06T11:33:00Z">
        <w:del w:id="411" w:author="Bertsch Christian (CR/AEE3)" w:date="2019-09-23T06:20:00Z">
          <w:r w:rsidDel="005C4EE5">
            <w:rPr>
              <w:webHidden/>
            </w:rPr>
            <w:delText>119</w:delText>
          </w:r>
        </w:del>
      </w:ins>
      <w:ins w:id="412" w:author="Otter, Martin" w:date="2019-09-06T11:29:00Z">
        <w:r>
          <w:rPr>
            <w:webHidden/>
          </w:rPr>
          <w:fldChar w:fldCharType="end"/>
        </w:r>
        <w:r w:rsidRPr="00504176">
          <w:rPr>
            <w:rStyle w:val="Hyperlink"/>
          </w:rPr>
          <w:fldChar w:fldCharType="end"/>
        </w:r>
      </w:ins>
    </w:p>
    <w:p w14:paraId="05C1DC30" w14:textId="34BA2CE5" w:rsidR="007C1036" w:rsidRDefault="007C1036">
      <w:pPr>
        <w:pStyle w:val="TOC3"/>
        <w:rPr>
          <w:ins w:id="413" w:author="Otter, Martin" w:date="2019-09-06T11:29:00Z"/>
          <w:rFonts w:asciiTheme="minorHAnsi" w:eastAsiaTheme="minorEastAsia" w:hAnsiTheme="minorHAnsi" w:cstheme="minorBidi"/>
          <w:iCs w:val="0"/>
          <w:spacing w:val="0"/>
          <w:sz w:val="22"/>
          <w:lang w:eastAsia="en-US"/>
        </w:rPr>
      </w:pPr>
      <w:ins w:id="414" w:author="Otter, Martin" w:date="2019-09-06T11:29:00Z">
        <w:r w:rsidRPr="00504176">
          <w:rPr>
            <w:rStyle w:val="Hyperlink"/>
          </w:rPr>
          <w:fldChar w:fldCharType="begin"/>
        </w:r>
        <w:r w:rsidRPr="00504176">
          <w:rPr>
            <w:rStyle w:val="Hyperlink"/>
          </w:rPr>
          <w:instrText xml:space="preserve"> </w:instrText>
        </w:r>
        <w:r>
          <w:instrText>HYPERLINK \l "_Toc18661816"</w:instrText>
        </w:r>
        <w:r w:rsidRPr="00504176">
          <w:rPr>
            <w:rStyle w:val="Hyperlink"/>
          </w:rPr>
          <w:instrText xml:space="preserve"> </w:instrText>
        </w:r>
        <w:r w:rsidRPr="00504176">
          <w:rPr>
            <w:rStyle w:val="Hyperlink"/>
          </w:rPr>
          <w:fldChar w:fldCharType="separate"/>
        </w:r>
        <w:r w:rsidRPr="00504176">
          <w:rPr>
            <w:rStyle w:val="Hyperlink"/>
          </w:rPr>
          <w:t>4.3.1</w:t>
        </w:r>
        <w:r>
          <w:rPr>
            <w:rFonts w:asciiTheme="minorHAnsi" w:eastAsiaTheme="minorEastAsia" w:hAnsiTheme="minorHAnsi" w:cstheme="minorBidi"/>
            <w:iCs w:val="0"/>
            <w:spacing w:val="0"/>
            <w:sz w:val="22"/>
            <w:lang w:eastAsia="en-US"/>
          </w:rPr>
          <w:tab/>
        </w:r>
        <w:r w:rsidRPr="00504176">
          <w:rPr>
            <w:rStyle w:val="Hyperlink"/>
          </w:rPr>
          <w:t>Co</w:t>
        </w:r>
        <w:r w:rsidRPr="00504176">
          <w:rPr>
            <w:rStyle w:val="Hyperlink"/>
          </w:rPr>
          <w:noBreakHyphen/>
          <w:t>Simulation FMU (CoSimulation)</w:t>
        </w:r>
        <w:r>
          <w:rPr>
            <w:webHidden/>
          </w:rPr>
          <w:tab/>
        </w:r>
        <w:r>
          <w:rPr>
            <w:webHidden/>
          </w:rPr>
          <w:fldChar w:fldCharType="begin"/>
        </w:r>
        <w:r>
          <w:rPr>
            <w:webHidden/>
          </w:rPr>
          <w:instrText xml:space="preserve"> PAGEREF _Toc18661816 \h </w:instrText>
        </w:r>
      </w:ins>
      <w:r>
        <w:rPr>
          <w:webHidden/>
        </w:rPr>
      </w:r>
      <w:r>
        <w:rPr>
          <w:webHidden/>
        </w:rPr>
        <w:fldChar w:fldCharType="separate"/>
      </w:r>
      <w:ins w:id="415" w:author="Bertsch Christian (CR/AEE3)" w:date="2019-09-24T22:42:00Z">
        <w:r w:rsidR="00290500">
          <w:rPr>
            <w:webHidden/>
          </w:rPr>
          <w:t>111</w:t>
        </w:r>
      </w:ins>
      <w:ins w:id="416" w:author="Otter, Martin" w:date="2019-09-06T11:33:00Z">
        <w:del w:id="417" w:author="Bertsch Christian (CR/AEE3)" w:date="2019-09-23T06:20:00Z">
          <w:r w:rsidDel="005C4EE5">
            <w:rPr>
              <w:webHidden/>
            </w:rPr>
            <w:delText>119</w:delText>
          </w:r>
        </w:del>
      </w:ins>
      <w:ins w:id="418" w:author="Otter, Martin" w:date="2019-09-06T11:29:00Z">
        <w:r>
          <w:rPr>
            <w:webHidden/>
          </w:rPr>
          <w:fldChar w:fldCharType="end"/>
        </w:r>
        <w:r w:rsidRPr="00504176">
          <w:rPr>
            <w:rStyle w:val="Hyperlink"/>
          </w:rPr>
          <w:fldChar w:fldCharType="end"/>
        </w:r>
      </w:ins>
    </w:p>
    <w:p w14:paraId="7928D987" w14:textId="28636DC5" w:rsidR="007C1036" w:rsidRDefault="007C1036">
      <w:pPr>
        <w:pStyle w:val="TOC3"/>
        <w:rPr>
          <w:ins w:id="419" w:author="Otter, Martin" w:date="2019-09-06T11:29:00Z"/>
          <w:rFonts w:asciiTheme="minorHAnsi" w:eastAsiaTheme="minorEastAsia" w:hAnsiTheme="minorHAnsi" w:cstheme="minorBidi"/>
          <w:iCs w:val="0"/>
          <w:spacing w:val="0"/>
          <w:sz w:val="22"/>
          <w:lang w:eastAsia="en-US"/>
        </w:rPr>
      </w:pPr>
      <w:ins w:id="420" w:author="Otter, Martin" w:date="2019-09-06T11:29:00Z">
        <w:r w:rsidRPr="00504176">
          <w:rPr>
            <w:rStyle w:val="Hyperlink"/>
          </w:rPr>
          <w:fldChar w:fldCharType="begin"/>
        </w:r>
        <w:r w:rsidRPr="00504176">
          <w:rPr>
            <w:rStyle w:val="Hyperlink"/>
          </w:rPr>
          <w:instrText xml:space="preserve"> </w:instrText>
        </w:r>
        <w:r>
          <w:instrText>HYPERLINK \l "_Toc18661817"</w:instrText>
        </w:r>
        <w:r w:rsidRPr="00504176">
          <w:rPr>
            <w:rStyle w:val="Hyperlink"/>
          </w:rPr>
          <w:instrText xml:space="preserve"> </w:instrText>
        </w:r>
        <w:r w:rsidRPr="00504176">
          <w:rPr>
            <w:rStyle w:val="Hyperlink"/>
          </w:rPr>
          <w:fldChar w:fldCharType="separate"/>
        </w:r>
        <w:r w:rsidRPr="00504176">
          <w:rPr>
            <w:rStyle w:val="Hyperlink"/>
          </w:rPr>
          <w:t>4.3.2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_Toc18661817 \h </w:instrText>
        </w:r>
      </w:ins>
      <w:r>
        <w:rPr>
          <w:webHidden/>
        </w:rPr>
      </w:r>
      <w:r>
        <w:rPr>
          <w:webHidden/>
        </w:rPr>
        <w:fldChar w:fldCharType="separate"/>
      </w:r>
      <w:ins w:id="421" w:author="Bertsch Christian (CR/AEE3)" w:date="2019-09-24T22:42:00Z">
        <w:r w:rsidR="00290500">
          <w:rPr>
            <w:webHidden/>
          </w:rPr>
          <w:t>113</w:t>
        </w:r>
      </w:ins>
      <w:ins w:id="422" w:author="Otter, Martin" w:date="2019-09-06T11:33:00Z">
        <w:del w:id="423" w:author="Bertsch Christian (CR/AEE3)" w:date="2019-09-23T06:20:00Z">
          <w:r w:rsidDel="005C4EE5">
            <w:rPr>
              <w:webHidden/>
            </w:rPr>
            <w:delText>123</w:delText>
          </w:r>
        </w:del>
      </w:ins>
      <w:ins w:id="424" w:author="Otter, Martin" w:date="2019-09-06T11:29:00Z">
        <w:r>
          <w:rPr>
            <w:webHidden/>
          </w:rPr>
          <w:fldChar w:fldCharType="end"/>
        </w:r>
        <w:r w:rsidRPr="00504176">
          <w:rPr>
            <w:rStyle w:val="Hyperlink"/>
          </w:rPr>
          <w:fldChar w:fldCharType="end"/>
        </w:r>
      </w:ins>
    </w:p>
    <w:p w14:paraId="2F2E03CF" w14:textId="312DA199" w:rsidR="007C1036" w:rsidRDefault="007C1036">
      <w:pPr>
        <w:pStyle w:val="TOC1"/>
        <w:rPr>
          <w:ins w:id="425" w:author="Otter, Martin" w:date="2019-09-06T11:29:00Z"/>
          <w:rFonts w:asciiTheme="minorHAnsi" w:eastAsiaTheme="minorEastAsia" w:hAnsiTheme="minorHAnsi" w:cstheme="minorBidi"/>
          <w:b w:val="0"/>
          <w:bCs w:val="0"/>
          <w:spacing w:val="0"/>
          <w:szCs w:val="22"/>
          <w:lang w:eastAsia="en-US"/>
        </w:rPr>
      </w:pPr>
      <w:ins w:id="426" w:author="Otter, Martin" w:date="2019-09-06T11:29:00Z">
        <w:r w:rsidRPr="00504176">
          <w:rPr>
            <w:rStyle w:val="Hyperlink"/>
          </w:rPr>
          <w:fldChar w:fldCharType="begin"/>
        </w:r>
        <w:r w:rsidRPr="00504176">
          <w:rPr>
            <w:rStyle w:val="Hyperlink"/>
          </w:rPr>
          <w:instrText xml:space="preserve"> </w:instrText>
        </w:r>
        <w:r>
          <w:instrText>HYPERLINK \l "_Toc18661818"</w:instrText>
        </w:r>
        <w:r w:rsidRPr="00504176">
          <w:rPr>
            <w:rStyle w:val="Hyperlink"/>
          </w:rPr>
          <w:instrText xml:space="preserve"> </w:instrText>
        </w:r>
        <w:r w:rsidRPr="00504176">
          <w:rPr>
            <w:rStyle w:val="Hyperlink"/>
          </w:rPr>
          <w:fldChar w:fldCharType="separate"/>
        </w:r>
        <w:r w:rsidRPr="00504176">
          <w:rPr>
            <w:rStyle w:val="Hyperlink"/>
          </w:rPr>
          <w:t>5.</w:t>
        </w:r>
        <w:r>
          <w:rPr>
            <w:rFonts w:asciiTheme="minorHAnsi" w:eastAsiaTheme="minorEastAsia" w:hAnsiTheme="minorHAnsi" w:cstheme="minorBidi"/>
            <w:b w:val="0"/>
            <w:bCs w:val="0"/>
            <w:spacing w:val="0"/>
            <w:szCs w:val="22"/>
            <w:lang w:eastAsia="en-US"/>
          </w:rPr>
          <w:tab/>
        </w:r>
        <w:r w:rsidRPr="00504176">
          <w:rPr>
            <w:rStyle w:val="Hyperlink"/>
          </w:rPr>
          <w:t>Literature</w:t>
        </w:r>
        <w:r>
          <w:rPr>
            <w:webHidden/>
          </w:rPr>
          <w:tab/>
        </w:r>
        <w:r>
          <w:rPr>
            <w:webHidden/>
          </w:rPr>
          <w:fldChar w:fldCharType="begin"/>
        </w:r>
        <w:r>
          <w:rPr>
            <w:webHidden/>
          </w:rPr>
          <w:instrText xml:space="preserve"> PAGEREF _Toc18661818 \h </w:instrText>
        </w:r>
      </w:ins>
      <w:r>
        <w:rPr>
          <w:webHidden/>
        </w:rPr>
      </w:r>
      <w:r>
        <w:rPr>
          <w:webHidden/>
        </w:rPr>
        <w:fldChar w:fldCharType="separate"/>
      </w:r>
      <w:ins w:id="427" w:author="Bertsch Christian (CR/AEE3)" w:date="2019-09-24T22:42:00Z">
        <w:r w:rsidR="00290500">
          <w:rPr>
            <w:webHidden/>
          </w:rPr>
          <w:t>116</w:t>
        </w:r>
      </w:ins>
      <w:ins w:id="428" w:author="Otter, Martin" w:date="2019-09-06T11:33:00Z">
        <w:del w:id="429" w:author="Bertsch Christian (CR/AEE3)" w:date="2019-09-23T06:20:00Z">
          <w:r w:rsidDel="005C4EE5">
            <w:rPr>
              <w:webHidden/>
            </w:rPr>
            <w:delText>126</w:delText>
          </w:r>
        </w:del>
      </w:ins>
      <w:ins w:id="430" w:author="Otter, Martin" w:date="2019-09-06T11:29:00Z">
        <w:r>
          <w:rPr>
            <w:webHidden/>
          </w:rPr>
          <w:fldChar w:fldCharType="end"/>
        </w:r>
        <w:r w:rsidRPr="00504176">
          <w:rPr>
            <w:rStyle w:val="Hyperlink"/>
          </w:rPr>
          <w:fldChar w:fldCharType="end"/>
        </w:r>
      </w:ins>
    </w:p>
    <w:p w14:paraId="1354E81B" w14:textId="2E96A01A" w:rsidR="007C1036" w:rsidRDefault="007C1036">
      <w:pPr>
        <w:pStyle w:val="TOC1"/>
        <w:tabs>
          <w:tab w:val="left" w:pos="1680"/>
        </w:tabs>
        <w:rPr>
          <w:ins w:id="431" w:author="Otter, Martin" w:date="2019-09-06T11:29:00Z"/>
          <w:rFonts w:asciiTheme="minorHAnsi" w:eastAsiaTheme="minorEastAsia" w:hAnsiTheme="minorHAnsi" w:cstheme="minorBidi"/>
          <w:b w:val="0"/>
          <w:bCs w:val="0"/>
          <w:spacing w:val="0"/>
          <w:szCs w:val="22"/>
          <w:lang w:eastAsia="en-US"/>
        </w:rPr>
      </w:pPr>
      <w:ins w:id="432" w:author="Otter, Martin" w:date="2019-09-06T11:29:00Z">
        <w:r w:rsidRPr="00504176">
          <w:rPr>
            <w:rStyle w:val="Hyperlink"/>
          </w:rPr>
          <w:fldChar w:fldCharType="begin"/>
        </w:r>
        <w:r w:rsidRPr="00504176">
          <w:rPr>
            <w:rStyle w:val="Hyperlink"/>
          </w:rPr>
          <w:instrText xml:space="preserve"> </w:instrText>
        </w:r>
        <w:r>
          <w:instrText>HYPERLINK \l "_Toc18661819"</w:instrText>
        </w:r>
        <w:r w:rsidRPr="00504176">
          <w:rPr>
            <w:rStyle w:val="Hyperlink"/>
          </w:rPr>
          <w:instrText xml:space="preserve"> </w:instrText>
        </w:r>
        <w:r w:rsidRPr="00504176">
          <w:rPr>
            <w:rStyle w:val="Hyperlink"/>
          </w:rPr>
          <w:fldChar w:fldCharType="separate"/>
        </w:r>
        <w:r w:rsidRPr="00504176">
          <w:rPr>
            <w:rStyle w:val="Hyperlink"/>
          </w:rPr>
          <w:t>Appendix A</w:t>
        </w:r>
        <w:r>
          <w:rPr>
            <w:rFonts w:asciiTheme="minorHAnsi" w:eastAsiaTheme="minorEastAsia" w:hAnsiTheme="minorHAnsi" w:cstheme="minorBidi"/>
            <w:b w:val="0"/>
            <w:bCs w:val="0"/>
            <w:spacing w:val="0"/>
            <w:szCs w:val="22"/>
            <w:lang w:eastAsia="en-US"/>
          </w:rPr>
          <w:tab/>
        </w:r>
        <w:r w:rsidRPr="00504176">
          <w:rPr>
            <w:rStyle w:val="Hyperlink"/>
          </w:rPr>
          <w:t>FMI Revision History</w:t>
        </w:r>
        <w:r>
          <w:rPr>
            <w:webHidden/>
          </w:rPr>
          <w:tab/>
        </w:r>
        <w:r>
          <w:rPr>
            <w:webHidden/>
          </w:rPr>
          <w:fldChar w:fldCharType="begin"/>
        </w:r>
        <w:r>
          <w:rPr>
            <w:webHidden/>
          </w:rPr>
          <w:instrText xml:space="preserve"> PAGEREF _Toc18661819 \h </w:instrText>
        </w:r>
      </w:ins>
      <w:r>
        <w:rPr>
          <w:webHidden/>
        </w:rPr>
      </w:r>
      <w:r>
        <w:rPr>
          <w:webHidden/>
        </w:rPr>
        <w:fldChar w:fldCharType="separate"/>
      </w:r>
      <w:ins w:id="433" w:author="Bertsch Christian (CR/AEE3)" w:date="2019-09-24T22:42:00Z">
        <w:r w:rsidR="00290500">
          <w:rPr>
            <w:webHidden/>
          </w:rPr>
          <w:t>117</w:t>
        </w:r>
      </w:ins>
      <w:ins w:id="434" w:author="Otter, Martin" w:date="2019-09-06T11:33:00Z">
        <w:del w:id="435" w:author="Bertsch Christian (CR/AEE3)" w:date="2019-09-23T06:20:00Z">
          <w:r w:rsidDel="005C4EE5">
            <w:rPr>
              <w:webHidden/>
            </w:rPr>
            <w:delText>127</w:delText>
          </w:r>
        </w:del>
      </w:ins>
      <w:ins w:id="436" w:author="Otter, Martin" w:date="2019-09-06T11:29:00Z">
        <w:r>
          <w:rPr>
            <w:webHidden/>
          </w:rPr>
          <w:fldChar w:fldCharType="end"/>
        </w:r>
        <w:r w:rsidRPr="00504176">
          <w:rPr>
            <w:rStyle w:val="Hyperlink"/>
          </w:rPr>
          <w:fldChar w:fldCharType="end"/>
        </w:r>
      </w:ins>
    </w:p>
    <w:p w14:paraId="3B59075C" w14:textId="14274DFD" w:rsidR="007C1036" w:rsidRDefault="007C1036">
      <w:pPr>
        <w:pStyle w:val="TOC2"/>
        <w:rPr>
          <w:ins w:id="437" w:author="Otter, Martin" w:date="2019-09-06T11:29:00Z"/>
          <w:rFonts w:asciiTheme="minorHAnsi" w:eastAsiaTheme="minorEastAsia" w:hAnsiTheme="minorHAnsi" w:cstheme="minorBidi"/>
          <w:iCs w:val="0"/>
          <w:spacing w:val="0"/>
          <w:sz w:val="22"/>
          <w:lang w:eastAsia="en-US"/>
        </w:rPr>
      </w:pPr>
      <w:ins w:id="438" w:author="Otter, Martin" w:date="2019-09-06T11:29:00Z">
        <w:r w:rsidRPr="00504176">
          <w:rPr>
            <w:rStyle w:val="Hyperlink"/>
          </w:rPr>
          <w:fldChar w:fldCharType="begin"/>
        </w:r>
        <w:r w:rsidRPr="00504176">
          <w:rPr>
            <w:rStyle w:val="Hyperlink"/>
          </w:rPr>
          <w:instrText xml:space="preserve"> </w:instrText>
        </w:r>
        <w:r>
          <w:instrText>HYPERLINK \l "_Toc18661820"</w:instrText>
        </w:r>
        <w:r w:rsidRPr="00504176">
          <w:rPr>
            <w:rStyle w:val="Hyperlink"/>
          </w:rPr>
          <w:instrText xml:space="preserve"> </w:instrText>
        </w:r>
        <w:r w:rsidRPr="00504176">
          <w:rPr>
            <w:rStyle w:val="Hyperlink"/>
          </w:rPr>
          <w:fldChar w:fldCharType="separate"/>
        </w:r>
        <w:r w:rsidRPr="00504176">
          <w:rPr>
            <w:rStyle w:val="Hyperlink"/>
          </w:rPr>
          <w:t>A.1</w:t>
        </w:r>
        <w:r>
          <w:rPr>
            <w:rFonts w:asciiTheme="minorHAnsi" w:eastAsiaTheme="minorEastAsia" w:hAnsiTheme="minorHAnsi" w:cstheme="minorBidi"/>
            <w:iCs w:val="0"/>
            <w:spacing w:val="0"/>
            <w:sz w:val="22"/>
            <w:lang w:eastAsia="en-US"/>
          </w:rPr>
          <w:tab/>
        </w:r>
        <w:r w:rsidRPr="00504176">
          <w:rPr>
            <w:rStyle w:val="Hyperlink"/>
          </w:rPr>
          <w:t>Version 1.0 – FMI for Model Exchange</w:t>
        </w:r>
        <w:r>
          <w:rPr>
            <w:webHidden/>
          </w:rPr>
          <w:tab/>
        </w:r>
        <w:r>
          <w:rPr>
            <w:webHidden/>
          </w:rPr>
          <w:fldChar w:fldCharType="begin"/>
        </w:r>
        <w:r>
          <w:rPr>
            <w:webHidden/>
          </w:rPr>
          <w:instrText xml:space="preserve"> PAGEREF _Toc18661820 \h </w:instrText>
        </w:r>
      </w:ins>
      <w:r>
        <w:rPr>
          <w:webHidden/>
        </w:rPr>
      </w:r>
      <w:r>
        <w:rPr>
          <w:webHidden/>
        </w:rPr>
        <w:fldChar w:fldCharType="separate"/>
      </w:r>
      <w:ins w:id="439" w:author="Bertsch Christian (CR/AEE3)" w:date="2019-09-24T22:42:00Z">
        <w:r w:rsidR="00290500">
          <w:rPr>
            <w:webHidden/>
          </w:rPr>
          <w:t>117</w:t>
        </w:r>
      </w:ins>
      <w:ins w:id="440" w:author="Otter, Martin" w:date="2019-09-06T11:33:00Z">
        <w:del w:id="441" w:author="Bertsch Christian (CR/AEE3)" w:date="2019-09-23T06:20:00Z">
          <w:r w:rsidDel="005C4EE5">
            <w:rPr>
              <w:webHidden/>
            </w:rPr>
            <w:delText>127</w:delText>
          </w:r>
        </w:del>
      </w:ins>
      <w:ins w:id="442" w:author="Otter, Martin" w:date="2019-09-06T11:29:00Z">
        <w:r>
          <w:rPr>
            <w:webHidden/>
          </w:rPr>
          <w:fldChar w:fldCharType="end"/>
        </w:r>
        <w:r w:rsidRPr="00504176">
          <w:rPr>
            <w:rStyle w:val="Hyperlink"/>
          </w:rPr>
          <w:fldChar w:fldCharType="end"/>
        </w:r>
      </w:ins>
    </w:p>
    <w:p w14:paraId="617C2D0F" w14:textId="4B30523D" w:rsidR="007C1036" w:rsidRDefault="007C1036">
      <w:pPr>
        <w:pStyle w:val="TOC2"/>
        <w:rPr>
          <w:ins w:id="443" w:author="Otter, Martin" w:date="2019-09-06T11:29:00Z"/>
          <w:rFonts w:asciiTheme="minorHAnsi" w:eastAsiaTheme="minorEastAsia" w:hAnsiTheme="minorHAnsi" w:cstheme="minorBidi"/>
          <w:iCs w:val="0"/>
          <w:spacing w:val="0"/>
          <w:sz w:val="22"/>
          <w:lang w:eastAsia="en-US"/>
        </w:rPr>
      </w:pPr>
      <w:ins w:id="444" w:author="Otter, Martin" w:date="2019-09-06T11:29:00Z">
        <w:r w:rsidRPr="00504176">
          <w:rPr>
            <w:rStyle w:val="Hyperlink"/>
          </w:rPr>
          <w:fldChar w:fldCharType="begin"/>
        </w:r>
        <w:r w:rsidRPr="00504176">
          <w:rPr>
            <w:rStyle w:val="Hyperlink"/>
          </w:rPr>
          <w:instrText xml:space="preserve"> </w:instrText>
        </w:r>
        <w:r>
          <w:instrText>HYPERLINK \l "_Toc18661821"</w:instrText>
        </w:r>
        <w:r w:rsidRPr="00504176">
          <w:rPr>
            <w:rStyle w:val="Hyperlink"/>
          </w:rPr>
          <w:instrText xml:space="preserve"> </w:instrText>
        </w:r>
        <w:r w:rsidRPr="00504176">
          <w:rPr>
            <w:rStyle w:val="Hyperlink"/>
          </w:rPr>
          <w:fldChar w:fldCharType="separate"/>
        </w:r>
        <w:r w:rsidRPr="00504176">
          <w:rPr>
            <w:rStyle w:val="Hyperlink"/>
          </w:rPr>
          <w:t>A.2</w:t>
        </w:r>
        <w:r>
          <w:rPr>
            <w:rFonts w:asciiTheme="minorHAnsi" w:eastAsiaTheme="minorEastAsia" w:hAnsiTheme="minorHAnsi" w:cstheme="minorBidi"/>
            <w:iCs w:val="0"/>
            <w:spacing w:val="0"/>
            <w:sz w:val="22"/>
            <w:lang w:eastAsia="en-US"/>
          </w:rPr>
          <w:tab/>
        </w:r>
        <w:r w:rsidRPr="00504176">
          <w:rPr>
            <w:rStyle w:val="Hyperlink"/>
          </w:rPr>
          <w:t>Version 1.0 – FMI for Co-Simulation</w:t>
        </w:r>
        <w:r>
          <w:rPr>
            <w:webHidden/>
          </w:rPr>
          <w:tab/>
        </w:r>
        <w:r>
          <w:rPr>
            <w:webHidden/>
          </w:rPr>
          <w:fldChar w:fldCharType="begin"/>
        </w:r>
        <w:r>
          <w:rPr>
            <w:webHidden/>
          </w:rPr>
          <w:instrText xml:space="preserve"> PAGEREF _Toc18661821 \h </w:instrText>
        </w:r>
      </w:ins>
      <w:r>
        <w:rPr>
          <w:webHidden/>
        </w:rPr>
      </w:r>
      <w:r>
        <w:rPr>
          <w:webHidden/>
        </w:rPr>
        <w:fldChar w:fldCharType="separate"/>
      </w:r>
      <w:ins w:id="445" w:author="Bertsch Christian (CR/AEE3)" w:date="2019-09-24T22:42:00Z">
        <w:r w:rsidR="00290500">
          <w:rPr>
            <w:webHidden/>
          </w:rPr>
          <w:t>118</w:t>
        </w:r>
      </w:ins>
      <w:ins w:id="446" w:author="Otter, Martin" w:date="2019-09-06T11:33:00Z">
        <w:del w:id="447" w:author="Bertsch Christian (CR/AEE3)" w:date="2019-09-23T06:20:00Z">
          <w:r w:rsidDel="005C4EE5">
            <w:rPr>
              <w:webHidden/>
            </w:rPr>
            <w:delText>128</w:delText>
          </w:r>
        </w:del>
      </w:ins>
      <w:ins w:id="448" w:author="Otter, Martin" w:date="2019-09-06T11:29:00Z">
        <w:r>
          <w:rPr>
            <w:webHidden/>
          </w:rPr>
          <w:fldChar w:fldCharType="end"/>
        </w:r>
        <w:r w:rsidRPr="00504176">
          <w:rPr>
            <w:rStyle w:val="Hyperlink"/>
          </w:rPr>
          <w:fldChar w:fldCharType="end"/>
        </w:r>
      </w:ins>
    </w:p>
    <w:p w14:paraId="73D99414" w14:textId="188081F4" w:rsidR="007C1036" w:rsidRDefault="007C1036">
      <w:pPr>
        <w:pStyle w:val="TOC2"/>
        <w:rPr>
          <w:ins w:id="449" w:author="Otter, Martin" w:date="2019-09-06T11:29:00Z"/>
          <w:rFonts w:asciiTheme="minorHAnsi" w:eastAsiaTheme="minorEastAsia" w:hAnsiTheme="minorHAnsi" w:cstheme="minorBidi"/>
          <w:iCs w:val="0"/>
          <w:spacing w:val="0"/>
          <w:sz w:val="22"/>
          <w:lang w:eastAsia="en-US"/>
        </w:rPr>
      </w:pPr>
      <w:ins w:id="450" w:author="Otter, Martin" w:date="2019-09-06T11:29:00Z">
        <w:r w:rsidRPr="00504176">
          <w:rPr>
            <w:rStyle w:val="Hyperlink"/>
          </w:rPr>
          <w:fldChar w:fldCharType="begin"/>
        </w:r>
        <w:r w:rsidRPr="00504176">
          <w:rPr>
            <w:rStyle w:val="Hyperlink"/>
          </w:rPr>
          <w:instrText xml:space="preserve"> </w:instrText>
        </w:r>
        <w:r>
          <w:instrText>HYPERLINK \l "_Toc18661822"</w:instrText>
        </w:r>
        <w:r w:rsidRPr="00504176">
          <w:rPr>
            <w:rStyle w:val="Hyperlink"/>
          </w:rPr>
          <w:instrText xml:space="preserve"> </w:instrText>
        </w:r>
        <w:r w:rsidRPr="00504176">
          <w:rPr>
            <w:rStyle w:val="Hyperlink"/>
          </w:rPr>
          <w:fldChar w:fldCharType="separate"/>
        </w:r>
        <w:r w:rsidRPr="00504176">
          <w:rPr>
            <w:rStyle w:val="Hyperlink"/>
          </w:rPr>
          <w:t>A.3</w:t>
        </w:r>
        <w:r>
          <w:rPr>
            <w:rFonts w:asciiTheme="minorHAnsi" w:eastAsiaTheme="minorEastAsia" w:hAnsiTheme="minorHAnsi" w:cstheme="minorBidi"/>
            <w:iCs w:val="0"/>
            <w:spacing w:val="0"/>
            <w:sz w:val="22"/>
            <w:lang w:eastAsia="en-US"/>
          </w:rPr>
          <w:tab/>
        </w:r>
        <w:r w:rsidRPr="00504176">
          <w:rPr>
            <w:rStyle w:val="Hyperlink"/>
          </w:rPr>
          <w:t>Version 2.0 – FMI for Model Exchange and Co-Simulation</w:t>
        </w:r>
        <w:r>
          <w:rPr>
            <w:webHidden/>
          </w:rPr>
          <w:tab/>
        </w:r>
        <w:r>
          <w:rPr>
            <w:webHidden/>
          </w:rPr>
          <w:fldChar w:fldCharType="begin"/>
        </w:r>
        <w:r>
          <w:rPr>
            <w:webHidden/>
          </w:rPr>
          <w:instrText xml:space="preserve"> PAGEREF _Toc18661822 \h </w:instrText>
        </w:r>
      </w:ins>
      <w:r>
        <w:rPr>
          <w:webHidden/>
        </w:rPr>
      </w:r>
      <w:r>
        <w:rPr>
          <w:webHidden/>
        </w:rPr>
        <w:fldChar w:fldCharType="separate"/>
      </w:r>
      <w:ins w:id="451" w:author="Bertsch Christian (CR/AEE3)" w:date="2019-09-24T22:42:00Z">
        <w:r w:rsidR="00290500">
          <w:rPr>
            <w:webHidden/>
          </w:rPr>
          <w:t>119</w:t>
        </w:r>
      </w:ins>
      <w:ins w:id="452" w:author="Otter, Martin" w:date="2019-09-06T11:33:00Z">
        <w:del w:id="453" w:author="Bertsch Christian (CR/AEE3)" w:date="2019-09-23T06:20:00Z">
          <w:r w:rsidDel="005C4EE5">
            <w:rPr>
              <w:webHidden/>
            </w:rPr>
            <w:delText>129</w:delText>
          </w:r>
        </w:del>
      </w:ins>
      <w:ins w:id="454" w:author="Otter, Martin" w:date="2019-09-06T11:29:00Z">
        <w:r>
          <w:rPr>
            <w:webHidden/>
          </w:rPr>
          <w:fldChar w:fldCharType="end"/>
        </w:r>
        <w:r w:rsidRPr="00504176">
          <w:rPr>
            <w:rStyle w:val="Hyperlink"/>
          </w:rPr>
          <w:fldChar w:fldCharType="end"/>
        </w:r>
      </w:ins>
    </w:p>
    <w:p w14:paraId="7D12B83A" w14:textId="266816A0" w:rsidR="007C1036" w:rsidRDefault="007C1036">
      <w:pPr>
        <w:pStyle w:val="TOC3"/>
        <w:rPr>
          <w:ins w:id="455" w:author="Otter, Martin" w:date="2019-09-06T11:29:00Z"/>
          <w:rFonts w:asciiTheme="minorHAnsi" w:eastAsiaTheme="minorEastAsia" w:hAnsiTheme="minorHAnsi" w:cstheme="minorBidi"/>
          <w:iCs w:val="0"/>
          <w:spacing w:val="0"/>
          <w:sz w:val="22"/>
          <w:lang w:eastAsia="en-US"/>
        </w:rPr>
      </w:pPr>
      <w:ins w:id="456" w:author="Otter, Martin" w:date="2019-09-06T11:29:00Z">
        <w:r w:rsidRPr="00504176">
          <w:rPr>
            <w:rStyle w:val="Hyperlink"/>
          </w:rPr>
          <w:fldChar w:fldCharType="begin"/>
        </w:r>
        <w:r w:rsidRPr="00504176">
          <w:rPr>
            <w:rStyle w:val="Hyperlink"/>
          </w:rPr>
          <w:instrText xml:space="preserve"> </w:instrText>
        </w:r>
        <w:r>
          <w:instrText>HYPERLINK \l "_Toc18661823"</w:instrText>
        </w:r>
        <w:r w:rsidRPr="00504176">
          <w:rPr>
            <w:rStyle w:val="Hyperlink"/>
          </w:rPr>
          <w:instrText xml:space="preserve"> </w:instrText>
        </w:r>
        <w:r w:rsidRPr="00504176">
          <w:rPr>
            <w:rStyle w:val="Hyperlink"/>
          </w:rPr>
          <w:fldChar w:fldCharType="separate"/>
        </w:r>
        <w:r w:rsidRPr="00504176">
          <w:rPr>
            <w:rStyle w:val="Hyperlink"/>
          </w:rPr>
          <w:t>A.3.1</w:t>
        </w:r>
        <w:r>
          <w:rPr>
            <w:rFonts w:asciiTheme="minorHAnsi" w:eastAsiaTheme="minorEastAsia" w:hAnsiTheme="minorHAnsi" w:cstheme="minorBidi"/>
            <w:iCs w:val="0"/>
            <w:spacing w:val="0"/>
            <w:sz w:val="22"/>
            <w:lang w:eastAsia="en-US"/>
          </w:rPr>
          <w:tab/>
        </w:r>
        <w:r w:rsidRPr="00504176">
          <w:rPr>
            <w:rStyle w:val="Hyperlink"/>
          </w:rPr>
          <w:t>Overview</w:t>
        </w:r>
        <w:r>
          <w:rPr>
            <w:webHidden/>
          </w:rPr>
          <w:tab/>
        </w:r>
        <w:r>
          <w:rPr>
            <w:webHidden/>
          </w:rPr>
          <w:fldChar w:fldCharType="begin"/>
        </w:r>
        <w:r>
          <w:rPr>
            <w:webHidden/>
          </w:rPr>
          <w:instrText xml:space="preserve"> PAGEREF _Toc18661823 \h </w:instrText>
        </w:r>
      </w:ins>
      <w:r>
        <w:rPr>
          <w:webHidden/>
        </w:rPr>
      </w:r>
      <w:r>
        <w:rPr>
          <w:webHidden/>
        </w:rPr>
        <w:fldChar w:fldCharType="separate"/>
      </w:r>
      <w:ins w:id="457" w:author="Bertsch Christian (CR/AEE3)" w:date="2019-09-24T22:42:00Z">
        <w:r w:rsidR="00290500">
          <w:rPr>
            <w:webHidden/>
          </w:rPr>
          <w:t>119</w:t>
        </w:r>
      </w:ins>
      <w:ins w:id="458" w:author="Otter, Martin" w:date="2019-09-06T11:33:00Z">
        <w:del w:id="459" w:author="Bertsch Christian (CR/AEE3)" w:date="2019-09-23T06:20:00Z">
          <w:r w:rsidDel="005C4EE5">
            <w:rPr>
              <w:webHidden/>
            </w:rPr>
            <w:delText>129</w:delText>
          </w:r>
        </w:del>
      </w:ins>
      <w:ins w:id="460" w:author="Otter, Martin" w:date="2019-09-06T11:29:00Z">
        <w:r>
          <w:rPr>
            <w:webHidden/>
          </w:rPr>
          <w:fldChar w:fldCharType="end"/>
        </w:r>
        <w:r w:rsidRPr="00504176">
          <w:rPr>
            <w:rStyle w:val="Hyperlink"/>
          </w:rPr>
          <w:fldChar w:fldCharType="end"/>
        </w:r>
      </w:ins>
    </w:p>
    <w:p w14:paraId="523277BD" w14:textId="560762FE" w:rsidR="007C1036" w:rsidRDefault="007C1036">
      <w:pPr>
        <w:pStyle w:val="TOC3"/>
        <w:rPr>
          <w:ins w:id="461" w:author="Otter, Martin" w:date="2019-09-06T11:29:00Z"/>
          <w:rFonts w:asciiTheme="minorHAnsi" w:eastAsiaTheme="minorEastAsia" w:hAnsiTheme="minorHAnsi" w:cstheme="minorBidi"/>
          <w:iCs w:val="0"/>
          <w:spacing w:val="0"/>
          <w:sz w:val="22"/>
          <w:lang w:eastAsia="en-US"/>
        </w:rPr>
      </w:pPr>
      <w:ins w:id="462" w:author="Otter, Martin" w:date="2019-09-06T11:29:00Z">
        <w:r w:rsidRPr="00504176">
          <w:rPr>
            <w:rStyle w:val="Hyperlink"/>
          </w:rPr>
          <w:fldChar w:fldCharType="begin"/>
        </w:r>
        <w:r w:rsidRPr="00504176">
          <w:rPr>
            <w:rStyle w:val="Hyperlink"/>
          </w:rPr>
          <w:instrText xml:space="preserve"> </w:instrText>
        </w:r>
        <w:r>
          <w:instrText>HYPERLINK \l "_Toc18661824"</w:instrText>
        </w:r>
        <w:r w:rsidRPr="00504176">
          <w:rPr>
            <w:rStyle w:val="Hyperlink"/>
          </w:rPr>
          <w:instrText xml:space="preserve"> </w:instrText>
        </w:r>
        <w:r w:rsidRPr="00504176">
          <w:rPr>
            <w:rStyle w:val="Hyperlink"/>
          </w:rPr>
          <w:fldChar w:fldCharType="separate"/>
        </w:r>
        <w:r w:rsidRPr="00504176">
          <w:rPr>
            <w:rStyle w:val="Hyperlink"/>
          </w:rPr>
          <w:t>A.3.2</w:t>
        </w:r>
        <w:r>
          <w:rPr>
            <w:rFonts w:asciiTheme="minorHAnsi" w:eastAsiaTheme="minorEastAsia" w:hAnsiTheme="minorHAnsi" w:cstheme="minorBidi"/>
            <w:iCs w:val="0"/>
            <w:spacing w:val="0"/>
            <w:sz w:val="22"/>
            <w:lang w:eastAsia="en-US"/>
          </w:rPr>
          <w:tab/>
        </w:r>
        <w:r w:rsidRPr="00504176">
          <w:rPr>
            <w:rStyle w:val="Hyperlink"/>
          </w:rPr>
          <w:t>Main changes</w:t>
        </w:r>
        <w:r>
          <w:rPr>
            <w:webHidden/>
          </w:rPr>
          <w:tab/>
        </w:r>
        <w:r>
          <w:rPr>
            <w:webHidden/>
          </w:rPr>
          <w:fldChar w:fldCharType="begin"/>
        </w:r>
        <w:r>
          <w:rPr>
            <w:webHidden/>
          </w:rPr>
          <w:instrText xml:space="preserve"> PAGEREF _Toc18661824 \h </w:instrText>
        </w:r>
      </w:ins>
      <w:r>
        <w:rPr>
          <w:webHidden/>
        </w:rPr>
      </w:r>
      <w:r>
        <w:rPr>
          <w:webHidden/>
        </w:rPr>
        <w:fldChar w:fldCharType="separate"/>
      </w:r>
      <w:ins w:id="463" w:author="Bertsch Christian (CR/AEE3)" w:date="2019-09-24T22:42:00Z">
        <w:r w:rsidR="00290500">
          <w:rPr>
            <w:webHidden/>
          </w:rPr>
          <w:t>120</w:t>
        </w:r>
      </w:ins>
      <w:ins w:id="464" w:author="Otter, Martin" w:date="2019-09-06T11:33:00Z">
        <w:del w:id="465" w:author="Bertsch Christian (CR/AEE3)" w:date="2019-09-23T06:20:00Z">
          <w:r w:rsidDel="005C4EE5">
            <w:rPr>
              <w:webHidden/>
            </w:rPr>
            <w:delText>130</w:delText>
          </w:r>
        </w:del>
      </w:ins>
      <w:ins w:id="466" w:author="Otter, Martin" w:date="2019-09-06T11:29:00Z">
        <w:r>
          <w:rPr>
            <w:webHidden/>
          </w:rPr>
          <w:fldChar w:fldCharType="end"/>
        </w:r>
        <w:r w:rsidRPr="00504176">
          <w:rPr>
            <w:rStyle w:val="Hyperlink"/>
          </w:rPr>
          <w:fldChar w:fldCharType="end"/>
        </w:r>
      </w:ins>
    </w:p>
    <w:p w14:paraId="75287270" w14:textId="28C87155" w:rsidR="007C1036" w:rsidRDefault="007C1036">
      <w:pPr>
        <w:pStyle w:val="TOC3"/>
        <w:rPr>
          <w:ins w:id="467" w:author="Otter, Martin" w:date="2019-09-06T11:29:00Z"/>
          <w:rFonts w:asciiTheme="minorHAnsi" w:eastAsiaTheme="minorEastAsia" w:hAnsiTheme="minorHAnsi" w:cstheme="minorBidi"/>
          <w:iCs w:val="0"/>
          <w:spacing w:val="0"/>
          <w:sz w:val="22"/>
          <w:lang w:eastAsia="en-US"/>
        </w:rPr>
      </w:pPr>
      <w:ins w:id="468" w:author="Otter, Martin" w:date="2019-09-06T11:29:00Z">
        <w:r w:rsidRPr="00504176">
          <w:rPr>
            <w:rStyle w:val="Hyperlink"/>
          </w:rPr>
          <w:fldChar w:fldCharType="begin"/>
        </w:r>
        <w:r w:rsidRPr="00504176">
          <w:rPr>
            <w:rStyle w:val="Hyperlink"/>
          </w:rPr>
          <w:instrText xml:space="preserve"> </w:instrText>
        </w:r>
        <w:r>
          <w:instrText>HYPERLINK \l "_Toc18661825"</w:instrText>
        </w:r>
        <w:r w:rsidRPr="00504176">
          <w:rPr>
            <w:rStyle w:val="Hyperlink"/>
          </w:rPr>
          <w:instrText xml:space="preserve"> </w:instrText>
        </w:r>
        <w:r w:rsidRPr="00504176">
          <w:rPr>
            <w:rStyle w:val="Hyperlink"/>
          </w:rPr>
          <w:fldChar w:fldCharType="separate"/>
        </w:r>
        <w:r w:rsidRPr="00504176">
          <w:rPr>
            <w:rStyle w:val="Hyperlink"/>
          </w:rPr>
          <w:t>A.3.3</w:t>
        </w:r>
        <w:r>
          <w:rPr>
            <w:rFonts w:asciiTheme="minorHAnsi" w:eastAsiaTheme="minorEastAsia" w:hAnsiTheme="minorHAnsi" w:cstheme="minorBidi"/>
            <w:iCs w:val="0"/>
            <w:spacing w:val="0"/>
            <w:sz w:val="22"/>
            <w:lang w:eastAsia="en-US"/>
          </w:rPr>
          <w:tab/>
        </w:r>
        <w:r w:rsidRPr="00504176">
          <w:rPr>
            <w:rStyle w:val="Hyperlink"/>
          </w:rPr>
          <w:t>Contributors</w:t>
        </w:r>
        <w:r>
          <w:rPr>
            <w:webHidden/>
          </w:rPr>
          <w:tab/>
        </w:r>
        <w:r>
          <w:rPr>
            <w:webHidden/>
          </w:rPr>
          <w:fldChar w:fldCharType="begin"/>
        </w:r>
        <w:r>
          <w:rPr>
            <w:webHidden/>
          </w:rPr>
          <w:instrText xml:space="preserve"> PAGEREF _Toc18661825 \h </w:instrText>
        </w:r>
      </w:ins>
      <w:r>
        <w:rPr>
          <w:webHidden/>
        </w:rPr>
      </w:r>
      <w:r>
        <w:rPr>
          <w:webHidden/>
        </w:rPr>
        <w:fldChar w:fldCharType="separate"/>
      </w:r>
      <w:ins w:id="469" w:author="Bertsch Christian (CR/AEE3)" w:date="2019-09-24T22:42:00Z">
        <w:r w:rsidR="00290500">
          <w:rPr>
            <w:webHidden/>
          </w:rPr>
          <w:t>124</w:t>
        </w:r>
      </w:ins>
      <w:ins w:id="470" w:author="Otter, Martin" w:date="2019-09-06T11:33:00Z">
        <w:del w:id="471" w:author="Bertsch Christian (CR/AEE3)" w:date="2019-09-23T06:20:00Z">
          <w:r w:rsidDel="005C4EE5">
            <w:rPr>
              <w:webHidden/>
            </w:rPr>
            <w:delText>134</w:delText>
          </w:r>
        </w:del>
      </w:ins>
      <w:ins w:id="472" w:author="Otter, Martin" w:date="2019-09-06T11:29:00Z">
        <w:r>
          <w:rPr>
            <w:webHidden/>
          </w:rPr>
          <w:fldChar w:fldCharType="end"/>
        </w:r>
        <w:r w:rsidRPr="00504176">
          <w:rPr>
            <w:rStyle w:val="Hyperlink"/>
          </w:rPr>
          <w:fldChar w:fldCharType="end"/>
        </w:r>
      </w:ins>
    </w:p>
    <w:p w14:paraId="2BBB184B" w14:textId="0CD3BA8F" w:rsidR="007C1036" w:rsidRDefault="007C1036">
      <w:pPr>
        <w:pStyle w:val="TOC1"/>
        <w:tabs>
          <w:tab w:val="left" w:pos="1680"/>
        </w:tabs>
        <w:rPr>
          <w:ins w:id="473" w:author="Otter, Martin" w:date="2019-09-06T11:29:00Z"/>
          <w:rFonts w:asciiTheme="minorHAnsi" w:eastAsiaTheme="minorEastAsia" w:hAnsiTheme="minorHAnsi" w:cstheme="minorBidi"/>
          <w:b w:val="0"/>
          <w:bCs w:val="0"/>
          <w:spacing w:val="0"/>
          <w:szCs w:val="22"/>
          <w:lang w:eastAsia="en-US"/>
        </w:rPr>
      </w:pPr>
      <w:ins w:id="474" w:author="Otter, Martin" w:date="2019-09-06T11:29:00Z">
        <w:r w:rsidRPr="00504176">
          <w:rPr>
            <w:rStyle w:val="Hyperlink"/>
          </w:rPr>
          <w:fldChar w:fldCharType="begin"/>
        </w:r>
        <w:r w:rsidRPr="00504176">
          <w:rPr>
            <w:rStyle w:val="Hyperlink"/>
          </w:rPr>
          <w:instrText xml:space="preserve"> </w:instrText>
        </w:r>
        <w:r>
          <w:instrText>HYPERLINK \l "_Toc18661826"</w:instrText>
        </w:r>
        <w:r w:rsidRPr="00504176">
          <w:rPr>
            <w:rStyle w:val="Hyperlink"/>
          </w:rPr>
          <w:instrText xml:space="preserve"> </w:instrText>
        </w:r>
        <w:r w:rsidRPr="00504176">
          <w:rPr>
            <w:rStyle w:val="Hyperlink"/>
          </w:rPr>
          <w:fldChar w:fldCharType="separate"/>
        </w:r>
        <w:r w:rsidRPr="00504176">
          <w:rPr>
            <w:rStyle w:val="Hyperlink"/>
          </w:rPr>
          <w:t>Appendix B</w:t>
        </w:r>
        <w:r>
          <w:rPr>
            <w:rFonts w:asciiTheme="minorHAnsi" w:eastAsiaTheme="minorEastAsia" w:hAnsiTheme="minorHAnsi" w:cstheme="minorBidi"/>
            <w:b w:val="0"/>
            <w:bCs w:val="0"/>
            <w:spacing w:val="0"/>
            <w:szCs w:val="22"/>
            <w:lang w:eastAsia="en-US"/>
          </w:rPr>
          <w:tab/>
        </w:r>
        <w:r w:rsidRPr="00504176">
          <w:rPr>
            <w:rStyle w:val="Hyperlink"/>
          </w:rPr>
          <w:t>Glossary</w:t>
        </w:r>
        <w:r>
          <w:rPr>
            <w:webHidden/>
          </w:rPr>
          <w:tab/>
        </w:r>
        <w:r>
          <w:rPr>
            <w:webHidden/>
          </w:rPr>
          <w:fldChar w:fldCharType="begin"/>
        </w:r>
        <w:r>
          <w:rPr>
            <w:webHidden/>
          </w:rPr>
          <w:instrText xml:space="preserve"> PAGEREF _Toc18661826 \h </w:instrText>
        </w:r>
      </w:ins>
      <w:r>
        <w:rPr>
          <w:webHidden/>
        </w:rPr>
      </w:r>
      <w:r>
        <w:rPr>
          <w:webHidden/>
        </w:rPr>
        <w:fldChar w:fldCharType="separate"/>
      </w:r>
      <w:ins w:id="475" w:author="Bertsch Christian (CR/AEE3)" w:date="2019-09-24T22:42:00Z">
        <w:r w:rsidR="00290500">
          <w:rPr>
            <w:webHidden/>
          </w:rPr>
          <w:t>126</w:t>
        </w:r>
      </w:ins>
      <w:ins w:id="476" w:author="Otter, Martin" w:date="2019-09-06T11:33:00Z">
        <w:del w:id="477" w:author="Bertsch Christian (CR/AEE3)" w:date="2019-09-23T06:20:00Z">
          <w:r w:rsidDel="005C4EE5">
            <w:rPr>
              <w:webHidden/>
            </w:rPr>
            <w:delText>136</w:delText>
          </w:r>
        </w:del>
      </w:ins>
      <w:ins w:id="478" w:author="Otter, Martin" w:date="2019-09-06T11:29:00Z">
        <w:r>
          <w:rPr>
            <w:webHidden/>
          </w:rPr>
          <w:fldChar w:fldCharType="end"/>
        </w:r>
        <w:r w:rsidRPr="00504176">
          <w:rPr>
            <w:rStyle w:val="Hyperlink"/>
          </w:rPr>
          <w:fldChar w:fldCharType="end"/>
        </w:r>
      </w:ins>
    </w:p>
    <w:p w14:paraId="64367F57" w14:textId="5058EC79" w:rsidR="00B0099D" w:rsidDel="007C1036" w:rsidRDefault="00B0099D">
      <w:pPr>
        <w:pStyle w:val="TOC1"/>
        <w:rPr>
          <w:del w:id="479" w:author="Otter, Martin" w:date="2019-09-06T11:29:00Z"/>
          <w:rFonts w:asciiTheme="minorHAnsi" w:eastAsiaTheme="minorEastAsia" w:hAnsiTheme="minorHAnsi" w:cstheme="minorBidi"/>
          <w:b w:val="0"/>
          <w:bCs w:val="0"/>
          <w:spacing w:val="0"/>
          <w:szCs w:val="22"/>
          <w:lang w:eastAsia="en-US"/>
        </w:rPr>
      </w:pPr>
      <w:del w:id="480" w:author="Otter, Martin" w:date="2019-09-06T11:29:00Z">
        <w:r w:rsidRPr="007C1036" w:rsidDel="007C1036">
          <w:rPr>
            <w:rStyle w:val="Hyperlink"/>
          </w:rPr>
          <w:delText>1.</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Overview</w:delText>
        </w:r>
        <w:r w:rsidDel="007C1036">
          <w:rPr>
            <w:webHidden/>
          </w:rPr>
          <w:tab/>
        </w:r>
      </w:del>
      <w:del w:id="481" w:author="Otter, Martin" w:date="2019-09-06T11:28:00Z">
        <w:r w:rsidDel="007C1036">
          <w:rPr>
            <w:webHidden/>
          </w:rPr>
          <w:delText>8</w:delText>
        </w:r>
      </w:del>
    </w:p>
    <w:p w14:paraId="19C02491" w14:textId="70945543" w:rsidR="00B0099D" w:rsidDel="007C1036" w:rsidRDefault="00B0099D">
      <w:pPr>
        <w:pStyle w:val="TOC2"/>
        <w:rPr>
          <w:del w:id="482" w:author="Otter, Martin" w:date="2019-09-06T11:29:00Z"/>
          <w:rFonts w:asciiTheme="minorHAnsi" w:eastAsiaTheme="minorEastAsia" w:hAnsiTheme="minorHAnsi" w:cstheme="minorBidi"/>
          <w:iCs w:val="0"/>
          <w:spacing w:val="0"/>
          <w:sz w:val="22"/>
          <w:lang w:eastAsia="en-US"/>
        </w:rPr>
      </w:pPr>
      <w:del w:id="483" w:author="Otter, Martin" w:date="2019-09-06T11:29:00Z">
        <w:r w:rsidRPr="007C1036" w:rsidDel="007C1036">
          <w:rPr>
            <w:rStyle w:val="Hyperlink"/>
            <w:rFonts w:eastAsia="MS Mincho"/>
          </w:rPr>
          <w:delText>1.1</w:delText>
        </w:r>
        <w:r w:rsidDel="007C1036">
          <w:rPr>
            <w:rFonts w:asciiTheme="minorHAnsi" w:eastAsiaTheme="minorEastAsia" w:hAnsiTheme="minorHAnsi" w:cstheme="minorBidi"/>
            <w:iCs w:val="0"/>
            <w:spacing w:val="0"/>
            <w:sz w:val="22"/>
            <w:lang w:eastAsia="en-US"/>
          </w:rPr>
          <w:tab/>
        </w:r>
        <w:r w:rsidRPr="007C1036" w:rsidDel="007C1036">
          <w:rPr>
            <w:rStyle w:val="Hyperlink"/>
            <w:rFonts w:eastAsia="MS Mincho"/>
          </w:rPr>
          <w:delText>Properties and Guiding Ideas</w:delText>
        </w:r>
        <w:r w:rsidDel="007C1036">
          <w:rPr>
            <w:webHidden/>
          </w:rPr>
          <w:tab/>
        </w:r>
      </w:del>
      <w:del w:id="484" w:author="Otter, Martin" w:date="2019-09-06T11:28:00Z">
        <w:r w:rsidDel="007C1036">
          <w:rPr>
            <w:webHidden/>
          </w:rPr>
          <w:delText>9</w:delText>
        </w:r>
      </w:del>
    </w:p>
    <w:p w14:paraId="7B47A118" w14:textId="0597CE53" w:rsidR="00B0099D" w:rsidDel="007C1036" w:rsidRDefault="00B0099D">
      <w:pPr>
        <w:pStyle w:val="TOC2"/>
        <w:rPr>
          <w:del w:id="485" w:author="Otter, Martin" w:date="2019-09-06T11:29:00Z"/>
          <w:rFonts w:asciiTheme="minorHAnsi" w:eastAsiaTheme="minorEastAsia" w:hAnsiTheme="minorHAnsi" w:cstheme="minorBidi"/>
          <w:iCs w:val="0"/>
          <w:spacing w:val="0"/>
          <w:sz w:val="22"/>
          <w:lang w:eastAsia="en-US"/>
        </w:rPr>
      </w:pPr>
      <w:del w:id="486" w:author="Otter, Martin" w:date="2019-09-06T11:29:00Z">
        <w:r w:rsidRPr="007C1036" w:rsidDel="007C1036">
          <w:rPr>
            <w:rStyle w:val="Hyperlink"/>
          </w:rPr>
          <w:delText>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Acknowledgements</w:delText>
        </w:r>
        <w:r w:rsidDel="007C1036">
          <w:rPr>
            <w:webHidden/>
          </w:rPr>
          <w:tab/>
        </w:r>
      </w:del>
      <w:del w:id="487" w:author="Otter, Martin" w:date="2019-09-06T11:28:00Z">
        <w:r w:rsidDel="007C1036">
          <w:rPr>
            <w:webHidden/>
          </w:rPr>
          <w:delText>12</w:delText>
        </w:r>
      </w:del>
    </w:p>
    <w:p w14:paraId="05FC0E6F" w14:textId="2BD2F7AE" w:rsidR="00B0099D" w:rsidDel="007C1036" w:rsidRDefault="00B0099D">
      <w:pPr>
        <w:pStyle w:val="TOC1"/>
        <w:rPr>
          <w:del w:id="488" w:author="Otter, Martin" w:date="2019-09-06T11:29:00Z"/>
          <w:rFonts w:asciiTheme="minorHAnsi" w:eastAsiaTheme="minorEastAsia" w:hAnsiTheme="minorHAnsi" w:cstheme="minorBidi"/>
          <w:b w:val="0"/>
          <w:bCs w:val="0"/>
          <w:spacing w:val="0"/>
          <w:szCs w:val="22"/>
          <w:lang w:eastAsia="en-US"/>
        </w:rPr>
      </w:pPr>
      <w:del w:id="489" w:author="Otter, Martin" w:date="2019-09-06T11:29:00Z">
        <w:r w:rsidRPr="007C1036" w:rsidDel="007C1036">
          <w:rPr>
            <w:rStyle w:val="Hyperlink"/>
          </w:rPr>
          <w:delText>2.</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Common Concepts for Model Exchange and Co-Simulation</w:delText>
        </w:r>
        <w:r w:rsidDel="007C1036">
          <w:rPr>
            <w:webHidden/>
          </w:rPr>
          <w:tab/>
        </w:r>
      </w:del>
      <w:del w:id="490" w:author="Otter, Martin" w:date="2019-09-06T11:28:00Z">
        <w:r w:rsidDel="007C1036">
          <w:rPr>
            <w:webHidden/>
          </w:rPr>
          <w:delText>13</w:delText>
        </w:r>
      </w:del>
    </w:p>
    <w:p w14:paraId="31C25D6A" w14:textId="5774AA86" w:rsidR="00B0099D" w:rsidDel="007C1036" w:rsidRDefault="00B0099D">
      <w:pPr>
        <w:pStyle w:val="TOC2"/>
        <w:rPr>
          <w:del w:id="491" w:author="Otter, Martin" w:date="2019-09-06T11:29:00Z"/>
          <w:rFonts w:asciiTheme="minorHAnsi" w:eastAsiaTheme="minorEastAsia" w:hAnsiTheme="minorHAnsi" w:cstheme="minorBidi"/>
          <w:iCs w:val="0"/>
          <w:spacing w:val="0"/>
          <w:sz w:val="22"/>
          <w:lang w:eastAsia="en-US"/>
        </w:rPr>
      </w:pPr>
      <w:del w:id="492" w:author="Otter, Martin" w:date="2019-09-06T11:29:00Z">
        <w:r w:rsidRPr="007C1036" w:rsidDel="007C1036">
          <w:rPr>
            <w:rStyle w:val="Hyperlink"/>
          </w:rPr>
          <w:delText>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493" w:author="Otter, Martin" w:date="2019-09-06T11:28:00Z">
        <w:r w:rsidDel="007C1036">
          <w:rPr>
            <w:webHidden/>
          </w:rPr>
          <w:delText>13</w:delText>
        </w:r>
      </w:del>
    </w:p>
    <w:p w14:paraId="088681FB" w14:textId="31BEA821" w:rsidR="00B0099D" w:rsidDel="007C1036" w:rsidRDefault="00B0099D">
      <w:pPr>
        <w:pStyle w:val="TOC3"/>
        <w:rPr>
          <w:del w:id="494" w:author="Otter, Martin" w:date="2019-09-06T11:29:00Z"/>
          <w:rFonts w:asciiTheme="minorHAnsi" w:eastAsiaTheme="minorEastAsia" w:hAnsiTheme="minorHAnsi" w:cstheme="minorBidi"/>
          <w:iCs w:val="0"/>
          <w:spacing w:val="0"/>
          <w:sz w:val="22"/>
          <w:lang w:eastAsia="en-US"/>
        </w:rPr>
      </w:pPr>
      <w:del w:id="495" w:author="Otter, Martin" w:date="2019-09-06T11:29:00Z">
        <w:r w:rsidRPr="007C1036" w:rsidDel="007C1036">
          <w:rPr>
            <w:rStyle w:val="Hyperlink"/>
          </w:rPr>
          <w:delText>2.1.1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Header Files and Naming of Functions</w:delText>
        </w:r>
        <w:r w:rsidDel="007C1036">
          <w:rPr>
            <w:webHidden/>
          </w:rPr>
          <w:tab/>
        </w:r>
      </w:del>
      <w:del w:id="496" w:author="Otter, Martin" w:date="2019-09-06T11:28:00Z">
        <w:r w:rsidDel="007C1036">
          <w:rPr>
            <w:webHidden/>
          </w:rPr>
          <w:delText>13</w:delText>
        </w:r>
      </w:del>
    </w:p>
    <w:p w14:paraId="2B351ED3" w14:textId="7A44BE78" w:rsidR="00B0099D" w:rsidDel="007C1036" w:rsidRDefault="00B0099D">
      <w:pPr>
        <w:pStyle w:val="TOC3"/>
        <w:rPr>
          <w:del w:id="497" w:author="Otter, Martin" w:date="2019-09-06T11:29:00Z"/>
          <w:rFonts w:asciiTheme="minorHAnsi" w:eastAsiaTheme="minorEastAsia" w:hAnsiTheme="minorHAnsi" w:cstheme="minorBidi"/>
          <w:iCs w:val="0"/>
          <w:spacing w:val="0"/>
          <w:sz w:val="22"/>
          <w:lang w:eastAsia="en-US"/>
        </w:rPr>
      </w:pPr>
      <w:del w:id="498" w:author="Otter, Martin" w:date="2019-09-06T11:29:00Z">
        <w:r w:rsidRPr="007C1036" w:rsidDel="007C1036">
          <w:rPr>
            <w:rStyle w:val="Hyperlink"/>
            <w:lang w:val="sv-SE"/>
          </w:rPr>
          <w:delText>2.1.2</w:delText>
        </w:r>
        <w:r w:rsidDel="007C1036">
          <w:rPr>
            <w:rFonts w:asciiTheme="minorHAnsi" w:eastAsiaTheme="minorEastAsia" w:hAnsiTheme="minorHAnsi" w:cstheme="minorBidi"/>
            <w:iCs w:val="0"/>
            <w:spacing w:val="0"/>
            <w:sz w:val="22"/>
            <w:lang w:eastAsia="en-US"/>
          </w:rPr>
          <w:tab/>
        </w:r>
        <w:r w:rsidRPr="007C1036" w:rsidDel="007C1036">
          <w:rPr>
            <w:rStyle w:val="Hyperlink"/>
            <w:lang w:val="sv-SE"/>
          </w:rPr>
          <w:delText>Platform Dependent Definitions (fmi2TypesPlatform.h)</w:delText>
        </w:r>
        <w:r w:rsidDel="007C1036">
          <w:rPr>
            <w:webHidden/>
          </w:rPr>
          <w:tab/>
        </w:r>
      </w:del>
      <w:del w:id="499" w:author="Otter, Martin" w:date="2019-09-06T11:28:00Z">
        <w:r w:rsidDel="007C1036">
          <w:rPr>
            <w:webHidden/>
          </w:rPr>
          <w:delText>15</w:delText>
        </w:r>
      </w:del>
    </w:p>
    <w:p w14:paraId="2FEC57AD" w14:textId="3A4C028C" w:rsidR="00B0099D" w:rsidDel="007C1036" w:rsidRDefault="00B0099D">
      <w:pPr>
        <w:pStyle w:val="TOC3"/>
        <w:rPr>
          <w:del w:id="500" w:author="Otter, Martin" w:date="2019-09-06T11:29:00Z"/>
          <w:rFonts w:asciiTheme="minorHAnsi" w:eastAsiaTheme="minorEastAsia" w:hAnsiTheme="minorHAnsi" w:cstheme="minorBidi"/>
          <w:iCs w:val="0"/>
          <w:spacing w:val="0"/>
          <w:sz w:val="22"/>
          <w:lang w:eastAsia="en-US"/>
        </w:rPr>
      </w:pPr>
      <w:del w:id="501" w:author="Otter, Martin" w:date="2019-09-06T11:29:00Z">
        <w:r w:rsidRPr="007C1036" w:rsidDel="007C1036">
          <w:rPr>
            <w:rStyle w:val="Hyperlink"/>
          </w:rPr>
          <w:delText>2.1.3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Status Returned by Functions</w:delText>
        </w:r>
        <w:r w:rsidDel="007C1036">
          <w:rPr>
            <w:webHidden/>
          </w:rPr>
          <w:tab/>
        </w:r>
      </w:del>
      <w:del w:id="502" w:author="Otter, Martin" w:date="2019-09-06T11:28:00Z">
        <w:r w:rsidDel="007C1036">
          <w:rPr>
            <w:webHidden/>
          </w:rPr>
          <w:delText>17</w:delText>
        </w:r>
      </w:del>
    </w:p>
    <w:p w14:paraId="18EC4537" w14:textId="110A7F91" w:rsidR="00B0099D" w:rsidDel="007C1036" w:rsidRDefault="00B0099D">
      <w:pPr>
        <w:pStyle w:val="TOC3"/>
        <w:rPr>
          <w:del w:id="503" w:author="Otter, Martin" w:date="2019-09-06T11:29:00Z"/>
          <w:rFonts w:asciiTheme="minorHAnsi" w:eastAsiaTheme="minorEastAsia" w:hAnsiTheme="minorHAnsi" w:cstheme="minorBidi"/>
          <w:iCs w:val="0"/>
          <w:spacing w:val="0"/>
          <w:sz w:val="22"/>
          <w:lang w:eastAsia="en-US"/>
        </w:rPr>
      </w:pPr>
      <w:del w:id="504" w:author="Otter, Martin" w:date="2019-09-06T11:29:00Z">
        <w:r w:rsidRPr="007C1036" w:rsidDel="007C1036">
          <w:rPr>
            <w:rStyle w:val="Hyperlink"/>
          </w:rPr>
          <w:delText>2.1.4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Inquire Platform and Version Number of Header Files</w:delText>
        </w:r>
        <w:r w:rsidDel="007C1036">
          <w:rPr>
            <w:webHidden/>
          </w:rPr>
          <w:tab/>
        </w:r>
      </w:del>
      <w:del w:id="505" w:author="Otter, Martin" w:date="2019-09-06T11:28:00Z">
        <w:r w:rsidDel="007C1036">
          <w:rPr>
            <w:webHidden/>
          </w:rPr>
          <w:delText>18</w:delText>
        </w:r>
      </w:del>
    </w:p>
    <w:p w14:paraId="3B281FC1" w14:textId="5ACC94D2" w:rsidR="00B0099D" w:rsidDel="007C1036" w:rsidRDefault="00B0099D">
      <w:pPr>
        <w:pStyle w:val="TOC3"/>
        <w:rPr>
          <w:del w:id="506" w:author="Otter, Martin" w:date="2019-09-06T11:29:00Z"/>
          <w:rFonts w:asciiTheme="minorHAnsi" w:eastAsiaTheme="minorEastAsia" w:hAnsiTheme="minorHAnsi" w:cstheme="minorBidi"/>
          <w:iCs w:val="0"/>
          <w:spacing w:val="0"/>
          <w:sz w:val="22"/>
          <w:lang w:eastAsia="en-US"/>
        </w:rPr>
      </w:pPr>
      <w:del w:id="507" w:author="Otter, Martin" w:date="2019-09-06T11:29:00Z">
        <w:r w:rsidRPr="007C1036" w:rsidDel="007C1036">
          <w:rPr>
            <w:rStyle w:val="Hyperlink"/>
          </w:rPr>
          <w:delText>2.1.5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Creation, Destruction and Logging of FMU Instances</w:delText>
        </w:r>
        <w:r w:rsidDel="007C1036">
          <w:rPr>
            <w:webHidden/>
          </w:rPr>
          <w:tab/>
        </w:r>
      </w:del>
      <w:del w:id="508" w:author="Otter, Martin" w:date="2019-09-06T11:28:00Z">
        <w:r w:rsidDel="007C1036">
          <w:rPr>
            <w:webHidden/>
          </w:rPr>
          <w:delText>18</w:delText>
        </w:r>
      </w:del>
    </w:p>
    <w:p w14:paraId="0D57019D" w14:textId="75763080" w:rsidR="00B0099D" w:rsidDel="007C1036" w:rsidRDefault="00B0099D">
      <w:pPr>
        <w:pStyle w:val="TOC3"/>
        <w:rPr>
          <w:del w:id="509" w:author="Otter, Martin" w:date="2019-09-06T11:29:00Z"/>
          <w:rFonts w:asciiTheme="minorHAnsi" w:eastAsiaTheme="minorEastAsia" w:hAnsiTheme="minorHAnsi" w:cstheme="minorBidi"/>
          <w:iCs w:val="0"/>
          <w:spacing w:val="0"/>
          <w:sz w:val="22"/>
          <w:lang w:eastAsia="en-US"/>
        </w:rPr>
      </w:pPr>
      <w:del w:id="510" w:author="Otter, Martin" w:date="2019-09-06T11:29:00Z">
        <w:r w:rsidRPr="007C1036" w:rsidDel="007C1036">
          <w:rPr>
            <w:rStyle w:val="Hyperlink"/>
          </w:rPr>
          <w:delText>2.1.6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Initialization, Termination, and Resetting an FMU</w:delText>
        </w:r>
        <w:r w:rsidDel="007C1036">
          <w:rPr>
            <w:webHidden/>
          </w:rPr>
          <w:tab/>
        </w:r>
      </w:del>
      <w:del w:id="511" w:author="Otter, Martin" w:date="2019-09-06T11:28:00Z">
        <w:r w:rsidDel="007C1036">
          <w:rPr>
            <w:webHidden/>
          </w:rPr>
          <w:delText>22</w:delText>
        </w:r>
      </w:del>
    </w:p>
    <w:p w14:paraId="5DE596FC" w14:textId="522F9423" w:rsidR="00B0099D" w:rsidDel="007C1036" w:rsidRDefault="00B0099D">
      <w:pPr>
        <w:pStyle w:val="TOC3"/>
        <w:rPr>
          <w:del w:id="512" w:author="Otter, Martin" w:date="2019-09-06T11:29:00Z"/>
          <w:rFonts w:asciiTheme="minorHAnsi" w:eastAsiaTheme="minorEastAsia" w:hAnsiTheme="minorHAnsi" w:cstheme="minorBidi"/>
          <w:iCs w:val="0"/>
          <w:spacing w:val="0"/>
          <w:sz w:val="22"/>
          <w:lang w:eastAsia="en-US"/>
        </w:rPr>
      </w:pPr>
      <w:del w:id="513" w:author="Otter, Martin" w:date="2019-09-06T11:29:00Z">
        <w:r w:rsidRPr="007C1036" w:rsidDel="007C1036">
          <w:rPr>
            <w:rStyle w:val="Hyperlink"/>
          </w:rPr>
          <w:delText>2.1.7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Variable Values</w:delText>
        </w:r>
        <w:r w:rsidDel="007C1036">
          <w:rPr>
            <w:webHidden/>
          </w:rPr>
          <w:tab/>
        </w:r>
      </w:del>
      <w:del w:id="514" w:author="Otter, Martin" w:date="2019-09-06T11:28:00Z">
        <w:r w:rsidDel="007C1036">
          <w:rPr>
            <w:webHidden/>
          </w:rPr>
          <w:delText>23</w:delText>
        </w:r>
      </w:del>
    </w:p>
    <w:p w14:paraId="4BDE2F2B" w14:textId="0652E34D" w:rsidR="00B0099D" w:rsidDel="007C1036" w:rsidRDefault="00B0099D">
      <w:pPr>
        <w:pStyle w:val="TOC3"/>
        <w:rPr>
          <w:del w:id="515" w:author="Otter, Martin" w:date="2019-09-06T11:29:00Z"/>
          <w:rFonts w:asciiTheme="minorHAnsi" w:eastAsiaTheme="minorEastAsia" w:hAnsiTheme="minorHAnsi" w:cstheme="minorBidi"/>
          <w:iCs w:val="0"/>
          <w:spacing w:val="0"/>
          <w:sz w:val="22"/>
          <w:lang w:eastAsia="en-US"/>
        </w:rPr>
      </w:pPr>
      <w:del w:id="516" w:author="Otter, Martin" w:date="2019-09-06T11:29:00Z">
        <w:r w:rsidRPr="007C1036" w:rsidDel="007C1036">
          <w:rPr>
            <w:rStyle w:val="Hyperlink"/>
          </w:rPr>
          <w:delText>2.1.8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the Complete FMU State</w:delText>
        </w:r>
        <w:r w:rsidDel="007C1036">
          <w:rPr>
            <w:webHidden/>
          </w:rPr>
          <w:tab/>
        </w:r>
      </w:del>
      <w:del w:id="517" w:author="Otter, Martin" w:date="2019-09-06T11:28:00Z">
        <w:r w:rsidDel="007C1036">
          <w:rPr>
            <w:webHidden/>
          </w:rPr>
          <w:delText>24</w:delText>
        </w:r>
      </w:del>
    </w:p>
    <w:p w14:paraId="25C4547F" w14:textId="34E6B99F" w:rsidR="00B0099D" w:rsidDel="007C1036" w:rsidRDefault="00B0099D">
      <w:pPr>
        <w:pStyle w:val="TOC3"/>
        <w:rPr>
          <w:del w:id="518" w:author="Otter, Martin" w:date="2019-09-06T11:29:00Z"/>
          <w:rFonts w:asciiTheme="minorHAnsi" w:eastAsiaTheme="minorEastAsia" w:hAnsiTheme="minorHAnsi" w:cstheme="minorBidi"/>
          <w:iCs w:val="0"/>
          <w:spacing w:val="0"/>
          <w:sz w:val="22"/>
          <w:lang w:eastAsia="en-US"/>
        </w:rPr>
      </w:pPr>
      <w:del w:id="519" w:author="Otter, Martin" w:date="2019-09-06T11:29:00Z">
        <w:r w:rsidRPr="007C1036" w:rsidDel="007C1036">
          <w:rPr>
            <w:rStyle w:val="Hyperlink"/>
          </w:rPr>
          <w:delText>2.1.9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Partial Derivatives</w:delText>
        </w:r>
        <w:r w:rsidDel="007C1036">
          <w:rPr>
            <w:webHidden/>
          </w:rPr>
          <w:tab/>
        </w:r>
      </w:del>
      <w:del w:id="520" w:author="Otter, Martin" w:date="2019-09-06T11:28:00Z">
        <w:r w:rsidDel="007C1036">
          <w:rPr>
            <w:webHidden/>
          </w:rPr>
          <w:delText>25</w:delText>
        </w:r>
      </w:del>
    </w:p>
    <w:p w14:paraId="77EA57BC" w14:textId="126BC887" w:rsidR="00B0099D" w:rsidDel="007C1036" w:rsidRDefault="00B0099D">
      <w:pPr>
        <w:pStyle w:val="TOC2"/>
        <w:rPr>
          <w:del w:id="521" w:author="Otter, Martin" w:date="2019-09-06T11:29:00Z"/>
          <w:rFonts w:asciiTheme="minorHAnsi" w:eastAsiaTheme="minorEastAsia" w:hAnsiTheme="minorHAnsi" w:cstheme="minorBidi"/>
          <w:iCs w:val="0"/>
          <w:spacing w:val="0"/>
          <w:sz w:val="22"/>
          <w:lang w:eastAsia="en-US"/>
        </w:rPr>
      </w:pPr>
      <w:del w:id="522" w:author="Otter, Martin" w:date="2019-09-06T11:29:00Z">
        <w:r w:rsidRPr="007C1036" w:rsidDel="007C1036">
          <w:rPr>
            <w:rStyle w:val="Hyperlink"/>
          </w:rPr>
          <w:delText>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23" w:author="Otter, Martin" w:date="2019-09-06T11:28:00Z">
        <w:r w:rsidDel="007C1036">
          <w:rPr>
            <w:webHidden/>
          </w:rPr>
          <w:delText>28</w:delText>
        </w:r>
      </w:del>
    </w:p>
    <w:p w14:paraId="7434D210" w14:textId="4BF8AC9F" w:rsidR="00B0099D" w:rsidDel="007C1036" w:rsidRDefault="00B0099D">
      <w:pPr>
        <w:pStyle w:val="TOC3"/>
        <w:rPr>
          <w:del w:id="524" w:author="Otter, Martin" w:date="2019-09-06T11:29:00Z"/>
          <w:rFonts w:asciiTheme="minorHAnsi" w:eastAsiaTheme="minorEastAsia" w:hAnsiTheme="minorHAnsi" w:cstheme="minorBidi"/>
          <w:iCs w:val="0"/>
          <w:spacing w:val="0"/>
          <w:sz w:val="22"/>
          <w:lang w:eastAsia="en-US"/>
        </w:rPr>
      </w:pPr>
      <w:del w:id="525" w:author="Otter, Martin" w:date="2019-09-06T11:29:00Z">
        <w:r w:rsidRPr="007C1036" w:rsidDel="007C1036">
          <w:rPr>
            <w:rStyle w:val="Hyperlink"/>
          </w:rPr>
          <w:delText>2.2.1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an FMU (fmiModelDescription)</w:delText>
        </w:r>
        <w:r w:rsidDel="007C1036">
          <w:rPr>
            <w:webHidden/>
          </w:rPr>
          <w:tab/>
        </w:r>
      </w:del>
      <w:del w:id="526" w:author="Otter, Martin" w:date="2019-09-06T11:28:00Z">
        <w:r w:rsidDel="007C1036">
          <w:rPr>
            <w:webHidden/>
          </w:rPr>
          <w:delText>29</w:delText>
        </w:r>
      </w:del>
    </w:p>
    <w:p w14:paraId="296B98F0" w14:textId="1E0337D7" w:rsidR="00B0099D" w:rsidDel="007C1036" w:rsidRDefault="00B0099D">
      <w:pPr>
        <w:pStyle w:val="TOC3"/>
        <w:rPr>
          <w:del w:id="527" w:author="Otter, Martin" w:date="2019-09-06T11:29:00Z"/>
          <w:rFonts w:asciiTheme="minorHAnsi" w:eastAsiaTheme="minorEastAsia" w:hAnsiTheme="minorHAnsi" w:cstheme="minorBidi"/>
          <w:iCs w:val="0"/>
          <w:spacing w:val="0"/>
          <w:sz w:val="22"/>
          <w:lang w:eastAsia="en-US"/>
        </w:rPr>
      </w:pPr>
      <w:del w:id="528" w:author="Otter, Martin" w:date="2019-09-06T11:29:00Z">
        <w:r w:rsidRPr="007C1036" w:rsidDel="007C1036">
          <w:rPr>
            <w:rStyle w:val="Hyperlink"/>
          </w:rPr>
          <w:delText>2.2.2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Units (UnitDefinitions)</w:delText>
        </w:r>
        <w:r w:rsidDel="007C1036">
          <w:rPr>
            <w:webHidden/>
          </w:rPr>
          <w:tab/>
        </w:r>
      </w:del>
      <w:del w:id="529" w:author="Otter, Martin" w:date="2019-09-06T11:28:00Z">
        <w:r w:rsidDel="007C1036">
          <w:rPr>
            <w:webHidden/>
          </w:rPr>
          <w:delText>34</w:delText>
        </w:r>
      </w:del>
    </w:p>
    <w:p w14:paraId="1FD70309" w14:textId="7C81F20B" w:rsidR="00B0099D" w:rsidDel="007C1036" w:rsidRDefault="00B0099D">
      <w:pPr>
        <w:pStyle w:val="TOC3"/>
        <w:rPr>
          <w:del w:id="530" w:author="Otter, Martin" w:date="2019-09-06T11:29:00Z"/>
          <w:rFonts w:asciiTheme="minorHAnsi" w:eastAsiaTheme="minorEastAsia" w:hAnsiTheme="minorHAnsi" w:cstheme="minorBidi"/>
          <w:iCs w:val="0"/>
          <w:spacing w:val="0"/>
          <w:sz w:val="22"/>
          <w:lang w:eastAsia="en-US"/>
        </w:rPr>
      </w:pPr>
      <w:del w:id="531" w:author="Otter, Martin" w:date="2019-09-06T11:29:00Z">
        <w:r w:rsidRPr="007C1036" w:rsidDel="007C1036">
          <w:rPr>
            <w:rStyle w:val="Hyperlink"/>
          </w:rPr>
          <w:delText>2.2.3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Types (TypeDefinitions)</w:delText>
        </w:r>
        <w:r w:rsidDel="007C1036">
          <w:rPr>
            <w:webHidden/>
          </w:rPr>
          <w:tab/>
        </w:r>
      </w:del>
      <w:del w:id="532" w:author="Otter, Martin" w:date="2019-09-06T11:28:00Z">
        <w:r w:rsidDel="007C1036">
          <w:rPr>
            <w:webHidden/>
          </w:rPr>
          <w:delText>39</w:delText>
        </w:r>
      </w:del>
    </w:p>
    <w:p w14:paraId="169C2D90" w14:textId="202F8004" w:rsidR="00B0099D" w:rsidDel="007C1036" w:rsidRDefault="00B0099D">
      <w:pPr>
        <w:pStyle w:val="TOC3"/>
        <w:rPr>
          <w:del w:id="533" w:author="Otter, Martin" w:date="2019-09-06T11:29:00Z"/>
          <w:rFonts w:asciiTheme="minorHAnsi" w:eastAsiaTheme="minorEastAsia" w:hAnsiTheme="minorHAnsi" w:cstheme="minorBidi"/>
          <w:iCs w:val="0"/>
          <w:spacing w:val="0"/>
          <w:sz w:val="22"/>
          <w:lang w:eastAsia="en-US"/>
        </w:rPr>
      </w:pPr>
      <w:del w:id="534" w:author="Otter, Martin" w:date="2019-09-06T11:29:00Z">
        <w:r w:rsidRPr="007C1036" w:rsidDel="007C1036">
          <w:rPr>
            <w:rStyle w:val="Hyperlink"/>
          </w:rPr>
          <w:delText>2.2.4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Log Categories (LogCategories)</w:delText>
        </w:r>
        <w:r w:rsidDel="007C1036">
          <w:rPr>
            <w:webHidden/>
          </w:rPr>
          <w:tab/>
        </w:r>
      </w:del>
      <w:del w:id="535" w:author="Otter, Martin" w:date="2019-09-06T11:28:00Z">
        <w:r w:rsidDel="007C1036">
          <w:rPr>
            <w:webHidden/>
          </w:rPr>
          <w:delText>43</w:delText>
        </w:r>
      </w:del>
    </w:p>
    <w:p w14:paraId="008CB71F" w14:textId="594EE235" w:rsidR="00B0099D" w:rsidDel="007C1036" w:rsidRDefault="00B0099D">
      <w:pPr>
        <w:pStyle w:val="TOC3"/>
        <w:rPr>
          <w:del w:id="536" w:author="Otter, Martin" w:date="2019-09-06T11:29:00Z"/>
          <w:rFonts w:asciiTheme="minorHAnsi" w:eastAsiaTheme="minorEastAsia" w:hAnsiTheme="minorHAnsi" w:cstheme="minorBidi"/>
          <w:iCs w:val="0"/>
          <w:spacing w:val="0"/>
          <w:sz w:val="22"/>
          <w:lang w:eastAsia="en-US"/>
        </w:rPr>
      </w:pPr>
      <w:del w:id="537" w:author="Otter, Martin" w:date="2019-09-06T11:29:00Z">
        <w:r w:rsidRPr="007C1036" w:rsidDel="007C1036">
          <w:rPr>
            <w:rStyle w:val="Hyperlink"/>
          </w:rPr>
          <w:delText>2.2.5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 Default Experiment (DefaultExperiment)</w:delText>
        </w:r>
        <w:r w:rsidDel="007C1036">
          <w:rPr>
            <w:webHidden/>
          </w:rPr>
          <w:tab/>
        </w:r>
      </w:del>
      <w:del w:id="538" w:author="Otter, Martin" w:date="2019-09-06T11:28:00Z">
        <w:r w:rsidDel="007C1036">
          <w:rPr>
            <w:webHidden/>
          </w:rPr>
          <w:delText>44</w:delText>
        </w:r>
      </w:del>
    </w:p>
    <w:p w14:paraId="3159D084" w14:textId="4248F368" w:rsidR="00B0099D" w:rsidDel="007C1036" w:rsidRDefault="00B0099D">
      <w:pPr>
        <w:pStyle w:val="TOC3"/>
        <w:rPr>
          <w:del w:id="539" w:author="Otter, Martin" w:date="2019-09-06T11:29:00Z"/>
          <w:rFonts w:asciiTheme="minorHAnsi" w:eastAsiaTheme="minorEastAsia" w:hAnsiTheme="minorHAnsi" w:cstheme="minorBidi"/>
          <w:iCs w:val="0"/>
          <w:spacing w:val="0"/>
          <w:sz w:val="22"/>
          <w:lang w:eastAsia="en-US"/>
        </w:rPr>
      </w:pPr>
      <w:del w:id="540" w:author="Otter, Martin" w:date="2019-09-06T11:29:00Z">
        <w:r w:rsidRPr="007C1036" w:rsidDel="007C1036">
          <w:rPr>
            <w:rStyle w:val="Hyperlink"/>
          </w:rPr>
          <w:delText>2.2.6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Vendor Annotations (VendorAnnotations)</w:delText>
        </w:r>
        <w:r w:rsidDel="007C1036">
          <w:rPr>
            <w:webHidden/>
          </w:rPr>
          <w:tab/>
        </w:r>
      </w:del>
      <w:del w:id="541" w:author="Otter, Martin" w:date="2019-09-06T11:28:00Z">
        <w:r w:rsidDel="007C1036">
          <w:rPr>
            <w:webHidden/>
          </w:rPr>
          <w:delText>44</w:delText>
        </w:r>
      </w:del>
    </w:p>
    <w:p w14:paraId="5DA130E5" w14:textId="03AEA2B1" w:rsidR="00B0099D" w:rsidDel="007C1036" w:rsidRDefault="00B0099D">
      <w:pPr>
        <w:pStyle w:val="TOC3"/>
        <w:rPr>
          <w:del w:id="542" w:author="Otter, Martin" w:date="2019-09-06T11:29:00Z"/>
          <w:rFonts w:asciiTheme="minorHAnsi" w:eastAsiaTheme="minorEastAsia" w:hAnsiTheme="minorHAnsi" w:cstheme="minorBidi"/>
          <w:iCs w:val="0"/>
          <w:spacing w:val="0"/>
          <w:sz w:val="22"/>
          <w:lang w:eastAsia="en-US"/>
        </w:rPr>
      </w:pPr>
      <w:del w:id="543" w:author="Otter, Martin" w:date="2019-09-06T11:29:00Z">
        <w:r w:rsidRPr="007C1036" w:rsidDel="007C1036">
          <w:rPr>
            <w:rStyle w:val="Hyperlink"/>
          </w:rPr>
          <w:delText>2.2.7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Model Variables (ModelVariables)</w:delText>
        </w:r>
        <w:r w:rsidDel="007C1036">
          <w:rPr>
            <w:webHidden/>
          </w:rPr>
          <w:tab/>
        </w:r>
      </w:del>
      <w:del w:id="544" w:author="Otter, Martin" w:date="2019-09-06T11:28:00Z">
        <w:r w:rsidDel="007C1036">
          <w:rPr>
            <w:webHidden/>
          </w:rPr>
          <w:delText>45</w:delText>
        </w:r>
      </w:del>
    </w:p>
    <w:p w14:paraId="0BDD977A" w14:textId="5DA425D5" w:rsidR="00B0099D" w:rsidDel="007C1036" w:rsidRDefault="00B0099D">
      <w:pPr>
        <w:pStyle w:val="TOC3"/>
        <w:rPr>
          <w:del w:id="545" w:author="Otter, Martin" w:date="2019-09-06T11:29:00Z"/>
          <w:rFonts w:asciiTheme="minorHAnsi" w:eastAsiaTheme="minorEastAsia" w:hAnsiTheme="minorHAnsi" w:cstheme="minorBidi"/>
          <w:iCs w:val="0"/>
          <w:spacing w:val="0"/>
          <w:sz w:val="22"/>
          <w:lang w:eastAsia="en-US"/>
        </w:rPr>
      </w:pPr>
      <w:del w:id="546" w:author="Otter, Martin" w:date="2019-09-06T11:29:00Z">
        <w:r w:rsidRPr="007C1036" w:rsidDel="007C1036">
          <w:rPr>
            <w:rStyle w:val="Hyperlink"/>
          </w:rPr>
          <w:delText>2.2.8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the Model Structure (ModelStructure)</w:delText>
        </w:r>
        <w:r w:rsidDel="007C1036">
          <w:rPr>
            <w:webHidden/>
          </w:rPr>
          <w:tab/>
        </w:r>
      </w:del>
      <w:del w:id="547" w:author="Otter, Martin" w:date="2019-09-06T11:28:00Z">
        <w:r w:rsidDel="007C1036">
          <w:rPr>
            <w:webHidden/>
          </w:rPr>
          <w:delText>59</w:delText>
        </w:r>
      </w:del>
    </w:p>
    <w:p w14:paraId="4F08C9C2" w14:textId="7D4C4BCB" w:rsidR="00B0099D" w:rsidDel="007C1036" w:rsidRDefault="00B0099D">
      <w:pPr>
        <w:pStyle w:val="TOC3"/>
        <w:rPr>
          <w:del w:id="548" w:author="Otter, Martin" w:date="2019-09-06T11:29:00Z"/>
          <w:rFonts w:asciiTheme="minorHAnsi" w:eastAsiaTheme="minorEastAsia" w:hAnsiTheme="minorHAnsi" w:cstheme="minorBidi"/>
          <w:iCs w:val="0"/>
          <w:spacing w:val="0"/>
          <w:sz w:val="22"/>
          <w:lang w:eastAsia="en-US"/>
        </w:rPr>
      </w:pPr>
      <w:del w:id="549" w:author="Otter, Martin" w:date="2019-09-06T11:29:00Z">
        <w:r w:rsidRPr="007C1036" w:rsidDel="007C1036">
          <w:rPr>
            <w:rStyle w:val="Hyperlink"/>
          </w:rPr>
          <w:delText>2.2.9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Variable Naming Conventions (variableNamingConvention)</w:delText>
        </w:r>
        <w:r w:rsidDel="007C1036">
          <w:rPr>
            <w:webHidden/>
          </w:rPr>
          <w:tab/>
        </w:r>
      </w:del>
      <w:del w:id="550" w:author="Otter, Martin" w:date="2019-09-06T11:28:00Z">
        <w:r w:rsidDel="007C1036">
          <w:rPr>
            <w:webHidden/>
          </w:rPr>
          <w:delText>69</w:delText>
        </w:r>
      </w:del>
    </w:p>
    <w:p w14:paraId="1F30F849" w14:textId="7304AEC4" w:rsidR="00B0099D" w:rsidDel="007C1036" w:rsidRDefault="00B0099D">
      <w:pPr>
        <w:pStyle w:val="TOC2"/>
        <w:rPr>
          <w:del w:id="551" w:author="Otter, Martin" w:date="2019-09-06T11:29:00Z"/>
          <w:rFonts w:asciiTheme="minorHAnsi" w:eastAsiaTheme="minorEastAsia" w:hAnsiTheme="minorHAnsi" w:cstheme="minorBidi"/>
          <w:iCs w:val="0"/>
          <w:spacing w:val="0"/>
          <w:sz w:val="22"/>
          <w:lang w:eastAsia="en-US"/>
        </w:rPr>
      </w:pPr>
      <w:del w:id="552" w:author="Otter, Martin" w:date="2019-09-06T11:29:00Z">
        <w:r w:rsidRPr="007C1036" w:rsidDel="007C1036">
          <w:rPr>
            <w:rStyle w:val="Hyperlink"/>
          </w:rPr>
          <w:delText>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FMU Distribution</w:delText>
        </w:r>
        <w:r w:rsidDel="007C1036">
          <w:rPr>
            <w:webHidden/>
          </w:rPr>
          <w:tab/>
        </w:r>
      </w:del>
      <w:del w:id="553" w:author="Otter, Martin" w:date="2019-09-06T11:28:00Z">
        <w:r w:rsidDel="007C1036">
          <w:rPr>
            <w:webHidden/>
          </w:rPr>
          <w:delText>71</w:delText>
        </w:r>
      </w:del>
    </w:p>
    <w:p w14:paraId="34B1D612" w14:textId="15B1975B" w:rsidR="00B0099D" w:rsidDel="007C1036" w:rsidRDefault="00B0099D">
      <w:pPr>
        <w:pStyle w:val="TOC1"/>
        <w:rPr>
          <w:del w:id="554" w:author="Otter, Martin" w:date="2019-09-06T11:29:00Z"/>
          <w:rFonts w:asciiTheme="minorHAnsi" w:eastAsiaTheme="minorEastAsia" w:hAnsiTheme="minorHAnsi" w:cstheme="minorBidi"/>
          <w:b w:val="0"/>
          <w:bCs w:val="0"/>
          <w:spacing w:val="0"/>
          <w:szCs w:val="22"/>
          <w:lang w:eastAsia="en-US"/>
        </w:rPr>
      </w:pPr>
      <w:del w:id="555" w:author="Otter, Martin" w:date="2019-09-06T11:29:00Z">
        <w:r w:rsidRPr="007C1036" w:rsidDel="007C1036">
          <w:rPr>
            <w:rStyle w:val="Hyperlink"/>
          </w:rPr>
          <w:delText>3.</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Model Exchange</w:delText>
        </w:r>
        <w:r w:rsidDel="007C1036">
          <w:rPr>
            <w:webHidden/>
          </w:rPr>
          <w:tab/>
        </w:r>
      </w:del>
      <w:del w:id="556" w:author="Otter, Martin" w:date="2019-09-06T11:28:00Z">
        <w:r w:rsidDel="007C1036">
          <w:rPr>
            <w:webHidden/>
          </w:rPr>
          <w:delText>75</w:delText>
        </w:r>
      </w:del>
    </w:p>
    <w:p w14:paraId="256E4A4E" w14:textId="5908452A" w:rsidR="00B0099D" w:rsidDel="007C1036" w:rsidRDefault="00B0099D">
      <w:pPr>
        <w:pStyle w:val="TOC2"/>
        <w:rPr>
          <w:del w:id="557" w:author="Otter, Martin" w:date="2019-09-06T11:29:00Z"/>
          <w:rFonts w:asciiTheme="minorHAnsi" w:eastAsiaTheme="minorEastAsia" w:hAnsiTheme="minorHAnsi" w:cstheme="minorBidi"/>
          <w:iCs w:val="0"/>
          <w:spacing w:val="0"/>
          <w:sz w:val="22"/>
          <w:lang w:eastAsia="en-US"/>
        </w:rPr>
      </w:pPr>
      <w:del w:id="558" w:author="Otter, Martin" w:date="2019-09-06T11:29:00Z">
        <w:r w:rsidRPr="007C1036" w:rsidDel="007C1036">
          <w:rPr>
            <w:rStyle w:val="Hyperlink"/>
          </w:rPr>
          <w:delText>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559" w:author="Otter, Martin" w:date="2019-09-06T11:28:00Z">
        <w:r w:rsidDel="007C1036">
          <w:rPr>
            <w:webHidden/>
          </w:rPr>
          <w:delText>76</w:delText>
        </w:r>
      </w:del>
    </w:p>
    <w:p w14:paraId="13255D0B" w14:textId="2D52448F" w:rsidR="00B0099D" w:rsidDel="007C1036" w:rsidRDefault="00B0099D">
      <w:pPr>
        <w:pStyle w:val="TOC2"/>
        <w:rPr>
          <w:del w:id="560" w:author="Otter, Martin" w:date="2019-09-06T11:29:00Z"/>
          <w:rFonts w:asciiTheme="minorHAnsi" w:eastAsiaTheme="minorEastAsia" w:hAnsiTheme="minorHAnsi" w:cstheme="minorBidi"/>
          <w:iCs w:val="0"/>
          <w:spacing w:val="0"/>
          <w:sz w:val="22"/>
          <w:lang w:eastAsia="en-US"/>
        </w:rPr>
      </w:pPr>
      <w:del w:id="561" w:author="Otter, Martin" w:date="2019-09-06T11:29:00Z">
        <w:r w:rsidRPr="007C1036" w:rsidDel="007C1036">
          <w:rPr>
            <w:rStyle w:val="Hyperlink"/>
          </w:rPr>
          <w:delText>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62" w:author="Otter, Martin" w:date="2019-09-06T11:28:00Z">
        <w:r w:rsidDel="007C1036">
          <w:rPr>
            <w:webHidden/>
          </w:rPr>
          <w:delText>86</w:delText>
        </w:r>
      </w:del>
    </w:p>
    <w:p w14:paraId="1B6F2625" w14:textId="481CF5CB" w:rsidR="00B0099D" w:rsidDel="007C1036" w:rsidRDefault="00B0099D">
      <w:pPr>
        <w:pStyle w:val="TOC3"/>
        <w:rPr>
          <w:del w:id="563" w:author="Otter, Martin" w:date="2019-09-06T11:29:00Z"/>
          <w:rFonts w:asciiTheme="minorHAnsi" w:eastAsiaTheme="minorEastAsia" w:hAnsiTheme="minorHAnsi" w:cstheme="minorBidi"/>
          <w:iCs w:val="0"/>
          <w:spacing w:val="0"/>
          <w:sz w:val="22"/>
          <w:lang w:eastAsia="en-US"/>
        </w:rPr>
      </w:pPr>
      <w:del w:id="564" w:author="Otter, Martin" w:date="2019-09-06T11:29:00Z">
        <w:r w:rsidRPr="007C1036" w:rsidDel="007C1036">
          <w:rPr>
            <w:rStyle w:val="Hyperlink"/>
          </w:rPr>
          <w:delText>3.2.1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Providing Independent Variables and Re-initialization of Caching</w:delText>
        </w:r>
        <w:r w:rsidDel="007C1036">
          <w:rPr>
            <w:webHidden/>
          </w:rPr>
          <w:tab/>
        </w:r>
      </w:del>
      <w:del w:id="565" w:author="Otter, Martin" w:date="2019-09-06T11:28:00Z">
        <w:r w:rsidDel="007C1036">
          <w:rPr>
            <w:webHidden/>
          </w:rPr>
          <w:delText>86</w:delText>
        </w:r>
      </w:del>
    </w:p>
    <w:p w14:paraId="1217274C" w14:textId="1A0E5067" w:rsidR="00B0099D" w:rsidDel="007C1036" w:rsidRDefault="00B0099D">
      <w:pPr>
        <w:pStyle w:val="TOC3"/>
        <w:rPr>
          <w:del w:id="566" w:author="Otter, Martin" w:date="2019-09-06T11:29:00Z"/>
          <w:rFonts w:asciiTheme="minorHAnsi" w:eastAsiaTheme="minorEastAsia" w:hAnsiTheme="minorHAnsi" w:cstheme="minorBidi"/>
          <w:iCs w:val="0"/>
          <w:spacing w:val="0"/>
          <w:sz w:val="22"/>
          <w:lang w:eastAsia="en-US"/>
        </w:rPr>
      </w:pPr>
      <w:del w:id="567" w:author="Otter, Martin" w:date="2019-09-06T11:29:00Z">
        <w:r w:rsidRPr="007C1036" w:rsidDel="007C1036">
          <w:rPr>
            <w:rStyle w:val="Hyperlink"/>
          </w:rPr>
          <w:delText>3.2.2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Evaluation of Model Equations</w:delText>
        </w:r>
        <w:r w:rsidDel="007C1036">
          <w:rPr>
            <w:webHidden/>
          </w:rPr>
          <w:tab/>
        </w:r>
      </w:del>
      <w:del w:id="568" w:author="Otter, Martin" w:date="2019-09-06T11:28:00Z">
        <w:r w:rsidDel="007C1036">
          <w:rPr>
            <w:webHidden/>
          </w:rPr>
          <w:delText>87</w:delText>
        </w:r>
      </w:del>
    </w:p>
    <w:p w14:paraId="1D4B3786" w14:textId="322F4939" w:rsidR="00B0099D" w:rsidDel="007C1036" w:rsidRDefault="00B0099D">
      <w:pPr>
        <w:pStyle w:val="TOC3"/>
        <w:rPr>
          <w:del w:id="569" w:author="Otter, Martin" w:date="2019-09-06T11:29:00Z"/>
          <w:rFonts w:asciiTheme="minorHAnsi" w:eastAsiaTheme="minorEastAsia" w:hAnsiTheme="minorHAnsi" w:cstheme="minorBidi"/>
          <w:iCs w:val="0"/>
          <w:spacing w:val="0"/>
          <w:sz w:val="22"/>
          <w:lang w:eastAsia="en-US"/>
        </w:rPr>
      </w:pPr>
      <w:del w:id="570" w:author="Otter, Martin" w:date="2019-09-06T11:29:00Z">
        <w:r w:rsidRPr="007C1036" w:rsidDel="007C1036">
          <w:rPr>
            <w:rStyle w:val="Hyperlink"/>
          </w:rPr>
          <w:delText>3.2.3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w:delText>
        </w:r>
        <w:r w:rsidDel="007C1036">
          <w:rPr>
            <w:webHidden/>
          </w:rPr>
          <w:tab/>
        </w:r>
      </w:del>
      <w:del w:id="571" w:author="Otter, Martin" w:date="2019-09-06T11:28:00Z">
        <w:r w:rsidDel="007C1036">
          <w:rPr>
            <w:webHidden/>
          </w:rPr>
          <w:delText>90</w:delText>
        </w:r>
      </w:del>
    </w:p>
    <w:p w14:paraId="699DC9E6" w14:textId="5B18E653" w:rsidR="00B0099D" w:rsidDel="007C1036" w:rsidRDefault="00B0099D">
      <w:pPr>
        <w:pStyle w:val="TOC3"/>
        <w:rPr>
          <w:del w:id="572" w:author="Otter, Martin" w:date="2019-09-06T11:29:00Z"/>
          <w:rFonts w:asciiTheme="minorHAnsi" w:eastAsiaTheme="minorEastAsia" w:hAnsiTheme="minorHAnsi" w:cstheme="minorBidi"/>
          <w:iCs w:val="0"/>
          <w:spacing w:val="0"/>
          <w:sz w:val="22"/>
          <w:lang w:eastAsia="en-US"/>
        </w:rPr>
      </w:pPr>
      <w:del w:id="573" w:author="Otter, Martin" w:date="2019-09-06T11:29:00Z">
        <w:r w:rsidRPr="007C1036" w:rsidDel="007C1036">
          <w:rPr>
            <w:rStyle w:val="Hyperlink"/>
          </w:rPr>
          <w:delText>3.2.4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574" w:author="Otter, Martin" w:date="2019-09-06T11:28:00Z">
        <w:r w:rsidDel="007C1036">
          <w:rPr>
            <w:webHidden/>
          </w:rPr>
          <w:delText>94</w:delText>
        </w:r>
      </w:del>
    </w:p>
    <w:p w14:paraId="65575B90" w14:textId="6548D717" w:rsidR="00B0099D" w:rsidDel="007C1036" w:rsidRDefault="00B0099D">
      <w:pPr>
        <w:pStyle w:val="TOC2"/>
        <w:rPr>
          <w:del w:id="575" w:author="Otter, Martin" w:date="2019-09-06T11:29:00Z"/>
          <w:rFonts w:asciiTheme="minorHAnsi" w:eastAsiaTheme="minorEastAsia" w:hAnsiTheme="minorHAnsi" w:cstheme="minorBidi"/>
          <w:iCs w:val="0"/>
          <w:spacing w:val="0"/>
          <w:sz w:val="22"/>
          <w:lang w:eastAsia="en-US"/>
        </w:rPr>
      </w:pPr>
      <w:del w:id="576" w:author="Otter, Martin" w:date="2019-09-06T11:29:00Z">
        <w:r w:rsidRPr="007C1036" w:rsidDel="007C1036">
          <w:rPr>
            <w:rStyle w:val="Hyperlink"/>
          </w:rPr>
          <w:delText>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77" w:author="Otter, Martin" w:date="2019-09-06T11:28:00Z">
        <w:r w:rsidDel="007C1036">
          <w:rPr>
            <w:webHidden/>
          </w:rPr>
          <w:delText>97</w:delText>
        </w:r>
      </w:del>
    </w:p>
    <w:p w14:paraId="63608970" w14:textId="36707E80" w:rsidR="00B0099D" w:rsidDel="007C1036" w:rsidRDefault="00B0099D">
      <w:pPr>
        <w:pStyle w:val="TOC3"/>
        <w:rPr>
          <w:del w:id="578" w:author="Otter, Martin" w:date="2019-09-06T11:29:00Z"/>
          <w:rFonts w:asciiTheme="minorHAnsi" w:eastAsiaTheme="minorEastAsia" w:hAnsiTheme="minorHAnsi" w:cstheme="minorBidi"/>
          <w:iCs w:val="0"/>
          <w:spacing w:val="0"/>
          <w:sz w:val="22"/>
          <w:lang w:eastAsia="en-US"/>
        </w:rPr>
      </w:pPr>
      <w:del w:id="579" w:author="Otter, Martin" w:date="2019-09-06T11:29:00Z">
        <w:r w:rsidRPr="007C1036" w:rsidDel="007C1036">
          <w:rPr>
            <w:rStyle w:val="Hyperlink"/>
          </w:rPr>
          <w:delText>3.3.1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Model Exchange FMU (ModelExchange)</w:delText>
        </w:r>
        <w:r w:rsidDel="007C1036">
          <w:rPr>
            <w:webHidden/>
          </w:rPr>
          <w:tab/>
        </w:r>
      </w:del>
      <w:del w:id="580" w:author="Otter, Martin" w:date="2019-09-06T11:28:00Z">
        <w:r w:rsidDel="007C1036">
          <w:rPr>
            <w:webHidden/>
          </w:rPr>
          <w:delText>98</w:delText>
        </w:r>
      </w:del>
    </w:p>
    <w:p w14:paraId="09857DA2" w14:textId="14B1B29E" w:rsidR="00B0099D" w:rsidDel="007C1036" w:rsidRDefault="00B0099D">
      <w:pPr>
        <w:pStyle w:val="TOC3"/>
        <w:rPr>
          <w:del w:id="581" w:author="Otter, Martin" w:date="2019-09-06T11:29:00Z"/>
          <w:rFonts w:asciiTheme="minorHAnsi" w:eastAsiaTheme="minorEastAsia" w:hAnsiTheme="minorHAnsi" w:cstheme="minorBidi"/>
          <w:iCs w:val="0"/>
          <w:spacing w:val="0"/>
          <w:sz w:val="22"/>
          <w:lang w:eastAsia="en-US"/>
        </w:rPr>
      </w:pPr>
      <w:del w:id="582" w:author="Otter, Martin" w:date="2019-09-06T11:29:00Z">
        <w:r w:rsidRPr="007C1036" w:rsidDel="007C1036">
          <w:rPr>
            <w:rStyle w:val="Hyperlink"/>
          </w:rPr>
          <w:delText>3.3.2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583" w:author="Otter, Martin" w:date="2019-09-06T11:28:00Z">
        <w:r w:rsidDel="007C1036">
          <w:rPr>
            <w:webHidden/>
          </w:rPr>
          <w:delText>100</w:delText>
        </w:r>
      </w:del>
    </w:p>
    <w:p w14:paraId="61317190" w14:textId="001E2122" w:rsidR="00B0099D" w:rsidDel="007C1036" w:rsidRDefault="00B0099D">
      <w:pPr>
        <w:pStyle w:val="TOC1"/>
        <w:rPr>
          <w:del w:id="584" w:author="Otter, Martin" w:date="2019-09-06T11:29:00Z"/>
          <w:rFonts w:asciiTheme="minorHAnsi" w:eastAsiaTheme="minorEastAsia" w:hAnsiTheme="minorHAnsi" w:cstheme="minorBidi"/>
          <w:b w:val="0"/>
          <w:bCs w:val="0"/>
          <w:spacing w:val="0"/>
          <w:szCs w:val="22"/>
          <w:lang w:eastAsia="en-US"/>
        </w:rPr>
      </w:pPr>
      <w:del w:id="585" w:author="Otter, Martin" w:date="2019-09-06T11:29:00Z">
        <w:r w:rsidRPr="007C1036" w:rsidDel="007C1036">
          <w:rPr>
            <w:rStyle w:val="Hyperlink"/>
          </w:rPr>
          <w:delText>4.</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Co</w:delText>
        </w:r>
        <w:r w:rsidRPr="007C1036" w:rsidDel="007C1036">
          <w:rPr>
            <w:rStyle w:val="Hyperlink"/>
          </w:rPr>
          <w:noBreakHyphen/>
          <w:delText>Simulation</w:delText>
        </w:r>
        <w:r w:rsidDel="007C1036">
          <w:rPr>
            <w:webHidden/>
          </w:rPr>
          <w:tab/>
        </w:r>
      </w:del>
      <w:del w:id="586" w:author="Otter, Martin" w:date="2019-09-06T11:28:00Z">
        <w:r w:rsidDel="007C1036">
          <w:rPr>
            <w:webHidden/>
          </w:rPr>
          <w:delText>102</w:delText>
        </w:r>
      </w:del>
    </w:p>
    <w:p w14:paraId="40DE869E" w14:textId="1EE9BEA4" w:rsidR="00B0099D" w:rsidDel="007C1036" w:rsidRDefault="00B0099D">
      <w:pPr>
        <w:pStyle w:val="TOC2"/>
        <w:rPr>
          <w:del w:id="587" w:author="Otter, Martin" w:date="2019-09-06T11:29:00Z"/>
          <w:rFonts w:asciiTheme="minorHAnsi" w:eastAsiaTheme="minorEastAsia" w:hAnsiTheme="minorHAnsi" w:cstheme="minorBidi"/>
          <w:iCs w:val="0"/>
          <w:spacing w:val="0"/>
          <w:sz w:val="22"/>
          <w:lang w:eastAsia="en-US"/>
        </w:rPr>
      </w:pPr>
      <w:del w:id="588" w:author="Otter, Martin" w:date="2019-09-06T11:29:00Z">
        <w:r w:rsidRPr="007C1036" w:rsidDel="007C1036">
          <w:rPr>
            <w:rStyle w:val="Hyperlink"/>
          </w:rPr>
          <w:delText>4.1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589" w:author="Otter, Martin" w:date="2019-09-06T11:28:00Z">
        <w:r w:rsidDel="007C1036">
          <w:rPr>
            <w:webHidden/>
          </w:rPr>
          <w:delText>103</w:delText>
        </w:r>
      </w:del>
    </w:p>
    <w:p w14:paraId="33DF250E" w14:textId="08435048" w:rsidR="00B0099D" w:rsidDel="007C1036" w:rsidRDefault="00B0099D">
      <w:pPr>
        <w:pStyle w:val="TOC3"/>
        <w:rPr>
          <w:del w:id="590" w:author="Otter, Martin" w:date="2019-09-06T11:29:00Z"/>
          <w:rFonts w:asciiTheme="minorHAnsi" w:eastAsiaTheme="minorEastAsia" w:hAnsiTheme="minorHAnsi" w:cstheme="minorBidi"/>
          <w:iCs w:val="0"/>
          <w:spacing w:val="0"/>
          <w:sz w:val="22"/>
          <w:lang w:eastAsia="en-US"/>
        </w:rPr>
      </w:pPr>
      <w:del w:id="591" w:author="Otter, Martin" w:date="2019-09-06T11:29:00Z">
        <w:r w:rsidRPr="007C1036" w:rsidDel="007C1036">
          <w:rPr>
            <w:rStyle w:val="Hyperlink"/>
          </w:rPr>
          <w:delText>4.1.1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Basics</w:delText>
        </w:r>
        <w:r w:rsidDel="007C1036">
          <w:rPr>
            <w:webHidden/>
          </w:rPr>
          <w:tab/>
        </w:r>
      </w:del>
      <w:del w:id="592" w:author="Otter, Martin" w:date="2019-09-06T11:28:00Z">
        <w:r w:rsidDel="007C1036">
          <w:rPr>
            <w:webHidden/>
          </w:rPr>
          <w:delText>103</w:delText>
        </w:r>
      </w:del>
    </w:p>
    <w:p w14:paraId="129D52C5" w14:textId="196B8C96" w:rsidR="00B0099D" w:rsidDel="007C1036" w:rsidRDefault="00B0099D">
      <w:pPr>
        <w:pStyle w:val="TOC3"/>
        <w:rPr>
          <w:del w:id="593" w:author="Otter, Martin" w:date="2019-09-06T11:29:00Z"/>
          <w:rFonts w:asciiTheme="minorHAnsi" w:eastAsiaTheme="minorEastAsia" w:hAnsiTheme="minorHAnsi" w:cstheme="minorBidi"/>
          <w:iCs w:val="0"/>
          <w:spacing w:val="0"/>
          <w:sz w:val="22"/>
          <w:lang w:eastAsia="en-US"/>
        </w:rPr>
      </w:pPr>
      <w:del w:id="594" w:author="Otter, Martin" w:date="2019-09-06T11:29:00Z">
        <w:r w:rsidRPr="007C1036" w:rsidDel="007C1036">
          <w:rPr>
            <w:rStyle w:val="Hyperlink"/>
          </w:rPr>
          <w:delText>4.1.2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Model</w:delText>
        </w:r>
        <w:r w:rsidDel="007C1036">
          <w:rPr>
            <w:webHidden/>
          </w:rPr>
          <w:tab/>
        </w:r>
      </w:del>
      <w:del w:id="595" w:author="Otter, Martin" w:date="2019-09-06T11:28:00Z">
        <w:r w:rsidDel="007C1036">
          <w:rPr>
            <w:webHidden/>
          </w:rPr>
          <w:delText>105</w:delText>
        </w:r>
      </w:del>
    </w:p>
    <w:p w14:paraId="387D0A63" w14:textId="4DFD1355" w:rsidR="00B0099D" w:rsidDel="007C1036" w:rsidRDefault="00B0099D">
      <w:pPr>
        <w:pStyle w:val="TOC2"/>
        <w:rPr>
          <w:del w:id="596" w:author="Otter, Martin" w:date="2019-09-06T11:29:00Z"/>
          <w:rFonts w:asciiTheme="minorHAnsi" w:eastAsiaTheme="minorEastAsia" w:hAnsiTheme="minorHAnsi" w:cstheme="minorBidi"/>
          <w:iCs w:val="0"/>
          <w:spacing w:val="0"/>
          <w:sz w:val="22"/>
          <w:lang w:eastAsia="en-US"/>
        </w:rPr>
      </w:pPr>
      <w:del w:id="597" w:author="Otter, Martin" w:date="2019-09-06T11:29:00Z">
        <w:r w:rsidRPr="007C1036" w:rsidDel="007C1036">
          <w:rPr>
            <w:rStyle w:val="Hyperlink"/>
          </w:rPr>
          <w:delText>4.2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98" w:author="Otter, Martin" w:date="2019-09-06T11:28:00Z">
        <w:r w:rsidDel="007C1036">
          <w:rPr>
            <w:webHidden/>
          </w:rPr>
          <w:delText>108</w:delText>
        </w:r>
      </w:del>
    </w:p>
    <w:p w14:paraId="300441FF" w14:textId="00DB909B" w:rsidR="00B0099D" w:rsidDel="007C1036" w:rsidRDefault="00B0099D">
      <w:pPr>
        <w:pStyle w:val="TOC3"/>
        <w:rPr>
          <w:del w:id="599" w:author="Otter, Martin" w:date="2019-09-06T11:29:00Z"/>
          <w:rFonts w:asciiTheme="minorHAnsi" w:eastAsiaTheme="minorEastAsia" w:hAnsiTheme="minorHAnsi" w:cstheme="minorBidi"/>
          <w:iCs w:val="0"/>
          <w:spacing w:val="0"/>
          <w:sz w:val="22"/>
          <w:lang w:eastAsia="en-US"/>
        </w:rPr>
      </w:pPr>
      <w:del w:id="600" w:author="Otter, Martin" w:date="2019-09-06T11:29:00Z">
        <w:r w:rsidRPr="007C1036" w:rsidDel="007C1036">
          <w:rPr>
            <w:rStyle w:val="Hyperlink"/>
          </w:rPr>
          <w:delText>4.2.1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Transfer of Input / Output Values and Parameters</w:delText>
        </w:r>
        <w:r w:rsidDel="007C1036">
          <w:rPr>
            <w:webHidden/>
          </w:rPr>
          <w:tab/>
        </w:r>
      </w:del>
      <w:del w:id="601" w:author="Otter, Martin" w:date="2019-09-06T11:28:00Z">
        <w:r w:rsidDel="007C1036">
          <w:rPr>
            <w:webHidden/>
          </w:rPr>
          <w:delText>108</w:delText>
        </w:r>
      </w:del>
    </w:p>
    <w:p w14:paraId="2E6498CC" w14:textId="02472CEE" w:rsidR="00B0099D" w:rsidDel="007C1036" w:rsidRDefault="00B0099D">
      <w:pPr>
        <w:pStyle w:val="TOC3"/>
        <w:rPr>
          <w:del w:id="602" w:author="Otter, Martin" w:date="2019-09-06T11:29:00Z"/>
          <w:rFonts w:asciiTheme="minorHAnsi" w:eastAsiaTheme="minorEastAsia" w:hAnsiTheme="minorHAnsi" w:cstheme="minorBidi"/>
          <w:iCs w:val="0"/>
          <w:spacing w:val="0"/>
          <w:sz w:val="22"/>
          <w:lang w:eastAsia="en-US"/>
        </w:rPr>
      </w:pPr>
      <w:del w:id="603" w:author="Otter, Martin" w:date="2019-09-06T11:29:00Z">
        <w:r w:rsidRPr="007C1036" w:rsidDel="007C1036">
          <w:rPr>
            <w:rStyle w:val="Hyperlink"/>
          </w:rPr>
          <w:delText>4.2.2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Computation</w:delText>
        </w:r>
        <w:r w:rsidDel="007C1036">
          <w:rPr>
            <w:webHidden/>
          </w:rPr>
          <w:tab/>
        </w:r>
      </w:del>
      <w:del w:id="604" w:author="Otter, Martin" w:date="2019-09-06T11:28:00Z">
        <w:r w:rsidDel="007C1036">
          <w:rPr>
            <w:webHidden/>
          </w:rPr>
          <w:delText>109</w:delText>
        </w:r>
      </w:del>
    </w:p>
    <w:p w14:paraId="644696AF" w14:textId="7F9356CA" w:rsidR="00B0099D" w:rsidDel="007C1036" w:rsidRDefault="00B0099D">
      <w:pPr>
        <w:pStyle w:val="TOC3"/>
        <w:rPr>
          <w:del w:id="605" w:author="Otter, Martin" w:date="2019-09-06T11:29:00Z"/>
          <w:rFonts w:asciiTheme="minorHAnsi" w:eastAsiaTheme="minorEastAsia" w:hAnsiTheme="minorHAnsi" w:cstheme="minorBidi"/>
          <w:iCs w:val="0"/>
          <w:spacing w:val="0"/>
          <w:sz w:val="22"/>
          <w:lang w:eastAsia="en-US"/>
        </w:rPr>
      </w:pPr>
      <w:del w:id="606" w:author="Otter, Martin" w:date="2019-09-06T11:29:00Z">
        <w:r w:rsidRPr="007C1036" w:rsidDel="007C1036">
          <w:rPr>
            <w:rStyle w:val="Hyperlink"/>
          </w:rPr>
          <w:delText>4.2.3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Retrieving Status Information from the Slave</w:delText>
        </w:r>
        <w:r w:rsidDel="007C1036">
          <w:rPr>
            <w:webHidden/>
          </w:rPr>
          <w:tab/>
        </w:r>
      </w:del>
      <w:del w:id="607" w:author="Otter, Martin" w:date="2019-09-06T11:28:00Z">
        <w:r w:rsidDel="007C1036">
          <w:rPr>
            <w:webHidden/>
          </w:rPr>
          <w:delText>112</w:delText>
        </w:r>
      </w:del>
    </w:p>
    <w:p w14:paraId="030FA9D8" w14:textId="52756ECA" w:rsidR="00B0099D" w:rsidDel="007C1036" w:rsidRDefault="00B0099D">
      <w:pPr>
        <w:pStyle w:val="TOC3"/>
        <w:rPr>
          <w:del w:id="608" w:author="Otter, Martin" w:date="2019-09-06T11:29:00Z"/>
          <w:rFonts w:asciiTheme="minorHAnsi" w:eastAsiaTheme="minorEastAsia" w:hAnsiTheme="minorHAnsi" w:cstheme="minorBidi"/>
          <w:iCs w:val="0"/>
          <w:spacing w:val="0"/>
          <w:sz w:val="22"/>
          <w:lang w:eastAsia="en-US"/>
        </w:rPr>
      </w:pPr>
      <w:del w:id="609" w:author="Otter, Martin" w:date="2019-09-06T11:29:00Z">
        <w:r w:rsidRPr="007C1036" w:rsidDel="007C1036">
          <w:rPr>
            <w:rStyle w:val="Hyperlink"/>
          </w:rPr>
          <w:delText>4.2.4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 from Master to Slave</w:delText>
        </w:r>
        <w:r w:rsidDel="007C1036">
          <w:rPr>
            <w:webHidden/>
          </w:rPr>
          <w:tab/>
        </w:r>
      </w:del>
      <w:del w:id="610" w:author="Otter, Martin" w:date="2019-09-06T11:28:00Z">
        <w:r w:rsidDel="007C1036">
          <w:rPr>
            <w:webHidden/>
          </w:rPr>
          <w:delText>113</w:delText>
        </w:r>
      </w:del>
    </w:p>
    <w:p w14:paraId="0AF37706" w14:textId="7E282002" w:rsidR="00B0099D" w:rsidDel="007C1036" w:rsidRDefault="00B0099D">
      <w:pPr>
        <w:pStyle w:val="TOC3"/>
        <w:rPr>
          <w:del w:id="611" w:author="Otter, Martin" w:date="2019-09-06T11:29:00Z"/>
          <w:rFonts w:asciiTheme="minorHAnsi" w:eastAsiaTheme="minorEastAsia" w:hAnsiTheme="minorHAnsi" w:cstheme="minorBidi"/>
          <w:iCs w:val="0"/>
          <w:spacing w:val="0"/>
          <w:sz w:val="22"/>
          <w:lang w:eastAsia="en-US"/>
        </w:rPr>
      </w:pPr>
      <w:del w:id="612" w:author="Otter, Martin" w:date="2019-09-06T11:29:00Z">
        <w:r w:rsidRPr="007C1036" w:rsidDel="007C1036">
          <w:rPr>
            <w:rStyle w:val="Hyperlink"/>
          </w:rPr>
          <w:delText>4.2.5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613" w:author="Otter, Martin" w:date="2019-09-06T11:28:00Z">
        <w:r w:rsidDel="007C1036">
          <w:rPr>
            <w:webHidden/>
          </w:rPr>
          <w:delText>116</w:delText>
        </w:r>
      </w:del>
    </w:p>
    <w:p w14:paraId="3929D376" w14:textId="6460EAC1" w:rsidR="00B0099D" w:rsidDel="007C1036" w:rsidRDefault="00B0099D">
      <w:pPr>
        <w:pStyle w:val="TOC2"/>
        <w:rPr>
          <w:del w:id="614" w:author="Otter, Martin" w:date="2019-09-06T11:29:00Z"/>
          <w:rFonts w:asciiTheme="minorHAnsi" w:eastAsiaTheme="minorEastAsia" w:hAnsiTheme="minorHAnsi" w:cstheme="minorBidi"/>
          <w:iCs w:val="0"/>
          <w:spacing w:val="0"/>
          <w:sz w:val="22"/>
          <w:lang w:eastAsia="en-US"/>
        </w:rPr>
      </w:pPr>
      <w:del w:id="615" w:author="Otter, Martin" w:date="2019-09-06T11:29:00Z">
        <w:r w:rsidRPr="007C1036" w:rsidDel="007C1036">
          <w:rPr>
            <w:rStyle w:val="Hyperlink"/>
          </w:rPr>
          <w:delText>4.3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616" w:author="Otter, Martin" w:date="2019-09-06T11:28:00Z">
        <w:r w:rsidDel="007C1036">
          <w:rPr>
            <w:webHidden/>
          </w:rPr>
          <w:delText>118</w:delText>
        </w:r>
      </w:del>
    </w:p>
    <w:p w14:paraId="14A21BC5" w14:textId="751ADBE1" w:rsidR="00B0099D" w:rsidDel="007C1036" w:rsidRDefault="00B0099D">
      <w:pPr>
        <w:pStyle w:val="TOC3"/>
        <w:rPr>
          <w:del w:id="617" w:author="Otter, Martin" w:date="2019-09-06T11:29:00Z"/>
          <w:rFonts w:asciiTheme="minorHAnsi" w:eastAsiaTheme="minorEastAsia" w:hAnsiTheme="minorHAnsi" w:cstheme="minorBidi"/>
          <w:iCs w:val="0"/>
          <w:spacing w:val="0"/>
          <w:sz w:val="22"/>
          <w:lang w:eastAsia="en-US"/>
        </w:rPr>
      </w:pPr>
      <w:del w:id="618" w:author="Otter, Martin" w:date="2019-09-06T11:29:00Z">
        <w:r w:rsidRPr="007C1036" w:rsidDel="007C1036">
          <w:rPr>
            <w:rStyle w:val="Hyperlink"/>
          </w:rPr>
          <w:delText>4.3.1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w:delText>
        </w:r>
        <w:r w:rsidRPr="007C1036" w:rsidDel="007C1036">
          <w:rPr>
            <w:rStyle w:val="Hyperlink"/>
          </w:rPr>
          <w:noBreakHyphen/>
          <w:delText>Simulation FMU (CoSimulation)</w:delText>
        </w:r>
        <w:r w:rsidDel="007C1036">
          <w:rPr>
            <w:webHidden/>
          </w:rPr>
          <w:tab/>
        </w:r>
      </w:del>
      <w:del w:id="619" w:author="Otter, Martin" w:date="2019-09-06T11:28:00Z">
        <w:r w:rsidDel="007C1036">
          <w:rPr>
            <w:webHidden/>
          </w:rPr>
          <w:delText>118</w:delText>
        </w:r>
      </w:del>
    </w:p>
    <w:p w14:paraId="2A100AD1" w14:textId="22724AEA" w:rsidR="00B0099D" w:rsidDel="007C1036" w:rsidRDefault="00B0099D">
      <w:pPr>
        <w:pStyle w:val="TOC3"/>
        <w:rPr>
          <w:del w:id="620" w:author="Otter, Martin" w:date="2019-09-06T11:29:00Z"/>
          <w:rFonts w:asciiTheme="minorHAnsi" w:eastAsiaTheme="minorEastAsia" w:hAnsiTheme="minorHAnsi" w:cstheme="minorBidi"/>
          <w:iCs w:val="0"/>
          <w:spacing w:val="0"/>
          <w:sz w:val="22"/>
          <w:lang w:eastAsia="en-US"/>
        </w:rPr>
      </w:pPr>
      <w:del w:id="621" w:author="Otter, Martin" w:date="2019-09-06T11:29:00Z">
        <w:r w:rsidRPr="007C1036" w:rsidDel="007C1036">
          <w:rPr>
            <w:rStyle w:val="Hyperlink"/>
          </w:rPr>
          <w:delText>4.3.2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622" w:author="Otter, Martin" w:date="2019-09-06T11:28:00Z">
        <w:r w:rsidDel="007C1036">
          <w:rPr>
            <w:webHidden/>
          </w:rPr>
          <w:delText>122</w:delText>
        </w:r>
      </w:del>
    </w:p>
    <w:p w14:paraId="447BBAE2" w14:textId="15B0B65F" w:rsidR="00B0099D" w:rsidDel="007C1036" w:rsidRDefault="00B0099D">
      <w:pPr>
        <w:pStyle w:val="TOC1"/>
        <w:rPr>
          <w:del w:id="623" w:author="Otter, Martin" w:date="2019-09-06T11:29:00Z"/>
          <w:rFonts w:asciiTheme="minorHAnsi" w:eastAsiaTheme="minorEastAsia" w:hAnsiTheme="minorHAnsi" w:cstheme="minorBidi"/>
          <w:b w:val="0"/>
          <w:bCs w:val="0"/>
          <w:spacing w:val="0"/>
          <w:szCs w:val="22"/>
          <w:lang w:eastAsia="en-US"/>
        </w:rPr>
      </w:pPr>
      <w:del w:id="624" w:author="Otter, Martin" w:date="2019-09-06T11:29:00Z">
        <w:r w:rsidRPr="007C1036" w:rsidDel="007C1036">
          <w:rPr>
            <w:rStyle w:val="Hyperlink"/>
          </w:rPr>
          <w:delText>5.</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Literature</w:delText>
        </w:r>
        <w:r w:rsidDel="007C1036">
          <w:rPr>
            <w:webHidden/>
          </w:rPr>
          <w:tab/>
        </w:r>
      </w:del>
      <w:del w:id="625" w:author="Otter, Martin" w:date="2019-09-06T11:28:00Z">
        <w:r w:rsidDel="007C1036">
          <w:rPr>
            <w:webHidden/>
          </w:rPr>
          <w:delText>125</w:delText>
        </w:r>
      </w:del>
    </w:p>
    <w:p w14:paraId="59BD4A77" w14:textId="3751194D" w:rsidR="00B0099D" w:rsidDel="007C1036" w:rsidRDefault="00B0099D">
      <w:pPr>
        <w:pStyle w:val="TOC1"/>
        <w:tabs>
          <w:tab w:val="left" w:pos="1680"/>
        </w:tabs>
        <w:rPr>
          <w:del w:id="626" w:author="Otter, Martin" w:date="2019-09-06T11:29:00Z"/>
          <w:rFonts w:asciiTheme="minorHAnsi" w:eastAsiaTheme="minorEastAsia" w:hAnsiTheme="minorHAnsi" w:cstheme="minorBidi"/>
          <w:b w:val="0"/>
          <w:bCs w:val="0"/>
          <w:spacing w:val="0"/>
          <w:szCs w:val="22"/>
          <w:lang w:eastAsia="en-US"/>
        </w:rPr>
      </w:pPr>
      <w:del w:id="627" w:author="Otter, Martin" w:date="2019-09-06T11:29:00Z">
        <w:r w:rsidRPr="007C1036" w:rsidDel="007C1036">
          <w:rPr>
            <w:rStyle w:val="Hyperlink"/>
          </w:rPr>
          <w:delText>Appendix A</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Revision History</w:delText>
        </w:r>
        <w:r w:rsidDel="007C1036">
          <w:rPr>
            <w:webHidden/>
          </w:rPr>
          <w:tab/>
        </w:r>
      </w:del>
      <w:del w:id="628" w:author="Otter, Martin" w:date="2019-09-06T11:28:00Z">
        <w:r w:rsidDel="007C1036">
          <w:rPr>
            <w:webHidden/>
          </w:rPr>
          <w:delText>126</w:delText>
        </w:r>
      </w:del>
    </w:p>
    <w:p w14:paraId="4DDE9351" w14:textId="3D44810E" w:rsidR="00B0099D" w:rsidDel="007C1036" w:rsidRDefault="00B0099D">
      <w:pPr>
        <w:pStyle w:val="TOC2"/>
        <w:rPr>
          <w:del w:id="629" w:author="Otter, Martin" w:date="2019-09-06T11:29:00Z"/>
          <w:rFonts w:asciiTheme="minorHAnsi" w:eastAsiaTheme="minorEastAsia" w:hAnsiTheme="minorHAnsi" w:cstheme="minorBidi"/>
          <w:iCs w:val="0"/>
          <w:spacing w:val="0"/>
          <w:sz w:val="22"/>
          <w:lang w:eastAsia="en-US"/>
        </w:rPr>
      </w:pPr>
      <w:del w:id="630" w:author="Otter, Martin" w:date="2019-09-06T11:29:00Z">
        <w:r w:rsidRPr="007C1036" w:rsidDel="007C1036">
          <w:rPr>
            <w:rStyle w:val="Hyperlink"/>
          </w:rPr>
          <w:delText>A.1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Model Exchange</w:delText>
        </w:r>
        <w:r w:rsidDel="007C1036">
          <w:rPr>
            <w:webHidden/>
          </w:rPr>
          <w:tab/>
        </w:r>
      </w:del>
      <w:del w:id="631" w:author="Otter, Martin" w:date="2019-09-06T11:28:00Z">
        <w:r w:rsidDel="007C1036">
          <w:rPr>
            <w:webHidden/>
          </w:rPr>
          <w:delText>126</w:delText>
        </w:r>
      </w:del>
    </w:p>
    <w:p w14:paraId="6EC66D54" w14:textId="0817C703" w:rsidR="00B0099D" w:rsidDel="007C1036" w:rsidRDefault="00B0099D">
      <w:pPr>
        <w:pStyle w:val="TOC2"/>
        <w:rPr>
          <w:del w:id="632" w:author="Otter, Martin" w:date="2019-09-06T11:29:00Z"/>
          <w:rFonts w:asciiTheme="minorHAnsi" w:eastAsiaTheme="minorEastAsia" w:hAnsiTheme="minorHAnsi" w:cstheme="minorBidi"/>
          <w:iCs w:val="0"/>
          <w:spacing w:val="0"/>
          <w:sz w:val="22"/>
          <w:lang w:eastAsia="en-US"/>
        </w:rPr>
      </w:pPr>
      <w:del w:id="633" w:author="Otter, Martin" w:date="2019-09-06T11:29:00Z">
        <w:r w:rsidRPr="007C1036" w:rsidDel="007C1036">
          <w:rPr>
            <w:rStyle w:val="Hyperlink"/>
          </w:rPr>
          <w:delText>A.2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Co-Simulation</w:delText>
        </w:r>
        <w:r w:rsidDel="007C1036">
          <w:rPr>
            <w:webHidden/>
          </w:rPr>
          <w:tab/>
        </w:r>
      </w:del>
      <w:del w:id="634" w:author="Otter, Martin" w:date="2019-09-06T11:28:00Z">
        <w:r w:rsidDel="007C1036">
          <w:rPr>
            <w:webHidden/>
          </w:rPr>
          <w:delText>127</w:delText>
        </w:r>
      </w:del>
    </w:p>
    <w:p w14:paraId="4D5D26BA" w14:textId="133A782A" w:rsidR="00B0099D" w:rsidDel="007C1036" w:rsidRDefault="00B0099D">
      <w:pPr>
        <w:pStyle w:val="TOC2"/>
        <w:rPr>
          <w:del w:id="635" w:author="Otter, Martin" w:date="2019-09-06T11:29:00Z"/>
          <w:rFonts w:asciiTheme="minorHAnsi" w:eastAsiaTheme="minorEastAsia" w:hAnsiTheme="minorHAnsi" w:cstheme="minorBidi"/>
          <w:iCs w:val="0"/>
          <w:spacing w:val="0"/>
          <w:sz w:val="22"/>
          <w:lang w:eastAsia="en-US"/>
        </w:rPr>
      </w:pPr>
      <w:del w:id="636" w:author="Otter, Martin" w:date="2019-09-06T11:29:00Z">
        <w:r w:rsidRPr="007C1036" w:rsidDel="007C1036">
          <w:rPr>
            <w:rStyle w:val="Hyperlink"/>
          </w:rPr>
          <w:delText>A.3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2.0 – FMI for Model Exchange and Co-Simulation</w:delText>
        </w:r>
        <w:r w:rsidDel="007C1036">
          <w:rPr>
            <w:webHidden/>
          </w:rPr>
          <w:tab/>
        </w:r>
      </w:del>
      <w:del w:id="637" w:author="Otter, Martin" w:date="2019-09-06T11:28:00Z">
        <w:r w:rsidDel="007C1036">
          <w:rPr>
            <w:webHidden/>
          </w:rPr>
          <w:delText>128</w:delText>
        </w:r>
      </w:del>
    </w:p>
    <w:p w14:paraId="09A3871D" w14:textId="45208DF8" w:rsidR="00B0099D" w:rsidDel="007C1036" w:rsidRDefault="00B0099D">
      <w:pPr>
        <w:pStyle w:val="TOC3"/>
        <w:rPr>
          <w:del w:id="638" w:author="Otter, Martin" w:date="2019-09-06T11:29:00Z"/>
          <w:rFonts w:asciiTheme="minorHAnsi" w:eastAsiaTheme="minorEastAsia" w:hAnsiTheme="minorHAnsi" w:cstheme="minorBidi"/>
          <w:iCs w:val="0"/>
          <w:spacing w:val="0"/>
          <w:sz w:val="22"/>
          <w:lang w:eastAsia="en-US"/>
        </w:rPr>
      </w:pPr>
      <w:del w:id="639" w:author="Otter, Martin" w:date="2019-09-06T11:29:00Z">
        <w:r w:rsidRPr="007C1036" w:rsidDel="007C1036">
          <w:rPr>
            <w:rStyle w:val="Hyperlink"/>
          </w:rPr>
          <w:delText>A.3.1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Overview</w:delText>
        </w:r>
        <w:r w:rsidDel="007C1036">
          <w:rPr>
            <w:webHidden/>
          </w:rPr>
          <w:tab/>
        </w:r>
      </w:del>
      <w:del w:id="640" w:author="Otter, Martin" w:date="2019-09-06T11:28:00Z">
        <w:r w:rsidDel="007C1036">
          <w:rPr>
            <w:webHidden/>
          </w:rPr>
          <w:delText>128</w:delText>
        </w:r>
      </w:del>
    </w:p>
    <w:p w14:paraId="61831955" w14:textId="0CF32B1A" w:rsidR="00B0099D" w:rsidDel="007C1036" w:rsidRDefault="00B0099D">
      <w:pPr>
        <w:pStyle w:val="TOC3"/>
        <w:rPr>
          <w:del w:id="641" w:author="Otter, Martin" w:date="2019-09-06T11:29:00Z"/>
          <w:rFonts w:asciiTheme="minorHAnsi" w:eastAsiaTheme="minorEastAsia" w:hAnsiTheme="minorHAnsi" w:cstheme="minorBidi"/>
          <w:iCs w:val="0"/>
          <w:spacing w:val="0"/>
          <w:sz w:val="22"/>
          <w:lang w:eastAsia="en-US"/>
        </w:rPr>
      </w:pPr>
      <w:del w:id="642" w:author="Otter, Martin" w:date="2019-09-06T11:29:00Z">
        <w:r w:rsidRPr="007C1036" w:rsidDel="007C1036">
          <w:rPr>
            <w:rStyle w:val="Hyperlink"/>
          </w:rPr>
          <w:delText>A.3.2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Main changes</w:delText>
        </w:r>
        <w:r w:rsidDel="007C1036">
          <w:rPr>
            <w:webHidden/>
          </w:rPr>
          <w:tab/>
        </w:r>
      </w:del>
      <w:del w:id="643" w:author="Otter, Martin" w:date="2019-09-06T11:28:00Z">
        <w:r w:rsidDel="007C1036">
          <w:rPr>
            <w:webHidden/>
          </w:rPr>
          <w:delText>129</w:delText>
        </w:r>
      </w:del>
    </w:p>
    <w:p w14:paraId="7D6FBBC0" w14:textId="67C94D46" w:rsidR="00B0099D" w:rsidDel="007C1036" w:rsidRDefault="00B0099D">
      <w:pPr>
        <w:pStyle w:val="TOC3"/>
        <w:rPr>
          <w:del w:id="644" w:author="Otter, Martin" w:date="2019-09-06T11:29:00Z"/>
          <w:rFonts w:asciiTheme="minorHAnsi" w:eastAsiaTheme="minorEastAsia" w:hAnsiTheme="minorHAnsi" w:cstheme="minorBidi"/>
          <w:iCs w:val="0"/>
          <w:spacing w:val="0"/>
          <w:sz w:val="22"/>
          <w:lang w:eastAsia="en-US"/>
        </w:rPr>
      </w:pPr>
      <w:del w:id="645" w:author="Otter, Martin" w:date="2019-09-06T11:29:00Z">
        <w:r w:rsidRPr="007C1036" w:rsidDel="007C1036">
          <w:rPr>
            <w:rStyle w:val="Hyperlink"/>
          </w:rPr>
          <w:delText>A.3.3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Contributors</w:delText>
        </w:r>
        <w:r w:rsidDel="007C1036">
          <w:rPr>
            <w:webHidden/>
          </w:rPr>
          <w:tab/>
        </w:r>
      </w:del>
      <w:del w:id="646" w:author="Otter, Martin" w:date="2019-09-06T11:28:00Z">
        <w:r w:rsidDel="007C1036">
          <w:rPr>
            <w:webHidden/>
          </w:rPr>
          <w:delText>133</w:delText>
        </w:r>
      </w:del>
    </w:p>
    <w:p w14:paraId="4282A7D7" w14:textId="30A6658D" w:rsidR="00B0099D" w:rsidDel="007C1036" w:rsidRDefault="00B0099D">
      <w:pPr>
        <w:pStyle w:val="TOC1"/>
        <w:tabs>
          <w:tab w:val="left" w:pos="1680"/>
        </w:tabs>
        <w:rPr>
          <w:del w:id="647" w:author="Otter, Martin" w:date="2019-09-06T11:29:00Z"/>
          <w:rFonts w:asciiTheme="minorHAnsi" w:eastAsiaTheme="minorEastAsia" w:hAnsiTheme="minorHAnsi" w:cstheme="minorBidi"/>
          <w:b w:val="0"/>
          <w:bCs w:val="0"/>
          <w:spacing w:val="0"/>
          <w:szCs w:val="22"/>
          <w:lang w:eastAsia="en-US"/>
        </w:rPr>
      </w:pPr>
      <w:del w:id="648" w:author="Otter, Martin" w:date="2019-09-06T11:29:00Z">
        <w:r w:rsidRPr="007C1036" w:rsidDel="007C1036">
          <w:rPr>
            <w:rStyle w:val="Hyperlink"/>
          </w:rPr>
          <w:delText>Appendix B</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Glossary</w:delText>
        </w:r>
        <w:r w:rsidDel="007C1036">
          <w:rPr>
            <w:webHidden/>
          </w:rPr>
          <w:tab/>
        </w:r>
      </w:del>
      <w:del w:id="649" w:author="Otter, Martin" w:date="2019-09-06T11:28:00Z">
        <w:r w:rsidDel="007C1036">
          <w:rPr>
            <w:webHidden/>
          </w:rPr>
          <w:delText>135</w:delText>
        </w:r>
      </w:del>
    </w:p>
    <w:p w14:paraId="7CFB77F5" w14:textId="77777777" w:rsidR="00990EFE" w:rsidRPr="0098259C" w:rsidRDefault="00A803FC" w:rsidP="00A803FC">
      <w:pPr>
        <w:pStyle w:val="Heading1"/>
      </w:pPr>
      <w:r>
        <w:fldChar w:fldCharType="end"/>
      </w:r>
      <w:bookmarkStart w:id="650" w:name="_Toc18661770"/>
      <w:r w:rsidR="00990EFE" w:rsidRPr="0098259C">
        <w:t>Overview</w:t>
      </w:r>
      <w:bookmarkEnd w:id="129"/>
      <w:bookmarkEnd w:id="130"/>
      <w:bookmarkEnd w:id="650"/>
    </w:p>
    <w:p w14:paraId="5635EB9D" w14:textId="144FECCE" w:rsidR="0089725E" w:rsidRPr="0098259C" w:rsidRDefault="0089725E" w:rsidP="0089725E">
      <w:pPr>
        <w:pStyle w:val="BodyText"/>
      </w:pPr>
      <w:r w:rsidRPr="0098259C">
        <w:t xml:space="preserve">The FMI (Functional Mock-up Interface) defines an interface to be implemented by an executable called </w:t>
      </w:r>
      <w:ins w:id="651"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290500">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290500">
        <w:t>3</w:t>
      </w:r>
      <w:r w:rsidRPr="0098259C">
        <w:fldChar w:fldCharType="end"/>
      </w:r>
      <w:r w:rsidRPr="0098259C">
        <w:t xml:space="preserve">). The goal of this interface is that the calling of an FMU in a simulation environment is reasonably simple. No provisions are provided in this document </w:t>
      </w:r>
      <w:ins w:id="652"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653"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654" w:author="Bertsch Christian (CR/AEE3)" w:date="2019-09-06T11:23:00Z">
        <w:r w:rsidRPr="0098259C">
          <w:delText xml:space="preserve"> and to provide</w:delText>
        </w:r>
      </w:del>
      <w:ins w:id="655"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656"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657"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658"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659"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7C4145F4"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290500">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660" w:author="Bertsch Christian (CR/AEE3)" w:date="2019-09-06T11:23:00Z">
        <w:r w:rsidRPr="0098259C">
          <w:delText>needed</w:delText>
        </w:r>
      </w:del>
      <w:ins w:id="661"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662" w:author="Bertsch Christian (CR/AEE3)" w:date="2019-09-06T11:23:00Z">
        <w:r w:rsidRPr="0098259C">
          <w:rPr>
            <w:u w:val="single"/>
          </w:rPr>
          <w:delText>“</w:delText>
        </w:r>
      </w:del>
      <w:r w:rsidRPr="0098259C">
        <w:rPr>
          <w:u w:val="single"/>
        </w:rPr>
        <w:t>C</w:t>
      </w:r>
      <w:del w:id="663" w:author="Bertsch Christian (CR/AEE3)" w:date="2019-09-06T11:23:00Z">
        <w:r w:rsidRPr="0098259C">
          <w:rPr>
            <w:u w:val="single"/>
          </w:rPr>
          <w:delText>”</w:delText>
        </w:r>
      </w:del>
      <w:r w:rsidRPr="0098259C">
        <w:rPr>
          <w:u w:val="single"/>
        </w:rPr>
        <w:t xml:space="preserve"> functions</w:t>
      </w:r>
      <w:r w:rsidRPr="0098259C">
        <w:t xml:space="preserve">. </w:t>
      </w:r>
      <w:del w:id="664" w:author="Bertsch Christian (CR/AEE3)" w:date="2019-09-06T11:23:00Z">
        <w:r w:rsidRPr="0098259C">
          <w:delText>“</w:delText>
        </w:r>
      </w:del>
      <w:r w:rsidRPr="0098259C">
        <w:t>C</w:t>
      </w:r>
      <w:del w:id="665" w:author="Bertsch Christian (CR/AEE3)" w:date="2019-09-06T11:23:00Z">
        <w:r w:rsidRPr="0098259C">
          <w:delText>”</w:delText>
        </w:r>
      </w:del>
      <w:r w:rsidRPr="0098259C">
        <w:t xml:space="preserve"> is used</w:t>
      </w:r>
      <w:del w:id="666"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667"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668" w:author="Bertsch Christian (CR/AEE3)" w:date="2019-09-06T11:23:00Z">
        <w:r w:rsidRPr="0098259C">
          <w:delText>,</w:delText>
        </w:r>
      </w:del>
      <w:ins w:id="669"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670" w:author="Bertsch Christian (CR/AEE3)" w:date="2019-09-06T11:23:00Z">
        <w:r w:rsidRPr="0098259C">
          <w:delText>, see</w:delText>
        </w:r>
      </w:del>
      <w:ins w:id="671"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18" w:anchor="Parsers" w:history="1">
        <w:r w:rsidRPr="0098259C">
          <w:rPr>
            <w:rStyle w:val="Hyperlink"/>
          </w:rPr>
          <w:t>http://en.wikipedia.org/wiki/</w:t>
        </w:r>
        <w:r w:rsidR="00374F39" w:rsidRPr="0098259C">
          <w:rPr>
            <w:rStyle w:val="Hyperlink"/>
          </w:rPr>
          <w:t>XML</w:t>
        </w:r>
        <w:r w:rsidRPr="0098259C">
          <w:rPr>
            <w:rStyle w:val="Hyperlink"/>
          </w:rPr>
          <w:t>#Parsers</w:t>
        </w:r>
      </w:hyperlink>
      <w:del w:id="672" w:author="Bertsch Christian (CR/AEE3)" w:date="2019-09-06T11:23:00Z">
        <w:r w:rsidRPr="0098259C">
          <w:delText>,</w:delText>
        </w:r>
      </w:del>
      <w:r w:rsidRPr="0098259C">
        <w:t xml:space="preserve"> and especially the efficient open source parser SAX (</w:t>
      </w:r>
      <w:hyperlink r:id="rId19" w:history="1">
        <w:r w:rsidRPr="0098259C">
          <w:rPr>
            <w:rStyle w:val="Hyperlink"/>
          </w:rPr>
          <w:t>http://sax.sourceforge.net/</w:t>
        </w:r>
      </w:hyperlink>
      <w:r w:rsidRPr="0098259C">
        <w:t xml:space="preserve">, </w:t>
      </w:r>
      <w:hyperlink r:id="rId20" w:history="1">
        <w:r w:rsidRPr="0098259C">
          <w:rPr>
            <w:rStyle w:val="Hyperlink"/>
          </w:rPr>
          <w:t>http://en.wikipedia.org/wiki/Simple_API_for_</w:t>
        </w:r>
        <w:r w:rsidR="00374F39" w:rsidRPr="0098259C">
          <w:rPr>
            <w:rStyle w:val="Hyperlink"/>
          </w:rPr>
          <w:t>XML</w:t>
        </w:r>
      </w:hyperlink>
      <w:r w:rsidRPr="0098259C">
        <w:t>).</w:t>
      </w:r>
    </w:p>
    <w:p w14:paraId="648E6469" w14:textId="0E6BD380"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673" w:author="Bertsch Christian (CR/AEE3)" w:date="2019-09-06T11:23:00Z">
        <w:r w:rsidR="00374F39" w:rsidRPr="0098259C">
          <w:delText>zip file</w:delText>
        </w:r>
      </w:del>
      <w:ins w:id="674" w:author="Bertsch Christian (CR/AEE3)" w:date="2019-09-06T11:23:00Z">
        <w:r w:rsidR="00280342">
          <w:t>ZIP</w:t>
        </w:r>
      </w:ins>
      <w:ins w:id="675" w:author="Bertsch Christian (CR/AEE3)" w:date="2019-09-23T17:43:00Z">
        <w:r w:rsidR="00C42950">
          <w:t xml:space="preserve"> </w:t>
        </w:r>
      </w:ins>
      <w:ins w:id="676" w:author="Bertsch Christian (CR/AEE3)" w:date="2019-09-06T11:23:00Z">
        <w:r w:rsidR="00374F39" w:rsidRPr="0098259C">
          <w:t>file</w:t>
        </w:r>
      </w:ins>
      <w:r w:rsidRPr="0098259C">
        <w:t xml:space="preserve">. The </w:t>
      </w:r>
      <w:del w:id="677" w:author="Bertsch Christian (CR/AEE3)" w:date="2019-09-06T11:23:00Z">
        <w:r w:rsidR="00374F39" w:rsidRPr="0098259C">
          <w:delText>zip file</w:delText>
        </w:r>
      </w:del>
      <w:ins w:id="678" w:author="Bertsch Christian (CR/AEE3)" w:date="2019-09-06T11:23:00Z">
        <w:r w:rsidR="00280342">
          <w:t>ZIP</w:t>
        </w:r>
      </w:ins>
      <w:ins w:id="679" w:author="Bertsch Christian (CR/AEE3)" w:date="2019-09-23T17:43:00Z">
        <w:r w:rsidR="00C42950">
          <w:t xml:space="preserve"> </w:t>
        </w:r>
      </w:ins>
      <w:ins w:id="680" w:author="Bertsch Christian (CR/AEE3)" w:date="2019-09-06T11:23:00Z">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290500">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681" w:author="Bertsch Christian (CR/AEE3)" w:date="2019-09-06T11:23:00Z">
        <w:r w:rsidRPr="0098259C">
          <w:delText>like</w:delText>
        </w:r>
      </w:del>
      <w:ins w:id="682" w:author="Bertsch Christian (CR/AEE3)" w:date="2019-09-06T11:23:00Z">
        <w:r w:rsidR="006B28EF">
          <w:t>such as</w:t>
        </w:r>
      </w:ins>
      <w:r w:rsidR="006B28EF" w:rsidRPr="0098259C">
        <w:t xml:space="preserve"> </w:t>
      </w:r>
      <w:r w:rsidRPr="0098259C">
        <w:t>tables</w:t>
      </w:r>
      <w:del w:id="683" w:author="Bertsch Christian (CR/AEE3)" w:date="2019-09-06T11:23:00Z">
        <w:r w:rsidRPr="0098259C">
          <w:delText>,</w:delText>
        </w:r>
      </w:del>
      <w:ins w:id="684" w:author="Bertsch Christian (CR/AEE3)" w:date="2019-09-06T11:23:00Z">
        <w:r w:rsidR="006B28EF">
          <w:t xml:space="preserve"> or</w:t>
        </w:r>
      </w:ins>
      <w:r w:rsidRPr="0098259C">
        <w:t xml:space="preserve"> maps) in FMU specific file formats.</w:t>
      </w:r>
    </w:p>
    <w:p w14:paraId="0D06F4E6" w14:textId="03DFDF25" w:rsidR="0089725E" w:rsidRPr="0098259C" w:rsidRDefault="0089725E" w:rsidP="0089725E">
      <w:pPr>
        <w:pStyle w:val="BodyTextIndent"/>
        <w:spacing w:before="120"/>
      </w:pPr>
      <w:r w:rsidRPr="0098259C">
        <w:t>A schematic view of an FMU is shown in</w:t>
      </w:r>
      <w:r w:rsidR="0097533A">
        <w:t xml:space="preserve"> </w:t>
      </w:r>
      <w:r w:rsidR="0097533A">
        <w:fldChar w:fldCharType="begin"/>
      </w:r>
      <w:r w:rsidR="0097533A">
        <w:instrText xml:space="preserve"> REF _Ref289631998 \h </w:instrText>
      </w:r>
      <w:r w:rsidR="0097533A">
        <w:fldChar w:fldCharType="separate"/>
      </w:r>
      <w:ins w:id="685" w:author="Bertsch Christian (CR/AEE3)" w:date="2019-09-24T22:42:00Z">
        <w:r w:rsidR="00290500" w:rsidRPr="0098259C">
          <w:t xml:space="preserve">Figure </w:t>
        </w:r>
        <w:r w:rsidR="00290500">
          <w:rPr>
            <w:noProof/>
          </w:rPr>
          <w:t>1</w:t>
        </w:r>
      </w:ins>
      <w:ins w:id="686" w:author="Otter, Martin" w:date="2019-09-06T11:33:00Z">
        <w:del w:id="687" w:author="Bertsch Christian (CR/AEE3)" w:date="2019-09-23T06:20:00Z">
          <w:r w:rsidR="007C1036" w:rsidRPr="0098259C" w:rsidDel="005C4EE5">
            <w:delText xml:space="preserve">Figure </w:delText>
          </w:r>
          <w:r w:rsidR="007C1036" w:rsidDel="005C4EE5">
            <w:rPr>
              <w:noProof/>
            </w:rPr>
            <w:delText>1</w:delText>
          </w:r>
        </w:del>
      </w:ins>
      <w:del w:id="688" w:author="Bertsch Christian (CR/AEE3)" w:date="2019-09-23T06:20:00Z">
        <w:r w:rsidR="0097533A" w:rsidRPr="0098259C" w:rsidDel="005C4EE5">
          <w:delText xml:space="preserve">Figure </w:delText>
        </w:r>
        <w:r w:rsidR="0097533A" w:rsidDel="005C4EE5">
          <w:rPr>
            <w:noProof/>
          </w:rPr>
          <w:delText>1</w:delText>
        </w:r>
      </w:del>
      <w:r w:rsidR="0097533A">
        <w:fldChar w:fldCharType="end"/>
      </w:r>
      <w:del w:id="689" w:author="Bertsch Christian (CR/AEE3)" w:date="2019-09-06T11:23:00Z">
        <w:r w:rsidRPr="0098259C">
          <w:delText>the next figure:</w:delText>
        </w:r>
      </w:del>
      <w:ins w:id="690" w:author="Bertsch Christian (CR/AEE3)" w:date="2019-09-06T11:23:00Z">
        <w:r w:rsidR="0097533A">
          <w:t>.</w:t>
        </w:r>
      </w:ins>
    </w:p>
    <w:p w14:paraId="5EEDDB51" w14:textId="77777777" w:rsidR="00990EFE" w:rsidRPr="0098259C" w:rsidRDefault="00676020"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D82CDD" w:rsidRDefault="00D82CDD"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D82CDD" w:rsidRDefault="00D82CDD"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D82CDD" w:rsidRDefault="00D82CDD"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D82CDD" w:rsidRDefault="00D82CDD"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1"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D82CDD" w14:paraId="02E2D11B" w14:textId="77777777" w:rsidTr="00965B2D">
                      <w:tc>
                        <w:tcPr>
                          <w:tcW w:w="348" w:type="dxa"/>
                        </w:tcPr>
                        <w:p w14:paraId="73246639" w14:textId="77777777" w:rsidR="00D82CDD" w:rsidRPr="00BD4780" w:rsidRDefault="00D82CDD">
                          <w:pPr>
                            <w:rPr>
                              <w:i/>
                            </w:rPr>
                          </w:pPr>
                          <w:r w:rsidRPr="00BD4780">
                            <w:rPr>
                              <w:i/>
                            </w:rPr>
                            <w:t>t</w:t>
                          </w:r>
                        </w:p>
                      </w:tc>
                      <w:tc>
                        <w:tcPr>
                          <w:tcW w:w="4499" w:type="dxa"/>
                        </w:tcPr>
                        <w:p w14:paraId="56728846" w14:textId="77777777" w:rsidR="00D82CDD" w:rsidRDefault="00D82CDD">
                          <w:r>
                            <w:t>time</w:t>
                          </w:r>
                        </w:p>
                      </w:tc>
                    </w:tr>
                    <w:tr w:rsidR="00D82CDD" w14:paraId="7CDA8735" w14:textId="77777777" w:rsidTr="00965B2D">
                      <w:tc>
                        <w:tcPr>
                          <w:tcW w:w="348" w:type="dxa"/>
                        </w:tcPr>
                        <w:p w14:paraId="527CACF5" w14:textId="77777777" w:rsidR="00D82CDD" w:rsidRPr="00BD4780" w:rsidRDefault="00D82CDD">
                          <w:pPr>
                            <w:rPr>
                              <w:b/>
                            </w:rPr>
                          </w:pPr>
                          <w:r>
                            <w:rPr>
                              <w:b/>
                            </w:rPr>
                            <w:t>p</w:t>
                          </w:r>
                        </w:p>
                      </w:tc>
                      <w:tc>
                        <w:tcPr>
                          <w:tcW w:w="4499" w:type="dxa"/>
                        </w:tcPr>
                        <w:p w14:paraId="14041D08" w14:textId="77777777" w:rsidR="00D82CDD" w:rsidRDefault="00D82CDD">
                          <w:r>
                            <w:t>parameters of type Real, Integer, Boolean, String</w:t>
                          </w:r>
                        </w:p>
                      </w:tc>
                    </w:tr>
                    <w:tr w:rsidR="00D82CDD" w14:paraId="6C0798FE" w14:textId="77777777" w:rsidTr="00965B2D">
                      <w:tc>
                        <w:tcPr>
                          <w:tcW w:w="348" w:type="dxa"/>
                        </w:tcPr>
                        <w:p w14:paraId="6681EB25" w14:textId="77777777" w:rsidR="00D82CDD" w:rsidRPr="00BD4780" w:rsidRDefault="00D82CDD">
                          <w:pPr>
                            <w:rPr>
                              <w:b/>
                            </w:rPr>
                          </w:pPr>
                          <w:r w:rsidRPr="00BD4780">
                            <w:rPr>
                              <w:b/>
                            </w:rPr>
                            <w:t>u</w:t>
                          </w:r>
                        </w:p>
                      </w:tc>
                      <w:tc>
                        <w:tcPr>
                          <w:tcW w:w="4499" w:type="dxa"/>
                        </w:tcPr>
                        <w:p w14:paraId="2126E40D" w14:textId="77777777" w:rsidR="00D82CDD" w:rsidRDefault="00D82CDD">
                          <w:r>
                            <w:t>inputs of type Real, Integer, Boolean, String</w:t>
                          </w:r>
                        </w:p>
                      </w:tc>
                    </w:tr>
                    <w:tr w:rsidR="00D82CDD" w14:paraId="315B19E1" w14:textId="77777777" w:rsidTr="00965B2D">
                      <w:tc>
                        <w:tcPr>
                          <w:tcW w:w="348" w:type="dxa"/>
                        </w:tcPr>
                        <w:p w14:paraId="7A85330B" w14:textId="77777777" w:rsidR="00D82CDD" w:rsidRPr="00BD4780" w:rsidRDefault="00D82CDD" w:rsidP="00CA4345">
                          <w:pPr>
                            <w:rPr>
                              <w:b/>
                            </w:rPr>
                          </w:pPr>
                          <w:r w:rsidRPr="00BD4780">
                            <w:rPr>
                              <w:b/>
                            </w:rPr>
                            <w:t>v</w:t>
                          </w:r>
                        </w:p>
                      </w:tc>
                      <w:tc>
                        <w:tcPr>
                          <w:tcW w:w="4499" w:type="dxa"/>
                        </w:tcPr>
                        <w:p w14:paraId="6304270D" w14:textId="77777777" w:rsidR="00D82CDD" w:rsidRDefault="00D82CDD" w:rsidP="00CA4345">
                          <w:r>
                            <w:t>all exposed variables</w:t>
                          </w:r>
                        </w:p>
                      </w:tc>
                    </w:tr>
                    <w:tr w:rsidR="00D82CDD" w14:paraId="10940E48" w14:textId="77777777" w:rsidTr="00965B2D">
                      <w:tc>
                        <w:tcPr>
                          <w:tcW w:w="348" w:type="dxa"/>
                        </w:tcPr>
                        <w:p w14:paraId="0EFCA5C2" w14:textId="77777777" w:rsidR="00D82CDD" w:rsidRPr="00BD4780" w:rsidRDefault="00D82CDD">
                          <w:pPr>
                            <w:rPr>
                              <w:b/>
                            </w:rPr>
                          </w:pPr>
                          <w:r w:rsidRPr="00BD4780">
                            <w:rPr>
                              <w:b/>
                            </w:rPr>
                            <w:t>y</w:t>
                          </w:r>
                        </w:p>
                      </w:tc>
                      <w:tc>
                        <w:tcPr>
                          <w:tcW w:w="4499" w:type="dxa"/>
                        </w:tcPr>
                        <w:p w14:paraId="0D6FAEDD" w14:textId="77777777" w:rsidR="00D82CDD" w:rsidRDefault="00D82CDD">
                          <w:r>
                            <w:t>outputs of type Real, Integer, Boolean, String</w:t>
                          </w:r>
                        </w:p>
                      </w:tc>
                    </w:tr>
                  </w:tbl>
                  <w:p w14:paraId="1AF4AA43" w14:textId="77777777" w:rsidR="00D82CDD" w:rsidRDefault="00D82CDD"/>
                </w:txbxContent>
              </v:textbox>
            </v:shape>
            <v:shape id="_x0000_s1135" type="#_x0000_t202" style="position:absolute;left:3663;top:3101;width:4762;height:751" filled="f" fillcolor="#bbe0e3" stroked="f">
              <v:textbox style="mso-next-textbox:#_x0000_s1135;mso-fit-shape-to-text:t">
                <w:txbxContent>
                  <w:p w14:paraId="77C9FC0C" w14:textId="77777777" w:rsidR="00D82CDD" w:rsidRPr="00A019C0" w:rsidRDefault="00D82CDD"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0911168" r:id="rId22"/>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468AA066" w:rsidR="00990EFE" w:rsidRPr="0098259C" w:rsidRDefault="000D0261" w:rsidP="00B93F47">
      <w:pPr>
        <w:pStyle w:val="Caption"/>
        <w:spacing w:before="0"/>
        <w:ind w:left="1163" w:hanging="879"/>
        <w:rPr>
          <w:b w:val="0"/>
        </w:rPr>
      </w:pPr>
      <w:bookmarkStart w:id="691" w:name="_Ref289631998"/>
      <w:bookmarkStart w:id="692" w:name="OLE_LINK5"/>
      <w:r w:rsidRPr="0098259C">
        <w:t xml:space="preserve">Figure </w:t>
      </w:r>
      <w:r w:rsidRPr="0098259C">
        <w:fldChar w:fldCharType="begin"/>
      </w:r>
      <w:r w:rsidRPr="0098259C">
        <w:instrText xml:space="preserve"> SEQ Figure \* ARABIC </w:instrText>
      </w:r>
      <w:r w:rsidRPr="0098259C">
        <w:fldChar w:fldCharType="separate"/>
      </w:r>
      <w:r w:rsidR="00290500">
        <w:rPr>
          <w:noProof/>
        </w:rPr>
        <w:t>1</w:t>
      </w:r>
      <w:r w:rsidRPr="0098259C">
        <w:fldChar w:fldCharType="end"/>
      </w:r>
      <w:bookmarkEnd w:id="691"/>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290500">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290500">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92"/>
    </w:p>
    <w:p w14:paraId="3478D83A" w14:textId="55576938" w:rsidR="00DE46C4" w:rsidRPr="0098259C" w:rsidRDefault="000A1398" w:rsidP="00DE46C4">
      <w:pPr>
        <w:pStyle w:val="BodyText"/>
        <w:rPr>
          <w:rFonts w:eastAsia="MS Mincho"/>
        </w:rPr>
      </w:pPr>
      <w:bookmarkStart w:id="693" w:name="_Toc240646362"/>
      <w:bookmarkStart w:id="694" w:name="_Toc247884535"/>
      <w:bookmarkStart w:id="695" w:name="_Ref289411586"/>
      <w:r>
        <w:rPr>
          <w:rFonts w:eastAsia="MS Mincho"/>
        </w:rPr>
        <w:t>P</w:t>
      </w:r>
      <w:r w:rsidR="00DE46C4" w:rsidRPr="0098259C">
        <w:rPr>
          <w:rFonts w:eastAsia="MS Mincho"/>
        </w:rPr>
        <w:t xml:space="preserve">ublications for FMI are </w:t>
      </w:r>
      <w:r>
        <w:rPr>
          <w:rFonts w:eastAsia="MS Mincho"/>
        </w:rPr>
        <w:t xml:space="preserve">available from </w:t>
      </w:r>
      <w:del w:id="696" w:author="Bertsch Christian (CR/AEE3)" w:date="2019-09-06T11:23:00Z">
        <w:r>
          <w:rPr>
            <w:rFonts w:eastAsia="MS Mincho"/>
          </w:rPr>
          <w:delText>,</w:delText>
        </w:r>
      </w:del>
      <w:ins w:id="697"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3"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4"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698" w:name="_Toc18661771"/>
      <w:r w:rsidRPr="0098259C">
        <w:rPr>
          <w:rFonts w:eastAsia="MS Mincho"/>
        </w:rPr>
        <w:t>Properties and Guiding Ideas</w:t>
      </w:r>
      <w:bookmarkEnd w:id="693"/>
      <w:bookmarkEnd w:id="694"/>
      <w:bookmarkEnd w:id="695"/>
      <w:bookmarkEnd w:id="698"/>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4DEAE56B"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699" w:author="Bertsch Christian (CR/AEE3)" w:date="2019-09-06T11:23:00Z">
        <w:r w:rsidRPr="0098259C">
          <w:rPr>
            <w:rFonts w:eastAsia="Lucida Sans Unicode"/>
            <w:lang w:bidi="en-US"/>
          </w:rPr>
          <w:delText>be transformed</w:delText>
        </w:r>
      </w:del>
      <w:ins w:id="700" w:author="Bertsch Christian (CR/AEE3)" w:date="2019-09-23T17:45:00Z">
        <w:r w:rsidR="00C42950">
          <w:rPr>
            <w:rFonts w:eastAsia="Lucida Sans Unicode"/>
            <w:lang w:bidi="en-US"/>
          </w:rPr>
          <w:t xml:space="preserve">be transformed </w:t>
        </w:r>
      </w:ins>
      <w:del w:id="701" w:author="Bertsch Christian (CR/AEE3)" w:date="2019-09-23T17:45:00Z">
        <w:r w:rsidRPr="0098259C" w:rsidDel="00C42950">
          <w:rPr>
            <w:rFonts w:eastAsia="Lucida Sans Unicode"/>
            <w:lang w:bidi="en-US"/>
          </w:rPr>
          <w:delText xml:space="preserve"> </w:delText>
        </w:r>
      </w:del>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702"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703" w:author="Bertsch Christian (CR/AEE3)" w:date="2019-09-06T11:23:00Z">
        <w:r w:rsidRPr="002358C2">
          <w:rPr>
            <w:rFonts w:eastAsia="Lucida Sans Unicode"/>
            <w:lang w:bidi="en-US"/>
          </w:rPr>
          <w:delText>world wide</w:delText>
        </w:r>
      </w:del>
      <w:ins w:id="704"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705"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706"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707" w:author="Bertsch Christian (CR/AEE3)" w:date="2019-09-06T11:23:00Z">
        <w:r w:rsidRPr="0098259C">
          <w:rPr>
            <w:lang w:eastAsia="ar-SA"/>
          </w:rPr>
          <w:delText>e. g.</w:delText>
        </w:r>
      </w:del>
      <w:ins w:id="708"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709" w:author="Bertsch Christian (CR/AEE3)" w:date="2019-09-06T11:23:00Z">
        <w:r w:rsidRPr="0098259C">
          <w:rPr>
            <w:lang w:eastAsia="ar-SA"/>
          </w:rPr>
          <w:delText>using</w:delText>
        </w:r>
      </w:del>
      <w:ins w:id="710"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711" w:author="Bertsch Christian (CR/AEE3)" w:date="2019-09-06T11:23:00Z">
        <w:r w:rsidRPr="0098259C">
          <w:rPr>
            <w:lang w:eastAsia="ar-SA"/>
          </w:rPr>
          <w:delText>using</w:delText>
        </w:r>
      </w:del>
      <w:ins w:id="712"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713" w:author="Bertsch Christian (CR/AEE3)" w:date="2019-09-06T11:23:00Z">
        <w:r w:rsidRPr="0098259C">
          <w:rPr>
            <w:lang w:eastAsia="ar-SA"/>
          </w:rPr>
          <w:delText>, e. g.</w:delText>
        </w:r>
      </w:del>
      <w:ins w:id="714"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715"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716" w:author="Bertsch Christian (CR/AEE3)" w:date="2019-09-06T11:23:00Z">
        <w:r w:rsidR="009C6BEE">
          <w:rPr>
            <w:lang w:eastAsia="ar-SA"/>
          </w:rPr>
          <w:t>,</w:t>
        </w:r>
      </w:ins>
      <w:r w:rsidRPr="0098259C">
        <w:rPr>
          <w:lang w:eastAsia="ar-SA"/>
        </w:rPr>
        <w:t xml:space="preserve"> a </w:t>
      </w:r>
      <w:del w:id="717" w:author="Bertsch Christian (CR/AEE3)" w:date="2019-09-06T11:23:00Z">
        <w:r w:rsidRPr="0098259C">
          <w:rPr>
            <w:lang w:eastAsia="ar-SA"/>
          </w:rPr>
          <w:delText>micro processor</w:delText>
        </w:r>
      </w:del>
      <w:ins w:id="718"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719" w:author="Bertsch Christian (CR/AEE3)" w:date="2019-09-06T11:23:00Z">
        <w:r w:rsidRPr="0098259C">
          <w:rPr>
            <w:lang w:eastAsia="ar-SA"/>
          </w:rPr>
          <w:delText>micro processor</w:delText>
        </w:r>
      </w:del>
      <w:ins w:id="720"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721" w:author="Bertsch Christian (CR/AEE3)" w:date="2019-09-06T11:23:00Z">
        <w:r w:rsidRPr="0098259C">
          <w:rPr>
            <w:lang w:eastAsia="ar-SA"/>
          </w:rPr>
          <w:delText>whoever holds</w:delText>
        </w:r>
      </w:del>
      <w:ins w:id="722"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723" w:author="Bertsch Christian (CR/AEE3)" w:date="2019-09-06T11:23:00Z">
        <w:r w:rsidRPr="0098259C">
          <w:rPr>
            <w:lang w:eastAsia="ar-SA"/>
          </w:rPr>
          <w:delText>),</w:delText>
        </w:r>
      </w:del>
      <w:ins w:id="724"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725" w:author="Bertsch Christian (CR/AEE3)" w:date="2019-09-06T11:23:00Z">
        <w:r w:rsidRPr="0098259C">
          <w:rPr>
            <w:lang w:eastAsia="ar-SA"/>
          </w:rPr>
          <w:delText>feed through</w:delText>
        </w:r>
      </w:del>
      <w:ins w:id="726"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727"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728" w:author="Bertsch Christian (CR/AEE3)" w:date="2019-09-06T11:23:00Z">
        <w:r w:rsidRPr="0098259C">
          <w:rPr>
            <w:rFonts w:eastAsia="Lucida Sans Unicode" w:cs="Tahoma"/>
            <w:color w:val="000000"/>
            <w:lang w:bidi="en-US"/>
          </w:rPr>
          <w:delText>e. g.</w:delText>
        </w:r>
      </w:del>
      <w:ins w:id="729"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730"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731" w:author="Bertsch Christian (CR/AEE3)" w:date="2019-09-06T11:23:00Z">
        <w:r w:rsidRPr="0098259C">
          <w:rPr>
            <w:lang w:eastAsia="ar-SA"/>
          </w:rPr>
          <w:delText>as</w:delText>
        </w:r>
      </w:del>
      <w:ins w:id="732"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733" w:author="Bertsch Christian (CR/AEE3)" w:date="2019-09-06T11:23:00Z">
        <w:r w:rsidR="00CE53C8">
          <w:rPr>
            <w:lang w:eastAsia="ar-SA"/>
          </w:rPr>
          <w:t>-</w:t>
        </w:r>
      </w:ins>
      <w:r w:rsidRPr="0098259C">
        <w:rPr>
          <w:lang w:eastAsia="ar-SA"/>
        </w:rPr>
        <w:t>to</w:t>
      </w:r>
      <w:ins w:id="734"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735" w:author="Bertsch Christian (CR/AEE3)" w:date="2019-09-06T11:23:00Z">
        <w:r w:rsidR="00D33F4D" w:rsidRPr="0098259C">
          <w:rPr>
            <w:lang w:eastAsia="ar-SA"/>
          </w:rPr>
          <w:delText>runtime</w:delText>
        </w:r>
      </w:del>
      <w:ins w:id="736"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737" w:author="Bertsch Christian (CR/AEE3)" w:date="2019-09-06T11:23:00Z">
        <w:r w:rsidR="00D33F4D" w:rsidRPr="0098259C">
          <w:rPr>
            <w:lang w:eastAsia="ar-SA"/>
          </w:rPr>
          <w:delText>runtime</w:delText>
        </w:r>
      </w:del>
      <w:ins w:id="738"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739" w:author="Bertsch Christian (CR/AEE3)" w:date="2019-09-06T11:23:00Z">
        <w:r w:rsidRPr="0098259C">
          <w:rPr>
            <w:lang w:eastAsia="ar-SA"/>
          </w:rPr>
          <w:delText>:</w:delText>
        </w:r>
      </w:del>
      <w:ins w:id="740"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741"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742" w:author="Bertsch Christian (CR/AEE3)" w:date="2019-09-06T11:23:00Z">
        <w:r w:rsidR="00990EFE" w:rsidRPr="0098259C">
          <w:delText xml:space="preserve"> (ODE).</w:delText>
        </w:r>
      </w:del>
      <w:ins w:id="743"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744"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745" w:author="Bertsch Christian (CR/AEE3)" w:date="2019-09-06T11:23:00Z">
        <w:r w:rsidRPr="0098259C">
          <w:delText>as</w:delText>
        </w:r>
      </w:del>
      <w:ins w:id="746" w:author="Bertsch Christian (CR/AEE3)" w:date="2019-09-06T11:23:00Z">
        <w:r w:rsidR="002270FD">
          <w:t>that</w:t>
        </w:r>
      </w:ins>
      <w:r w:rsidR="002270FD" w:rsidRPr="0098259C">
        <w:t xml:space="preserve"> </w:t>
      </w:r>
      <w:r w:rsidRPr="0098259C">
        <w:t xml:space="preserve">might be useful for </w:t>
      </w:r>
      <w:del w:id="747" w:author="Bertsch Christian (CR/AEE3)" w:date="2019-09-06T11:23:00Z">
        <w:r w:rsidRPr="0098259C">
          <w:delText>multi-body</w:delText>
        </w:r>
      </w:del>
      <w:ins w:id="748"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749" w:author="Bertsch Christian (CR/AEE3)" w:date="2019-09-06T11:23:00Z">
        <w:r w:rsidR="000B3E69">
          <w:t>,</w:t>
        </w:r>
      </w:ins>
      <w:r w:rsidR="007D4919">
        <w:t xml:space="preserve"> derivatives of the model with respect to parameters during continuous integration</w:t>
      </w:r>
      <w:del w:id="750"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51" w:name="_Toc240646363"/>
      <w:bookmarkStart w:id="752" w:name="_Toc247884536"/>
      <w:r>
        <w:br w:type="page"/>
      </w:r>
    </w:p>
    <w:p w14:paraId="1C712CBD" w14:textId="77777777" w:rsidR="00990EFE" w:rsidRPr="0098259C" w:rsidRDefault="00990EFE" w:rsidP="00990EFE">
      <w:pPr>
        <w:pStyle w:val="Heading2"/>
      </w:pPr>
      <w:bookmarkStart w:id="753" w:name="_Toc18661772"/>
      <w:r w:rsidRPr="0098259C">
        <w:t>Acknowledgements</w:t>
      </w:r>
      <w:bookmarkEnd w:id="751"/>
      <w:bookmarkEnd w:id="752"/>
      <w:bookmarkEnd w:id="753"/>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5"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6"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54" w:name="_Ref289418462"/>
      <w:bookmarkStart w:id="755" w:name="_Toc18661773"/>
      <w:bookmarkStart w:id="756" w:name="_Ref240515678"/>
      <w:bookmarkStart w:id="757" w:name="_Ref240515685"/>
      <w:bookmarkStart w:id="758" w:name="_Toc240646364"/>
      <w:bookmarkStart w:id="759" w:name="_Toc247884537"/>
      <w:r w:rsidRPr="0098259C">
        <w:t>F</w:t>
      </w:r>
      <w:r w:rsidR="00592436" w:rsidRPr="0098259C">
        <w:t>MI Common Concepts</w:t>
      </w:r>
      <w:bookmarkEnd w:id="754"/>
      <w:r w:rsidR="00564CCD" w:rsidRPr="0098259C">
        <w:t xml:space="preserve"> for Model Exchange and Co-Simulation</w:t>
      </w:r>
      <w:bookmarkEnd w:id="755"/>
    </w:p>
    <w:p w14:paraId="2F170CC2" w14:textId="049B2F9B" w:rsidR="00DD4124" w:rsidRPr="0098259C" w:rsidRDefault="00EE3F8F" w:rsidP="00DD4124">
      <w:pPr>
        <w:pStyle w:val="BodyText"/>
      </w:pPr>
      <w:del w:id="760" w:author="Bertsch Christian (CR/AEE3)" w:date="2019-09-06T11:23:00Z">
        <w:r w:rsidRPr="0098259C">
          <w:delText>In this chapter, the</w:delText>
        </w:r>
      </w:del>
      <w:ins w:id="761" w:author="Bertsch Christian (CR/AEE3)" w:date="2019-09-06T11:23:00Z">
        <w:r w:rsidR="00EE20B3">
          <w:t xml:space="preserve"> The</w:t>
        </w:r>
      </w:ins>
      <w:r w:rsidR="00EE20B3">
        <w:t xml:space="preserve"> concepts </w:t>
      </w:r>
      <w:del w:id="762" w:author="Bertsch Christian (CR/AEE3)" w:date="2019-09-06T11:23:00Z">
        <w:r w:rsidRPr="0098259C">
          <w:delText xml:space="preserve">are </w:delText>
        </w:r>
      </w:del>
      <w:r w:rsidR="00EE20B3">
        <w:t xml:space="preserve">defined </w:t>
      </w:r>
      <w:del w:id="763" w:author="Bertsch Christian (CR/AEE3)" w:date="2019-09-06T11:23:00Z">
        <w:r w:rsidRPr="0098259C">
          <w:delText>that</w:delText>
        </w:r>
      </w:del>
      <w:ins w:id="764" w:author="Bertsch Christian (CR/AEE3)" w:date="2019-09-06T11:23:00Z">
        <w:r w:rsidR="00EE20B3">
          <w:t>in this chapter</w:t>
        </w:r>
      </w:ins>
      <w:r w:rsidRPr="0098259C">
        <w:t xml:space="preserve"> are common for “model exchange” and </w:t>
      </w:r>
      <w:del w:id="765"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766" w:author="Bertsch Christian (CR/AEE3)" w:date="2019-09-06T11:23:00Z">
        <w:r w:rsidR="000954E9" w:rsidRPr="0098259C">
          <w:delText>case</w:delText>
        </w:r>
      </w:del>
      <w:ins w:id="767"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290500">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290500">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768" w:author="Bertsch Christian (CR/AEE3)" w:date="2019-09-06T11:23:00Z">
        <w:r w:rsidR="000954E9" w:rsidRPr="0098259C">
          <w:delText>,</w:delText>
        </w:r>
      </w:del>
      <w:ins w:id="769"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770" w:name="_Ref288030525"/>
      <w:bookmarkStart w:id="771" w:name="_Ref289411602"/>
      <w:bookmarkStart w:id="772" w:name="_Toc18661774"/>
      <w:r w:rsidRPr="0098259C">
        <w:t xml:space="preserve">FMI </w:t>
      </w:r>
      <w:bookmarkEnd w:id="770"/>
      <w:r w:rsidRPr="0098259C">
        <w:t>Application Programming Interface</w:t>
      </w:r>
      <w:bookmarkEnd w:id="771"/>
      <w:bookmarkEnd w:id="772"/>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773" w:author="Bertsch Christian (CR/AEE3)" w:date="2019-09-06T11:23:00Z">
        <w:r>
          <w:delText>,</w:delText>
        </w:r>
      </w:del>
      <w:ins w:id="774" w:author="Bertsch Christian (CR/AEE3)" w:date="2019-09-06T11:23:00Z">
        <w:r w:rsidR="006C36ED">
          <w:t xml:space="preserve"> that</w:t>
        </w:r>
      </w:ins>
      <w:r>
        <w:t xml:space="preserve"> the following general properties hold for an FMU:</w:t>
      </w:r>
    </w:p>
    <w:p w14:paraId="2C8A9697" w14:textId="7D498043" w:rsidR="00D96DA8" w:rsidRDefault="00D96DA8" w:rsidP="002F3E46">
      <w:pPr>
        <w:pStyle w:val="BodyText"/>
        <w:numPr>
          <w:ilvl w:val="0"/>
          <w:numId w:val="53"/>
        </w:numPr>
      </w:pPr>
      <w:r>
        <w:t>FMI function</w:t>
      </w:r>
      <w:r w:rsidR="007E0F17">
        <w:t xml:space="preserve">s of one instance </w:t>
      </w:r>
      <w:del w:id="775" w:author="Bertsch Christian (CR/AEE3)" w:date="2019-09-06T11:23:00Z">
        <w:r w:rsidR="007E0F17">
          <w:delText>don't</w:delText>
        </w:r>
      </w:del>
      <w:ins w:id="776"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777"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290500">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290500">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778" w:author="Bertsch Christian (CR/AEE3)" w:date="2019-09-06T11:23:00Z">
        <w:r w:rsidR="009826BC">
          <w:delText>affects</w:delText>
        </w:r>
      </w:del>
      <w:ins w:id="779"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780" w:author="Bertsch Christian (CR/AEE3)" w:date="2019-09-06T11:23:00Z">
        <w:r w:rsidR="009C36C4">
          <w:rPr>
            <w:i/>
          </w:rPr>
          <w:delText>S</w:delText>
        </w:r>
        <w:r w:rsidR="00F03D5F" w:rsidRPr="007B0F62">
          <w:rPr>
            <w:i/>
          </w:rPr>
          <w:delText>o</w:delText>
        </w:r>
      </w:del>
      <w:ins w:id="781"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782" w:name="_Ref289261358"/>
      <w:bookmarkStart w:id="783" w:name="_Toc18661775"/>
      <w:r w:rsidRPr="0098259C">
        <w:t>Header Files and Naming of Functions</w:t>
      </w:r>
      <w:bookmarkEnd w:id="782"/>
      <w:bookmarkEnd w:id="783"/>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Pr>
          <w:u w:val="single"/>
        </w:rPr>
        <w:t>fmi2</w:t>
      </w:r>
      <w:r w:rsidR="00656E44" w:rsidRPr="0098259C">
        <w:t>”:</w:t>
      </w:r>
    </w:p>
    <w:p w14:paraId="5D26CF7B" w14:textId="7CF02DBE"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784"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785" w:author="Bertsch Christian (CR/AEE3)" w:date="2019-09-06T11:23:00Z">
        <w:r w:rsidRPr="0098259C">
          <w:rPr>
            <w:u w:val="single"/>
          </w:rPr>
          <w:delText>re-compiled</w:delText>
        </w:r>
      </w:del>
      <w:ins w:id="786"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787" w:author="Bertsch Christian (CR/AEE3)" w:date="2019-09-06T11:23:00Z">
        <w:r w:rsidRPr="0098259C">
          <w:delText>,</w:delText>
        </w:r>
      </w:del>
      <w:ins w:id="788"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789" w:author="Bertsch Christian (CR/AEE3)" w:date="2019-09-06T11:23:00Z">
        <w:r w:rsidRPr="0098259C">
          <w:delText xml:space="preserve">, </w:delText>
        </w:r>
      </w:del>
      <w:ins w:id="790"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290500">
        <w:t>2.1.4</w:t>
      </w:r>
      <w:r w:rsidRPr="0098259C">
        <w:fldChar w:fldCharType="end"/>
      </w:r>
      <w:del w:id="791" w:author="Bertsch Christian (CR/AEE3)" w:date="2019-09-06T11:23:00Z">
        <w:r w:rsidRPr="0098259C">
          <w:delText>.</w:delText>
        </w:r>
      </w:del>
      <w:ins w:id="792"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793" w:author="Bertsch Christian (CR/AEE3)" w:date="2019-09-06T11:23:00Z">
        <w:r w:rsidRPr="0098259C">
          <w:delText>“</w:delText>
        </w:r>
      </w:del>
      <w:ins w:id="794"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1FC31768"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795" w:author="Bertsch Christian (CR/AEE3)" w:date="2019-09-06T11:23:00Z">
        <w:r w:rsidRPr="0098259C">
          <w:delText>,</w:delText>
        </w:r>
      </w:del>
      <w:ins w:id="796"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797" w:author="Bertsch Christian (CR/AEE3)" w:date="2019-09-06T11:23:00Z">
        <w:r w:rsidRPr="0098259C">
          <w:delText xml:space="preserve">, </w:delText>
        </w:r>
      </w:del>
      <w:ins w:id="798"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290500">
        <w:t>2.1.4</w:t>
      </w:r>
      <w:r w:rsidRPr="0098259C">
        <w:fldChar w:fldCharType="end"/>
      </w:r>
      <w:del w:id="799" w:author="Bertsch Christian (CR/AEE3)" w:date="2019-09-06T11:23:00Z">
        <w:r w:rsidRPr="0098259C">
          <w:delText>.</w:delText>
        </w:r>
      </w:del>
      <w:ins w:id="800"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7CDA7F08" w:rsidR="005B2B01" w:rsidRPr="005B2B01" w:rsidRDefault="00656E44" w:rsidP="00656E44">
      <w:pPr>
        <w:pStyle w:val="BodyText"/>
        <w:rPr>
          <w:ins w:id="801"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802"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803"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804"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805" w:author="Bertsch Christian (CR/AEE3)" w:date="2019-09-06T11:23:00Z">
        <w:r w:rsidR="005B2B01">
          <w:br/>
        </w:r>
        <w:r w:rsidR="005B2B01" w:rsidRPr="0040289E">
          <w:rPr>
            <w:iCs/>
            <w:rPrChange w:id="806" w:author="Bertsch Christian (CR/AEE3)" w:date="2019-09-24T14:25:00Z">
              <w:rPr>
                <w:i/>
                <w:iCs/>
              </w:rPr>
            </w:rPrChange>
          </w:rPr>
          <w:t>[</w:t>
        </w:r>
        <w:r w:rsidR="005B2B01" w:rsidRPr="005B2B01">
          <w:rPr>
            <w:i/>
            <w:iCs/>
          </w:rPr>
          <w:t>These macros can be defined differently in a target specific variant of `fmi2Functions.h` to adjust them to the requirements of the supported compilers and platforms of the importing tool.</w:t>
        </w:r>
        <w:r w:rsidR="005B2B01" w:rsidRPr="0040289E">
          <w:rPr>
            <w:iCs/>
            <w:rPrChange w:id="807" w:author="Bertsch Christian (CR/AEE3)" w:date="2019-09-24T14:25:00Z">
              <w:rPr>
                <w:i/>
                <w:iCs/>
              </w:rPr>
            </w:rPrChange>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at the end (see sections 3.3.1 and 4.3.1).</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08"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08"/>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809" w:author="Bertsch Christian (CR/AEE3)" w:date="2019-09-06T11:23:00Z">
        <w:r w:rsidRPr="0098259C">
          <w:delText xml:space="preserve">the </w:delText>
        </w:r>
        <w:r w:rsidR="007671F4">
          <w:delText>following</w:delText>
        </w:r>
      </w:del>
      <w:ins w:id="810" w:author="Bertsch Christian (CR/AEE3)" w:date="2019-09-06T11:23:00Z">
        <w:r w:rsidR="000F749E">
          <w:t>a</w:t>
        </w:r>
      </w:ins>
      <w:r w:rsidRPr="0098259C">
        <w:t xml:space="preserve"> function name</w:t>
      </w:r>
      <w:ins w:id="811"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812"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813"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814" w:author="Bertsch Christian (CR/AEE3)" w:date="2019-09-06T11:23:00Z">
        <w:r w:rsidR="00656E44" w:rsidRPr="0098259C">
          <w:delText xml:space="preserve">”, </w:delText>
        </w:r>
        <w:r w:rsidR="00D73B94" w:rsidRPr="0098259C">
          <w:delText>in</w:delText>
        </w:r>
      </w:del>
      <w:ins w:id="815"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816"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817"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818" w:author="Bertsch Christian (CR/AEE3)" w:date="2019-09-06T11:23:00Z">
        <w:r w:rsidR="00A27150" w:rsidRPr="0098259C">
          <w:delText>,</w:delText>
        </w:r>
      </w:del>
      <w:ins w:id="819"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820"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821" w:author="Bertsch Christian (CR/AEE3)" w:date="2019-09-06T11:23:00Z">
        <w:r w:rsidR="00430111">
          <w:t>,</w:t>
        </w:r>
      </w:ins>
      <w:r w:rsidR="00C0573A" w:rsidRPr="0098259C">
        <w:t xml:space="preserve"> it is not changed.</w:t>
      </w:r>
      <w:ins w:id="822" w:author="Bertsch Christian (CR/AEE3)" w:date="2019-09-06T11:23:00Z">
        <w:r w:rsidR="00C0573A" w:rsidRPr="0040289E">
          <w:t xml:space="preserve"> </w:t>
        </w:r>
        <w:r w:rsidR="0022690C" w:rsidRPr="0040289E">
          <w:rPr>
            <w:iCs/>
            <w:rPrChange w:id="823" w:author="Bertsch Christian (CR/AEE3)" w:date="2019-09-24T14:26:00Z">
              <w:rPr>
                <w:i/>
                <w:iCs/>
              </w:rPr>
            </w:rPrChange>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40289E">
          <w:rPr>
            <w:iCs/>
            <w:rPrChange w:id="824" w:author="Bertsch Christian (CR/AEE3)" w:date="2019-09-24T14:26:00Z">
              <w:rPr>
                <w:i/>
                <w:iCs/>
              </w:rPr>
            </w:rPrChange>
          </w:rPr>
          <w:t>]</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825" w:author="Bertsch Christian (CR/AEE3)" w:date="2019-09-06T11:23:00Z">
        <w:r w:rsidR="00C0573A" w:rsidRPr="0098259C">
          <w:delText>,</w:delText>
        </w:r>
      </w:del>
      <w:ins w:id="826"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49DF5830" w:rsidR="002358C2" w:rsidRDefault="002358C2" w:rsidP="00656E44">
      <w:pPr>
        <w:pStyle w:val="BodyText"/>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290500">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A05F20D"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827" w:author="Bertsch Christian (CR/AEE3)" w:date="2019-09-06T11:23:00Z">
        <w:r w:rsidR="00C16D64">
          <w:rPr>
            <w:i/>
          </w:rPr>
          <w:t>,</w:t>
        </w:r>
      </w:ins>
      <w:r w:rsidR="009115F0" w:rsidRPr="0098259C">
        <w:rPr>
          <w:i/>
        </w:rPr>
        <w:t xml:space="preserve"> if modelName = “A.B.C“, then modelIdentifier might be “A</w:t>
      </w:r>
      <w:r w:rsidRPr="0098259C">
        <w:rPr>
          <w:rFonts w:cs="Arial"/>
          <w:i/>
        </w:rPr>
        <w:t>_B_</w:t>
      </w:r>
      <w:r w:rsidR="009115F0" w:rsidRPr="0098259C">
        <w:rPr>
          <w:rFonts w:cs="Arial"/>
          <w:i/>
        </w:rPr>
        <w:t>C“</w:t>
      </w:r>
      <w:ins w:id="828" w:author="Bertsch Christian (CR/AEE3)" w:date="2019-09-24T14:26:00Z">
        <w:r w:rsidR="0040289E">
          <w:rPr>
            <w:rFonts w:cs="Arial"/>
            <w:i/>
          </w:rPr>
          <w:t>.</w:t>
        </w:r>
      </w:ins>
      <w:r w:rsidR="00A27150" w:rsidRPr="0098259C">
        <w:rPr>
          <w:rFonts w:cs="Arial"/>
        </w:rPr>
        <w:t>]</w:t>
      </w:r>
      <w:del w:id="829" w:author="Bertsch Christian (CR/AEE3)" w:date="2019-09-24T14:26:00Z">
        <w:r w:rsidR="009115F0" w:rsidRPr="0098259C" w:rsidDel="0040289E">
          <w:rPr>
            <w:rFonts w:cs="Arial"/>
          </w:rPr>
          <w:delText>.</w:delText>
        </w:r>
      </w:del>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830" w:author="Bertsch Christian (CR/AEE3)" w:date="2019-09-06T11:23:00Z">
        <w:r w:rsidR="00C16D64">
          <w:t>,</w:t>
        </w:r>
      </w:ins>
      <w:r w:rsidR="009115F0" w:rsidRPr="0098259C">
        <w:t xml:space="preserve"> the Windows API only supports full path-names of a file up to 260 characters (see: </w:t>
      </w:r>
      <w:hyperlink r:id="rId27"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31" w:name="_Ref289633171"/>
      <w:bookmarkStart w:id="832" w:name="_Toc18661776"/>
      <w:r w:rsidRPr="00FA3E81">
        <w:rPr>
          <w:lang w:val="sv-SE"/>
        </w:rPr>
        <w:t>Platform Dependent Definitions (</w:t>
      </w:r>
      <w:r w:rsidR="00140C25" w:rsidRPr="00FA3E81">
        <w:rPr>
          <w:lang w:val="sv-SE"/>
        </w:rPr>
        <w:t>fmi2</w:t>
      </w:r>
      <w:r w:rsidR="00950F8C" w:rsidRPr="00FA3E81">
        <w:rPr>
          <w:lang w:val="sv-SE"/>
        </w:rPr>
        <w:t>TypesPlatform.h</w:t>
      </w:r>
      <w:r w:rsidRPr="00FA3E81">
        <w:rPr>
          <w:lang w:val="sv-SE"/>
        </w:rPr>
        <w:t>)</w:t>
      </w:r>
      <w:bookmarkEnd w:id="831"/>
      <w:bookmarkEnd w:id="832"/>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833"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ins w:id="834" w:author="Bertsch Christian (CR/AEE3)" w:date="2019-09-24T15:00:00Z">
              <w:r w:rsidR="00217351">
                <w:rPr>
                  <w:rStyle w:val="CODE"/>
                </w:rPr>
                <w:t>-</w:t>
              </w:r>
            </w:ins>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835" w:author="Bertsch Christian (CR/AEE3)" w:date="2019-09-06T11:23:00Z">
              <w:r w:rsidRPr="0098259C">
                <w:delText>,</w:delText>
              </w:r>
            </w:del>
            <w:ins w:id="836" w:author="Bertsch Christian (CR/AEE3)" w:date="2019-09-06T11:23:00Z">
              <w:r w:rsidR="00182807">
                <w:t>;</w:t>
              </w:r>
            </w:ins>
            <w:r w:rsidRPr="0098259C">
              <w:t xml:space="preserve"> </w:t>
            </w:r>
            <w:r w:rsidR="00D73B94" w:rsidRPr="0098259C">
              <w:t>in other words</w:t>
            </w:r>
            <w:ins w:id="837" w:author="Bertsch Christian (CR/AEE3)" w:date="2019-09-06T11:23:00Z">
              <w:r w:rsidR="00EA2A67">
                <w:t>,</w:t>
              </w:r>
            </w:ins>
            <w:r w:rsidRPr="0098259C">
              <w:t xml:space="preserve"> the calling environment does not know its content</w:t>
            </w:r>
            <w:ins w:id="838"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A214C42"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839" w:author="Bertsch Christian (CR/AEE3)" w:date="2019-09-06T11:23:00Z">
              <w:r w:rsidRPr="0098259C">
                <w:delText>Via</w:delText>
              </w:r>
            </w:del>
            <w:ins w:id="840"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841"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290500">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06DEC6A1"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290500">
              <w:t>2.1.8</w:t>
            </w:r>
            <w:r w:rsidR="007D19B9">
              <w:fldChar w:fldCharType="end"/>
            </w:r>
            <w:del w:id="842" w:author="Bertsch Christian (CR/AEE3)" w:date="2019-09-06T11:23:00Z">
              <w:r w:rsidRPr="0098259C">
                <w:delText>)</w:delText>
              </w:r>
            </w:del>
            <w:ins w:id="843"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844"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845" w:author="Bertsch Christian (CR/AEE3)" w:date="2019-09-06T11:23:00Z">
              <w:r w:rsidRPr="0098259C">
                <w:delText>like</w:delText>
              </w:r>
            </w:del>
            <w:ins w:id="846"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847"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6C80939"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848" w:author="Bertsch Christian (CR/AEE3)" w:date="2019-09-06T11:23:00Z">
              <w:r w:rsidR="00BE28AF">
                <w:rPr>
                  <w:i/>
                </w:rPr>
                <w:t>,</w:t>
              </w:r>
            </w:ins>
            <w:r w:rsidR="000061EF" w:rsidRPr="0098259C">
              <w:rPr>
                <w:i/>
              </w:rPr>
              <w:t xml:space="preserve"> </w:t>
            </w:r>
            <w:r w:rsidRPr="0098259C">
              <w:rPr>
                <w:i/>
              </w:rPr>
              <w:t xml:space="preserve">setting a constant with a </w:t>
            </w:r>
            <w:r w:rsidR="00140C25">
              <w:rPr>
                <w:rStyle w:val="CODE"/>
                <w:i/>
              </w:rPr>
              <w:t>fmi2</w:t>
            </w:r>
            <w:r w:rsidRPr="0098259C">
              <w:rPr>
                <w:rStyle w:val="CODE"/>
                <w:i/>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290500">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ins w:id="849" w:author="Bertsch Christian (CR/AEE3)" w:date="2019-09-24T15:00:00Z">
              <w:r w:rsidR="00217351">
                <w:rPr>
                  <w:rStyle w:val="CODE"/>
                  <w:rFonts w:cs="Courier New"/>
                </w:rPr>
                <w:t>-</w:t>
              </w:r>
            </w:ins>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850"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851" w:author="Bertsch Christian (CR/AEE3)" w:date="2019-09-06T11:23:00Z">
              <w:r w:rsidRPr="0098259C">
                <w:delText>a</w:delText>
              </w:r>
            </w:del>
            <w:ins w:id="852"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853" w:author="Bertsch Christian (CR/AEE3)" w:date="2019-09-06T11:23:00Z">
              <w:r w:rsidRPr="0098259C">
                <w:delText>a</w:delText>
              </w:r>
            </w:del>
            <w:ins w:id="854"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855" w:author="Bertsch Christian (CR/AEE3)" w:date="2019-09-06T11:23:00Z">
              <w:r w:rsidRPr="0098259C">
                <w:delText xml:space="preserve"> (the</w:delText>
              </w:r>
            </w:del>
            <w:ins w:id="856"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857" w:author="Bertsch Christian (CR/AEE3)" w:date="2019-09-06T11:23:00Z">
              <w:r w:rsidRPr="0098259C">
                <w:delText>,</w:delText>
              </w:r>
            </w:del>
            <w:r w:rsidRPr="0098259C">
              <w:t xml:space="preserve"> that is reused</w:t>
            </w:r>
            <w:del w:id="858" w:author="Bertsch Christian (CR/AEE3)" w:date="2019-09-06T11:23:00Z">
              <w:r w:rsidRPr="0098259C">
                <w:delText xml:space="preserve">) </w:delText>
              </w:r>
            </w:del>
            <w:ins w:id="859"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860" w:name="_Ref289242802"/>
      <w:bookmarkStart w:id="861" w:name="_Toc18661777"/>
      <w:r w:rsidRPr="0098259C">
        <w:t>Status Returned by Functions</w:t>
      </w:r>
      <w:bookmarkEnd w:id="860"/>
      <w:bookmarkEnd w:id="861"/>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862" w:author="Bertsch Christian (CR/AEE3)" w:date="2019-09-06T11:23:00Z">
              <w:r w:rsidR="00DF063F" w:rsidRPr="0098259C">
                <w:delText>)</w:delText>
              </w:r>
            </w:del>
            <w:ins w:id="863"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864"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552A19B"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fmu2GetFMUstate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865" w:author="Bertsch Christian (CR/AEE3)" w:date="2019-09-06T11:23:00Z">
              <w:r w:rsidR="00DF063F" w:rsidRPr="0098259C">
                <w:delText>)</w:delText>
              </w:r>
            </w:del>
            <w:ins w:id="866"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867" w:author="Bertsch Christian (CR/AEE3)" w:date="2019-09-06T11:23:00Z">
              <w:r w:rsidR="00DF063F" w:rsidRPr="0098259C">
                <w:delText>)</w:delText>
              </w:r>
            </w:del>
            <w:ins w:id="868"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53C73BD2"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869"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870"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del w:id="871" w:author="Bertsch Christian (CR/AEE3)" w:date="2019-09-24T15:52:00Z">
              <w:r w:rsidR="00114EC6" w:rsidRPr="0098259C" w:rsidDel="00546BF2">
                <w:delText xml:space="preserve"> </w:delText>
              </w:r>
            </w:del>
            <w:ins w:id="872" w:author="Bertsch Christian (CR/AEE3)" w:date="2019-09-24T15:52:00Z">
              <w:r w:rsidR="00546BF2">
                <w:t xml:space="preserve"> </w:t>
              </w:r>
              <w:r w:rsidR="00546BF2">
                <w:fldChar w:fldCharType="begin"/>
              </w:r>
              <w:r w:rsidR="00546BF2">
                <w:instrText xml:space="preserve"> REF _Ref20232792 \r \h </w:instrText>
              </w:r>
            </w:ins>
            <w:r w:rsidR="00546BF2">
              <w:fldChar w:fldCharType="separate"/>
            </w:r>
            <w:ins w:id="873" w:author="Bertsch Christian (CR/AEE3)" w:date="2019-09-24T22:42:00Z">
              <w:r w:rsidR="00290500">
                <w:t>4.2.3</w:t>
              </w:r>
            </w:ins>
            <w:ins w:id="874" w:author="Bertsch Christian (CR/AEE3)" w:date="2019-09-24T15:52:00Z">
              <w:r w:rsidR="00546BF2">
                <w:fldChar w:fldCharType="end"/>
              </w:r>
            </w:ins>
            <w:del w:id="875" w:author="Bertsch Christian (CR/AEE3)" w:date="2019-09-24T15:52:00Z">
              <w:r w:rsidR="005A1732" w:rsidDel="00546BF2">
                <w:fldChar w:fldCharType="begin"/>
              </w:r>
              <w:r w:rsidR="005A1732" w:rsidDel="00546BF2">
                <w:delInstrText xml:space="preserve"> REF _Ref369578323 \n \h </w:delInstrText>
              </w:r>
              <w:r w:rsidR="005A1732" w:rsidDel="00546BF2">
                <w:fldChar w:fldCharType="separate"/>
              </w:r>
            </w:del>
            <w:ins w:id="876" w:author="Otter, Martin" w:date="2019-09-06T11:33:00Z">
              <w:del w:id="877" w:author="Bertsch Christian (CR/AEE3)" w:date="2019-09-23T06:20:00Z">
                <w:r w:rsidR="007C1036" w:rsidDel="005C4EE5">
                  <w:delText>0</w:delText>
                </w:r>
              </w:del>
            </w:ins>
            <w:del w:id="878" w:author="Bertsch Christian (CR/AEE3)" w:date="2019-09-23T06:20:00Z">
              <w:r w:rsidR="00854655" w:rsidDel="005C4EE5">
                <w:delText>4.2.3</w:delText>
              </w:r>
            </w:del>
            <w:del w:id="879" w:author="Bertsch Christian (CR/AEE3)" w:date="2019-09-24T15:52:00Z">
              <w:r w:rsidR="005A1732" w:rsidDel="00546BF2">
                <w:fldChar w:fldCharType="end"/>
              </w:r>
            </w:del>
            <w:r w:rsidR="00512E08" w:rsidRPr="0098259C">
              <w:t>).</w:t>
            </w:r>
          </w:p>
        </w:tc>
      </w:tr>
    </w:tbl>
    <w:p w14:paraId="38262163" w14:textId="77777777" w:rsidR="003D0107" w:rsidRPr="0098259C" w:rsidRDefault="003D0107" w:rsidP="00FF0916">
      <w:pPr>
        <w:pStyle w:val="Heading3"/>
      </w:pPr>
      <w:bookmarkStart w:id="880" w:name="_Ref289256130"/>
      <w:bookmarkStart w:id="881" w:name="_Toc18661778"/>
      <w:r w:rsidRPr="0098259C">
        <w:t>Inquire Platform and Version Number of Header Files</w:t>
      </w:r>
      <w:bookmarkEnd w:id="880"/>
      <w:bookmarkEnd w:id="881"/>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882" w:name="_Ref289413928"/>
      <w:bookmarkStart w:id="883" w:name="_Ref289414283"/>
      <w:bookmarkStart w:id="884" w:name="_Toc1866177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882"/>
      <w:bookmarkEnd w:id="883"/>
      <w:bookmarkEnd w:id="884"/>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885" w:author="Bertsch Christian (CR/AEE3)" w:date="2019-09-06T11:23:00Z">
              <w:r w:rsidR="00F47752" w:rsidRPr="0098259C">
                <w:delText>was</w:delText>
              </w:r>
            </w:del>
            <w:ins w:id="886"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887"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888"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889"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890"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71FD7907"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290500">
              <w:t>3</w:t>
            </w:r>
            <w:r>
              <w:fldChar w:fldCharType="end"/>
            </w:r>
            <w:r>
              <w:t>).</w:t>
            </w:r>
          </w:p>
          <w:p w14:paraId="57BE4CB2" w14:textId="6C624535"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290500">
              <w:t>4</w:t>
            </w:r>
            <w:r>
              <w:fldChar w:fldCharType="end"/>
            </w:r>
            <w:r>
              <w:t>).</w:t>
            </w:r>
          </w:p>
          <w:p w14:paraId="3A9122CE" w14:textId="11A8E25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290500">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891"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290500">
              <w:t>2.2.1</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892" w:author="Bertsch Christian (CR/AEE3)" w:date="2019-09-06T11:23:00Z">
              <w:r w:rsidR="003E4392" w:rsidRPr="0098259C">
                <w:delText>. O</w:delText>
              </w:r>
              <w:r w:rsidRPr="0098259C">
                <w:delText>therwise</w:delText>
              </w:r>
            </w:del>
            <w:ins w:id="893"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894" w:author="Bertsch Christian (CR/AEE3)" w:date="2019-09-06T11:23:00Z">
              <w:r w:rsidRPr="0098259C">
                <w:delText>to</w:delText>
              </w:r>
            </w:del>
            <w:ins w:id="895"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896" w:author="Bertsch Christian (CR/AEE3)" w:date="2019-09-06T11:23:00Z">
              <w:r w:rsidRPr="0098259C">
                <w:delText>an</w:delText>
              </w:r>
            </w:del>
            <w:ins w:id="897" w:author="Bertsch Christian (CR/AEE3)" w:date="2019-09-06T11:23:00Z">
              <w:r w:rsidRPr="0098259C">
                <w:t>a</w:t>
              </w:r>
            </w:ins>
            <w:r w:rsidRPr="0098259C">
              <w:t xml:space="preserve"> URI according to the </w:t>
            </w:r>
            <w:hyperlink r:id="rId28"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6E60E6">
            <w:pPr>
              <w:pStyle w:val="Textkrper-Tabelle"/>
              <w:numPr>
                <w:ilvl w:val="0"/>
                <w:numId w:val="44"/>
              </w:numPr>
            </w:pPr>
            <w:r w:rsidRPr="0098259C">
              <w:t>Mandatory: “file”</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“http”, “https”, “ftp”</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 xml:space="preserve">Example: An FMU is unzipped in directory “C:\temp\MyFMU”, then fmuResourceLocation = </w:t>
            </w:r>
            <w:del w:id="898" w:author="Bertsch Christian (CR/AEE3)" w:date="2019-09-06T11:23:00Z">
              <w:r w:rsidR="00B24353">
                <w:rPr>
                  <w:rFonts w:cs="Arial"/>
                  <w:i/>
                </w:rPr>
                <w:delText>"</w:delText>
              </w:r>
            </w:del>
            <w:ins w:id="899" w:author="Bertsch Christian (CR/AEE3)" w:date="2019-09-06T11:23:00Z">
              <w:r w:rsidR="008641F2" w:rsidRPr="0098259C">
                <w:rPr>
                  <w:i/>
                </w:rPr>
                <w:t>“</w:t>
              </w:r>
            </w:ins>
            <w:r w:rsidR="00B24353" w:rsidRPr="00B24353">
              <w:rPr>
                <w:i/>
              </w:rPr>
              <w:t>file:///C:/temp/MyFMU/resources</w:t>
            </w:r>
            <w:del w:id="900" w:author="Bertsch Christian (CR/AEE3)" w:date="2019-09-06T11:23:00Z">
              <w:r w:rsidR="00B24353">
                <w:rPr>
                  <w:rFonts w:cs="Arial"/>
                  <w:i/>
                </w:rPr>
                <w:delText>"</w:delText>
              </w:r>
            </w:del>
            <w:ins w:id="901" w:author="Bertsch Christian (CR/AEE3)" w:date="2019-09-06T11:23:00Z">
              <w:r w:rsidR="008641F2" w:rsidRPr="0098259C">
                <w:t>”</w:t>
              </w:r>
            </w:ins>
            <w:r w:rsidR="00B24353">
              <w:rPr>
                <w:i/>
              </w:rPr>
              <w:t xml:space="preserve"> or </w:t>
            </w:r>
            <w:del w:id="902" w:author="Bertsch Christian (CR/AEE3)" w:date="2019-09-06T11:23:00Z">
              <w:r w:rsidR="00B24353">
                <w:rPr>
                  <w:rFonts w:cs="Arial"/>
                  <w:i/>
                </w:rPr>
                <w:delText>"</w:delText>
              </w:r>
            </w:del>
            <w:ins w:id="903" w:author="Bertsch Christian (CR/AEE3)" w:date="2019-09-06T11:23:00Z">
              <w:r w:rsidR="008641F2" w:rsidRPr="0098259C">
                <w:rPr>
                  <w:i/>
                </w:rPr>
                <w:t>“</w:t>
              </w:r>
            </w:ins>
            <w:r w:rsidR="00B24353">
              <w:rPr>
                <w:i/>
              </w:rPr>
              <w:t>file:/</w:t>
            </w:r>
            <w:r w:rsidR="00B24353" w:rsidRPr="00B24353">
              <w:rPr>
                <w:i/>
              </w:rPr>
              <w:t>C:/temp/MyFMU/resources</w:t>
            </w:r>
            <w:del w:id="904" w:author="Bertsch Christian (CR/AEE3)" w:date="2019-09-06T11:23:00Z">
              <w:r w:rsidR="00B24353">
                <w:rPr>
                  <w:rFonts w:cs="Arial"/>
                  <w:i/>
                </w:rPr>
                <w:delText>"</w:delText>
              </w:r>
              <w:r w:rsidRPr="0098259C">
                <w:rPr>
                  <w:i/>
                </w:rPr>
                <w:delText>.</w:delText>
              </w:r>
            </w:del>
            <w:ins w:id="905" w:author="Bertsch Christian (CR/AEE3)" w:date="2019-09-06T11:23:00Z">
              <w:r w:rsidR="008641F2" w:rsidRPr="0098259C">
                <w:t>”</w:t>
              </w:r>
              <w:r w:rsidRPr="0098259C">
                <w:rPr>
                  <w:i/>
                </w:rPr>
                <w:t>.</w:t>
              </w:r>
            </w:ins>
            <w:r w:rsidRPr="0098259C">
              <w:rPr>
                <w:i/>
              </w:rPr>
              <w:t xml:space="preserve"> Function </w:t>
            </w:r>
            <w:r w:rsidR="00140C25">
              <w:rPr>
                <w:i/>
              </w:rPr>
              <w:t>fmi2</w:t>
            </w:r>
            <w:r w:rsidRPr="0098259C">
              <w:rPr>
                <w:i/>
              </w:rPr>
              <w:t xml:space="preserve">Instantiate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2B753176"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906" w:author="Bertsch Christian (CR/AEE3)" w:date="2019-09-06T11:23:00Z">
              <w:r w:rsidRPr="0098259C">
                <w:delText xml:space="preserve">.), </w:delText>
              </w:r>
              <w:r w:rsidR="00D73B94" w:rsidRPr="0098259C">
                <w:delText>in</w:delText>
              </w:r>
            </w:del>
            <w:ins w:id="907" w:author="Bertsch Christian (CR/AEE3)" w:date="2019-09-06T11:23:00Z">
              <w:r w:rsidRPr="0098259C">
                <w:t>.)</w:t>
              </w:r>
              <w:r w:rsidR="00CE6EAF">
                <w:t>.</w:t>
              </w:r>
              <w:r w:rsidRPr="0098259C">
                <w:t xml:space="preserve"> </w:t>
              </w:r>
              <w:r w:rsidR="00CE6EAF">
                <w:t>I</w:t>
              </w:r>
              <w:r w:rsidR="00D73B94" w:rsidRPr="0098259C">
                <w:t>n</w:t>
              </w:r>
            </w:ins>
            <w:r w:rsidR="00D73B94" w:rsidRPr="0098259C">
              <w:t xml:space="preserve"> other words</w:t>
            </w:r>
            <w:ins w:id="908"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909"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5958384C"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910" w:author="Bertsch Christian (CR/AEE3)" w:date="2019-09-06T11:23:00Z">
              <w:r w:rsidRPr="0098259C">
                <w:delText>. This</w:delText>
              </w:r>
            </w:del>
            <w:ins w:id="911"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0F530894"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912" w:author="Bertsch Christian (CR/AEE3)" w:date="2019-09-06T11:23:00Z">
              <w:r w:rsidR="00E87161" w:rsidRPr="0098259C">
                <w:delText>a</w:delText>
              </w:r>
            </w:del>
            <w:ins w:id="913"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914"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del w:id="915" w:author="Bertsch Christian (CR/AEE3)" w:date="2019-09-24T15:53:00Z">
              <w:r w:rsidR="009F63EE" w:rsidDel="00546BF2">
                <w:delText xml:space="preserve"> </w:delText>
              </w:r>
            </w:del>
            <w:ins w:id="916" w:author="Bertsch Christian (CR/AEE3)" w:date="2019-09-24T15:53:00Z">
              <w:r w:rsidR="00546BF2">
                <w:t xml:space="preserve"> </w:t>
              </w:r>
              <w:r w:rsidR="00546BF2">
                <w:fldChar w:fldCharType="begin"/>
              </w:r>
              <w:r w:rsidR="00546BF2">
                <w:instrText xml:space="preserve"> REF _Ref20232829 \r \h </w:instrText>
              </w:r>
            </w:ins>
            <w:r w:rsidR="00546BF2">
              <w:fldChar w:fldCharType="separate"/>
            </w:r>
            <w:ins w:id="917" w:author="Bertsch Christian (CR/AEE3)" w:date="2019-09-24T22:42:00Z">
              <w:r w:rsidR="00290500">
                <w:t>2.2.4</w:t>
              </w:r>
            </w:ins>
            <w:ins w:id="918" w:author="Bertsch Christian (CR/AEE3)" w:date="2019-09-24T15:53:00Z">
              <w:r w:rsidR="00546BF2">
                <w:fldChar w:fldCharType="end"/>
              </w:r>
            </w:ins>
            <w:del w:id="919" w:author="Bertsch Christian (CR/AEE3)" w:date="2019-09-24T15:53:00Z">
              <w:r w:rsidR="006675E0" w:rsidDel="00546BF2">
                <w:fldChar w:fldCharType="begin"/>
              </w:r>
              <w:r w:rsidR="006675E0" w:rsidDel="00546BF2">
                <w:delInstrText xml:space="preserve"> REF _Ref348900361 \n \h </w:delInstrText>
              </w:r>
              <w:r w:rsidR="006675E0" w:rsidDel="00546BF2">
                <w:fldChar w:fldCharType="separate"/>
              </w:r>
            </w:del>
            <w:ins w:id="920" w:author="Otter, Martin" w:date="2019-09-06T11:33:00Z">
              <w:del w:id="921" w:author="Bertsch Christian (CR/AEE3)" w:date="2019-09-23T06:20:00Z">
                <w:r w:rsidR="007C1036" w:rsidDel="005C4EE5">
                  <w:delText>0</w:delText>
                </w:r>
              </w:del>
            </w:ins>
            <w:del w:id="922" w:author="Bertsch Christian (CR/AEE3)" w:date="2019-09-23T06:20:00Z">
              <w:r w:rsidR="00854655" w:rsidDel="005C4EE5">
                <w:delText>2.2.4</w:delText>
              </w:r>
            </w:del>
            <w:del w:id="923" w:author="Bertsch Christian (CR/AEE3)" w:date="2019-09-24T15:53:00Z">
              <w:r w:rsidR="006675E0" w:rsidDel="00546BF2">
                <w:fldChar w:fldCharType="end"/>
              </w:r>
            </w:del>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924"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277629B6" w:rsidR="006A1530" w:rsidRPr="002F3E46" w:rsidRDefault="00140C25">
            <w:pPr>
              <w:pStyle w:val="CODE1"/>
              <w:spacing w:before="240"/>
              <w:ind w:left="0"/>
              <w:rPr>
                <w:noProof w:val="0"/>
                <w:sz w:val="19"/>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7183C3A4" w14:textId="744C1E25" w:rsidR="0043791A" w:rsidRPr="0098259C" w:rsidRDefault="0043791A" w:rsidP="00546BF2">
            <w:pPr>
              <w:pStyle w:val="Textkrper-Tabelle"/>
              <w:ind w:left="23"/>
            </w:pPr>
            <w:r w:rsidRPr="0098259C">
              <w:t xml:space="preserve">If </w:t>
            </w:r>
            <w:r w:rsidRPr="0098259C">
              <w:rPr>
                <w:rStyle w:val="CODE"/>
                <w:rFonts w:eastAsia="StarSymbol"/>
              </w:rPr>
              <w:t>loggingOn=</w:t>
            </w:r>
            <w:r w:rsidR="00140C25">
              <w:rPr>
                <w:rStyle w:val="CODE"/>
                <w:rFonts w:eastAsia="StarSymbol"/>
              </w:rPr>
              <w:t>fmi2</w:t>
            </w:r>
            <w:r w:rsidRPr="0098259C">
              <w:rPr>
                <w:rStyle w:val="CODE"/>
                <w:rFonts w:eastAsia="StarSymbol"/>
              </w:rPr>
              <w:t>True</w:t>
            </w:r>
            <w:r w:rsidRPr="0098259C">
              <w:t>, debug logging is enabled, otherwise it is switched off.</w:t>
            </w:r>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then only debug messages according to the </w:t>
            </w:r>
            <w:r w:rsidR="00654544" w:rsidRPr="0098259C">
              <w:rPr>
                <w:rStyle w:val="CODE"/>
              </w:rPr>
              <w:t>categories</w:t>
            </w:r>
            <w:r w:rsidR="00654544" w:rsidRPr="0098259C">
              <w:t xml:space="preserve"> argument shall be printed via the logger function. </w:t>
            </w:r>
            <w:r w:rsidR="00F535D8" w:rsidRPr="0098259C">
              <w:t xml:space="preserve">Vector </w:t>
            </w:r>
            <w:r w:rsidR="00F535D8" w:rsidRPr="0098259C">
              <w:rPr>
                <w:rStyle w:val="CODE"/>
              </w:rPr>
              <w:t>categories</w:t>
            </w:r>
            <w:r w:rsidR="00F535D8" w:rsidRPr="0098259C">
              <w:t xml:space="preserve"> has </w:t>
            </w:r>
            <w:r w:rsidR="00F535D8" w:rsidRPr="0098259C">
              <w:rPr>
                <w:rStyle w:val="CODE"/>
              </w:rPr>
              <w:t>nCategories</w:t>
            </w:r>
            <w:r w:rsidR="00F535D8" w:rsidRPr="0098259C">
              <w:t xml:space="preserve"> elements. </w:t>
            </w:r>
            <w:r w:rsidR="00760DB5" w:rsidRPr="0098259C">
              <w:t xml:space="preserve">The allowed values of </w:t>
            </w:r>
            <w:del w:id="925" w:author="Bertsch Christian (CR/AEE3)" w:date="2019-09-06T11:23:00Z">
              <w:r w:rsidR="00760DB5" w:rsidRPr="0098259C">
                <w:delText>“</w:delText>
              </w:r>
              <w:r w:rsidR="00760DB5" w:rsidRPr="0098259C">
                <w:rPr>
                  <w:rStyle w:val="CODE"/>
                </w:rPr>
                <w:delText>category</w:delText>
              </w:r>
              <w:r w:rsidR="00760DB5" w:rsidRPr="0098259C">
                <w:delText>”</w:delText>
              </w:r>
            </w:del>
            <w:ins w:id="926" w:author="Bertsch Christian (CR/AEE3)" w:date="2019-09-06T11:23:00Z">
              <w:r w:rsidR="00760DB5" w:rsidRPr="0098259C">
                <w:rPr>
                  <w:rStyle w:val="CODE"/>
                </w:rPr>
                <w:t>categor</w:t>
              </w:r>
              <w:r w:rsidR="000858B5">
                <w:rPr>
                  <w:rStyle w:val="CODE"/>
                </w:rPr>
                <w:t>ies</w:t>
              </w:r>
            </w:ins>
            <w:r w:rsidR="00760DB5" w:rsidRPr="0098259C">
              <w:t xml:space="preserve"> are defined by the modeling environment that generated the FMU. Depending on th</w:t>
            </w:r>
            <w:r w:rsidR="00E8352A" w:rsidRPr="0098259C">
              <w:t>e</w:t>
            </w:r>
            <w:r w:rsidR="00760DB5" w:rsidRPr="0098259C">
              <w:t xml:space="preserve"> </w:t>
            </w:r>
            <w:r w:rsidR="00E8352A" w:rsidRPr="0098259C">
              <w:t xml:space="preserve">generating </w:t>
            </w:r>
            <w:r w:rsidR="00760DB5" w:rsidRPr="0098259C">
              <w:t xml:space="preserve">modeling environment, none, some or all allowed values for </w:t>
            </w:r>
            <w:del w:id="927" w:author="Bertsch Christian (CR/AEE3)" w:date="2019-09-06T11:23:00Z">
              <w:r w:rsidR="00760DB5" w:rsidRPr="0098259C">
                <w:delText>“</w:delText>
              </w:r>
            </w:del>
            <w:r w:rsidR="00760DB5" w:rsidRPr="0098259C">
              <w:rPr>
                <w:rStyle w:val="CODE"/>
                <w:rFonts w:eastAsia="StarSymbol"/>
              </w:rPr>
              <w:t>categories</w:t>
            </w:r>
            <w:del w:id="928" w:author="Bertsch Christian (CR/AEE3)" w:date="2019-09-06T11:23:00Z">
              <w:r w:rsidR="00760DB5" w:rsidRPr="0098259C">
                <w:delText>”</w:delText>
              </w:r>
            </w:del>
            <w:r w:rsidR="00760DB5" w:rsidRPr="0098259C">
              <w:t xml:space="preserve"> for this FMU are defined in the </w:t>
            </w:r>
            <w:r w:rsidR="00760DB5" w:rsidRPr="0098259C">
              <w:rPr>
                <w:rStyle w:val="CODE"/>
              </w:rPr>
              <w:t>modelDescription.</w:t>
            </w:r>
            <w:r w:rsidR="008E76A9">
              <w:rPr>
                <w:rStyle w:val="CODE"/>
              </w:rPr>
              <w:t>xml</w:t>
            </w:r>
            <w:r w:rsidR="00760DB5" w:rsidRPr="0098259C">
              <w:t xml:space="preserve"> file via element “</w:t>
            </w:r>
            <w:r w:rsidR="00760DB5" w:rsidRPr="0098259C">
              <w:rPr>
                <w:rStyle w:val="CODE"/>
              </w:rPr>
              <w:t>fmiModelDescription.LogCategories</w:t>
            </w:r>
            <w:r w:rsidR="00760DB5" w:rsidRPr="0098259C">
              <w:t>”, see section</w:t>
            </w:r>
            <w:del w:id="929" w:author="Bertsch Christian (CR/AEE3)" w:date="2019-09-24T15:53:00Z">
              <w:r w:rsidR="00760DB5" w:rsidRPr="0098259C" w:rsidDel="00546BF2">
                <w:delText xml:space="preserve"> </w:delText>
              </w:r>
            </w:del>
            <w:ins w:id="930" w:author="Bertsch Christian (CR/AEE3)" w:date="2019-09-24T15:53:00Z">
              <w:r w:rsidR="00546BF2">
                <w:t xml:space="preserve"> </w:t>
              </w:r>
            </w:ins>
            <w:ins w:id="931" w:author="Bertsch Christian (CR/AEE3)" w:date="2019-09-24T15:54:00Z">
              <w:r w:rsidR="00546BF2">
                <w:fldChar w:fldCharType="begin"/>
              </w:r>
              <w:r w:rsidR="00546BF2">
                <w:instrText xml:space="preserve"> REF _Ref20232858 \r \h </w:instrText>
              </w:r>
            </w:ins>
            <w:r w:rsidR="00546BF2">
              <w:fldChar w:fldCharType="separate"/>
            </w:r>
            <w:ins w:id="932" w:author="Bertsch Christian (CR/AEE3)" w:date="2019-09-24T22:42:00Z">
              <w:r w:rsidR="00290500">
                <w:t>2.2.4</w:t>
              </w:r>
            </w:ins>
            <w:ins w:id="933" w:author="Bertsch Christian (CR/AEE3)" w:date="2019-09-24T15:54:00Z">
              <w:r w:rsidR="00546BF2">
                <w:fldChar w:fldCharType="end"/>
              </w:r>
            </w:ins>
            <w:del w:id="934" w:author="Bertsch Christian (CR/AEE3)" w:date="2019-09-24T15:53:00Z">
              <w:r w:rsidR="006675E0" w:rsidDel="00546BF2">
                <w:fldChar w:fldCharType="begin"/>
              </w:r>
              <w:r w:rsidR="006675E0" w:rsidDel="00546BF2">
                <w:delInstrText xml:space="preserve"> REF _Ref348900508 \n \h </w:delInstrText>
              </w:r>
              <w:r w:rsidR="006675E0" w:rsidDel="00546BF2">
                <w:fldChar w:fldCharType="separate"/>
              </w:r>
            </w:del>
            <w:ins w:id="935" w:author="Otter, Martin" w:date="2019-09-06T11:33:00Z">
              <w:del w:id="936" w:author="Bertsch Christian (CR/AEE3)" w:date="2019-09-23T06:20:00Z">
                <w:r w:rsidR="007C1036" w:rsidDel="005C4EE5">
                  <w:delText>0</w:delText>
                </w:r>
              </w:del>
            </w:ins>
            <w:del w:id="937" w:author="Bertsch Christian (CR/AEE3)" w:date="2019-09-23T06:20:00Z">
              <w:r w:rsidR="00854655" w:rsidDel="005C4EE5">
                <w:delText>2.2.4</w:delText>
              </w:r>
            </w:del>
            <w:del w:id="938" w:author="Bertsch Christian (CR/AEE3)" w:date="2019-09-24T15:53:00Z">
              <w:r w:rsidR="006675E0" w:rsidDel="00546BF2">
                <w:fldChar w:fldCharType="end"/>
              </w:r>
            </w:del>
            <w:r w:rsidR="00760DB5" w:rsidRPr="0098259C">
              <w:t>.</w:t>
            </w:r>
          </w:p>
        </w:tc>
      </w:tr>
    </w:tbl>
    <w:p w14:paraId="70984631" w14:textId="77777777" w:rsidR="00E93AC0" w:rsidRPr="0098259C" w:rsidRDefault="00E93AC0" w:rsidP="00E93AC0">
      <w:pPr>
        <w:pStyle w:val="Heading3"/>
      </w:pPr>
      <w:bookmarkStart w:id="939" w:name="_Toc18661780"/>
      <w:bookmarkStart w:id="940" w:name="_Ref289783610"/>
      <w:r w:rsidRPr="0098259C">
        <w:t>Initialization</w:t>
      </w:r>
      <w:r>
        <w:t>,</w:t>
      </w:r>
      <w:r w:rsidRPr="0098259C">
        <w:t xml:space="preserve"> Termination</w:t>
      </w:r>
      <w:r>
        <w:t>, and Resetting an FMU</w:t>
      </w:r>
      <w:bookmarkEnd w:id="939"/>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941" w:author="Bertsch Christian (CR/AEE3)" w:date="2019-09-06T11:23:00Z">
              <w:r>
                <w:delText>can</w:delText>
              </w:r>
            </w:del>
            <w:ins w:id="942"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943" w:author="Bertsch Christian (CR/AEE3)" w:date="2019-09-06T11:23:00Z">
              <w:r w:rsidRPr="0098259C">
                <w:delText>”</w:delText>
              </w:r>
            </w:del>
            <w:ins w:id="944"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945"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946" w:author="Bertsch Christian (CR/AEE3)" w:date="2019-09-06T11:23:00Z">
              <w:r w:rsidRPr="0098259C">
                <w:delText>”</w:delText>
              </w:r>
            </w:del>
            <w:ins w:id="947"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14BB60B6"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290500">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948" w:author="Bertsch Christian (CR/AEE3)" w:date="2019-09-06T11:23:00Z">
              <w:r w:rsidR="00F73BAA">
                <w:t>,</w:t>
              </w:r>
            </w:ins>
            <w:r w:rsidR="004100A9">
              <w:t xml:space="preserve"> and the FMU enters </w:t>
            </w:r>
            <w:del w:id="949" w:author="Bertsch Christian (CR/AEE3)" w:date="2019-09-06T11:23:00Z">
              <w:r w:rsidR="004100A9">
                <w:delText xml:space="preserve">implicitely </w:delText>
              </w:r>
            </w:del>
            <w:r w:rsidR="004100A9">
              <w:t>Event Mode</w:t>
            </w:r>
            <w:del w:id="950" w:author="Bertsch Christian (CR/AEE3)" w:date="2019-09-06T11:23:00Z">
              <w:r w:rsidR="004100A9">
                <w:delText>,</w:delText>
              </w:r>
            </w:del>
            <w:ins w:id="951" w:author="Bertsch Christian (CR/AEE3)" w:date="2019-09-06T11:23:00Z">
              <w:r w:rsidR="00510401">
                <w:t xml:space="preserve"> implicitly;</w:t>
              </w:r>
            </w:ins>
            <w:r w:rsidR="004100A9">
              <w:t xml:space="preserve"> that is</w:t>
            </w:r>
            <w:ins w:id="952"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953" w:name="_Ref383617125"/>
      <w:bookmarkStart w:id="954" w:name="_Ref383617168"/>
      <w:bookmarkStart w:id="955" w:name="_Toc18661781"/>
      <w:r w:rsidRPr="0098259C">
        <w:t xml:space="preserve">Getting and </w:t>
      </w:r>
      <w:r w:rsidR="00DF4861" w:rsidRPr="0098259C">
        <w:t>Set</w:t>
      </w:r>
      <w:r w:rsidR="00EC58B8" w:rsidRPr="0098259C">
        <w:t xml:space="preserve">ting </w:t>
      </w:r>
      <w:r w:rsidR="00DF4861" w:rsidRPr="0098259C">
        <w:t>Variable Values</w:t>
      </w:r>
      <w:bookmarkEnd w:id="940"/>
      <w:bookmarkEnd w:id="953"/>
      <w:bookmarkEnd w:id="954"/>
      <w:bookmarkEnd w:id="955"/>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956"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23A35925"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290500">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957"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57276D78" w:rsidR="003F0941" w:rsidRPr="0098259C" w:rsidRDefault="003F0941" w:rsidP="00656E44">
            <w:pPr>
              <w:pStyle w:val="Textkrper-Tabelle"/>
            </w:pPr>
            <w:r w:rsidRPr="0098259C">
              <w:t xml:space="preserve">Set parameters, inputs, </w:t>
            </w:r>
            <w:ins w:id="958" w:author="Bertsch Christian (CR/AEE3)" w:date="2019-09-06T11:23:00Z">
              <w:r w:rsidR="00510401">
                <w:t xml:space="preserve">and </w:t>
              </w:r>
            </w:ins>
            <w:r w:rsidRPr="0098259C">
              <w:t>start values</w:t>
            </w:r>
            <w:ins w:id="959"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290500">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290500">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290500">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960"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68B50374"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290500">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961" w:name="_Ref290826787"/>
      <w:bookmarkStart w:id="962" w:name="_Ref290826791"/>
      <w:bookmarkStart w:id="963" w:name="_Toc18661782"/>
      <w:r w:rsidRPr="0098259C">
        <w:t xml:space="preserve">Getting and </w:t>
      </w:r>
      <w:r w:rsidR="00C31261" w:rsidRPr="0098259C">
        <w:t>Setting the Complete FMU State</w:t>
      </w:r>
      <w:bookmarkEnd w:id="961"/>
      <w:bookmarkEnd w:id="962"/>
      <w:bookmarkEnd w:id="963"/>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964"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965"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966"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967" w:author="Bertsch Christian (CR/AEE3)" w:date="2019-09-06T11:23:00Z">
        <w:r w:rsidR="0004467B" w:rsidRPr="0098259C">
          <w:rPr>
            <w:i/>
          </w:rPr>
          <w:delText>, can be</w:delText>
        </w:r>
      </w:del>
      <w:ins w:id="968" w:author="Bertsch Christian (CR/AEE3)" w:date="2019-09-06T11:23:00Z">
        <w:r w:rsidR="00DD0AE9">
          <w:rPr>
            <w:i/>
          </w:rPr>
          <w:t xml:space="preserve"> and</w:t>
        </w:r>
      </w:ins>
      <w:r w:rsidR="0004467B" w:rsidRPr="0098259C">
        <w:rPr>
          <w:i/>
        </w:rPr>
        <w:t xml:space="preserve"> deserialized</w:t>
      </w:r>
      <w:ins w:id="969"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970" w:author="Bertsch Christian (CR/AEE3)" w:date="2019-09-06T11:23:00Z">
        <w:r w:rsidR="0004467B" w:rsidRPr="0098259C">
          <w:rPr>
            <w:i/>
          </w:rPr>
          <w:delText>is</w:delText>
        </w:r>
      </w:del>
      <w:ins w:id="971"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972"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973" w:author="Bertsch Christian (CR/AEE3)" w:date="2019-09-06T11:23:00Z">
              <w:r w:rsidR="00520CE8" w:rsidRPr="0098259C">
                <w:delText xml:space="preserve">does </w:delText>
              </w:r>
            </w:del>
            <w:r w:rsidR="00520CE8" w:rsidRPr="0098259C">
              <w:t xml:space="preserve">still </w:t>
            </w:r>
            <w:del w:id="974" w:author="Bertsch Christian (CR/AEE3)" w:date="2019-09-06T11:23:00Z">
              <w:r w:rsidR="00520CE8" w:rsidRPr="0098259C">
                <w:delText>exist</w:delText>
              </w:r>
            </w:del>
            <w:ins w:id="975"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518AAEE3"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ins w:id="976" w:author="Bertsch Christian (CR/AEE3)" w:date="2019-09-24T15:54:00Z">
              <w:r w:rsidR="00546BF2">
                <w:fldChar w:fldCharType="begin"/>
              </w:r>
              <w:r w:rsidR="00546BF2">
                <w:instrText xml:space="preserve"> REF _Ref20232891 \r \h </w:instrText>
              </w:r>
            </w:ins>
            <w:r w:rsidR="00546BF2">
              <w:fldChar w:fldCharType="separate"/>
            </w:r>
            <w:ins w:id="977" w:author="Bertsch Christian (CR/AEE3)" w:date="2019-09-24T22:42:00Z">
              <w:r w:rsidR="00290500">
                <w:t>3.3.1</w:t>
              </w:r>
            </w:ins>
            <w:ins w:id="978" w:author="Bertsch Christian (CR/AEE3)" w:date="2019-09-24T15:54:00Z">
              <w:r w:rsidR="00546BF2">
                <w:fldChar w:fldCharType="end"/>
              </w:r>
            </w:ins>
            <w:del w:id="979"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980" w:author="Otter, Martin" w:date="2019-09-06T11:33:00Z">
              <w:del w:id="981" w:author="Bertsch Christian (CR/AEE3)" w:date="2019-09-23T06:20:00Z">
                <w:r w:rsidR="007C1036" w:rsidDel="005C4EE5">
                  <w:delText>0</w:delText>
                </w:r>
              </w:del>
            </w:ins>
            <w:del w:id="982" w:author="Bertsch Christian (CR/AEE3)" w:date="2019-09-23T06:20:00Z">
              <w:r w:rsidR="00854655" w:rsidDel="005C4EE5">
                <w:delText>3.3.1</w:delText>
              </w:r>
            </w:del>
            <w:del w:id="983"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290500">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Pr>
                <w:i/>
              </w:rPr>
              <w:t>fmi2</w:t>
            </w:r>
            <w:r w:rsidR="00235809" w:rsidRPr="0098259C">
              <w:rPr>
                <w:i/>
              </w:rPr>
              <w:t>SetFMUState with FMUstate.</w:t>
            </w:r>
            <w:r w:rsidR="00235809" w:rsidRPr="0098259C">
              <w:t>]</w:t>
            </w:r>
          </w:p>
          <w:p w14:paraId="2874E382" w14:textId="454C74D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ins w:id="984" w:author="Bertsch Christian (CR/AEE3)" w:date="2019-09-24T15:54:00Z">
              <w:r w:rsidR="00546BF2">
                <w:fldChar w:fldCharType="begin"/>
              </w:r>
              <w:r w:rsidR="00546BF2">
                <w:instrText xml:space="preserve"> REF _Ref20232913 \r \h </w:instrText>
              </w:r>
            </w:ins>
            <w:r w:rsidR="00546BF2">
              <w:fldChar w:fldCharType="separate"/>
            </w:r>
            <w:ins w:id="985" w:author="Bertsch Christian (CR/AEE3)" w:date="2019-09-24T22:42:00Z">
              <w:r w:rsidR="00290500">
                <w:t>3.3.1</w:t>
              </w:r>
            </w:ins>
            <w:ins w:id="986" w:author="Bertsch Christian (CR/AEE3)" w:date="2019-09-24T15:54:00Z">
              <w:r w:rsidR="00546BF2">
                <w:fldChar w:fldCharType="end"/>
              </w:r>
            </w:ins>
            <w:del w:id="987"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988" w:author="Otter, Martin" w:date="2019-09-06T11:33:00Z">
              <w:del w:id="989" w:author="Bertsch Christian (CR/AEE3)" w:date="2019-09-23T06:20:00Z">
                <w:r w:rsidR="007C1036" w:rsidDel="005C4EE5">
                  <w:delText>0</w:delText>
                </w:r>
              </w:del>
            </w:ins>
            <w:del w:id="990" w:author="Bertsch Christian (CR/AEE3)" w:date="2019-09-23T06:20:00Z">
              <w:r w:rsidR="00854655" w:rsidDel="005C4EE5">
                <w:delText>3.3.1</w:delText>
              </w:r>
            </w:del>
            <w:del w:id="991"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290500">
              <w:t>4.3.1</w:t>
            </w:r>
            <w:r w:rsidRPr="0098259C">
              <w:fldChar w:fldCharType="end"/>
            </w:r>
            <w:r w:rsidRPr="0098259C">
              <w:t>).</w:t>
            </w:r>
          </w:p>
        </w:tc>
      </w:tr>
    </w:tbl>
    <w:p w14:paraId="2ED4F955" w14:textId="77777777" w:rsidR="008B73CE" w:rsidRPr="0098259C" w:rsidRDefault="008B73CE" w:rsidP="008B73CE">
      <w:pPr>
        <w:pStyle w:val="Heading3"/>
      </w:pPr>
      <w:bookmarkStart w:id="992" w:name="_Toc18661783"/>
      <w:r w:rsidRPr="0098259C">
        <w:t>Getting Partial Derivatives</w:t>
      </w:r>
      <w:bookmarkEnd w:id="992"/>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3E072933"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290500">
              <w:t>3.1</w:t>
            </w:r>
            <w:r>
              <w:fldChar w:fldCharType="end"/>
            </w:r>
            <w:r>
              <w:t xml:space="preserve">) and Co-Simulation (section </w:t>
            </w:r>
            <w:r>
              <w:fldChar w:fldCharType="begin"/>
            </w:r>
            <w:r>
              <w:instrText xml:space="preserve"> REF _Ref356504426 \n \h </w:instrText>
            </w:r>
            <w:r>
              <w:fldChar w:fldCharType="separate"/>
            </w:r>
            <w:r w:rsidR="00290500">
              <w:t>4.1</w:t>
            </w:r>
            <w:r>
              <w:fldChar w:fldCharType="end"/>
            </w:r>
            <w:r>
              <w:t>). In every Mode, the general form of th</w:t>
            </w:r>
            <w:r w:rsidR="00122BA1">
              <w:t>e FMU equations are</w:t>
            </w:r>
            <w:r>
              <w:t>:</w:t>
            </w:r>
          </w:p>
          <w:p w14:paraId="011B64C9" w14:textId="6D14559A" w:rsidR="00C81421" w:rsidRDefault="00676020"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del w:id="993" w:author="Bertsch Christian (CR/AEE3)" w:date="2019-09-06T11:23:00Z">
                  <w:rPr>
                    <w:rFonts w:ascii="Cambria Math" w:hAnsi="Cambria Math"/>
                  </w:rPr>
                  <m:t>)</m:t>
                </w:del>
              </m:r>
              <m:r>
                <w:ins w:id="994" w:author="Bertsch Christian (CR/AEE3)" w:date="2019-09-06T11:23:00Z">
                  <w:rPr>
                    <w:rFonts w:ascii="Cambria Math" w:hAnsi="Cambria Math"/>
                  </w:rPr>
                  <m:t>)</m:t>
                </w:ins>
              </m:r>
            </m:oMath>
            <w:ins w:id="995"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676020"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0E47B44B" w:rsidR="003E5933" w:rsidRDefault="00676020"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996" w:author="Bertsch Christian (CR/AEE3)" w:date="2019-09-24T22:42:00Z">
              <w:r w:rsidR="00290500">
                <w:rPr>
                  <w:noProof/>
                </w:rPr>
                <w:t>63</w:t>
              </w:r>
            </w:ins>
            <w:ins w:id="997" w:author="Otter, Martin" w:date="2019-09-06T11:33:00Z">
              <w:del w:id="998" w:author="Bertsch Christian (CR/AEE3)" w:date="2019-09-23T06:20:00Z">
                <w:r w:rsidR="007C1036" w:rsidDel="005C4EE5">
                  <w:rPr>
                    <w:noProof/>
                  </w:rPr>
                  <w:delText>67</w:delText>
                </w:r>
              </w:del>
            </w:ins>
            <w:del w:id="999"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1000"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67602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1001"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676020"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Pr>
                <w:i/>
              </w:rPr>
              <w:t>fmi2</w:t>
            </w:r>
            <w:r w:rsidR="0065442A">
              <w:rPr>
                <w:i/>
              </w:rPr>
              <w:t>GetDirectionalDerivative</w:t>
            </w:r>
            <w:r w:rsidRPr="0098259C">
              <w:rPr>
                <w:i/>
              </w:rPr>
              <w:t xml:space="preserve"> to compute the directional derivatives with respect to these two variables (</w:t>
            </w:r>
            <w:r w:rsidR="00D73B94" w:rsidRPr="0098259C">
              <w:rPr>
                <w:i/>
              </w:rPr>
              <w:t>in other words</w:t>
            </w:r>
            <w:ins w:id="1002" w:author="Bertsch Christian (CR/AEE3)" w:date="2019-09-06T11:23:00Z">
              <w:r w:rsidR="002D55CD">
                <w:rPr>
                  <w:i/>
                </w:rPr>
                <w:t>,</w:t>
              </w:r>
            </w:ins>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del w:id="1003" w:author="Bertsch Christian (CR/AEE3)" w:date="2019-09-06T11:23:00Z">
                  <w:rPr>
                    <w:rFonts w:ascii="Cambria Math" w:hAnsi="Cambria Math"/>
                  </w:rPr>
                  <m:t>}</m:t>
                </w:del>
              </m:r>
            </m:oMath>
            <w:del w:id="1004" w:author="Bertsch Christian (CR/AEE3)" w:date="2019-09-06T11:23:00Z">
              <w:r w:rsidRPr="0098259C">
                <w:rPr>
                  <w:i/>
                </w:rPr>
                <w:delText>)</w:delText>
              </w:r>
            </w:del>
            <m:oMath>
              <m:r>
                <w:ins w:id="1005" w:author="Bertsch Christian (CR/AEE3)" w:date="2019-09-06T11:23:00Z">
                  <w:rPr>
                    <w:rFonts w:ascii="Cambria Math" w:hAnsi="Cambria Math"/>
                  </w:rPr>
                  <m:t>}</m:t>
                </w:ins>
              </m:r>
            </m:oMath>
            <w:ins w:id="1006"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Pr>
                <w:i/>
              </w:rPr>
              <w:t>fmi2</w:t>
            </w:r>
            <w:r w:rsidR="0065442A">
              <w:rPr>
                <w:i/>
              </w:rPr>
              <w:t>GetDirectionalDerivative</w:t>
            </w:r>
            <w:r w:rsidR="002A3213">
              <w:rPr>
                <w:i/>
              </w:rPr>
              <w:t xml:space="preserve"> </w:t>
            </w:r>
            <w:r w:rsidR="00AB63B7" w:rsidRPr="0098259C">
              <w:rPr>
                <w:i/>
              </w:rPr>
              <w:t>(</w:t>
            </w:r>
            <w:r w:rsidR="00D73B94" w:rsidRPr="0098259C">
              <w:rPr>
                <w:i/>
              </w:rPr>
              <w:t>in other words</w:t>
            </w:r>
            <w:ins w:id="1007" w:author="Bertsch Christian (CR/AEE3)" w:date="2019-09-06T11:23:00Z">
              <w:r w:rsidR="002D55CD">
                <w:rPr>
                  <w:i/>
                </w:rPr>
                <w:t>,</w:t>
              </w:r>
            </w:ins>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1008" w:author="Bertsch Christian (CR/AEE3)" w:date="2019-09-06T11:23:00Z">
              <w:r w:rsidRPr="0098259C">
                <w:rPr>
                  <w:i/>
                </w:rPr>
                <w:delText>,</w:delText>
              </w:r>
            </w:del>
            <w:ins w:id="1009" w:author="Bertsch Christian (CR/AEE3)" w:date="2019-09-06T11:23:00Z">
              <w:r w:rsidR="002D55CD">
                <w:rPr>
                  <w:i/>
                </w:rPr>
                <w:t xml:space="preserve"> that</w:t>
              </w:r>
            </w:ins>
            <w:r w:rsidRPr="0098259C">
              <w:rPr>
                <w:i/>
              </w:rPr>
              <w:t xml:space="preserve"> a direct implementation of this function </w:t>
            </w:r>
            <w:r>
              <w:rPr>
                <w:i/>
              </w:rPr>
              <w:t>with analytic derivatives</w:t>
            </w:r>
            <w:del w:id="1010"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1011" w:author="Bertsch Christian (CR/AEE3)" w:date="2019-09-06T11:23:00Z">
              <w:r>
                <w:rPr>
                  <w:i/>
                </w:rPr>
                <w:delText>T</w:delText>
              </w:r>
              <w:r w:rsidRPr="00A42C55">
                <w:rPr>
                  <w:i/>
                </w:rPr>
                <w:delText>he</w:delText>
              </w:r>
            </w:del>
            <w:ins w:id="1012"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6" type="#_x0000_t75" style="width:209.1pt;height:30.55pt" o:ole="">
                  <v:imagedata r:id="rId29" o:title=""/>
                </v:shape>
                <o:OLEObject Type="Embed" ProgID="Equation.DSMT4" ShapeID="_x0000_i1026" DrawAspect="Content" ObjectID="_1630911141" r:id="rId30"/>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85pt;height:16.7pt" o:ole="">
                  <v:imagedata r:id="rId31" o:title=""/>
                </v:shape>
                <o:OLEObject Type="Embed" ProgID="Equation.DSMT4" ShapeID="_x0000_i1027" DrawAspect="Content" ObjectID="_1630911142" r:id="rId32"/>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A33508">
      <w:pPr>
        <w:pStyle w:val="Textkrper-Tabelle"/>
        <w:spacing w:before="120"/>
        <w:ind w:left="23"/>
        <w:rPr>
          <w:i/>
        </w:rPr>
      </w:pPr>
      <w:bookmarkStart w:id="1013" w:name="_Ref308190567"/>
      <w:bookmarkStart w:id="1014" w:name="_Ref308190605"/>
      <w:r w:rsidRPr="007A6A51">
        <w:t>[</w:t>
      </w:r>
      <w:r>
        <w:rPr>
          <w:i/>
        </w:rPr>
        <w:t xml:space="preserve">Note, function </w:t>
      </w:r>
      <w:r w:rsidR="00140C25">
        <w:rPr>
          <w:i/>
        </w:rPr>
        <w:t>fmi2</w:t>
      </w:r>
      <w:r>
        <w:rPr>
          <w:i/>
        </w:rPr>
        <w:t>Get</w:t>
      </w:r>
      <w:r w:rsidR="006D2A0D">
        <w:rPr>
          <w:i/>
        </w:rPr>
        <w:t>Directional</w:t>
      </w:r>
      <w:r>
        <w:rPr>
          <w:i/>
        </w:rPr>
        <w:t>Derivative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pt;height:30.55pt" o:ole="">
            <v:imagedata r:id="rId33" o:title=""/>
          </v:shape>
          <o:OLEObject Type="Embed" ProgID="Equation.DSMT4" ShapeID="_x0000_i1028" DrawAspect="Content" ObjectID="_1630911143" r:id="rId34"/>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pt;height:30.55pt" o:ole="">
            <v:imagedata r:id="rId33" o:title=""/>
          </v:shape>
          <o:OLEObject Type="Embed" ProgID="Equation.DSMT4" ShapeID="_x0000_i1029" DrawAspect="Content" ObjectID="_1630911144" r:id="rId35"/>
        </w:object>
      </w:r>
      <w:r>
        <w:t xml:space="preserve"> and </w:t>
      </w:r>
      <w:r w:rsidRPr="007A6A51">
        <w:rPr>
          <w:position w:val="-26"/>
        </w:rPr>
        <w:object w:dxaOrig="340" w:dyaOrig="600" w14:anchorId="410FC9A1">
          <v:shape id="_x0000_i1030" type="#_x0000_t75" style="width:19pt;height:30.55pt" o:ole="">
            <v:imagedata r:id="rId36" o:title=""/>
          </v:shape>
          <o:OLEObject Type="Embed" ProgID="Equation.DSMT4" ShapeID="_x0000_i1030" DrawAspect="Content" ObjectID="_1630911145" r:id="rId37"/>
        </w:object>
      </w:r>
      <w:r>
        <w:t xml:space="preserve"> are needed.</w:t>
      </w:r>
    </w:p>
    <w:p w14:paraId="5666C0EC" w14:textId="33AD8E0E" w:rsidR="00A33508" w:rsidRDefault="00A33508" w:rsidP="00A33508">
      <w:pPr>
        <w:pStyle w:val="BodyText"/>
        <w:spacing w:after="120"/>
        <w:rPr>
          <w:i/>
        </w:rPr>
      </w:pPr>
      <w:r w:rsidRPr="007A6A51">
        <w:rPr>
          <w:i/>
        </w:rPr>
        <w:t xml:space="preserve">If </w:t>
      </w:r>
      <w:r>
        <w:rPr>
          <w:i/>
        </w:rPr>
        <w:t xml:space="preserve">a dense matrix shall be computed, the columns of the matrix can be easily constructed by successive calls of </w:t>
      </w:r>
      <w:r w:rsidR="00140C25">
        <w:rPr>
          <w:i/>
        </w:rPr>
        <w:t>fmi2</w:t>
      </w:r>
      <w:r>
        <w:rPr>
          <w:i/>
        </w:rPr>
        <w:t>Get</w:t>
      </w:r>
      <w:r w:rsidR="00827276">
        <w:rPr>
          <w:i/>
        </w:rPr>
        <w:t>Directiona</w:t>
      </w:r>
      <w:r>
        <w:rPr>
          <w:i/>
        </w:rPr>
        <w:t xml:space="preserve">lDerivative. For example, constructing the system Jacobian </w:t>
      </w:r>
      <w:r w:rsidRPr="007A6A51">
        <w:rPr>
          <w:position w:val="-26"/>
        </w:rPr>
        <w:object w:dxaOrig="720" w:dyaOrig="600" w14:anchorId="15B6FC2F">
          <v:shape id="_x0000_i1031" type="#_x0000_t75" style="width:36.85pt;height:30.55pt" o:ole="">
            <v:imagedata r:id="rId38" o:title=""/>
          </v:shape>
          <o:OLEObject Type="Embed" ProgID="Equation.DSMT4" ShapeID="_x0000_i1031" DrawAspect="Content" ObjectID="_1630911146" r:id="rId39"/>
        </w:object>
      </w:r>
      <w:r>
        <w:rPr>
          <w:i/>
        </w:rPr>
        <w:t xml:space="preserve"> as dense matrix can be performed in the following way (in </w:t>
      </w:r>
      <w:del w:id="1015" w:author="Bertsch Christian (CR/AEE3)" w:date="2019-09-06T11:23:00Z">
        <w:r>
          <w:rPr>
            <w:i/>
          </w:rPr>
          <w:delText>pseudo-code</w:delText>
        </w:r>
      </w:del>
      <w:ins w:id="1016"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1017" w:author="Bertsch Christian (CR/AEE3)" w:date="2019-09-06T11:23:00Z"/>
                <w:lang w:val="en-US"/>
              </w:rPr>
            </w:pPr>
            <w:ins w:id="1018"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1019" w:author="Bertsch Christian (CR/AEE3)" w:date="2019-09-06T11:23:00Z">
              <w:r w:rsidRPr="00AE2A4F">
                <w:rPr>
                  <w:rStyle w:val="CODE"/>
                  <w:lang w:val="en-US"/>
                </w:rPr>
                <w:delText>1.0</w:delText>
              </w:r>
            </w:del>
            <w:ins w:id="1020"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6E60E6">
      <w:pPr>
        <w:pStyle w:val="BodyText"/>
        <w:numPr>
          <w:ilvl w:val="0"/>
          <w:numId w:val="52"/>
        </w:numPr>
        <w:rPr>
          <w:i/>
        </w:rPr>
      </w:pPr>
      <w:r w:rsidRPr="00A33508">
        <w:rPr>
          <w:i/>
        </w:rPr>
        <w:t>A so</w:t>
      </w:r>
      <w:ins w:id="1021"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Pr>
          <w:i/>
        </w:rPr>
        <w:t>fmi2</w:t>
      </w:r>
      <w:r w:rsidR="0065442A">
        <w:rPr>
          <w:i/>
        </w:rPr>
        <w:t>GetDirectionalDerivative</w:t>
      </w:r>
      <w:r w:rsidRPr="00A33508">
        <w:rPr>
          <w:i/>
        </w:rPr>
        <w:t>. Efficient graph coloring algorithms are freely available, such as library ColPack (</w:t>
      </w:r>
      <w:hyperlink r:id="rId40"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1" w:history="1">
        <w:r w:rsidRPr="00A33508">
          <w:rPr>
            <w:rStyle w:val="Hyperlink"/>
            <w:i/>
          </w:rPr>
          <w:t>http://www.netlib.org/toms/618</w:t>
        </w:r>
      </w:hyperlink>
      <w:r w:rsidRPr="00A33508">
        <w:rPr>
          <w:i/>
        </w:rPr>
        <w:t>.</w:t>
      </w:r>
    </w:p>
    <w:p w14:paraId="2FF4CB25" w14:textId="4D9D75E7" w:rsidR="00A33508" w:rsidRPr="00A33508" w:rsidRDefault="00A33508" w:rsidP="006E60E6">
      <w:pPr>
        <w:pStyle w:val="BodyText"/>
        <w:numPr>
          <w:ilvl w:val="0"/>
          <w:numId w:val="52"/>
        </w:numPr>
        <w:rPr>
          <w:i/>
        </w:rPr>
      </w:pPr>
      <w:r w:rsidRPr="00A33508">
        <w:rPr>
          <w:i/>
        </w:rPr>
        <w:t xml:space="preserve">For the columns determined in (2), one call to </w:t>
      </w:r>
      <w:r w:rsidR="00140C25">
        <w:rPr>
          <w:i/>
        </w:rPr>
        <w:t>fmi2</w:t>
      </w:r>
      <w:r w:rsidRPr="00A33508">
        <w:rPr>
          <w:i/>
        </w:rPr>
        <w:t>DirectionalDerivative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022" w:name="_Ref386213289"/>
      <w:bookmarkStart w:id="1023" w:name="_Toc18661784"/>
      <w:r w:rsidRPr="0098259C">
        <w:t xml:space="preserve">FMI </w:t>
      </w:r>
      <w:r w:rsidR="003D0107" w:rsidRPr="0098259C">
        <w:t>Description Schema</w:t>
      </w:r>
      <w:bookmarkEnd w:id="1013"/>
      <w:bookmarkEnd w:id="1014"/>
      <w:bookmarkEnd w:id="1022"/>
      <w:bookmarkEnd w:id="1023"/>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1024"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2"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025" w:name="_Toc247884548"/>
      <w:bookmarkStart w:id="102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1027" w:author="Bertsch Christian (CR/AEE3)" w:date="2019-09-06T11:23:00Z">
        <w:r w:rsidRPr="00AE2A4F">
          <w:rPr>
            <w:i/>
          </w:rPr>
          <w:delText>,</w:delText>
        </w:r>
      </w:del>
      <w:ins w:id="1028" w:author="Bertsch Christian (CR/AEE3)" w:date="2019-09-06T11:23:00Z">
        <w:r w:rsidR="00D57CCE">
          <w:rPr>
            <w:i/>
          </w:rPr>
          <w:t xml:space="preserve"> that</w:t>
        </w:r>
      </w:ins>
      <w:r w:rsidRPr="00AE2A4F">
        <w:rPr>
          <w:i/>
        </w:rPr>
        <w:t xml:space="preserve"> the definition of an encoding scheme is a prerequisite</w:t>
      </w:r>
      <w:del w:id="1029"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del w:id="1030" w:author="Bertsch Christian (CR/AEE3)" w:date="2019-09-24T14:27:00Z">
        <w:r w:rsidR="00526C2A" w:rsidDel="0040289E">
          <w:delText>.</w:delText>
        </w:r>
      </w:del>
    </w:p>
    <w:p w14:paraId="7F8AF76E" w14:textId="77777777" w:rsidR="00526C2A" w:rsidRPr="0098259C" w:rsidRDefault="00526C2A" w:rsidP="00324B2A">
      <w:pPr>
        <w:pStyle w:val="BodyText"/>
      </w:pPr>
      <w:r>
        <w:t>The special values NAN, +INF, -INF for variables values are not allowed in the FMI xml files.</w:t>
      </w:r>
    </w:p>
    <w:p w14:paraId="11433FA2" w14:textId="32DB9DBF" w:rsidR="001A15E0" w:rsidRPr="0098259C" w:rsidRDefault="001A15E0" w:rsidP="00324B2A">
      <w:pPr>
        <w:pStyle w:val="BodyText"/>
      </w:pPr>
      <w:r w:rsidRPr="0098259C">
        <w:t>Note</w:t>
      </w:r>
      <w:del w:id="1031" w:author="Bertsch Christian (CR/AEE3)" w:date="2019-09-06T11:23:00Z">
        <w:r w:rsidRPr="0098259C">
          <w:delText>,</w:delText>
        </w:r>
      </w:del>
      <w:ins w:id="1032"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4"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1033"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ins w:id="1034" w:author="Bertsch Christian (CR/AEE3)" w:date="2019-09-24T14:27:00Z">
        <w:r w:rsidR="0040289E">
          <w:rPr>
            <w:i/>
          </w:rPr>
          <w:t>.</w:t>
        </w:r>
      </w:ins>
      <w:r w:rsidRPr="0098259C">
        <w:t>]</w:t>
      </w:r>
      <w:del w:id="1035" w:author="Bertsch Christian (CR/AEE3)" w:date="2019-09-24T14:27:00Z">
        <w:r w:rsidRPr="0098259C" w:rsidDel="0040289E">
          <w:delText>.</w:delText>
        </w:r>
      </w:del>
    </w:p>
    <w:p w14:paraId="5BECE950" w14:textId="1FDF8672" w:rsidR="00324B2A" w:rsidRPr="0098259C" w:rsidRDefault="005A3ED9" w:rsidP="003734ED">
      <w:pPr>
        <w:pStyle w:val="Heading3"/>
      </w:pPr>
      <w:bookmarkStart w:id="1036" w:name="_Ref251789138"/>
      <w:bookmarkStart w:id="1037" w:name="_Toc18661785"/>
      <w:bookmarkEnd w:id="1025"/>
      <w:r w:rsidRPr="0098259C">
        <w:t>De</w:t>
      </w:r>
      <w:r w:rsidR="00286B87" w:rsidRPr="0098259C">
        <w:t>finition</w:t>
      </w:r>
      <w:r w:rsidRPr="0098259C">
        <w:t xml:space="preserve"> of an FMU</w:t>
      </w:r>
      <w:r w:rsidR="00324B2A" w:rsidRPr="0098259C">
        <w:t xml:space="preserve"> (fmiModelDescription</w:t>
      </w:r>
      <w:bookmarkEnd w:id="1026"/>
      <w:r w:rsidR="00324B2A" w:rsidRPr="0098259C">
        <w:t>)</w:t>
      </w:r>
      <w:bookmarkEnd w:id="1036"/>
      <w:bookmarkEnd w:id="1037"/>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1038"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1039"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1040"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0894CD11" w:rsidR="00286B87" w:rsidRPr="0098259C" w:rsidRDefault="00286B87" w:rsidP="007C1A44">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1041" w:author="Bertsch Christian (CR/AEE3)" w:date="2019-09-06T11:23:00Z">
              <w:r w:rsidRPr="0098259C">
                <w:rPr>
                  <w:rStyle w:val="FormatvorlageArial"/>
                </w:rPr>
                <w:delText>visible/accessible</w:delText>
              </w:r>
            </w:del>
            <w:ins w:id="1042" w:author="Bertsch Christian (CR/AEE3)" w:date="2019-09-06T11:23:00Z">
              <w:r w:rsidRPr="0098259C">
                <w:rPr>
                  <w:rStyle w:val="FormatvorlageArial"/>
                </w:rPr>
                <w:t>visible</w:t>
              </w:r>
            </w:ins>
            <w:ins w:id="1043" w:author="Bertsch Christian (CR/AEE3)" w:date="2019-09-23T17:54:00Z">
              <w:r w:rsidR="00F86E2B">
                <w:rPr>
                  <w:rStyle w:val="FormatvorlageArial"/>
                </w:rPr>
                <w:t xml:space="preserve"> and </w:t>
              </w:r>
            </w:ins>
            <w:ins w:id="1044" w:author="Bertsch Christian (CR/AEE3)" w:date="2019-09-06T11:23:00Z">
              <w:r w:rsidRPr="0098259C">
                <w:rPr>
                  <w:rStyle w:val="FormatvorlageArial"/>
                </w:rPr>
                <w:t>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312DCE75"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1045"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1046"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1047"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ins w:id="1048" w:author="Bertsch Christian (CR/AEE3)" w:date="2019-09-24T14:28:00Z">
              <w:r w:rsidR="0040289E">
                <w:rPr>
                  <w:rStyle w:val="FormatvorlageArial"/>
                  <w:i/>
                </w:rPr>
                <w:t>.</w:t>
              </w:r>
            </w:ins>
            <w:r w:rsidRPr="0098259C">
              <w:rPr>
                <w:rStyle w:val="FormatvorlageArial"/>
              </w:rPr>
              <w:t>]</w:t>
            </w:r>
            <w:del w:id="1049" w:author="Bertsch Christian (CR/AEE3)" w:date="2019-09-24T14:28:00Z">
              <w:r w:rsidRPr="0098259C" w:rsidDel="0040289E">
                <w:rPr>
                  <w:rStyle w:val="FormatvorlageArial"/>
                </w:rPr>
                <w:delText>.</w:delText>
              </w:r>
            </w:del>
          </w:p>
        </w:tc>
      </w:tr>
    </w:tbl>
    <w:p w14:paraId="75B1A509" w14:textId="78BF585F" w:rsidR="00AA63BB" w:rsidRPr="0098259C" w:rsidRDefault="00C6645C" w:rsidP="00B9515D">
      <w:pPr>
        <w:pStyle w:val="BodyText"/>
      </w:pPr>
      <w:bookmarkStart w:id="1050"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ins w:id="1051" w:author="Bertsch Christian (CR/AEE3)" w:date="2019-09-24T12:26:00Z">
        <w:r w:rsidR="00E9107F">
          <w:t xml:space="preserve"> section</w:t>
        </w:r>
      </w:ins>
      <w:r w:rsidR="0017658C" w:rsidRPr="0098259C">
        <w:t xml:space="preserve"> </w:t>
      </w:r>
      <w:del w:id="1052" w:author="Bertsch Christian (CR/AEE3)" w:date="2019-09-24T12:25:00Z">
        <w:r w:rsidR="0017658C" w:rsidRPr="0098259C" w:rsidDel="00E9107F">
          <w:delText xml:space="preserve">section </w:delText>
        </w:r>
        <w:r w:rsidR="0017658C" w:rsidRPr="0098259C" w:rsidDel="00E9107F">
          <w:fldChar w:fldCharType="begin"/>
        </w:r>
        <w:r w:rsidR="0017658C" w:rsidRPr="0098259C" w:rsidDel="00E9107F">
          <w:delInstrText xml:space="preserve"> REF _Ref290828041 \w \h </w:delInstrText>
        </w:r>
        <w:r w:rsidR="0017658C" w:rsidRPr="0098259C" w:rsidDel="00E9107F">
          <w:fldChar w:fldCharType="separate"/>
        </w:r>
      </w:del>
      <w:ins w:id="1053" w:author="Otter, Martin" w:date="2019-09-06T11:33:00Z">
        <w:del w:id="1054" w:author="Bertsch Christian (CR/AEE3)" w:date="2019-09-23T06:20:00Z">
          <w:r w:rsidR="007C1036" w:rsidDel="005C4EE5">
            <w:delText>0</w:delText>
          </w:r>
        </w:del>
      </w:ins>
      <w:del w:id="1055" w:author="Bertsch Christian (CR/AEE3)" w:date="2019-09-23T06:20:00Z">
        <w:r w:rsidR="00854655" w:rsidDel="005C4EE5">
          <w:delText>3.3.1</w:delText>
        </w:r>
      </w:del>
      <w:del w:id="1056" w:author="Bertsch Christian (CR/AEE3)" w:date="2019-09-24T12:25:00Z">
        <w:r w:rsidR="0017658C" w:rsidRPr="0098259C" w:rsidDel="00E9107F">
          <w:fldChar w:fldCharType="end"/>
        </w:r>
        <w:r w:rsidR="0017658C" w:rsidRPr="0098259C" w:rsidDel="00E9107F">
          <w:delText xml:space="preserve"> </w:delText>
        </w:r>
      </w:del>
      <w:ins w:id="1057" w:author="Bertsch Christian (CR/AEE3)" w:date="2019-09-24T12:26:00Z">
        <w:r w:rsidR="00E9107F">
          <w:fldChar w:fldCharType="begin"/>
        </w:r>
        <w:r w:rsidR="00E9107F">
          <w:instrText xml:space="preserve"> REF _Ref20220416 \r \h </w:instrText>
        </w:r>
      </w:ins>
      <w:r w:rsidR="00E9107F">
        <w:fldChar w:fldCharType="separate"/>
      </w:r>
      <w:ins w:id="1058" w:author="Bertsch Christian (CR/AEE3)" w:date="2019-09-24T22:42:00Z">
        <w:r w:rsidR="00290500">
          <w:t>3.3.1</w:t>
        </w:r>
      </w:ins>
      <w:ins w:id="1059" w:author="Bertsch Christian (CR/AEE3)" w:date="2019-09-24T12:26:00Z">
        <w:r w:rsidR="00E9107F">
          <w:fldChar w:fldCharType="end"/>
        </w:r>
        <w:r w:rsidR="00E9107F">
          <w:t xml:space="preserve"> </w:t>
        </w:r>
      </w:ins>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290500">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050"/>
    <w:p w14:paraId="6B4EC7B5" w14:textId="4438AB3E" w:rsidR="00BE1368" w:rsidRDefault="00BB733E" w:rsidP="00324B2A">
      <w:pPr>
        <w:pStyle w:val="BodyText"/>
        <w:jc w:val="center"/>
      </w:pPr>
      <w:ins w:id="1060" w:author="Bertsch Christian (CR/AEE3)" w:date="2019-09-24T22:22:00Z">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D82CDD" w:rsidRPr="00BB733E" w:rsidRDefault="00D82CDD" w:rsidP="00BB733E">
                              <w:pPr>
                                <w:spacing w:line="240" w:lineRule="auto"/>
                                <w:rPr>
                                  <w:color w:val="808080" w:themeColor="background1" w:themeShade="80"/>
                                  <w:sz w:val="14"/>
                                  <w:rPrChange w:id="1061" w:author="Bertsch Christian (CR/AEE3)" w:date="2019-09-24T22:27:00Z">
                                    <w:rPr/>
                                  </w:rPrChange>
                                </w:rPr>
                                <w:pPrChange w:id="1062" w:author="Bertsch Christian (CR/AEE3)" w:date="2019-09-24T22:26:00Z">
                                  <w:pPr/>
                                </w:pPrChange>
                              </w:pPr>
                              <w:ins w:id="1063" w:author="Bertsch Christian (CR/AEE3)" w:date="2019-09-24T22:22:00Z">
                                <w:r w:rsidRPr="00BB733E">
                                  <w:rPr>
                                    <w:color w:val="808080" w:themeColor="background1" w:themeShade="80"/>
                                    <w:sz w:val="14"/>
                                    <w:rPrChange w:id="1064" w:author="Bertsch Christian (CR/AEE3)" w:date="2019-09-24T22:27:00Z">
                                      <w:rPr>
                                        <w:lang w:val="de-DE"/>
                                      </w:rPr>
                                    </w:rPrChange>
                                  </w:rPr>
                                  <w:t>Version of FMI (</w:t>
                                </w:r>
                              </w:ins>
                              <w:ins w:id="1065" w:author="Bertsch Christian (CR/AEE3)" w:date="2019-09-24T22:25:00Z">
                                <w:r w:rsidRPr="00BB733E">
                                  <w:rPr>
                                    <w:color w:val="808080" w:themeColor="background1" w:themeShade="80"/>
                                    <w:sz w:val="14"/>
                                    <w:rPrChange w:id="1066" w:author="Bertsch Christian (CR/AEE3)" w:date="2019-09-24T22:27:00Z">
                                      <w:rPr/>
                                    </w:rPrChange>
                                  </w:rPr>
                                  <w:t xml:space="preserve">Clarification for FMI 2.0.1: for </w:t>
                                </w:r>
                              </w:ins>
                              <w:ins w:id="1067" w:author="Bertsch Christian (CR/AEE3)" w:date="2019-09-24T22:22:00Z">
                                <w:r w:rsidRPr="00BB733E">
                                  <w:rPr>
                                    <w:color w:val="808080" w:themeColor="background1" w:themeShade="80"/>
                                    <w:sz w:val="14"/>
                                    <w:rPrChange w:id="1068" w:author="Bertsch Christian (CR/AEE3)" w:date="2019-09-24T22:27:00Z">
                                      <w:rPr>
                                        <w:lang w:val="de-DE"/>
                                      </w:rPr>
                                    </w:rPrChange>
                                  </w:rPr>
                                  <w:t xml:space="preserve">FMI 2.0.x revisions </w:t>
                                </w:r>
                              </w:ins>
                              <w:ins w:id="1069" w:author="Bertsch Christian (CR/AEE3)" w:date="2019-09-24T22:25:00Z">
                                <w:r w:rsidRPr="00BB733E">
                                  <w:rPr>
                                    <w:color w:val="808080" w:themeColor="background1" w:themeShade="80"/>
                                    <w:sz w:val="14"/>
                                    <w:rPrChange w:id="1070" w:author="Bertsch Christian (CR/AEE3)" w:date="2019-09-24T22:27:00Z">
                                      <w:rPr/>
                                    </w:rPrChange>
                                  </w:rPr>
                                  <w:t xml:space="preserve">fmiVersion </w:t>
                                </w:r>
                              </w:ins>
                              <w:ins w:id="1071" w:author="Bertsch Christian (CR/AEE3)" w:date="2019-09-24T22:22:00Z">
                                <w:r w:rsidRPr="00BB733E">
                                  <w:rPr>
                                    <w:color w:val="808080" w:themeColor="background1" w:themeShade="80"/>
                                    <w:sz w:val="14"/>
                                    <w:rPrChange w:id="1072" w:author="Bertsch Christian (CR/AEE3)" w:date="2019-09-24T22:27:00Z">
                                      <w:rPr>
                                        <w:lang w:val="de-DE"/>
                                      </w:rPr>
                                    </w:rPrChange>
                                  </w:rPr>
                                  <w:t xml:space="preserve">is defined as </w:t>
                                </w:r>
                              </w:ins>
                              <w:ins w:id="1073" w:author="Bertsch Christian (CR/AEE3)" w:date="2019-09-24T22:24:00Z">
                                <w:r w:rsidRPr="00BB733E">
                                  <w:rPr>
                                    <w:color w:val="808080" w:themeColor="background1" w:themeShade="80"/>
                                    <w:sz w:val="14"/>
                                    <w:rPrChange w:id="1074" w:author="Bertsch Christian (CR/AEE3)" w:date="2019-09-24T22:27:00Z">
                                      <w:rPr/>
                                    </w:rPrChange>
                                  </w:rPr>
                                  <w:t>“2.0”</w:t>
                                </w:r>
                              </w:ins>
                              <w:ins w:id="1075" w:author="Bertsch Christian (CR/AEE3)" w:date="2019-09-24T22:25:00Z">
                                <w:r w:rsidRPr="00BB733E">
                                  <w:rPr>
                                    <w:color w:val="808080" w:themeColor="background1" w:themeShade="80"/>
                                    <w:sz w:val="14"/>
                                    <w:rPrChange w:id="1076" w:author="Bertsch Christian (CR/AEE3)" w:date="2019-09-24T22:27:00Z">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D82CDD" w:rsidRPr="00BB733E" w:rsidRDefault="00D82CDD" w:rsidP="00BB733E">
                        <w:pPr>
                          <w:spacing w:line="240" w:lineRule="auto"/>
                          <w:rPr>
                            <w:color w:val="808080" w:themeColor="background1" w:themeShade="80"/>
                            <w:sz w:val="14"/>
                            <w:rPrChange w:id="1077" w:author="Bertsch Christian (CR/AEE3)" w:date="2019-09-24T22:27:00Z">
                              <w:rPr/>
                            </w:rPrChange>
                          </w:rPr>
                          <w:pPrChange w:id="1078" w:author="Bertsch Christian (CR/AEE3)" w:date="2019-09-24T22:26:00Z">
                            <w:pPr/>
                          </w:pPrChange>
                        </w:pPr>
                        <w:ins w:id="1079" w:author="Bertsch Christian (CR/AEE3)" w:date="2019-09-24T22:22:00Z">
                          <w:r w:rsidRPr="00BB733E">
                            <w:rPr>
                              <w:color w:val="808080" w:themeColor="background1" w:themeShade="80"/>
                              <w:sz w:val="14"/>
                              <w:rPrChange w:id="1080" w:author="Bertsch Christian (CR/AEE3)" w:date="2019-09-24T22:27:00Z">
                                <w:rPr>
                                  <w:lang w:val="de-DE"/>
                                </w:rPr>
                              </w:rPrChange>
                            </w:rPr>
                            <w:t>Version of FMI (</w:t>
                          </w:r>
                        </w:ins>
                        <w:ins w:id="1081" w:author="Bertsch Christian (CR/AEE3)" w:date="2019-09-24T22:25:00Z">
                          <w:r w:rsidRPr="00BB733E">
                            <w:rPr>
                              <w:color w:val="808080" w:themeColor="background1" w:themeShade="80"/>
                              <w:sz w:val="14"/>
                              <w:rPrChange w:id="1082" w:author="Bertsch Christian (CR/AEE3)" w:date="2019-09-24T22:27:00Z">
                                <w:rPr/>
                              </w:rPrChange>
                            </w:rPr>
                            <w:t xml:space="preserve">Clarification for FMI 2.0.1: for </w:t>
                          </w:r>
                        </w:ins>
                        <w:ins w:id="1083" w:author="Bertsch Christian (CR/AEE3)" w:date="2019-09-24T22:22:00Z">
                          <w:r w:rsidRPr="00BB733E">
                            <w:rPr>
                              <w:color w:val="808080" w:themeColor="background1" w:themeShade="80"/>
                              <w:sz w:val="14"/>
                              <w:rPrChange w:id="1084" w:author="Bertsch Christian (CR/AEE3)" w:date="2019-09-24T22:27:00Z">
                                <w:rPr>
                                  <w:lang w:val="de-DE"/>
                                </w:rPr>
                              </w:rPrChange>
                            </w:rPr>
                            <w:t xml:space="preserve">FMI 2.0.x revisions </w:t>
                          </w:r>
                        </w:ins>
                        <w:ins w:id="1085" w:author="Bertsch Christian (CR/AEE3)" w:date="2019-09-24T22:25:00Z">
                          <w:r w:rsidRPr="00BB733E">
                            <w:rPr>
                              <w:color w:val="808080" w:themeColor="background1" w:themeShade="80"/>
                              <w:sz w:val="14"/>
                              <w:rPrChange w:id="1086" w:author="Bertsch Christian (CR/AEE3)" w:date="2019-09-24T22:27:00Z">
                                <w:rPr/>
                              </w:rPrChange>
                            </w:rPr>
                            <w:t xml:space="preserve">fmiVersion </w:t>
                          </w:r>
                        </w:ins>
                        <w:ins w:id="1087" w:author="Bertsch Christian (CR/AEE3)" w:date="2019-09-24T22:22:00Z">
                          <w:r w:rsidRPr="00BB733E">
                            <w:rPr>
                              <w:color w:val="808080" w:themeColor="background1" w:themeShade="80"/>
                              <w:sz w:val="14"/>
                              <w:rPrChange w:id="1088" w:author="Bertsch Christian (CR/AEE3)" w:date="2019-09-24T22:27:00Z">
                                <w:rPr>
                                  <w:lang w:val="de-DE"/>
                                </w:rPr>
                              </w:rPrChange>
                            </w:rPr>
                            <w:t xml:space="preserve">is defined as </w:t>
                          </w:r>
                        </w:ins>
                        <w:ins w:id="1089" w:author="Bertsch Christian (CR/AEE3)" w:date="2019-09-24T22:24:00Z">
                          <w:r w:rsidRPr="00BB733E">
                            <w:rPr>
                              <w:color w:val="808080" w:themeColor="background1" w:themeShade="80"/>
                              <w:sz w:val="14"/>
                              <w:rPrChange w:id="1090" w:author="Bertsch Christian (CR/AEE3)" w:date="2019-09-24T22:27:00Z">
                                <w:rPr/>
                              </w:rPrChange>
                            </w:rPr>
                            <w:t>“2.0”</w:t>
                          </w:r>
                        </w:ins>
                        <w:ins w:id="1091" w:author="Bertsch Christian (CR/AEE3)" w:date="2019-09-24T22:25:00Z">
                          <w:r w:rsidRPr="00BB733E">
                            <w:rPr>
                              <w:color w:val="808080" w:themeColor="background1" w:themeShade="80"/>
                              <w:sz w:val="14"/>
                              <w:rPrChange w:id="1092" w:author="Bertsch Christian (CR/AEE3)" w:date="2019-09-24T22:27:00Z">
                                <w:rPr/>
                              </w:rPrChange>
                            </w:rPr>
                            <w:t>)</w:t>
                          </w:r>
                        </w:ins>
                      </w:p>
                    </w:txbxContent>
                  </v:textbox>
                </v:rect>
              </w:pict>
            </mc:Fallback>
          </mc:AlternateContent>
        </w:r>
      </w:ins>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ins w:id="1093" w:author="Bertsch Christian (CR/AEE3)" w:date="2019-09-24T22:18:00Z"/>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142F2F1C" w:rsidR="00324B2A" w:rsidRPr="0098259C" w:rsidRDefault="009A4A1F" w:rsidP="00885BF4">
            <w:pPr>
              <w:pStyle w:val="Textkrper-Tabelle"/>
            </w:pPr>
            <w:ins w:id="1094" w:author="Bertsch Christian (CR/AEE3)" w:date="2019-09-24T22:18:00Z">
              <w:r>
                <w:rPr>
                  <w:rStyle w:val="FormatvorlageArial"/>
                </w:rPr>
                <w:t>[</w:t>
              </w:r>
              <w:r>
                <w:rPr>
                  <w:rStyle w:val="FormatvorlageArial"/>
                  <w:i/>
                </w:rPr>
                <w:t xml:space="preserve">Clarification for FMI 2.0.1: The version string for FMUs generated </w:t>
              </w:r>
            </w:ins>
            <w:ins w:id="1095" w:author="Bertsch Christian (CR/AEE3)" w:date="2019-09-24T22:19:00Z">
              <w:r>
                <w:rPr>
                  <w:rStyle w:val="FormatvorlageArial"/>
                  <w:i/>
                </w:rPr>
                <w:t>acoording to FMI 2.0.1 shall be “2.0”</w:t>
              </w:r>
              <w:r w:rsidR="00BB733E">
                <w:rPr>
                  <w:rStyle w:val="FormatvorlageArial"/>
                  <w:i/>
                </w:rPr>
                <w:t xml:space="preserve"> to be compatible with FMI 2.0 importers</w:t>
              </w:r>
            </w:ins>
            <w:ins w:id="1096" w:author="Bertsch Christian (CR/AEE3)" w:date="2019-09-24T22:20:00Z">
              <w:r w:rsidR="00BB733E">
                <w:rPr>
                  <w:rStyle w:val="FormatvorlageArial"/>
                  <w:i/>
                </w:rPr>
                <w:t>.</w:t>
              </w:r>
              <w:r w:rsidR="00BB733E" w:rsidRPr="00BB733E">
                <w:rPr>
                  <w:rStyle w:val="FormatvorlageArial"/>
                  <w:rPrChange w:id="1097" w:author="Bertsch Christian (CR/AEE3)" w:date="2019-09-24T22:20:00Z">
                    <w:rPr>
                      <w:rStyle w:val="FormatvorlageArial"/>
                      <w:i/>
                    </w:rPr>
                  </w:rPrChange>
                </w:rPr>
                <w:t>]</w:t>
              </w:r>
            </w:ins>
            <w:del w:id="1098"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1099"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396B3F54"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290500">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1100" w:author="Bertsch Christian (CR/AEE3)" w:date="2019-09-06T11:23:00Z">
        <w:r w:rsidRPr="0098259C">
          <w:rPr>
            <w:rStyle w:val="FormatvorlageArial"/>
            <w:i/>
            <w:szCs w:val="21"/>
          </w:rPr>
          <w:delText>]</w:delText>
        </w:r>
      </w:del>
      <w:ins w:id="1101"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102" w:name="_Toc18661786"/>
      <w:r w:rsidRPr="0098259C">
        <w:t>Definition of Units (</w:t>
      </w:r>
      <w:r w:rsidR="00381199" w:rsidRPr="0098259C">
        <w:t>Unit</w:t>
      </w:r>
      <w:r w:rsidR="00D54D07">
        <w:t>Definitions</w:t>
      </w:r>
      <w:r w:rsidRPr="0098259C">
        <w:t>)</w:t>
      </w:r>
      <w:bookmarkEnd w:id="1102"/>
    </w:p>
    <w:p w14:paraId="7EAC07BC" w14:textId="3929EA9E" w:rsidR="00797254" w:rsidRPr="0098259C" w:rsidRDefault="00797254" w:rsidP="00324B2A">
      <w:pPr>
        <w:pStyle w:val="BodyText"/>
      </w:pPr>
      <w:r w:rsidRPr="0098259C">
        <w:t>[</w:t>
      </w:r>
      <w:r w:rsidRPr="0098259C">
        <w:rPr>
          <w:i/>
        </w:rPr>
        <w:t>In this section</w:t>
      </w:r>
      <w:ins w:id="1103"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1104"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1105"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1106"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1107" w:author="Bertsch Christian (CR/AEE3)" w:date="2019-09-06T11:23:00Z">
        <w:r w:rsidR="00FD5CE5" w:rsidRPr="0098259C">
          <w:rPr>
            <w:i/>
          </w:rPr>
          <w:delText>to</w:delText>
        </w:r>
      </w:del>
      <w:ins w:id="1108"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98400" cy="2678400"/>
                    </a:xfrm>
                    <a:prstGeom prst="rect">
                      <a:avLst/>
                    </a:prstGeom>
                  </pic:spPr>
                </pic:pic>
              </a:graphicData>
            </a:graphic>
          </wp:inline>
        </w:drawing>
      </w:r>
    </w:p>
    <w:p w14:paraId="46F2D65E" w14:textId="2D2402EF"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or</w:t>
      </w:r>
      <w:r w:rsidR="00DD0AE9">
        <w:t xml:space="preserve"> </w:t>
      </w:r>
      <w:ins w:id="1109" w:author="Bertsch Christian (CR/AEE3)" w:date="2019-09-06T11:23:00Z">
        <w:r w:rsidR="00DD0AE9">
          <w:t>else</w:t>
        </w:r>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1110"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1111"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1112" w:author="Bertsch Christian (CR/AEE3)" w:date="2019-09-06T11:23:00Z">
        <w:r w:rsidR="00C11D49" w:rsidRPr="0098259C">
          <w:rPr>
            <w:i/>
          </w:rPr>
          <w:delText>”</w:delText>
        </w:r>
      </w:del>
      <w:ins w:id="1113"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1114"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3432E8E" w:rsidR="00885F90" w:rsidRPr="0098259C" w:rsidRDefault="00885F90" w:rsidP="00885F90">
      <w:pPr>
        <w:pStyle w:val="BodyText"/>
        <w:spacing w:after="120"/>
      </w:pPr>
      <w:r w:rsidRPr="0098259C">
        <w:rPr>
          <w:i/>
        </w:rPr>
        <w:t>In the following table several unit examples are given (</w:t>
      </w:r>
      <w:ins w:id="1115" w:author="Bertsch Christian (CR/AEE3)" w:date="2019-09-24T13:44:00Z">
        <w:r w:rsidR="00676020">
          <w:rPr>
            <w:i/>
          </w:rPr>
          <w:t>N</w:t>
        </w:r>
      </w:ins>
      <w:del w:id="1116" w:author="Bertsch Christian (CR/AEE3)" w:date="2019-09-24T13:44:00Z">
        <w:r w:rsidRPr="0098259C" w:rsidDel="00676020">
          <w:rPr>
            <w:i/>
          </w:rPr>
          <w:delText>n</w:delText>
        </w:r>
      </w:del>
      <w:r w:rsidRPr="0098259C">
        <w:rPr>
          <w:i/>
        </w:rPr>
        <w:t>ote</w:t>
      </w:r>
      <w:del w:id="1117" w:author="Bertsch Christian (CR/AEE3)" w:date="2019-09-06T11:23:00Z">
        <w:r w:rsidRPr="0098259C">
          <w:rPr>
            <w:i/>
          </w:rPr>
          <w:delText>,</w:delText>
        </w:r>
      </w:del>
      <w:ins w:id="1118"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ins w:id="1119" w:author="Bertsch Christian (CR/AEE3)" w:date="2019-09-24T13:44:00Z">
        <w:r w:rsidR="00676020">
          <w:rPr>
            <w:i/>
          </w:rPr>
          <w:t>.</w:t>
        </w:r>
      </w:ins>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65pt;height:19pt" o:ole="">
                  <v:imagedata r:id="rId49" o:title=""/>
                </v:shape>
                <o:OLEObject Type="Embed" ProgID="Equation.DSMT4" ShapeID="_x0000_i1032" DrawAspect="Content" ObjectID="_1630911147" r:id="rId50"/>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65pt;height:19pt" o:ole="">
                  <v:imagedata r:id="rId49" o:title=""/>
                </v:shape>
                <o:OLEObject Type="Embed" ProgID="Equation.DSMT4" ShapeID="_x0000_i1033" DrawAspect="Content" ObjectID="_1630911148" r:id="rId51"/>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4pt;height:29.4pt" o:ole="">
                  <v:imagedata r:id="rId52" o:title=""/>
                </v:shape>
                <o:OLEObject Type="Embed" ProgID="Equation.DSMT4" ShapeID="_x0000_i1034" DrawAspect="Content" ObjectID="_1630911149" r:id="rId53"/>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1120" w:author="Bertsch Christian (CR/AEE3)" w:date="2019-09-06T11:23:00Z">
        <w:r w:rsidRPr="0098259C">
          <w:rPr>
            <w:i/>
          </w:rPr>
          <w:delText>,</w:delText>
        </w:r>
      </w:del>
      <w:ins w:id="1121"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1122" w:author="Bertsch Christian (CR/AEE3)" w:date="2019-09-06T11:23:00Z">
        <w:r w:rsidRPr="0098259C">
          <w:rPr>
            <w:i/>
          </w:rPr>
          <w:delText>,</w:delText>
        </w:r>
      </w:del>
      <w:ins w:id="1123" w:author="Bertsch Christian (CR/AEE3)" w:date="2019-09-06T11:23:00Z">
        <w:r w:rsidR="00C534F8">
          <w:rPr>
            <w:i/>
          </w:rPr>
          <w:t>;</w:t>
        </w:r>
      </w:ins>
      <w:r w:rsidRPr="0098259C">
        <w:rPr>
          <w:i/>
        </w:rPr>
        <w:t xml:space="preserve"> </w:t>
      </w:r>
      <w:r w:rsidR="00D73B94" w:rsidRPr="0098259C">
        <w:rPr>
          <w:i/>
        </w:rPr>
        <w:t>in other words</w:t>
      </w:r>
      <w:ins w:id="1124"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1125"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1126"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1127" w:author="Bertsch Christian (CR/AEE3)" w:date="2019-09-06T11:23:00Z">
        <w:r w:rsidR="00F141F9" w:rsidRPr="0098259C">
          <w:rPr>
            <w:i/>
          </w:rPr>
          <w:delText>,</w:delText>
        </w:r>
      </w:del>
      <w:ins w:id="1128"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1129"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1130"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1131" w:author="Bertsch Christian (CR/AEE3)" w:date="2019-09-06T11:23:00Z">
        <w:r w:rsidR="00E8015B">
          <w:rPr>
            <w:i/>
          </w:rPr>
          <w:t>,</w:t>
        </w:r>
      </w:ins>
      <w:r w:rsidR="000C2CB0" w:rsidRPr="0098259C">
        <w:rPr>
          <w:i/>
        </w:rPr>
        <w:t xml:space="preserve"> and a tool would have to reject a connection, since the units are not identical</w:t>
      </w:r>
      <w:del w:id="1132" w:author="Bertsch Christian (CR/AEE3)" w:date="2019-09-06T11:23:00Z">
        <w:r w:rsidR="00C12648" w:rsidRPr="0098259C">
          <w:rPr>
            <w:i/>
          </w:rPr>
          <w:delText>,</w:delText>
        </w:r>
      </w:del>
      <w:ins w:id="1133" w:author="Bertsch Christian (CR/AEE3)" w:date="2019-09-06T11:23:00Z">
        <w:r w:rsidR="00E8015B">
          <w:rPr>
            <w:i/>
          </w:rPr>
          <w:t>.</w:t>
        </w:r>
      </w:ins>
      <w:r w:rsidR="00C12648" w:rsidRPr="0098259C">
        <w:rPr>
          <w:i/>
        </w:rPr>
        <w:t xml:space="preserve"> In FMI 2.0</w:t>
      </w:r>
      <w:ins w:id="1134"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1135"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1136"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1137"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1138"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139" w:name="_Ref248879321"/>
      <w:r>
        <w:br w:type="page"/>
      </w:r>
    </w:p>
    <w:p w14:paraId="18557AF2" w14:textId="3870A374" w:rsidR="001C53BD" w:rsidRPr="0098259C" w:rsidRDefault="00A51269" w:rsidP="001C53BD">
      <w:pPr>
        <w:pStyle w:val="Heading3"/>
      </w:pPr>
      <w:bookmarkStart w:id="1140" w:name="_Toc18661787"/>
      <w:bookmarkStart w:id="1141" w:name="_Ref20232603"/>
      <w:bookmarkStart w:id="1142" w:name="_Ref20232625"/>
      <w:bookmarkStart w:id="1143" w:name="_Ref20232651"/>
      <w:r w:rsidRPr="0098259C">
        <w:t xml:space="preserve">Definition of </w:t>
      </w:r>
      <w:r w:rsidR="001C53BD" w:rsidRPr="0098259C">
        <w:t>Type</w:t>
      </w:r>
      <w:r w:rsidRPr="0098259C">
        <w:t>s</w:t>
      </w:r>
      <w:r w:rsidR="001C53BD" w:rsidRPr="0098259C">
        <w:t xml:space="preserve"> (</w:t>
      </w:r>
      <w:bookmarkStart w:id="1144" w:name="_Ref248546594"/>
      <w:r w:rsidR="00381199" w:rsidRPr="0098259C">
        <w:t>Type</w:t>
      </w:r>
      <w:bookmarkEnd w:id="1144"/>
      <w:r w:rsidR="00D54D07">
        <w:t>Definitions</w:t>
      </w:r>
      <w:r w:rsidR="001C53BD" w:rsidRPr="0098259C">
        <w:t>)</w:t>
      </w:r>
      <w:bookmarkEnd w:id="1139"/>
      <w:bookmarkEnd w:id="1140"/>
      <w:bookmarkEnd w:id="1141"/>
      <w:bookmarkEnd w:id="1142"/>
      <w:bookmarkEnd w:id="1143"/>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Pr>
          <w:i/>
        </w:rPr>
        <w:t>fmi2</w:t>
      </w:r>
      <w:r>
        <w:rPr>
          <w:i/>
        </w:rPr>
        <w:t>RealAttributes” and “</w:t>
      </w:r>
      <w:r w:rsidR="00140C25">
        <w:rPr>
          <w:i/>
        </w:rPr>
        <w:t>fmi2</w:t>
      </w:r>
      <w:r>
        <w:rPr>
          <w:i/>
        </w:rPr>
        <w:t>IntegerAttributes” in file “</w:t>
      </w:r>
      <w:r w:rsidR="00140C25">
        <w:rPr>
          <w:i/>
        </w:rPr>
        <w:t>fmi2</w:t>
      </w:r>
      <w:r>
        <w:rPr>
          <w:i/>
        </w:rPr>
        <w:t>AttributeGroups.xsd”, since these attributes are reused in the ScalarVariable element definitions below.</w:t>
      </w:r>
      <w:r w:rsidRPr="0040289E">
        <w:rPr>
          <w:rPrChange w:id="1145" w:author="Bertsch Christian (CR/AEE3)" w:date="2019-09-24T14:28:00Z">
            <w:rPr>
              <w:i/>
            </w:rPr>
          </w:rPrChange>
        </w:rPr>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1146" w:author="Bertsch Christian (CR/AEE3)" w:date="2019-09-06T11:23:00Z">
        <w:r w:rsidR="001814F7" w:rsidRPr="0098259C">
          <w:delText>[</w:delText>
        </w:r>
        <w:r w:rsidRPr="0098259C">
          <w:rPr>
            <w:i/>
          </w:rPr>
          <w:delText xml:space="preserve">, </w:delText>
        </w:r>
      </w:del>
      <w:ins w:id="1147"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F6CF759" w:rsidR="00566BB3" w:rsidRPr="003076BD" w:rsidRDefault="001C53BD" w:rsidP="00566BB3">
            <w:pPr>
              <w:pStyle w:val="Textkrper-Tabelle"/>
              <w:rPr>
                <w:ins w:id="1148"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ins w:id="1149" w:author="Bertsch Christian (CR/AEE3)" w:date="2019-09-24T13:47:00Z">
              <w:r w:rsidR="00676020">
                <w:t>.</w:t>
              </w:r>
            </w:ins>
            <w:r w:rsidR="00510963" w:rsidRPr="0098259C">
              <w:t xml:space="preserve"> </w:t>
            </w:r>
            <w:del w:id="1150" w:author="Bertsch Christian (CR/AEE3)" w:date="2019-09-06T11:23:00Z">
              <w:r w:rsidR="00510963" w:rsidRPr="00676020">
                <w:rPr>
                  <w:rPrChange w:id="1151" w:author="Bertsch Christian (CR/AEE3)" w:date="2019-09-24T13:52:00Z">
                    <w:rPr>
                      <w:i/>
                    </w:rPr>
                  </w:rPrChange>
                </w:rPr>
                <w:delText>[</w:delText>
              </w:r>
              <w:r w:rsidRPr="00676020">
                <w:rPr>
                  <w:rPrChange w:id="1152" w:author="Bertsch Christian (CR/AEE3)" w:date="2019-09-24T13:52:00Z">
                    <w:rPr>
                      <w:i/>
                    </w:rPr>
                  </w:rPrChange>
                </w:rPr>
                <w:delText xml:space="preserve">, </w:delText>
              </w:r>
              <w:r w:rsidR="009F2AEB" w:rsidRPr="00676020">
                <w:rPr>
                  <w:rPrChange w:id="1153" w:author="Bertsch Christian (CR/AEE3)" w:date="2019-09-24T13:52:00Z">
                    <w:rPr>
                      <w:i/>
                    </w:rPr>
                  </w:rPrChange>
                </w:rPr>
                <w:delText>for</w:delText>
              </w:r>
            </w:del>
            <w:ins w:id="1154" w:author="Bertsch Christian (CR/AEE3)" w:date="2019-09-06T11:23:00Z">
              <w:r w:rsidR="00510963" w:rsidRPr="00676020">
                <w:rPr>
                  <w:rPrChange w:id="1155" w:author="Bertsch Christian (CR/AEE3)" w:date="2019-09-24T13:52:00Z">
                    <w:rPr>
                      <w:i/>
                    </w:rPr>
                  </w:rPrChange>
                </w:rPr>
                <w:t>[</w:t>
              </w:r>
              <w:r w:rsidR="00566BB3" w:rsidRPr="00566BB3">
                <w:rPr>
                  <w:i/>
                </w:rPr>
                <w:t>For</w:t>
              </w:r>
            </w:ins>
            <w:r w:rsidR="00566BB3" w:rsidRPr="00566BB3">
              <w:rPr>
                <w:i/>
              </w:rPr>
              <w:t xml:space="preserve"> example</w:t>
            </w:r>
            <w:del w:id="1156" w:author="Bertsch Christian (CR/AEE3)" w:date="2019-09-06T11:23:00Z">
              <w:r w:rsidRPr="0098259C">
                <w:rPr>
                  <w:i/>
                </w:rPr>
                <w:delText xml:space="preserve"> “</w:delText>
              </w:r>
            </w:del>
            <w:ins w:id="1157" w:author="Bertsch Christian (CR/AEE3)" w:date="2019-09-06T11:23:00Z">
              <w:r w:rsidR="00566BB3" w:rsidRPr="00566BB3">
                <w:rPr>
                  <w:i/>
                </w:rPr>
                <w:t>, "</w:t>
              </w:r>
            </w:ins>
            <w:r w:rsidR="00566BB3" w:rsidRPr="00566BB3">
              <w:rPr>
                <w:i/>
              </w:rPr>
              <w:t>N.m</w:t>
            </w:r>
            <w:del w:id="1158" w:author="Bertsch Christian (CR/AEE3)" w:date="2019-09-06T11:23:00Z">
              <w:r w:rsidRPr="0098259C">
                <w:rPr>
                  <w:i/>
                </w:rPr>
                <w:delText>”</w:delText>
              </w:r>
              <w:r w:rsidR="00510963" w:rsidRPr="0098259C">
                <w:rPr>
                  <w:i/>
                </w:rPr>
                <w:delText>:</w:delText>
              </w:r>
            </w:del>
            <w:ins w:id="1159"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160" w:author="Bertsch Christian (CR/AEE3)" w:date="2019-09-06T11:23:00Z">
              <w:r w:rsidR="00510963" w:rsidRPr="0098259C">
                <w:delText>]</w:delText>
              </w:r>
              <w:r w:rsidRPr="0098259C">
                <w:delText>.</w:delText>
              </w:r>
            </w:del>
            <w:ins w:id="1161"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162" w:author="Bertsch Christian (CR/AEE3)" w:date="2019-09-06T11:23:00Z"/>
                <w:i/>
              </w:rPr>
            </w:pPr>
            <w:ins w:id="1163"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2658C704" w:rsidR="001C53BD" w:rsidRPr="0098259C" w:rsidRDefault="00566BB3" w:rsidP="00566BB3">
            <w:pPr>
              <w:pStyle w:val="Textkrper-Tabelle"/>
            </w:pPr>
            <w:ins w:id="1164"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165"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166" w:author="Bertsch Christian (CR/AEE3)" w:date="2019-09-06T11:23:00Z">
              <w:r w:rsidR="006E58AB" w:rsidRPr="0098259C">
                <w:delText>,</w:delText>
              </w:r>
            </w:del>
            <w:ins w:id="1167"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168"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169"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170"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7D00439E" w:rsidR="0090064E" w:rsidRPr="0098259C" w:rsidRDefault="00D900E6" w:rsidP="00550255">
            <w:pPr>
              <w:pStyle w:val="Textkrper-Tabelle"/>
            </w:pPr>
            <w:r>
              <w:rPr>
                <w:i/>
              </w:rPr>
              <w:t xml:space="preserve">where </w:t>
            </w:r>
            <w:r w:rsidRPr="00D900E6">
              <w:rPr>
                <w:rStyle w:val="CODE"/>
              </w:rPr>
              <w:t>tolerance</w:t>
            </w:r>
            <w:r>
              <w:rPr>
                <w:i/>
              </w:rPr>
              <w:t xml:space="preserve"> is, </w:t>
            </w:r>
            <w:del w:id="1171" w:author="Bertsch Christian (CR/AEE3)" w:date="2019-09-06T11:23:00Z">
              <w:r>
                <w:rPr>
                  <w:i/>
                </w:rPr>
                <w:delText>e.g.,</w:delText>
              </w:r>
            </w:del>
            <w:ins w:id="1172"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290500">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173"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174"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175" w:author="Bertsch Christian (CR/AEE3)" w:date="2019-09-06T11:23:00Z">
              <w:r w:rsidRPr="0098259C">
                <w:rPr>
                  <w:rStyle w:val="FormatvorlageArial"/>
                </w:rPr>
                <w:delText>Items</w:delText>
              </w:r>
            </w:del>
            <w:ins w:id="1176" w:author="Bertsch Christian (CR/AEE3)" w:date="2019-09-06T11:23:00Z">
              <w:r w:rsidRPr="0098259C">
                <w:rPr>
                  <w:rStyle w:val="FormatvorlageArial"/>
                </w:rPr>
                <w:t>Item</w:t>
              </w:r>
            </w:ins>
            <w:r w:rsidRPr="0098259C">
              <w:rPr>
                <w:rStyle w:val="FormatvorlageArial"/>
              </w:rPr>
              <w:t xml:space="preserve"> of an enumeration </w:t>
            </w:r>
            <w:del w:id="1177" w:author="Bertsch Christian (CR/AEE3)" w:date="2019-09-06T11:23:00Z">
              <w:r w:rsidRPr="0098259C">
                <w:rPr>
                  <w:rStyle w:val="FormatvorlageArial"/>
                </w:rPr>
                <w:delText>as</w:delText>
              </w:r>
            </w:del>
            <w:ins w:id="1178"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179"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180" w:name="_Ref289707490"/>
      <w:r w:rsidRPr="00021D03">
        <w:rPr>
          <w:lang w:eastAsia="de-DE"/>
        </w:rPr>
        <w:t>[A</w:t>
      </w:r>
      <w:r w:rsidRPr="00021D03">
        <w:rPr>
          <w:i/>
          <w:lang w:eastAsia="de-DE"/>
        </w:rPr>
        <w:t>ttributes</w:t>
      </w:r>
      <w:r w:rsidR="002F25C0">
        <w:rPr>
          <w:i/>
          <w:lang w:eastAsia="de-DE"/>
        </w:rPr>
        <w:t xml:space="preserve"> </w:t>
      </w:r>
      <w:del w:id="1181" w:author="Bertsch Christian (CR/AEE3)" w:date="2019-09-06T11:23:00Z">
        <w:r w:rsidRPr="00021D03">
          <w:rPr>
            <w:i/>
            <w:lang w:eastAsia="de-DE"/>
          </w:rPr>
          <w:delText>„</w:delText>
        </w:r>
      </w:del>
      <w:ins w:id="1182" w:author="Bertsch Christian (CR/AEE3)" w:date="2019-09-06T11:23:00Z">
        <w:r w:rsidR="002F25C0" w:rsidRPr="0098259C">
          <w:rPr>
            <w:rStyle w:val="FormatvorlageArial"/>
          </w:rPr>
          <w:t>“</w:t>
        </w:r>
      </w:ins>
      <w:r w:rsidRPr="00021D03">
        <w:rPr>
          <w:i/>
          <w:lang w:eastAsia="de-DE"/>
        </w:rPr>
        <w:t>min</w:t>
      </w:r>
      <w:del w:id="1183" w:author="Bertsch Christian (CR/AEE3)" w:date="2019-09-06T11:23:00Z">
        <w:r w:rsidRPr="00021D03">
          <w:rPr>
            <w:i/>
            <w:lang w:eastAsia="de-DE"/>
          </w:rPr>
          <w:delText>“</w:delText>
        </w:r>
      </w:del>
      <w:ins w:id="1184" w:author="Bertsch Christian (CR/AEE3)" w:date="2019-09-06T11:23:00Z">
        <w:r w:rsidR="002F25C0">
          <w:rPr>
            <w:i/>
            <w:lang w:eastAsia="de-DE"/>
          </w:rPr>
          <w:t>”</w:t>
        </w:r>
      </w:ins>
      <w:r w:rsidRPr="00021D03">
        <w:rPr>
          <w:i/>
          <w:lang w:eastAsia="de-DE"/>
        </w:rPr>
        <w:t xml:space="preserve"> and </w:t>
      </w:r>
      <w:del w:id="1185" w:author="Bertsch Christian (CR/AEE3)" w:date="2019-09-06T11:23:00Z">
        <w:r w:rsidRPr="00021D03">
          <w:rPr>
            <w:i/>
            <w:lang w:eastAsia="de-DE"/>
          </w:rPr>
          <w:delText>„</w:delText>
        </w:r>
      </w:del>
      <w:ins w:id="1186" w:author="Bertsch Christian (CR/AEE3)" w:date="2019-09-06T11:23:00Z">
        <w:r w:rsidR="002F25C0" w:rsidRPr="0098259C">
          <w:rPr>
            <w:rStyle w:val="FormatvorlageArial"/>
          </w:rPr>
          <w:t>“</w:t>
        </w:r>
      </w:ins>
      <w:r w:rsidRPr="00021D03">
        <w:rPr>
          <w:i/>
          <w:lang w:eastAsia="de-DE"/>
        </w:rPr>
        <w:t>max</w:t>
      </w:r>
      <w:del w:id="1187" w:author="Bertsch Christian (CR/AEE3)" w:date="2019-09-06T11:23:00Z">
        <w:r w:rsidRPr="00021D03">
          <w:rPr>
            <w:i/>
            <w:lang w:eastAsia="de-DE"/>
          </w:rPr>
          <w:delText>“</w:delText>
        </w:r>
      </w:del>
      <w:ins w:id="1188"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Pr>
          <w:i/>
          <w:lang w:eastAsia="de-DE"/>
        </w:rPr>
        <w:t>fmi2</w:t>
      </w:r>
      <w:r w:rsidRPr="00021D03">
        <w:rPr>
          <w:i/>
          <w:lang w:eastAsia="de-DE"/>
        </w:rPr>
        <w:t xml:space="preserve">SetReal, </w:t>
      </w:r>
      <w:r w:rsidR="00140C25">
        <w:rPr>
          <w:i/>
          <w:lang w:eastAsia="de-DE"/>
        </w:rPr>
        <w:t>fmi2</w:t>
      </w:r>
      <w:r w:rsidRPr="00021D03">
        <w:rPr>
          <w:i/>
          <w:lang w:eastAsia="de-DE"/>
        </w:rPr>
        <w:t xml:space="preserve">SetInteger, </w:t>
      </w:r>
      <w:r w:rsidR="00140C25">
        <w:rPr>
          <w:i/>
          <w:lang w:eastAsia="de-DE"/>
        </w:rPr>
        <w:t>fmi2</w:t>
      </w:r>
      <w:r w:rsidRPr="00021D03">
        <w:rPr>
          <w:i/>
          <w:lang w:eastAsia="de-DE"/>
        </w:rPr>
        <w:t xml:space="preserve">GetReal, </w:t>
      </w:r>
      <w:r w:rsidR="00140C25">
        <w:rPr>
          <w:i/>
          <w:lang w:eastAsia="de-DE"/>
        </w:rPr>
        <w:t>fmi2</w:t>
      </w:r>
      <w:r w:rsidRPr="00021D03">
        <w:rPr>
          <w:i/>
          <w:lang w:eastAsia="de-DE"/>
        </w:rPr>
        <w:t xml:space="preserve">GetInteger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189" w:author="Bertsch Christian (CR/AEE3)" w:date="2019-09-06T11:23:00Z">
        <w:r w:rsidRPr="00021D03">
          <w:rPr>
            <w:i/>
            <w:lang w:eastAsia="de-DE"/>
          </w:rPr>
          <w:delText>e.g.</w:delText>
        </w:r>
      </w:del>
      <w:ins w:id="1190"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191" w:author="Bertsch Christian (CR/AEE3)" w:date="2019-09-06T11:23:00Z">
        <w:r w:rsidRPr="00021D03">
          <w:rPr>
            <w:i/>
            <w:lang w:eastAsia="de-DE"/>
          </w:rPr>
          <w:delText>„</w:delText>
        </w:r>
      </w:del>
      <w:ins w:id="1192" w:author="Bertsch Christian (CR/AEE3)" w:date="2019-09-06T11:23:00Z">
        <w:r w:rsidR="002F25C0">
          <w:rPr>
            <w:i/>
            <w:lang w:eastAsia="de-DE"/>
          </w:rPr>
          <w:t>“</w:t>
        </w:r>
      </w:ins>
      <w:r w:rsidRPr="00021D03">
        <w:rPr>
          <w:i/>
          <w:lang w:eastAsia="de-DE"/>
        </w:rPr>
        <w:t>u</w:t>
      </w:r>
      <w:del w:id="1193" w:author="Bertsch Christian (CR/AEE3)" w:date="2019-09-06T11:23:00Z">
        <w:r w:rsidRPr="00021D03">
          <w:rPr>
            <w:i/>
            <w:lang w:eastAsia="de-DE"/>
          </w:rPr>
          <w:delText>“</w:delText>
        </w:r>
      </w:del>
      <w:ins w:id="1194" w:author="Bertsch Christian (CR/AEE3)" w:date="2019-09-06T11:23:00Z">
        <w:r w:rsidR="002F25C0">
          <w:rPr>
            <w:i/>
            <w:lang w:eastAsia="de-DE"/>
          </w:rPr>
          <w:t>”</w:t>
        </w:r>
      </w:ins>
      <w:r w:rsidRPr="00021D03">
        <w:rPr>
          <w:i/>
          <w:lang w:eastAsia="de-DE"/>
        </w:rPr>
        <w:t xml:space="preserve"> is an input and </w:t>
      </w:r>
      <w:del w:id="1195" w:author="Bertsch Christian (CR/AEE3)" w:date="2019-09-06T11:23:00Z">
        <w:r w:rsidRPr="00021D03">
          <w:rPr>
            <w:i/>
            <w:lang w:eastAsia="de-DE"/>
          </w:rPr>
          <w:delText>„</w:delText>
        </w:r>
      </w:del>
      <w:ins w:id="1196" w:author="Bertsch Christian (CR/AEE3)" w:date="2019-09-06T11:23:00Z">
        <w:r w:rsidR="002F25C0">
          <w:rPr>
            <w:i/>
            <w:lang w:eastAsia="de-DE"/>
          </w:rPr>
          <w:t>“</w:t>
        </w:r>
      </w:ins>
      <w:r w:rsidRPr="00021D03">
        <w:rPr>
          <w:i/>
          <w:lang w:eastAsia="de-DE"/>
        </w:rPr>
        <w:t>sqrt(u</w:t>
      </w:r>
      <w:del w:id="1197" w:author="Bertsch Christian (CR/AEE3)" w:date="2019-09-06T11:23:00Z">
        <w:r w:rsidRPr="00021D03">
          <w:rPr>
            <w:i/>
            <w:lang w:eastAsia="de-DE"/>
          </w:rPr>
          <w:delText>)“</w:delText>
        </w:r>
      </w:del>
      <w:ins w:id="1198"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199" w:author="Bertsch Christian (CR/AEE3)" w:date="2019-09-06T11:23:00Z">
        <w:r w:rsidRPr="00021D03">
          <w:rPr>
            <w:i/>
            <w:lang w:eastAsia="de-DE"/>
          </w:rPr>
          <w:delText>„</w:delText>
        </w:r>
      </w:del>
      <w:ins w:id="1200" w:author="Bertsch Christian (CR/AEE3)" w:date="2019-09-06T11:23:00Z">
        <w:r w:rsidR="002F25C0">
          <w:rPr>
            <w:i/>
            <w:lang w:eastAsia="de-DE"/>
          </w:rPr>
          <w:t>“</w:t>
        </w:r>
      </w:ins>
      <w:r w:rsidRPr="00021D03">
        <w:rPr>
          <w:i/>
          <w:lang w:eastAsia="de-DE"/>
        </w:rPr>
        <w:t>u</w:t>
      </w:r>
      <w:del w:id="1201" w:author="Bertsch Christian (CR/AEE3)" w:date="2019-09-06T11:23:00Z">
        <w:r w:rsidRPr="00021D03">
          <w:rPr>
            <w:i/>
            <w:lang w:eastAsia="de-DE"/>
          </w:rPr>
          <w:delText>“</w:delText>
        </w:r>
      </w:del>
      <w:ins w:id="1202" w:author="Bertsch Christian (CR/AEE3)" w:date="2019-09-06T11:23:00Z">
        <w:r w:rsidR="002F25C0">
          <w:rPr>
            <w:i/>
            <w:lang w:eastAsia="de-DE"/>
          </w:rPr>
          <w:t>”</w:t>
        </w:r>
      </w:ins>
      <w:r w:rsidRPr="00021D03">
        <w:rPr>
          <w:i/>
          <w:lang w:eastAsia="de-DE"/>
        </w:rPr>
        <w:t xml:space="preserve"> shall guarantee that only values of </w:t>
      </w:r>
      <w:del w:id="1203" w:author="Bertsch Christian (CR/AEE3)" w:date="2019-09-06T11:23:00Z">
        <w:r w:rsidRPr="00021D03">
          <w:rPr>
            <w:i/>
            <w:lang w:eastAsia="de-DE"/>
          </w:rPr>
          <w:delText>„</w:delText>
        </w:r>
      </w:del>
      <w:ins w:id="1204" w:author="Bertsch Christian (CR/AEE3)" w:date="2019-09-06T11:23:00Z">
        <w:r w:rsidR="002F25C0">
          <w:rPr>
            <w:i/>
            <w:lang w:eastAsia="de-DE"/>
          </w:rPr>
          <w:t>“</w:t>
        </w:r>
      </w:ins>
      <w:r w:rsidRPr="00021D03">
        <w:rPr>
          <w:i/>
          <w:lang w:eastAsia="de-DE"/>
        </w:rPr>
        <w:t>u</w:t>
      </w:r>
      <w:del w:id="1205" w:author="Bertsch Christian (CR/AEE3)" w:date="2019-09-06T11:23:00Z">
        <w:r w:rsidRPr="00021D03">
          <w:rPr>
            <w:i/>
            <w:lang w:eastAsia="de-DE"/>
          </w:rPr>
          <w:delText>“</w:delText>
        </w:r>
      </w:del>
      <w:ins w:id="1206"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rsidP="00214A6F">
      <w:pPr>
        <w:pStyle w:val="BodyText"/>
        <w:numPr>
          <w:ilvl w:val="0"/>
          <w:numId w:val="19"/>
        </w:numP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Pr>
          <w:i/>
          <w:lang w:eastAsia="de-DE"/>
        </w:rPr>
        <w:t>fmi2</w:t>
      </w:r>
      <w:r w:rsidRPr="00021D03">
        <w:rPr>
          <w:i/>
          <w:lang w:eastAsia="de-DE"/>
        </w:rPr>
        <w:t xml:space="preserve">GetReal during an iteration of such a solver might return values that are not in the defined min/max region. After the iteration is finalized, it is only guaranteed that a value is within its bounds </w:t>
      </w:r>
      <w:del w:id="1207" w:author="Bertsch Christian (CR/AEE3)" w:date="2019-09-06T11:23:00Z">
        <w:r w:rsidRPr="00021D03">
          <w:rPr>
            <w:i/>
            <w:lang w:eastAsia="de-DE"/>
          </w:rPr>
          <w:delText>upto</w:delText>
        </w:r>
      </w:del>
      <w:ins w:id="1208"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209"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Pr>
          <w:i/>
          <w:lang w:eastAsia="de-DE"/>
        </w:rPr>
        <w:t>fmi2</w:t>
      </w:r>
      <w:r w:rsidRPr="00021D03">
        <w:rPr>
          <w:i/>
          <w:lang w:eastAsia="de-DE"/>
        </w:rPr>
        <w:t>Error,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210" w:author="Bertsch Christian (CR/AEE3)" w:date="2019-09-06T11:23:00Z">
        <w:r w:rsidRPr="00021D03">
          <w:rPr>
            <w:i/>
            <w:lang w:eastAsia="de-DE"/>
          </w:rPr>
          <w:delText>e.g.</w:delText>
        </w:r>
      </w:del>
      <w:ins w:id="1211" w:author="Bertsch Christian (CR/AEE3)" w:date="2019-09-06T11:23:00Z">
        <w:r w:rsidR="00815D9F">
          <w:rPr>
            <w:i/>
            <w:lang w:eastAsia="de-DE"/>
          </w:rPr>
          <w:t>for example,</w:t>
        </w:r>
      </w:ins>
      <w:r w:rsidRPr="00021D03">
        <w:rPr>
          <w:i/>
          <w:lang w:eastAsia="de-DE"/>
        </w:rPr>
        <w:t xml:space="preserve"> for debug purposes</w:t>
      </w:r>
      <w:del w:id="1212" w:author="Bertsch Christian (CR/AEE3)" w:date="2019-09-06T11:23:00Z">
        <w:r w:rsidRPr="00021D03">
          <w:rPr>
            <w:i/>
            <w:lang w:eastAsia="de-DE"/>
          </w:rPr>
          <w:delText>)</w:delText>
        </w:r>
      </w:del>
      <w:ins w:id="1213"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214"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39148B73" w:rsidR="00220C29" w:rsidRPr="008713CD" w:rsidDel="00676020" w:rsidRDefault="00220C29" w:rsidP="00220C29">
      <w:pPr>
        <w:pStyle w:val="BodyText"/>
        <w:rPr>
          <w:del w:id="1215" w:author="Bertsch Christian (CR/AEE3)" w:date="2019-09-24T13:51:00Z"/>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rsidP="00676020">
      <w:pPr>
        <w:pStyle w:val="BodyText"/>
        <w:pPrChange w:id="1216" w:author="Bertsch Christian (CR/AEE3)" w:date="2019-09-24T13:51:00Z">
          <w:pPr>
            <w:pStyle w:val="BulletItemFirst"/>
          </w:pPr>
        </w:pPrChange>
      </w:pPr>
      <w:r>
        <w:rPr>
          <w:lang w:val="de-DE" w:eastAsia="de-DE"/>
        </w:rPr>
        <w:t>]</w:t>
      </w:r>
    </w:p>
    <w:p w14:paraId="245C15C3" w14:textId="77777777" w:rsidR="0065491B" w:rsidRDefault="0065491B">
      <w:pPr>
        <w:spacing w:line="240" w:lineRule="auto"/>
        <w:rPr>
          <w:b/>
          <w:iCs/>
          <w:spacing w:val="4"/>
        </w:rPr>
      </w:pPr>
      <w:bookmarkStart w:id="1217" w:name="_Ref348900361"/>
      <w:bookmarkStart w:id="1218" w:name="_Ref348900508"/>
      <w:r>
        <w:br w:type="page"/>
      </w:r>
    </w:p>
    <w:p w14:paraId="2E2C5442" w14:textId="703E62AA" w:rsidR="00BD0956" w:rsidRPr="0098259C" w:rsidRDefault="00A51269" w:rsidP="00BD0956">
      <w:pPr>
        <w:pStyle w:val="Heading3"/>
      </w:pPr>
      <w:bookmarkStart w:id="1219" w:name="_Toc18661788"/>
      <w:bookmarkStart w:id="1220" w:name="_Ref20232829"/>
      <w:bookmarkStart w:id="1221" w:name="_Ref20232858"/>
      <w:r w:rsidRPr="0098259C">
        <w:t>Definition of Log C</w:t>
      </w:r>
      <w:r w:rsidR="002C5A1B">
        <w:t>ategories (</w:t>
      </w:r>
      <w:r w:rsidR="00BD0956" w:rsidRPr="0098259C">
        <w:t>LogCategories)</w:t>
      </w:r>
      <w:bookmarkEnd w:id="1180"/>
      <w:bookmarkEnd w:id="1217"/>
      <w:bookmarkEnd w:id="1218"/>
      <w:bookmarkEnd w:id="1219"/>
      <w:bookmarkEnd w:id="1220"/>
      <w:bookmarkEnd w:id="1221"/>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2171429"/>
                    </a:xfrm>
                    <a:prstGeom prst="rect">
                      <a:avLst/>
                    </a:prstGeom>
                  </pic:spPr>
                </pic:pic>
              </a:graphicData>
            </a:graphic>
          </wp:inline>
        </w:drawing>
      </w:r>
    </w:p>
    <w:p w14:paraId="7736AF38" w14:textId="3A2CD802"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290500">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222" w:author="Bertsch Christian (CR/AEE3)" w:date="2019-09-06T11:23:00Z">
        <w:r w:rsidR="00E970A6" w:rsidRPr="00867BB6">
          <w:rPr>
            <w:i/>
          </w:rPr>
          <w:delText>:</w:delText>
        </w:r>
      </w:del>
      <w:ins w:id="1223"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t>fmi2</w:t>
            </w:r>
            <w:r w:rsidRPr="00FE2B19">
              <w:t>Warning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t>fmi2</w:t>
            </w:r>
            <w:r w:rsidRPr="00FE2B19">
              <w:t>D</w:t>
            </w:r>
            <w:r>
              <w:t>iscard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t>fmi2</w:t>
            </w:r>
            <w:r w:rsidRPr="00FE2B19">
              <w:t>Error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t>fmi2</w:t>
            </w:r>
            <w:r w:rsidRPr="00FE2B19">
              <w:t>Fatal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t>fmi2</w:t>
            </w:r>
            <w:r w:rsidRPr="00FE2B19">
              <w:t>Pending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224" w:author="Bertsch Christian (CR/AEE3)" w:date="2019-09-06T11:23:00Z">
        <w:r w:rsidR="003B2866" w:rsidRPr="0098259C">
          <w:rPr>
            <w:rStyle w:val="FormatvorlageArial"/>
            <w:i/>
          </w:rPr>
          <w:delText>,</w:delText>
        </w:r>
      </w:del>
      <w:ins w:id="1225"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226"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227" w:name="_Ref369611262"/>
      <w:bookmarkStart w:id="1228" w:name="_Toc18661789"/>
      <w:r w:rsidRPr="0098259C">
        <w:t>Definition of a D</w:t>
      </w:r>
      <w:r w:rsidR="00296BAA" w:rsidRPr="0098259C">
        <w:t xml:space="preserve">efault </w:t>
      </w:r>
      <w:r w:rsidRPr="0098259C">
        <w:t>E</w:t>
      </w:r>
      <w:r w:rsidR="002C5A1B">
        <w:t>xperiment (</w:t>
      </w:r>
      <w:r w:rsidR="00296BAA" w:rsidRPr="0098259C">
        <w:t>DefaultExperiment)</w:t>
      </w:r>
      <w:bookmarkEnd w:id="1227"/>
      <w:bookmarkEnd w:id="1228"/>
    </w:p>
    <w:p w14:paraId="25CCA8F0" w14:textId="37FE5FDE" w:rsidR="00324B2A" w:rsidRPr="0098259C" w:rsidRDefault="00324B2A" w:rsidP="00324B2A">
      <w:pPr>
        <w:pStyle w:val="BodyText"/>
      </w:pPr>
      <w:r w:rsidRPr="0098259C">
        <w:t>Element “</w:t>
      </w:r>
      <w:bookmarkStart w:id="1229" w:name="_Toc240646377"/>
      <w:bookmarkStart w:id="1230" w:name="_Toc247884550"/>
      <w:r w:rsidRPr="0098259C">
        <w:rPr>
          <w:rStyle w:val="CODE"/>
          <w:b/>
        </w:rPr>
        <w:t>DefaultExperiment</w:t>
      </w:r>
      <w:bookmarkEnd w:id="1229"/>
      <w:bookmarkEnd w:id="1230"/>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231" w:name="_Toc18661790"/>
      <w:r w:rsidRPr="0098259C">
        <w:t>Definition of Vendor A</w:t>
      </w:r>
      <w:r w:rsidR="002C5A1B">
        <w:t>nnotations (</w:t>
      </w:r>
      <w:r w:rsidR="00296BAA" w:rsidRPr="0098259C">
        <w:t>VendorAnnotations)</w:t>
      </w:r>
      <w:bookmarkEnd w:id="1231"/>
    </w:p>
    <w:p w14:paraId="1DFB5228" w14:textId="34B0A95B" w:rsidR="00324B2A" w:rsidRPr="0098259C" w:rsidRDefault="00324B2A" w:rsidP="00324B2A">
      <w:pPr>
        <w:pStyle w:val="BodyText"/>
      </w:pPr>
      <w:r w:rsidRPr="0098259C">
        <w:t>Element “</w:t>
      </w:r>
      <w:bookmarkStart w:id="1232" w:name="_Toc240646378"/>
      <w:bookmarkStart w:id="1233" w:name="_Toc247884551"/>
      <w:r w:rsidRPr="0098259C">
        <w:rPr>
          <w:rStyle w:val="CODE"/>
          <w:b/>
        </w:rPr>
        <w:t>VendorAnnotations</w:t>
      </w:r>
      <w:bookmarkEnd w:id="1232"/>
      <w:bookmarkEnd w:id="1233"/>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234" w:name="_Ref240457838"/>
      <w:bookmarkStart w:id="1235" w:name="_Ref240457869"/>
      <w:bookmarkStart w:id="1236" w:name="_Toc240646379"/>
      <w:bookmarkStart w:id="1237" w:name="_Ref248547015"/>
      <w:bookmarkStart w:id="1238" w:name="_Ref249423326"/>
      <w:bookmarkStart w:id="1239" w:name="_Toc18661791"/>
      <w:r w:rsidRPr="0098259C">
        <w:t xml:space="preserve">Definition of </w:t>
      </w:r>
      <w:r w:rsidR="00702CF6" w:rsidRPr="0098259C">
        <w:t>Model Variables</w:t>
      </w:r>
      <w:r w:rsidRPr="0098259C">
        <w:t xml:space="preserve"> (</w:t>
      </w:r>
      <w:r w:rsidR="00FB334E" w:rsidRPr="0098259C">
        <w:t>ModelVariables</w:t>
      </w:r>
      <w:bookmarkEnd w:id="1234"/>
      <w:bookmarkEnd w:id="1235"/>
      <w:bookmarkEnd w:id="1236"/>
      <w:bookmarkEnd w:id="1237"/>
      <w:r w:rsidRPr="0098259C">
        <w:t>)</w:t>
      </w:r>
      <w:bookmarkEnd w:id="1238"/>
      <w:bookmarkEnd w:id="1239"/>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240" w:author="Bertsch Christian (CR/AEE3)" w:date="2019-09-06T11:23:00Z">
              <w:r w:rsidRPr="0098259C">
                <w:rPr>
                  <w:rStyle w:val="FormatvorlageArial"/>
                </w:rPr>
                <w:delText>. It</w:delText>
              </w:r>
            </w:del>
            <w:ins w:id="1241"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242" w:name="OLE_LINK6"/>
            <w:bookmarkStart w:id="1243"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242"/>
            <w:bookmarkEnd w:id="1243"/>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549102F5"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290500">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244" w:author="Bertsch Christian (CR/AEE3)" w:date="2019-09-06T11:23:00Z">
              <w:r w:rsidR="00D24C76">
                <w:delText>implicitely</w:delText>
              </w:r>
            </w:del>
            <w:ins w:id="1245"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4B10E49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290500">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463CDE">
            <w:pPr>
              <w:pStyle w:val="Textkrper-Tabelle"/>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ins w:id="1246"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247"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Pr>
                <w:rStyle w:val="FormatvorlageArial"/>
                <w:i/>
              </w:rPr>
              <w:t>fmi2</w:t>
            </w:r>
            <w:r w:rsidR="00E71A51" w:rsidRPr="0098259C">
              <w:rPr>
                <w:rStyle w:val="FormatvorlageArial"/>
                <w:i/>
              </w:rPr>
              <w:t xml:space="preserve">GetXXX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248"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249" w:author="Bertsch Christian (CR/AEE3)" w:date="2019-09-06T11:23:00Z">
              <w:r w:rsidR="00294E31">
                <w:rPr>
                  <w:rStyle w:val="FormatvorlageArial"/>
                </w:rPr>
                <w:delText>CoSimulation</w:delText>
              </w:r>
            </w:del>
            <w:ins w:id="1250"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251"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252" w:author="Bertsch Christian (CR/AEE3)" w:date="2019-09-06T11:23:00Z">
              <w:r w:rsidR="00294E31">
                <w:rPr>
                  <w:rStyle w:val="FormatvorlageArial"/>
                </w:rPr>
                <w:delText>)</w:delText>
              </w:r>
            </w:del>
            <w:ins w:id="1253"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254" w:author="Bertsch Christian (CR/AEE3)" w:date="2019-09-06T11:23:00Z">
              <w:r w:rsidR="00294E31">
                <w:rPr>
                  <w:rStyle w:val="FormatvorlageArial"/>
                </w:rPr>
                <w:delText>CoSimulation</w:delText>
              </w:r>
            </w:del>
            <w:ins w:id="1255"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256" w:author="Bertsch Christian (CR/AEE3)" w:date="2019-09-06T11:23:00Z">
              <w:r w:rsidR="00A204D6">
                <w:rPr>
                  <w:rStyle w:val="FormatvorlageArial"/>
                </w:rPr>
                <w:delText>CoSimulation</w:delText>
              </w:r>
            </w:del>
            <w:ins w:id="1257"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258" w:author="Bertsch Christian (CR/AEE3)" w:date="2019-09-06T11:23:00Z">
              <w:r w:rsidR="00A204D6">
                <w:rPr>
                  <w:rStyle w:val="FormatvorlageArial"/>
                </w:rPr>
                <w:delText>CoSimulation</w:delText>
              </w:r>
            </w:del>
            <w:ins w:id="1259"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260" w:author="Bertsch Christian (CR/AEE3)" w:date="2019-09-06T11:23:00Z">
              <w:r w:rsidR="00324B2A" w:rsidRPr="0098259C">
                <w:rPr>
                  <w:rStyle w:val="FormatvorlageArial"/>
                  <w:i/>
                </w:rPr>
                <w:delText>,</w:delText>
              </w:r>
            </w:del>
            <w:ins w:id="1261"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262" w:author="Bertsch Christian (CR/AEE3)" w:date="2019-09-06T11:23:00Z">
              <w:r w:rsidR="00ED5F53">
                <w:rPr>
                  <w:rStyle w:val="CODE"/>
                  <w:rFonts w:cs="Courier New"/>
                </w:rPr>
                <w:delText>″</w:delText>
              </w:r>
              <w:r w:rsidR="00ED5F53">
                <w:rPr>
                  <w:rStyle w:val="FormatvorlageArial"/>
                </w:rPr>
                <w:delText xml:space="preserve"> </w:delText>
              </w:r>
            </w:del>
            <w:ins w:id="1263"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264" w:author="Bertsch Christian (CR/AEE3)" w:date="2019-09-06T11:23:00Z">
              <w:r w:rsidR="00ED5F53">
                <w:rPr>
                  <w:rStyle w:val="CODE"/>
                  <w:rFonts w:cs="Courier New"/>
                </w:rPr>
                <w:delText>″</w:delText>
              </w:r>
              <w:r w:rsidR="00ED5F53">
                <w:rPr>
                  <w:rStyle w:val="FormatvorlageArial"/>
                </w:rPr>
                <w:delText xml:space="preserve"> </w:delText>
              </w:r>
            </w:del>
            <w:ins w:id="1265"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266" w:author="Bertsch Christian (CR/AEE3)" w:date="2019-09-06T11:23:00Z">
              <w:r>
                <w:rPr>
                  <w:rStyle w:val="CODE"/>
                  <w:rFonts w:cs="Courier New"/>
                </w:rPr>
                <w:delText>″</w:delText>
              </w:r>
            </w:del>
            <w:ins w:id="1267"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Pr>
                <w:rStyle w:val="FormatvorlageArial"/>
              </w:rPr>
              <w:t>fmi2</w:t>
            </w:r>
            <w:r w:rsidR="00227275" w:rsidRPr="00227275">
              <w:rPr>
                <w:rStyle w:val="FormatvorlageArial"/>
              </w:rPr>
              <w:t>SetXXX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268" w:author="Bertsch Christian (CR/AEE3)" w:date="2019-09-06T11:23:00Z">
              <w:r w:rsidR="00B11AF3">
                <w:rPr>
                  <w:rStyle w:val="FormatvorlageArial"/>
                </w:rPr>
                <w:delText>[</w:delText>
              </w:r>
              <w:r w:rsidR="00227275" w:rsidRPr="00B11AF3">
                <w:rPr>
                  <w:rStyle w:val="FormatvorlageArial"/>
                  <w:i/>
                </w:rPr>
                <w:delText xml:space="preserve">, </w:delText>
              </w:r>
            </w:del>
            <w:ins w:id="1269" w:author="Bertsch Christian (CR/AEE3)" w:date="2019-09-06T11:23:00Z">
              <w:r w:rsidR="00B11AF3">
                <w:rPr>
                  <w:rStyle w:val="FormatvorlageArial"/>
                </w:rPr>
                <w:t>[</w:t>
              </w:r>
            </w:ins>
            <w:r w:rsidR="00227275" w:rsidRPr="00B11AF3">
              <w:rPr>
                <w:rStyle w:val="FormatvorlageArial"/>
                <w:i/>
              </w:rPr>
              <w:t>for example</w:t>
            </w:r>
            <w:ins w:id="1270"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271" w:author="Bertsch Christian (CR/AEE3)" w:date="2019-09-06T11:23:00Z">
              <w:r w:rsidR="00CD4606">
                <w:rPr>
                  <w:rStyle w:val="FormatvorlageArial"/>
                  <w:i/>
                </w:rPr>
                <w:delText>: Usually</w:delText>
              </w:r>
            </w:del>
            <w:ins w:id="1272"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273"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274" w:author="Bertsch Christian (CR/AEE3)" w:date="2019-09-06T11:23:00Z">
        <w:r w:rsidR="001878DE">
          <w:delText xml:space="preserve">if </w:delText>
        </w:r>
      </w:del>
    </w:p>
    <w:p w14:paraId="3606AB7E" w14:textId="0431DDE7" w:rsidR="001878DE" w:rsidRDefault="00D3437C" w:rsidP="00854315">
      <w:pPr>
        <w:pStyle w:val="BulletItemFirst"/>
        <w:numPr>
          <w:ilvl w:val="0"/>
          <w:numId w:val="49"/>
        </w:numPr>
      </w:pPr>
      <w:ins w:id="1275"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276"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ins>
      <w:ins w:id="1277" w:author="Bertsch Christian (CR/AEE3)" w:date="2019-09-24T13:58:00Z">
        <w:r w:rsidR="00443E5C">
          <w:t>.</w:t>
        </w:r>
      </w:ins>
      <w:ins w:id="1278" w:author="Bertsch Christian (CR/AEE3)" w:date="2019-09-06T11:23:00Z">
        <w:r w:rsidR="00566BB3" w:rsidRP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279"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280"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281"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282"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283" w:author="Bertsch Christian (CR/AEE3)" w:date="2019-09-06T11:23:00Z">
        <w:r>
          <w:rPr>
            <w:rStyle w:val="CODE"/>
          </w:rPr>
          <w:delText>fmi2</w:delText>
        </w:r>
        <w:r w:rsidR="004B3F46">
          <w:rPr>
            <w:rStyle w:val="CODE"/>
          </w:rPr>
          <w:delText>ExitEventMode</w:delText>
        </w:r>
      </w:del>
      <w:ins w:id="1284"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285"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286"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287"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288"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289"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290"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291" w:author="Bertsch Christian (CR/AEE3)" w:date="2019-09-06T11:23:00Z">
        <w:r w:rsidR="006C6F13" w:rsidRPr="00867BB6">
          <w:rPr>
            <w:rStyle w:val="CODE"/>
            <w:i/>
          </w:rPr>
          <w:delText>”</w:delText>
        </w:r>
        <w:r w:rsidR="006C6F13" w:rsidRPr="00867BB6">
          <w:rPr>
            <w:i/>
          </w:rPr>
          <w:delText>,</w:delText>
        </w:r>
      </w:del>
      <w:ins w:id="1292"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293" w:author="Bertsch Christian (CR/AEE3)" w:date="2019-09-06T11:23:00Z">
        <w:r w:rsidR="00EA7D52" w:rsidRPr="004F0E16">
          <w:rPr>
            <w:rStyle w:val="CODE"/>
            <w:i/>
          </w:rPr>
          <w:delText>”</w:delText>
        </w:r>
        <w:r w:rsidR="00EA7D52">
          <w:rPr>
            <w:i/>
          </w:rPr>
          <w:delText>,</w:delText>
        </w:r>
      </w:del>
      <w:ins w:id="1294"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295" w:author="Bertsch Christian (CR/AEE3)" w:date="2019-09-06T11:23:00Z">
        <w:r w:rsidRPr="00867BB6">
          <w:rPr>
            <w:i/>
          </w:rPr>
          <w:delText>explicitely</w:delText>
        </w:r>
      </w:del>
      <w:ins w:id="1296"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297"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298"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299"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300" w:author="Bertsch Christian (CR/AEE3)" w:date="2019-09-06T11:23:00Z">
              <w:r>
                <w:rPr>
                  <w:rFonts w:cs="Arial"/>
                  <w:i/>
                </w:rPr>
                <w:delText>,</w:delText>
              </w:r>
            </w:del>
            <w:ins w:id="1301"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302"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303" w:author="Bertsch Christian (CR/AEE3)" w:date="2019-09-06T11:23:00Z">
        <w:r w:rsidR="00FF31C6">
          <w:rPr>
            <w:i/>
          </w:rPr>
          <w:delText>so</w:delText>
        </w:r>
      </w:del>
      <w:ins w:id="1304"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305"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306" w:author="Bertsch Christian (CR/AEE3)" w:date="2019-09-06T11:23:00Z">
        <w:r w:rsidR="006C5046">
          <w:delText>would</w:delText>
        </w:r>
      </w:del>
      <w:ins w:id="1307" w:author="Bertsch Christian (CR/AEE3)" w:date="2019-09-06T11:23:00Z">
        <w:r w:rsidR="008E477C">
          <w:t>were</w:t>
        </w:r>
      </w:ins>
      <w:r w:rsidR="008E477C">
        <w:t xml:space="preserve"> </w:t>
      </w:r>
      <w:r w:rsidR="006C5046">
        <w:t xml:space="preserve">not </w:t>
      </w:r>
      <w:del w:id="1308" w:author="Bertsch Christian (CR/AEE3)" w:date="2019-09-06T11:23:00Z">
        <w:r w:rsidR="006C5046">
          <w:delText xml:space="preserve">be </w:delText>
        </w:r>
      </w:del>
      <w:r w:rsidR="006C5046">
        <w:t xml:space="preserve">treated as alias variables (that is, </w:t>
      </w:r>
      <w:del w:id="1309" w:author="Bertsch Christian (CR/AEE3)" w:date="2019-09-06T11:23:00Z">
        <w:r w:rsidR="006C5046">
          <w:delText>would have</w:delText>
        </w:r>
      </w:del>
      <w:ins w:id="1310"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311" w:author="Bertsch Christian (CR/AEE3)" w:date="2019-09-06T11:23:00Z">
        <w:r w:rsidR="00831FCB">
          <w:rPr>
            <w:i/>
          </w:rPr>
          <w:t>,</w:t>
        </w:r>
      </w:ins>
      <w:r w:rsidR="008E3517" w:rsidRPr="0098259C">
        <w:rPr>
          <w:i/>
        </w:rPr>
        <w:t xml:space="preserve"> and alias means that there is a constraint equation between variables (= the values are the same), </w:t>
      </w:r>
      <w:del w:id="1312" w:author="Bertsch Christian (CR/AEE3)" w:date="2019-09-06T11:23:00Z">
        <w:r w:rsidR="008E3517" w:rsidRPr="0098259C">
          <w:rPr>
            <w:i/>
          </w:rPr>
          <w:delText>and then the</w:delText>
        </w:r>
      </w:del>
      <w:ins w:id="1313"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314"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315"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316" w:author="Bertsch Christian (CR/AEE3)" w:date="2019-09-06T11:23:00Z">
        <w:r w:rsidRPr="0098259C">
          <w:delText>like</w:delText>
        </w:r>
      </w:del>
      <w:ins w:id="1317"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318"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319" w:author="Bertsch Christian (CR/AEE3)" w:date="2019-09-06T11:23:00Z">
        <w:r w:rsidRPr="0098259C">
          <w:rPr>
            <w:i/>
          </w:rPr>
          <w:delText>super set</w:delText>
        </w:r>
      </w:del>
      <w:ins w:id="1320"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321"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ins w:id="1322"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ins>
      <w:ins w:id="1323" w:author="Bertsch Christian (CR/AEE3)" w:date="2019-09-24T14:00:00Z">
        <w:r w:rsidR="00443E5C">
          <w:rPr>
            <w:i/>
            <w:iCs/>
          </w:rPr>
          <w:t>.</w:t>
        </w:r>
      </w:ins>
      <w:ins w:id="1324" w:author="Bertsch Christian (CR/AEE3)" w:date="2019-09-06T11:23:00Z">
        <w:r w:rsidR="003076BD">
          <w:rPr>
            <w:i/>
            <w:iCs/>
          </w:rPr>
          <w:t>]</w:t>
        </w:r>
      </w:ins>
      <w:ins w:id="1325" w:author="Bertsch Christian (CR/AEE3)" w:date="2019-09-24T14:00:00Z">
        <w:r w:rsidR="00443E5C">
          <w:rPr>
            <w:i/>
            <w:iCs/>
          </w:rPr>
          <w:t xml:space="preserve"> </w:t>
        </w:r>
        <w:r w:rsidR="00443E5C">
          <w:rPr>
            <w:i/>
            <w:iCs/>
          </w:rPr>
          <w:br/>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326" w:author="Bertsch Christian (CR/AEE3)" w:date="2019-09-06T11:23:00Z"/>
        </w:rPr>
      </w:pPr>
      <w:del w:id="1327"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328" w:author="Bertsch Christian (CR/AEE3)" w:date="2019-09-06T11:23:00Z"/>
        </w:rPr>
      </w:pPr>
      <w:del w:id="1329"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330" w:author="Bertsch Christian (CR/AEE3)" w:date="2019-09-06T11:23:00Z"/>
        </w:rPr>
      </w:pPr>
      <w:del w:id="1331"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80953" cy="2838095"/>
                      </a:xfrm>
                      <a:prstGeom prst="rect">
                        <a:avLst/>
                      </a:prstGeom>
                    </pic:spPr>
                  </pic:pic>
                </a:graphicData>
              </a:graphic>
            </wp:inline>
          </w:drawing>
        </w:r>
      </w:del>
      <w:ins w:id="1332"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333" w:author="Bertsch Christian (CR/AEE3)" w:date="2019-09-06T11:23:00Z"/>
        </w:rPr>
      </w:pPr>
      <w:ins w:id="1334"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335" w:author="Bertsch Christian (CR/AEE3)" w:date="2019-09-06T11:23:00Z"/>
        </w:rPr>
      </w:pPr>
      <w:ins w:id="1336"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15D3571D" w:rsidR="00324B2A" w:rsidRPr="0098259C" w:rsidRDefault="00324B2A" w:rsidP="00324B2A">
      <w:pPr>
        <w:pStyle w:val="BodyText"/>
        <w:spacing w:after="120"/>
        <w:rPr>
          <w:rStyle w:val="FormatvorlageArial"/>
          <w:szCs w:val="21"/>
        </w:rPr>
      </w:pPr>
      <w:r w:rsidRPr="0098259C">
        <w:t xml:space="preserve">The attributes are defined in </w:t>
      </w:r>
      <w:del w:id="1337" w:author="Bertsch Christian (CR/AEE3)" w:date="2019-09-24T15:49:00Z">
        <w:r w:rsidRPr="0098259C" w:rsidDel="00E42D3E">
          <w:delText>section</w:delText>
        </w:r>
        <w:r w:rsidR="00D07BFD" w:rsidRPr="0098259C" w:rsidDel="00E42D3E">
          <w:delText xml:space="preserve"> </w:delText>
        </w:r>
        <w:r w:rsidR="00D07BFD" w:rsidRPr="0098259C" w:rsidDel="00E42D3E">
          <w:fldChar w:fldCharType="begin"/>
        </w:r>
        <w:r w:rsidR="00D07BFD" w:rsidRPr="0098259C" w:rsidDel="00E42D3E">
          <w:delInstrText xml:space="preserve"> REF _Ref248879321 \r \h </w:delInstrText>
        </w:r>
        <w:r w:rsidR="00D07BFD" w:rsidRPr="0098259C" w:rsidDel="00E42D3E">
          <w:fldChar w:fldCharType="separate"/>
        </w:r>
      </w:del>
      <w:ins w:id="1338" w:author="Otter, Martin" w:date="2019-09-06T11:33:00Z">
        <w:del w:id="1339" w:author="Bertsch Christian (CR/AEE3)" w:date="2019-09-23T06:20:00Z">
          <w:r w:rsidR="007C1036" w:rsidDel="005C4EE5">
            <w:delText>0</w:delText>
          </w:r>
        </w:del>
      </w:ins>
      <w:del w:id="1340" w:author="Bertsch Christian (CR/AEE3)" w:date="2019-09-23T06:20:00Z">
        <w:r w:rsidR="00854655" w:rsidDel="005C4EE5">
          <w:delText>2.2.3</w:delText>
        </w:r>
      </w:del>
      <w:del w:id="1341" w:author="Bertsch Christian (CR/AEE3)" w:date="2019-09-24T15:49:00Z">
        <w:r w:rsidR="00D07BFD" w:rsidRPr="0098259C" w:rsidDel="00E42D3E">
          <w:fldChar w:fldCharType="end"/>
        </w:r>
      </w:del>
      <w:ins w:id="1342" w:author="Bertsch Christian (CR/AEE3)" w:date="2019-09-24T15:49:00Z">
        <w:r w:rsidR="00E42D3E">
          <w:t xml:space="preserve">section </w:t>
        </w:r>
        <w:r w:rsidR="00546BF2">
          <w:fldChar w:fldCharType="begin"/>
        </w:r>
        <w:r w:rsidR="00546BF2">
          <w:instrText xml:space="preserve"> REF _Ref20232603 \r \h </w:instrText>
        </w:r>
      </w:ins>
      <w:r w:rsidR="00546BF2">
        <w:fldChar w:fldCharType="separate"/>
      </w:r>
      <w:ins w:id="1343" w:author="Bertsch Christian (CR/AEE3)" w:date="2019-09-24T22:42:00Z">
        <w:r w:rsidR="00290500">
          <w:t>2.2.3</w:t>
        </w:r>
      </w:ins>
      <w:ins w:id="1344" w:author="Bertsch Christian (CR/AEE3)" w:date="2019-09-24T15:49:00Z">
        <w:r w:rsidR="00546BF2">
          <w:fldChar w:fldCharType="end"/>
        </w:r>
      </w:ins>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0B285027"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ins w:id="1345" w:author="Bertsch Christian (CR/AEE3)" w:date="2019-09-24T15:50:00Z">
              <w:r w:rsidR="00546BF2">
                <w:fldChar w:fldCharType="begin"/>
              </w:r>
              <w:r w:rsidR="00546BF2">
                <w:instrText xml:space="preserve"> REF _Ref20232625 \r \h </w:instrText>
              </w:r>
            </w:ins>
            <w:r w:rsidR="00546BF2">
              <w:fldChar w:fldCharType="separate"/>
            </w:r>
            <w:ins w:id="1346" w:author="Bertsch Christian (CR/AEE3)" w:date="2019-09-24T22:42:00Z">
              <w:r w:rsidR="00290500">
                <w:t>2.2.3</w:t>
              </w:r>
            </w:ins>
            <w:ins w:id="1347" w:author="Bertsch Christian (CR/AEE3)" w:date="2019-09-24T15:50:00Z">
              <w:r w:rsidR="00546BF2">
                <w:fldChar w:fldCharType="end"/>
              </w:r>
            </w:ins>
            <w:del w:id="1348" w:author="Bertsch Christian (CR/AEE3)" w:date="2019-09-24T15:51:00Z">
              <w:r w:rsidRPr="0098259C" w:rsidDel="00546BF2">
                <w:fldChar w:fldCharType="begin"/>
              </w:r>
              <w:r w:rsidRPr="0098259C" w:rsidDel="00546BF2">
                <w:delInstrText xml:space="preserve"> REF _Ref248879321 \r \h </w:delInstrText>
              </w:r>
              <w:r w:rsidRPr="0098259C" w:rsidDel="00546BF2">
                <w:fldChar w:fldCharType="separate"/>
              </w:r>
            </w:del>
            <w:ins w:id="1349" w:author="Otter, Martin" w:date="2019-09-06T11:33:00Z">
              <w:del w:id="1350" w:author="Bertsch Christian (CR/AEE3)" w:date="2019-09-23T06:20:00Z">
                <w:r w:rsidR="007C1036" w:rsidDel="005C4EE5">
                  <w:delText>0</w:delText>
                </w:r>
              </w:del>
            </w:ins>
            <w:del w:id="1351" w:author="Bertsch Christian (CR/AEE3)" w:date="2019-09-23T06:20:00Z">
              <w:r w:rsidR="00854655" w:rsidDel="005C4EE5">
                <w:delText>2.2.3</w:delText>
              </w:r>
            </w:del>
            <w:del w:id="1352" w:author="Bertsch Christian (CR/AEE3)" w:date="2019-09-24T15:51:00Z">
              <w:r w:rsidRPr="0098259C" w:rsidDel="00546BF2">
                <w:fldChar w:fldCharType="end"/>
              </w:r>
            </w:del>
            <w:r w:rsidRPr="0098259C">
              <w:t>) is used as default. [</w:t>
            </w:r>
            <w:del w:id="1353" w:author="Bertsch Christian (CR/AEE3)" w:date="2019-09-06T11:23:00Z">
              <w:r w:rsidRPr="0098259C">
                <w:rPr>
                  <w:i/>
                </w:rPr>
                <w:delText>If, for</w:delText>
              </w:r>
            </w:del>
            <w:ins w:id="1354" w:author="Bertsch Christian (CR/AEE3)" w:date="2019-09-06T11:23:00Z">
              <w:r w:rsidR="00F740C3">
                <w:rPr>
                  <w:i/>
                </w:rPr>
                <w:t>F</w:t>
              </w:r>
              <w:r w:rsidRPr="0098259C">
                <w:rPr>
                  <w:i/>
                </w:rPr>
                <w:t>or</w:t>
              </w:r>
            </w:ins>
            <w:r w:rsidRPr="0098259C">
              <w:rPr>
                <w:i/>
              </w:rPr>
              <w:t xml:space="preserve"> example</w:t>
            </w:r>
            <w:ins w:id="1355"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0858667"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356" w:author="Bertsch Christian (CR/AEE3)" w:date="2019-09-06T11:23:00Z">
              <w:r w:rsidR="00F740C3">
                <w:rPr>
                  <w:rStyle w:val="FormatvorlageArial"/>
                </w:rPr>
                <w:t>.</w:t>
              </w:r>
            </w:ins>
            <w:r w:rsidR="00D85E7D">
              <w:rPr>
                <w:rStyle w:val="FormatvorlageArial"/>
              </w:rPr>
              <w:t xml:space="preserve"> [</w:t>
            </w:r>
            <w:bookmarkStart w:id="1357"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358" w:author="Bertsch Christian (CR/AEE3)" w:date="2019-09-06T11:23:00Z">
              <w:r w:rsidR="00D85E7D" w:rsidRPr="00D85E7D">
                <w:rPr>
                  <w:rStyle w:val="FormatvorlageArial"/>
                  <w:i/>
                </w:rPr>
                <w:t>.</w:t>
              </w:r>
              <w:r w:rsidR="007C0A99">
                <w:t xml:space="preserve"> WARNING: It is not recommended to change the start values in the </w:t>
              </w:r>
              <w:r w:rsidR="007C0A99" w:rsidRPr="001217DB">
                <w:rPr>
                  <w:rStyle w:val="CODE"/>
                  <w:i/>
                  <w:rPrChange w:id="1359" w:author="Bertsch Christian (CR/AEE3)" w:date="2019-09-24T14:03:00Z">
                    <w:rPr/>
                  </w:rPrChange>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1217DB">
                <w:rPr>
                  <w:rStyle w:val="CODE"/>
                  <w:i/>
                  <w:rPrChange w:id="1360" w:author="Bertsch Christian (CR/AEE3)" w:date="2019-09-24T14:03:00Z">
                    <w:rPr/>
                  </w:rPrChange>
                </w:rPr>
                <w:t>fmi2SetXXX</w:t>
              </w:r>
              <w:r w:rsidR="007C0A99">
                <w:t xml:space="preserve"> to set start values during initialization. Instead it is recommended to use the SSP Standard </w:t>
              </w:r>
              <w:r w:rsidR="00007CB3">
                <w:t>(</w:t>
              </w:r>
            </w:ins>
            <w:hyperlink r:id="rId69" w:history="1">
              <w:r w:rsidR="00007CB3" w:rsidRPr="00943A77">
                <w:rPr>
                  <w:rStyle w:val="Hyperlink"/>
                </w:rPr>
                <w:t>https://ssp-standard.org/</w:t>
              </w:r>
            </w:hyperlink>
            <w:del w:id="1361" w:author="Bertsch Christian (CR/AEE3)" w:date="2019-09-06T11:23:00Z">
              <w:r w:rsidR="00D85E7D" w:rsidRPr="00D85E7D">
                <w:rPr>
                  <w:rStyle w:val="FormatvorlageArial"/>
                  <w:i/>
                </w:rPr>
                <w:delText>.</w:delText>
              </w:r>
              <w:r w:rsidR="00D85E7D">
                <w:rPr>
                  <w:rStyle w:val="FormatvorlageArial"/>
                </w:rPr>
                <w:delText>]</w:delText>
              </w:r>
            </w:del>
            <w:ins w:id="1362"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357"/>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363" w:author="Bertsch Christian (CR/AEE3)" w:date="2019-09-06T11:23:00Z">
              <w:r w:rsidRPr="00ED54E4">
                <w:rPr>
                  <w:rStyle w:val="FormatvorlageArial"/>
                  <w:i/>
                </w:rPr>
                <w:delText>e.g.</w:delText>
              </w:r>
            </w:del>
            <w:ins w:id="1364"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365" w:author="Bertsch Christian (CR/AEE3)" w:date="2019-09-06T11:23:00Z">
              <w:r w:rsidRPr="00ED54E4">
                <w:rPr>
                  <w:rStyle w:val="FormatvorlageArial"/>
                  <w:i/>
                </w:rPr>
                <w:delText>Via</w:delText>
              </w:r>
            </w:del>
            <w:ins w:id="1366"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367"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368"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903E60C"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369"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w:t>
            </w:r>
            <w:ins w:id="1370" w:author="Bertsch Christian (CR/AEE3)" w:date="2019-09-24T15:50:00Z">
              <w:r w:rsidR="00546BF2">
                <w:t xml:space="preserve"> </w:t>
              </w:r>
              <w:r w:rsidR="00546BF2">
                <w:fldChar w:fldCharType="begin"/>
              </w:r>
              <w:r w:rsidR="00546BF2">
                <w:instrText xml:space="preserve"> REF _Ref20232651 \r \h </w:instrText>
              </w:r>
            </w:ins>
            <w:r w:rsidR="00546BF2">
              <w:fldChar w:fldCharType="separate"/>
            </w:r>
            <w:ins w:id="1371" w:author="Bertsch Christian (CR/AEE3)" w:date="2019-09-24T22:42:00Z">
              <w:r w:rsidR="00290500">
                <w:t>2.2.3</w:t>
              </w:r>
            </w:ins>
            <w:ins w:id="1372" w:author="Bertsch Christian (CR/AEE3)" w:date="2019-09-24T15:50:00Z">
              <w:r w:rsidR="00546BF2">
                <w:fldChar w:fldCharType="end"/>
              </w:r>
            </w:ins>
            <w:del w:id="1373" w:author="Bertsch Christian (CR/AEE3)" w:date="2019-09-24T15:50:00Z">
              <w:r w:rsidR="00220C29" w:rsidDel="00546BF2">
                <w:delText xml:space="preserve"> </w:delText>
              </w:r>
              <w:r w:rsidR="00220C29" w:rsidDel="00546BF2">
                <w:fldChar w:fldCharType="begin"/>
              </w:r>
              <w:r w:rsidR="00220C29" w:rsidDel="00546BF2">
                <w:delInstrText xml:space="preserve"> REF _Ref248879321 \n \h </w:delInstrText>
              </w:r>
              <w:r w:rsidR="00220C29" w:rsidDel="00546BF2">
                <w:fldChar w:fldCharType="separate"/>
              </w:r>
            </w:del>
            <w:ins w:id="1374" w:author="Otter, Martin" w:date="2019-09-06T11:33:00Z">
              <w:del w:id="1375" w:author="Bertsch Christian (CR/AEE3)" w:date="2019-09-23T06:20:00Z">
                <w:r w:rsidR="007C1036" w:rsidDel="005C4EE5">
                  <w:delText>0</w:delText>
                </w:r>
              </w:del>
            </w:ins>
            <w:del w:id="1376" w:author="Bertsch Christian (CR/AEE3)" w:date="2019-09-23T06:20:00Z">
              <w:r w:rsidR="00854655" w:rsidDel="005C4EE5">
                <w:delText>2.2.3</w:delText>
              </w:r>
            </w:del>
            <w:del w:id="1377" w:author="Bertsch Christian (CR/AEE3)" w:date="2019-09-24T15:50:00Z">
              <w:r w:rsidR="00220C29" w:rsidDel="00546BF2">
                <w:fldChar w:fldCharType="end"/>
              </w:r>
            </w:del>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378"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77873472" w14:textId="77777777"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379" w:name="_Ref369247608"/>
      <w:bookmarkStart w:id="1380" w:name="_Toc18661792"/>
      <w:r w:rsidR="00C6645C" w:rsidRPr="0098259C">
        <w:t xml:space="preserve">Definition </w:t>
      </w:r>
      <w:r w:rsidR="002C5A1B">
        <w:t>of the Model Structure (</w:t>
      </w:r>
      <w:r w:rsidR="00C6645C" w:rsidRPr="0098259C">
        <w:t>ModelStructure)</w:t>
      </w:r>
      <w:bookmarkEnd w:id="1379"/>
      <w:bookmarkEnd w:id="1380"/>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381"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382"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383" w:author="Bertsch Christian (CR/AEE3)" w:date="2019-09-06T11:23:00Z">
        <w:r w:rsidR="0018784A" w:rsidRPr="00867BB6">
          <w:rPr>
            <w:rStyle w:val="FormatvorlageArial"/>
            <w:i/>
            <w:szCs w:val="21"/>
          </w:rPr>
          <w:delText>,</w:delText>
        </w:r>
      </w:del>
      <w:ins w:id="1384"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385" w:author="Bertsch Christian (CR/AEE3)" w:date="2019-09-06T11:23:00Z">
        <w:r w:rsidR="00E91347">
          <w:t xml:space="preserve">does not </w:t>
        </w:r>
      </w:ins>
      <w:r w:rsidR="002C5A1B">
        <w:t>need</w:t>
      </w:r>
      <w:del w:id="1386"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387" w:author="Bertsch Christian (CR/AEE3)" w:date="2019-09-06T11:23:00Z">
        <w:r w:rsidR="002C5A1B" w:rsidRPr="002C5A1B">
          <w:rPr>
            <w:i/>
          </w:rPr>
          <w:delText>e.g.,</w:delText>
        </w:r>
      </w:del>
      <w:ins w:id="1388"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389" w:author="Bertsch Christian (CR/AEE3)" w:date="2019-09-06T11:23:00Z">
        <w:r w:rsidRPr="00CC18E6">
          <w:rPr>
            <w:i/>
          </w:rPr>
          <w:delText>e.g.,</w:delText>
        </w:r>
      </w:del>
      <w:ins w:id="1390"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77777777" w:rsidR="00C157E4" w:rsidRDefault="00C157E4" w:rsidP="003734ED">
      <w:pPr>
        <w:pStyle w:val="BodyText"/>
        <w:rPr>
          <w:rStyle w:val="CODE"/>
        </w:rPr>
      </w:pPr>
    </w:p>
    <w:p w14:paraId="54DC8B5B" w14:textId="77777777" w:rsidR="00C157E4" w:rsidRDefault="00C157E4" w:rsidP="003734ED">
      <w:pPr>
        <w:pStyle w:val="BodyText"/>
        <w:rPr>
          <w:rStyle w:val="CODE"/>
        </w:rPr>
      </w:pPr>
    </w:p>
    <w:p w14:paraId="2BDAF288" w14:textId="77777777" w:rsidR="00C157E4" w:rsidRDefault="00C157E4" w:rsidP="003734ED">
      <w:pPr>
        <w:pStyle w:val="BodyText"/>
        <w:rPr>
          <w:rStyle w:val="CODE"/>
        </w:rPr>
      </w:pPr>
    </w:p>
    <w:p w14:paraId="09972865" w14:textId="77777777" w:rsidR="00C157E4" w:rsidRDefault="00C157E4" w:rsidP="003734ED">
      <w:pPr>
        <w:pStyle w:val="BodyText"/>
        <w:rPr>
          <w:rStyle w:val="CODE"/>
        </w:rPr>
      </w:pPr>
    </w:p>
    <w:p w14:paraId="06F56E21" w14:textId="77777777" w:rsidR="00C157E4" w:rsidRDefault="00C157E4" w:rsidP="003734ED">
      <w:pPr>
        <w:pStyle w:val="BodyText"/>
        <w:rPr>
          <w:rStyle w:val="CODE"/>
        </w:rPr>
      </w:pPr>
    </w:p>
    <w:p w14:paraId="108EADC0" w14:textId="77777777" w:rsidR="00C157E4" w:rsidRDefault="00C157E4" w:rsidP="003734ED">
      <w:pPr>
        <w:pStyle w:val="BodyText"/>
        <w:rPr>
          <w:rStyle w:val="CODE"/>
        </w:rPr>
      </w:pPr>
    </w:p>
    <w:p w14:paraId="4CAC5659" w14:textId="77777777" w:rsidR="00C157E4" w:rsidRDefault="00C157E4" w:rsidP="003734ED">
      <w:pPr>
        <w:pStyle w:val="BodyText"/>
        <w:rPr>
          <w:rStyle w:val="CODE"/>
        </w:rPr>
      </w:pPr>
    </w:p>
    <w:p w14:paraId="28FB61E3"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57143" cy="4638096"/>
                    </a:xfrm>
                    <a:prstGeom prst="rect">
                      <a:avLst/>
                    </a:prstGeom>
                  </pic:spPr>
                </pic:pic>
              </a:graphicData>
            </a:graphic>
          </wp:inline>
        </w:drawing>
      </w:r>
    </w:p>
    <w:p w14:paraId="4EE70B6B" w14:textId="77777777" w:rsidR="00C157E4" w:rsidRDefault="00C157E4" w:rsidP="002F3E46">
      <w:pPr>
        <w:pStyle w:val="BodyText"/>
        <w:spacing w:after="120"/>
        <w:rPr>
          <w:rStyle w:val="CODE"/>
        </w:rPr>
      </w:pPr>
    </w:p>
    <w:p w14:paraId="10ADEC6E" w14:textId="77777777" w:rsidR="00C157E4" w:rsidRDefault="00C157E4" w:rsidP="002F3E46">
      <w:pPr>
        <w:pStyle w:val="BodyText"/>
        <w:spacing w:after="120"/>
        <w:rPr>
          <w:rStyle w:val="CODE"/>
        </w:rPr>
      </w:pPr>
    </w:p>
    <w:p w14:paraId="7B53E24B" w14:textId="77777777" w:rsidR="00C157E4" w:rsidRDefault="00C157E4" w:rsidP="002F3E46">
      <w:pPr>
        <w:pStyle w:val="BodyText"/>
        <w:spacing w:after="120"/>
        <w:rPr>
          <w:rStyle w:val="CODE"/>
        </w:rPr>
      </w:pPr>
    </w:p>
    <w:p w14:paraId="5C1D4923" w14:textId="77777777" w:rsidR="00C157E4" w:rsidRDefault="00C157E4" w:rsidP="002F3E46">
      <w:pPr>
        <w:pStyle w:val="BodyText"/>
        <w:spacing w:after="120"/>
        <w:rPr>
          <w:rStyle w:val="CODE"/>
        </w:rPr>
      </w:pPr>
    </w:p>
    <w:p w14:paraId="6A8BA126" w14:textId="77777777" w:rsidR="00C157E4" w:rsidRDefault="00C157E4" w:rsidP="002F3E46">
      <w:pPr>
        <w:pStyle w:val="BodyText"/>
        <w:spacing w:after="120"/>
        <w:rPr>
          <w:rStyle w:val="CODE"/>
        </w:rPr>
      </w:pPr>
    </w:p>
    <w:p w14:paraId="09B21C0E" w14:textId="77777777" w:rsidR="00C157E4" w:rsidRDefault="00C157E4" w:rsidP="002F3E46">
      <w:pPr>
        <w:pStyle w:val="BodyText"/>
        <w:spacing w:after="120"/>
        <w:rPr>
          <w:rStyle w:val="CODE"/>
        </w:rPr>
      </w:pPr>
    </w:p>
    <w:p w14:paraId="10EAF21F" w14:textId="77777777" w:rsidR="00C157E4" w:rsidRDefault="00C157E4" w:rsidP="002F3E46">
      <w:pPr>
        <w:pStyle w:val="BodyText"/>
        <w:spacing w:after="120"/>
        <w:rPr>
          <w:rStyle w:val="CODE"/>
        </w:rPr>
      </w:pPr>
    </w:p>
    <w:p w14:paraId="2057491C" w14:textId="77777777" w:rsidR="00C157E4" w:rsidRDefault="00C157E4" w:rsidP="002F3E46">
      <w:pPr>
        <w:pStyle w:val="BodyText"/>
        <w:spacing w:after="120"/>
        <w:rPr>
          <w:rStyle w:val="CODE"/>
        </w:rPr>
      </w:pPr>
    </w:p>
    <w:p w14:paraId="4F9C7357" w14:textId="77777777" w:rsidR="00C157E4" w:rsidRDefault="00C157E4" w:rsidP="002F3E46">
      <w:pPr>
        <w:pStyle w:val="BodyText"/>
        <w:spacing w:after="120"/>
        <w:rPr>
          <w:rStyle w:val="CODE"/>
        </w:rPr>
      </w:pPr>
    </w:p>
    <w:p w14:paraId="4001A4FA" w14:textId="77777777" w:rsidR="00C157E4" w:rsidRDefault="00C157E4" w:rsidP="002F3E46">
      <w:pPr>
        <w:pStyle w:val="BodyText"/>
        <w:spacing w:after="120"/>
        <w:rPr>
          <w:rStyle w:val="CODE"/>
        </w:rPr>
      </w:pPr>
    </w:p>
    <w:p w14:paraId="1A22D288" w14:textId="77777777" w:rsidR="00C157E4" w:rsidRDefault="00C157E4" w:rsidP="002F3E46">
      <w:pPr>
        <w:pStyle w:val="BodyText"/>
        <w:spacing w:after="120"/>
        <w:rPr>
          <w:rStyle w:val="CODE"/>
        </w:rPr>
      </w:pPr>
    </w:p>
    <w:p w14:paraId="44F3585D" w14:textId="77777777" w:rsidR="00C157E4" w:rsidRDefault="00C157E4" w:rsidP="002F3E46">
      <w:pPr>
        <w:pStyle w:val="BodyText"/>
        <w:spacing w:after="120"/>
        <w:rPr>
          <w:rStyle w:val="CODE"/>
        </w:rPr>
      </w:pPr>
    </w:p>
    <w:p w14:paraId="4691C106" w14:textId="77777777" w:rsidR="00C157E4" w:rsidRDefault="00C157E4" w:rsidP="002F3E46">
      <w:pPr>
        <w:pStyle w:val="BodyText"/>
        <w:spacing w:after="120"/>
        <w:rPr>
          <w:rStyle w:val="CODE"/>
        </w:rPr>
      </w:pPr>
    </w:p>
    <w:p w14:paraId="60A6E9D4" w14:textId="77777777" w:rsidR="00C157E4" w:rsidRDefault="00C157E4" w:rsidP="002F3E46">
      <w:pPr>
        <w:pStyle w:val="BodyText"/>
        <w:spacing w:after="120"/>
        <w:rPr>
          <w:rStyle w:val="CODE"/>
        </w:rPr>
      </w:pPr>
    </w:p>
    <w:p w14:paraId="7E65645F" w14:textId="77777777" w:rsidR="00C157E4" w:rsidRDefault="00C157E4" w:rsidP="002F3E46">
      <w:pPr>
        <w:pStyle w:val="BodyText"/>
        <w:spacing w:after="120"/>
        <w:rPr>
          <w:rStyle w:val="CODE"/>
        </w:rPr>
      </w:pPr>
    </w:p>
    <w:p w14:paraId="36280826" w14:textId="77777777" w:rsidR="00C157E4" w:rsidRDefault="00C157E4" w:rsidP="002F3E46">
      <w:pPr>
        <w:pStyle w:val="BodyText"/>
        <w:spacing w:after="120"/>
        <w:rPr>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391"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392"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1020FE11"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290500">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393" w:author="Bertsch Christian (CR/AEE3)" w:date="2019-09-06T11:23:00Z">
              <w:r w:rsidR="002778F3" w:rsidRPr="0098259C">
                <w:rPr>
                  <w:rStyle w:val="FormatvorlageArial"/>
                  <w:i/>
                </w:rPr>
                <w:delText>,</w:delText>
              </w:r>
            </w:del>
            <w:ins w:id="1394"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395"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396" w:author="Bertsch Christian (CR/AEE3)" w:date="2019-09-06T11:23:00Z">
              <w:r w:rsidR="00B23BBA">
                <w:rPr>
                  <w:rStyle w:val="FormatvorlageArial"/>
                  <w:i/>
                </w:rPr>
                <w:delText xml:space="preserve"> e.g.</w:delText>
              </w:r>
            </w:del>
            <w:ins w:id="1397"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2F6D5F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398"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399" w:author="Bertsch Christian (CR/AEE3)" w:date="2019-09-06T11:23:00Z">
              <w:r w:rsidR="00C6645C" w:rsidRPr="0098259C">
                <w:rPr>
                  <w:rStyle w:val="FormatvorlageArial"/>
                  <w:i/>
                </w:rPr>
                <w:delText>,</w:delText>
              </w:r>
            </w:del>
            <w:ins w:id="1400"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401" w:author="Bertsch Christian (CR/AEE3)" w:date="2019-09-06T11:23:00Z">
              <w:r w:rsidR="00962B6F">
                <w:rPr>
                  <w:rStyle w:val="FormatvorlageArial"/>
                  <w:i/>
                </w:rPr>
                <w:t>,</w:t>
              </w:r>
            </w:ins>
            <w:r w:rsidR="00C6645C" w:rsidRPr="0098259C">
              <w:rPr>
                <w:rStyle w:val="FormatvorlageArial"/>
                <w:i/>
              </w:rPr>
              <w:t xml:space="preserve"> x[4</w:t>
            </w:r>
            <w:del w:id="1402" w:author="Bertsch Christian (CR/AEE3)" w:date="2019-09-06T11:23:00Z">
              <w:r w:rsidR="00C6645C" w:rsidRPr="0098259C">
                <w:rPr>
                  <w:rStyle w:val="FormatvorlageArial"/>
                  <w:i/>
                </w:rPr>
                <w:delText>],</w:delText>
              </w:r>
            </w:del>
            <w:ins w:id="1403"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404"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405" w:author="Bertsch Christian (CR/AEE3)" w:date="2019-09-06T11:23:00Z">
              <w:r w:rsidR="00B23BBA">
                <w:rPr>
                  <w:rStyle w:val="FormatvorlageArial"/>
                  <w:i/>
                </w:rPr>
                <w:delText xml:space="preserve"> e.g.</w:delText>
              </w:r>
            </w:del>
            <w:ins w:id="1406"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407" w:author="Bertsch Christian (CR/AEE3)" w:date="2019-09-06T11:23:00Z">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48016E">
                <w:rPr>
                  <w:rFonts w:ascii="Courier New" w:hAnsi="Courier New" w:cs="Courier New"/>
                  <w:sz w:val="19"/>
                  <w:szCs w:val="19"/>
                  <w:rPrChange w:id="1408" w:author="Bertsch Christian (CR/AEE3)" w:date="2019-09-24T14:12:00Z">
                    <w:rPr/>
                  </w:rPrChange>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409" w:author="Bertsch Christian (CR/AEE3)" w:date="2019-09-06T11:23:00Z">
              <w:r w:rsidR="0036230A" w:rsidRPr="00326429">
                <w:rPr>
                  <w:rStyle w:val="FormatvorlageArial"/>
                  <w:i/>
                </w:rPr>
                <w:delText>,</w:delText>
              </w:r>
            </w:del>
            <w:ins w:id="1410"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411" w:author="Bertsch Christian (CR/AEE3)" w:date="2019-09-06T11:23:00Z">
              <w:r w:rsidR="00126433">
                <w:rPr>
                  <w:rStyle w:val="FormatvorlageArial"/>
                  <w:i/>
                </w:rPr>
                <w:t xml:space="preserve">if </w:t>
              </w:r>
            </w:ins>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41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413" w:author="Bertsch Christian (CR/AEE3)" w:date="2019-09-06T11:23:00Z">
              <w:r w:rsidR="00F53A48">
                <w:rPr>
                  <w:rStyle w:val="FormatvorlageArial"/>
                </w:rPr>
                <w:t>, it</w:t>
              </w:r>
            </w:ins>
            <w:r w:rsidR="00B01D40" w:rsidRPr="0098259C">
              <w:rPr>
                <w:rStyle w:val="FormatvorlageArial"/>
              </w:rPr>
              <w:t xml:space="preserve"> cannot be computed</w:t>
            </w:r>
            <w:del w:id="1414"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415" w:author="Bertsch Christian (CR/AEE3)" w:date="2019-09-06T11:23:00Z">
              <w:r w:rsidR="00A664EB">
                <w:rPr>
                  <w:rStyle w:val="FormatvorlageArial"/>
                </w:rPr>
                <w:t>.</w:t>
              </w:r>
              <w:r w:rsidR="00B01D40" w:rsidRPr="0098259C">
                <w:rPr>
                  <w:rStyle w:val="FormatvorlageArial"/>
                </w:rPr>
                <w:t xml:space="preserve"> </w:t>
              </w:r>
              <w:bookmarkEnd w:id="1412"/>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416"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417"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676020"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77777777" w:rsidR="00945729" w:rsidRDefault="00945729">
      <w:r>
        <w:br w:type="page"/>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418" w:author="Bertsch Christian (CR/AEE3)" w:date="2019-09-06T11:23:00Z">
              <w:r w:rsidRPr="000F7BC4">
                <w:rPr>
                  <w:rStyle w:val="FormatvorlageArial"/>
                </w:rPr>
                <w:delText>e.g.</w:delText>
              </w:r>
            </w:del>
            <w:ins w:id="1419"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420"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67602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1C691DB" w:rsidR="00FD4925" w:rsidRDefault="00A67061" w:rsidP="002F3E46">
            <w:pPr>
              <w:pStyle w:val="Textkrper-Tabelle"/>
              <w:ind w:left="0"/>
            </w:pPr>
            <w:r>
              <w:rPr>
                <w:color w:val="0000FF"/>
              </w:rPr>
              <w:br/>
            </w:r>
            <w:r w:rsidR="00FD4925">
              <w:t>Since</w:t>
            </w:r>
            <w:ins w:id="1421" w:author="Bertsch Christian (CR/AEE3)" w:date="2019-09-06T11:23:00Z">
              <w:r w:rsidR="00980F53">
                <w:t>,</w:t>
              </w:r>
            </w:ins>
            <w:r w:rsidR="00FD4925">
              <w:t xml:space="preserve"> outputs, continuous-time states and state derivatives are either present as Knowns (if </w:t>
            </w:r>
            <w:r w:rsidR="00FD4925">
              <w:rPr>
                <w:rStyle w:val="CODE"/>
              </w:rPr>
              <w:t>initial="exact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676020"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10AB4DCB"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676020"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422"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67602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423"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676020"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424"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425" w:author="Bertsch Christian (CR/AEE3)" w:date="2019-09-06T11:23:00Z">
              <w:r w:rsidR="005A71C2">
                <w:rPr>
                  <w:i/>
                </w:rPr>
                <w:t>,</w:t>
              </w:r>
            </w:ins>
            <w:r w:rsidRPr="00194701">
              <w:rPr>
                <w:i/>
              </w:rPr>
              <w:t xml:space="preserve"> for example</w:t>
            </w:r>
            <w:ins w:id="1426"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ins w:id="1427" w:author="Bertsch Christian (CR/AEE3)" w:date="2019-09-06T11:23:00Z">
              <w:r w:rsidR="005A71C2">
                <w:rPr>
                  <w:i/>
                </w:rPr>
                <w:t>,</w:t>
              </w:r>
            </w:ins>
            <w:r>
              <w:rPr>
                <w:i/>
              </w:rPr>
              <w:t xml:space="preserve"> and these inputs have changed</w:t>
            </w:r>
            <w:ins w:id="1428"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429" w:name="Dependencies_Knowns"/>
            <w:bookmarkEnd w:id="1429"/>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430" w:author="Bertsch Christian (CR/AEE3)" w:date="2019-09-06T11:23:00Z">
              <w:r w:rsidR="00A11986">
                <w:delText>explicitely</w:delText>
              </w:r>
            </w:del>
            <w:ins w:id="1431"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432" w:author="Bertsch Christian (CR/AEE3)" w:date="2019-09-06T11:23:00Z">
              <w:r w:rsidR="00A11986">
                <w:delText>explicitely</w:delText>
              </w:r>
            </w:del>
            <w:ins w:id="1433"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434"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435" w:author="Bertsch Christian (CR/AEE3)" w:date="2019-09-06T11:23:00Z">
              <w:r w:rsidR="00A11986">
                <w:delText>explicitely</w:delText>
              </w:r>
            </w:del>
            <w:ins w:id="1436"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437" w:author="Bertsch Christian (CR/AEE3)" w:date="2019-09-06T11:23:00Z">
              <w:r w:rsidR="00A11986">
                <w:delText>explicitely</w:delText>
              </w:r>
            </w:del>
            <w:ins w:id="1438"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439" w:author="Bertsch Christian (CR/AEE3)" w:date="2019-09-06T11:23:00Z">
              <w:r w:rsidR="003E2D9B">
                <w:rPr>
                  <w:rStyle w:val="FormatvorlageArial"/>
                </w:rPr>
                <w:delText>”</w:delText>
              </w:r>
            </w:del>
            <w:ins w:id="1440"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441" w:author="Bertsch Christian (CR/AEE3)" w:date="2019-09-06T11:23:00Z">
              <w:r w:rsidRPr="0098259C">
                <w:rPr>
                  <w:rStyle w:val="FormatvorlageArial"/>
                </w:rPr>
                <w:delText>, in</w:delText>
              </w:r>
            </w:del>
            <w:ins w:id="1442"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443"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444" w:name="OLE_LINK4"/>
            <w:bookmarkStart w:id="1445" w:name="OLE_LINK9"/>
            <w:r w:rsidR="006C1028">
              <w:t>or at a  Communication Point (CoSimulation)</w:t>
            </w:r>
            <w:bookmarkEnd w:id="1444"/>
            <w:bookmarkEnd w:id="144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676020"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446"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676020"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447"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676020"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6FCBDE54"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del w:id="1448" w:author="Bertsch Christian (CR/AEE3)" w:date="2019-09-24T14:58:00Z">
        <w:r w:rsidDel="00217351">
          <w:rPr>
            <w:noProof w:val="0"/>
          </w:rPr>
          <w:delText>,</w:delText>
        </w:r>
      </w:del>
      <w:r>
        <w:rPr>
          <w:noProof w:val="0"/>
        </w:rPr>
        <w:t xml:space="preserve"> ...&gt; … &lt;/</w:t>
      </w:r>
      <w:r w:rsidRPr="00B91CC7">
        <w:rPr>
          <w:b/>
          <w:color w:val="3333FF"/>
        </w:rPr>
        <w:t>ScalarVariable</w:t>
      </w:r>
      <w:r>
        <w:rPr>
          <w:noProof w:val="0"/>
        </w:rPr>
        <w:t xml:space="preserve">&gt;  </w:t>
      </w:r>
      <w:del w:id="1449" w:author="Bertsch Christian (CR/AEE3)" w:date="2019-09-24T15:23:00Z">
        <w:r w:rsidRPr="00B91CC7" w:rsidDel="00825D82">
          <w:rPr>
            <w:noProof w:val="0"/>
          </w:rPr>
          <w:delText>&lt;!</w:delText>
        </w:r>
        <w:r w:rsidDel="00825D82">
          <w:rPr>
            <w:noProof w:val="0"/>
          </w:rPr>
          <w:delText>—</w:delText>
        </w:r>
      </w:del>
      <w:ins w:id="1450" w:author="Bertsch Christian (CR/AEE3)" w:date="2019-09-24T16:38:00Z">
        <w:r w:rsidR="00133CD9">
          <w:rPr>
            <w:noProof w:val="0"/>
          </w:rPr>
          <w:t>&lt;!--</w:t>
        </w:r>
      </w:ins>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2A3C615A"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del w:id="1451" w:author="Bertsch Christian (CR/AEE3)" w:date="2019-09-24T14:59:00Z">
        <w:r w:rsidDel="00217351">
          <w:rPr>
            <w:noProof w:val="0"/>
          </w:rPr>
          <w:delText>,</w:delText>
        </w:r>
      </w:del>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del w:id="1452" w:author="Bertsch Christian (CR/AEE3)" w:date="2019-09-24T15:23:00Z">
        <w:r w:rsidR="00B91CC7" w:rsidRPr="00B91CC7" w:rsidDel="00825D82">
          <w:rPr>
            <w:noProof w:val="0"/>
          </w:rPr>
          <w:delText>&lt;!</w:delText>
        </w:r>
        <w:r w:rsidR="00B91CC7" w:rsidDel="00825D82">
          <w:rPr>
            <w:noProof w:val="0"/>
          </w:rPr>
          <w:delText>—</w:delText>
        </w:r>
      </w:del>
      <w:ins w:id="1453" w:author="Bertsch Christian (CR/AEE3)" w:date="2019-09-24T16:38:00Z">
        <w:r w:rsidR="00133CD9">
          <w:rPr>
            <w:noProof w:val="0"/>
          </w:rPr>
          <w:t>&lt;!--</w:t>
        </w:r>
      </w:ins>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3F274B0"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del w:id="1454"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55" w:author="Bertsch Christian (CR/AEE3)" w:date="2019-09-24T15:23:00Z">
        <w:r w:rsidRPr="00B91CC7" w:rsidDel="00825D82">
          <w:rPr>
            <w:noProof w:val="0"/>
          </w:rPr>
          <w:delText>&lt;!</w:delText>
        </w:r>
        <w:r w:rsidDel="00825D82">
          <w:rPr>
            <w:noProof w:val="0"/>
          </w:rPr>
          <w:delText>—</w:delText>
        </w:r>
      </w:del>
      <w:ins w:id="1456" w:author="Bertsch Christian (CR/AEE3)" w:date="2019-09-24T16:38:00Z">
        <w:r w:rsidR="00133CD9">
          <w:rPr>
            <w:noProof w:val="0"/>
          </w:rPr>
          <w:t>&lt;!--</w:t>
        </w:r>
      </w:ins>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621A936E"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del w:id="1457"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58" w:author="Bertsch Christian (CR/AEE3)" w:date="2019-09-24T15:23:00Z">
        <w:r w:rsidRPr="00B91CC7" w:rsidDel="00825D82">
          <w:rPr>
            <w:noProof w:val="0"/>
          </w:rPr>
          <w:delText>&lt;!</w:delText>
        </w:r>
        <w:r w:rsidDel="00825D82">
          <w:rPr>
            <w:noProof w:val="0"/>
          </w:rPr>
          <w:delText>—</w:delText>
        </w:r>
      </w:del>
      <w:ins w:id="1459" w:author="Bertsch Christian (CR/AEE3)" w:date="2019-09-24T16:38:00Z">
        <w:r w:rsidR="00133CD9">
          <w:rPr>
            <w:noProof w:val="0"/>
          </w:rPr>
          <w:t>&lt;!--</w:t>
        </w:r>
      </w:ins>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2702FA8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del w:id="1460"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61" w:author="Bertsch Christian (CR/AEE3)" w:date="2019-09-24T15:23:00Z">
        <w:r w:rsidRPr="00B91CC7" w:rsidDel="00825D82">
          <w:rPr>
            <w:noProof w:val="0"/>
          </w:rPr>
          <w:delText>&lt;!</w:delText>
        </w:r>
        <w:r w:rsidDel="00825D82">
          <w:rPr>
            <w:noProof w:val="0"/>
          </w:rPr>
          <w:delText>—</w:delText>
        </w:r>
      </w:del>
      <w:ins w:id="1462"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36028115"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del w:id="1463"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64" w:author="Bertsch Christian (CR/AEE3)" w:date="2019-09-24T15:23:00Z">
        <w:r w:rsidRPr="00B91CC7" w:rsidDel="00825D82">
          <w:rPr>
            <w:noProof w:val="0"/>
          </w:rPr>
          <w:delText>&lt;!</w:delText>
        </w:r>
        <w:r w:rsidDel="00825D82">
          <w:rPr>
            <w:noProof w:val="0"/>
          </w:rPr>
          <w:delText>—</w:delText>
        </w:r>
      </w:del>
      <w:ins w:id="1465"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4C0BC6A9"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del w:id="1466"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67" w:author="Bertsch Christian (CR/AEE3)" w:date="2019-09-24T15:23:00Z">
        <w:r w:rsidRPr="00B91CC7" w:rsidDel="00825D82">
          <w:rPr>
            <w:noProof w:val="0"/>
          </w:rPr>
          <w:delText>&lt;!</w:delText>
        </w:r>
        <w:r w:rsidDel="00825D82">
          <w:rPr>
            <w:noProof w:val="0"/>
          </w:rPr>
          <w:delText>—</w:delText>
        </w:r>
      </w:del>
      <w:ins w:id="1468" w:author="Bertsch Christian (CR/AEE3)" w:date="2019-09-24T16:38:00Z">
        <w:r w:rsidR="00133CD9">
          <w:rPr>
            <w:noProof w:val="0"/>
          </w:rPr>
          <w:t>&lt;!--</w:t>
        </w:r>
      </w:ins>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414B52C6"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del w:id="1469"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70" w:author="Bertsch Christian (CR/AEE3)" w:date="2019-09-24T15:23:00Z">
        <w:r w:rsidRPr="00B91CC7" w:rsidDel="00825D82">
          <w:rPr>
            <w:noProof w:val="0"/>
          </w:rPr>
          <w:delText>&lt;!</w:delText>
        </w:r>
        <w:r w:rsidDel="00825D82">
          <w:rPr>
            <w:noProof w:val="0"/>
          </w:rPr>
          <w:delText>—</w:delText>
        </w:r>
      </w:del>
      <w:ins w:id="1471" w:author="Bertsch Christian (CR/AEE3)" w:date="2019-09-24T16:38:00Z">
        <w:r w:rsidR="00133CD9">
          <w:rPr>
            <w:noProof w:val="0"/>
          </w:rPr>
          <w:t>&lt;!--</w:t>
        </w:r>
      </w:ins>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563353CF"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del w:id="1472"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73" w:author="Bertsch Christian (CR/AEE3)" w:date="2019-09-24T15:23:00Z">
        <w:r w:rsidRPr="00B91CC7" w:rsidDel="00825D82">
          <w:rPr>
            <w:noProof w:val="0"/>
          </w:rPr>
          <w:delText>&lt;!</w:delText>
        </w:r>
        <w:r w:rsidDel="00825D82">
          <w:rPr>
            <w:noProof w:val="0"/>
          </w:rPr>
          <w:delText>—</w:delText>
        </w:r>
      </w:del>
      <w:ins w:id="1474" w:author="Bertsch Christian (CR/AEE3)" w:date="2019-09-24T16:38:00Z">
        <w:r w:rsidR="00133CD9">
          <w:rPr>
            <w:noProof w:val="0"/>
          </w:rPr>
          <w:t>&lt;!--</w:t>
        </w:r>
      </w:ins>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C4F9A71"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del w:id="1475"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76" w:author="Bertsch Christian (CR/AEE3)" w:date="2019-09-24T15:23:00Z">
        <w:r w:rsidRPr="00B91CC7" w:rsidDel="00825D82">
          <w:rPr>
            <w:noProof w:val="0"/>
          </w:rPr>
          <w:delText>&lt;!</w:delText>
        </w:r>
        <w:r w:rsidDel="00825D82">
          <w:rPr>
            <w:noProof w:val="0"/>
          </w:rPr>
          <w:delText>—</w:delText>
        </w:r>
      </w:del>
      <w:ins w:id="1477" w:author="Bertsch Christian (CR/AEE3)" w:date="2019-09-24T16:38:00Z">
        <w:r w:rsidR="00133CD9">
          <w:rPr>
            <w:noProof w:val="0"/>
          </w:rPr>
          <w:t>&lt;!--</w:t>
        </w:r>
      </w:ins>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B91FBE"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del w:id="1478"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479" w:author="Bertsch Christian (CR/AEE3)" w:date="2019-09-24T15:23:00Z">
        <w:r w:rsidRPr="00B91CC7" w:rsidDel="00825D82">
          <w:rPr>
            <w:noProof w:val="0"/>
          </w:rPr>
          <w:delText>&lt;!</w:delText>
        </w:r>
        <w:r w:rsidDel="00825D82">
          <w:rPr>
            <w:noProof w:val="0"/>
          </w:rPr>
          <w:delText>—</w:delText>
        </w:r>
      </w:del>
      <w:ins w:id="1480" w:author="Bertsch Christian (CR/AEE3)" w:date="2019-09-24T16:38:00Z">
        <w:r w:rsidR="00133CD9">
          <w:rPr>
            <w:noProof w:val="0"/>
          </w:rPr>
          <w:t>&lt;!--</w:t>
        </w:r>
      </w:ins>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1481" w:author="Bertsch Christian (CR/AEE3)" w:date="2019-09-06T11:23:00Z">
        <w:r w:rsidRPr="00F71663">
          <w:rPr>
            <w:rStyle w:val="FormatvorlageArial"/>
            <w:i/>
            <w:szCs w:val="21"/>
          </w:rPr>
          <w:delText>,</w:delText>
        </w:r>
      </w:del>
      <w:ins w:id="1482"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1483" w:author="Bertsch Christian (CR/AEE3)" w:date="2019-09-06T11:23:00Z"/>
          <w:rStyle w:val="FormatvorlageArial"/>
          <w:i/>
          <w:szCs w:val="21"/>
          <w:u w:val="single"/>
        </w:rPr>
      </w:pPr>
      <w:ins w:id="1484"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1485" w:author="Bertsch Christian (CR/AEE3)" w:date="2019-09-06T11:23:00Z"/>
          <w:rStyle w:val="FormatvorlageArial"/>
          <w:i/>
          <w:szCs w:val="21"/>
        </w:rPr>
      </w:pPr>
      <w:ins w:id="1486"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77777777" w:rsidR="00D24124" w:rsidRDefault="003F2ED4" w:rsidP="003F2ED4">
      <w:pPr>
        <w:pStyle w:val="BodyText"/>
        <w:rPr>
          <w:ins w:id="1487" w:author="Bertsch Christian (CR/AEE3)" w:date="2019-09-06T11:23:00Z"/>
        </w:rPr>
      </w:pPr>
      <w:ins w:id="1488"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69F691C7" w:rsidR="00D24124" w:rsidRDefault="00D24124" w:rsidP="003F2ED4">
      <w:pPr>
        <w:pStyle w:val="BodyText"/>
        <w:rPr>
          <w:ins w:id="1489" w:author="Bertsch Christian (CR/AEE3)" w:date="2019-09-06T11:23:00Z"/>
        </w:rPr>
      </w:pPr>
      <w:ins w:id="1490"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w:t>
        </w:r>
      </w:ins>
      <w:ins w:id="1491" w:author="Bertsch Christian (CR/AEE3)" w:date="2019-09-24T16:38:00Z">
        <w:r w:rsidR="00133CD9">
          <w:t>&lt;!--</w:t>
        </w:r>
      </w:ins>
      <w:ins w:id="1492" w:author="Bertsch Christian (CR/AEE3)" w:date="2019-09-06T11:23:00Z">
        <w:r>
          <w:t>index="1" --&gt;</w:t>
        </w:r>
        <w:r>
          <w:br/>
          <w:t>   &lt;</w:t>
        </w:r>
        <w:r w:rsidRPr="00FA3E81">
          <w:rPr>
            <w:color w:val="0070C0"/>
          </w:rPr>
          <w:t xml:space="preserve">ScalarVariable </w:t>
        </w:r>
        <w:r>
          <w:t>name="y"     , ...&gt; … &lt;/ScalarVariable&gt;  </w:t>
        </w:r>
      </w:ins>
      <w:ins w:id="1493" w:author="Bertsch Christian (CR/AEE3)" w:date="2019-09-24T16:38:00Z">
        <w:r w:rsidR="00133CD9">
          <w:t>&lt;!--</w:t>
        </w:r>
      </w:ins>
      <w:ins w:id="1494" w:author="Bertsch Christian (CR/AEE3)" w:date="2019-09-06T11:23:00Z">
        <w:r>
          <w:t>index="2" --&gt;</w:t>
        </w:r>
        <w:r>
          <w:br/>
          <w:t>   &lt;</w:t>
        </w:r>
        <w:r w:rsidRPr="00FA3E81">
          <w:rPr>
            <w:color w:val="0070C0"/>
          </w:rPr>
          <w:t xml:space="preserve">ScalarVariable </w:t>
        </w:r>
        <w:r>
          <w:t>name="x"     , ...&gt; … &lt;/ScalarVariable&gt;  </w:t>
        </w:r>
      </w:ins>
      <w:ins w:id="1495" w:author="Bertsch Christian (CR/AEE3)" w:date="2019-09-24T16:38:00Z">
        <w:r w:rsidR="00133CD9">
          <w:t>&lt;!--</w:t>
        </w:r>
      </w:ins>
      <w:ins w:id="1496" w:author="Bertsch Christian (CR/AEE3)" w:date="2019-09-06T11:23:00Z">
        <w:r>
          <w:t>index="3" --&gt;</w:t>
        </w:r>
        <w:r>
          <w:br/>
          <w:t>   &lt;ScalarVariable name="der(x)", ...&gt; … &lt;/ScalarVariable&gt;  </w:t>
        </w:r>
      </w:ins>
      <w:ins w:id="1497" w:author="Bertsch Christian (CR/AEE3)" w:date="2019-09-24T16:38:00Z">
        <w:r w:rsidR="00133CD9">
          <w:t>&lt;!--</w:t>
        </w:r>
      </w:ins>
      <w:ins w:id="1498" w:author="Bertsch Christian (CR/AEE3)" w:date="2019-09-06T11:23:00Z">
        <w:r>
          <w:t>index="4" --&gt;</w:t>
        </w:r>
        <w:r>
          <w:br/>
          <w:t>&lt;/ModelVariables&gt;</w:t>
        </w:r>
        <w:r w:rsidR="003F2ED4">
          <w:t xml:space="preserve"> </w:t>
        </w:r>
      </w:ins>
    </w:p>
    <w:p w14:paraId="04215CE9" w14:textId="78488B5D" w:rsidR="00D24124" w:rsidRPr="003F2ED4" w:rsidRDefault="00D24124" w:rsidP="003F2ED4">
      <w:pPr>
        <w:pStyle w:val="BodyText"/>
        <w:rPr>
          <w:ins w:id="1499" w:author="Bertsch Christian (CR/AEE3)" w:date="2019-09-06T11:23:00Z"/>
          <w:rStyle w:val="FormatvorlageArial"/>
          <w:i/>
          <w:szCs w:val="21"/>
        </w:rPr>
      </w:pPr>
      <w:ins w:id="1500"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1501" w:author="Bertsch Christian (CR/AEE3)" w:date="2019-09-06T11:23:00Z">
        <w:r w:rsidRPr="009B3F72">
          <w:rPr>
            <w:rStyle w:val="FormatvorlageArial"/>
            <w:i/>
            <w:szCs w:val="21"/>
          </w:rPr>
          <w:delText>,</w:delText>
        </w:r>
      </w:del>
      <w:ins w:id="1502"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1503" w:author="Bertsch Christian (CR/AEE3)" w:date="2019-09-06T11:23:00Z">
        <w:r w:rsidRPr="009B3F72">
          <w:rPr>
            <w:rStyle w:val="FormatvorlageArial"/>
            <w:i/>
            <w:szCs w:val="21"/>
          </w:rPr>
          <w:delText>e.g.</w:delText>
        </w:r>
      </w:del>
      <w:ins w:id="1504"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1505" w:author="Bertsch Christian (CR/AEE3)" w:date="2019-09-06T11:23:00Z">
        <w:r w:rsidRPr="009B3F72">
          <w:rPr>
            <w:rStyle w:val="FormatvorlageArial"/>
            <w:i/>
            <w:szCs w:val="21"/>
          </w:rPr>
          <w:delText>setup</w:delText>
        </w:r>
      </w:del>
      <w:ins w:id="1506"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1507" w:author="Bertsch Christian (CR/AEE3)" w:date="2019-09-06T11:23:00Z">
        <w:r w:rsidRPr="009B3F72">
          <w:rPr>
            <w:rStyle w:val="FormatvorlageArial"/>
            <w:i/>
            <w:szCs w:val="21"/>
          </w:rPr>
          <w:delText>CoSimulation</w:delText>
        </w:r>
      </w:del>
      <w:ins w:id="1508"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1509"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510" w:name="_Ref289269149"/>
      <w:bookmarkStart w:id="1511" w:name="_Toc18661793"/>
      <w:r w:rsidRPr="0098259C">
        <w:t>Variable Naming C</w:t>
      </w:r>
      <w:r w:rsidR="002C5A1B">
        <w:t>onventions (</w:t>
      </w:r>
      <w:r w:rsidRPr="0098259C">
        <w:t>variableNamingConvention)</w:t>
      </w:r>
      <w:bookmarkEnd w:id="1510"/>
      <w:bookmarkEnd w:id="1511"/>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1512" w:author="Bertsch Christian (CR/AEE3)" w:date="2019-09-06T11:23:00Z">
        <w:r w:rsidR="0042432F">
          <w:rPr>
            <w:lang w:eastAsia="sv-SE"/>
          </w:rPr>
          <w:t>,</w:t>
        </w:r>
      </w:ins>
      <w:r w:rsidR="000061EF" w:rsidRPr="0098259C">
        <w:rPr>
          <w:lang w:eastAsia="sv-SE"/>
        </w:rPr>
        <w:t xml:space="preserve"> </w:t>
      </w:r>
      <w:r w:rsidRPr="0098259C">
        <w:rPr>
          <w:lang w:eastAsia="sv-SE"/>
        </w:rPr>
        <w:t>as</w:t>
      </w:r>
      <w:ins w:id="1513"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5"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1514" w:author="Bertsch Christian (CR/AEE3)" w:date="2019-09-06T11:23:00Z" w:name="move18661412"/>
      <w:moveTo w:id="1515"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1514"/>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1516" w:author="Bertsch Christian (CR/AEE3)" w:date="2019-09-06T11:23:00Z" w:name="move18661412"/>
      <w:moveFrom w:id="1517"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1516"/>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1518" w:author="Bertsch Christian (CR/AEE3)" w:date="2019-09-06T11:23:00Z">
        <w:r w:rsidRPr="0098259C">
          <w:rPr>
            <w:lang w:eastAsia="sv-SE"/>
          </w:rPr>
          <w:delText>:</w:delText>
        </w:r>
        <w:r w:rsidR="00E347E3">
          <w:rPr>
            <w:lang w:eastAsia="sv-SE"/>
          </w:rPr>
          <w:delText>.</w:delText>
        </w:r>
      </w:del>
      <w:ins w:id="1519"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1520" w:author="Bertsch Christian (CR/AEE3)" w:date="2019-09-06T11:23:00Z"/>
          <w:i/>
          <w:iCs/>
          <w:lang w:eastAsia="sv-SE"/>
        </w:rPr>
      </w:pPr>
      <w:r w:rsidRPr="00FA3E81">
        <w:rPr>
          <w:strike/>
          <w:lang w:eastAsia="sv-SE"/>
        </w:rPr>
        <w:t xml:space="preserve">The tree of names is mapped to an ordered list of ScalarVariable.name’s in </w:t>
      </w:r>
      <w:hyperlink r:id="rId76" w:history="1">
        <w:r w:rsidRPr="00FA3E81">
          <w:rPr>
            <w:rStyle w:val="Hyperlink"/>
            <w:strike/>
            <w:lang w:eastAsia="sv-SE"/>
          </w:rPr>
          <w:t>depth-first</w:t>
        </w:r>
      </w:hyperlink>
      <w:r w:rsidRPr="00FA3E81">
        <w:rPr>
          <w:strike/>
          <w:lang w:eastAsia="sv-SE"/>
        </w:rPr>
        <w:t xml:space="preserve"> order.</w:t>
      </w:r>
      <w:ins w:id="1521"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1522"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1523"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1524" w:name="_Ref289411546"/>
      <w:bookmarkStart w:id="1525" w:name="_Toc18661794"/>
      <w:r w:rsidRPr="0098259C">
        <w:t xml:space="preserve">FMU </w:t>
      </w:r>
      <w:r w:rsidR="003D0107" w:rsidRPr="0098259C">
        <w:t>Distribution</w:t>
      </w:r>
      <w:bookmarkEnd w:id="1524"/>
      <w:bookmarkEnd w:id="1525"/>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1526" w:author="Bertsch Christian (CR/AEE3)" w:date="2019-09-06T11:23:00Z">
        <w:r w:rsidRPr="0098259C">
          <w:delText>zip</w:delText>
        </w:r>
      </w:del>
      <w:ins w:id="1527"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1528"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1529"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1530" w:author="Bertsch Christian (CR/AEE3)" w:date="2019-09-06T11:23:00Z">
        <w:r w:rsidRPr="0098259C">
          <w:delText>zip</w:delText>
        </w:r>
      </w:del>
      <w:ins w:id="1531"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1532" w:author="Bertsch Christian (CR/AEE3)" w:date="2019-09-06T11:23:00Z">
        <w:r w:rsidR="00BE4F0B">
          <w:t>,</w:t>
        </w:r>
      </w:ins>
      <w:r w:rsidR="00327031" w:rsidRPr="0098259C">
        <w:t xml:space="preserve"> “HybridVehicle.fmu”. The compression method used for the </w:t>
      </w:r>
      <w:del w:id="1533" w:author="Bertsch Christian (CR/AEE3)" w:date="2019-09-06T11:23:00Z">
        <w:r w:rsidRPr="0098259C">
          <w:delText>zip</w:delText>
        </w:r>
      </w:del>
      <w:ins w:id="1534"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1535" w:author="Bertsch Christian (CR/AEE3)" w:date="2019-09-06T11:23:00Z">
        <w:r w:rsidR="000061EF" w:rsidRPr="0098259C">
          <w:rPr>
            <w:i/>
          </w:rPr>
          <w:delText>for example</w:delText>
        </w:r>
      </w:del>
      <w:ins w:id="1536"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18788EF6" w:rsidR="00D24124" w:rsidRPr="0098259C" w:rsidRDefault="00D24124" w:rsidP="00327031">
      <w:pPr>
        <w:pStyle w:val="BodyText"/>
        <w:rPr>
          <w:ins w:id="1537" w:author="Bertsch Christian (CR/AEE3)" w:date="2019-09-06T11:23:00Z"/>
        </w:rPr>
      </w:pPr>
      <w:ins w:id="1538" w:author="Bertsch Christian (CR/AEE3)" w:date="2019-09-06T11:23:00Z">
        <w:r>
          <w:t xml:space="preserve">The </w:t>
        </w:r>
        <w:r w:rsidR="00007CB3">
          <w:t>ZIP</w:t>
        </w:r>
        <w:r>
          <w:t xml:space="preserve"> format specification can be found here https://pkware.cachefly.net/webdocs/casestudies/APPNOTE.TXT</w:t>
        </w:r>
        <w:r>
          <w:br/>
        </w:r>
        <w:r w:rsidRPr="0048016E">
          <w:rPr>
            <w:iCs/>
            <w:rPrChange w:id="1539" w:author="Bertsch Christian (CR/AEE3)" w:date="2019-09-24T14:17:00Z">
              <w:rPr>
                <w:i/>
                <w:iCs/>
              </w:rPr>
            </w:rPrChange>
          </w:rPr>
          <w:t>[</w:t>
        </w:r>
        <w:r w:rsidRPr="00FA3E81">
          <w:rPr>
            <w:i/>
            <w:iCs/>
          </w:rPr>
          <w:t>Note</w:t>
        </w:r>
      </w:ins>
      <w:ins w:id="1540" w:author="Bertsch Christian (CR/AEE3)" w:date="2019-09-24T14:16:00Z">
        <w:r w:rsidR="0048016E">
          <w:rPr>
            <w:i/>
            <w:iCs/>
          </w:rPr>
          <w:t>:</w:t>
        </w:r>
      </w:ins>
      <w:ins w:id="1541" w:author="Bertsch Christian (CR/AEE3)" w:date="2019-09-06T11:23:00Z">
        <w:r w:rsidRPr="00FA3E81">
          <w:rPr>
            <w:i/>
            <w:iCs/>
          </w:rPr>
          <w:t xml:space="preserve"> especially section 4.4.17 states that backslashes "\" are forbidden as path separator only forward slashes "/" are al</w:t>
        </w:r>
        <w:r w:rsidR="0048016E">
          <w:rPr>
            <w:i/>
            <w:iCs/>
          </w:rPr>
          <w:t>lowed</w:t>
        </w:r>
      </w:ins>
      <w:ins w:id="1542" w:author="Bertsch Christian (CR/AEE3)" w:date="2019-09-24T14:17:00Z">
        <w:r w:rsidR="0048016E">
          <w:rPr>
            <w:i/>
            <w:iCs/>
          </w:rPr>
          <w:t>.</w:t>
        </w:r>
      </w:ins>
      <w:ins w:id="1543" w:author="Bertsch Christian (CR/AEE3)" w:date="2019-09-06T11:23:00Z">
        <w:r w:rsidR="0048016E" w:rsidRPr="0048016E">
          <w:rPr>
            <w:iCs/>
            <w:rPrChange w:id="1544" w:author="Bertsch Christian (CR/AEE3)" w:date="2019-09-24T14:17:00Z">
              <w:rPr>
                <w:i/>
                <w:iCs/>
              </w:rPr>
            </w:rPrChange>
          </w:rPr>
          <w:t>]</w:t>
        </w:r>
        <w:r>
          <w:br/>
        </w:r>
        <w:r w:rsidRPr="0048016E">
          <w:rPr>
            <w:iCs/>
            <w:rPrChange w:id="1545" w:author="Bertsch Christian (CR/AEE3)" w:date="2019-09-24T14:17:00Z">
              <w:rPr>
                <w:i/>
                <w:iCs/>
              </w:rPr>
            </w:rPrChange>
          </w:rPr>
          <w:t>[</w:t>
        </w:r>
        <w:r w:rsidRPr="00FA3E81">
          <w:rPr>
            <w:i/>
            <w:iCs/>
          </w:rPr>
          <w:t>Note: non-ASCII directory names are not explicitly forbidden, but might pose a problem on different operating s</w:t>
        </w:r>
        <w:r w:rsidR="0048016E">
          <w:rPr>
            <w:i/>
            <w:iCs/>
          </w:rPr>
          <w:t xml:space="preserve">ystems and are thus </w:t>
        </w:r>
      </w:ins>
      <w:ins w:id="1546" w:author="Bertsch Christian (CR/AEE3)" w:date="2019-09-24T14:17:00Z">
        <w:r w:rsidR="0048016E">
          <w:rPr>
            <w:i/>
            <w:iCs/>
          </w:rPr>
          <w:t>discouraged.</w:t>
        </w:r>
      </w:ins>
      <w:ins w:id="1547" w:author="Bertsch Christian (CR/AEE3)" w:date="2019-09-06T11:23:00Z">
        <w:r w:rsidR="0048016E" w:rsidRPr="0048016E">
          <w:rPr>
            <w:iCs/>
            <w:rPrChange w:id="1548" w:author="Bertsch Christian (CR/AEE3)" w:date="2019-09-24T14:17:00Z">
              <w:rPr>
                <w:i/>
                <w:iCs/>
              </w:rPr>
            </w:rPrChange>
          </w:rPr>
          <w:t>]</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1549" w:author="Bertsch Christian (CR/AEE3)" w:date="2019-09-06T11:23:00Z">
        <w:r w:rsidR="00374F39" w:rsidRPr="0098259C">
          <w:delText>zip</w:delText>
        </w:r>
      </w:del>
      <w:ins w:id="1550" w:author="Bertsch Christian (CR/AEE3)" w:date="2019-09-06T11:23:00Z">
        <w:r w:rsidR="00FA7841">
          <w:t>ZIP</w:t>
        </w:r>
      </w:ins>
      <w:r w:rsidR="00FA7841" w:rsidRPr="0098259C">
        <w:t xml:space="preserve"> </w:t>
      </w:r>
      <w:r w:rsidR="00374F39" w:rsidRPr="0098259C">
        <w:t>file</w:t>
      </w:r>
      <w:r w:rsidRPr="0098259C">
        <w:t xml:space="preserve">. This </w:t>
      </w:r>
      <w:del w:id="1551" w:author="Bertsch Christian (CR/AEE3)" w:date="2019-09-06T11:23:00Z">
        <w:r w:rsidR="00374F39" w:rsidRPr="0098259C">
          <w:delText>zip</w:delText>
        </w:r>
      </w:del>
      <w:ins w:id="1552"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1553" w:author="Bertsch Christian (CR/AEE3)" w:date="2019-09-06T11:23:00Z"/>
          <w:noProof w:val="0"/>
        </w:rPr>
      </w:pPr>
      <w:ins w:id="1554"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1555" w:author="Bertsch Christian (CR/AEE3)" w:date="2019-09-06T11:23:00Z"/>
        </w:rPr>
      </w:pPr>
      <w:ins w:id="1556"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1557" w:author="Bertsch Christian (CR/AEE3)" w:date="2019-09-06T11:23:00Z"/>
        </w:rPr>
      </w:pPr>
      <w:ins w:id="1558"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1559" w:author="Bertsch Christian (CR/AEE3)" w:date="2019-09-06T11:23:00Z"/>
        </w:rPr>
      </w:pPr>
      <w:ins w:id="1560"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7AA0A93E" w:rsidR="00D24124" w:rsidRPr="0098259C" w:rsidRDefault="00C762BF">
      <w:pPr>
        <w:pStyle w:val="CODE1"/>
        <w:rPr>
          <w:ins w:id="1561" w:author="Bertsch Christian (CR/AEE3)" w:date="2019-09-06T11:23:00Z"/>
          <w:noProof w:val="0"/>
        </w:rPr>
      </w:pPr>
      <w:ins w:id="1562" w:author="Bertsch Christian (CR/AEE3)" w:date="2019-09-06T11:23:00Z">
        <w:r>
          <w:t xml:space="preserve">     </w:t>
        </w:r>
        <w:r w:rsidR="00D24124">
          <w:t>it will not be able to find them</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4FC4411E" w:rsidR="00EE29CD" w:rsidRPr="0098259C" w:rsidDel="00624C6E" w:rsidRDefault="00941557" w:rsidP="00941557">
      <w:pPr>
        <w:pStyle w:val="CODE1"/>
        <w:rPr>
          <w:del w:id="1563" w:author="Bertsch Christian (CR/AEE3)" w:date="2019-09-24T14:19: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5CF3F38" w:rsidR="004330D4" w:rsidRPr="0098259C" w:rsidRDefault="00EE29CD" w:rsidP="004330D4">
      <w:pPr>
        <w:pStyle w:val="CODE1"/>
        <w:rPr>
          <w:noProof w:val="0"/>
        </w:rPr>
      </w:pPr>
      <w:del w:id="1564" w:author="Bertsch Christian (CR/AEE3)" w:date="2019-09-24T14:19:00Z">
        <w:r w:rsidRPr="0098259C" w:rsidDel="00624C6E">
          <w:rPr>
            <w:noProof w:val="0"/>
          </w:rPr>
          <w:delText xml:space="preserve">  </w:delText>
        </w:r>
      </w:del>
      <w:r w:rsidRPr="0098259C">
        <w:rPr>
          <w:noProof w:val="0"/>
        </w:rPr>
        <w:t xml:space="preserve"> </w:t>
      </w:r>
      <w:r w:rsidR="004330D4" w:rsidRPr="0098259C">
        <w:rPr>
          <w:noProof w:val="0"/>
        </w:rPr>
        <w:t>&gt;</w:t>
      </w:r>
    </w:p>
    <w:p w14:paraId="67B9A1BE" w14:textId="01A443B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290500">
        <w:t>3.2.3</w:t>
      </w:r>
      <w:r>
        <w:fldChar w:fldCharType="end"/>
      </w:r>
      <w:r>
        <w:t xml:space="preserve"> and </w:t>
      </w:r>
      <w:r>
        <w:fldChar w:fldCharType="begin"/>
      </w:r>
      <w:r>
        <w:instrText xml:space="preserve"> REF _Ref349039747 \r \h </w:instrText>
      </w:r>
      <w:r>
        <w:fldChar w:fldCharType="separate"/>
      </w:r>
      <w:r w:rsidR="00290500">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1565" w:author="Bertsch Christian (CR/AEE3)" w:date="2019-09-06T11:23:00Z">
        <w:r w:rsidR="00950F8C">
          <w:delText>For</w:delText>
        </w:r>
      </w:del>
      <w:ins w:id="1566" w:author="Bertsch Christian (CR/AEE3)" w:date="2019-09-06T11:23:00Z">
        <w:r w:rsidR="0072209E">
          <w:t>f</w:t>
        </w:r>
        <w:r w:rsidR="00950F8C">
          <w:t>or</w:t>
        </w:r>
      </w:ins>
      <w:r w:rsidR="00950F8C">
        <w:t xml:space="preserve"> Windows: </w:t>
      </w:r>
      <w:r w:rsidRPr="0098259C">
        <w:t>“win32”, “win64</w:t>
      </w:r>
      <w:del w:id="1567" w:author="Bertsch Christian (CR/AEE3)" w:date="2019-09-06T11:23:00Z">
        <w:r w:rsidRPr="0098259C">
          <w:delText>”</w:delText>
        </w:r>
        <w:r w:rsidR="00950F8C">
          <w:delText>-</w:delText>
        </w:r>
        <w:r w:rsidRPr="0098259C">
          <w:delText xml:space="preserve"> </w:delText>
        </w:r>
        <w:r w:rsidR="00950F8C">
          <w:delText>For</w:delText>
        </w:r>
      </w:del>
      <w:ins w:id="1568"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1569" w:author="Bertsch Christian (CR/AEE3)" w:date="2019-09-06T11:23:00Z">
        <w:r w:rsidRPr="0098259C">
          <w:delText>”</w:delText>
        </w:r>
        <w:r w:rsidR="00950F8C">
          <w:delText>. For Mac</w:delText>
        </w:r>
      </w:del>
      <w:ins w:id="1570"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1571" w:author="Bertsch Christian (CR/AEE3)" w:date="2019-09-06T11:23:00Z">
        <w:r w:rsidR="00950F8C">
          <w:delText>“,</w:delText>
        </w:r>
      </w:del>
      <w:ins w:id="1572" w:author="Bertsch Christian (CR/AEE3)" w:date="2019-09-06T11:23:00Z">
        <w:r w:rsidR="0072209E">
          <w:t>”</w:t>
        </w:r>
        <w:r w:rsidR="00950F8C">
          <w:t>,</w:t>
        </w:r>
      </w:ins>
      <w:r w:rsidR="00950F8C">
        <w:t xml:space="preserve"> “darwin64</w:t>
      </w:r>
      <w:del w:id="1573" w:author="Bertsch Christian (CR/AEE3)" w:date="2019-09-06T11:23:00Z">
        <w:r w:rsidR="00950F8C">
          <w:delText>”</w:delText>
        </w:r>
      </w:del>
      <w:ins w:id="1574"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1575" w:author="Bertsch Christian (CR/AEE3)" w:date="2019-09-06T11:23:00Z">
        <w:r w:rsidR="00950F8C" w:rsidRPr="00950F8C">
          <w:delText>“</w:delText>
        </w:r>
      </w:del>
      <w:ins w:id="1576"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1577"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1578"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1579" w:author="Bertsch Christian (CR/AEE3)" w:date="2019-09-06T11:23:00Z">
        <w:r w:rsidR="0003188A">
          <w:t>,</w:t>
        </w:r>
      </w:ins>
      <w:r w:rsidRPr="0098259C">
        <w:t xml:space="preserve"> by providing the run-time libraries at appropriate places by the receiver.</w:t>
      </w:r>
    </w:p>
    <w:p w14:paraId="0D946CD4" w14:textId="7EEA4BD5"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290500">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1580"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6752684C"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1581"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325A34" w:rsidRPr="00E428AE">
        <w:rPr>
          <w:rStyle w:val="CODE"/>
        </w:rPr>
        <w:t>#include</w:t>
      </w:r>
      <w:r w:rsidR="00325A34" w:rsidRPr="00325A34">
        <w:t xml:space="preserve"> directive with </w:t>
      </w:r>
      <w:r w:rsidR="00325A34" w:rsidRPr="00E428AE">
        <w:rPr>
          <w:rStyle w:val="CODE"/>
        </w:rPr>
        <w:t>“”</w:t>
      </w:r>
      <w:r w:rsidR="00325A34" w:rsidRPr="00325A34">
        <w:t xml:space="preserve"> </w:t>
      </w:r>
      <w:r w:rsidR="00E428AE">
        <w:t xml:space="preserve">should be used </w:t>
      </w:r>
      <w:r w:rsidR="00E428AE" w:rsidRPr="00325A34">
        <w:t xml:space="preserve">for header-filers distributed in the FMU </w:t>
      </w:r>
      <w:r w:rsidR="00E428AE">
        <w:t xml:space="preserve">instead of using </w:t>
      </w:r>
      <w:r w:rsidR="00325A34" w:rsidRPr="00E428AE">
        <w:rPr>
          <w:rStyle w:val="CODE"/>
        </w:rPr>
        <w:t>&lt;…&gt;</w:t>
      </w:r>
      <w:r w:rsidR="00325A34">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1582" w:author="Bertsch Christian (CR/AEE3)" w:date="2019-09-06T11:23:00Z">
        <w:r w:rsidR="0072209E">
          <w:t xml:space="preserve">on </w:t>
        </w:r>
      </w:ins>
      <w:r w:rsidR="00DA083D" w:rsidRPr="0098259C">
        <w:t>how to build an executable, either via a documentation file and/or</w:t>
      </w:r>
      <w:ins w:id="1583"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7"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228CE334" w:rsidR="00D24124" w:rsidRPr="0098259C" w:rsidRDefault="00D24124" w:rsidP="00FA3E81">
      <w:pPr>
        <w:pStyle w:val="BodyTextIndent"/>
        <w:ind w:firstLine="0"/>
        <w:jc w:val="left"/>
        <w:rPr>
          <w:ins w:id="1584" w:author="Bertsch Christian (CR/AEE3)" w:date="2019-09-06T11:23:00Z"/>
        </w:rPr>
      </w:pPr>
      <w:ins w:id="1585" w:author="Bertsch Christian (CR/AEE3)" w:date="2019-09-06T11:23:00Z">
        <w:r>
          <w:t>The sub-directory `licenses` can be used to bundle all license files.</w:t>
        </w:r>
        <w:r>
          <w:br/>
        </w:r>
        <w:r w:rsidRPr="0040289E">
          <w:rPr>
            <w:iCs/>
            <w:rPrChange w:id="1586" w:author="Bertsch Christian (CR/AEE3)" w:date="2019-09-24T14:21:00Z">
              <w:rPr>
                <w:i/>
                <w:iCs/>
              </w:rPr>
            </w:rPrChange>
          </w:rPr>
          <w:t>[</w:t>
        </w:r>
        <w:r w:rsidRPr="00FA3E81">
          <w:rPr>
            <w:i/>
            <w:iCs/>
          </w:rPr>
          <w:t>It is strongly recommended to include all license and copyright related</w:t>
        </w:r>
      </w:ins>
      <w:ins w:id="1587" w:author="Bertsch Christian (CR/AEE3)" w:date="2019-09-24T14:21:00Z">
        <w:r w:rsidR="0040289E">
          <w:rPr>
            <w:i/>
            <w:iCs/>
          </w:rPr>
          <w:t xml:space="preserve"> </w:t>
        </w:r>
      </w:ins>
      <w:ins w:id="1588" w:author="Bertsch Christian (CR/AEE3)" w:date="2019-09-06T11:23:00Z">
        <w:r w:rsidRPr="00FA3E81">
          <w:rPr>
            <w:i/>
            <w:iCs/>
          </w:rPr>
          <w:t>information in the licenses folder of an FMU (especially but not only</w:t>
        </w:r>
      </w:ins>
      <w:ins w:id="1589" w:author="Bertsch Christian (CR/AEE3)" w:date="2019-09-24T14:21:00Z">
        <w:r w:rsidR="0040289E">
          <w:rPr>
            <w:i/>
            <w:iCs/>
          </w:rPr>
          <w:t xml:space="preserve"> </w:t>
        </w:r>
      </w:ins>
      <w:ins w:id="1590" w:author="Bertsch Christian (CR/AEE3)" w:date="2019-09-06T11:23:00Z">
        <w:r w:rsidRPr="00FA3E81">
          <w:rPr>
            <w:i/>
            <w:iCs/>
          </w:rPr>
          <w:t>for contained open source software) - the license.{html,txt} file can serve</w:t>
        </w:r>
        <w:r w:rsidRPr="00FA3E81">
          <w:rPr>
            <w:i/>
            <w:iCs/>
          </w:rPr>
          <w:br/>
          <w:t>as an entry point for describing the contained licenses. This will help the users</w:t>
        </w:r>
      </w:ins>
      <w:ins w:id="1591" w:author="Bertsch Christian (CR/AEE3)" w:date="2019-09-24T14:21:00Z">
        <w:r w:rsidR="0040289E">
          <w:rPr>
            <w:i/>
            <w:iCs/>
          </w:rPr>
          <w:t xml:space="preserve"> </w:t>
        </w:r>
      </w:ins>
      <w:ins w:id="1592" w:author="Bertsch Christian (CR/AEE3)" w:date="2019-09-06T11:23:00Z">
        <w:r w:rsidRPr="00FA3E81">
          <w:rPr>
            <w:i/>
            <w:iCs/>
          </w:rPr>
          <w:t>to comply with license conditions when passing source or binary code</w:t>
        </w:r>
      </w:ins>
      <w:ins w:id="1593" w:author="Bertsch Christian (CR/AEE3)" w:date="2019-09-24T14:21:00Z">
        <w:r w:rsidR="0040289E">
          <w:rPr>
            <w:i/>
            <w:iCs/>
          </w:rPr>
          <w:t xml:space="preserve"> </w:t>
        </w:r>
      </w:ins>
      <w:ins w:id="1594" w:author="Bertsch Christian (CR/AEE3)" w:date="2019-09-06T11:23:00Z">
        <w:r w:rsidRPr="00FA3E81">
          <w:rPr>
            <w:i/>
            <w:iCs/>
          </w:rPr>
          <w:t>contained in an FMU to other persons or organizations</w:t>
        </w:r>
      </w:ins>
      <w:ins w:id="1595" w:author="Bertsch Christian (CR/AEE3)" w:date="2019-09-24T14:21:00Z">
        <w:r w:rsidR="0040289E">
          <w:rPr>
            <w:i/>
            <w:iCs/>
          </w:rPr>
          <w:t>.</w:t>
        </w:r>
      </w:ins>
      <w:ins w:id="1596" w:author="Bertsch Christian (CR/AEE3)" w:date="2019-09-06T11:23:00Z">
        <w:r w:rsidRPr="0040289E">
          <w:rPr>
            <w:iCs/>
            <w:rPrChange w:id="1597" w:author="Bertsch Christian (CR/AEE3)" w:date="2019-09-24T14:21:00Z">
              <w:rPr>
                <w:i/>
                <w:iCs/>
              </w:rPr>
            </w:rPrChange>
          </w:rPr>
          <w:t>]</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1598" w:author="Bertsch Christian (CR/AEE3)" w:date="2019-09-06T11:23:00Z">
        <w:r w:rsidR="00065F6D">
          <w:t xml:space="preserve">the </w:t>
        </w:r>
      </w:ins>
      <w:r w:rsidRPr="0098259C">
        <w:t>latest during initialization (</w:t>
      </w:r>
      <w:r w:rsidR="00190D2B">
        <w:t>that is</w:t>
      </w:r>
      <w:ins w:id="1599"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1600" w:author="Bertsch Christian (CR/AEE3)" w:date="2019-09-06T11:23:00Z">
        <w:r w:rsidR="00374F39" w:rsidRPr="0098259C">
          <w:delText>zip</w:delText>
        </w:r>
      </w:del>
      <w:ins w:id="1601"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1602" w:author="Bertsch Christian (CR/AEE3)" w:date="2019-09-06T11:23:00Z">
        <w:r w:rsidR="00EA7B3B" w:rsidRPr="0098259C">
          <w:rPr>
            <w:i/>
          </w:rPr>
          <w:delText>,</w:delText>
        </w:r>
      </w:del>
      <w:ins w:id="1603"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1604" w:author="Bertsch Christian (CR/AEE3)" w:date="2019-09-06T11:23:00Z">
        <w:r w:rsidR="003E31D6" w:rsidRPr="0098259C">
          <w:delText>“</w:delText>
        </w:r>
      </w:del>
      <w:ins w:id="1605"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1606" w:author="Bertsch Christian (CR/AEE3)" w:date="2019-09-06T11:23:00Z">
        <w:r w:rsidR="004330D4" w:rsidRPr="0098259C">
          <w:rPr>
            <w:i/>
          </w:rPr>
          <w:delText>,</w:delText>
        </w:r>
      </w:del>
      <w:ins w:id="1607"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1608"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1609" w:author="Bertsch Christian (CR/AEE3)" w:date="2019-09-06T11:23:00Z">
        <w:r w:rsidR="00C90624">
          <w:rPr>
            <w:i/>
          </w:rPr>
          <w:t>-</w:t>
        </w:r>
      </w:ins>
      <w:r w:rsidR="004330D4" w:rsidRPr="0098259C">
        <w:rPr>
          <w:i/>
        </w:rPr>
        <w:t>productive (unsafe</w:t>
      </w:r>
      <w:del w:id="1610" w:author="Bertsch Christian (CR/AEE3)" w:date="2019-09-06T11:23:00Z">
        <w:r w:rsidR="004330D4" w:rsidRPr="0098259C">
          <w:rPr>
            <w:i/>
          </w:rPr>
          <w:delText>),</w:delText>
        </w:r>
      </w:del>
      <w:ins w:id="1611" w:author="Bertsch Christian (CR/AEE3)" w:date="2019-09-06T11:23:00Z">
        <w:r w:rsidR="004330D4" w:rsidRPr="0098259C">
          <w:rPr>
            <w:i/>
          </w:rPr>
          <w:t>)</w:t>
        </w:r>
      </w:ins>
      <w:r w:rsidR="004330D4" w:rsidRPr="0098259C">
        <w:rPr>
          <w:i/>
        </w:rPr>
        <w:t xml:space="preserve"> if this header file </w:t>
      </w:r>
      <w:del w:id="1612" w:author="Bertsch Christian (CR/AEE3)" w:date="2019-09-06T11:23:00Z">
        <w:r w:rsidR="004330D4" w:rsidRPr="0098259C">
          <w:rPr>
            <w:i/>
          </w:rPr>
          <w:delText>would be</w:delText>
        </w:r>
      </w:del>
      <w:ins w:id="1613"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1614" w:author="Bertsch Christian (CR/AEE3)" w:date="2019-09-06T11:23:00Z">
        <w:r w:rsidR="004330D4" w:rsidRPr="0098259C">
          <w:rPr>
            <w:i/>
          </w:rPr>
          <w:delText xml:space="preserve"> Via</w:delText>
        </w:r>
      </w:del>
      <w:ins w:id="1615"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1616"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1617"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1618" w:name="_Toc386180612"/>
      <w:bookmarkStart w:id="1619" w:name="_Toc386210923"/>
      <w:bookmarkStart w:id="1620" w:name="_Toc386211118"/>
      <w:bookmarkStart w:id="1621" w:name="_Toc393385468"/>
      <w:bookmarkStart w:id="1622" w:name="_Toc393453691"/>
      <w:bookmarkStart w:id="1623" w:name="_Toc386180613"/>
      <w:bookmarkStart w:id="1624" w:name="_Toc386210924"/>
      <w:bookmarkStart w:id="1625" w:name="_Toc386211119"/>
      <w:bookmarkStart w:id="1626" w:name="_Toc393385469"/>
      <w:bookmarkStart w:id="1627" w:name="_Toc393453692"/>
      <w:bookmarkStart w:id="1628" w:name="_Ref289417789"/>
      <w:bookmarkStart w:id="1629" w:name="_Ref289418150"/>
      <w:bookmarkStart w:id="1630" w:name="_Ref289418174"/>
      <w:bookmarkStart w:id="1631" w:name="_Toc18661795"/>
      <w:bookmarkEnd w:id="1618"/>
      <w:bookmarkEnd w:id="1619"/>
      <w:bookmarkEnd w:id="1620"/>
      <w:bookmarkEnd w:id="1621"/>
      <w:bookmarkEnd w:id="1622"/>
      <w:bookmarkEnd w:id="1623"/>
      <w:bookmarkEnd w:id="1624"/>
      <w:bookmarkEnd w:id="1625"/>
      <w:bookmarkEnd w:id="1626"/>
      <w:bookmarkEnd w:id="1627"/>
      <w:r w:rsidRPr="0098259C">
        <w:t>FMI for Model Exchange</w:t>
      </w:r>
      <w:bookmarkEnd w:id="756"/>
      <w:bookmarkEnd w:id="757"/>
      <w:bookmarkEnd w:id="758"/>
      <w:bookmarkEnd w:id="759"/>
      <w:bookmarkEnd w:id="1628"/>
      <w:bookmarkEnd w:id="1629"/>
      <w:bookmarkEnd w:id="1630"/>
      <w:bookmarkEnd w:id="1631"/>
    </w:p>
    <w:p w14:paraId="13EF2D72" w14:textId="2D48E1BA" w:rsidR="00233C3F" w:rsidRDefault="00233C3F" w:rsidP="00233C3F">
      <w:pPr>
        <w:pStyle w:val="BodyText"/>
      </w:pPr>
      <w:r w:rsidRPr="0098259C">
        <w:t xml:space="preserve">This chapter contains the interface description to access the equations of a dynamic system from a C program. A schematic view of a model in “FMI for Model Exchange” format is shown in </w:t>
      </w:r>
      <w:r w:rsidR="0097533A">
        <w:fldChar w:fldCharType="begin"/>
      </w:r>
      <w:r w:rsidR="0097533A">
        <w:instrText xml:space="preserve"> REF _Ref401741492 \h </w:instrText>
      </w:r>
      <w:r w:rsidR="0097533A">
        <w:fldChar w:fldCharType="separate"/>
      </w:r>
      <w:ins w:id="1632" w:author="Bertsch Christian (CR/AEE3)" w:date="2019-09-24T22:42:00Z">
        <w:r w:rsidR="00290500" w:rsidRPr="0098259C">
          <w:t xml:space="preserve">Figure </w:t>
        </w:r>
        <w:r w:rsidR="00290500">
          <w:rPr>
            <w:noProof/>
          </w:rPr>
          <w:t>3</w:t>
        </w:r>
      </w:ins>
      <w:ins w:id="1633" w:author="Otter, Martin" w:date="2019-09-06T11:33:00Z">
        <w:del w:id="1634" w:author="Bertsch Christian (CR/AEE3)" w:date="2019-09-23T06:20:00Z">
          <w:r w:rsidR="007C1036" w:rsidRPr="0098259C" w:rsidDel="005C4EE5">
            <w:delText xml:space="preserve">Figure </w:delText>
          </w:r>
          <w:r w:rsidR="007C1036" w:rsidDel="005C4EE5">
            <w:rPr>
              <w:noProof/>
            </w:rPr>
            <w:delText>3</w:delText>
          </w:r>
        </w:del>
      </w:ins>
      <w:del w:id="1635" w:author="Bertsch Christian (CR/AEE3)" w:date="2019-09-23T06:20:00Z">
        <w:r w:rsidR="0097533A" w:rsidRPr="0098259C" w:rsidDel="005C4EE5">
          <w:delText xml:space="preserve">Figure </w:delText>
        </w:r>
        <w:r w:rsidR="0097533A" w:rsidDel="005C4EE5">
          <w:rPr>
            <w:noProof/>
          </w:rPr>
          <w:delText>2</w:delText>
        </w:r>
      </w:del>
      <w:r w:rsidR="0097533A">
        <w:fldChar w:fldCharType="end"/>
      </w:r>
      <w:del w:id="1636" w:author="Bertsch Christian (CR/AEE3)" w:date="2019-09-06T11:23:00Z">
        <w:r w:rsidRPr="0098259C">
          <w:delText>the next figure:</w:delText>
        </w:r>
      </w:del>
      <w:ins w:id="1637" w:author="Bertsch Christian (CR/AEE3)" w:date="2019-09-06T11:23:00Z">
        <w:r w:rsidR="0097533A">
          <w:t>.</w:t>
        </w:r>
      </w:ins>
    </w:p>
    <w:p w14:paraId="4AB9251E" w14:textId="77777777" w:rsidR="00233C3F" w:rsidRPr="0098259C" w:rsidRDefault="00233C3F" w:rsidP="00233C3F">
      <w:pPr>
        <w:pStyle w:val="BodyText"/>
        <w:rPr>
          <w:del w:id="1638" w:author="Bertsch Christian (CR/AEE3)" w:date="2019-09-06T11:23:00Z"/>
        </w:rPr>
      </w:pPr>
      <w:del w:id="1639" w:author="Bertsch Christian (CR/AEE3)" w:date="2019-09-06T11:23:00Z">
        <w:r>
          <w:rPr>
            <w:noProof/>
            <w:lang w:eastAsia="en-US"/>
          </w:rPr>
          <mc:AlternateContent>
            <mc:Choice Requires="wpc">
              <w:drawing>
                <wp:inline distT="0" distB="0" distL="0" distR="0" wp14:anchorId="3BD1DD38" wp14:editId="2001002E">
                  <wp:extent cx="6134100" cy="4312724"/>
                  <wp:effectExtent l="0" t="0" r="0" b="0"/>
                  <wp:docPr id="126" name="Zeichenbereich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3C9C92CA" w14:textId="77777777" w:rsidR="00D82CDD" w:rsidRDefault="00D82CDD"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46"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47"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52"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950E5"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0"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FF975"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105"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507E4" w14:textId="77777777" w:rsidR="00D82CDD" w:rsidRDefault="00D82CDD"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106"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BEEAD" w14:textId="77777777" w:rsidR="00D82CDD" w:rsidRPr="00AF0F21" w:rsidRDefault="00D82CD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10"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Text Box 41"/>
                          <wps:cNvSpPr txBox="1">
                            <a:spLocks noChangeArrowheads="1"/>
                          </wps:cNvSpPr>
                          <wps:spPr bwMode="auto">
                            <a:xfrm>
                              <a:off x="2289362" y="2533782"/>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4349D" w14:textId="77777777" w:rsidR="00D82CDD" w:rsidRDefault="00D82CDD"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8"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73B51" w14:textId="77777777" w:rsidR="00D82CDD" w:rsidRPr="00AF0F21" w:rsidRDefault="00D82CD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20"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D82CDD" w14:paraId="7FA89877" w14:textId="77777777" w:rsidTr="00233C3F">
                                  <w:tc>
                                    <w:tcPr>
                                      <w:tcW w:w="476" w:type="dxa"/>
                                      <w:gridSpan w:val="2"/>
                                    </w:tcPr>
                                    <w:p w14:paraId="7C763D48" w14:textId="77777777" w:rsidR="00D82CDD" w:rsidRPr="00BD4780" w:rsidRDefault="00D82CDD">
                                      <w:pPr>
                                        <w:rPr>
                                          <w:i/>
                                        </w:rPr>
                                      </w:pPr>
                                      <w:r w:rsidRPr="00BD4780">
                                        <w:rPr>
                                          <w:i/>
                                        </w:rPr>
                                        <w:t>t</w:t>
                                      </w:r>
                                    </w:p>
                                  </w:tc>
                                  <w:tc>
                                    <w:tcPr>
                                      <w:tcW w:w="4889" w:type="dxa"/>
                                    </w:tcPr>
                                    <w:p w14:paraId="5F19E665" w14:textId="77777777" w:rsidR="00D82CDD" w:rsidRDefault="00D82CDD">
                                      <w:r>
                                        <w:t>time</w:t>
                                      </w:r>
                                    </w:p>
                                  </w:tc>
                                </w:tr>
                                <w:tr w:rsidR="00D82CDD" w14:paraId="743C75F8" w14:textId="77777777" w:rsidTr="00233C3F">
                                  <w:tc>
                                    <w:tcPr>
                                      <w:tcW w:w="476" w:type="dxa"/>
                                      <w:gridSpan w:val="2"/>
                                    </w:tcPr>
                                    <w:p w14:paraId="01EDFD07" w14:textId="77777777" w:rsidR="00D82CDD" w:rsidRPr="00BD4780" w:rsidRDefault="00D82CDD">
                                      <w:pPr>
                                        <w:rPr>
                                          <w:b/>
                                        </w:rPr>
                                      </w:pPr>
                                      <w:r>
                                        <w:rPr>
                                          <w:b/>
                                        </w:rPr>
                                        <w:t>v</w:t>
                                      </w:r>
                                      <w:r w:rsidRPr="006F760E">
                                        <w:rPr>
                                          <w:vertAlign w:val="subscript"/>
                                        </w:rPr>
                                        <w:t>start</w:t>
                                      </w:r>
                                    </w:p>
                                  </w:tc>
                                  <w:tc>
                                    <w:tcPr>
                                      <w:tcW w:w="4889" w:type="dxa"/>
                                    </w:tcPr>
                                    <w:p w14:paraId="2210A952" w14:textId="77777777" w:rsidR="00D82CDD" w:rsidRDefault="00D82CDD" w:rsidP="00233C3F">
                                      <w:r>
                                        <w:t>variables with initial = “exact” (parameters, …)</w:t>
                                      </w:r>
                                    </w:p>
                                  </w:tc>
                                </w:tr>
                                <w:tr w:rsidR="00D82CDD" w14:paraId="1803A8B1" w14:textId="77777777" w:rsidTr="00233C3F">
                                  <w:tc>
                                    <w:tcPr>
                                      <w:tcW w:w="476" w:type="dxa"/>
                                      <w:gridSpan w:val="2"/>
                                    </w:tcPr>
                                    <w:p w14:paraId="4E86B15D" w14:textId="77777777" w:rsidR="00D82CDD" w:rsidRPr="00BD4780" w:rsidRDefault="00D82CDD">
                                      <w:pPr>
                                        <w:rPr>
                                          <w:b/>
                                        </w:rPr>
                                      </w:pPr>
                                      <w:r w:rsidRPr="00BD4780">
                                        <w:rPr>
                                          <w:b/>
                                        </w:rPr>
                                        <w:t>u</w:t>
                                      </w:r>
                                      <w:r w:rsidRPr="00386DDF">
                                        <w:t>(t)</w:t>
                                      </w:r>
                                    </w:p>
                                  </w:tc>
                                  <w:tc>
                                    <w:tcPr>
                                      <w:tcW w:w="4889" w:type="dxa"/>
                                    </w:tcPr>
                                    <w:p w14:paraId="204F29CF" w14:textId="77777777" w:rsidR="00D82CDD" w:rsidRDefault="00D82CDD" w:rsidP="00233C3F">
                                      <w:r>
                                        <w:t>inputs (continuous-time and/or discrete-time)</w:t>
                                      </w:r>
                                    </w:p>
                                  </w:tc>
                                </w:tr>
                                <w:tr w:rsidR="00D82CDD" w14:paraId="17D785CA" w14:textId="77777777" w:rsidTr="00233C3F">
                                  <w:tc>
                                    <w:tcPr>
                                      <w:tcW w:w="476" w:type="dxa"/>
                                      <w:gridSpan w:val="2"/>
                                    </w:tcPr>
                                    <w:p w14:paraId="5F6B5482" w14:textId="77777777" w:rsidR="00D82CDD" w:rsidRPr="00BD4780" w:rsidRDefault="00D82CDD">
                                      <w:pPr>
                                        <w:rPr>
                                          <w:b/>
                                        </w:rPr>
                                      </w:pPr>
                                      <w:r w:rsidRPr="00BD4780">
                                        <w:rPr>
                                          <w:b/>
                                        </w:rPr>
                                        <w:t>y</w:t>
                                      </w:r>
                                      <w:r w:rsidRPr="00386DDF">
                                        <w:t>(t)</w:t>
                                      </w:r>
                                    </w:p>
                                  </w:tc>
                                  <w:tc>
                                    <w:tcPr>
                                      <w:tcW w:w="4889" w:type="dxa"/>
                                    </w:tcPr>
                                    <w:p w14:paraId="3395E0A2" w14:textId="77777777" w:rsidR="00D82CDD" w:rsidRDefault="00D82CDD" w:rsidP="00233C3F">
                                      <w:r>
                                        <w:t>outputs (continuous-time and/or discrete-time)</w:t>
                                      </w:r>
                                    </w:p>
                                  </w:tc>
                                </w:tr>
                                <w:tr w:rsidR="00D82CDD" w14:paraId="681554D8" w14:textId="77777777" w:rsidTr="00233C3F">
                                  <w:tc>
                                    <w:tcPr>
                                      <w:tcW w:w="476" w:type="dxa"/>
                                      <w:gridSpan w:val="2"/>
                                    </w:tcPr>
                                    <w:p w14:paraId="42344F2E" w14:textId="77777777" w:rsidR="00D82CDD" w:rsidRPr="00BD4780" w:rsidRDefault="00D82CDD" w:rsidP="00233C3F">
                                      <w:pPr>
                                        <w:rPr>
                                          <w:b/>
                                        </w:rPr>
                                      </w:pPr>
                                      <w:r>
                                        <w:rPr>
                                          <w:b/>
                                        </w:rPr>
                                        <w:t>w</w:t>
                                      </w:r>
                                      <w:r w:rsidRPr="00386DDF">
                                        <w:t>(t)</w:t>
                                      </w:r>
                                    </w:p>
                                  </w:tc>
                                  <w:tc>
                                    <w:tcPr>
                                      <w:tcW w:w="4889" w:type="dxa"/>
                                    </w:tcPr>
                                    <w:p w14:paraId="6BCE6569" w14:textId="77777777" w:rsidR="00D82CDD" w:rsidRDefault="00D82CDD" w:rsidP="00233C3F">
                                      <w:r>
                                        <w:t>local variables (continuous-time and/or discrete-time)</w:t>
                                      </w:r>
                                    </w:p>
                                  </w:tc>
                                </w:tr>
                                <w:tr w:rsidR="00D82CDD" w14:paraId="31E67409" w14:textId="77777777" w:rsidTr="00233C3F">
                                  <w:trPr>
                                    <w:trHeight w:val="80"/>
                                  </w:trPr>
                                  <w:tc>
                                    <w:tcPr>
                                      <w:tcW w:w="476" w:type="dxa"/>
                                      <w:gridSpan w:val="2"/>
                                    </w:tcPr>
                                    <w:p w14:paraId="1564CB4C" w14:textId="77777777" w:rsidR="00D82CDD" w:rsidRPr="00BD4780" w:rsidRDefault="00D82CDD">
                                      <w:pPr>
                                        <w:rPr>
                                          <w:b/>
                                        </w:rPr>
                                      </w:pPr>
                                      <w:r w:rsidRPr="00BD4780">
                                        <w:rPr>
                                          <w:b/>
                                        </w:rPr>
                                        <w:t>z</w:t>
                                      </w:r>
                                      <w:r w:rsidRPr="00386DDF">
                                        <w:t>(t)</w:t>
                                      </w:r>
                                    </w:p>
                                  </w:tc>
                                  <w:tc>
                                    <w:tcPr>
                                      <w:tcW w:w="4889" w:type="dxa"/>
                                    </w:tcPr>
                                    <w:p w14:paraId="56D7DA81" w14:textId="77777777" w:rsidR="00D82CDD" w:rsidRDefault="00D82CDD">
                                      <w:r>
                                        <w:t>event indicators (continuous-time)</w:t>
                                      </w:r>
                                    </w:p>
                                  </w:tc>
                                </w:tr>
                                <w:tr w:rsidR="00D82CDD" w14:paraId="665E15FE" w14:textId="77777777" w:rsidTr="00233C3F">
                                  <w:trPr>
                                    <w:trHeight w:val="283"/>
                                  </w:trPr>
                                  <w:tc>
                                    <w:tcPr>
                                      <w:tcW w:w="5365" w:type="dxa"/>
                                      <w:gridSpan w:val="3"/>
                                    </w:tcPr>
                                    <w:p w14:paraId="70FE49B2" w14:textId="77777777" w:rsidR="00D82CDD" w:rsidRDefault="00D82CDD" w:rsidP="00233C3F">
                                      <w:pPr>
                                        <w:spacing w:before="60"/>
                                      </w:pPr>
                                      <w:r>
                                        <w:t xml:space="preserve">Elements of local variables </w:t>
                                      </w:r>
                                      <w:r w:rsidRPr="00670B2F">
                                        <w:rPr>
                                          <w:b/>
                                        </w:rPr>
                                        <w:t>w</w:t>
                                      </w:r>
                                      <w:r>
                                        <w:t xml:space="preserve"> and/or outputs </w:t>
                                      </w:r>
                                      <w:r w:rsidRPr="00670B2F">
                                        <w:rPr>
                                          <w:b/>
                                        </w:rPr>
                                        <w:t>y</w:t>
                                      </w:r>
                                      <w:r>
                                        <w:t>:</w:t>
                                      </w:r>
                                    </w:p>
                                  </w:tc>
                                </w:tr>
                                <w:tr w:rsidR="00D82CDD" w14:paraId="12558367" w14:textId="77777777" w:rsidTr="00233C3F">
                                  <w:trPr>
                                    <w:trHeight w:val="80"/>
                                  </w:trPr>
                                  <w:tc>
                                    <w:tcPr>
                                      <w:tcW w:w="462" w:type="dxa"/>
                                    </w:tcPr>
                                    <w:p w14:paraId="427E9381" w14:textId="77777777" w:rsidR="00D82CDD" w:rsidRPr="00AF0F21" w:rsidRDefault="00D82CDD"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D82CDD" w:rsidRDefault="00D82CDD" w:rsidP="00233C3F">
                                      <w:r>
                                        <w:t>continuous-time states (continuous between events)</w:t>
                                      </w:r>
                                    </w:p>
                                  </w:tc>
                                </w:tr>
                                <w:tr w:rsidR="00D82CDD" w14:paraId="721F5072" w14:textId="77777777" w:rsidTr="00233C3F">
                                  <w:trPr>
                                    <w:trHeight w:val="80"/>
                                  </w:trPr>
                                  <w:tc>
                                    <w:tcPr>
                                      <w:tcW w:w="462" w:type="dxa"/>
                                    </w:tcPr>
                                    <w:p w14:paraId="759EB1E0" w14:textId="77777777" w:rsidR="00D82CDD" w:rsidRPr="00AF0F21" w:rsidRDefault="00D82CDD" w:rsidP="00233C3F">
                                      <w:pPr>
                                        <w:rPr>
                                          <w:b/>
                                          <w:vertAlign w:val="subscript"/>
                                        </w:rPr>
                                      </w:pPr>
                                    </w:p>
                                  </w:tc>
                                  <w:tc>
                                    <w:tcPr>
                                      <w:tcW w:w="4903" w:type="dxa"/>
                                      <w:gridSpan w:val="2"/>
                                    </w:tcPr>
                                    <w:p w14:paraId="641AC5B3" w14:textId="77777777" w:rsidR="00D82CDD" w:rsidRDefault="00D82CDD" w:rsidP="00233C3F"/>
                                  </w:tc>
                                </w:tr>
                              </w:tbl>
                              <w:p w14:paraId="365E1F40" w14:textId="77777777" w:rsidR="00D82CDD" w:rsidRDefault="00D82CDD" w:rsidP="00233C3F"/>
                            </w:txbxContent>
                          </wps:txbx>
                          <wps:bodyPr rot="0" vert="horz" wrap="square" lIns="91440" tIns="45720" rIns="91440" bIns="45720" anchor="t" anchorCtr="0" upright="1">
                            <a:noAutofit/>
                          </wps:bodyPr>
                        </wps:wsp>
                        <wps:wsp>
                          <wps:cNvPr id="121"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6933A" w14:textId="77777777" w:rsidR="00D82CDD" w:rsidRDefault="00D82CDD"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123"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C1454" w14:textId="77777777" w:rsidR="00D82CDD" w:rsidRPr="00AF0F21" w:rsidRDefault="00D82CD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24" name="Text Box 74"/>
                          <wps:cNvSpPr txBox="1">
                            <a:spLocks noChangeArrowheads="1"/>
                          </wps:cNvSpPr>
                          <wps:spPr bwMode="auto">
                            <a:xfrm>
                              <a:off x="3961130" y="2806317"/>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C7478D" w14:textId="77777777" w:rsidR="00D82CDD" w:rsidRPr="00AF0F21" w:rsidRDefault="00D82CD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125"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36FFA" w14:textId="08977DA3" w:rsidR="00D82CDD" w:rsidRPr="00B43454" w:rsidRDefault="00D82CDD"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3BD1DD38" id="Zeichenbereich 126"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" strokecolor="green" strokeweight="1.5pt">
                    <v:fill color2="#ff9" rotate="t" angle="45" focus="100%" type="gradient"/>
                    <v:shadow opacity=".5" offset="3pt,3pt"/>
                    <v:textbox style="mso-fit-shape-to-text:t">
                      <w:txbxContent>
                        <w:p w14:paraId="3C9C92CA" w14:textId="77777777" w:rsidR="00D82CDD" w:rsidRDefault="00D82CDD"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" filled="f" fillcolor="#bbe0e3" stroked="f">
                    <v:textbox style="mso-fit-shape-to-text:t">
                      <w:txbxContent>
                        <w:p w14:paraId="7BB950E5"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" filled="f" fillcolor="#bbe0e3" stroked="f">
                    <v:textbox style="mso-fit-shape-to-text:t">
                      <w:txbxContent>
                        <w:p w14:paraId="252FF975"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" filled="f" fillcolor="#bbe0e3" stroked="f">
                    <v:textbox style="mso-fit-shape-to-text:t">
                      <w:txbxContent>
                        <w:p w14:paraId="5B3507E4" w14:textId="77777777" w:rsidR="00D82CDD" w:rsidRDefault="00D82CDD"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" filled="f" fillcolor="#bbe0e3" stroked="f">
                    <v:textbox style="mso-fit-shape-to-text:t" inset="0,0,0,0">
                      <w:txbxContent>
                        <w:p w14:paraId="738BEEAD" w14:textId="77777777" w:rsidR="00D82CDD" w:rsidRPr="00AF0F21" w:rsidRDefault="00D82CD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" strokecolor="red" strokeweight="2.25pt">
                    <v:stroke endarrow="block" endarrowlength="long"/>
                  </v:line>
                  <v:shape id="Text Box 41" o:spid="_x0000_s1042" type="#_x0000_t202" style="position:absolute;left:22893;top:25337;width:654;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" filled="f" fillcolor="#bbe0e3" stroked="f">
                    <v:textbox style="mso-fit-shape-to-text:t" inset="0,0,2pt,0">
                      <w:txbxContent>
                        <w:p w14:paraId="56C4349D" w14:textId="77777777" w:rsidR="00D82CDD" w:rsidRDefault="00D82CDD"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" filled="f" fillcolor="#bbe0e3" stroked="f">
                    <v:textbox style="mso-fit-shape-to-text:t">
                      <w:txbxContent>
                        <w:p w14:paraId="23B73B51" w14:textId="77777777" w:rsidR="00D82CDD" w:rsidRPr="00AF0F21" w:rsidRDefault="00D82CD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D82CDD" w14:paraId="7FA89877" w14:textId="77777777" w:rsidTr="00233C3F">
                            <w:tc>
                              <w:tcPr>
                                <w:tcW w:w="476" w:type="dxa"/>
                                <w:gridSpan w:val="2"/>
                              </w:tcPr>
                              <w:p w14:paraId="7C763D48" w14:textId="77777777" w:rsidR="00D82CDD" w:rsidRPr="00BD4780" w:rsidRDefault="00D82CDD">
                                <w:pPr>
                                  <w:rPr>
                                    <w:i/>
                                  </w:rPr>
                                </w:pPr>
                                <w:r w:rsidRPr="00BD4780">
                                  <w:rPr>
                                    <w:i/>
                                  </w:rPr>
                                  <w:t>t</w:t>
                                </w:r>
                              </w:p>
                            </w:tc>
                            <w:tc>
                              <w:tcPr>
                                <w:tcW w:w="4889" w:type="dxa"/>
                              </w:tcPr>
                              <w:p w14:paraId="5F19E665" w14:textId="77777777" w:rsidR="00D82CDD" w:rsidRDefault="00D82CDD">
                                <w:r>
                                  <w:t>time</w:t>
                                </w:r>
                              </w:p>
                            </w:tc>
                          </w:tr>
                          <w:tr w:rsidR="00D82CDD" w14:paraId="743C75F8" w14:textId="77777777" w:rsidTr="00233C3F">
                            <w:tc>
                              <w:tcPr>
                                <w:tcW w:w="476" w:type="dxa"/>
                                <w:gridSpan w:val="2"/>
                              </w:tcPr>
                              <w:p w14:paraId="01EDFD07" w14:textId="77777777" w:rsidR="00D82CDD" w:rsidRPr="00BD4780" w:rsidRDefault="00D82CDD">
                                <w:pPr>
                                  <w:rPr>
                                    <w:b/>
                                  </w:rPr>
                                </w:pPr>
                                <w:r>
                                  <w:rPr>
                                    <w:b/>
                                  </w:rPr>
                                  <w:t>v</w:t>
                                </w:r>
                                <w:r w:rsidRPr="006F760E">
                                  <w:rPr>
                                    <w:vertAlign w:val="subscript"/>
                                  </w:rPr>
                                  <w:t>start</w:t>
                                </w:r>
                              </w:p>
                            </w:tc>
                            <w:tc>
                              <w:tcPr>
                                <w:tcW w:w="4889" w:type="dxa"/>
                              </w:tcPr>
                              <w:p w14:paraId="2210A952" w14:textId="77777777" w:rsidR="00D82CDD" w:rsidRDefault="00D82CDD" w:rsidP="00233C3F">
                                <w:r>
                                  <w:t>variables with initial = “exact” (parameters, …)</w:t>
                                </w:r>
                              </w:p>
                            </w:tc>
                          </w:tr>
                          <w:tr w:rsidR="00D82CDD" w14:paraId="1803A8B1" w14:textId="77777777" w:rsidTr="00233C3F">
                            <w:tc>
                              <w:tcPr>
                                <w:tcW w:w="476" w:type="dxa"/>
                                <w:gridSpan w:val="2"/>
                              </w:tcPr>
                              <w:p w14:paraId="4E86B15D" w14:textId="77777777" w:rsidR="00D82CDD" w:rsidRPr="00BD4780" w:rsidRDefault="00D82CDD">
                                <w:pPr>
                                  <w:rPr>
                                    <w:b/>
                                  </w:rPr>
                                </w:pPr>
                                <w:r w:rsidRPr="00BD4780">
                                  <w:rPr>
                                    <w:b/>
                                  </w:rPr>
                                  <w:t>u</w:t>
                                </w:r>
                                <w:r w:rsidRPr="00386DDF">
                                  <w:t>(t)</w:t>
                                </w:r>
                              </w:p>
                            </w:tc>
                            <w:tc>
                              <w:tcPr>
                                <w:tcW w:w="4889" w:type="dxa"/>
                              </w:tcPr>
                              <w:p w14:paraId="204F29CF" w14:textId="77777777" w:rsidR="00D82CDD" w:rsidRDefault="00D82CDD" w:rsidP="00233C3F">
                                <w:r>
                                  <w:t>inputs (continuous-time and/or discrete-time)</w:t>
                                </w:r>
                              </w:p>
                            </w:tc>
                          </w:tr>
                          <w:tr w:rsidR="00D82CDD" w14:paraId="17D785CA" w14:textId="77777777" w:rsidTr="00233C3F">
                            <w:tc>
                              <w:tcPr>
                                <w:tcW w:w="476" w:type="dxa"/>
                                <w:gridSpan w:val="2"/>
                              </w:tcPr>
                              <w:p w14:paraId="5F6B5482" w14:textId="77777777" w:rsidR="00D82CDD" w:rsidRPr="00BD4780" w:rsidRDefault="00D82CDD">
                                <w:pPr>
                                  <w:rPr>
                                    <w:b/>
                                  </w:rPr>
                                </w:pPr>
                                <w:r w:rsidRPr="00BD4780">
                                  <w:rPr>
                                    <w:b/>
                                  </w:rPr>
                                  <w:t>y</w:t>
                                </w:r>
                                <w:r w:rsidRPr="00386DDF">
                                  <w:t>(t)</w:t>
                                </w:r>
                              </w:p>
                            </w:tc>
                            <w:tc>
                              <w:tcPr>
                                <w:tcW w:w="4889" w:type="dxa"/>
                              </w:tcPr>
                              <w:p w14:paraId="3395E0A2" w14:textId="77777777" w:rsidR="00D82CDD" w:rsidRDefault="00D82CDD" w:rsidP="00233C3F">
                                <w:r>
                                  <w:t>outputs (continuous-time and/or discrete-time)</w:t>
                                </w:r>
                              </w:p>
                            </w:tc>
                          </w:tr>
                          <w:tr w:rsidR="00D82CDD" w14:paraId="681554D8" w14:textId="77777777" w:rsidTr="00233C3F">
                            <w:tc>
                              <w:tcPr>
                                <w:tcW w:w="476" w:type="dxa"/>
                                <w:gridSpan w:val="2"/>
                              </w:tcPr>
                              <w:p w14:paraId="42344F2E" w14:textId="77777777" w:rsidR="00D82CDD" w:rsidRPr="00BD4780" w:rsidRDefault="00D82CDD" w:rsidP="00233C3F">
                                <w:pPr>
                                  <w:rPr>
                                    <w:b/>
                                  </w:rPr>
                                </w:pPr>
                                <w:r>
                                  <w:rPr>
                                    <w:b/>
                                  </w:rPr>
                                  <w:t>w</w:t>
                                </w:r>
                                <w:r w:rsidRPr="00386DDF">
                                  <w:t>(t)</w:t>
                                </w:r>
                              </w:p>
                            </w:tc>
                            <w:tc>
                              <w:tcPr>
                                <w:tcW w:w="4889" w:type="dxa"/>
                              </w:tcPr>
                              <w:p w14:paraId="6BCE6569" w14:textId="77777777" w:rsidR="00D82CDD" w:rsidRDefault="00D82CDD" w:rsidP="00233C3F">
                                <w:r>
                                  <w:t>local variables (continuous-time and/or discrete-time)</w:t>
                                </w:r>
                              </w:p>
                            </w:tc>
                          </w:tr>
                          <w:tr w:rsidR="00D82CDD" w14:paraId="31E67409" w14:textId="77777777" w:rsidTr="00233C3F">
                            <w:trPr>
                              <w:trHeight w:val="80"/>
                            </w:trPr>
                            <w:tc>
                              <w:tcPr>
                                <w:tcW w:w="476" w:type="dxa"/>
                                <w:gridSpan w:val="2"/>
                              </w:tcPr>
                              <w:p w14:paraId="1564CB4C" w14:textId="77777777" w:rsidR="00D82CDD" w:rsidRPr="00BD4780" w:rsidRDefault="00D82CDD">
                                <w:pPr>
                                  <w:rPr>
                                    <w:b/>
                                  </w:rPr>
                                </w:pPr>
                                <w:r w:rsidRPr="00BD4780">
                                  <w:rPr>
                                    <w:b/>
                                  </w:rPr>
                                  <w:t>z</w:t>
                                </w:r>
                                <w:r w:rsidRPr="00386DDF">
                                  <w:t>(t)</w:t>
                                </w:r>
                              </w:p>
                            </w:tc>
                            <w:tc>
                              <w:tcPr>
                                <w:tcW w:w="4889" w:type="dxa"/>
                              </w:tcPr>
                              <w:p w14:paraId="56D7DA81" w14:textId="77777777" w:rsidR="00D82CDD" w:rsidRDefault="00D82CDD">
                                <w:r>
                                  <w:t>event indicators (continuous-time)</w:t>
                                </w:r>
                              </w:p>
                            </w:tc>
                          </w:tr>
                          <w:tr w:rsidR="00D82CDD" w14:paraId="665E15FE" w14:textId="77777777" w:rsidTr="00233C3F">
                            <w:trPr>
                              <w:trHeight w:val="283"/>
                            </w:trPr>
                            <w:tc>
                              <w:tcPr>
                                <w:tcW w:w="5365" w:type="dxa"/>
                                <w:gridSpan w:val="3"/>
                              </w:tcPr>
                              <w:p w14:paraId="70FE49B2" w14:textId="77777777" w:rsidR="00D82CDD" w:rsidRDefault="00D82CDD" w:rsidP="00233C3F">
                                <w:pPr>
                                  <w:spacing w:before="60"/>
                                </w:pPr>
                                <w:r>
                                  <w:t xml:space="preserve">Elements of local variables </w:t>
                                </w:r>
                                <w:r w:rsidRPr="00670B2F">
                                  <w:rPr>
                                    <w:b/>
                                  </w:rPr>
                                  <w:t>w</w:t>
                                </w:r>
                                <w:r>
                                  <w:t xml:space="preserve"> and/or outputs </w:t>
                                </w:r>
                                <w:r w:rsidRPr="00670B2F">
                                  <w:rPr>
                                    <w:b/>
                                  </w:rPr>
                                  <w:t>y</w:t>
                                </w:r>
                                <w:r>
                                  <w:t>:</w:t>
                                </w:r>
                              </w:p>
                            </w:tc>
                          </w:tr>
                          <w:tr w:rsidR="00D82CDD" w14:paraId="12558367" w14:textId="77777777" w:rsidTr="00233C3F">
                            <w:trPr>
                              <w:trHeight w:val="80"/>
                            </w:trPr>
                            <w:tc>
                              <w:tcPr>
                                <w:tcW w:w="462" w:type="dxa"/>
                              </w:tcPr>
                              <w:p w14:paraId="427E9381" w14:textId="77777777" w:rsidR="00D82CDD" w:rsidRPr="00AF0F21" w:rsidRDefault="00D82CDD"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D82CDD" w:rsidRDefault="00D82CDD" w:rsidP="00233C3F">
                                <w:r>
                                  <w:t>continuous-time states (continuous between events)</w:t>
                                </w:r>
                              </w:p>
                            </w:tc>
                          </w:tr>
                          <w:tr w:rsidR="00D82CDD" w14:paraId="721F5072" w14:textId="77777777" w:rsidTr="00233C3F">
                            <w:trPr>
                              <w:trHeight w:val="80"/>
                            </w:trPr>
                            <w:tc>
                              <w:tcPr>
                                <w:tcW w:w="462" w:type="dxa"/>
                              </w:tcPr>
                              <w:p w14:paraId="759EB1E0" w14:textId="77777777" w:rsidR="00D82CDD" w:rsidRPr="00AF0F21" w:rsidRDefault="00D82CDD" w:rsidP="00233C3F">
                                <w:pPr>
                                  <w:rPr>
                                    <w:b/>
                                    <w:vertAlign w:val="subscript"/>
                                  </w:rPr>
                                </w:pPr>
                              </w:p>
                            </w:tc>
                            <w:tc>
                              <w:tcPr>
                                <w:tcW w:w="4903" w:type="dxa"/>
                                <w:gridSpan w:val="2"/>
                              </w:tcPr>
                              <w:p w14:paraId="641AC5B3" w14:textId="77777777" w:rsidR="00D82CDD" w:rsidRDefault="00D82CDD" w:rsidP="00233C3F"/>
                            </w:tc>
                          </w:tr>
                        </w:tbl>
                        <w:p w14:paraId="365E1F40" w14:textId="77777777" w:rsidR="00D82CDD" w:rsidRDefault="00D82CDD" w:rsidP="00233C3F"/>
                      </w:txbxContent>
                    </v:textbox>
                  </v:shape>
                  <v:shape id="Text Box 47" o:spid="_x0000_s1046"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" filled="f" fillcolor="#bbe0e3" stroked="f">
                    <v:textbox style="mso-fit-shape-to-text:t">
                      <w:txbxContent>
                        <w:p w14:paraId="1106933A" w14:textId="77777777" w:rsidR="00D82CDD" w:rsidRDefault="00D82CDD"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7"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" filled="f" fillcolor="#bbe0e3" stroked="f">
                    <v:textbox style="mso-fit-shape-to-text:t">
                      <w:txbxContent>
                        <w:p w14:paraId="03AC1454" w14:textId="77777777" w:rsidR="00D82CDD" w:rsidRPr="00AF0F21" w:rsidRDefault="00D82CD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8" type="#_x0000_t202" style="position:absolute;left:39611;top:28063;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" filled="f" fillcolor="#bbe0e3" stroked="f">
                    <v:textbox style="mso-fit-shape-to-text:t" inset="0,0,0,0">
                      <w:txbxContent>
                        <w:p w14:paraId="0EC7478D" w14:textId="77777777" w:rsidR="00D82CDD" w:rsidRPr="00AF0F21" w:rsidRDefault="00D82CD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49"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" filled="f" fillcolor="#bbe0e3" stroked="f">
                    <v:textbox>
                      <w:txbxContent>
                        <w:p w14:paraId="2E136FFA" w14:textId="08977DA3" w:rsidR="00D82CDD" w:rsidRPr="00B43454" w:rsidRDefault="00D82CDD"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del>
    </w:p>
    <w:p w14:paraId="59AF1C0B" w14:textId="77777777" w:rsidR="00233C3F" w:rsidRPr="0098259C" w:rsidRDefault="00233C3F" w:rsidP="00233C3F">
      <w:pPr>
        <w:pStyle w:val="BodyText"/>
        <w:rPr>
          <w:ins w:id="1640" w:author="Bertsch Christian (CR/AEE3)" w:date="2019-09-06T11:23:00Z"/>
        </w:rPr>
      </w:pPr>
      <w:ins w:id="1641" w:author="Bertsch Christian (CR/AEE3)" w:date="2019-09-06T11:23:00Z">
        <w:r>
          <w:rPr>
            <w:noProof/>
            <w:lang w:eastAsia="en-US"/>
          </w:rPr>
          <mc:AlternateContent>
            <mc:Choice Requires="wpc">
              <w:drawing>
                <wp:inline distT="0" distB="0" distL="0" distR="0" wp14:anchorId="684A044D" wp14:editId="6170B149">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D82CDD" w:rsidRDefault="00D82CDD"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D82CDD" w:rsidRDefault="00D82CDD"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D82CDD" w:rsidRPr="00AF0F21" w:rsidRDefault="00D82CD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434168"/>
                              <a:ext cx="64770"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D82CDD" w:rsidRDefault="00D82CDD"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D82CDD" w:rsidRPr="00AF0F21" w:rsidRDefault="00D82CD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D82CDD" w14:paraId="1F6390BC" w14:textId="77777777" w:rsidTr="00233C3F">
                                  <w:tc>
                                    <w:tcPr>
                                      <w:tcW w:w="476" w:type="dxa"/>
                                      <w:gridSpan w:val="2"/>
                                    </w:tcPr>
                                    <w:p w14:paraId="7663E936" w14:textId="77777777" w:rsidR="00D82CDD" w:rsidRPr="00BD4780" w:rsidRDefault="00D82CDD">
                                      <w:pPr>
                                        <w:rPr>
                                          <w:i/>
                                        </w:rPr>
                                      </w:pPr>
                                      <w:r w:rsidRPr="00BD4780">
                                        <w:rPr>
                                          <w:i/>
                                        </w:rPr>
                                        <w:t>t</w:t>
                                      </w:r>
                                    </w:p>
                                  </w:tc>
                                  <w:tc>
                                    <w:tcPr>
                                      <w:tcW w:w="4889" w:type="dxa"/>
                                    </w:tcPr>
                                    <w:p w14:paraId="71F6AD4E" w14:textId="77777777" w:rsidR="00D82CDD" w:rsidRDefault="00D82CDD">
                                      <w:r>
                                        <w:t>time</w:t>
                                      </w:r>
                                    </w:p>
                                  </w:tc>
                                </w:tr>
                                <w:tr w:rsidR="00D82CDD" w14:paraId="363538A7" w14:textId="77777777" w:rsidTr="00233C3F">
                                  <w:tc>
                                    <w:tcPr>
                                      <w:tcW w:w="476" w:type="dxa"/>
                                      <w:gridSpan w:val="2"/>
                                    </w:tcPr>
                                    <w:p w14:paraId="49B43877" w14:textId="77777777" w:rsidR="00D82CDD" w:rsidRPr="00BD4780" w:rsidRDefault="00D82CDD">
                                      <w:pPr>
                                        <w:rPr>
                                          <w:b/>
                                        </w:rPr>
                                      </w:pPr>
                                      <w:r>
                                        <w:rPr>
                                          <w:b/>
                                        </w:rPr>
                                        <w:t>v</w:t>
                                      </w:r>
                                      <w:r w:rsidRPr="006F760E">
                                        <w:rPr>
                                          <w:vertAlign w:val="subscript"/>
                                        </w:rPr>
                                        <w:t>start</w:t>
                                      </w:r>
                                    </w:p>
                                  </w:tc>
                                  <w:tc>
                                    <w:tcPr>
                                      <w:tcW w:w="4889" w:type="dxa"/>
                                    </w:tcPr>
                                    <w:p w14:paraId="21E7019A" w14:textId="77777777" w:rsidR="00D82CDD" w:rsidRDefault="00D82CDD" w:rsidP="00233C3F">
                                      <w:r>
                                        <w:t>variables with initial = “exact” (parameters, …)</w:t>
                                      </w:r>
                                    </w:p>
                                  </w:tc>
                                </w:tr>
                                <w:tr w:rsidR="00D82CDD" w14:paraId="792BE874" w14:textId="77777777" w:rsidTr="00233C3F">
                                  <w:tc>
                                    <w:tcPr>
                                      <w:tcW w:w="476" w:type="dxa"/>
                                      <w:gridSpan w:val="2"/>
                                    </w:tcPr>
                                    <w:p w14:paraId="32CB31FD" w14:textId="77777777" w:rsidR="00D82CDD" w:rsidRPr="00BD4780" w:rsidRDefault="00D82CDD">
                                      <w:pPr>
                                        <w:rPr>
                                          <w:b/>
                                        </w:rPr>
                                      </w:pPr>
                                      <w:r w:rsidRPr="00BD4780">
                                        <w:rPr>
                                          <w:b/>
                                        </w:rPr>
                                        <w:t>u</w:t>
                                      </w:r>
                                      <w:r w:rsidRPr="00386DDF">
                                        <w:t>(t)</w:t>
                                      </w:r>
                                    </w:p>
                                  </w:tc>
                                  <w:tc>
                                    <w:tcPr>
                                      <w:tcW w:w="4889" w:type="dxa"/>
                                    </w:tcPr>
                                    <w:p w14:paraId="38499027" w14:textId="77777777" w:rsidR="00D82CDD" w:rsidRDefault="00D82CDD" w:rsidP="00233C3F">
                                      <w:r>
                                        <w:t>inputs (continuous-time and/or discrete-time)</w:t>
                                      </w:r>
                                    </w:p>
                                  </w:tc>
                                </w:tr>
                                <w:tr w:rsidR="00D82CDD" w14:paraId="709CE05D" w14:textId="77777777" w:rsidTr="00233C3F">
                                  <w:tc>
                                    <w:tcPr>
                                      <w:tcW w:w="476" w:type="dxa"/>
                                      <w:gridSpan w:val="2"/>
                                    </w:tcPr>
                                    <w:p w14:paraId="2481A480" w14:textId="77777777" w:rsidR="00D82CDD" w:rsidRPr="00BD4780" w:rsidRDefault="00D82CDD">
                                      <w:pPr>
                                        <w:rPr>
                                          <w:b/>
                                        </w:rPr>
                                      </w:pPr>
                                      <w:r w:rsidRPr="00BD4780">
                                        <w:rPr>
                                          <w:b/>
                                        </w:rPr>
                                        <w:t>y</w:t>
                                      </w:r>
                                      <w:r w:rsidRPr="00386DDF">
                                        <w:t>(t)</w:t>
                                      </w:r>
                                    </w:p>
                                  </w:tc>
                                  <w:tc>
                                    <w:tcPr>
                                      <w:tcW w:w="4889" w:type="dxa"/>
                                    </w:tcPr>
                                    <w:p w14:paraId="1C908DCE" w14:textId="77777777" w:rsidR="00D82CDD" w:rsidRDefault="00D82CDD" w:rsidP="00233C3F">
                                      <w:r>
                                        <w:t>outputs (continuous-time and/or discrete-time)</w:t>
                                      </w:r>
                                    </w:p>
                                  </w:tc>
                                </w:tr>
                                <w:tr w:rsidR="00D82CDD" w14:paraId="79CA9D02" w14:textId="77777777" w:rsidTr="00233C3F">
                                  <w:tc>
                                    <w:tcPr>
                                      <w:tcW w:w="476" w:type="dxa"/>
                                      <w:gridSpan w:val="2"/>
                                    </w:tcPr>
                                    <w:p w14:paraId="4D584965" w14:textId="77777777" w:rsidR="00D82CDD" w:rsidRPr="00BD4780" w:rsidRDefault="00D82CDD" w:rsidP="00233C3F">
                                      <w:pPr>
                                        <w:rPr>
                                          <w:b/>
                                        </w:rPr>
                                      </w:pPr>
                                      <w:r>
                                        <w:rPr>
                                          <w:b/>
                                        </w:rPr>
                                        <w:t>w</w:t>
                                      </w:r>
                                      <w:r w:rsidRPr="00386DDF">
                                        <w:t>(t)</w:t>
                                      </w:r>
                                    </w:p>
                                  </w:tc>
                                  <w:tc>
                                    <w:tcPr>
                                      <w:tcW w:w="4889" w:type="dxa"/>
                                    </w:tcPr>
                                    <w:p w14:paraId="4F047A09" w14:textId="77777777" w:rsidR="00D82CDD" w:rsidRDefault="00D82CDD" w:rsidP="00233C3F">
                                      <w:r>
                                        <w:t>local variables (continuous-time and/or discrete-time)</w:t>
                                      </w:r>
                                    </w:p>
                                  </w:tc>
                                </w:tr>
                                <w:tr w:rsidR="00D82CDD" w14:paraId="114E85C7" w14:textId="77777777" w:rsidTr="00233C3F">
                                  <w:trPr>
                                    <w:trHeight w:val="80"/>
                                  </w:trPr>
                                  <w:tc>
                                    <w:tcPr>
                                      <w:tcW w:w="476" w:type="dxa"/>
                                      <w:gridSpan w:val="2"/>
                                    </w:tcPr>
                                    <w:p w14:paraId="6CF64B96" w14:textId="77777777" w:rsidR="00D82CDD" w:rsidRPr="00BD4780" w:rsidRDefault="00D82CDD">
                                      <w:pPr>
                                        <w:rPr>
                                          <w:b/>
                                        </w:rPr>
                                      </w:pPr>
                                      <w:r w:rsidRPr="00BD4780">
                                        <w:rPr>
                                          <w:b/>
                                        </w:rPr>
                                        <w:t>z</w:t>
                                      </w:r>
                                      <w:r w:rsidRPr="00386DDF">
                                        <w:t>(t)</w:t>
                                      </w:r>
                                    </w:p>
                                  </w:tc>
                                  <w:tc>
                                    <w:tcPr>
                                      <w:tcW w:w="4889" w:type="dxa"/>
                                    </w:tcPr>
                                    <w:p w14:paraId="3FBEAF0E" w14:textId="77777777" w:rsidR="00D82CDD" w:rsidRDefault="00D82CDD">
                                      <w:r>
                                        <w:t>event indicators (continuous-time)</w:t>
                                      </w:r>
                                    </w:p>
                                  </w:tc>
                                </w:tr>
                                <w:tr w:rsidR="00D82CDD" w14:paraId="15A1D92D" w14:textId="77777777" w:rsidTr="00233C3F">
                                  <w:trPr>
                                    <w:trHeight w:val="283"/>
                                  </w:trPr>
                                  <w:tc>
                                    <w:tcPr>
                                      <w:tcW w:w="5365" w:type="dxa"/>
                                      <w:gridSpan w:val="3"/>
                                    </w:tcPr>
                                    <w:p w14:paraId="0C6EE708" w14:textId="08D4AC88" w:rsidR="00D82CDD" w:rsidRDefault="00D82CDD" w:rsidP="00233C3F">
                                      <w:pPr>
                                        <w:spacing w:before="60"/>
                                      </w:pPr>
                                      <w:r>
                                        <w:t xml:space="preserve">Elements of local variables </w:t>
                                      </w:r>
                                      <w:r w:rsidRPr="00670B2F">
                                        <w:rPr>
                                          <w:b/>
                                        </w:rPr>
                                        <w:t>w</w:t>
                                      </w:r>
                                      <w:r>
                                        <w:t xml:space="preserve"> and/or outputs </w:t>
                                      </w:r>
                                      <w:r w:rsidRPr="00670B2F">
                                        <w:rPr>
                                          <w:b/>
                                        </w:rPr>
                                        <w:t>y</w:t>
                                      </w:r>
                                      <w:r>
                                        <w:t>:</w:t>
                                      </w:r>
                                    </w:p>
                                  </w:tc>
                                </w:tr>
                                <w:tr w:rsidR="00D82CDD" w14:paraId="30B177AE" w14:textId="77777777" w:rsidTr="00233C3F">
                                  <w:trPr>
                                    <w:trHeight w:val="80"/>
                                  </w:trPr>
                                  <w:tc>
                                    <w:tcPr>
                                      <w:tcW w:w="462" w:type="dxa"/>
                                    </w:tcPr>
                                    <w:p w14:paraId="7D1560D2" w14:textId="77777777" w:rsidR="00D82CDD" w:rsidRPr="00AF0F21" w:rsidRDefault="00D82CDD"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D82CDD" w:rsidRDefault="00D82CDD" w:rsidP="00233C3F">
                                      <w:r>
                                        <w:t>continuous-time states (continuous between events)</w:t>
                                      </w:r>
                                    </w:p>
                                  </w:tc>
                                </w:tr>
                                <w:tr w:rsidR="00D82CDD" w14:paraId="26647B16" w14:textId="77777777" w:rsidTr="00233C3F">
                                  <w:trPr>
                                    <w:trHeight w:val="80"/>
                                  </w:trPr>
                                  <w:tc>
                                    <w:tcPr>
                                      <w:tcW w:w="462" w:type="dxa"/>
                                    </w:tcPr>
                                    <w:p w14:paraId="23490BF4" w14:textId="3079215C" w:rsidR="00D82CDD" w:rsidRPr="00AF0F21" w:rsidRDefault="00D82CDD" w:rsidP="00233C3F">
                                      <w:pPr>
                                        <w:rPr>
                                          <w:b/>
                                          <w:vertAlign w:val="subscript"/>
                                        </w:rPr>
                                      </w:pPr>
                                    </w:p>
                                  </w:tc>
                                  <w:tc>
                                    <w:tcPr>
                                      <w:tcW w:w="4903" w:type="dxa"/>
                                      <w:gridSpan w:val="2"/>
                                    </w:tcPr>
                                    <w:p w14:paraId="445C5CE4" w14:textId="32018FC7" w:rsidR="00D82CDD" w:rsidRDefault="00D82CDD" w:rsidP="00233C3F"/>
                                  </w:tc>
                                </w:tr>
                              </w:tbl>
                              <w:p w14:paraId="77D2AFD0" w14:textId="77777777" w:rsidR="00D82CDD" w:rsidRDefault="00D82CDD" w:rsidP="00233C3F"/>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D82CDD" w:rsidRDefault="00D82CDD"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D82CDD" w:rsidRPr="00AF0F21" w:rsidRDefault="00D82CD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D82CDD" w:rsidRPr="00AF0F21" w:rsidRDefault="00D82CD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30FFE3DB" w:rsidR="00D82CDD" w:rsidRPr="00B43454" w:rsidRDefault="00D82CDD" w:rsidP="00233C3F">
                                <w:pPr>
                                  <w:pStyle w:val="Caption"/>
                                  <w:spacing w:before="0" w:after="0"/>
                                  <w:ind w:left="1163" w:hanging="879"/>
                                  <w:rPr>
                                    <w:b w:val="0"/>
                                  </w:rPr>
                                </w:pPr>
                                <w:bookmarkStart w:id="1642" w:name="_Ref401741492"/>
                                <w:r w:rsidRPr="0098259C">
                                  <w:t xml:space="preserve">Figure </w:t>
                                </w:r>
                                <w:r w:rsidRPr="0098259C">
                                  <w:fldChar w:fldCharType="begin"/>
                                </w:r>
                                <w:r w:rsidRPr="0098259C">
                                  <w:instrText xml:space="preserve"> SEQ Figure \* ARABIC </w:instrText>
                                </w:r>
                                <w:r w:rsidRPr="0098259C">
                                  <w:fldChar w:fldCharType="separate"/>
                                </w:r>
                                <w:ins w:id="1643" w:author="Bertsch Christian (CR/AEE3)" w:date="2019-09-24T22:42:00Z">
                                  <w:r>
                                    <w:rPr>
                                      <w:noProof/>
                                    </w:rPr>
                                    <w:t>3</w:t>
                                  </w:r>
                                </w:ins>
                                <w:ins w:id="1644" w:author="Otter, Martin" w:date="2019-09-06T11:33:00Z">
                                  <w:del w:id="1645" w:author="Bertsch Christian (CR/AEE3)" w:date="2019-09-23T06:20:00Z">
                                    <w:r w:rsidDel="005C4EE5">
                                      <w:rPr>
                                        <w:noProof/>
                                      </w:rPr>
                                      <w:delText>3</w:delText>
                                    </w:r>
                                  </w:del>
                                </w:ins>
                                <w:del w:id="1646" w:author="Bertsch Christian (CR/AEE3)" w:date="2019-09-23T06:20:00Z">
                                  <w:r w:rsidDel="005C4EE5">
                                    <w:rPr>
                                      <w:noProof/>
                                    </w:rPr>
                                    <w:delText>2</w:delText>
                                  </w:r>
                                </w:del>
                                <w:r w:rsidRPr="0098259C">
                                  <w:fldChar w:fldCharType="end"/>
                                </w:r>
                                <w:bookmarkEnd w:id="164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684A044D" id="Zeichenbereich 97" o:sp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D82CDD" w:rsidRDefault="00D82CDD"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D82CDD" w:rsidRDefault="00D82CDD"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D82CDD" w:rsidRDefault="00D82CDD"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D82CDD" w:rsidRPr="00AF0F21" w:rsidRDefault="00D82CDD"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4341;width:648;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D82CDD" w:rsidRDefault="00D82CDD"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D82CDD" w:rsidRPr="00AF0F21" w:rsidRDefault="00D82CDD"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D82CDD" w14:paraId="1F6390BC" w14:textId="77777777" w:rsidTr="00233C3F">
                            <w:tc>
                              <w:tcPr>
                                <w:tcW w:w="476" w:type="dxa"/>
                                <w:gridSpan w:val="2"/>
                              </w:tcPr>
                              <w:p w14:paraId="7663E936" w14:textId="77777777" w:rsidR="00D82CDD" w:rsidRPr="00BD4780" w:rsidRDefault="00D82CDD">
                                <w:pPr>
                                  <w:rPr>
                                    <w:i/>
                                  </w:rPr>
                                </w:pPr>
                                <w:r w:rsidRPr="00BD4780">
                                  <w:rPr>
                                    <w:i/>
                                  </w:rPr>
                                  <w:t>t</w:t>
                                </w:r>
                              </w:p>
                            </w:tc>
                            <w:tc>
                              <w:tcPr>
                                <w:tcW w:w="4889" w:type="dxa"/>
                              </w:tcPr>
                              <w:p w14:paraId="71F6AD4E" w14:textId="77777777" w:rsidR="00D82CDD" w:rsidRDefault="00D82CDD">
                                <w:r>
                                  <w:t>time</w:t>
                                </w:r>
                              </w:p>
                            </w:tc>
                          </w:tr>
                          <w:tr w:rsidR="00D82CDD" w14:paraId="363538A7" w14:textId="77777777" w:rsidTr="00233C3F">
                            <w:tc>
                              <w:tcPr>
                                <w:tcW w:w="476" w:type="dxa"/>
                                <w:gridSpan w:val="2"/>
                              </w:tcPr>
                              <w:p w14:paraId="49B43877" w14:textId="77777777" w:rsidR="00D82CDD" w:rsidRPr="00BD4780" w:rsidRDefault="00D82CDD">
                                <w:pPr>
                                  <w:rPr>
                                    <w:b/>
                                  </w:rPr>
                                </w:pPr>
                                <w:r>
                                  <w:rPr>
                                    <w:b/>
                                  </w:rPr>
                                  <w:t>v</w:t>
                                </w:r>
                                <w:r w:rsidRPr="006F760E">
                                  <w:rPr>
                                    <w:vertAlign w:val="subscript"/>
                                  </w:rPr>
                                  <w:t>start</w:t>
                                </w:r>
                              </w:p>
                            </w:tc>
                            <w:tc>
                              <w:tcPr>
                                <w:tcW w:w="4889" w:type="dxa"/>
                              </w:tcPr>
                              <w:p w14:paraId="21E7019A" w14:textId="77777777" w:rsidR="00D82CDD" w:rsidRDefault="00D82CDD" w:rsidP="00233C3F">
                                <w:r>
                                  <w:t>variables with initial = “exact” (parameters, …)</w:t>
                                </w:r>
                              </w:p>
                            </w:tc>
                          </w:tr>
                          <w:tr w:rsidR="00D82CDD" w14:paraId="792BE874" w14:textId="77777777" w:rsidTr="00233C3F">
                            <w:tc>
                              <w:tcPr>
                                <w:tcW w:w="476" w:type="dxa"/>
                                <w:gridSpan w:val="2"/>
                              </w:tcPr>
                              <w:p w14:paraId="32CB31FD" w14:textId="77777777" w:rsidR="00D82CDD" w:rsidRPr="00BD4780" w:rsidRDefault="00D82CDD">
                                <w:pPr>
                                  <w:rPr>
                                    <w:b/>
                                  </w:rPr>
                                </w:pPr>
                                <w:r w:rsidRPr="00BD4780">
                                  <w:rPr>
                                    <w:b/>
                                  </w:rPr>
                                  <w:t>u</w:t>
                                </w:r>
                                <w:r w:rsidRPr="00386DDF">
                                  <w:t>(t)</w:t>
                                </w:r>
                              </w:p>
                            </w:tc>
                            <w:tc>
                              <w:tcPr>
                                <w:tcW w:w="4889" w:type="dxa"/>
                              </w:tcPr>
                              <w:p w14:paraId="38499027" w14:textId="77777777" w:rsidR="00D82CDD" w:rsidRDefault="00D82CDD" w:rsidP="00233C3F">
                                <w:r>
                                  <w:t>inputs (continuous-time and/or discrete-time)</w:t>
                                </w:r>
                              </w:p>
                            </w:tc>
                          </w:tr>
                          <w:tr w:rsidR="00D82CDD" w14:paraId="709CE05D" w14:textId="77777777" w:rsidTr="00233C3F">
                            <w:tc>
                              <w:tcPr>
                                <w:tcW w:w="476" w:type="dxa"/>
                                <w:gridSpan w:val="2"/>
                              </w:tcPr>
                              <w:p w14:paraId="2481A480" w14:textId="77777777" w:rsidR="00D82CDD" w:rsidRPr="00BD4780" w:rsidRDefault="00D82CDD">
                                <w:pPr>
                                  <w:rPr>
                                    <w:b/>
                                  </w:rPr>
                                </w:pPr>
                                <w:r w:rsidRPr="00BD4780">
                                  <w:rPr>
                                    <w:b/>
                                  </w:rPr>
                                  <w:t>y</w:t>
                                </w:r>
                                <w:r w:rsidRPr="00386DDF">
                                  <w:t>(t)</w:t>
                                </w:r>
                              </w:p>
                            </w:tc>
                            <w:tc>
                              <w:tcPr>
                                <w:tcW w:w="4889" w:type="dxa"/>
                              </w:tcPr>
                              <w:p w14:paraId="1C908DCE" w14:textId="77777777" w:rsidR="00D82CDD" w:rsidRDefault="00D82CDD" w:rsidP="00233C3F">
                                <w:r>
                                  <w:t>outputs (continuous-time and/or discrete-time)</w:t>
                                </w:r>
                              </w:p>
                            </w:tc>
                          </w:tr>
                          <w:tr w:rsidR="00D82CDD" w14:paraId="79CA9D02" w14:textId="77777777" w:rsidTr="00233C3F">
                            <w:tc>
                              <w:tcPr>
                                <w:tcW w:w="476" w:type="dxa"/>
                                <w:gridSpan w:val="2"/>
                              </w:tcPr>
                              <w:p w14:paraId="4D584965" w14:textId="77777777" w:rsidR="00D82CDD" w:rsidRPr="00BD4780" w:rsidRDefault="00D82CDD" w:rsidP="00233C3F">
                                <w:pPr>
                                  <w:rPr>
                                    <w:b/>
                                  </w:rPr>
                                </w:pPr>
                                <w:r>
                                  <w:rPr>
                                    <w:b/>
                                  </w:rPr>
                                  <w:t>w</w:t>
                                </w:r>
                                <w:r w:rsidRPr="00386DDF">
                                  <w:t>(t)</w:t>
                                </w:r>
                              </w:p>
                            </w:tc>
                            <w:tc>
                              <w:tcPr>
                                <w:tcW w:w="4889" w:type="dxa"/>
                              </w:tcPr>
                              <w:p w14:paraId="4F047A09" w14:textId="77777777" w:rsidR="00D82CDD" w:rsidRDefault="00D82CDD" w:rsidP="00233C3F">
                                <w:r>
                                  <w:t>local variables (continuous-time and/or discrete-time)</w:t>
                                </w:r>
                              </w:p>
                            </w:tc>
                          </w:tr>
                          <w:tr w:rsidR="00D82CDD" w14:paraId="114E85C7" w14:textId="77777777" w:rsidTr="00233C3F">
                            <w:trPr>
                              <w:trHeight w:val="80"/>
                            </w:trPr>
                            <w:tc>
                              <w:tcPr>
                                <w:tcW w:w="476" w:type="dxa"/>
                                <w:gridSpan w:val="2"/>
                              </w:tcPr>
                              <w:p w14:paraId="6CF64B96" w14:textId="77777777" w:rsidR="00D82CDD" w:rsidRPr="00BD4780" w:rsidRDefault="00D82CDD">
                                <w:pPr>
                                  <w:rPr>
                                    <w:b/>
                                  </w:rPr>
                                </w:pPr>
                                <w:r w:rsidRPr="00BD4780">
                                  <w:rPr>
                                    <w:b/>
                                  </w:rPr>
                                  <w:t>z</w:t>
                                </w:r>
                                <w:r w:rsidRPr="00386DDF">
                                  <w:t>(t)</w:t>
                                </w:r>
                              </w:p>
                            </w:tc>
                            <w:tc>
                              <w:tcPr>
                                <w:tcW w:w="4889" w:type="dxa"/>
                              </w:tcPr>
                              <w:p w14:paraId="3FBEAF0E" w14:textId="77777777" w:rsidR="00D82CDD" w:rsidRDefault="00D82CDD">
                                <w:r>
                                  <w:t>event indicators (continuous-time)</w:t>
                                </w:r>
                              </w:p>
                            </w:tc>
                          </w:tr>
                          <w:tr w:rsidR="00D82CDD" w14:paraId="15A1D92D" w14:textId="77777777" w:rsidTr="00233C3F">
                            <w:trPr>
                              <w:trHeight w:val="283"/>
                            </w:trPr>
                            <w:tc>
                              <w:tcPr>
                                <w:tcW w:w="5365" w:type="dxa"/>
                                <w:gridSpan w:val="3"/>
                              </w:tcPr>
                              <w:p w14:paraId="0C6EE708" w14:textId="08D4AC88" w:rsidR="00D82CDD" w:rsidRDefault="00D82CDD" w:rsidP="00233C3F">
                                <w:pPr>
                                  <w:spacing w:before="60"/>
                                </w:pPr>
                                <w:r>
                                  <w:t xml:space="preserve">Elements of local variables </w:t>
                                </w:r>
                                <w:r w:rsidRPr="00670B2F">
                                  <w:rPr>
                                    <w:b/>
                                  </w:rPr>
                                  <w:t>w</w:t>
                                </w:r>
                                <w:r>
                                  <w:t xml:space="preserve"> and/or outputs </w:t>
                                </w:r>
                                <w:r w:rsidRPr="00670B2F">
                                  <w:rPr>
                                    <w:b/>
                                  </w:rPr>
                                  <w:t>y</w:t>
                                </w:r>
                                <w:r>
                                  <w:t>:</w:t>
                                </w:r>
                              </w:p>
                            </w:tc>
                          </w:tr>
                          <w:tr w:rsidR="00D82CDD" w14:paraId="30B177AE" w14:textId="77777777" w:rsidTr="00233C3F">
                            <w:trPr>
                              <w:trHeight w:val="80"/>
                            </w:trPr>
                            <w:tc>
                              <w:tcPr>
                                <w:tcW w:w="462" w:type="dxa"/>
                              </w:tcPr>
                              <w:p w14:paraId="7D1560D2" w14:textId="77777777" w:rsidR="00D82CDD" w:rsidRPr="00AF0F21" w:rsidRDefault="00D82CDD"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D82CDD" w:rsidRDefault="00D82CDD" w:rsidP="00233C3F">
                                <w:r>
                                  <w:t>continuous-time states (continuous between events)</w:t>
                                </w:r>
                              </w:p>
                            </w:tc>
                          </w:tr>
                          <w:tr w:rsidR="00D82CDD" w14:paraId="26647B16" w14:textId="77777777" w:rsidTr="00233C3F">
                            <w:trPr>
                              <w:trHeight w:val="80"/>
                            </w:trPr>
                            <w:tc>
                              <w:tcPr>
                                <w:tcW w:w="462" w:type="dxa"/>
                              </w:tcPr>
                              <w:p w14:paraId="23490BF4" w14:textId="3079215C" w:rsidR="00D82CDD" w:rsidRPr="00AF0F21" w:rsidRDefault="00D82CDD" w:rsidP="00233C3F">
                                <w:pPr>
                                  <w:rPr>
                                    <w:b/>
                                    <w:vertAlign w:val="subscript"/>
                                  </w:rPr>
                                </w:pPr>
                              </w:p>
                            </w:tc>
                            <w:tc>
                              <w:tcPr>
                                <w:tcW w:w="4903" w:type="dxa"/>
                                <w:gridSpan w:val="2"/>
                              </w:tcPr>
                              <w:p w14:paraId="445C5CE4" w14:textId="32018FC7" w:rsidR="00D82CDD" w:rsidRDefault="00D82CDD" w:rsidP="00233C3F"/>
                            </w:tc>
                          </w:tr>
                        </w:tbl>
                        <w:p w14:paraId="77D2AFD0" w14:textId="77777777" w:rsidR="00D82CDD" w:rsidRDefault="00D82CDD" w:rsidP="00233C3F"/>
                      </w:txbxContent>
                    </v:textbox>
                  </v:shape>
                  <v:shape id="Text Box 47" o:spid="_x0000_s106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D82CDD" w:rsidRDefault="00D82CDD"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70"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D82CDD" w:rsidRPr="00AF0F21" w:rsidRDefault="00D82CDD"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1"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D82CDD" w:rsidRPr="00AF0F21" w:rsidRDefault="00D82CDD"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72"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30FFE3DB" w:rsidR="00D82CDD" w:rsidRPr="00B43454" w:rsidRDefault="00D82CDD" w:rsidP="00233C3F">
                          <w:pPr>
                            <w:pStyle w:val="Caption"/>
                            <w:spacing w:before="0" w:after="0"/>
                            <w:ind w:left="1163" w:hanging="879"/>
                            <w:rPr>
                              <w:b w:val="0"/>
                            </w:rPr>
                          </w:pPr>
                          <w:bookmarkStart w:id="1647" w:name="_Ref401741492"/>
                          <w:r w:rsidRPr="0098259C">
                            <w:t xml:space="preserve">Figure </w:t>
                          </w:r>
                          <w:r w:rsidRPr="0098259C">
                            <w:fldChar w:fldCharType="begin"/>
                          </w:r>
                          <w:r w:rsidRPr="0098259C">
                            <w:instrText xml:space="preserve"> SEQ Figure \* ARABIC </w:instrText>
                          </w:r>
                          <w:r w:rsidRPr="0098259C">
                            <w:fldChar w:fldCharType="separate"/>
                          </w:r>
                          <w:ins w:id="1648" w:author="Bertsch Christian (CR/AEE3)" w:date="2019-09-24T22:42:00Z">
                            <w:r>
                              <w:rPr>
                                <w:noProof/>
                              </w:rPr>
                              <w:t>3</w:t>
                            </w:r>
                          </w:ins>
                          <w:ins w:id="1649" w:author="Otter, Martin" w:date="2019-09-06T11:33:00Z">
                            <w:del w:id="1650" w:author="Bertsch Christian (CR/AEE3)" w:date="2019-09-23T06:20:00Z">
                              <w:r w:rsidDel="005C4EE5">
                                <w:rPr>
                                  <w:noProof/>
                                </w:rPr>
                                <w:delText>3</w:delText>
                              </w:r>
                            </w:del>
                          </w:ins>
                          <w:del w:id="1651" w:author="Bertsch Christian (CR/AEE3)" w:date="2019-09-23T06:20:00Z">
                            <w:r w:rsidDel="005C4EE5">
                              <w:rPr>
                                <w:noProof/>
                              </w:rPr>
                              <w:delText>2</w:delText>
                            </w:r>
                          </w:del>
                          <w:r w:rsidRPr="0098259C">
                            <w:fldChar w:fldCharType="end"/>
                          </w:r>
                          <w:bookmarkEnd w:id="164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1652" w:name="_Ref356504399"/>
      <w:bookmarkStart w:id="1653" w:name="_Toc18661796"/>
      <w:r w:rsidRPr="0098259C">
        <w:t>Mathematical Description</w:t>
      </w:r>
      <w:bookmarkEnd w:id="1652"/>
      <w:bookmarkEnd w:id="1653"/>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1654"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1655"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del w:id="1656" w:author="Bertsch Christian (CR/AEE3)" w:date="2019-09-06T11:23:00Z">
            <w:rPr>
              <w:rFonts w:ascii="Cambria Math" w:hAnsi="Cambria Math"/>
            </w:rPr>
            <m:t>)</m:t>
          </w:del>
        </m:r>
        <m:r>
          <w:ins w:id="1657" w:author="Bertsch Christian (CR/AEE3)" w:date="2019-09-06T11:23:00Z">
            <w:rPr>
              <w:rFonts w:ascii="Cambria Math" w:hAnsi="Cambria Math"/>
            </w:rPr>
            <m:t>)</m:t>
          </w:ins>
        </m:r>
      </m:oMath>
      <w:ins w:id="1658" w:author="Bertsch Christian (CR/AEE3)" w:date="2019-09-06T11:23:00Z">
        <w:r w:rsidR="007077C6">
          <w:t>,</w:t>
        </w:r>
      </w:ins>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1659" w:author="Bertsch Christian (CR/AEE3)" w:date="2019-09-06T11:23:00Z">
        <w:r w:rsidR="006B1926">
          <w:delText>e.g.</w:delText>
        </w:r>
      </w:del>
      <w:ins w:id="1660"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67602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67602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67602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676020"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676020"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676020"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676020"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676020"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67602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676020"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676020">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676020"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676020"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676020"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67602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676020"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1661" w:author="Bertsch Christian (CR/AEE3)" w:date="2019-09-06T11:23:00Z">
        <w:r>
          <w:delText>e.g.</w:delText>
        </w:r>
      </w:del>
      <w:ins w:id="1662" w:author="Bertsch Christian (CR/AEE3)" w:date="2019-09-06T11:23:00Z">
        <w:r w:rsidR="00F06509">
          <w:t>for example,</w:t>
        </w:r>
      </w:ins>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1663"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1664" w:author="Bertsch Christian (CR/AEE3)" w:date="2019-09-06T11:23:00Z">
              <w:r w:rsidR="00977D34">
                <w:t>,</w:t>
              </w:r>
            </w:ins>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18378D8"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del w:id="1665" w:author="Bertsch Christian (CR/AEE3)" w:date="2019-09-06T11:23:00Z">
        <w:r>
          <w:delText xml:space="preserve">, </w:delText>
        </w:r>
      </w:del>
      <w:ins w:id="1666" w:author="Bertsch Christian (CR/AEE3)" w:date="2019-09-06T11:23:00Z">
        <w:r>
          <w:t xml:space="preserve"> </w:t>
        </w:r>
        <w:r w:rsidR="0097533A">
          <w:t>(</w:t>
        </w:r>
      </w:ins>
      <w:r>
        <w:t xml:space="preserve">see </w:t>
      </w:r>
      <w:r w:rsidR="0097533A">
        <w:fldChar w:fldCharType="begin"/>
      </w:r>
      <w:r w:rsidR="0097533A">
        <w:instrText xml:space="preserve"> REF _Ref401741542 \h </w:instrText>
      </w:r>
      <w:r w:rsidR="0097533A">
        <w:fldChar w:fldCharType="separate"/>
      </w:r>
      <w:ins w:id="1667" w:author="Bertsch Christian (CR/AEE3)" w:date="2019-09-24T22:42:00Z">
        <w:r w:rsidR="00290500" w:rsidRPr="0098259C">
          <w:t xml:space="preserve">Figure </w:t>
        </w:r>
        <w:r w:rsidR="00290500">
          <w:rPr>
            <w:noProof/>
          </w:rPr>
          <w:t>4</w:t>
        </w:r>
      </w:ins>
      <w:ins w:id="1668" w:author="Otter, Martin" w:date="2019-09-06T11:33:00Z">
        <w:del w:id="1669" w:author="Bertsch Christian (CR/AEE3)" w:date="2019-09-23T06:20:00Z">
          <w:r w:rsidR="007C1036" w:rsidRPr="0098259C" w:rsidDel="005C4EE5">
            <w:delText xml:space="preserve">Figure </w:delText>
          </w:r>
          <w:r w:rsidR="007C1036" w:rsidDel="005C4EE5">
            <w:rPr>
              <w:noProof/>
            </w:rPr>
            <w:delText>4</w:delText>
          </w:r>
        </w:del>
      </w:ins>
      <w:del w:id="1670" w:author="Bertsch Christian (CR/AEE3)" w:date="2019-09-23T06:20:00Z">
        <w:r w:rsidR="0097533A" w:rsidRPr="0098259C" w:rsidDel="005C4EE5">
          <w:delText xml:space="preserve">Figure </w:delText>
        </w:r>
        <w:r w:rsidR="0097533A" w:rsidDel="005C4EE5">
          <w:rPr>
            <w:noProof/>
          </w:rPr>
          <w:delText>3</w:delText>
        </w:r>
      </w:del>
      <w:r w:rsidR="0097533A">
        <w:fldChar w:fldCharType="end"/>
      </w:r>
      <w:del w:id="1671" w:author="Bertsch Christian (CR/AEE3)" w:date="2019-09-06T11:23:00Z">
        <w:r>
          <w:delText>next figure</w:delText>
        </w:r>
        <w:r w:rsidRPr="0098259C">
          <w:delText>:</w:delText>
        </w:r>
      </w:del>
      <w:ins w:id="1672" w:author="Bertsch Christian (CR/AEE3)" w:date="2019-09-06T11:23:00Z">
        <w:r w:rsidR="0097533A">
          <w:t>).</w:t>
        </w:r>
      </w:ins>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D82CDD" w:rsidRPr="00E70EC3" w:rsidRDefault="00D82CDD"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D82CDD" w:rsidRPr="00E70EC3" w:rsidRDefault="00D82CDD"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D82CDD" w:rsidRPr="00E70EC3" w:rsidRDefault="00D82CD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D82CDD" w:rsidRPr="0002769E" w:rsidRDefault="00D82CDD"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D82CDD" w:rsidRPr="00E70EC3" w:rsidRDefault="00D82CD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D82CDD" w:rsidRPr="00E70EC3" w:rsidRDefault="00D82CDD"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D82CDD" w:rsidRPr="00E70EC3" w:rsidRDefault="00D82CDD"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D82CDD" w:rsidRPr="00E70EC3" w:rsidRDefault="00D82CDD"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D82CDD" w:rsidRPr="00E70EC3" w:rsidRDefault="00D82CD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D82CDD" w:rsidRPr="0002769E" w:rsidRDefault="00D82CDD"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D82CDD" w:rsidRPr="00E70EC3" w:rsidRDefault="00D82CDD"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059B5E42" w:rsidR="00233C3F" w:rsidRPr="0098259C" w:rsidRDefault="00233C3F" w:rsidP="00233C3F">
      <w:pPr>
        <w:pStyle w:val="Caption"/>
        <w:rPr>
          <w:rStyle w:val="Formatvorlagecaption-text105ptNichtFett"/>
        </w:rPr>
      </w:pPr>
      <w:bookmarkStart w:id="1673" w:name="_Ref401741542"/>
      <w:r w:rsidRPr="0098259C">
        <w:t xml:space="preserve">Figure </w:t>
      </w:r>
      <w:r w:rsidRPr="0098259C">
        <w:fldChar w:fldCharType="begin"/>
      </w:r>
      <w:r w:rsidRPr="0098259C">
        <w:instrText xml:space="preserve"> SEQ Figure \* ARABIC </w:instrText>
      </w:r>
      <w:r w:rsidRPr="0098259C">
        <w:fldChar w:fldCharType="separate"/>
      </w:r>
      <w:ins w:id="1674" w:author="Bertsch Christian (CR/AEE3)" w:date="2019-09-24T22:42:00Z">
        <w:r w:rsidR="00290500">
          <w:rPr>
            <w:noProof/>
          </w:rPr>
          <w:t>4</w:t>
        </w:r>
      </w:ins>
      <w:ins w:id="1675" w:author="Otter, Martin" w:date="2019-09-06T11:33:00Z">
        <w:del w:id="1676" w:author="Bertsch Christian (CR/AEE3)" w:date="2019-09-23T06:20:00Z">
          <w:r w:rsidR="007C1036" w:rsidDel="005C4EE5">
            <w:rPr>
              <w:noProof/>
            </w:rPr>
            <w:delText>4</w:delText>
          </w:r>
        </w:del>
      </w:ins>
      <w:del w:id="1677" w:author="Bertsch Christian (CR/AEE3)" w:date="2019-09-23T06:20:00Z">
        <w:r w:rsidR="00854655" w:rsidDel="005C4EE5">
          <w:rPr>
            <w:noProof/>
          </w:rPr>
          <w:delText>3</w:delText>
        </w:r>
      </w:del>
      <w:r w:rsidRPr="0098259C">
        <w:fldChar w:fldCharType="end"/>
      </w:r>
      <w:bookmarkEnd w:id="1673"/>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1678" w:author="Bertsch Christian (CR/AEE3)" w:date="2019-09-06T11:23:00Z">
        <w:r w:rsidR="009C222C" w:rsidRPr="009C222C">
          <w:rPr>
            <w:i/>
          </w:rPr>
          <w:delText>,</w:delText>
        </w:r>
      </w:del>
      <w:ins w:id="1679"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589E6A90"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561F4F">
        <w:fldChar w:fldCharType="begin"/>
      </w:r>
      <w:r w:rsidR="00561F4F">
        <w:instrText xml:space="preserve"> REF _Ref390326274 \h </w:instrText>
      </w:r>
      <w:r w:rsidR="00561F4F">
        <w:fldChar w:fldCharType="separate"/>
      </w:r>
      <w:ins w:id="1680" w:author="Bertsch Christian (CR/AEE3)" w:date="2019-09-24T22:42:00Z">
        <w:r w:rsidR="00290500" w:rsidRPr="0098259C">
          <w:t xml:space="preserve">Figure </w:t>
        </w:r>
        <w:r w:rsidR="00290500">
          <w:rPr>
            <w:noProof/>
          </w:rPr>
          <w:t>5</w:t>
        </w:r>
      </w:ins>
      <w:ins w:id="1681" w:author="Otter, Martin" w:date="2019-09-06T11:33:00Z">
        <w:del w:id="1682" w:author="Bertsch Christian (CR/AEE3)" w:date="2019-09-23T06:20:00Z">
          <w:r w:rsidR="007C1036" w:rsidRPr="0098259C" w:rsidDel="005C4EE5">
            <w:delText xml:space="preserve">Figure </w:delText>
          </w:r>
          <w:r w:rsidR="007C1036" w:rsidDel="005C4EE5">
            <w:rPr>
              <w:noProof/>
            </w:rPr>
            <w:delText>5</w:delText>
          </w:r>
        </w:del>
      </w:ins>
      <w:del w:id="1683" w:author="Bertsch Christian (CR/AEE3)" w:date="2019-09-23T06:20:00Z">
        <w:r w:rsidR="00561F4F" w:rsidRPr="0098259C" w:rsidDel="005C4EE5">
          <w:delText xml:space="preserve">Figure </w:delText>
        </w:r>
        <w:r w:rsidR="00561F4F" w:rsidDel="005C4EE5">
          <w:rPr>
            <w:noProof/>
          </w:rPr>
          <w:delText>4</w:delText>
        </w:r>
      </w:del>
      <w:r w:rsidR="00561F4F">
        <w:fldChar w:fldCharType="end"/>
      </w:r>
      <w:r w:rsidRPr="0098259C">
        <w:t xml:space="preserve"> 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D82CDD" w:rsidRDefault="00D82CDD"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D82CDD" w:rsidRDefault="00D82CDD"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D82CDD" w:rsidRDefault="00D82CDD"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D82CDD" w:rsidRDefault="00D82CDD"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D82CDD" w:rsidRDefault="00D82CDD"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D82CDD" w:rsidRPr="00EE2B82" w:rsidRDefault="00D82CDD"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D82CDD" w:rsidRPr="00EE2B82" w:rsidRDefault="00D82CDD"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D82CDD" w:rsidRDefault="00D82CDD"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D82CDD" w:rsidRDefault="00D82CDD"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D82CDD" w:rsidRDefault="00D82CDD"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D82CDD" w:rsidRDefault="00D82CDD"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D82CDD" w:rsidRDefault="00D82CDD"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D82CDD" w:rsidRPr="00EE2B82" w:rsidRDefault="00D82CDD"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D82CDD" w:rsidRPr="00EE2B82" w:rsidRDefault="00D82CDD"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61106BE8" w:rsidR="00233C3F" w:rsidRPr="0098259C" w:rsidRDefault="00233C3F" w:rsidP="00233C3F">
      <w:pPr>
        <w:pStyle w:val="Caption"/>
        <w:rPr>
          <w:szCs w:val="21"/>
        </w:rPr>
      </w:pPr>
      <w:bookmarkStart w:id="1684" w:name="_Ref390326274"/>
      <w:r w:rsidRPr="0098259C">
        <w:t xml:space="preserve">Figure </w:t>
      </w:r>
      <w:r w:rsidRPr="0098259C">
        <w:fldChar w:fldCharType="begin"/>
      </w:r>
      <w:r w:rsidRPr="0098259C">
        <w:instrText xml:space="preserve"> SEQ Figure \* ARABIC </w:instrText>
      </w:r>
      <w:r w:rsidRPr="0098259C">
        <w:fldChar w:fldCharType="separate"/>
      </w:r>
      <w:ins w:id="1685" w:author="Bertsch Christian (CR/AEE3)" w:date="2019-09-24T22:42:00Z">
        <w:r w:rsidR="00290500">
          <w:rPr>
            <w:noProof/>
          </w:rPr>
          <w:t>5</w:t>
        </w:r>
      </w:ins>
      <w:ins w:id="1686" w:author="Otter, Martin" w:date="2019-09-06T11:33:00Z">
        <w:del w:id="1687" w:author="Bertsch Christian (CR/AEE3)" w:date="2019-09-23T06:20:00Z">
          <w:r w:rsidR="007C1036" w:rsidDel="005C4EE5">
            <w:rPr>
              <w:noProof/>
            </w:rPr>
            <w:delText>5</w:delText>
          </w:r>
        </w:del>
      </w:ins>
      <w:del w:id="1688" w:author="Bertsch Christian (CR/AEE3)" w:date="2019-09-23T06:20:00Z">
        <w:r w:rsidR="00854655" w:rsidDel="005C4EE5">
          <w:rPr>
            <w:noProof/>
          </w:rPr>
          <w:delText>4</w:delText>
        </w:r>
      </w:del>
      <w:r w:rsidRPr="0098259C">
        <w:fldChar w:fldCharType="end"/>
      </w:r>
      <w:bookmarkEnd w:id="1684"/>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3C502370"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1689" w:author="Bertsch Christian (CR/AEE3)" w:date="2019-09-06T11:23:00Z">
        <w:r>
          <w:rPr>
            <w:rStyle w:val="CODE"/>
          </w:rPr>
          <w:delText>nextMode = EventMode</w:delText>
        </w:r>
        <w:r w:rsidRPr="0098259C">
          <w:delText>.</w:delText>
        </w:r>
      </w:del>
      <w:ins w:id="1690" w:author="Bertsch Christian (CR/AEE3)" w:date="2019-09-06T11:23:00Z">
        <w:r w:rsidR="00E97DF8" w:rsidRPr="00E97DF8">
          <w:rPr>
            <w:rStyle w:val="CODE"/>
          </w:rPr>
          <w:t>enterEventMode</w:t>
        </w:r>
      </w:ins>
      <w:ins w:id="1691" w:author="Bertsch Christian (CR/AEE3)" w:date="2019-09-24T14:34:00Z">
        <w:r w:rsidR="00537786">
          <w:rPr>
            <w:rStyle w:val="CODE"/>
          </w:rPr>
          <w:t xml:space="preserve"> </w:t>
        </w:r>
      </w:ins>
      <w:ins w:id="1692" w:author="Bertsch Christian (CR/AEE3)" w:date="2019-09-06T11:23:00Z">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1693"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1D3B69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r>
              <w:t xml:space="preserve">). </w:t>
            </w:r>
            <w:del w:id="1694" w:author="Bertsch Christian (CR/AEE3)" w:date="2019-09-06T11:23:00Z">
              <w:r>
                <w:delText>Via a subscript, a</w:delText>
              </w:r>
            </w:del>
            <w:ins w:id="1695" w:author="Bertsch Christian (CR/AEE3)" w:date="2019-09-06T11:23:00Z">
              <w:r w:rsidR="000C1E10">
                <w:t>A</w:t>
              </w:r>
            </w:ins>
            <w:r>
              <w:t xml:space="preserve"> subset of the variables is selected</w:t>
            </w:r>
            <w:ins w:id="1696" w:author="Bertsch Christian (CR/AEE3)" w:date="2019-09-06T11:23:00Z">
              <w:r w:rsidR="000C1E10">
                <w:t xml:space="preserve"> via a subscript</w:t>
              </w:r>
            </w:ins>
            <w:r>
              <w:t>. Example:</w:t>
            </w:r>
          </w:p>
          <w:p w14:paraId="408792BB" w14:textId="0A7B396F"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1697" w:author="Bertsch Christian (CR/AEE3)" w:date="2019-09-06T11:23:00Z">
              <w:r w:rsidR="00670344" w:rsidRPr="0098259C">
                <w:rPr>
                  <w:rStyle w:val="CODE"/>
                  <w:rFonts w:cs="Courier New"/>
                </w:rPr>
                <w:delText>"</w:delText>
              </w:r>
              <w:r w:rsidR="00670344">
                <w:delText xml:space="preserve">, </w:delText>
              </w:r>
            </w:del>
            <w:ins w:id="1698"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290500">
              <w:t>2.2.7</w:t>
            </w:r>
            <w:r w:rsidR="00670344" w:rsidRPr="0098259C">
              <w:fldChar w:fldCharType="end"/>
            </w:r>
            <w:del w:id="1699" w:author="Bertsch Christian (CR/AEE3)" w:date="2019-09-06T11:23:00Z">
              <w:r w:rsidR="00670344">
                <w:delText>.</w:delText>
              </w:r>
            </w:del>
            <w:ins w:id="1700"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1701" w:author="Bertsch Christian (CR/AEE3)" w:date="2019-09-06T11:23:00Z">
              <w:r>
                <w:delText>sub-script</w:delText>
              </w:r>
            </w:del>
            <w:ins w:id="1702"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C3775C6"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1703"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704" w:author="Bertsch Christian (CR/AEE3)" w:date="2019-09-06T11:23:00Z">
              <w:r w:rsidR="00F20E8C">
                <w:t>Whether</w:t>
              </w:r>
            </w:ins>
            <w:r w:rsidR="00F20E8C">
              <w:t xml:space="preserve"> the input is a discrete-time or continuous-time variable</w:t>
            </w:r>
            <w:del w:id="1705" w:author="Bertsch Christian (CR/AEE3)" w:date="2019-09-06T11:23:00Z">
              <w:r w:rsidR="00853A66" w:rsidRPr="0098259C">
                <w:delText xml:space="preserve">, </w:delText>
              </w:r>
            </w:del>
            <w:ins w:id="1706"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290500">
              <w:t>2.2.7</w:t>
            </w:r>
            <w:r w:rsidR="00853A66" w:rsidRPr="0098259C">
              <w:fldChar w:fldCharType="end"/>
            </w:r>
            <w:del w:id="1707" w:author="Bertsch Christian (CR/AEE3)" w:date="2019-09-06T11:23:00Z">
              <w:r w:rsidR="00853A66">
                <w:delText>.</w:delText>
              </w:r>
            </w:del>
            <w:ins w:id="1708"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19D9CCAF"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1709" w:author="Bertsch Christian (CR/AEE3)" w:date="2019-09-06T11:23:00Z">
              <w:r w:rsidRPr="0098259C">
                <w:delText>So</w:delText>
              </w:r>
            </w:del>
            <w:ins w:id="1710"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1711"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712" w:author="Bertsch Christian (CR/AEE3)" w:date="2019-09-06T11:23:00Z">
              <w:r w:rsidR="00F20E8C">
                <w:t>Whether</w:t>
              </w:r>
            </w:ins>
            <w:r w:rsidR="00F20E8C">
              <w:t xml:space="preserve"> the output is a discrete-time or continuous-time variable</w:t>
            </w:r>
            <w:del w:id="1713" w:author="Bertsch Christian (CR/AEE3)" w:date="2019-09-06T11:23:00Z">
              <w:r w:rsidR="00853A66" w:rsidRPr="0098259C">
                <w:delText xml:space="preserve">, </w:delText>
              </w:r>
            </w:del>
            <w:ins w:id="1714"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290500">
              <w:t>2.2.7</w:t>
            </w:r>
            <w:r w:rsidR="00853A66" w:rsidRPr="0098259C">
              <w:fldChar w:fldCharType="end"/>
            </w:r>
            <w:del w:id="1715" w:author="Bertsch Christian (CR/AEE3)" w:date="2019-09-06T11:23:00Z">
              <w:r w:rsidR="00853A66">
                <w:delText>.</w:delText>
              </w:r>
            </w:del>
            <w:ins w:id="1716"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0F50B79B"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676020"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676020"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676020">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676020"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676020"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676020"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1717" w:author="Bertsch Christian (CR/AEE3)" w:date="2019-09-06T11:23:00Z">
              <w:r>
                <w:delText>,</w:delText>
              </w:r>
            </w:del>
            <w:ins w:id="1718" w:author="Bertsch Christian (CR/AEE3)" w:date="2019-09-06T11:23:00Z">
              <w:r w:rsidR="004B324E">
                <w:t xml:space="preserve"> that</w:t>
              </w:r>
            </w:ins>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1719" w:author="Bertsch Christian (CR/AEE3)" w:date="2019-09-06T11:23:00Z">
              <w:r>
                <w:delText>explicitely</w:delText>
              </w:r>
            </w:del>
            <w:ins w:id="1720" w:author="Bertsch Christian (CR/AEE3)" w:date="2019-09-06T11:23:00Z">
              <w:r>
                <w:t>explicitly</w:t>
              </w:r>
            </w:ins>
            <w:r>
              <w:t xml:space="preserve">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1721"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1722"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1723" w:author="Bertsch Christian (CR/AEE3)" w:date="2019-09-06T11:23:00Z">
        <w:r w:rsidR="000C0942">
          <w:t>,</w:t>
        </w:r>
      </w:ins>
      <w:r>
        <w:t xml:space="preserve"> the dependency information is needed stating, for example, which outputs depend directly on inputs. This data is optionally provided in the </w:t>
      </w:r>
      <w:del w:id="1724" w:author="Bertsch Christian (CR/AEE3)" w:date="2019-09-06T11:23:00Z">
        <w:r>
          <w:delText>xml</w:delText>
        </w:r>
      </w:del>
      <w:ins w:id="1725"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136D3389"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97533A" w:rsidRPr="0097533A">
        <w:rPr>
          <w:i/>
        </w:rPr>
        <w:fldChar w:fldCharType="begin"/>
      </w:r>
      <w:r w:rsidR="0097533A" w:rsidRPr="0097533A">
        <w:rPr>
          <w:i/>
        </w:rPr>
        <w:instrText xml:space="preserve"> REF _Ref401741613 \h </w:instrText>
      </w:r>
      <w:r w:rsidR="0097533A">
        <w:instrText xml:space="preserve"> \* MERGEFORMAT </w:instrText>
      </w:r>
      <w:r w:rsidR="0097533A" w:rsidRPr="0097533A">
        <w:rPr>
          <w:i/>
        </w:rPr>
      </w:r>
      <w:r w:rsidR="0097533A" w:rsidRPr="0097533A">
        <w:rPr>
          <w:i/>
        </w:rPr>
        <w:fldChar w:fldCharType="separate"/>
      </w:r>
      <w:ins w:id="1726" w:author="Bertsch Christian (CR/AEE3)" w:date="2019-09-24T22:42:00Z">
        <w:r w:rsidR="00290500" w:rsidRPr="0098259C">
          <w:t xml:space="preserve">Figure </w:t>
        </w:r>
        <w:r w:rsidR="00290500">
          <w:rPr>
            <w:noProof/>
          </w:rPr>
          <w:t>6</w:t>
        </w:r>
      </w:ins>
      <w:ins w:id="1727" w:author="Otter, Martin" w:date="2019-09-06T11:33:00Z">
        <w:del w:id="1728" w:author="Bertsch Christian (CR/AEE3)" w:date="2019-09-23T06:20:00Z">
          <w:r w:rsidR="007C1036" w:rsidRPr="0098259C" w:rsidDel="005C4EE5">
            <w:delText xml:space="preserve">Figure </w:delText>
          </w:r>
          <w:r w:rsidR="007C1036" w:rsidDel="005C4EE5">
            <w:rPr>
              <w:noProof/>
            </w:rPr>
            <w:delText>6</w:delText>
          </w:r>
        </w:del>
      </w:ins>
      <w:del w:id="1729" w:author="Bertsch Christian (CR/AEE3)" w:date="2019-09-23T06:20:00Z">
        <w:r w:rsidR="0097533A" w:rsidRPr="0097533A" w:rsidDel="005C4EE5">
          <w:delText xml:space="preserve">Figure </w:delText>
        </w:r>
        <w:r w:rsidR="0097533A" w:rsidRPr="0097533A" w:rsidDel="005C4EE5">
          <w:rPr>
            <w:noProof/>
          </w:rPr>
          <w:delText>5</w:delText>
        </w:r>
      </w:del>
      <w:r w:rsidR="0097533A" w:rsidRPr="0097533A">
        <w:rPr>
          <w:i/>
        </w:rPr>
        <w:fldChar w:fldCharType="end"/>
      </w:r>
      <w:del w:id="1730" w:author="Bertsch Christian (CR/AEE3)" w:date="2019-09-06T11:23:00Z">
        <w:r w:rsidR="00DD55A2" w:rsidRPr="00B979E3">
          <w:rPr>
            <w:i/>
          </w:rPr>
          <w:delText>the next Figure</w:delText>
        </w:r>
      </w:del>
      <w:ins w:id="1731"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D82CDD" w:rsidRPr="00D902AD" w:rsidRDefault="00D82CDD"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D82CDD" w:rsidRPr="00D902AD" w:rsidRDefault="00D82CDD"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D82CDD" w:rsidRPr="003A50D8" w:rsidRDefault="00D82CDD"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D82CDD" w:rsidRPr="003A50D8" w:rsidRDefault="00D82CD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D82CDD" w:rsidRPr="003A50D8" w:rsidRDefault="00D82CD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D82CDD" w:rsidRPr="00B979E3" w:rsidRDefault="00D82CDD"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D82CDD" w:rsidRPr="00B979E3" w:rsidRDefault="00D82CDD"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D82CDD" w:rsidRPr="00A55B3B" w:rsidRDefault="00D82CDD"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D82CDD" w:rsidRPr="00A55B3B" w:rsidRDefault="00D82CDD"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D82CDD" w:rsidRPr="00A55B3B" w:rsidRDefault="00D82CDD"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D82CDD" w:rsidRPr="00A55B3B" w:rsidRDefault="00D82CDD"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D82CDD"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1D406B02" w:rsidR="00D82CDD" w:rsidRPr="0042375D" w:rsidRDefault="00D82CDD" w:rsidP="0042375D">
                              <w:pPr>
                                <w:pStyle w:val="Caption"/>
                                <w:spacing w:before="0" w:after="0"/>
                                <w:jc w:val="center"/>
                                <w:rPr>
                                  <w:b w:val="0"/>
                                </w:rPr>
                              </w:pPr>
                              <w:bookmarkStart w:id="1732" w:name="_Ref401741613"/>
                              <w:r w:rsidRPr="0098259C">
                                <w:t xml:space="preserve">Figure </w:t>
                              </w:r>
                              <w:r w:rsidRPr="0098259C">
                                <w:fldChar w:fldCharType="begin"/>
                              </w:r>
                              <w:r w:rsidRPr="0098259C">
                                <w:instrText xml:space="preserve"> SEQ Figure \* ARABIC </w:instrText>
                              </w:r>
                              <w:r w:rsidRPr="0098259C">
                                <w:fldChar w:fldCharType="separate"/>
                              </w:r>
                              <w:ins w:id="1733" w:author="Bertsch Christian (CR/AEE3)" w:date="2019-09-24T22:42:00Z">
                                <w:r>
                                  <w:rPr>
                                    <w:noProof/>
                                  </w:rPr>
                                  <w:t>6</w:t>
                                </w:r>
                              </w:ins>
                              <w:ins w:id="1734" w:author="Otter, Martin" w:date="2019-09-06T11:33:00Z">
                                <w:del w:id="1735" w:author="Bertsch Christian (CR/AEE3)" w:date="2019-09-23T06:20:00Z">
                                  <w:r w:rsidDel="005C4EE5">
                                    <w:rPr>
                                      <w:noProof/>
                                    </w:rPr>
                                    <w:delText>6</w:delText>
                                  </w:r>
                                </w:del>
                              </w:ins>
                              <w:del w:id="1736" w:author="Bertsch Christian (CR/AEE3)" w:date="2019-09-23T06:20:00Z">
                                <w:r w:rsidDel="005C4EE5">
                                  <w:rPr>
                                    <w:noProof/>
                                  </w:rPr>
                                  <w:delText>5</w:delText>
                                </w:r>
                              </w:del>
                              <w:r w:rsidRPr="0098259C">
                                <w:fldChar w:fldCharType="end"/>
                              </w:r>
                              <w:bookmarkEnd w:id="173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D82CDD" w:rsidRPr="008E3E6A" w:rsidRDefault="00D82CDD"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D82CDD" w:rsidRPr="00D902AD" w:rsidRDefault="00D82CDD"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D82CDD" w:rsidRPr="00D902AD" w:rsidRDefault="00D82CDD"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D82CDD" w:rsidRPr="00D902AD" w:rsidRDefault="00D82CDD"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D82CDD" w:rsidRPr="003A50D8" w:rsidRDefault="00D82CDD"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D82CDD" w:rsidRPr="003A50D8" w:rsidRDefault="00D82CD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D82CDD" w:rsidRPr="003A50D8" w:rsidRDefault="00D82CDD"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D82CDD" w:rsidRPr="003A50D8" w:rsidRDefault="00D82CDD"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D82CDD" w:rsidRPr="00B979E3" w:rsidRDefault="00D82CDD"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D82CDD" w:rsidRPr="00B979E3" w:rsidRDefault="00D82CDD"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D82CDD" w:rsidRPr="00A55B3B" w:rsidRDefault="00D82CDD"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D82CDD" w:rsidRPr="00A55B3B" w:rsidRDefault="00D82CDD"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D82CDD" w:rsidRPr="00A55B3B" w:rsidRDefault="00D82CDD"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D82CDD" w:rsidRPr="00A55B3B" w:rsidRDefault="00D82CDD"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D82CDD"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D82CDD" w:rsidRPr="00A55B3B" w:rsidRDefault="00D82CDD"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1D406B02" w:rsidR="00D82CDD" w:rsidRPr="0042375D" w:rsidRDefault="00D82CDD" w:rsidP="0042375D">
                        <w:pPr>
                          <w:pStyle w:val="Caption"/>
                          <w:spacing w:before="0" w:after="0"/>
                          <w:jc w:val="center"/>
                          <w:rPr>
                            <w:b w:val="0"/>
                          </w:rPr>
                        </w:pPr>
                        <w:bookmarkStart w:id="1737" w:name="_Ref401741613"/>
                        <w:r w:rsidRPr="0098259C">
                          <w:t xml:space="preserve">Figure </w:t>
                        </w:r>
                        <w:r w:rsidRPr="0098259C">
                          <w:fldChar w:fldCharType="begin"/>
                        </w:r>
                        <w:r w:rsidRPr="0098259C">
                          <w:instrText xml:space="preserve"> SEQ Figure \* ARABIC </w:instrText>
                        </w:r>
                        <w:r w:rsidRPr="0098259C">
                          <w:fldChar w:fldCharType="separate"/>
                        </w:r>
                        <w:ins w:id="1738" w:author="Bertsch Christian (CR/AEE3)" w:date="2019-09-24T22:42:00Z">
                          <w:r>
                            <w:rPr>
                              <w:noProof/>
                            </w:rPr>
                            <w:t>6</w:t>
                          </w:r>
                        </w:ins>
                        <w:ins w:id="1739" w:author="Otter, Martin" w:date="2019-09-06T11:33:00Z">
                          <w:del w:id="1740" w:author="Bertsch Christian (CR/AEE3)" w:date="2019-09-23T06:20:00Z">
                            <w:r w:rsidDel="005C4EE5">
                              <w:rPr>
                                <w:noProof/>
                              </w:rPr>
                              <w:delText>6</w:delText>
                            </w:r>
                          </w:del>
                        </w:ins>
                        <w:del w:id="1741" w:author="Bertsch Christian (CR/AEE3)" w:date="2019-09-23T06:20:00Z">
                          <w:r w:rsidDel="005C4EE5">
                            <w:rPr>
                              <w:noProof/>
                            </w:rPr>
                            <w:delText>5</w:delText>
                          </w:r>
                        </w:del>
                        <w:r w:rsidRPr="0098259C">
                          <w:fldChar w:fldCharType="end"/>
                        </w:r>
                        <w:bookmarkEnd w:id="1737"/>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1742" w:author="Bertsch Christian (CR/AEE3)" w:date="2019-09-06T11:23:00Z">
        <w:r w:rsidR="0036545B">
          <w:rPr>
            <w:i/>
          </w:rPr>
          <w:t>,</w:t>
        </w:r>
      </w:ins>
      <w:r w:rsidRPr="00B979E3">
        <w:rPr>
          <w:i/>
        </w:rPr>
        <w:t xml:space="preserve"> FMU1 and FMU2 are connected in such a way that by an appropriate sequence of </w:t>
      </w:r>
      <w:r w:rsidR="00140C25">
        <w:rPr>
          <w:i/>
        </w:rPr>
        <w:t>fmi2</w:t>
      </w:r>
      <w:r w:rsidRPr="00B979E3">
        <w:rPr>
          <w:i/>
        </w:rPr>
        <w:t xml:space="preserve">SetXXX and </w:t>
      </w:r>
      <w:r w:rsidR="00140C25">
        <w:rPr>
          <w:i/>
        </w:rPr>
        <w:t>fmi2</w:t>
      </w:r>
      <w:r w:rsidRPr="00B979E3">
        <w:rPr>
          <w:i/>
        </w:rPr>
        <w:t>GetXXX calls</w:t>
      </w:r>
      <w:ins w:id="1743"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1744"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1745" w:author="Bertsch Christian (CR/AEE3)" w:date="2019-09-06T11:23:00Z">
        <w:r w:rsidR="0036545B">
          <w:rPr>
            <w:i/>
          </w:rPr>
          <w:t>,</w:t>
        </w:r>
      </w:ins>
      <w:r w:rsidRPr="00B979E3">
        <w:rPr>
          <w:i/>
        </w:rPr>
        <w:t xml:space="preserve"> and via the shown sequence of </w:t>
      </w:r>
      <w:r w:rsidR="00140C25">
        <w:rPr>
          <w:i/>
        </w:rPr>
        <w:t>fmi2</w:t>
      </w:r>
      <w:r w:rsidRPr="00B979E3">
        <w:rPr>
          <w:i/>
        </w:rPr>
        <w:t xml:space="preserve">SetXXX and </w:t>
      </w:r>
      <w:r w:rsidR="00140C25">
        <w:rPr>
          <w:i/>
        </w:rPr>
        <w:t>fmi2</w:t>
      </w:r>
      <w:r w:rsidRPr="00B979E3">
        <w:rPr>
          <w:i/>
        </w:rPr>
        <w:t>GetXXX calls</w:t>
      </w:r>
      <w:ins w:id="1746"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1747"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3661BAF2"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1748" w:author="Bertsch Christian (CR/AEE3)" w:date="2019-09-24T22:42:00Z">
        <w:r w:rsidR="00290500" w:rsidRPr="00487639">
          <w:t xml:space="preserve">Table </w:t>
        </w:r>
        <w:r w:rsidR="00290500">
          <w:rPr>
            <w:noProof/>
          </w:rPr>
          <w:t>1</w:t>
        </w:r>
      </w:ins>
      <w:ins w:id="1749" w:author="Otter, Martin" w:date="2019-09-06T11:33:00Z">
        <w:del w:id="1750" w:author="Bertsch Christian (CR/AEE3)" w:date="2019-09-23T06:20:00Z">
          <w:r w:rsidR="007C1036" w:rsidRPr="00487639" w:rsidDel="005C4EE5">
            <w:delText xml:space="preserve">Table </w:delText>
          </w:r>
          <w:r w:rsidR="007C1036" w:rsidDel="005C4EE5">
            <w:rPr>
              <w:noProof/>
            </w:rPr>
            <w:delText>1</w:delText>
          </w:r>
        </w:del>
      </w:ins>
      <w:del w:id="1751"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1752"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5603B091"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del w:id="1753" w:author="Bertsch Christian (CR/AEE3)" w:date="2019-09-24T14:22:00Z">
        <w:r w:rsidR="00D873E8" w:rsidRPr="006F760E" w:rsidDel="0040289E">
          <w:rPr>
            <w:i/>
          </w:rPr>
          <w:br/>
        </w:r>
      </w:del>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0E615916"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DA742D">
              <w:t>=</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676020">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676020"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676020">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676020"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676020">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676020">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66D90FE6" w:rsidR="002A6746" w:rsidRPr="0098259C" w:rsidRDefault="00D4117B" w:rsidP="00044F2D">
      <w:pPr>
        <w:pStyle w:val="Caption"/>
        <w:keepLines/>
        <w:jc w:val="center"/>
        <w:rPr>
          <w:b w:val="0"/>
        </w:rPr>
      </w:pPr>
      <w:bookmarkStart w:id="1754" w:name="_Ref386198872"/>
      <w:r w:rsidRPr="00487639">
        <w:t xml:space="preserve">Table </w:t>
      </w:r>
      <w:r>
        <w:fldChar w:fldCharType="begin"/>
      </w:r>
      <w:r>
        <w:instrText xml:space="preserve"> SEQ Table \* ARABIC </w:instrText>
      </w:r>
      <w:r>
        <w:fldChar w:fldCharType="separate"/>
      </w:r>
      <w:r w:rsidR="00290500">
        <w:rPr>
          <w:noProof/>
        </w:rPr>
        <w:t>1</w:t>
      </w:r>
      <w:r>
        <w:fldChar w:fldCharType="end"/>
      </w:r>
      <w:bookmarkEnd w:id="175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467159F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 xml:space="preserve">essential when FMUs are connected in a loop, as shown in </w:t>
      </w:r>
      <w:r w:rsidR="0042375D" w:rsidRPr="00FA34C4">
        <w:rPr>
          <w:i/>
        </w:rPr>
        <w:fldChar w:fldCharType="begin"/>
      </w:r>
      <w:r w:rsidR="0042375D" w:rsidRPr="00FA34C4">
        <w:rPr>
          <w:i/>
        </w:rPr>
        <w:instrText xml:space="preserve"> REF _Ref357865571 \h </w:instrText>
      </w:r>
      <w:r w:rsidR="0097533A" w:rsidRPr="00214A6F">
        <w:rPr>
          <w:b/>
          <w:i/>
        </w:rPr>
        <w:instrText xml:space="preserve"> \* MERGEFORMAT </w:instrText>
      </w:r>
      <w:r w:rsidR="0042375D" w:rsidRPr="00FA34C4">
        <w:rPr>
          <w:i/>
        </w:rPr>
      </w:r>
      <w:r w:rsidR="0042375D" w:rsidRPr="00FA34C4">
        <w:rPr>
          <w:i/>
        </w:rPr>
        <w:fldChar w:fldCharType="separate"/>
      </w:r>
      <w:ins w:id="1755" w:author="Bertsch Christian (CR/AEE3)" w:date="2019-09-24T22:42:00Z">
        <w:r w:rsidR="00290500" w:rsidRPr="0098259C">
          <w:t xml:space="preserve">Figure </w:t>
        </w:r>
        <w:r w:rsidR="00290500">
          <w:rPr>
            <w:noProof/>
          </w:rPr>
          <w:t>7</w:t>
        </w:r>
      </w:ins>
      <w:ins w:id="1756" w:author="Otter, Martin" w:date="2019-09-06T11:33:00Z">
        <w:del w:id="1757" w:author="Bertsch Christian (CR/AEE3)" w:date="2019-09-23T06:20:00Z">
          <w:r w:rsidR="007C1036" w:rsidRPr="0098259C" w:rsidDel="005C4EE5">
            <w:delText xml:space="preserve">Figure </w:delText>
          </w:r>
          <w:r w:rsidR="007C1036" w:rsidDel="005C4EE5">
            <w:rPr>
              <w:noProof/>
            </w:rPr>
            <w:delText>7</w:delText>
          </w:r>
        </w:del>
      </w:ins>
      <w:del w:id="1758" w:author="Bertsch Christian (CR/AEE3)" w:date="2019-09-23T06:20:00Z">
        <w:r w:rsidR="00854655" w:rsidRPr="00FA34C4" w:rsidDel="005C4EE5">
          <w:delText xml:space="preserve">Figure </w:delText>
        </w:r>
        <w:r w:rsidR="00854655" w:rsidRPr="00FA34C4" w:rsidDel="005C4EE5">
          <w:rPr>
            <w:noProof/>
          </w:rPr>
          <w:delText>6</w:delText>
        </w:r>
      </w:del>
      <w:r w:rsidR="0042375D" w:rsidRPr="00FA34C4">
        <w:rPr>
          <w:i/>
        </w:rPr>
        <w:fldChar w:fldCharType="end"/>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1759"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1760"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1761"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676020"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1762"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1763"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1764"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w:t>
      </w:r>
      <w:del w:id="1765" w:author="Bertsch Christian (CR/AEE3)" w:date="2019-09-24T14:55:00Z">
        <w:r w:rsidDel="00614FA9">
          <w:rPr>
            <w:i/>
          </w:rPr>
          <w:delText>.</w:delText>
        </w:r>
      </w:del>
      <w:r>
        <w:rPr>
          <w:i/>
        </w:rPr>
        <w:t>.),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del w:id="1766" w:author="Bertsch Christian (CR/AEE3)" w:date="2019-09-24T14:55:00Z">
        <w:r w:rsidDel="00614FA9">
          <w:rPr>
            <w:i/>
          </w:rPr>
          <w:delText>.</w:delText>
        </w:r>
      </w:del>
      <w:r>
        <w:rPr>
          <w:i/>
        </w:rPr>
        <w:t>..)</w:t>
      </w:r>
      <w:r>
        <w:t xml:space="preserve"> </w:t>
      </w:r>
      <w:r w:rsidRPr="00BE5570">
        <w:rPr>
          <w:b/>
        </w:rPr>
        <w:t>or</w:t>
      </w:r>
      <w:r>
        <w:t xml:space="preserve"> Greater(x3-x1,.</w:t>
      </w:r>
      <w:del w:id="1767" w:author="Bertsch Christian (CR/AEE3)" w:date="2019-09-24T14:55:00Z">
        <w:r w:rsidDel="00614FA9">
          <w:delText>.</w:delText>
        </w:r>
      </w:del>
      <w:r>
        <w:t xml:space="preserve">.)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1768"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1769"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1770" w:author="Bertsch Christian (CR/AEE3)" w:date="2019-09-06T11:23:00Z"/>
        </w:rPr>
      </w:pPr>
      <w:del w:id="1771" w:author="Bertsch Christian (CR/AEE3)" w:date="2019-09-06T11:23:00Z">
        <w:r>
          <w:delText>]</w:delText>
        </w:r>
      </w:del>
    </w:p>
    <w:p w14:paraId="57AA6D8C" w14:textId="351BCF4F" w:rsidR="00F8568B" w:rsidRDefault="00E97DF8" w:rsidP="00F8568B">
      <w:pPr>
        <w:pStyle w:val="BodyText"/>
        <w:tabs>
          <w:tab w:val="left" w:pos="335"/>
        </w:tabs>
        <w:rPr>
          <w:ins w:id="1772" w:author="Bertsch Christian (CR/AEE3)" w:date="2019-09-06T11:23:00Z"/>
        </w:rPr>
      </w:pPr>
      <w:ins w:id="1773"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1774" w:author="Bertsch Christian (CR/AEE3)" w:date="2019-09-06T11:23:00Z">
        <w:r w:rsidR="00BB031E">
          <w:rPr>
            <w:rStyle w:val="CODE"/>
            <w:rFonts w:cs="Courier New"/>
          </w:rPr>
          <w:delText>″</w:delText>
        </w:r>
        <w:r w:rsidR="00BB031E">
          <w:delText>)</w:delText>
        </w:r>
      </w:del>
      <w:ins w:id="1775"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1776" w:author="Bertsch Christian (CR/AEE3)" w:date="2019-09-06T11:23:00Z">
        <w:r w:rsidR="00A1480E">
          <w:delText>explicitely</w:delText>
        </w:r>
      </w:del>
      <w:ins w:id="1777" w:author="Bertsch Christian (CR/AEE3)" w:date="2019-09-06T11:23:00Z">
        <w:r w:rsidR="00BA3113">
          <w:t>explicitly</w:t>
        </w:r>
      </w:ins>
      <w:r w:rsidR="00BA3113">
        <w:t xml:space="preserve"> </w:t>
      </w:r>
      <w:r w:rsidR="00A1480E">
        <w:t>or</w:t>
      </w:r>
      <w:r w:rsidR="00BA3113">
        <w:t xml:space="preserve"> </w:t>
      </w:r>
      <w:del w:id="1778" w:author="Bertsch Christian (CR/AEE3)" w:date="2019-09-06T11:23:00Z">
        <w:r w:rsidR="00A1480E">
          <w:delText>implicitely</w:delText>
        </w:r>
      </w:del>
      <w:ins w:id="1779"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1780"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1781"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1782" w:author="Bertsch Christian (CR/AEE3)" w:date="2019-09-06T11:23:00Z">
        <w:r w:rsidR="00BA3113">
          <w:rPr>
            <w:rStyle w:val="CODE"/>
            <w:rFonts w:ascii="Arial" w:hAnsi="Arial" w:cs="Arial"/>
          </w:rPr>
          <w:t>,</w:t>
        </w:r>
      </w:ins>
      <w:r>
        <w:t xml:space="preserve"> the FMU is </w:t>
      </w:r>
      <w:del w:id="1783" w:author="Bertsch Christian (CR/AEE3)" w:date="2019-09-06T11:23:00Z">
        <w:r>
          <w:delText>implicitely</w:delText>
        </w:r>
      </w:del>
      <w:ins w:id="1784" w:author="Bertsch Christian (CR/AEE3)" w:date="2019-09-06T11:23:00Z">
        <w:r w:rsidR="00BA3113">
          <w:t>implicitly</w:t>
        </w:r>
      </w:ins>
      <w:r w:rsidR="00BA3113">
        <w:t xml:space="preserve"> </w:t>
      </w:r>
      <w:r>
        <w:t>in Event Mode</w:t>
      </w:r>
      <w:ins w:id="1785"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1786" w:author="Bertsch Christian (CR/AEE3)" w:date="2019-09-06T11:23:00Z">
        <w:r w:rsidR="00B0359C">
          <w:delText xml:space="preserve">, if needed also iteratively due to </w:delText>
        </w:r>
      </w:del>
      <w:ins w:id="1787"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1788"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1789" w:author="Bertsch Christian (CR/AEE3)" w:date="2019-09-06T11:23:00Z">
        <w:r w:rsidR="00F40EA7">
          <w:t>,</w:t>
        </w:r>
      </w:ins>
      <w:r w:rsidRPr="0098259C">
        <w:t xml:space="preserve"> and therefore</w:t>
      </w:r>
      <w:ins w:id="1790"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1791"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1792"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1793" w:author="Bertsch Christian (CR/AEE3)" w:date="2019-09-06T11:23:00Z">
        <w:r w:rsidR="003A60FD">
          <w:delText>e.g.</w:delText>
        </w:r>
      </w:del>
      <w:ins w:id="1794" w:author="Bertsch Christian (CR/AEE3)" w:date="2019-09-06T11:23:00Z">
        <w:r w:rsidR="00F32111">
          <w:t>for example,</w:t>
        </w:r>
      </w:ins>
      <w:r w:rsidR="003A60FD">
        <w:t xml:space="preserve"> because the FMU describes internally a state machine</w:t>
      </w:r>
      <w:del w:id="1795" w:author="Bertsch Christian (CR/AEE3)" w:date="2019-09-06T11:23:00Z">
        <w:r w:rsidR="003A60FD">
          <w:delText>,</w:delText>
        </w:r>
      </w:del>
      <w:r w:rsidR="003A60FD">
        <w:t xml:space="preserve"> and transitions are still able to fire, but new inputs shall be taken into account).</w:t>
      </w:r>
    </w:p>
    <w:p w14:paraId="5CF34A95" w14:textId="6369BE2E" w:rsidR="00990EFE" w:rsidRPr="0098259C" w:rsidRDefault="00990EFE" w:rsidP="00990EFE">
      <w:pPr>
        <w:pStyle w:val="BodyTextIndent"/>
      </w:pPr>
      <w:r w:rsidRPr="0098259C">
        <w:t>The function calls in the table above describe precisely</w:t>
      </w:r>
      <w:del w:id="1796"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1797"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290500">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1798"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1799" w:name="_Toc18661797"/>
      <w:r w:rsidRPr="0098259C">
        <w:t>FMI Application Programming Interface</w:t>
      </w:r>
      <w:bookmarkEnd w:id="1799"/>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1800" w:name="_Ref240459819"/>
      <w:bookmarkStart w:id="1801" w:name="_Toc240646369"/>
      <w:bookmarkStart w:id="1802" w:name="_Toc247884542"/>
      <w:bookmarkStart w:id="1803" w:name="_Ref289632501"/>
      <w:bookmarkStart w:id="1804" w:name="_Toc18661798"/>
      <w:r w:rsidRPr="0098259C">
        <w:t>Providing Independent Variables and Re-initialization of Caching</w:t>
      </w:r>
      <w:bookmarkEnd w:id="1800"/>
      <w:bookmarkEnd w:id="1801"/>
      <w:bookmarkEnd w:id="1802"/>
      <w:bookmarkEnd w:id="1803"/>
      <w:bookmarkEnd w:id="1804"/>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1805" w:author="Bertsch Christian (CR/AEE3)" w:date="2019-09-06T11:23:00Z">
        <w:r w:rsidR="00DD7F03">
          <w:t>,</w:t>
        </w:r>
      </w:ins>
      <w:r w:rsidRPr="0098259C">
        <w:t xml:space="preserve"> during the iteration of an integrator step, only the state derivatives need to be computed</w:t>
      </w:r>
      <w:del w:id="1806" w:author="Bertsch Christian (CR/AEE3)" w:date="2019-09-06T11:23:00Z">
        <w:r w:rsidRPr="0098259C">
          <w:delText>,</w:delText>
        </w:r>
      </w:del>
      <w:r w:rsidRPr="0098259C">
        <w:t xml:space="preserve"> provided the output of a model is not connected</w:t>
      </w:r>
      <w:del w:id="1807" w:author="Bertsch Christian (CR/AEE3)" w:date="2019-09-06T11:23:00Z">
        <w:r w:rsidRPr="0098259C">
          <w:delText>. It</w:delText>
        </w:r>
      </w:del>
      <w:ins w:id="1808"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1809"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1810"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1811" w:author="Bertsch Christian (CR/AEE3)" w:date="2019-09-06T11:23:00Z">
        <w:r w:rsidR="007E3B47">
          <w:t>If</w:t>
        </w:r>
      </w:ins>
      <w:r w:rsidR="007E3B47">
        <w:t xml:space="preserve"> the state derivatives </w:t>
      </w:r>
      <w:del w:id="1812" w:author="Bertsch Christian (CR/AEE3)" w:date="2019-09-06T11:23:00Z">
        <w:r w:rsidRPr="0098259C">
          <w:delText xml:space="preserve">are not newly computed, if they </w:delText>
        </w:r>
      </w:del>
      <w:r w:rsidR="007E3B47">
        <w:t xml:space="preserve">have </w:t>
      </w:r>
      <w:ins w:id="1813" w:author="Bertsch Christian (CR/AEE3)" w:date="2019-09-06T11:23:00Z">
        <w:r w:rsidR="007E3B47">
          <w:t xml:space="preserve">already </w:t>
        </w:r>
      </w:ins>
      <w:r w:rsidR="007E3B47">
        <w:t xml:space="preserve">been computed </w:t>
      </w:r>
      <w:del w:id="1814" w:author="Bertsch Christian (CR/AEE3)" w:date="2019-09-06T11:23:00Z">
        <w:r w:rsidRPr="0098259C">
          <w:delText xml:space="preserve">already </w:delText>
        </w:r>
      </w:del>
      <w:r w:rsidR="007E3B47">
        <w:t>at the present time instant</w:t>
      </w:r>
      <w:ins w:id="1815"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1816" w:author="Bertsch Christian (CR/AEE3)" w:date="2019-09-06T11:23:00Z">
              <w:r w:rsidR="00EB5245">
                <w:delText>,</w:delText>
              </w:r>
            </w:del>
            <w:ins w:id="1817"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4326EBDE"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290500">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1818" w:author="Bertsch Christian (CR/AEE3)" w:date="2019-09-06T11:23:00Z">
        <w:r w:rsidR="00990EFE" w:rsidRPr="00044F2D">
          <w:rPr>
            <w:i/>
          </w:rPr>
          <w:delText xml:space="preserve">, </w:delText>
        </w:r>
        <w:r w:rsidR="009F2AEB" w:rsidRPr="00044F2D">
          <w:rPr>
            <w:i/>
          </w:rPr>
          <w:delText>for</w:delText>
        </w:r>
      </w:del>
      <w:ins w:id="1819"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1820"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1821"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1822" w:name="_Ref235854743"/>
      <w:bookmarkStart w:id="1823" w:name="_Toc240646370"/>
      <w:bookmarkStart w:id="1824" w:name="_Toc247884543"/>
      <w:bookmarkStart w:id="1825" w:name="_Toc18661799"/>
      <w:r w:rsidRPr="0098259C">
        <w:t>Evaluation of Model Equations</w:t>
      </w:r>
      <w:bookmarkEnd w:id="1822"/>
      <w:bookmarkEnd w:id="1823"/>
      <w:bookmarkEnd w:id="1824"/>
      <w:bookmarkEnd w:id="1825"/>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w:del w:id="1826" w:author="Bertsch Christian (CR/AEE3)" w:date="2019-09-06T11:23:00Z">
                  <m:rPr>
                    <m:sty m:val="p"/>
                  </m:rPr>
                  <w:rPr>
                    <w:rFonts w:ascii="Cambria Math" w:hAnsi="Cambria Math"/>
                  </w:rPr>
                  <m:t>)</m:t>
                </w:del>
              </m:r>
              <m:r>
                <w:ins w:id="1827" w:author="Bertsch Christian (CR/AEE3)" w:date="2019-09-06T11:23:00Z">
                  <m:rPr>
                    <m:sty m:val="p"/>
                  </m:rPr>
                  <w:rPr>
                    <w:rFonts w:ascii="Cambria Math" w:hAnsi="Cambria Math"/>
                  </w:rPr>
                  <m:t>)</m:t>
                </w:ins>
              </m:r>
            </m:oMath>
            <w:ins w:id="1828" w:author="Bertsch Christian (CR/AEE3)" w:date="2019-09-06T11:23:00Z">
              <w:r w:rsidR="005F62C3">
                <w:t>,</w:t>
              </w:r>
            </w:ins>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1829"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1830" w:author="Bertsch Christian (CR/AEE3)" w:date="2019-09-06T11:23:00Z">
              <w:r w:rsidR="005474F0">
                <w:delText>),</w:delText>
              </w:r>
            </w:del>
            <w:ins w:id="1831"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1832" w:author="Bertsch Christian (CR/AEE3)" w:date="2019-09-06T11:23:00Z">
              <w:r>
                <w:delText>,</w:delText>
              </w:r>
            </w:del>
            <w:ins w:id="1833"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1AB8B4BC"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290500">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1834"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0FD873BF"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1835"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1836" w:author="Bertsch Christian (CR/AEE3)" w:date="2019-09-06T11:23:00Z">
              <w:r w:rsidRPr="0098259C">
                <w:delText>inquired with</w:delText>
              </w:r>
            </w:del>
            <w:ins w:id="1837" w:author="Bertsch Christian (CR/AEE3)" w:date="2019-09-06T11:23:00Z">
              <w:r w:rsidR="002C5B26">
                <w:t>retrieved</w:t>
              </w:r>
            </w:ins>
            <w:ins w:id="1838" w:author="Bertsch Christian (CR/AEE3)" w:date="2019-09-24T14:37:00Z">
              <w:r w:rsidR="00537786">
                <w:t xml:space="preserve"> </w:t>
              </w:r>
            </w:ins>
            <w:ins w:id="1839" w:author="Bertsch Christian (CR/AEE3)" w:date="2019-09-06T11:23:00Z">
              <w:r w:rsidRPr="0098259C">
                <w:t>with</w:t>
              </w:r>
            </w:ins>
            <w:r w:rsidRPr="0098259C">
              <w:t xml:space="preserve"> </w:t>
            </w:r>
            <w:r w:rsidR="00140C25">
              <w:rPr>
                <w:rStyle w:val="CODE"/>
                <w:rFonts w:cs="Courier New"/>
              </w:rPr>
              <w:t>fmi2</w:t>
            </w:r>
            <w:r w:rsidRPr="0098259C">
              <w:rPr>
                <w:rStyle w:val="CODE"/>
                <w:rFonts w:cs="Courier New"/>
              </w:rPr>
              <w:t>GetContinuousStates</w:t>
            </w:r>
            <w:ins w:id="1840"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ins>
            <w:ins w:id="1841" w:author="Bertsch Christian (CR/AEE3)" w:date="2019-09-24T14:36:00Z">
              <w:r w:rsidR="00537786">
                <w:rPr>
                  <w:rFonts w:ascii="Courier New" w:hAnsi="Courier New" w:cs="Courier New"/>
                  <w:sz w:val="19"/>
                  <w:szCs w:val="19"/>
                </w:rPr>
                <w:t xml:space="preserve"> </w:t>
              </w:r>
            </w:ins>
            <w:ins w:id="1842" w:author="Bertsch Christian (CR/AEE3)" w:date="2019-09-06T11:23:00Z">
              <w:r w:rsidR="002C5B26" w:rsidRPr="00FA3E81">
                <w:rPr>
                  <w:rFonts w:ascii="Courier New" w:hAnsi="Courier New" w:cs="Courier New"/>
                  <w:sz w:val="19"/>
                  <w:szCs w:val="19"/>
                </w:rPr>
                <w:t>=</w:t>
              </w:r>
            </w:ins>
            <w:ins w:id="1843" w:author="Bertsch Christian (CR/AEE3)" w:date="2019-09-24T14:36:00Z">
              <w:r w:rsidR="00537786">
                <w:rPr>
                  <w:rFonts w:ascii="Courier New" w:hAnsi="Courier New" w:cs="Courier New"/>
                  <w:sz w:val="19"/>
                  <w:szCs w:val="19"/>
                </w:rPr>
                <w:t xml:space="preserve"> </w:t>
              </w:r>
            </w:ins>
            <w:ins w:id="1844" w:author="Bertsch Christian (CR/AEE3)" w:date="2019-09-06T11:23:00Z">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1845" w:author="Bertsch Christian (CR/AEE3)" w:date="2019-09-06T11:23:00Z">
              <w:r w:rsidR="00A90457" w:rsidRPr="00867BB6">
                <w:rPr>
                  <w:i/>
                </w:rPr>
                <w:delText>if</w:delText>
              </w:r>
            </w:del>
            <w:ins w:id="1846" w:author="Bertsch Christian (CR/AEE3)" w:date="2019-09-06T11:23:00Z">
              <w:r w:rsidR="003272DA">
                <w:rPr>
                  <w:i/>
                </w:rPr>
                <w:t>I</w:t>
              </w:r>
              <w:r w:rsidR="00A90457" w:rsidRPr="002F3E46">
                <w:rPr>
                  <w:i/>
                </w:rPr>
                <w:t>f</w:t>
              </w:r>
            </w:ins>
            <w:r w:rsidR="00A90457" w:rsidRPr="002F3E46">
              <w:rPr>
                <w:i/>
              </w:rPr>
              <w:t xml:space="preserve"> </w:t>
            </w:r>
            <w:r w:rsidR="00A90457" w:rsidRPr="00537786">
              <w:rPr>
                <w:rStyle w:val="CODE"/>
                <w:rPrChange w:id="1847" w:author="Bertsch Christian (CR/AEE3)" w:date="2019-09-24T14:38:00Z">
                  <w:rPr>
                    <w:i/>
                  </w:rPr>
                </w:rPrChang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1848"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43A250E7" w:rsidR="00875ACA" w:rsidRPr="0098259C" w:rsidDel="0040289E" w:rsidRDefault="00875ACA" w:rsidP="0040289E">
            <w:pPr>
              <w:pStyle w:val="Textkrper-Tabelle"/>
              <w:numPr>
                <w:ilvl w:val="0"/>
                <w:numId w:val="43"/>
              </w:numPr>
              <w:rPr>
                <w:del w:id="1849" w:author="Bertsch Christian (CR/AEE3)" w:date="2019-09-24T14:22:00Z"/>
                <w:i/>
              </w:rPr>
              <w:pPrChange w:id="1850" w:author="Bertsch Christian (CR/AEE3)" w:date="2019-09-24T14:22:00Z">
                <w:pPr>
                  <w:pStyle w:val="Textkrper-Tabelle"/>
                  <w:numPr>
                    <w:numId w:val="43"/>
                  </w:numPr>
                  <w:tabs>
                    <w:tab w:val="num" w:pos="273"/>
                  </w:tabs>
                  <w:ind w:left="273" w:hanging="250"/>
                </w:pPr>
              </w:pPrChange>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rsidP="0040289E">
            <w:pPr>
              <w:pStyle w:val="Textkrper-Tabelle"/>
              <w:numPr>
                <w:ilvl w:val="0"/>
                <w:numId w:val="43"/>
              </w:numPr>
              <w:rPr>
                <w:b/>
              </w:rPr>
              <w:pPrChange w:id="1851" w:author="Bertsch Christian (CR/AEE3)" w:date="2019-09-24T14:22:00Z">
                <w:pPr>
                  <w:pStyle w:val="BodyTextIndent"/>
                  <w:ind w:firstLine="0"/>
                  <w:jc w:val="left"/>
                </w:pPr>
              </w:pPrChange>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1852"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1853" w:author="Bertsch Christian (CR/AEE3)" w:date="2019-09-06T11:23:00Z">
              <w:r w:rsidR="008E0981">
                <w:rPr>
                  <w:i/>
                </w:rPr>
                <w:t>,</w:t>
              </w:r>
            </w:ins>
            <w:r w:rsidRPr="0098259C">
              <w:rPr>
                <w:i/>
              </w:rPr>
              <w:t xml:space="preserve"> to determine values of non-state variables at output points</w:t>
            </w:r>
            <w:del w:id="1854" w:author="Bertsch Christian (CR/AEE3)" w:date="2019-09-06T11:23:00Z">
              <w:r w:rsidRPr="0098259C">
                <w:delText>]:</w:delText>
              </w:r>
            </w:del>
            <w:ins w:id="1855"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1856"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1857"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1858"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1859" w:author="Bertsch Christian (CR/AEE3)" w:date="2019-09-06T11:23:00Z">
              <w:r w:rsidRPr="009943F6">
                <w:rPr>
                  <w:i/>
                </w:rPr>
                <w:delText>,</w:delText>
              </w:r>
            </w:del>
            <w:ins w:id="1860" w:author="Bertsch Christian (CR/AEE3)" w:date="2019-09-06T11:23:00Z">
              <w:r w:rsidR="00EB32C7">
                <w:rPr>
                  <w:i/>
                </w:rPr>
                <w:t xml:space="preserve"> that</w:t>
              </w:r>
            </w:ins>
            <w:r w:rsidRPr="009943F6">
              <w:rPr>
                <w:i/>
              </w:rPr>
              <w:t xml:space="preserve"> this function is not used to detect time or state events, </w:t>
            </w:r>
            <w:del w:id="1861" w:author="Bertsch Christian (CR/AEE3)" w:date="2019-09-06T11:23:00Z">
              <w:r w:rsidRPr="009943F6">
                <w:rPr>
                  <w:i/>
                </w:rPr>
                <w:delText>e.g.,</w:delText>
              </w:r>
            </w:del>
            <w:ins w:id="1862"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1863"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1864" w:author="Bertsch Christian (CR/AEE3)" w:date="2019-09-06T11:23:00Z">
              <w:r w:rsidR="00EB32C7">
                <w:rPr>
                  <w:i/>
                </w:rPr>
                <w:t xml:space="preserve">independently </w:t>
              </w:r>
            </w:ins>
            <w:r w:rsidRPr="009943F6">
              <w:rPr>
                <w:i/>
              </w:rPr>
              <w:t>in these cases,</w:t>
            </w:r>
            <w:del w:id="1865"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1866" w:name="OLE_LINK1"/>
            <w:bookmarkStart w:id="1867"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1866"/>
            <w:bookmarkEnd w:id="1867"/>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1868"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1869"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1870"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1871"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1872" w:author="Bertsch Christian (CR/AEE3)" w:date="2019-09-06T11:23:00Z">
              <w:r w:rsidR="00960690" w:rsidRPr="004865EB">
                <w:rPr>
                  <w:i/>
                </w:rPr>
                <w:delText>e.g.</w:delText>
              </w:r>
            </w:del>
            <w:ins w:id="1873"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1874" w:author="Bertsch Christian (CR/AEE3)" w:date="2019-09-06T11:23:00Z">
              <w:r w:rsidR="00724522">
                <w:delText>,</w:delText>
              </w:r>
            </w:del>
            <w:ins w:id="1875"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1876" w:name="_Ref235843871"/>
      <w:bookmarkStart w:id="1877" w:name="_Toc240646372"/>
      <w:bookmarkStart w:id="1878" w:name="_Toc247884545"/>
      <w:bookmarkStart w:id="1879" w:name="_Toc18661800"/>
      <w:r w:rsidRPr="0098259C">
        <w:t>State Machine of Calling Sequence</w:t>
      </w:r>
      <w:bookmarkEnd w:id="1876"/>
      <w:bookmarkEnd w:id="1877"/>
      <w:bookmarkEnd w:id="1878"/>
      <w:bookmarkEnd w:id="1879"/>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1880"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D82CDD" w:rsidRPr="008A5D81" w:rsidRDefault="00D82CDD">
                              <w:pPr>
                                <w:spacing w:line="240" w:lineRule="auto"/>
                                <w:jc w:val="right"/>
                                <w:rPr>
                                  <w:ins w:id="1881" w:author="Bertsch Christian (CR/AEE3)" w:date="2019-09-22T21:28:00Z"/>
                                  <w:rStyle w:val="HTMLCode"/>
                                  <w:rFonts w:ascii="Arial" w:hAnsi="Arial" w:cs="Arial"/>
                                  <w:sz w:val="16"/>
                                </w:rPr>
                                <w:pPrChange w:id="1882" w:author="Bertsch Christian (CR/AEE3)" w:date="2019-09-22T21:32:00Z">
                                  <w:pPr/>
                                </w:pPrChange>
                              </w:pPr>
                              <w:ins w:id="1883" w:author="Bertsch Christian (CR/AEE3)" w:date="2019-09-22T21:04:00Z">
                                <w:r w:rsidRPr="008A5D81">
                                  <w:rPr>
                                    <w:rStyle w:val="HTMLCode"/>
                                    <w:rFonts w:ascii="Arial" w:hAnsi="Arial" w:cs="Arial"/>
                                    <w:sz w:val="16"/>
                                    <w:rPrChange w:id="1884" w:author="Bertsch Christian (CR/AEE3)" w:date="2019-09-22T21:32:00Z">
                                      <w:rPr>
                                        <w:rStyle w:val="HTMLCode"/>
                                      </w:rPr>
                                    </w:rPrChange>
                                  </w:rPr>
                                  <w:t>fmi2GetDerivatives</w:t>
                                </w:r>
                              </w:ins>
                              <w:ins w:id="1885" w:author="Bertsch Christian (CR/AEE3)" w:date="2019-09-22T21:28:00Z">
                                <w:r w:rsidRPr="008A5D81">
                                  <w:rPr>
                                    <w:rStyle w:val="HTMLCode"/>
                                    <w:rFonts w:ascii="Arial" w:hAnsi="Arial" w:cs="Arial"/>
                                    <w:sz w:val="16"/>
                                  </w:rPr>
                                  <w:br/>
                                </w:r>
                              </w:ins>
                              <w:ins w:id="1886" w:author="Bertsch Christian (CR/AEE3)" w:date="2019-09-22T21:31:00Z">
                                <w:r w:rsidRPr="008A5D81">
                                  <w:rPr>
                                    <w:rStyle w:val="HTMLCode"/>
                                    <w:rFonts w:ascii="Arial" w:hAnsi="Arial" w:cs="Arial"/>
                                    <w:sz w:val="16"/>
                                  </w:rPr>
                                  <w:t>fmi2GetEventIndicators</w:t>
                                </w:r>
                              </w:ins>
                              <w:ins w:id="1887" w:author="Bertsch Christian (CR/AEE3)" w:date="2019-09-22T21:28:00Z">
                                <w:r w:rsidRPr="008A5D81">
                                  <w:rPr>
                                    <w:rStyle w:val="HTMLCode"/>
                                    <w:rFonts w:ascii="Arial" w:hAnsi="Arial" w:cs="Arial"/>
                                    <w:sz w:val="16"/>
                                  </w:rPr>
                                  <w:br/>
                                </w:r>
                              </w:ins>
                            </w:p>
                            <w:p w14:paraId="72262429" w14:textId="77777777" w:rsidR="00D82CDD" w:rsidRPr="00C42950" w:rsidRDefault="00D82CDD">
                              <w:pPr>
                                <w:pStyle w:val="BodyText"/>
                                <w:jc w:val="right"/>
                                <w:pPrChange w:id="1888"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D82CDD" w:rsidRPr="008A5D81" w:rsidRDefault="00D82CDD">
                        <w:pPr>
                          <w:spacing w:line="240" w:lineRule="auto"/>
                          <w:jc w:val="right"/>
                          <w:rPr>
                            <w:ins w:id="1889" w:author="Bertsch Christian (CR/AEE3)" w:date="2019-09-22T21:28:00Z"/>
                            <w:rStyle w:val="HTMLCode"/>
                            <w:rFonts w:ascii="Arial" w:hAnsi="Arial" w:cs="Arial"/>
                            <w:sz w:val="16"/>
                          </w:rPr>
                          <w:pPrChange w:id="1890" w:author="Bertsch Christian (CR/AEE3)" w:date="2019-09-22T21:32:00Z">
                            <w:pPr/>
                          </w:pPrChange>
                        </w:pPr>
                        <w:ins w:id="1891" w:author="Bertsch Christian (CR/AEE3)" w:date="2019-09-22T21:04:00Z">
                          <w:r w:rsidRPr="008A5D81">
                            <w:rPr>
                              <w:rStyle w:val="HTMLCode"/>
                              <w:rFonts w:ascii="Arial" w:hAnsi="Arial" w:cs="Arial"/>
                              <w:sz w:val="16"/>
                              <w:rPrChange w:id="1892" w:author="Bertsch Christian (CR/AEE3)" w:date="2019-09-22T21:32:00Z">
                                <w:rPr>
                                  <w:rStyle w:val="HTMLCode"/>
                                </w:rPr>
                              </w:rPrChange>
                            </w:rPr>
                            <w:t>fmi2GetDerivatives</w:t>
                          </w:r>
                        </w:ins>
                        <w:ins w:id="1893" w:author="Bertsch Christian (CR/AEE3)" w:date="2019-09-22T21:28:00Z">
                          <w:r w:rsidRPr="008A5D81">
                            <w:rPr>
                              <w:rStyle w:val="HTMLCode"/>
                              <w:rFonts w:ascii="Arial" w:hAnsi="Arial" w:cs="Arial"/>
                              <w:sz w:val="16"/>
                            </w:rPr>
                            <w:br/>
                          </w:r>
                        </w:ins>
                        <w:ins w:id="1894" w:author="Bertsch Christian (CR/AEE3)" w:date="2019-09-22T21:31:00Z">
                          <w:r w:rsidRPr="008A5D81">
                            <w:rPr>
                              <w:rStyle w:val="HTMLCode"/>
                              <w:rFonts w:ascii="Arial" w:hAnsi="Arial" w:cs="Arial"/>
                              <w:sz w:val="16"/>
                            </w:rPr>
                            <w:t>fmi2GetEventIndicators</w:t>
                          </w:r>
                        </w:ins>
                        <w:ins w:id="1895" w:author="Bertsch Christian (CR/AEE3)" w:date="2019-09-22T21:28:00Z">
                          <w:r w:rsidRPr="008A5D81">
                            <w:rPr>
                              <w:rStyle w:val="HTMLCode"/>
                              <w:rFonts w:ascii="Arial" w:hAnsi="Arial" w:cs="Arial"/>
                              <w:sz w:val="16"/>
                            </w:rPr>
                            <w:br/>
                          </w:r>
                        </w:ins>
                      </w:p>
                      <w:p w14:paraId="72262429" w14:textId="77777777" w:rsidR="00D82CDD" w:rsidRPr="00C42950" w:rsidRDefault="00D82CDD">
                        <w:pPr>
                          <w:pStyle w:val="BodyText"/>
                          <w:jc w:val="right"/>
                          <w:pPrChange w:id="1896"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730750"/>
                    </a:xfrm>
                    <a:prstGeom prst="rect">
                      <a:avLst/>
                    </a:prstGeom>
                  </pic:spPr>
                </pic:pic>
              </a:graphicData>
            </a:graphic>
          </wp:inline>
        </w:drawing>
      </w:r>
    </w:p>
    <w:p w14:paraId="2A60BC77" w14:textId="0934EF18" w:rsidR="000D0261" w:rsidRPr="0098259C" w:rsidRDefault="000D0261" w:rsidP="000D0261">
      <w:pPr>
        <w:pStyle w:val="Caption"/>
        <w:rPr>
          <w:b w:val="0"/>
        </w:rPr>
      </w:pPr>
      <w:bookmarkStart w:id="1897" w:name="_Ref357865571"/>
      <w:r w:rsidRPr="0098259C">
        <w:t xml:space="preserve">Figure </w:t>
      </w:r>
      <w:r w:rsidRPr="0098259C">
        <w:fldChar w:fldCharType="begin"/>
      </w:r>
      <w:r w:rsidRPr="0098259C">
        <w:instrText xml:space="preserve"> SEQ Figure \* ARABIC </w:instrText>
      </w:r>
      <w:r w:rsidRPr="0098259C">
        <w:fldChar w:fldCharType="separate"/>
      </w:r>
      <w:ins w:id="1898" w:author="Bertsch Christian (CR/AEE3)" w:date="2019-09-24T22:42:00Z">
        <w:r w:rsidR="00290500">
          <w:rPr>
            <w:noProof/>
          </w:rPr>
          <w:t>7</w:t>
        </w:r>
      </w:ins>
      <w:ins w:id="1899" w:author="Otter, Martin" w:date="2019-09-06T11:33:00Z">
        <w:del w:id="1900" w:author="Bertsch Christian (CR/AEE3)" w:date="2019-09-23T06:20:00Z">
          <w:r w:rsidR="007C1036" w:rsidDel="005C4EE5">
            <w:rPr>
              <w:noProof/>
            </w:rPr>
            <w:delText>7</w:delText>
          </w:r>
        </w:del>
      </w:ins>
      <w:del w:id="1901" w:author="Bertsch Christian (CR/AEE3)" w:date="2019-09-23T06:20:00Z">
        <w:r w:rsidR="00854655" w:rsidDel="005C4EE5">
          <w:rPr>
            <w:noProof/>
          </w:rPr>
          <w:delText>6</w:delText>
        </w:r>
      </w:del>
      <w:r w:rsidRPr="0098259C">
        <w:fldChar w:fldCharType="end"/>
      </w:r>
      <w:bookmarkEnd w:id="1897"/>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5E27E9E4" w:rsidR="007133B3" w:rsidRPr="008A5D81" w:rsidRDefault="00FB3300" w:rsidP="007133B3">
      <w:pPr>
        <w:pStyle w:val="BodyText"/>
        <w:rPr>
          <w:rFonts w:ascii="Courier New" w:hAnsi="Courier New" w:cs="Courier New"/>
          <w:i/>
          <w:iCs/>
          <w:sz w:val="19"/>
          <w:szCs w:val="19"/>
          <w:rPrChange w:id="1902"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1903" w:author="Bertsch Christian (CR/AEE3)" w:date="2019-09-06T11:23:00Z">
        <w:r>
          <w:delText>behaviour</w:delText>
        </w:r>
      </w:del>
      <w:ins w:id="1904"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1905" w:author="Bertsch Christian (CR/AEE3)" w:date="2019-09-06T11:23:00Z">
        <w:r w:rsidR="00311D39">
          <w:t>,</w:t>
        </w:r>
      </w:ins>
      <w:r>
        <w:t xml:space="preserve"> </w:t>
      </w:r>
      <w:r w:rsidR="00140C25">
        <w:t>fmi2</w:t>
      </w:r>
      <w:r>
        <w:t xml:space="preserve">GetReal, </w:t>
      </w:r>
      <w:r w:rsidR="00140C25">
        <w:t>fmi2</w:t>
      </w:r>
      <w:r>
        <w:t>GetInteger</w:t>
      </w:r>
      <w:del w:id="1906" w:author="Bertsch Christian (CR/AEE3)" w:date="2019-09-06T11:23:00Z">
        <w:r>
          <w:delText>)</w:delText>
        </w:r>
      </w:del>
      <w:ins w:id="1907"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1908" w:author="Bertsch Christian (CR/AEE3)" w:date="2019-09-06T11:23:00Z">
        <w:r w:rsidR="007133B3">
          <w:br/>
        </w:r>
        <w:r w:rsidR="007133B3" w:rsidRPr="0040289E">
          <w:rPr>
            <w:iCs/>
            <w:rPrChange w:id="1909" w:author="Bertsch Christian (CR/AEE3)" w:date="2019-09-24T14:23:00Z">
              <w:rPr>
                <w:i/>
                <w:iCs/>
              </w:rPr>
            </w:rPrChange>
          </w:rPr>
          <w:t>[</w:t>
        </w:r>
        <w:r w:rsidR="007133B3" w:rsidRPr="00FA3E81">
          <w:rPr>
            <w:i/>
            <w:iCs/>
          </w:rPr>
          <w:t>Bugfix</w:t>
        </w:r>
      </w:ins>
      <w:ins w:id="1910" w:author="Bertsch Christian (CR/AEE3)" w:date="2019-09-22T21:36:00Z">
        <w:r w:rsidR="0013111F">
          <w:rPr>
            <w:i/>
            <w:iCs/>
          </w:rPr>
          <w:t>es</w:t>
        </w:r>
      </w:ins>
      <w:ins w:id="1911"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1912" w:author="Bertsch Christian (CR/AEE3)" w:date="2019-09-22T21:33:00Z">
        <w:r w:rsidR="008A5D81">
          <w:rPr>
            <w:i/>
            <w:iCs/>
          </w:rPr>
          <w:t xml:space="preserve"> in FMI 2.0</w:t>
        </w:r>
      </w:ins>
      <w:ins w:id="1913"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1914"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1915" w:author="Bertsch Christian (CR/AEE3)" w:date="2019-09-22T21:35:00Z">
              <w:rPr>
                <w:rFonts w:ascii="Courier New" w:hAnsi="Courier New" w:cs="Courier New"/>
                <w:i/>
                <w:iCs/>
                <w:sz w:val="19"/>
                <w:szCs w:val="19"/>
              </w:rPr>
            </w:rPrChange>
          </w:rPr>
          <w:t>Additionally</w:t>
        </w:r>
      </w:ins>
      <w:ins w:id="1916" w:author="Bertsch Christian (CR/AEE3)" w:date="2019-09-22T21:36:00Z">
        <w:r w:rsidR="0013111F">
          <w:rPr>
            <w:i/>
            <w:iCs/>
          </w:rPr>
          <w:t xml:space="preserve"> the </w:t>
        </w:r>
      </w:ins>
      <w:ins w:id="1917" w:author="Bertsch Christian (CR/AEE3)" w:date="2019-09-24T14:39:00Z">
        <w:r w:rsidR="00537786">
          <w:rPr>
            <w:i/>
            <w:iCs/>
          </w:rPr>
          <w:t>function</w:t>
        </w:r>
      </w:ins>
      <w:ins w:id="1918" w:author="Bertsch Christian (CR/AEE3)" w:date="2019-09-22T21:34:00Z">
        <w:r w:rsidR="008A5D81" w:rsidRPr="0013111F">
          <w:rPr>
            <w:i/>
            <w:iCs/>
            <w:rPrChange w:id="1919" w:author="Bertsch Christian (CR/AEE3)" w:date="2019-09-22T21:35:00Z">
              <w:rPr>
                <w:rFonts w:ascii="Courier New" w:hAnsi="Courier New" w:cs="Courier New"/>
                <w:i/>
                <w:iCs/>
                <w:sz w:val="19"/>
                <w:szCs w:val="19"/>
              </w:rPr>
            </w:rPrChange>
          </w:rPr>
          <w:t xml:space="preserve"> </w:t>
        </w:r>
      </w:ins>
      <w:ins w:id="1920"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1921" w:author="Bertsch Christian (CR/AEE3)" w:date="2019-09-22T21:36:00Z">
              <w:rPr>
                <w:rFonts w:ascii="Courier New" w:hAnsi="Courier New" w:cs="Courier New"/>
                <w:i/>
                <w:iCs/>
                <w:sz w:val="19"/>
                <w:szCs w:val="19"/>
              </w:rPr>
            </w:rPrChange>
          </w:rPr>
          <w:t>may</w:t>
        </w:r>
        <w:r w:rsidR="008A5D81" w:rsidRPr="0013111F">
          <w:rPr>
            <w:i/>
            <w:iCs/>
            <w:rPrChange w:id="1922"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1923" w:author="Bertsch Christian (CR/AEE3)" w:date="2019-09-06T11:23:00Z">
        <w:r w:rsidR="0040289E" w:rsidRPr="0040289E">
          <w:rPr>
            <w:iCs/>
            <w:rPrChange w:id="1924" w:author="Bertsch Christian (CR/AEE3)" w:date="2019-09-24T14:23:00Z">
              <w:rPr>
                <w:i/>
                <w:iCs/>
              </w:rPr>
            </w:rPrChange>
          </w:rPr>
          <w:t>]</w:t>
        </w:r>
      </w:ins>
    </w:p>
    <w:p w14:paraId="7639C6DE" w14:textId="309916FD"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290500">
        <w:rPr>
          <w:lang w:eastAsia="en-US"/>
        </w:rPr>
        <w:t>3.1</w:t>
      </w:r>
      <w:r w:rsidR="00F41DB6">
        <w:rPr>
          <w:lang w:eastAsia="en-US"/>
        </w:rPr>
        <w:fldChar w:fldCharType="end"/>
      </w:r>
      <w:del w:id="1925"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1926" w:author="Otter, Martin" w:date="2019-09-06T11:33:00Z">
        <w:del w:id="1927" w:author="Bertsch Christian (CR/AEE3)" w:date="2019-09-22T21:30:00Z">
          <w:r w:rsidR="007C1036" w:rsidRPr="004B0E4D" w:rsidDel="008A5D81">
            <w:rPr>
              <w:b/>
              <w:bCs/>
              <w:lang w:eastAsia="en-US"/>
              <w:rPrChange w:id="1928" w:author="Bertsch Christian (CR/AEE3)" w:date="2019-09-22T20:23:00Z">
                <w:rPr>
                  <w:b/>
                  <w:bCs/>
                  <w:lang w:val="de-DE" w:eastAsia="en-US"/>
                </w:rPr>
              </w:rPrChange>
            </w:rPr>
            <w:delText>Fehler! Verweisquelle konnte nicht gefunden werden.</w:delText>
          </w:r>
        </w:del>
      </w:ins>
      <w:del w:id="1929"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06F6844B" w:rsidR="007133B3" w:rsidRDefault="00486730" w:rsidP="00486730">
      <w:pPr>
        <w:pStyle w:val="BulletItemFirst"/>
        <w:spacing w:before="120"/>
        <w:rPr>
          <w:lang w:eastAsia="en-US"/>
        </w:rPr>
      </w:pPr>
      <w:del w:id="1930" w:author="Bertsch Christian (CR/AEE3)" w:date="2019-09-06T11:23:00Z">
        <w:r w:rsidRPr="0098259C">
          <w:rPr>
            <w:b/>
            <w:lang w:eastAsia="en-US"/>
          </w:rPr>
          <w:delText>instantiated</w:delText>
        </w:r>
      </w:del>
      <w:ins w:id="1931"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1932" w:author="Bertsch Christian (CR/AEE3)" w:date="2019-09-06T11:23:00Z">
        <w:r w:rsidR="0059498C" w:rsidRPr="0098259C">
          <w:rPr>
            <w:lang w:eastAsia="en-US"/>
          </w:rPr>
          <w:delText>can</w:delText>
        </w:r>
        <w:r w:rsidR="00C01924" w:rsidRPr="0098259C">
          <w:rPr>
            <w:lang w:eastAsia="en-US"/>
          </w:rPr>
          <w:delText xml:space="preserve"> be set</w:delText>
        </w:r>
      </w:del>
      <w:ins w:id="1933" w:author="Bertsch Christian (CR/AEE3)" w:date="2019-09-06T11:23:00Z">
        <w:r w:rsidR="007133B3">
          <w:t xml:space="preserve">and </w:t>
        </w:r>
        <w:r w:rsidR="00686C2E">
          <w:rPr>
            <w:rFonts w:ascii="Courier New" w:hAnsi="Courier New" w:cs="Courier New"/>
            <w:sz w:val="19"/>
            <w:szCs w:val="19"/>
          </w:rPr>
          <w:t xml:space="preserve">variability ≠ </w:t>
        </w:r>
      </w:ins>
      <w:ins w:id="1934" w:author="Bertsch Christian (CR/AEE3)" w:date="2019-09-24T14:47:00Z">
        <w:r w:rsidR="00614FA9">
          <w:rPr>
            <w:rStyle w:val="CODE"/>
            <w:lang w:eastAsia="en-US"/>
          </w:rPr>
          <w:t>"</w:t>
        </w:r>
      </w:ins>
      <w:ins w:id="1935" w:author="Bertsch Christian (CR/AEE3)" w:date="2019-09-06T11:23:00Z">
        <w:r w:rsidR="00686C2E">
          <w:rPr>
            <w:rFonts w:ascii="Courier New" w:hAnsi="Courier New" w:cs="Courier New"/>
            <w:sz w:val="19"/>
            <w:szCs w:val="19"/>
          </w:rPr>
          <w:t>constant</w:t>
        </w:r>
      </w:ins>
      <w:ins w:id="1936" w:author="Bertsch Christian (CR/AEE3)" w:date="2019-09-24T14:48:00Z">
        <w:r w:rsidR="00614FA9">
          <w:rPr>
            <w:rStyle w:val="CODE"/>
            <w:lang w:eastAsia="en-US"/>
          </w:rPr>
          <w:t>"</w:t>
        </w:r>
      </w:ins>
      <w:ins w:id="1937" w:author="Bertsch Christian (CR/AEE3)" w:date="2019-09-06T11:23:00Z">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3BDE3BF5"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1938"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Pr>
          <w:lang w:eastAsia="en-US"/>
        </w:rPr>
        <w:t>fmi2</w:t>
      </w:r>
      <w:r w:rsidR="006F760E">
        <w:rPr>
          <w:lang w:eastAsia="en-US"/>
        </w:rPr>
        <w:t xml:space="preserve">GetXXX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ins w:id="1939" w:author="Bertsch Christian (CR/AEE3)" w:date="2019-09-24T14:47:00Z">
        <w:r w:rsidR="00614FA9">
          <w:rPr>
            <w:rStyle w:val="CODE"/>
            <w:lang w:eastAsia="en-US"/>
          </w:rPr>
          <w:t>"</w:t>
        </w:r>
      </w:ins>
      <w:del w:id="1940" w:author="Bertsch Christian (CR/AEE3)" w:date="2019-09-24T14:47:00Z">
        <w:r w:rsidR="00D022A2" w:rsidDel="00614FA9">
          <w:rPr>
            <w:rStyle w:val="CODE"/>
            <w:rFonts w:cs="Courier New"/>
          </w:rPr>
          <w:delText>″</w:delText>
        </w:r>
      </w:del>
      <w:r w:rsidR="00D022A2" w:rsidRPr="002F3E46">
        <w:rPr>
          <w:rStyle w:val="CODE"/>
        </w:rPr>
        <w:t>output</w:t>
      </w:r>
      <w:ins w:id="1941" w:author="Bertsch Christian (CR/AEE3)" w:date="2019-09-24T14:47:00Z">
        <w:r w:rsidR="00614FA9">
          <w:rPr>
            <w:rStyle w:val="CODE"/>
            <w:lang w:eastAsia="en-US"/>
          </w:rPr>
          <w:t>"</w:t>
        </w:r>
      </w:ins>
      <w:del w:id="1942" w:author="Bertsch Christian (CR/AEE3)" w:date="2019-09-24T14:47:00Z">
        <w:r w:rsidR="00D022A2" w:rsidDel="00614FA9">
          <w:rPr>
            <w:rStyle w:val="CODE"/>
            <w:rFonts w:cs="Courier New"/>
          </w:rPr>
          <w:delText>″</w:delText>
        </w:r>
      </w:del>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1943" w:author="Bertsch Christian (CR/AEE3)" w:date="2019-09-06T11:23:00Z">
        <w:r w:rsidR="00D022A2">
          <w:rPr>
            <w:rStyle w:val="CODE"/>
            <w:rFonts w:cs="Courier New"/>
          </w:rPr>
          <w:delText>″</w:delText>
        </w:r>
        <w:r w:rsidR="006F760E">
          <w:rPr>
            <w:lang w:eastAsia="en-US"/>
          </w:rPr>
          <w:delText>,</w:delText>
        </w:r>
      </w:del>
      <w:ins w:id="1944"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ins>
      <w:ins w:id="1945" w:author="Bertsch Christian (CR/AEE3)" w:date="2019-09-24T14:47:00Z">
        <w:r w:rsidR="00614FA9">
          <w:rPr>
            <w:rStyle w:val="CODE"/>
            <w:lang w:eastAsia="en-US"/>
          </w:rPr>
          <w:t>"</w:t>
        </w:r>
      </w:ins>
      <w:ins w:id="1946" w:author="Bertsch Christian (CR/AEE3)" w:date="2019-09-06T11:23:00Z">
        <w:r w:rsidR="00686C2E">
          <w:rPr>
            <w:rFonts w:ascii="Courier New" w:hAnsi="Courier New" w:cs="Courier New"/>
            <w:sz w:val="19"/>
            <w:szCs w:val="19"/>
          </w:rPr>
          <w:t>constant</w:t>
        </w:r>
      </w:ins>
      <w:ins w:id="1947" w:author="Bertsch Christian (CR/AEE3)" w:date="2019-09-24T14:47:00Z">
        <w:r w:rsidR="00614FA9">
          <w:rPr>
            <w:rStyle w:val="CODE"/>
            <w:lang w:eastAsia="en-US"/>
          </w:rPr>
          <w:t>"</w:t>
        </w:r>
      </w:ins>
      <w:ins w:id="1948" w:author="Bertsch Christian (CR/AEE3)" w:date="2019-09-06T11:23:00Z">
        <w:r w:rsidR="006F760E">
          <w:rPr>
            <w:lang w:eastAsia="en-US"/>
          </w:rPr>
          <w:t>,</w:t>
        </w:r>
      </w:ins>
      <w:r w:rsidR="006F760E">
        <w:rPr>
          <w:lang w:eastAsia="en-US"/>
        </w:rPr>
        <w:t xml:space="preserve"> as well as </w:t>
      </w:r>
      <w:r w:rsidR="00795971">
        <w:rPr>
          <w:lang w:eastAsia="en-US"/>
        </w:rPr>
        <w:t xml:space="preserve">variables with </w:t>
      </w:r>
      <w:del w:id="1949" w:author="Bertsch Christian (CR/AEE3)" w:date="2019-09-06T11:23:00Z">
        <w:r w:rsidR="00795971" w:rsidRPr="009160E8">
          <w:rPr>
            <w:rStyle w:val="CODE"/>
          </w:rPr>
          <w:delText xml:space="preserve">variability </w:delText>
        </w:r>
      </w:del>
      <w:ins w:id="1950" w:author="Bertsch Christian (CR/AEE3)" w:date="2019-09-06T11:23:00Z">
        <w:r w:rsidR="007133B3" w:rsidRPr="007133B3">
          <w:rPr>
            <w:rStyle w:val="CODE"/>
          </w:rPr>
          <w:t>causality</w:t>
        </w:r>
      </w:ins>
      <w:ins w:id="1951" w:author="Bertsch Christian (CR/AEE3)" w:date="2019-09-24T14:49:00Z">
        <w:r w:rsidR="00614FA9">
          <w:rPr>
            <w:rStyle w:val="CODE"/>
          </w:rPr>
          <w:t xml:space="preserve"> </w:t>
        </w:r>
      </w:ins>
      <w:r w:rsidR="00795971" w:rsidRPr="009160E8">
        <w:rPr>
          <w:rStyle w:val="CODE"/>
        </w:rPr>
        <w:t xml:space="preserve">= </w:t>
      </w:r>
      <w:ins w:id="1952" w:author="Bertsch Christian (CR/AEE3)" w:date="2019-09-24T14:49:00Z">
        <w:r w:rsidR="00614FA9">
          <w:rPr>
            <w:rStyle w:val="CODE"/>
            <w:lang w:eastAsia="en-US"/>
          </w:rPr>
          <w:t>"</w:t>
        </w:r>
      </w:ins>
      <w:del w:id="1953" w:author="Bertsch Christian (CR/AEE3)" w:date="2019-09-24T14:42:00Z">
        <w:r w:rsidR="00795971" w:rsidDel="00686C2E">
          <w:rPr>
            <w:rStyle w:val="CODE"/>
            <w:rFonts w:cs="Courier New"/>
          </w:rPr>
          <w:delText>″</w:delText>
        </w:r>
      </w:del>
      <w:r w:rsidR="00795971" w:rsidRPr="009160E8">
        <w:rPr>
          <w:rStyle w:val="CODE"/>
        </w:rPr>
        <w:t>input</w:t>
      </w:r>
      <w:ins w:id="1954" w:author="Bertsch Christian (CR/AEE3)" w:date="2019-09-24T14:49:00Z">
        <w:r w:rsidR="00614FA9">
          <w:rPr>
            <w:rStyle w:val="CODE"/>
            <w:lang w:eastAsia="en-US"/>
          </w:rPr>
          <w:t>"</w:t>
        </w:r>
      </w:ins>
      <w:del w:id="1955" w:author="Bertsch Christian (CR/AEE3)" w:date="2019-09-24T14:42:00Z">
        <w:r w:rsidR="00795971" w:rsidDel="00686C2E">
          <w:rPr>
            <w:rStyle w:val="CODE"/>
            <w:rFonts w:cs="Courier New"/>
          </w:rPr>
          <w:delText>″</w:delText>
        </w:r>
      </w:del>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1956"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1957"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1958"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1959" w:author="Bertsch Christian (CR/AEE3)" w:date="2019-09-06T11:23:00Z">
        <w:r>
          <w:rPr>
            <w:lang w:eastAsia="en-US"/>
          </w:rPr>
          <w:delText>occured</w:delText>
        </w:r>
      </w:del>
      <w:ins w:id="1960"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1961" w:author="Bertsch Christian (CR/AEE3)" w:date="2019-09-06T11:23:00Z">
        <w:r>
          <w:rPr>
            <w:lang w:eastAsia="en-US"/>
          </w:rPr>
          <w:delText>)</w:delText>
        </w:r>
      </w:del>
      <w:ins w:id="1962"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1963" w:author="Bertsch Christian (CR/AEE3)" w:date="2019-09-06T11:23:00Z">
        <w:r>
          <w:rPr>
            <w:lang w:eastAsia="en-US"/>
          </w:rPr>
          <w:delText>,</w:delText>
        </w:r>
      </w:del>
      <w:ins w:id="1964" w:author="Bertsch Christian (CR/AEE3)" w:date="2019-09-06T11:23:00Z">
        <w:r w:rsidR="00FC159F">
          <w:rPr>
            <w:lang w:eastAsia="en-US"/>
          </w:rPr>
          <w:t xml:space="preserve"> that</w:t>
        </w:r>
      </w:ins>
      <w:r>
        <w:rPr>
          <w:lang w:eastAsia="en-US"/>
        </w:rPr>
        <w:t xml:space="preserve"> during Initialization, Event, and Continuous-Time Mode</w:t>
      </w:r>
      <w:ins w:id="1965"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1966" w:author="Bertsch Christian (CR/AEE3)" w:date="2019-09-06T11:23:00Z">
        <w:r>
          <w:rPr>
            <w:lang w:eastAsia="en-US"/>
          </w:rPr>
          <w:delText>get</w:delText>
        </w:r>
      </w:del>
      <w:ins w:id="1967"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1968"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1969" w:author="Bertsch Christian (CR/AEE3)" w:date="2019-09-06T11:23:00Z">
        <w:r w:rsidRPr="00044F2D">
          <w:rPr>
            <w:i/>
            <w:lang w:eastAsia="en-US"/>
          </w:rPr>
          <w:delText>get</w:delText>
        </w:r>
      </w:del>
      <w:ins w:id="1970"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1971" w:author="Bertsch Christian (CR/AEE3)" w:date="2019-09-06T11:23:00Z">
        <w:r>
          <w:rPr>
            <w:i/>
            <w:lang w:eastAsia="en-US"/>
          </w:rPr>
          <w:delText>get</w:delText>
        </w:r>
      </w:del>
      <w:ins w:id="1972"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1973" w:author="Bertsch Christian (CR/AEE3)" w:date="2019-09-06T11:23:00Z">
              <w:r w:rsidRPr="006067CE">
                <w:rPr>
                  <w:rFonts w:cs="Arial"/>
                  <w:szCs w:val="20"/>
                  <w:lang w:val="de-DE" w:eastAsia="de-DE"/>
                </w:rPr>
                <w:delText>x</w:delText>
              </w:r>
            </w:del>
            <w:ins w:id="1974"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5B7CE3B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initial="exact"</w:t>
      </w:r>
      <w:r w:rsidRPr="002920AB">
        <w:t xml:space="preserve">, or </w:t>
      </w:r>
      <w:r w:rsidRPr="004E1FAA">
        <w:rPr>
          <w:rStyle w:val="CODE"/>
        </w:rPr>
        <w:t>causality="input"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77777777" w:rsidR="002920AB" w:rsidRPr="002920AB" w:rsidRDefault="002920AB" w:rsidP="002920AB">
      <w:pPr>
        <w:pStyle w:val="BodyText"/>
        <w:spacing w:before="0"/>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1975" w:author="Bertsch Christian (CR/AEE3)" w:date="2019-09-06T11:23:00Z"/>
          <w:b/>
          <w:bCs/>
        </w:rPr>
      </w:pPr>
      <w:del w:id="1976" w:author="Bertsch Christian (CR/AEE3)" w:date="2019-09-06T11:23:00Z">
        <w:r w:rsidRPr="0098259C">
          <w:delText>Pseudo Code</w:delText>
        </w:r>
      </w:del>
      <w:ins w:id="1977"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1978" w:name="_Toc18661801"/>
      <w:ins w:id="1979" w:author="Bertsch Christian (CR/AEE3)" w:date="2019-09-06T11:23:00Z">
        <w:r w:rsidRPr="0098259C">
          <w:t>Pseudo</w:t>
        </w:r>
        <w:r w:rsidR="00C34D46">
          <w:t>c</w:t>
        </w:r>
        <w:r w:rsidRPr="0098259C">
          <w:t>ode</w:t>
        </w:r>
      </w:ins>
      <w:r w:rsidRPr="0098259C">
        <w:t xml:space="preserve"> Example</w:t>
      </w:r>
      <w:bookmarkEnd w:id="1978"/>
    </w:p>
    <w:p w14:paraId="66354B4D" w14:textId="33363367" w:rsidR="00990EFE" w:rsidRPr="0098259C" w:rsidRDefault="00990EFE" w:rsidP="00990EFE">
      <w:pPr>
        <w:pStyle w:val="BodyText"/>
      </w:pPr>
      <w:r w:rsidRPr="0098259C">
        <w:t>In the following</w:t>
      </w:r>
      <w:r w:rsidR="00890A63" w:rsidRPr="0098259C">
        <w:t xml:space="preserve"> example</w:t>
      </w:r>
      <w:r w:rsidRPr="0098259C">
        <w:t xml:space="preserve">, the usage of the </w:t>
      </w:r>
      <w:r w:rsidR="00140C25">
        <w:t>fmi2</w:t>
      </w:r>
      <w:r w:rsidR="00FB1002" w:rsidRPr="0098259C">
        <w:t>XXX</w:t>
      </w:r>
      <w:r w:rsidR="00A70D81" w:rsidRPr="0098259C">
        <w:t xml:space="preserve"> functions is</w:t>
      </w:r>
      <w:r w:rsidRPr="0098259C">
        <w:t xml:space="preserve"> sketched in order to clarify the typical calling sequence of the functions in a simulation environment. The example is given in a mix of </w:t>
      </w:r>
      <w:del w:id="1980" w:author="Bertsch Christian (CR/AEE3)" w:date="2019-09-06T11:23:00Z">
        <w:r w:rsidRPr="0098259C">
          <w:delText>pseudo-code</w:delText>
        </w:r>
      </w:del>
      <w:ins w:id="1981" w:author="Bertsch Christian (CR/AEE3)" w:date="2019-09-06T11:23:00Z">
        <w:r w:rsidRPr="0098259C">
          <w:t>pseudocode</w:t>
        </w:r>
      </w:ins>
      <w:r w:rsidRPr="0098259C">
        <w:t xml:space="preserve"> and </w:t>
      </w:r>
      <w:del w:id="1982" w:author="Bertsch Christian (CR/AEE3)" w:date="2019-09-06T11:23:00Z">
        <w:r w:rsidRPr="0098259C">
          <w:delText>“</w:delText>
        </w:r>
      </w:del>
      <w:r w:rsidRPr="0098259C">
        <w:t>C</w:t>
      </w:r>
      <w:del w:id="1983" w:author="Bertsch Christian (CR/AEE3)" w:date="2019-09-06T11:23:00Z">
        <w:r w:rsidRPr="0098259C">
          <w:delText>”,</w:delText>
        </w:r>
      </w:del>
      <w:ins w:id="1984"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98259C" w14:paraId="6CF5C43B" w14:textId="77777777" w:rsidTr="00623D18">
        <w:tc>
          <w:tcPr>
            <w:tcW w:w="9120" w:type="dxa"/>
            <w:shd w:val="clear" w:color="auto" w:fill="auto"/>
          </w:tcPr>
          <w:p w14:paraId="23EA3DF2" w14:textId="41E09226" w:rsidR="00990EFE" w:rsidRPr="0098259C" w:rsidRDefault="00990EFE" w:rsidP="00990EFE">
            <w:pPr>
              <w:pStyle w:val="HTMLPreformatted"/>
              <w:rPr>
                <w:lang w:val="en-US"/>
              </w:rPr>
            </w:pPr>
            <w:r w:rsidRPr="0098259C">
              <w:rPr>
                <w:lang w:val="en-US"/>
              </w:rPr>
              <w:t>m = M_</w:t>
            </w:r>
            <w:r w:rsidR="00140C25">
              <w:rPr>
                <w:lang w:val="en-US"/>
              </w:rPr>
              <w:t>fmi2</w:t>
            </w:r>
            <w:r w:rsidR="00850C66">
              <w:rPr>
                <w:lang w:val="en-US"/>
              </w:rPr>
              <w:t>Instantiate</w:t>
            </w:r>
            <w:r w:rsidRPr="0098259C">
              <w:rPr>
                <w:lang w:val="en-US"/>
              </w:rPr>
              <w:t xml:space="preserve">("m", ...)  </w:t>
            </w:r>
            <w:r w:rsidRPr="0098259C">
              <w:rPr>
                <w:color w:val="008000"/>
                <w:lang w:val="en-US"/>
              </w:rPr>
              <w:t>// "m" is the instance name</w:t>
            </w:r>
          </w:p>
          <w:p w14:paraId="6C572FBF" w14:textId="77777777" w:rsidR="00990EFE" w:rsidRPr="0098259C" w:rsidRDefault="00CE2DBC" w:rsidP="00990EFE">
            <w:pPr>
              <w:pStyle w:val="HTMLPreformatted"/>
              <w:rPr>
                <w:lang w:val="en-US"/>
              </w:rPr>
            </w:pPr>
            <w:r w:rsidRPr="0098259C">
              <w:rPr>
                <w:lang w:val="en-US"/>
              </w:rPr>
              <w:t xml:space="preserve">                    </w:t>
            </w:r>
            <w:r w:rsidR="00850C66">
              <w:rPr>
                <w:lang w:val="en-US"/>
              </w:rPr>
              <w:t xml:space="preserve"> </w:t>
            </w:r>
            <w:r w:rsidRPr="0098259C">
              <w:rPr>
                <w:lang w:val="en-US"/>
              </w:rPr>
              <w:t xml:space="preserve">       </w:t>
            </w:r>
            <w:r w:rsidR="00990EFE" w:rsidRPr="0098259C">
              <w:rPr>
                <w:lang w:val="en-US"/>
              </w:rPr>
              <w:t xml:space="preserve">    </w:t>
            </w:r>
            <w:r w:rsidRPr="0098259C">
              <w:rPr>
                <w:color w:val="008000"/>
                <w:lang w:val="en-US"/>
              </w:rPr>
              <w:t>// "M</w:t>
            </w:r>
            <w:r w:rsidR="00B43651" w:rsidRPr="0098259C">
              <w:rPr>
                <w:color w:val="008000"/>
                <w:lang w:val="en-US"/>
              </w:rPr>
              <w:t>_</w:t>
            </w:r>
            <w:r w:rsidRPr="0098259C">
              <w:rPr>
                <w:color w:val="008000"/>
                <w:lang w:val="en-US"/>
              </w:rPr>
              <w:t>" is the MODEL_IDENTIFIER</w:t>
            </w:r>
          </w:p>
          <w:p w14:paraId="67CFB37C" w14:textId="77777777" w:rsidR="00990EFE" w:rsidRPr="0098259C" w:rsidRDefault="00990EFE" w:rsidP="00990EFE">
            <w:pPr>
              <w:pStyle w:val="HTMLPreformatted"/>
              <w:rPr>
                <w:lang w:val="en-US"/>
              </w:rPr>
            </w:pPr>
            <w:r w:rsidRPr="0098259C">
              <w:rPr>
                <w:lang w:val="en-US"/>
              </w:rPr>
              <w:t xml:space="preserve">nx </w:t>
            </w:r>
            <w:r w:rsidR="00890A63" w:rsidRPr="0098259C">
              <w:rPr>
                <w:lang w:val="en-US"/>
              </w:rPr>
              <w:t xml:space="preserve">    </w:t>
            </w:r>
            <w:r w:rsidRPr="0098259C">
              <w:rPr>
                <w:lang w:val="en-US"/>
              </w:rPr>
              <w:t xml:space="preserve">= ...   </w:t>
            </w:r>
            <w:r w:rsidRPr="0098259C">
              <w:rPr>
                <w:color w:val="008000"/>
                <w:lang w:val="en-US"/>
              </w:rPr>
              <w:t xml:space="preserve">// number of states, from </w:t>
            </w:r>
            <w:r w:rsidR="00374F39" w:rsidRPr="0098259C">
              <w:rPr>
                <w:color w:val="008000"/>
                <w:lang w:val="en-US"/>
              </w:rPr>
              <w:t>XML</w:t>
            </w:r>
            <w:r w:rsidRPr="0098259C">
              <w:rPr>
                <w:color w:val="008000"/>
                <w:lang w:val="en-US"/>
              </w:rPr>
              <w:t xml:space="preserve"> file</w:t>
            </w:r>
          </w:p>
          <w:p w14:paraId="26259B0D" w14:textId="77777777" w:rsidR="00990EFE" w:rsidRPr="0098259C" w:rsidRDefault="00990EFE" w:rsidP="00990EFE">
            <w:pPr>
              <w:pStyle w:val="HTMLPreformatted"/>
              <w:rPr>
                <w:lang w:val="en-US"/>
              </w:rPr>
            </w:pPr>
            <w:r w:rsidRPr="0098259C">
              <w:rPr>
                <w:lang w:val="en-US"/>
              </w:rPr>
              <w:t xml:space="preserve">nz </w:t>
            </w:r>
            <w:r w:rsidR="00890A63" w:rsidRPr="0098259C">
              <w:rPr>
                <w:lang w:val="en-US"/>
              </w:rPr>
              <w:t xml:space="preserve">    </w:t>
            </w:r>
            <w:r w:rsidRPr="0098259C">
              <w:rPr>
                <w:lang w:val="en-US"/>
              </w:rPr>
              <w:t xml:space="preserve">= ...   </w:t>
            </w:r>
            <w:r w:rsidRPr="0098259C">
              <w:rPr>
                <w:color w:val="008000"/>
                <w:lang w:val="en-US"/>
              </w:rPr>
              <w:t xml:space="preserve">// number of event indicators, from </w:t>
            </w:r>
            <w:r w:rsidR="00374F39" w:rsidRPr="0098259C">
              <w:rPr>
                <w:color w:val="008000"/>
                <w:lang w:val="en-US"/>
              </w:rPr>
              <w:t>XML</w:t>
            </w:r>
            <w:r w:rsidRPr="0098259C">
              <w:rPr>
                <w:color w:val="008000"/>
                <w:lang w:val="en-US"/>
              </w:rPr>
              <w:t xml:space="preserve"> file</w:t>
            </w:r>
          </w:p>
          <w:p w14:paraId="0BBA16FF" w14:textId="77777777" w:rsidR="00990EFE" w:rsidRPr="0098259C" w:rsidRDefault="00990EFE" w:rsidP="00990EFE">
            <w:pPr>
              <w:pStyle w:val="HTMLPreformatted"/>
              <w:rPr>
                <w:lang w:val="en-US"/>
              </w:rPr>
            </w:pPr>
            <w:r w:rsidRPr="0098259C">
              <w:rPr>
                <w:lang w:val="en-US"/>
              </w:rPr>
              <w:t xml:space="preserve">Tstart = 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7D10DCDF" w14:textId="77777777" w:rsidR="00990EFE" w:rsidRPr="0098259C" w:rsidRDefault="00990EFE" w:rsidP="00990EFE">
            <w:pPr>
              <w:pStyle w:val="HTMLPreformatted"/>
              <w:rPr>
                <w:lang w:val="en-US"/>
              </w:rPr>
            </w:pPr>
            <w:r w:rsidRPr="0098259C">
              <w:rPr>
                <w:lang w:val="en-US"/>
              </w:rPr>
              <w:t xml:space="preserve">Tend </w:t>
            </w:r>
            <w:r w:rsidR="00890A63" w:rsidRPr="0098259C">
              <w:rPr>
                <w:lang w:val="en-US"/>
              </w:rPr>
              <w:t xml:space="preserve">  </w:t>
            </w:r>
            <w:r w:rsidRPr="0098259C">
              <w:rPr>
                <w:lang w:val="en-US"/>
              </w:rPr>
              <w:t xml:space="preserve">= 10  </w:t>
            </w:r>
            <w:r w:rsidR="00890A63" w:rsidRPr="0098259C">
              <w:rPr>
                <w:lang w:val="en-US"/>
              </w:rPr>
              <w:t xml:space="preserve">  </w:t>
            </w:r>
            <w:r w:rsidRPr="0098259C">
              <w:rPr>
                <w:color w:val="008000"/>
                <w:lang w:val="en-US"/>
              </w:rPr>
              <w:t xml:space="preserve">// could also be retrieved from </w:t>
            </w:r>
            <w:r w:rsidR="00374F39" w:rsidRPr="0098259C">
              <w:rPr>
                <w:color w:val="008000"/>
                <w:lang w:val="en-US"/>
              </w:rPr>
              <w:t>XML</w:t>
            </w:r>
            <w:r w:rsidRPr="0098259C">
              <w:rPr>
                <w:color w:val="008000"/>
                <w:lang w:val="en-US"/>
              </w:rPr>
              <w:t xml:space="preserve"> file</w:t>
            </w:r>
          </w:p>
          <w:p w14:paraId="0AF6459C" w14:textId="77777777" w:rsidR="00990EFE" w:rsidRPr="0098259C" w:rsidRDefault="00990EFE" w:rsidP="00990EFE">
            <w:pPr>
              <w:pStyle w:val="HTMLPreformatted"/>
              <w:rPr>
                <w:lang w:val="en-US"/>
              </w:rPr>
            </w:pPr>
            <w:r w:rsidRPr="0098259C">
              <w:rPr>
                <w:lang w:val="en-US"/>
              </w:rPr>
              <w:t xml:space="preserve">dt </w:t>
            </w:r>
            <w:r w:rsidR="00890A63" w:rsidRPr="0098259C">
              <w:rPr>
                <w:lang w:val="en-US"/>
              </w:rPr>
              <w:t xml:space="preserve">    </w:t>
            </w:r>
            <w:r w:rsidRPr="0098259C">
              <w:rPr>
                <w:lang w:val="en-US"/>
              </w:rPr>
              <w:t>= 0.</w:t>
            </w:r>
            <w:r w:rsidR="00890A63" w:rsidRPr="0098259C">
              <w:rPr>
                <w:lang w:val="en-US"/>
              </w:rPr>
              <w:t xml:space="preserve">01  </w:t>
            </w:r>
            <w:r w:rsidR="00890A63" w:rsidRPr="0098259C">
              <w:rPr>
                <w:color w:val="008000"/>
                <w:lang w:val="en-US"/>
              </w:rPr>
              <w:t xml:space="preserve">// fixed step size </w:t>
            </w:r>
            <w:r w:rsidR="00B43651" w:rsidRPr="0098259C">
              <w:rPr>
                <w:color w:val="008000"/>
                <w:lang w:val="en-US"/>
              </w:rPr>
              <w:t xml:space="preserve">of </w:t>
            </w:r>
            <w:r w:rsidR="00890A63" w:rsidRPr="0098259C">
              <w:rPr>
                <w:color w:val="008000"/>
                <w:lang w:val="en-US"/>
              </w:rPr>
              <w:t>10 milli-</w:t>
            </w:r>
            <w:r w:rsidRPr="0098259C">
              <w:rPr>
                <w:color w:val="008000"/>
                <w:lang w:val="en-US"/>
              </w:rPr>
              <w:t>seconds</w:t>
            </w:r>
          </w:p>
          <w:p w14:paraId="24D9290C" w14:textId="77777777" w:rsidR="00990EFE" w:rsidRPr="0098259C" w:rsidRDefault="00990EFE" w:rsidP="00990EFE">
            <w:pPr>
              <w:pStyle w:val="HTMLPreformatted"/>
              <w:rPr>
                <w:lang w:val="en-US"/>
              </w:rPr>
            </w:pPr>
          </w:p>
          <w:p w14:paraId="3A086DC1" w14:textId="77777777" w:rsidR="001153E0" w:rsidRPr="0098259C" w:rsidRDefault="001153E0" w:rsidP="001153E0">
            <w:pPr>
              <w:pStyle w:val="HTMLPreformatted"/>
              <w:rPr>
                <w:color w:val="008000"/>
                <w:lang w:val="en-US"/>
              </w:rPr>
            </w:pPr>
            <w:r w:rsidRPr="0098259C">
              <w:rPr>
                <w:color w:val="008000"/>
                <w:lang w:val="en-US"/>
              </w:rPr>
              <w:t>// set the start time</w:t>
            </w:r>
          </w:p>
          <w:p w14:paraId="415ED59D" w14:textId="77777777" w:rsidR="001153E0" w:rsidRPr="0098259C" w:rsidRDefault="001153E0" w:rsidP="001153E0">
            <w:pPr>
              <w:pStyle w:val="HTMLPreformatted"/>
              <w:rPr>
                <w:del w:id="1985" w:author="Bertsch Christian (CR/AEE3)" w:date="2019-09-06T11:23:00Z"/>
                <w:lang w:val="en-US"/>
              </w:rPr>
            </w:pPr>
            <w:del w:id="1986" w:author="Bertsch Christian (CR/AEE3)" w:date="2019-09-06T11:23:00Z">
              <w:r w:rsidRPr="0098259C">
                <w:rPr>
                  <w:lang w:val="en-US"/>
                </w:rPr>
                <w:delText>Tnext = Tend</w:delText>
              </w:r>
            </w:del>
          </w:p>
          <w:p w14:paraId="4542EFE3" w14:textId="77777777" w:rsidR="001153E0" w:rsidRPr="0098259C" w:rsidRDefault="001153E0" w:rsidP="001153E0">
            <w:pPr>
              <w:pStyle w:val="HTMLPreformatted"/>
              <w:rPr>
                <w:lang w:val="en-US"/>
              </w:rPr>
            </w:pPr>
            <w:r w:rsidRPr="0098259C">
              <w:rPr>
                <w:lang w:val="en-US"/>
              </w:rPr>
              <w:t>time  = Tstart</w:t>
            </w:r>
          </w:p>
          <w:p w14:paraId="33F9ABE9" w14:textId="6E35CC66" w:rsidR="001153E0" w:rsidRPr="0098259C" w:rsidRDefault="001153E0" w:rsidP="001153E0">
            <w:pPr>
              <w:pStyle w:val="HTMLPreformatted"/>
              <w:rPr>
                <w:lang w:val="en-US"/>
              </w:rPr>
            </w:pPr>
            <w:del w:id="1987" w:author="Bertsch Christian (CR/AEE3)" w:date="2019-09-06T11:23:00Z">
              <w:r w:rsidRPr="0098259C">
                <w:rPr>
                  <w:lang w:val="en-US"/>
                </w:rPr>
                <w:delText>M_</w:delText>
              </w:r>
              <w:r w:rsidR="00140C25">
                <w:rPr>
                  <w:lang w:val="en-US"/>
                </w:rPr>
                <w:delText>fmi2</w:delText>
              </w:r>
              <w:r w:rsidR="009236DE" w:rsidRPr="0098259C">
                <w:rPr>
                  <w:lang w:val="en-US"/>
                </w:rPr>
                <w:delText>SetTime</w:delText>
              </w:r>
              <w:r w:rsidRPr="0098259C">
                <w:rPr>
                  <w:lang w:val="en-US"/>
                </w:rPr>
                <w:delText>(m, time)</w:delText>
              </w:r>
            </w:del>
          </w:p>
          <w:p w14:paraId="0C44D853" w14:textId="77777777" w:rsidR="001153E0" w:rsidRPr="0098259C" w:rsidRDefault="001153E0" w:rsidP="001153E0">
            <w:pPr>
              <w:pStyle w:val="HTMLPreformatted"/>
              <w:rPr>
                <w:lang w:val="en-US"/>
              </w:rPr>
            </w:pPr>
          </w:p>
          <w:p w14:paraId="482B90FD" w14:textId="77777777" w:rsidR="00782197" w:rsidRPr="0098259C" w:rsidRDefault="00990EFE" w:rsidP="00990EFE">
            <w:pPr>
              <w:pStyle w:val="HTMLPreformatted"/>
              <w:rPr>
                <w:color w:val="008000"/>
                <w:lang w:val="en-US"/>
              </w:rPr>
            </w:pPr>
            <w:r w:rsidRPr="0098259C">
              <w:rPr>
                <w:color w:val="008000"/>
                <w:lang w:val="en-US"/>
              </w:rPr>
              <w:t xml:space="preserve">// set </w:t>
            </w:r>
            <w:r w:rsidR="001153E0" w:rsidRPr="0098259C">
              <w:rPr>
                <w:color w:val="008000"/>
                <w:lang w:val="en-US"/>
              </w:rPr>
              <w:t xml:space="preserve">all variable </w:t>
            </w:r>
            <w:r w:rsidR="00782197" w:rsidRPr="0098259C">
              <w:rPr>
                <w:color w:val="008000"/>
                <w:lang w:val="en-US"/>
              </w:rPr>
              <w:t xml:space="preserve">start values (of "ScalarVariable / &lt;type&gt; / </w:t>
            </w:r>
            <w:r w:rsidR="001153E0" w:rsidRPr="0098259C">
              <w:rPr>
                <w:color w:val="008000"/>
                <w:lang w:val="en-US"/>
              </w:rPr>
              <w:t>start</w:t>
            </w:r>
            <w:r w:rsidR="00782197" w:rsidRPr="0098259C">
              <w:rPr>
                <w:color w:val="008000"/>
                <w:lang w:val="en-US"/>
              </w:rPr>
              <w:t>"</w:t>
            </w:r>
            <w:r w:rsidR="001153E0" w:rsidRPr="0098259C">
              <w:rPr>
                <w:color w:val="008000"/>
                <w:lang w:val="en-US"/>
              </w:rPr>
              <w:t>) and</w:t>
            </w:r>
          </w:p>
          <w:p w14:paraId="4A661386" w14:textId="77777777" w:rsidR="00990EFE" w:rsidRPr="0098259C" w:rsidRDefault="001153E0" w:rsidP="00990EFE">
            <w:pPr>
              <w:pStyle w:val="HTMLPreformatted"/>
              <w:rPr>
                <w:color w:val="008000"/>
                <w:lang w:val="en-US"/>
              </w:rPr>
            </w:pPr>
            <w:r w:rsidRPr="0098259C">
              <w:rPr>
                <w:color w:val="008000"/>
                <w:lang w:val="en-US"/>
              </w:rPr>
              <w:t>// set th</w:t>
            </w:r>
            <w:r w:rsidR="00946388" w:rsidRPr="0098259C">
              <w:rPr>
                <w:color w:val="008000"/>
                <w:lang w:val="en-US"/>
              </w:rPr>
              <w:t>e input values at time = Tstart</w:t>
            </w:r>
          </w:p>
          <w:p w14:paraId="4907DECF" w14:textId="23983883" w:rsidR="00990EFE" w:rsidRPr="0098259C" w:rsidRDefault="00990EFE" w:rsidP="00990EFE">
            <w:pPr>
              <w:pStyle w:val="HTMLPreformatted"/>
              <w:rPr>
                <w:lang w:val="en-US"/>
              </w:rPr>
            </w:pPr>
            <w:r w:rsidRPr="0098259C">
              <w:rPr>
                <w:lang w:val="en-US"/>
              </w:rPr>
              <w:t>M_</w:t>
            </w:r>
            <w:r w:rsidR="00140C25">
              <w:rPr>
                <w:lang w:val="en-US"/>
              </w:rPr>
              <w:t>fmi2</w:t>
            </w:r>
            <w:r w:rsidR="009236DE" w:rsidRPr="0098259C">
              <w:rPr>
                <w:lang w:val="en-US"/>
              </w:rPr>
              <w:t>SetReal</w:t>
            </w:r>
            <w:r w:rsidRPr="0098259C">
              <w:rPr>
                <w:lang w:val="en-US"/>
              </w:rPr>
              <w:t>/Integer/Boolean/String(m, ...)</w:t>
            </w:r>
          </w:p>
          <w:p w14:paraId="4DFB90F4" w14:textId="77777777" w:rsidR="00990EFE" w:rsidRPr="0098259C" w:rsidRDefault="00990EFE" w:rsidP="00990EFE">
            <w:pPr>
              <w:pStyle w:val="HTMLPreformatted"/>
              <w:rPr>
                <w:lang w:val="en-US"/>
              </w:rPr>
            </w:pPr>
          </w:p>
          <w:p w14:paraId="46F4ADBE" w14:textId="77777777" w:rsidR="00990EFE" w:rsidRPr="0098259C" w:rsidRDefault="001153E0" w:rsidP="00990EFE">
            <w:pPr>
              <w:pStyle w:val="HTMLPreformatted"/>
              <w:rPr>
                <w:color w:val="008000"/>
                <w:lang w:val="en-US"/>
              </w:rPr>
            </w:pPr>
            <w:r w:rsidRPr="0098259C">
              <w:rPr>
                <w:color w:val="008000"/>
                <w:lang w:val="en-US"/>
              </w:rPr>
              <w:t>// initialize</w:t>
            </w:r>
          </w:p>
          <w:p w14:paraId="33BA2858" w14:textId="35DD5ADF" w:rsidR="00842014" w:rsidRDefault="00842014" w:rsidP="00990EFE">
            <w:pPr>
              <w:pStyle w:val="HTMLPreformatted"/>
              <w:rPr>
                <w:lang w:val="en-US"/>
              </w:rPr>
            </w:pPr>
            <w:r w:rsidRPr="006F760E">
              <w:rPr>
                <w:color w:val="008000"/>
                <w:lang w:val="en-US"/>
              </w:rPr>
              <w:t xml:space="preserve">// </w:t>
            </w:r>
            <w:r>
              <w:rPr>
                <w:color w:val="008000"/>
                <w:lang w:val="en-US"/>
              </w:rPr>
              <w:t>determine continuous and discrete states</w:t>
            </w:r>
          </w:p>
          <w:p w14:paraId="07AA750A" w14:textId="07F3F535" w:rsidR="00C72A6D" w:rsidRDefault="00C72A6D" w:rsidP="00C72A6D">
            <w:pPr>
              <w:pStyle w:val="HTMLPreformatted"/>
              <w:rPr>
                <w:lang w:val="en-US"/>
              </w:rPr>
            </w:pPr>
            <w:r w:rsidRPr="0098259C">
              <w:rPr>
                <w:lang w:val="en-US"/>
              </w:rPr>
              <w:t>M_</w:t>
            </w:r>
            <w:r w:rsidR="00140C25">
              <w:rPr>
                <w:lang w:val="en-US"/>
              </w:rPr>
              <w:t>fmi2</w:t>
            </w:r>
            <w:r>
              <w:rPr>
                <w:lang w:val="en-US"/>
              </w:rPr>
              <w:t>SetupExperiment</w:t>
            </w:r>
            <w:r w:rsidRPr="0098259C">
              <w:rPr>
                <w:lang w:val="en-US"/>
              </w:rPr>
              <w:t>(m</w:t>
            </w:r>
            <w:r>
              <w:rPr>
                <w:lang w:val="en-US"/>
              </w:rPr>
              <w:t>,</w:t>
            </w:r>
            <w:r w:rsidR="00140C25">
              <w:rPr>
                <w:lang w:val="en-US"/>
              </w:rPr>
              <w:t>fmi2</w:t>
            </w:r>
            <w:r>
              <w:rPr>
                <w:lang w:val="en-US"/>
              </w:rPr>
              <w:t xml:space="preserve">False,0.0, Tstart, </w:t>
            </w:r>
            <w:r w:rsidR="00140C25">
              <w:rPr>
                <w:lang w:val="en-US"/>
              </w:rPr>
              <w:t>fmi2</w:t>
            </w:r>
            <w:r>
              <w:rPr>
                <w:lang w:val="en-US"/>
              </w:rPr>
              <w:t>True,Tend</w:t>
            </w:r>
            <w:r w:rsidRPr="0098259C">
              <w:rPr>
                <w:lang w:val="en-US"/>
              </w:rPr>
              <w:t>)</w:t>
            </w:r>
          </w:p>
          <w:p w14:paraId="3158B589" w14:textId="35129DB7" w:rsidR="00990EFE" w:rsidRDefault="00990EFE" w:rsidP="00990EFE">
            <w:pPr>
              <w:pStyle w:val="HTMLPreformatted"/>
              <w:rPr>
                <w:lang w:val="en-US"/>
              </w:rPr>
            </w:pPr>
            <w:r w:rsidRPr="0098259C">
              <w:rPr>
                <w:lang w:val="en-US"/>
              </w:rPr>
              <w:t>M_</w:t>
            </w:r>
            <w:r w:rsidR="00140C25">
              <w:rPr>
                <w:lang w:val="en-US"/>
              </w:rPr>
              <w:t>fmi2</w:t>
            </w:r>
            <w:r w:rsidR="00A137EA">
              <w:rPr>
                <w:lang w:val="en-US"/>
              </w:rPr>
              <w:t>EnterInitializationMode</w:t>
            </w:r>
            <w:r w:rsidRPr="0098259C">
              <w:rPr>
                <w:lang w:val="en-US"/>
              </w:rPr>
              <w:t>(m)</w:t>
            </w:r>
          </w:p>
          <w:p w14:paraId="33390563" w14:textId="26393672" w:rsidR="002C1F7D" w:rsidRDefault="002C1F7D" w:rsidP="00990EFE">
            <w:pPr>
              <w:pStyle w:val="HTMLPreformatted"/>
              <w:rPr>
                <w:lang w:val="en-US"/>
              </w:rPr>
            </w:pPr>
            <w:r>
              <w:rPr>
                <w:lang w:val="en-US"/>
              </w:rPr>
              <w:t>M_</w:t>
            </w:r>
            <w:r w:rsidR="00140C25">
              <w:rPr>
                <w:lang w:val="en-US"/>
              </w:rPr>
              <w:t>fmi2</w:t>
            </w:r>
            <w:r w:rsidR="004100A9">
              <w:rPr>
                <w:lang w:val="en-US"/>
              </w:rPr>
              <w:t>ExitInitializationMode</w:t>
            </w:r>
            <w:r>
              <w:rPr>
                <w:lang w:val="en-US"/>
              </w:rPr>
              <w:t>(m)</w:t>
            </w:r>
          </w:p>
          <w:p w14:paraId="1262C655" w14:textId="725F6818" w:rsidR="00C864CB" w:rsidRDefault="00C864CB" w:rsidP="00990EFE">
            <w:pPr>
              <w:pStyle w:val="HTMLPreformatted"/>
              <w:rPr>
                <w:lang w:val="en-US"/>
              </w:rPr>
            </w:pPr>
          </w:p>
          <w:p w14:paraId="20EF5DEB" w14:textId="77777777" w:rsidR="00BE4FD9" w:rsidRDefault="00BE4FD9" w:rsidP="00990EFE">
            <w:pPr>
              <w:pStyle w:val="HTMLPreformatted"/>
              <w:rPr>
                <w:del w:id="1988" w:author="Bertsch Christian (CR/AEE3)" w:date="2019-09-06T11:23:00Z"/>
                <w:color w:val="008000"/>
                <w:lang w:val="en-US"/>
              </w:rPr>
            </w:pPr>
            <w:del w:id="1989" w:author="Bertsch Christian (CR/AEE3)" w:date="2019-09-06T11:23:00Z">
              <w:r w:rsidRPr="006F760E">
                <w:rPr>
                  <w:color w:val="008000"/>
                  <w:lang w:val="en-US"/>
                </w:rPr>
                <w:delText xml:space="preserve">   // event iteration</w:delText>
              </w:r>
            </w:del>
          </w:p>
          <w:p w14:paraId="19F2B366" w14:textId="77777777" w:rsidR="009E1CCD" w:rsidRPr="006F760E" w:rsidRDefault="009E1CCD" w:rsidP="00990EFE">
            <w:pPr>
              <w:pStyle w:val="HTMLPreformatted"/>
              <w:rPr>
                <w:del w:id="1990" w:author="Bertsch Christian (CR/AEE3)" w:date="2019-09-06T11:23:00Z"/>
                <w:color w:val="008000"/>
                <w:lang w:val="en-US"/>
              </w:rPr>
            </w:pPr>
            <w:del w:id="1991" w:author="Bertsch Christian (CR/AEE3)" w:date="2019-09-06T11:23:00Z">
              <w:r>
                <w:rPr>
                  <w:color w:val="008000"/>
                  <w:lang w:val="en-US"/>
                </w:rPr>
                <w:delText xml:space="preserve">   </w:delText>
              </w:r>
              <w:r w:rsidRPr="0098259C">
                <w:rPr>
                  <w:lang w:val="en-US"/>
                </w:rPr>
                <w:delText>eventInfo.</w:delText>
              </w:r>
              <w:r w:rsidR="003B4B88">
                <w:rPr>
                  <w:lang w:val="en-US"/>
                </w:rPr>
                <w:delText>newDiscreteStates</w:delText>
              </w:r>
              <w:r>
                <w:rPr>
                  <w:lang w:val="en-US"/>
                </w:rPr>
                <w:delText>Needed = true;</w:delText>
              </w:r>
            </w:del>
          </w:p>
          <w:p w14:paraId="0ED91E48" w14:textId="77777777" w:rsidR="002C1F7D" w:rsidRPr="0098259C" w:rsidRDefault="002C1F7D" w:rsidP="002C1F7D">
            <w:pPr>
              <w:pStyle w:val="HTMLPreformatted"/>
              <w:rPr>
                <w:del w:id="1992" w:author="Bertsch Christian (CR/AEE3)" w:date="2019-09-06T11:23:00Z"/>
                <w:color w:val="008000"/>
                <w:lang w:val="en-US"/>
              </w:rPr>
            </w:pPr>
            <w:del w:id="1993" w:author="Bertsch Christian (CR/AEE3)" w:date="2019-09-06T11:23:00Z">
              <w:r>
                <w:rPr>
                  <w:b/>
                  <w:color w:val="0000FF"/>
                  <w:lang w:val="en-US"/>
                </w:rPr>
                <w:delText xml:space="preserve">   </w:delText>
              </w:r>
              <w:r w:rsidRPr="0098259C">
                <w:rPr>
                  <w:b/>
                  <w:color w:val="0000FF"/>
                  <w:lang w:val="en-US"/>
                </w:rPr>
                <w:delText>while</w:delText>
              </w:r>
              <w:r w:rsidRPr="0098259C">
                <w:rPr>
                  <w:lang w:val="en-US"/>
                </w:rPr>
                <w:delText xml:space="preserve"> eventInfo.</w:delText>
              </w:r>
              <w:r w:rsidR="003B4B88">
                <w:rPr>
                  <w:lang w:val="en-US"/>
                </w:rPr>
                <w:delText>newDiscreteStates</w:delText>
              </w:r>
              <w:r>
                <w:rPr>
                  <w:lang w:val="en-US"/>
                </w:rPr>
                <w:delText>Needed</w:delText>
              </w:r>
              <w:r w:rsidRPr="0098259C">
                <w:rPr>
                  <w:lang w:val="en-US"/>
                </w:rPr>
                <w:delText xml:space="preserve"> </w:delText>
              </w:r>
              <w:r w:rsidRPr="0098259C">
                <w:rPr>
                  <w:b/>
                  <w:color w:val="0000FF"/>
                  <w:lang w:val="en-US"/>
                </w:rPr>
                <w:delText>loop</w:delText>
              </w:r>
            </w:del>
          </w:p>
          <w:p w14:paraId="3A6B7BE9" w14:textId="77777777" w:rsidR="002C1F7D" w:rsidRPr="006F760E" w:rsidRDefault="002C1F7D" w:rsidP="002C1F7D">
            <w:pPr>
              <w:pStyle w:val="HTMLPreformatted"/>
              <w:rPr>
                <w:del w:id="1994" w:author="Bertsch Christian (CR/AEE3)" w:date="2019-09-06T11:23:00Z"/>
                <w:color w:val="006600"/>
                <w:lang w:val="en-US"/>
              </w:rPr>
            </w:pPr>
            <w:del w:id="1995" w:author="Bertsch Christian (CR/AEE3)" w:date="2019-09-06T11:23:00Z">
              <w:r>
                <w:rPr>
                  <w:color w:val="006600"/>
                  <w:lang w:val="en-US"/>
                </w:rPr>
                <w:delText xml:space="preserve">   </w:delText>
              </w:r>
              <w:r w:rsidRPr="006F760E">
                <w:rPr>
                  <w:color w:val="006600"/>
                  <w:lang w:val="en-US"/>
                </w:rPr>
                <w:delText xml:space="preserve">  // update discrete states</w:delText>
              </w:r>
            </w:del>
          </w:p>
          <w:p w14:paraId="487D659F" w14:textId="77777777" w:rsidR="002C1F7D" w:rsidRDefault="002C1F7D" w:rsidP="002C1F7D">
            <w:pPr>
              <w:pStyle w:val="HTMLPreformatted"/>
              <w:rPr>
                <w:del w:id="1996" w:author="Bertsch Christian (CR/AEE3)" w:date="2019-09-06T11:23:00Z"/>
                <w:lang w:val="en-US"/>
              </w:rPr>
            </w:pPr>
            <w:del w:id="1997" w:author="Bertsch Christian (CR/AEE3)" w:date="2019-09-06T11:23:00Z">
              <w:r>
                <w:rPr>
                  <w:lang w:val="en-US"/>
                </w:rPr>
                <w:delText xml:space="preserve">   </w:delText>
              </w:r>
              <w:r w:rsidRPr="0098259C">
                <w:rPr>
                  <w:lang w:val="en-US"/>
                </w:rPr>
                <w:delText xml:space="preserve">  M_</w:delText>
              </w:r>
              <w:r w:rsidR="00140C25">
                <w:rPr>
                  <w:lang w:val="en-US"/>
                </w:rPr>
                <w:delText>fmi2</w:delText>
              </w:r>
              <w:r w:rsidR="00840DE4">
                <w:rPr>
                  <w:lang w:val="en-US"/>
                </w:rPr>
                <w:delText>NewDiscreteStates</w:delText>
              </w:r>
              <w:r w:rsidRPr="0098259C">
                <w:rPr>
                  <w:lang w:val="en-US"/>
                </w:rPr>
                <w:delText>(m, &amp;eventInfo)</w:delText>
              </w:r>
            </w:del>
          </w:p>
          <w:p w14:paraId="0DB065A6" w14:textId="77777777" w:rsidR="002C1F7D" w:rsidRPr="0098259C" w:rsidRDefault="002C1F7D" w:rsidP="002C1F7D">
            <w:pPr>
              <w:pStyle w:val="HTMLPreformatted"/>
              <w:rPr>
                <w:del w:id="1998" w:author="Bertsch Christian (CR/AEE3)" w:date="2019-09-06T11:23:00Z"/>
                <w:lang w:val="en-US"/>
              </w:rPr>
            </w:pPr>
            <w:del w:id="1999" w:author="Bertsch Christian (CR/AEE3)" w:date="2019-09-06T11:23:00Z">
              <w:r>
                <w:rPr>
                  <w:lang w:val="en-US"/>
                </w:rPr>
                <w:delText xml:space="preserve">     </w:delText>
              </w:r>
              <w:r w:rsidRPr="00DF3A0D">
                <w:rPr>
                  <w:b/>
                  <w:color w:val="3333FF"/>
                  <w:lang w:val="en-US"/>
                </w:rPr>
                <w:delText>if</w:delText>
              </w:r>
              <w:r>
                <w:rPr>
                  <w:lang w:val="en-US"/>
                </w:rPr>
                <w:delText xml:space="preserve"> eventInfo.terminateSimulation </w:delText>
              </w:r>
              <w:r w:rsidR="00F7134B">
                <w:rPr>
                  <w:b/>
                  <w:color w:val="3333FF"/>
                  <w:lang w:val="en-US"/>
                </w:rPr>
                <w:delText xml:space="preserve">then goto </w:delText>
              </w:r>
              <w:r w:rsidR="00F7134B" w:rsidRPr="00DF3A0D">
                <w:rPr>
                  <w:color w:val="3333FF"/>
                  <w:lang w:val="en-US"/>
                </w:rPr>
                <w:delText>TERMINATE_MODEL</w:delText>
              </w:r>
            </w:del>
          </w:p>
          <w:p w14:paraId="43383F76" w14:textId="77777777" w:rsidR="002C1F7D" w:rsidRPr="0098259C" w:rsidRDefault="002C1F7D" w:rsidP="002C1F7D">
            <w:pPr>
              <w:pStyle w:val="HTMLPreformatted"/>
              <w:rPr>
                <w:del w:id="2000" w:author="Bertsch Christian (CR/AEE3)" w:date="2019-09-06T11:23:00Z"/>
                <w:b/>
                <w:color w:val="0000FF"/>
                <w:lang w:val="en-US"/>
              </w:rPr>
            </w:pPr>
            <w:del w:id="2001" w:author="Bertsch Christian (CR/AEE3)" w:date="2019-09-06T11:23:00Z">
              <w:r>
                <w:rPr>
                  <w:b/>
                  <w:color w:val="0000FF"/>
                  <w:lang w:val="en-US"/>
                </w:rPr>
                <w:delText xml:space="preserve">   </w:delText>
              </w:r>
              <w:r w:rsidRPr="0098259C">
                <w:rPr>
                  <w:b/>
                  <w:color w:val="0000FF"/>
                  <w:lang w:val="en-US"/>
                </w:rPr>
                <w:delText>end while</w:delText>
              </w:r>
            </w:del>
          </w:p>
          <w:p w14:paraId="5FE76782" w14:textId="77777777" w:rsidR="002C1F7D" w:rsidRDefault="002C1F7D" w:rsidP="00990EFE">
            <w:pPr>
              <w:pStyle w:val="HTMLPreformatted"/>
              <w:rPr>
                <w:del w:id="2002" w:author="Bertsch Christian (CR/AEE3)" w:date="2019-09-06T11:23:00Z"/>
                <w:lang w:val="en-US"/>
              </w:rPr>
            </w:pPr>
          </w:p>
          <w:p w14:paraId="4B7AD7AB" w14:textId="77777777" w:rsidR="009E1CCD" w:rsidRPr="006F760E" w:rsidRDefault="009E1CCD" w:rsidP="00990EFE">
            <w:pPr>
              <w:pStyle w:val="HTMLPreformatted"/>
              <w:rPr>
                <w:del w:id="2003" w:author="Bertsch Christian (CR/AEE3)" w:date="2019-09-06T11:23:00Z"/>
                <w:color w:val="008000"/>
                <w:lang w:val="en-US"/>
              </w:rPr>
            </w:pPr>
            <w:del w:id="2004" w:author="Bertsch Christian (CR/AEE3)" w:date="2019-09-06T11:23:00Z">
              <w:r>
                <w:rPr>
                  <w:color w:val="008000"/>
                  <w:lang w:val="en-US"/>
                </w:rPr>
                <w:delText>// e</w:delText>
              </w:r>
              <w:r w:rsidRPr="006F760E">
                <w:rPr>
                  <w:color w:val="008000"/>
                  <w:lang w:val="en-US"/>
                </w:rPr>
                <w:delText>nter Continuous-Time Mode</w:delText>
              </w:r>
            </w:del>
          </w:p>
          <w:p w14:paraId="6C780AAB" w14:textId="42B0951C" w:rsidR="00C864CB" w:rsidRPr="00C864CB" w:rsidRDefault="009E1CCD" w:rsidP="00C864CB">
            <w:pPr>
              <w:pStyle w:val="HTMLPreformatted"/>
              <w:rPr>
                <w:ins w:id="2005" w:author="Bertsch Christian (CR/AEE3)" w:date="2019-09-06T11:23:00Z"/>
                <w:lang w:val="en-US"/>
              </w:rPr>
            </w:pPr>
            <w:del w:id="2006" w:author="Bertsch Christian (CR/AEE3)" w:date="2019-09-06T11:23:00Z">
              <w:r>
                <w:rPr>
                  <w:lang w:val="en-US"/>
                </w:rPr>
                <w:delText>M_</w:delText>
              </w:r>
              <w:r w:rsidR="00140C25">
                <w:rPr>
                  <w:lang w:val="en-US"/>
                </w:rPr>
                <w:delText>fmi2</w:delText>
              </w:r>
              <w:r>
                <w:rPr>
                  <w:lang w:val="en-US"/>
                </w:rPr>
                <w:delText>EnterContinuousTimeMode(m)</w:delText>
              </w:r>
            </w:del>
            <w:ins w:id="2007" w:author="Bertsch Christian (CR/AEE3)" w:date="2019-09-06T11:23:00Z">
              <w:r w:rsidR="00C864CB" w:rsidRPr="00C864CB">
                <w:rPr>
                  <w:lang w:val="en-US"/>
                </w:rPr>
                <w:t>initialEventMode = fmi2True</w:t>
              </w:r>
            </w:ins>
          </w:p>
          <w:p w14:paraId="543E209B" w14:textId="77777777" w:rsidR="00C864CB" w:rsidRPr="00C864CB" w:rsidRDefault="00C864CB" w:rsidP="00C864CB">
            <w:pPr>
              <w:pStyle w:val="HTMLPreformatted"/>
              <w:rPr>
                <w:ins w:id="2008" w:author="Bertsch Christian (CR/AEE3)" w:date="2019-09-06T11:23:00Z"/>
                <w:lang w:val="en-US"/>
              </w:rPr>
            </w:pPr>
            <w:ins w:id="2009" w:author="Bertsch Christian (CR/AEE3)" w:date="2019-09-06T11:23:00Z">
              <w:r w:rsidRPr="00C864CB">
                <w:rPr>
                  <w:lang w:val="en-US"/>
                </w:rPr>
                <w:t>enterEventMode = fmi2False</w:t>
              </w:r>
            </w:ins>
          </w:p>
          <w:p w14:paraId="6E75B618" w14:textId="77777777" w:rsidR="00C864CB" w:rsidRPr="00C864CB" w:rsidRDefault="00C864CB" w:rsidP="00C864CB">
            <w:pPr>
              <w:pStyle w:val="HTMLPreformatted"/>
              <w:rPr>
                <w:ins w:id="2010" w:author="Bertsch Christian (CR/AEE3)" w:date="2019-09-06T11:23:00Z"/>
                <w:lang w:val="en-US"/>
              </w:rPr>
            </w:pPr>
            <w:ins w:id="2011" w:author="Bertsch Christian (CR/AEE3)" w:date="2019-09-06T11:23:00Z">
              <w:r w:rsidRPr="00C864CB">
                <w:rPr>
                  <w:lang w:val="en-US"/>
                </w:rPr>
                <w:t>timeEvent = fmi2False</w:t>
              </w:r>
            </w:ins>
          </w:p>
          <w:p w14:paraId="34D7A41D" w14:textId="77777777" w:rsidR="00C864CB" w:rsidRPr="00C864CB" w:rsidRDefault="00C864CB" w:rsidP="00C864CB">
            <w:pPr>
              <w:pStyle w:val="HTMLPreformatted"/>
              <w:rPr>
                <w:ins w:id="2012" w:author="Bertsch Christian (CR/AEE3)" w:date="2019-09-06T11:23:00Z"/>
                <w:lang w:val="en-US"/>
              </w:rPr>
            </w:pPr>
            <w:ins w:id="2013" w:author="Bertsch Christian (CR/AEE3)" w:date="2019-09-06T11:23:00Z">
              <w:r w:rsidRPr="00C864CB">
                <w:rPr>
                  <w:lang w:val="en-US"/>
                </w:rPr>
                <w:t>stateEvent = fmi2False</w:t>
              </w:r>
            </w:ins>
          </w:p>
          <w:p w14:paraId="4FBFCDDE" w14:textId="77777777" w:rsidR="00C864CB" w:rsidRPr="00C864CB" w:rsidRDefault="00C864CB" w:rsidP="00C864CB">
            <w:pPr>
              <w:pStyle w:val="HTMLPreformatted"/>
              <w:rPr>
                <w:ins w:id="2014" w:author="Bertsch Christian (CR/AEE3)" w:date="2019-09-06T11:23:00Z"/>
                <w:lang w:val="en-US"/>
              </w:rPr>
            </w:pPr>
            <w:ins w:id="2015" w:author="Bertsch Christian (CR/AEE3)" w:date="2019-09-06T11:23:00Z">
              <w:r w:rsidRPr="00C864CB">
                <w:rPr>
                  <w:lang w:val="en-US"/>
                </w:rPr>
                <w:t>previous_z = zeros(nz)</w:t>
              </w:r>
            </w:ins>
          </w:p>
          <w:p w14:paraId="0C49959E" w14:textId="77777777" w:rsidR="00C864CB" w:rsidRPr="00C864CB" w:rsidRDefault="00C864CB" w:rsidP="00C864CB">
            <w:pPr>
              <w:pStyle w:val="HTMLPreformatted"/>
              <w:rPr>
                <w:lang w:val="en-US"/>
              </w:rPr>
            </w:pPr>
          </w:p>
          <w:p w14:paraId="7DFD8B50" w14:textId="77777777" w:rsidR="00C864CB" w:rsidRPr="00C864CB" w:rsidRDefault="00C864CB" w:rsidP="00C864CB">
            <w:pPr>
              <w:pStyle w:val="HTMLPreformatted"/>
              <w:rPr>
                <w:lang w:val="en-US"/>
              </w:rPr>
            </w:pPr>
          </w:p>
          <w:p w14:paraId="02D66FC1" w14:textId="77777777" w:rsidR="00C864CB" w:rsidRPr="00C864CB" w:rsidRDefault="00C864CB" w:rsidP="00C864CB">
            <w:pPr>
              <w:pStyle w:val="HTMLPreformatted"/>
              <w:rPr>
                <w:lang w:val="en-US"/>
              </w:rPr>
            </w:pPr>
            <w:r w:rsidRPr="00C864CB">
              <w:rPr>
                <w:lang w:val="en-US"/>
              </w:rPr>
              <w:t>// retrieve initial state x and</w:t>
            </w:r>
          </w:p>
          <w:p w14:paraId="778A03F8" w14:textId="77777777" w:rsidR="00C864CB" w:rsidRPr="00C864CB" w:rsidRDefault="00C864CB" w:rsidP="00C864CB">
            <w:pPr>
              <w:pStyle w:val="HTMLPreformatted"/>
              <w:rPr>
                <w:lang w:val="en-US"/>
              </w:rPr>
            </w:pPr>
            <w:r w:rsidRPr="00C864CB">
              <w:rPr>
                <w:lang w:val="en-US"/>
              </w:rPr>
              <w:t>// nominal values of x (if absolute tolerance is needed)</w:t>
            </w:r>
          </w:p>
          <w:p w14:paraId="04C73E88" w14:textId="77777777" w:rsidR="00C864CB" w:rsidRPr="00C864CB" w:rsidRDefault="00C864CB" w:rsidP="00C864CB">
            <w:pPr>
              <w:pStyle w:val="HTMLPreformatted"/>
              <w:rPr>
                <w:lang w:val="en-US"/>
              </w:rPr>
            </w:pPr>
            <w:r w:rsidRPr="00C864CB">
              <w:rPr>
                <w:lang w:val="en-US"/>
              </w:rPr>
              <w:t>M_fmi2GetContinuousStates(m, x, nx)</w:t>
            </w:r>
          </w:p>
          <w:p w14:paraId="6AB68E24" w14:textId="77777777" w:rsidR="00C864CB" w:rsidRPr="00C864CB" w:rsidRDefault="00C864CB" w:rsidP="00C864CB">
            <w:pPr>
              <w:pStyle w:val="HTMLPreformatted"/>
              <w:rPr>
                <w:lang w:val="en-US"/>
              </w:rPr>
            </w:pPr>
            <w:r w:rsidRPr="00C864CB">
              <w:rPr>
                <w:lang w:val="en-US"/>
              </w:rPr>
              <w:t>M_fmi2GetNominalsOfContinuousStates(m, x_nominal, nx)</w:t>
            </w:r>
          </w:p>
          <w:p w14:paraId="7877F7C1" w14:textId="77777777" w:rsidR="00C864CB" w:rsidRPr="00C864CB" w:rsidRDefault="00C864CB" w:rsidP="00C864CB">
            <w:pPr>
              <w:pStyle w:val="HTMLPreformatted"/>
              <w:rPr>
                <w:lang w:val="en-US"/>
              </w:rPr>
            </w:pPr>
          </w:p>
          <w:p w14:paraId="2D68B0E8" w14:textId="77777777" w:rsidR="00C864CB" w:rsidRPr="00C864CB" w:rsidRDefault="00C864CB" w:rsidP="00C864CB">
            <w:pPr>
              <w:pStyle w:val="HTMLPreformatted"/>
              <w:rPr>
                <w:lang w:val="en-US"/>
              </w:rPr>
            </w:pPr>
            <w:r w:rsidRPr="00C864CB">
              <w:rPr>
                <w:lang w:val="en-US"/>
              </w:rPr>
              <w:t>// retrieve solution at t=Tstart, for example</w:t>
            </w:r>
            <w:ins w:id="2016" w:author="Bertsch Christian (CR/AEE3)" w:date="2019-09-06T11:23:00Z">
              <w:r w:rsidRPr="00C864CB">
                <w:rPr>
                  <w:lang w:val="en-US"/>
                </w:rPr>
                <w:t>,</w:t>
              </w:r>
            </w:ins>
            <w:r w:rsidRPr="00C864CB">
              <w:rPr>
                <w:lang w:val="en-US"/>
              </w:rPr>
              <w:t xml:space="preserve"> for outputs</w:t>
            </w:r>
          </w:p>
          <w:p w14:paraId="512949EB" w14:textId="24578F9F" w:rsidR="00C864CB" w:rsidRDefault="00C864CB" w:rsidP="00C864CB">
            <w:pPr>
              <w:pStyle w:val="HTMLPreformatted"/>
              <w:rPr>
                <w:lang w:val="en-US"/>
              </w:rPr>
            </w:pPr>
            <w:r w:rsidRPr="00C864CB">
              <w:rPr>
                <w:lang w:val="en-US"/>
              </w:rPr>
              <w:t>M_fmi2GetReal/Integer/Boolean/String(m, ...)</w:t>
            </w:r>
          </w:p>
          <w:p w14:paraId="2D907EC8" w14:textId="77777777" w:rsidR="00BE4FD9" w:rsidRDefault="00BE4FD9" w:rsidP="00990EFE">
            <w:pPr>
              <w:pStyle w:val="HTMLPreformatted"/>
              <w:rPr>
                <w:lang w:val="en-US"/>
              </w:rPr>
            </w:pPr>
          </w:p>
          <w:p w14:paraId="0B5532C9" w14:textId="77777777" w:rsidR="00990EFE" w:rsidRPr="0098259C" w:rsidRDefault="00990EFE" w:rsidP="00990EFE">
            <w:pPr>
              <w:pStyle w:val="HTMLPreformatted"/>
              <w:rPr>
                <w:del w:id="2017" w:author="Bertsch Christian (CR/AEE3)" w:date="2019-09-06T11:23:00Z"/>
                <w:b/>
                <w:lang w:val="en-US"/>
              </w:rPr>
            </w:pPr>
            <w:del w:id="2018" w:author="Bertsch Christian (CR/AEE3)" w:date="2019-09-06T11:23:00Z">
              <w:r w:rsidRPr="0098259C">
                <w:rPr>
                  <w:b/>
                  <w:color w:val="0000FF"/>
                  <w:lang w:val="en-US"/>
                </w:rPr>
                <w:delText>while</w:delText>
              </w:r>
              <w:r w:rsidRPr="0098259C">
                <w:rPr>
                  <w:lang w:val="en-US"/>
                </w:rPr>
                <w:delText xml:space="preserve"> time &lt; Tend </w:delText>
              </w:r>
              <w:r w:rsidRPr="0098259C">
                <w:rPr>
                  <w:b/>
                  <w:color w:val="0000FF"/>
                  <w:lang w:val="en-US"/>
                </w:rPr>
                <w:delText>loop</w:delText>
              </w:r>
            </w:del>
          </w:p>
          <w:p w14:paraId="34A3CB87" w14:textId="77777777" w:rsidR="00C864CB" w:rsidRPr="00C864CB" w:rsidRDefault="00C864CB" w:rsidP="00C864CB">
            <w:pPr>
              <w:pStyle w:val="HTMLPreformatted"/>
              <w:rPr>
                <w:ins w:id="2019" w:author="Bertsch Christian (CR/AEE3)" w:date="2019-09-06T11:23:00Z"/>
                <w:lang w:val="en-US"/>
              </w:rPr>
            </w:pPr>
            <w:ins w:id="2020" w:author="Bertsch Christian (CR/AEE3)" w:date="2019-09-06T11:23:00Z">
              <w:r w:rsidRPr="00C864CB">
                <w:rPr>
                  <w:lang w:val="en-US"/>
                </w:rPr>
                <w:t>do</w:t>
              </w:r>
            </w:ins>
          </w:p>
          <w:p w14:paraId="5E89F3CD" w14:textId="77777777" w:rsidR="00C864CB" w:rsidRPr="00C864CB" w:rsidRDefault="00C864CB" w:rsidP="00C864CB">
            <w:pPr>
              <w:pStyle w:val="HTMLPreformatted"/>
              <w:rPr>
                <w:moveFrom w:id="2021" w:author="Bertsch Christian (CR/AEE3)" w:date="2019-09-06T11:23:00Z"/>
                <w:lang w:val="en-US"/>
              </w:rPr>
            </w:pPr>
            <w:moveFromRangeStart w:id="2022" w:author="Bertsch Christian (CR/AEE3)" w:date="2019-09-06T11:23:00Z" w:name="move18661413"/>
            <w:moveFrom w:id="2023" w:author="Bertsch Christian (CR/AEE3)" w:date="2019-09-06T11:23:00Z">
              <w:r w:rsidRPr="00C864CB">
                <w:rPr>
                  <w:lang w:val="en-US"/>
                </w:rPr>
                <w:t xml:space="preserve">  // compute derivatives</w:t>
              </w:r>
            </w:moveFrom>
          </w:p>
          <w:p w14:paraId="6D5AF4CF" w14:textId="77777777" w:rsidR="00C864CB" w:rsidRPr="004B0E4D" w:rsidRDefault="00C864CB" w:rsidP="00C864CB">
            <w:pPr>
              <w:pStyle w:val="HTMLPreformatted"/>
              <w:rPr>
                <w:moveFrom w:id="2024" w:author="Bertsch Christian (CR/AEE3)" w:date="2019-09-06T11:23:00Z"/>
                <w:lang w:val="en-US"/>
                <w:rPrChange w:id="2025" w:author="Bertsch Christian (CR/AEE3)" w:date="2019-09-22T20:23:00Z">
                  <w:rPr>
                    <w:moveFrom w:id="2026" w:author="Bertsch Christian (CR/AEE3)" w:date="2019-09-06T11:23:00Z"/>
                  </w:rPr>
                </w:rPrChange>
              </w:rPr>
            </w:pPr>
            <w:moveFrom w:id="2027" w:author="Bertsch Christian (CR/AEE3)" w:date="2019-09-06T11:23:00Z">
              <w:r w:rsidRPr="00C864CB">
                <w:rPr>
                  <w:lang w:val="en-US"/>
                </w:rPr>
                <w:t xml:space="preserve">  </w:t>
              </w:r>
              <w:r w:rsidRPr="004B0E4D">
                <w:rPr>
                  <w:lang w:val="en-US"/>
                  <w:rPrChange w:id="2028" w:author="Bertsch Christian (CR/AEE3)" w:date="2019-09-22T20:23:00Z">
                    <w:rPr/>
                  </w:rPrChange>
                </w:rPr>
                <w:t>M_fmi2GetDerivatives(m, der_x, nx)</w:t>
              </w:r>
            </w:moveFrom>
          </w:p>
          <w:p w14:paraId="556E9445" w14:textId="77777777" w:rsidR="00C864CB" w:rsidRPr="004B0E4D" w:rsidRDefault="00C864CB" w:rsidP="00C864CB">
            <w:pPr>
              <w:pStyle w:val="HTMLPreformatted"/>
              <w:rPr>
                <w:moveFrom w:id="2029" w:author="Bertsch Christian (CR/AEE3)" w:date="2019-09-06T11:23:00Z"/>
                <w:lang w:val="en-US"/>
                <w:rPrChange w:id="2030" w:author="Bertsch Christian (CR/AEE3)" w:date="2019-09-22T20:23:00Z">
                  <w:rPr>
                    <w:moveFrom w:id="2031" w:author="Bertsch Christian (CR/AEE3)" w:date="2019-09-06T11:23:00Z"/>
                  </w:rPr>
                </w:rPrChange>
              </w:rPr>
            </w:pPr>
          </w:p>
          <w:p w14:paraId="0E3B0AA3" w14:textId="77777777" w:rsidR="00C864CB" w:rsidRPr="00C864CB" w:rsidRDefault="00C864CB" w:rsidP="00C864CB">
            <w:pPr>
              <w:pStyle w:val="HTMLPreformatted"/>
              <w:rPr>
                <w:moveFrom w:id="2032" w:author="Bertsch Christian (CR/AEE3)" w:date="2019-09-06T11:23:00Z"/>
                <w:lang w:val="en-US"/>
              </w:rPr>
            </w:pPr>
            <w:moveFrom w:id="2033" w:author="Bertsch Christian (CR/AEE3)" w:date="2019-09-06T11:23:00Z">
              <w:r w:rsidRPr="004B0E4D">
                <w:rPr>
                  <w:lang w:val="en-US"/>
                  <w:rPrChange w:id="2034" w:author="Bertsch Christian (CR/AEE3)" w:date="2019-09-22T20:23:00Z">
                    <w:rPr/>
                  </w:rPrChange>
                </w:rPr>
                <w:t xml:space="preserve">  </w:t>
              </w:r>
              <w:r w:rsidRPr="00C864CB">
                <w:rPr>
                  <w:lang w:val="en-US"/>
                </w:rPr>
                <w:t>// advance time</w:t>
              </w:r>
            </w:moveFrom>
          </w:p>
          <w:moveFromRangeEnd w:id="2022"/>
          <w:p w14:paraId="0A13D474" w14:textId="77777777" w:rsidR="00990EFE" w:rsidRPr="0098259C" w:rsidRDefault="00990EFE" w:rsidP="00990EFE">
            <w:pPr>
              <w:pStyle w:val="HTMLPreformatted"/>
              <w:rPr>
                <w:del w:id="2035" w:author="Bertsch Christian (CR/AEE3)" w:date="2019-09-06T11:23:00Z"/>
                <w:lang w:val="en-US"/>
              </w:rPr>
            </w:pPr>
            <w:del w:id="2036" w:author="Bertsch Christian (CR/AEE3)" w:date="2019-09-06T11:23:00Z">
              <w:r w:rsidRPr="0098259C">
                <w:rPr>
                  <w:lang w:val="en-US"/>
                </w:rPr>
                <w:delText xml:space="preserve">  h    = </w:delText>
              </w:r>
              <w:r w:rsidRPr="0098259C">
                <w:rPr>
                  <w:b/>
                  <w:color w:val="0000FF"/>
                  <w:lang w:val="en-US"/>
                </w:rPr>
                <w:delText>min</w:delText>
              </w:r>
              <w:r w:rsidRPr="0098259C">
                <w:rPr>
                  <w:lang w:val="en-US"/>
                </w:rPr>
                <w:delText>(dt, Tnext-time)</w:delText>
              </w:r>
            </w:del>
          </w:p>
          <w:p w14:paraId="35CA1353" w14:textId="77777777" w:rsidR="00C864CB" w:rsidRPr="00C864CB" w:rsidRDefault="00C864CB" w:rsidP="00C864CB">
            <w:pPr>
              <w:pStyle w:val="HTMLPreformatted"/>
              <w:rPr>
                <w:moveFrom w:id="2037" w:author="Bertsch Christian (CR/AEE3)" w:date="2019-09-06T11:23:00Z"/>
                <w:lang w:val="en-US"/>
              </w:rPr>
            </w:pPr>
            <w:moveFromRangeStart w:id="2038" w:author="Bertsch Christian (CR/AEE3)" w:date="2019-09-06T11:23:00Z" w:name="move18661414"/>
            <w:moveFrom w:id="2039" w:author="Bertsch Christian (CR/AEE3)" w:date="2019-09-06T11:23:00Z">
              <w:r w:rsidRPr="00C864CB">
                <w:rPr>
                  <w:lang w:val="en-US"/>
                </w:rPr>
                <w:t xml:space="preserve">  time = time + h</w:t>
              </w:r>
            </w:moveFrom>
          </w:p>
          <w:p w14:paraId="24541EF0" w14:textId="77777777" w:rsidR="00C864CB" w:rsidRPr="00C864CB" w:rsidRDefault="00C864CB" w:rsidP="00C864CB">
            <w:pPr>
              <w:pStyle w:val="HTMLPreformatted"/>
              <w:rPr>
                <w:moveFrom w:id="2040" w:author="Bertsch Christian (CR/AEE3)" w:date="2019-09-06T11:23:00Z"/>
                <w:lang w:val="en-US"/>
              </w:rPr>
            </w:pPr>
            <w:moveFrom w:id="2041" w:author="Bertsch Christian (CR/AEE3)" w:date="2019-09-06T11:23:00Z">
              <w:r w:rsidRPr="00C864CB">
                <w:rPr>
                  <w:lang w:val="en-US"/>
                </w:rPr>
                <w:t xml:space="preserve">  M_fmi2SetTime(m, time)</w:t>
              </w:r>
            </w:moveFrom>
          </w:p>
          <w:p w14:paraId="4A33911D" w14:textId="77777777" w:rsidR="00C864CB" w:rsidRPr="00C864CB" w:rsidRDefault="00C864CB" w:rsidP="00C864CB">
            <w:pPr>
              <w:pStyle w:val="HTMLPreformatted"/>
              <w:rPr>
                <w:moveFrom w:id="2042" w:author="Bertsch Christian (CR/AEE3)" w:date="2019-09-06T11:23:00Z"/>
                <w:lang w:val="en-US"/>
              </w:rPr>
            </w:pPr>
          </w:p>
          <w:moveFromRangeEnd w:id="2038"/>
          <w:p w14:paraId="3752DAA8" w14:textId="77777777" w:rsidR="00990EFE" w:rsidRPr="0098259C" w:rsidRDefault="00990EFE" w:rsidP="00990EFE">
            <w:pPr>
              <w:pStyle w:val="HTMLPreformatted"/>
              <w:rPr>
                <w:del w:id="2043" w:author="Bertsch Christian (CR/AEE3)" w:date="2019-09-06T11:23:00Z"/>
                <w:color w:val="008000"/>
                <w:lang w:val="en-US"/>
              </w:rPr>
            </w:pPr>
            <w:del w:id="2044" w:author="Bertsch Christian (CR/AEE3)" w:date="2019-09-06T11:23:00Z">
              <w:r w:rsidRPr="0098259C">
                <w:rPr>
                  <w:lang w:val="en-US"/>
                </w:rPr>
                <w:delText xml:space="preserve">  </w:delText>
              </w:r>
              <w:r w:rsidRPr="0098259C">
                <w:rPr>
                  <w:color w:val="008000"/>
                  <w:lang w:val="en-US"/>
                </w:rPr>
                <w:delText>// set inputs at t = time</w:delText>
              </w:r>
            </w:del>
          </w:p>
          <w:p w14:paraId="009B1FB3" w14:textId="77777777" w:rsidR="00990EFE" w:rsidRPr="0098259C" w:rsidRDefault="00990EFE" w:rsidP="00990EFE">
            <w:pPr>
              <w:pStyle w:val="HTMLPreformatted"/>
              <w:rPr>
                <w:del w:id="2045" w:author="Bertsch Christian (CR/AEE3)" w:date="2019-09-06T11:23:00Z"/>
                <w:lang w:val="en-US"/>
              </w:rPr>
            </w:pPr>
            <w:del w:id="2046" w:author="Bertsch Christian (CR/AEE3)" w:date="2019-09-06T11:23:00Z">
              <w:r w:rsidRPr="0098259C">
                <w:rPr>
                  <w:lang w:val="en-US"/>
                </w:rPr>
                <w:delText xml:space="preserve">  M_</w:delText>
              </w:r>
              <w:r w:rsidR="00140C25">
                <w:rPr>
                  <w:lang w:val="en-US"/>
                </w:rPr>
                <w:delText>fmi2</w:delText>
              </w:r>
              <w:r w:rsidR="009236DE" w:rsidRPr="0098259C">
                <w:rPr>
                  <w:lang w:val="en-US"/>
                </w:rPr>
                <w:delText>SetReal</w:delText>
              </w:r>
              <w:r w:rsidRPr="0098259C">
                <w:rPr>
                  <w:lang w:val="en-US"/>
                </w:rPr>
                <w:delText>/Integer/Boolean/String(m, ...)</w:delText>
              </w:r>
            </w:del>
          </w:p>
          <w:p w14:paraId="5A1BC023" w14:textId="77777777" w:rsidR="00C864CB" w:rsidRPr="00C864CB" w:rsidRDefault="00C864CB" w:rsidP="00C864CB">
            <w:pPr>
              <w:pStyle w:val="HTMLPreformatted"/>
              <w:rPr>
                <w:moveFrom w:id="2047" w:author="Bertsch Christian (CR/AEE3)" w:date="2019-09-06T11:23:00Z"/>
                <w:lang w:val="en-US"/>
              </w:rPr>
            </w:pPr>
            <w:moveFromRangeStart w:id="2048" w:author="Bertsch Christian (CR/AEE3)" w:date="2019-09-06T11:23:00Z" w:name="move18661415"/>
          </w:p>
          <w:p w14:paraId="75A6DBB3" w14:textId="77777777" w:rsidR="00C864CB" w:rsidRPr="00C864CB" w:rsidRDefault="00C864CB" w:rsidP="00C864CB">
            <w:pPr>
              <w:pStyle w:val="HTMLPreformatted"/>
              <w:rPr>
                <w:moveFrom w:id="2049" w:author="Bertsch Christian (CR/AEE3)" w:date="2019-09-06T11:23:00Z"/>
                <w:lang w:val="en-US"/>
              </w:rPr>
            </w:pPr>
            <w:moveFrom w:id="2050" w:author="Bertsch Christian (CR/AEE3)" w:date="2019-09-06T11:23:00Z">
              <w:r w:rsidRPr="00C864CB">
                <w:rPr>
                  <w:lang w:val="en-US"/>
                </w:rPr>
                <w:t xml:space="preserve">  // set states at t = time and perform one step</w:t>
              </w:r>
            </w:moveFrom>
          </w:p>
          <w:moveFromRangeEnd w:id="2048"/>
          <w:p w14:paraId="54EC9610" w14:textId="77777777" w:rsidR="00C864CB" w:rsidRPr="004B0E4D" w:rsidRDefault="00990EFE" w:rsidP="00C864CB">
            <w:pPr>
              <w:pStyle w:val="HTMLPreformatted"/>
              <w:rPr>
                <w:moveFrom w:id="2051" w:author="Bertsch Christian (CR/AEE3)" w:date="2019-09-06T11:23:00Z"/>
                <w:lang w:val="en-US"/>
                <w:rPrChange w:id="2052" w:author="Bertsch Christian (CR/AEE3)" w:date="2019-09-22T20:23:00Z">
                  <w:rPr>
                    <w:moveFrom w:id="2053" w:author="Bertsch Christian (CR/AEE3)" w:date="2019-09-06T11:23:00Z"/>
                  </w:rPr>
                </w:rPrChange>
              </w:rPr>
            </w:pPr>
            <w:del w:id="2054" w:author="Bertsch Christian (CR/AEE3)" w:date="2019-09-06T11:23:00Z">
              <w:r w:rsidRPr="0098259C">
                <w:rPr>
                  <w:lang w:val="en-US"/>
                </w:rPr>
                <w:delText xml:space="preserve">  </w:delText>
              </w:r>
              <w:r w:rsidRPr="004B0E4D">
                <w:rPr>
                  <w:lang w:val="en-US"/>
                  <w:rPrChange w:id="2055" w:author="Bertsch Christian (CR/AEE3)" w:date="2019-09-22T20:23:00Z">
                    <w:rPr/>
                  </w:rPrChange>
                </w:rPr>
                <w:delText xml:space="preserve">x = x + h*der_x </w:delText>
              </w:r>
            </w:del>
            <w:moveFromRangeStart w:id="2056" w:author="Bertsch Christian (CR/AEE3)" w:date="2019-09-06T11:23:00Z" w:name="move18661416"/>
            <w:moveFrom w:id="2057" w:author="Bertsch Christian (CR/AEE3)" w:date="2019-09-06T11:23:00Z">
              <w:r w:rsidR="00C864CB" w:rsidRPr="004B0E4D">
                <w:rPr>
                  <w:lang w:val="en-US"/>
                  <w:rPrChange w:id="2058" w:author="Bertsch Christian (CR/AEE3)" w:date="2019-09-22T20:23:00Z">
                    <w:rPr/>
                  </w:rPrChange>
                </w:rPr>
                <w:t xml:space="preserve"> // forward Euler method</w:t>
              </w:r>
            </w:moveFrom>
          </w:p>
          <w:p w14:paraId="1345B809" w14:textId="77777777" w:rsidR="00C864CB" w:rsidRPr="00C864CB" w:rsidRDefault="00C864CB" w:rsidP="00C864CB">
            <w:pPr>
              <w:pStyle w:val="HTMLPreformatted"/>
              <w:rPr>
                <w:moveFrom w:id="2059" w:author="Bertsch Christian (CR/AEE3)" w:date="2019-09-06T11:23:00Z"/>
                <w:lang w:val="en-US"/>
              </w:rPr>
            </w:pPr>
            <w:moveFrom w:id="2060" w:author="Bertsch Christian (CR/AEE3)" w:date="2019-09-06T11:23:00Z">
              <w:r w:rsidRPr="004B0E4D">
                <w:rPr>
                  <w:lang w:val="en-US"/>
                  <w:rPrChange w:id="2061" w:author="Bertsch Christian (CR/AEE3)" w:date="2019-09-22T20:23:00Z">
                    <w:rPr/>
                  </w:rPrChange>
                </w:rPr>
                <w:t xml:space="preserve">  </w:t>
              </w:r>
              <w:r w:rsidRPr="00C864CB">
                <w:rPr>
                  <w:lang w:val="en-US"/>
                </w:rPr>
                <w:t>M_fmi2SetContinuousStates(m, x, nx)</w:t>
              </w:r>
            </w:moveFrom>
          </w:p>
          <w:p w14:paraId="74B1EB09" w14:textId="77777777" w:rsidR="00C864CB" w:rsidRPr="00C864CB" w:rsidRDefault="00C864CB" w:rsidP="00C864CB">
            <w:pPr>
              <w:pStyle w:val="HTMLPreformatted"/>
              <w:rPr>
                <w:moveFrom w:id="2062" w:author="Bertsch Christian (CR/AEE3)" w:date="2019-09-06T11:23:00Z"/>
                <w:lang w:val="en-US"/>
              </w:rPr>
            </w:pPr>
          </w:p>
          <w:p w14:paraId="6892BA31" w14:textId="77777777" w:rsidR="00C864CB" w:rsidRPr="00C864CB" w:rsidRDefault="00C864CB" w:rsidP="00C864CB">
            <w:pPr>
              <w:pStyle w:val="HTMLPreformatted"/>
              <w:rPr>
                <w:moveFrom w:id="2063" w:author="Bertsch Christian (CR/AEE3)" w:date="2019-09-06T11:23:00Z"/>
                <w:lang w:val="en-US"/>
              </w:rPr>
            </w:pPr>
            <w:moveFrom w:id="2064" w:author="Bertsch Christian (CR/AEE3)" w:date="2019-09-06T11:23:00Z">
              <w:r w:rsidRPr="00C864CB">
                <w:rPr>
                  <w:lang w:val="en-US"/>
                </w:rPr>
                <w:t xml:space="preserve">  // get event indicators at t = time</w:t>
              </w:r>
            </w:moveFrom>
          </w:p>
          <w:p w14:paraId="5FFDE8A7" w14:textId="77777777" w:rsidR="00C864CB" w:rsidRPr="00C864CB" w:rsidRDefault="00C864CB" w:rsidP="00C864CB">
            <w:pPr>
              <w:pStyle w:val="HTMLPreformatted"/>
              <w:rPr>
                <w:moveFrom w:id="2065" w:author="Bertsch Christian (CR/AEE3)" w:date="2019-09-06T11:23:00Z"/>
                <w:lang w:val="en-US"/>
              </w:rPr>
            </w:pPr>
            <w:moveFrom w:id="2066" w:author="Bertsch Christian (CR/AEE3)" w:date="2019-09-06T11:23:00Z">
              <w:r w:rsidRPr="00C864CB">
                <w:rPr>
                  <w:lang w:val="en-US"/>
                </w:rPr>
                <w:t xml:space="preserve">  M_fmi2GetEventIndicators(m, z, nz)</w:t>
              </w:r>
            </w:moveFrom>
          </w:p>
          <w:p w14:paraId="2AD33C5D" w14:textId="77777777" w:rsidR="00C864CB" w:rsidRPr="00C864CB" w:rsidRDefault="00C864CB" w:rsidP="00C864CB">
            <w:pPr>
              <w:pStyle w:val="HTMLPreformatted"/>
              <w:rPr>
                <w:moveFrom w:id="2067" w:author="Bertsch Christian (CR/AEE3)" w:date="2019-09-06T11:23:00Z"/>
                <w:lang w:val="en-US"/>
              </w:rPr>
            </w:pPr>
          </w:p>
          <w:p w14:paraId="04BF92A2" w14:textId="77777777" w:rsidR="00C864CB" w:rsidRPr="00C864CB" w:rsidRDefault="00C864CB" w:rsidP="00C864CB">
            <w:pPr>
              <w:pStyle w:val="HTMLPreformatted"/>
              <w:rPr>
                <w:moveFrom w:id="2068" w:author="Bertsch Christian (CR/AEE3)" w:date="2019-09-06T11:23:00Z"/>
                <w:lang w:val="en-US"/>
              </w:rPr>
            </w:pPr>
            <w:moveFrom w:id="2069" w:author="Bertsch Christian (CR/AEE3)" w:date="2019-09-06T11:23:00Z">
              <w:r w:rsidRPr="00C864CB">
                <w:rPr>
                  <w:lang w:val="en-US"/>
                </w:rPr>
                <w:t xml:space="preserve">  // detect  events, if any</w:t>
              </w:r>
            </w:moveFrom>
          </w:p>
          <w:moveFromRangeEnd w:id="2056"/>
          <w:p w14:paraId="4468F1F8" w14:textId="77777777" w:rsidR="00990EFE" w:rsidRPr="0098259C" w:rsidRDefault="00990EFE" w:rsidP="00990EFE">
            <w:pPr>
              <w:pStyle w:val="HTMLPreformatted"/>
              <w:rPr>
                <w:del w:id="2070" w:author="Bertsch Christian (CR/AEE3)" w:date="2019-09-06T11:23:00Z"/>
                <w:lang w:val="en-US"/>
              </w:rPr>
            </w:pPr>
            <w:del w:id="2071" w:author="Bertsch Christian (CR/AEE3)" w:date="2019-09-06T11:23:00Z">
              <w:r w:rsidRPr="0098259C">
                <w:rPr>
                  <w:lang w:val="en-US"/>
                </w:rPr>
                <w:delText xml:space="preserve">  time_event  = </w:delText>
              </w:r>
              <w:r w:rsidRPr="0098259C">
                <w:rPr>
                  <w:b/>
                  <w:color w:val="0000FF"/>
                  <w:lang w:val="en-US"/>
                </w:rPr>
                <w:delText>abs</w:delText>
              </w:r>
              <w:r w:rsidRPr="0098259C">
                <w:rPr>
                  <w:lang w:val="en-US"/>
                </w:rPr>
                <w:delText>(time - Tnext) &lt;= eps</w:delText>
              </w:r>
            </w:del>
          </w:p>
          <w:p w14:paraId="09179BE0" w14:textId="77777777" w:rsidR="00990EFE" w:rsidRDefault="00990EFE" w:rsidP="00990EFE">
            <w:pPr>
              <w:pStyle w:val="HTMLPreformatted"/>
              <w:rPr>
                <w:del w:id="2072" w:author="Bertsch Christian (CR/AEE3)" w:date="2019-09-06T11:23:00Z"/>
                <w:color w:val="008000"/>
                <w:lang w:val="en-US"/>
              </w:rPr>
            </w:pPr>
            <w:del w:id="2073" w:author="Bertsch Christian (CR/AEE3)" w:date="2019-09-06T11:23:00Z">
              <w:r w:rsidRPr="0098259C">
                <w:rPr>
                  <w:lang w:val="en-US"/>
                </w:rPr>
                <w:delText xml:space="preserve">  state_event = ...        </w:delText>
              </w:r>
              <w:r w:rsidRPr="0098259C">
                <w:rPr>
                  <w:color w:val="008000"/>
                  <w:lang w:val="en-US"/>
                </w:rPr>
                <w:delText>// compare sign of z with previous z</w:delText>
              </w:r>
            </w:del>
          </w:p>
          <w:p w14:paraId="69C39F9D" w14:textId="77777777" w:rsidR="00C864CB" w:rsidRPr="00C864CB" w:rsidRDefault="00C864CB" w:rsidP="00C864CB">
            <w:pPr>
              <w:pStyle w:val="HTMLPreformatted"/>
              <w:rPr>
                <w:moveFrom w:id="2074" w:author="Bertsch Christian (CR/AEE3)" w:date="2019-09-06T11:23:00Z"/>
                <w:lang w:val="en-US"/>
              </w:rPr>
            </w:pPr>
            <w:moveFromRangeStart w:id="2075" w:author="Bertsch Christian (CR/AEE3)" w:date="2019-09-06T11:23:00Z" w:name="move18661417"/>
          </w:p>
          <w:p w14:paraId="10CF2F91" w14:textId="77777777" w:rsidR="00C864CB" w:rsidRPr="00C864CB" w:rsidRDefault="00C864CB" w:rsidP="00C864CB">
            <w:pPr>
              <w:pStyle w:val="HTMLPreformatted"/>
              <w:rPr>
                <w:moveFrom w:id="2076" w:author="Bertsch Christian (CR/AEE3)" w:date="2019-09-06T11:23:00Z"/>
                <w:lang w:val="en-US"/>
              </w:rPr>
            </w:pPr>
            <w:moveFrom w:id="2077" w:author="Bertsch Christian (CR/AEE3)" w:date="2019-09-06T11:23:00Z">
              <w:r w:rsidRPr="00C864CB">
                <w:rPr>
                  <w:lang w:val="en-US"/>
                </w:rPr>
                <w:t xml:space="preserve">  // inform the model about an accepted step</w:t>
              </w:r>
            </w:moveFrom>
          </w:p>
          <w:p w14:paraId="4CFC9EB1" w14:textId="77777777" w:rsidR="004A7837" w:rsidRDefault="00C864CB" w:rsidP="00990EFE">
            <w:pPr>
              <w:pStyle w:val="HTMLPreformatted"/>
              <w:rPr>
                <w:del w:id="2078" w:author="Bertsch Christian (CR/AEE3)" w:date="2019-09-06T11:23:00Z"/>
                <w:rStyle w:val="CODE"/>
                <w:lang w:val="en-US"/>
              </w:rPr>
            </w:pPr>
            <w:moveFrom w:id="2079" w:author="Bertsch Christian (CR/AEE3)" w:date="2019-09-06T11:23:00Z">
              <w:r w:rsidRPr="00C864CB">
                <w:rPr>
                  <w:lang w:val="en-US"/>
                </w:rPr>
                <w:t xml:space="preserve">  M_fmi2CompletedIntegratorStep(m, fmi2True, &amp;enterEventMode,</w:t>
              </w:r>
            </w:moveFrom>
            <w:moveFromRangeEnd w:id="2075"/>
          </w:p>
          <w:p w14:paraId="1260CEAF" w14:textId="77777777" w:rsidR="00C32F39" w:rsidRDefault="004A7837" w:rsidP="00990EFE">
            <w:pPr>
              <w:pStyle w:val="HTMLPreformatted"/>
              <w:rPr>
                <w:del w:id="2080" w:author="Bertsch Christian (CR/AEE3)" w:date="2019-09-06T11:23:00Z"/>
                <w:lang w:val="en-US"/>
              </w:rPr>
            </w:pPr>
            <w:del w:id="2081" w:author="Bertsch Christian (CR/AEE3)" w:date="2019-09-06T11:23:00Z">
              <w:r>
                <w:rPr>
                  <w:rStyle w:val="CODE"/>
                  <w:lang w:val="en-US"/>
                </w:rPr>
                <w:delText xml:space="preserve">                                             &amp;terminateSimulation</w:delText>
              </w:r>
              <w:r w:rsidR="00C32F39" w:rsidRPr="0098259C">
                <w:rPr>
                  <w:lang w:val="en-US"/>
                </w:rPr>
                <w:delText>)</w:delText>
              </w:r>
            </w:del>
          </w:p>
          <w:p w14:paraId="26E5D602" w14:textId="77777777" w:rsidR="004A7837" w:rsidRPr="0098259C" w:rsidRDefault="004A7837" w:rsidP="004A7837">
            <w:pPr>
              <w:pStyle w:val="HTMLPreformatted"/>
              <w:rPr>
                <w:del w:id="2082" w:author="Bertsch Christian (CR/AEE3)" w:date="2019-09-06T11:23:00Z"/>
                <w:lang w:val="en-US"/>
              </w:rPr>
            </w:pPr>
            <w:del w:id="2083" w:author="Bertsch Christian (CR/AEE3)" w:date="2019-09-06T11:23:00Z">
              <w:r>
                <w:rPr>
                  <w:lang w:val="en-US"/>
                </w:rPr>
                <w:delText xml:space="preserve">  </w:delText>
              </w:r>
              <w:r w:rsidRPr="00DF3A0D">
                <w:rPr>
                  <w:b/>
                  <w:color w:val="3333FF"/>
                  <w:lang w:val="en-US"/>
                </w:rPr>
                <w:delText>if</w:delText>
              </w:r>
              <w:r>
                <w:rPr>
                  <w:lang w:val="en-US"/>
                </w:rPr>
                <w:delText xml:space="preserve"> terminateSimulation </w:delText>
              </w:r>
              <w:r w:rsidR="00F7134B">
                <w:rPr>
                  <w:b/>
                  <w:color w:val="3333FF"/>
                  <w:lang w:val="en-US"/>
                </w:rPr>
                <w:delText xml:space="preserve">then goto </w:delText>
              </w:r>
              <w:r w:rsidR="00F7134B" w:rsidRPr="00DF3A0D">
                <w:rPr>
                  <w:color w:val="3333FF"/>
                  <w:lang w:val="en-US"/>
                </w:rPr>
                <w:delText>TERMINATE_MODEL</w:delText>
              </w:r>
            </w:del>
          </w:p>
          <w:p w14:paraId="5A4FDAAC" w14:textId="77777777" w:rsidR="00C32F39" w:rsidRDefault="00C32F39" w:rsidP="00990EFE">
            <w:pPr>
              <w:pStyle w:val="HTMLPreformatted"/>
              <w:rPr>
                <w:del w:id="2084" w:author="Bertsch Christian (CR/AEE3)" w:date="2019-09-06T11:23:00Z"/>
                <w:lang w:val="en-US"/>
              </w:rPr>
            </w:pPr>
          </w:p>
          <w:p w14:paraId="0AC3D77B" w14:textId="776085DE" w:rsidR="00C864CB" w:rsidRPr="00C864CB" w:rsidRDefault="00C864CB" w:rsidP="00C864CB">
            <w:pPr>
              <w:pStyle w:val="HTMLPreformatted"/>
              <w:rPr>
                <w:lang w:val="en-US"/>
              </w:rPr>
            </w:pPr>
            <w:r w:rsidRPr="00C864CB">
              <w:rPr>
                <w:lang w:val="en-US"/>
              </w:rPr>
              <w:t xml:space="preserve">  // handle events</w:t>
            </w:r>
          </w:p>
          <w:p w14:paraId="162E5092" w14:textId="00779FAC" w:rsidR="00C864CB" w:rsidRPr="00C864CB" w:rsidRDefault="00C864CB" w:rsidP="00C864CB">
            <w:pPr>
              <w:pStyle w:val="HTMLPreformatted"/>
              <w:rPr>
                <w:lang w:val="en-US"/>
              </w:rPr>
            </w:pPr>
            <w:r w:rsidRPr="00C864CB">
              <w:rPr>
                <w:lang w:val="en-US"/>
              </w:rPr>
              <w:t xml:space="preserve">  if </w:t>
            </w:r>
            <w:del w:id="2085" w:author="Bertsch Christian (CR/AEE3)" w:date="2019-09-06T11:23:00Z">
              <w:r w:rsidR="00BE4FD9" w:rsidRPr="00BE1C3D">
                <w:rPr>
                  <w:rStyle w:val="CODE"/>
                  <w:sz w:val="20"/>
                  <w:lang w:val="en-US"/>
                </w:rPr>
                <w:delText>entert</w:delText>
              </w:r>
              <w:r w:rsidR="00990EFE" w:rsidRPr="00BE1C3D">
                <w:rPr>
                  <w:rStyle w:val="CODE"/>
                  <w:sz w:val="20"/>
                  <w:lang w:val="en-US"/>
                </w:rPr>
                <w:delText>Event</w:delText>
              </w:r>
              <w:r w:rsidR="00BE4FD9" w:rsidRPr="00BE1C3D">
                <w:rPr>
                  <w:rStyle w:val="CODE"/>
                  <w:sz w:val="20"/>
                  <w:lang w:val="en-US"/>
                </w:rPr>
                <w:delText>Mode</w:delText>
              </w:r>
            </w:del>
            <w:ins w:id="2086" w:author="Bertsch Christian (CR/AEE3)" w:date="2019-09-06T11:23:00Z">
              <w:r w:rsidRPr="00C864CB">
                <w:rPr>
                  <w:lang w:val="en-US"/>
                </w:rPr>
                <w:t>initialEventMode</w:t>
              </w:r>
            </w:ins>
            <w:r w:rsidRPr="00C864CB">
              <w:rPr>
                <w:lang w:val="en-US"/>
              </w:rPr>
              <w:t xml:space="preserve"> or </w:t>
            </w:r>
            <w:del w:id="2087" w:author="Bertsch Christian (CR/AEE3)" w:date="2019-09-06T11:23:00Z">
              <w:r w:rsidR="001153E0" w:rsidRPr="0098259C">
                <w:rPr>
                  <w:lang w:val="en-US"/>
                </w:rPr>
                <w:delText>time_</w:delText>
              </w:r>
              <w:r w:rsidR="00990EFE" w:rsidRPr="0098259C">
                <w:rPr>
                  <w:lang w:val="en-US"/>
                </w:rPr>
                <w:delText>event</w:delText>
              </w:r>
            </w:del>
            <w:ins w:id="2088" w:author="Bertsch Christian (CR/AEE3)" w:date="2019-09-06T11:23:00Z">
              <w:r w:rsidRPr="00C864CB">
                <w:rPr>
                  <w:lang w:val="en-US"/>
                </w:rPr>
                <w:t>enterEventMode</w:t>
              </w:r>
            </w:ins>
            <w:r w:rsidRPr="00C864CB">
              <w:rPr>
                <w:lang w:val="en-US"/>
              </w:rPr>
              <w:t xml:space="preserve"> or </w:t>
            </w:r>
            <w:del w:id="2089" w:author="Bertsch Christian (CR/AEE3)" w:date="2019-09-06T11:23:00Z">
              <w:r w:rsidR="00990EFE" w:rsidRPr="0098259C">
                <w:rPr>
                  <w:lang w:val="en-US"/>
                </w:rPr>
                <w:delText>state_event</w:delText>
              </w:r>
            </w:del>
            <w:ins w:id="2090" w:author="Bertsch Christian (CR/AEE3)" w:date="2019-09-06T11:23:00Z">
              <w:r w:rsidRPr="00C864CB">
                <w:rPr>
                  <w:lang w:val="en-US"/>
                </w:rPr>
                <w:t>timeEvent or stateEvent</w:t>
              </w:r>
            </w:ins>
            <w:r w:rsidRPr="00C864CB">
              <w:rPr>
                <w:lang w:val="en-US"/>
              </w:rPr>
              <w:t xml:space="preserve"> then</w:t>
            </w:r>
          </w:p>
          <w:p w14:paraId="09D59E13" w14:textId="77777777" w:rsidR="00C864CB" w:rsidRPr="00C864CB" w:rsidRDefault="00C864CB" w:rsidP="00C864CB">
            <w:pPr>
              <w:pStyle w:val="HTMLPreformatted"/>
              <w:rPr>
                <w:ins w:id="2091" w:author="Bertsch Christian (CR/AEE3)" w:date="2019-09-06T11:23:00Z"/>
                <w:lang w:val="en-US"/>
              </w:rPr>
            </w:pPr>
            <w:ins w:id="2092" w:author="Bertsch Christian (CR/AEE3)" w:date="2019-09-06T11:23:00Z">
              <w:r w:rsidRPr="00C864CB">
                <w:rPr>
                  <w:lang w:val="en-US"/>
                </w:rPr>
                <w:t xml:space="preserve">    if not initialEventMode then</w:t>
              </w:r>
            </w:ins>
          </w:p>
          <w:p w14:paraId="631DF8BF" w14:textId="77777777" w:rsidR="00C864CB" w:rsidRPr="00C864CB" w:rsidRDefault="00C864CB" w:rsidP="00C864CB">
            <w:pPr>
              <w:pStyle w:val="HTMLPreformatted"/>
              <w:rPr>
                <w:lang w:val="en-US"/>
              </w:rPr>
            </w:pPr>
            <w:ins w:id="2093" w:author="Bertsch Christian (CR/AEE3)" w:date="2019-09-06T11:23:00Z">
              <w:r w:rsidRPr="00C864CB">
                <w:rPr>
                  <w:lang w:val="en-US"/>
                </w:rPr>
                <w:t xml:space="preserve">  </w:t>
              </w:r>
            </w:ins>
            <w:r w:rsidRPr="00C864CB">
              <w:rPr>
                <w:lang w:val="en-US"/>
              </w:rPr>
              <w:t xml:space="preserve">    M_fmi2EnterEventMode(m)</w:t>
            </w:r>
          </w:p>
          <w:p w14:paraId="0FDC99EC" w14:textId="77777777" w:rsidR="00C864CB" w:rsidRPr="00C864CB" w:rsidRDefault="00C864CB" w:rsidP="00C864CB">
            <w:pPr>
              <w:pStyle w:val="HTMLPreformatted"/>
              <w:rPr>
                <w:lang w:val="en-US"/>
              </w:rPr>
            </w:pPr>
            <w:ins w:id="2094" w:author="Bertsch Christian (CR/AEE3)" w:date="2019-09-06T11:23:00Z">
              <w:r w:rsidRPr="00C864CB">
                <w:rPr>
                  <w:lang w:val="en-US"/>
                </w:rPr>
                <w:t xml:space="preserve">    end if</w:t>
              </w:r>
            </w:ins>
          </w:p>
          <w:p w14:paraId="1D09A0BE" w14:textId="77777777" w:rsidR="00C864CB" w:rsidRPr="00C864CB" w:rsidRDefault="00C864CB" w:rsidP="00C864CB">
            <w:pPr>
              <w:pStyle w:val="HTMLPreformatted"/>
              <w:rPr>
                <w:lang w:val="en-US"/>
              </w:rPr>
            </w:pPr>
            <w:r w:rsidRPr="00C864CB">
              <w:rPr>
                <w:lang w:val="en-US"/>
              </w:rPr>
              <w:t xml:space="preserve">    // event iteration</w:t>
            </w:r>
          </w:p>
          <w:p w14:paraId="156860BC" w14:textId="0835335F" w:rsidR="00C864CB" w:rsidRPr="00C864CB" w:rsidRDefault="00C864CB" w:rsidP="00C864CB">
            <w:pPr>
              <w:pStyle w:val="HTMLPreformatted"/>
              <w:rPr>
                <w:lang w:val="en-US"/>
              </w:rPr>
            </w:pPr>
            <w:r w:rsidRPr="00C864CB">
              <w:rPr>
                <w:lang w:val="en-US"/>
              </w:rPr>
              <w:t xml:space="preserve">    eventInfo.newDiscreteStatesNeeded = </w:t>
            </w:r>
            <w:del w:id="2095" w:author="Bertsch Christian (CR/AEE3)" w:date="2019-09-06T11:23:00Z">
              <w:r w:rsidR="009E1CCD">
                <w:rPr>
                  <w:lang w:val="en-US"/>
                </w:rPr>
                <w:delText>true</w:delText>
              </w:r>
            </w:del>
            <w:ins w:id="2096" w:author="Bertsch Christian (CR/AEE3)" w:date="2019-09-06T11:23:00Z">
              <w:r w:rsidRPr="00C864CB">
                <w:rPr>
                  <w:lang w:val="en-US"/>
                </w:rPr>
                <w:t>fmi2True</w:t>
              </w:r>
            </w:ins>
            <w:r w:rsidRPr="00C864CB">
              <w:rPr>
                <w:lang w:val="en-US"/>
              </w:rPr>
              <w:t>;</w:t>
            </w:r>
          </w:p>
          <w:p w14:paraId="6053B941" w14:textId="77777777" w:rsidR="00C864CB" w:rsidRPr="00C864CB" w:rsidRDefault="00C864CB" w:rsidP="00C864CB">
            <w:pPr>
              <w:pStyle w:val="HTMLPreformatted"/>
              <w:rPr>
                <w:ins w:id="2097" w:author="Bertsch Christian (CR/AEE3)" w:date="2019-09-06T11:23:00Z"/>
                <w:lang w:val="en-US"/>
              </w:rPr>
            </w:pPr>
            <w:ins w:id="2098" w:author="Bertsch Christian (CR/AEE3)" w:date="2019-09-06T11:23:00Z">
              <w:r w:rsidRPr="00C864CB">
                <w:rPr>
                  <w:lang w:val="en-US"/>
                </w:rPr>
                <w:t xml:space="preserve">    valuesOfContinuousStatesChanged   = fmi2False;</w:t>
              </w:r>
            </w:ins>
          </w:p>
          <w:p w14:paraId="06F6CBDB" w14:textId="77777777" w:rsidR="00C864CB" w:rsidRPr="00C864CB" w:rsidRDefault="00C864CB" w:rsidP="00C864CB">
            <w:pPr>
              <w:pStyle w:val="HTMLPreformatted"/>
              <w:rPr>
                <w:ins w:id="2099" w:author="Bertsch Christian (CR/AEE3)" w:date="2019-09-06T11:23:00Z"/>
                <w:lang w:val="en-US"/>
              </w:rPr>
            </w:pPr>
            <w:ins w:id="2100" w:author="Bertsch Christian (CR/AEE3)" w:date="2019-09-06T11:23:00Z">
              <w:r w:rsidRPr="00C864CB">
                <w:rPr>
                  <w:lang w:val="en-US"/>
                </w:rPr>
                <w:t xml:space="preserve">    nominalsOfContinuousStatesChanged = fmi2False</w:t>
              </w:r>
            </w:ins>
          </w:p>
          <w:p w14:paraId="44F750D9" w14:textId="77777777" w:rsidR="00C864CB" w:rsidRPr="00C864CB" w:rsidRDefault="00C864CB" w:rsidP="00C864CB">
            <w:pPr>
              <w:pStyle w:val="HTMLPreformatted"/>
              <w:rPr>
                <w:lang w:val="en-US"/>
              </w:rPr>
            </w:pPr>
            <w:r w:rsidRPr="00C864CB">
              <w:rPr>
                <w:lang w:val="en-US"/>
              </w:rPr>
              <w:t xml:space="preserve">    while eventInfo.newDiscreteStatesNeeded loop</w:t>
            </w:r>
          </w:p>
          <w:p w14:paraId="5EE568D3" w14:textId="77777777" w:rsidR="00C864CB" w:rsidRPr="00C864CB" w:rsidRDefault="00C864CB" w:rsidP="00C864CB">
            <w:pPr>
              <w:pStyle w:val="HTMLPreformatted"/>
              <w:rPr>
                <w:ins w:id="2101" w:author="Bertsch Christian (CR/AEE3)" w:date="2019-09-06T11:23:00Z"/>
                <w:lang w:val="en-US"/>
              </w:rPr>
            </w:pPr>
            <w:ins w:id="2102" w:author="Bertsch Christian (CR/AEE3)" w:date="2019-09-06T11:23:00Z">
              <w:r w:rsidRPr="00C864CB">
                <w:rPr>
                  <w:lang w:val="en-US"/>
                </w:rPr>
                <w:t xml:space="preserve">      // set inputs at super dense time point</w:t>
              </w:r>
            </w:ins>
          </w:p>
          <w:p w14:paraId="21F3583F" w14:textId="77777777" w:rsidR="00C864CB" w:rsidRPr="00C864CB" w:rsidRDefault="00C864CB" w:rsidP="00C864CB">
            <w:pPr>
              <w:pStyle w:val="HTMLPreformatted"/>
              <w:rPr>
                <w:ins w:id="2103" w:author="Bertsch Christian (CR/AEE3)" w:date="2019-09-06T11:23:00Z"/>
                <w:lang w:val="en-US"/>
              </w:rPr>
            </w:pPr>
            <w:ins w:id="2104" w:author="Bertsch Christian (CR/AEE3)" w:date="2019-09-06T11:23:00Z">
              <w:r w:rsidRPr="00C864CB">
                <w:rPr>
                  <w:lang w:val="en-US"/>
                </w:rPr>
                <w:t xml:space="preserve">      M_fmi2SetReal/Integer/Boolean/String(m, ...)</w:t>
              </w:r>
            </w:ins>
          </w:p>
          <w:p w14:paraId="0F8D2A74" w14:textId="77777777" w:rsidR="00C864CB" w:rsidRPr="00C864CB" w:rsidRDefault="00C864CB" w:rsidP="00C864CB">
            <w:pPr>
              <w:pStyle w:val="HTMLPreformatted"/>
              <w:rPr>
                <w:lang w:val="en-US"/>
              </w:rPr>
            </w:pPr>
            <w:r w:rsidRPr="00C864CB">
              <w:rPr>
                <w:lang w:val="en-US"/>
              </w:rPr>
              <w:t xml:space="preserve">      // update discrete states</w:t>
            </w:r>
          </w:p>
          <w:p w14:paraId="35A25525" w14:textId="77777777" w:rsidR="00C864CB" w:rsidRPr="00C864CB" w:rsidRDefault="00C864CB" w:rsidP="00C864CB">
            <w:pPr>
              <w:pStyle w:val="HTMLPreformatted"/>
              <w:rPr>
                <w:lang w:val="en-US"/>
              </w:rPr>
            </w:pPr>
            <w:r w:rsidRPr="00C864CB">
              <w:rPr>
                <w:lang w:val="en-US"/>
              </w:rPr>
              <w:t xml:space="preserve">      M_fmi2NewDiscreteStates(m, &amp;eventInfo)</w:t>
            </w:r>
          </w:p>
          <w:p w14:paraId="2FA93E57" w14:textId="77777777" w:rsidR="00C864CB" w:rsidRPr="00C864CB" w:rsidRDefault="00C864CB" w:rsidP="00C864CB">
            <w:pPr>
              <w:pStyle w:val="HTMLPreformatted"/>
              <w:rPr>
                <w:ins w:id="2105" w:author="Bertsch Christian (CR/AEE3)" w:date="2019-09-06T11:23:00Z"/>
                <w:lang w:val="en-US"/>
              </w:rPr>
            </w:pPr>
            <w:ins w:id="2106" w:author="Bertsch Christian (CR/AEE3)" w:date="2019-09-06T11:23:00Z">
              <w:r w:rsidRPr="00C864CB">
                <w:rPr>
                  <w:lang w:val="en-US"/>
                </w:rPr>
                <w:t xml:space="preserve">      // getOutput at super dense time point</w:t>
              </w:r>
            </w:ins>
          </w:p>
          <w:p w14:paraId="0AC9578A" w14:textId="77777777" w:rsidR="00C864CB" w:rsidRPr="00C864CB" w:rsidRDefault="00C864CB" w:rsidP="00C864CB">
            <w:pPr>
              <w:pStyle w:val="HTMLPreformatted"/>
              <w:rPr>
                <w:ins w:id="2107" w:author="Bertsch Christian (CR/AEE3)" w:date="2019-09-06T11:23:00Z"/>
                <w:lang w:val="en-US"/>
              </w:rPr>
            </w:pPr>
            <w:ins w:id="2108" w:author="Bertsch Christian (CR/AEE3)" w:date="2019-09-06T11:23:00Z">
              <w:r w:rsidRPr="00C864CB">
                <w:rPr>
                  <w:lang w:val="en-US"/>
                </w:rPr>
                <w:t xml:space="preserve">      M_fmi2GetReal/Integer/Boolean/String(m, ...)</w:t>
              </w:r>
            </w:ins>
          </w:p>
          <w:p w14:paraId="69300AFE" w14:textId="77777777" w:rsidR="00C864CB" w:rsidRPr="00C864CB" w:rsidRDefault="00C864CB" w:rsidP="00C864CB">
            <w:pPr>
              <w:pStyle w:val="HTMLPreformatted"/>
              <w:rPr>
                <w:ins w:id="2109" w:author="Bertsch Christian (CR/AEE3)" w:date="2019-09-06T11:23:00Z"/>
                <w:lang w:val="en-US"/>
              </w:rPr>
            </w:pPr>
            <w:ins w:id="2110" w:author="Bertsch Christian (CR/AEE3)" w:date="2019-09-06T11:23:00Z">
              <w:r w:rsidRPr="00C864CB">
                <w:rPr>
                  <w:lang w:val="en-US"/>
                </w:rPr>
                <w:t xml:space="preserve">      valuesOfContinuousStatesChanged =</w:t>
              </w:r>
            </w:ins>
          </w:p>
          <w:p w14:paraId="7322A583" w14:textId="77777777" w:rsidR="00C864CB" w:rsidRPr="00C864CB" w:rsidRDefault="00C864CB" w:rsidP="00C864CB">
            <w:pPr>
              <w:pStyle w:val="HTMLPreformatted"/>
              <w:rPr>
                <w:ins w:id="2111" w:author="Bertsch Christian (CR/AEE3)" w:date="2019-09-06T11:23:00Z"/>
                <w:lang w:val="en-US"/>
              </w:rPr>
            </w:pPr>
            <w:ins w:id="2112" w:author="Bertsch Christian (CR/AEE3)" w:date="2019-09-06T11:23:00Z">
              <w:r w:rsidRPr="00C864CB">
                <w:rPr>
                  <w:lang w:val="en-US"/>
                </w:rPr>
                <w:t xml:space="preserve">      valuesOfContinuousStatesChanged or eventInfo.valuesOfContinuousStatesChanged;</w:t>
              </w:r>
            </w:ins>
          </w:p>
          <w:p w14:paraId="13347A5E" w14:textId="77777777" w:rsidR="00C864CB" w:rsidRPr="00C864CB" w:rsidRDefault="00C864CB" w:rsidP="00C864CB">
            <w:pPr>
              <w:pStyle w:val="HTMLPreformatted"/>
              <w:rPr>
                <w:ins w:id="2113" w:author="Bertsch Christian (CR/AEE3)" w:date="2019-09-06T11:23:00Z"/>
                <w:lang w:val="en-US"/>
              </w:rPr>
            </w:pPr>
            <w:ins w:id="2114" w:author="Bertsch Christian (CR/AEE3)" w:date="2019-09-06T11:23:00Z">
              <w:r w:rsidRPr="00C864CB">
                <w:rPr>
                  <w:lang w:val="en-US"/>
                </w:rPr>
                <w:t xml:space="preserve">      nominalsOfContinuousStatesChanged =</w:t>
              </w:r>
            </w:ins>
          </w:p>
          <w:p w14:paraId="5F4731A7" w14:textId="77777777" w:rsidR="00C864CB" w:rsidRPr="00C864CB" w:rsidRDefault="00C864CB" w:rsidP="00C864CB">
            <w:pPr>
              <w:pStyle w:val="HTMLPreformatted"/>
              <w:rPr>
                <w:ins w:id="2115" w:author="Bertsch Christian (CR/AEE3)" w:date="2019-09-06T11:23:00Z"/>
                <w:lang w:val="en-US"/>
              </w:rPr>
            </w:pPr>
            <w:ins w:id="2116" w:author="Bertsch Christian (CR/AEE3)" w:date="2019-09-06T11:23:00Z">
              <w:r w:rsidRPr="00C864CB">
                <w:rPr>
                  <w:lang w:val="en-US"/>
                </w:rPr>
                <w:t xml:space="preserve">      nominalsOfContinuousStatesChanged or eventInfo.nominalsOfContinuousStatesChanged;</w:t>
              </w:r>
            </w:ins>
          </w:p>
          <w:p w14:paraId="4948B4C6" w14:textId="77777777" w:rsidR="00C864CB" w:rsidRPr="00C864CB" w:rsidRDefault="00C864CB" w:rsidP="00C864CB">
            <w:pPr>
              <w:pStyle w:val="HTMLPreformatted"/>
              <w:rPr>
                <w:lang w:val="en-US"/>
              </w:rPr>
            </w:pPr>
            <w:r w:rsidRPr="00C864CB">
              <w:rPr>
                <w:lang w:val="en-US"/>
              </w:rPr>
              <w:t xml:space="preserve">      if eventInfo.terminateSimulation then goto TERMINATE_MODEL</w:t>
            </w:r>
          </w:p>
          <w:p w14:paraId="054BF95C" w14:textId="77777777" w:rsidR="00C864CB" w:rsidRPr="00C864CB" w:rsidRDefault="00C864CB" w:rsidP="00C864CB">
            <w:pPr>
              <w:pStyle w:val="HTMLPreformatted"/>
              <w:rPr>
                <w:lang w:val="en-US"/>
              </w:rPr>
            </w:pPr>
            <w:r w:rsidRPr="00C864CB">
              <w:rPr>
                <w:lang w:val="en-US"/>
              </w:rPr>
              <w:t xml:space="preserve">    end while</w:t>
            </w:r>
          </w:p>
          <w:p w14:paraId="4EA9E157" w14:textId="77777777" w:rsidR="00C864CB" w:rsidRPr="00C864CB" w:rsidRDefault="00C864CB" w:rsidP="00C864CB">
            <w:pPr>
              <w:pStyle w:val="HTMLPreformatted"/>
              <w:rPr>
                <w:lang w:val="en-US"/>
              </w:rPr>
            </w:pPr>
          </w:p>
          <w:p w14:paraId="663692CE" w14:textId="77777777" w:rsidR="00C864CB" w:rsidRPr="00C864CB" w:rsidRDefault="00C864CB" w:rsidP="00C864CB">
            <w:pPr>
              <w:pStyle w:val="HTMLPreformatted"/>
              <w:rPr>
                <w:lang w:val="en-US"/>
              </w:rPr>
            </w:pPr>
            <w:r w:rsidRPr="00C864CB">
              <w:rPr>
                <w:lang w:val="en-US"/>
              </w:rPr>
              <w:t xml:space="preserve">    // enter Continuous-Time Mode</w:t>
            </w:r>
          </w:p>
          <w:p w14:paraId="56AADE9F" w14:textId="77777777" w:rsidR="00C864CB" w:rsidRPr="00C864CB" w:rsidRDefault="00C864CB" w:rsidP="00C864CB">
            <w:pPr>
              <w:pStyle w:val="HTMLPreformatted"/>
              <w:rPr>
                <w:lang w:val="en-US"/>
              </w:rPr>
            </w:pPr>
            <w:r w:rsidRPr="00C864CB">
              <w:rPr>
                <w:lang w:val="en-US"/>
              </w:rPr>
              <w:t xml:space="preserve">    M_fmi2EnterContinuousTimeMode(m)</w:t>
            </w:r>
          </w:p>
          <w:p w14:paraId="742B6847" w14:textId="7C008B97" w:rsidR="00C864CB" w:rsidRPr="00C864CB" w:rsidRDefault="00C864CB" w:rsidP="00C864CB">
            <w:pPr>
              <w:pStyle w:val="HTMLPreformatted"/>
              <w:rPr>
                <w:lang w:val="en-US"/>
              </w:rPr>
            </w:pPr>
            <w:r w:rsidRPr="00C864CB">
              <w:rPr>
                <w:lang w:val="en-US"/>
              </w:rPr>
              <w:t xml:space="preserve">    // retrieve solution at simulation </w:t>
            </w:r>
            <w:del w:id="2117" w:author="Bertsch Christian (CR/AEE3)" w:date="2019-09-06T11:23:00Z">
              <w:r w:rsidR="009E1CCD">
                <w:rPr>
                  <w:color w:val="008000"/>
                  <w:lang w:val="en-US"/>
                </w:rPr>
                <w:delText>restart</w:delText>
              </w:r>
            </w:del>
            <w:ins w:id="2118" w:author="Bertsch Christian (CR/AEE3)" w:date="2019-09-06T11:23:00Z">
              <w:r w:rsidRPr="00C864CB">
                <w:rPr>
                  <w:lang w:val="en-US"/>
                </w:rPr>
                <w:t>(re)start</w:t>
              </w:r>
            </w:ins>
          </w:p>
          <w:p w14:paraId="404C68EC" w14:textId="77777777" w:rsidR="00C864CB" w:rsidRPr="00C864CB" w:rsidRDefault="00C864CB" w:rsidP="00C864CB">
            <w:pPr>
              <w:pStyle w:val="HTMLPreformatted"/>
              <w:rPr>
                <w:lang w:val="en-US"/>
              </w:rPr>
            </w:pPr>
            <w:r w:rsidRPr="00C864CB">
              <w:rPr>
                <w:lang w:val="en-US"/>
              </w:rPr>
              <w:t xml:space="preserve">    M_fmi2GetReal/Integer/Boolean/String(m, ...)</w:t>
            </w:r>
          </w:p>
          <w:p w14:paraId="4E620CC3" w14:textId="392ABE90" w:rsidR="00C864CB" w:rsidRPr="00C864CB" w:rsidRDefault="00C864CB" w:rsidP="00C864CB">
            <w:pPr>
              <w:pStyle w:val="HTMLPreformatted"/>
              <w:rPr>
                <w:lang w:val="en-US"/>
              </w:rPr>
            </w:pPr>
            <w:r w:rsidRPr="00C864CB">
              <w:rPr>
                <w:lang w:val="en-US"/>
              </w:rPr>
              <w:t xml:space="preserve">    if </w:t>
            </w:r>
            <w:del w:id="2119" w:author="Bertsch Christian (CR/AEE3)" w:date="2019-09-06T11:23:00Z">
              <w:r w:rsidR="00CE2DBC" w:rsidRPr="0098259C">
                <w:rPr>
                  <w:lang w:val="en-US"/>
                </w:rPr>
                <w:delText>eventInfo.</w:delText>
              </w:r>
            </w:del>
            <w:ins w:id="2120" w:author="Bertsch Christian (CR/AEE3)" w:date="2019-09-06T11:23:00Z">
              <w:r w:rsidRPr="00C864CB">
                <w:rPr>
                  <w:lang w:val="en-US"/>
                </w:rPr>
                <w:t xml:space="preserve">initialEventMode or </w:t>
              </w:r>
            </w:ins>
            <w:r w:rsidRPr="00C864CB">
              <w:rPr>
                <w:lang w:val="en-US"/>
              </w:rPr>
              <w:t xml:space="preserve">valuesOfContinuousStatesChanged </w:t>
            </w:r>
            <w:del w:id="2121" w:author="Bertsch Christian (CR/AEE3)" w:date="2019-09-06T11:23:00Z">
              <w:r w:rsidR="00990EFE" w:rsidRPr="0098259C">
                <w:rPr>
                  <w:lang w:val="en-US"/>
                </w:rPr>
                <w:delText xml:space="preserve">== </w:delText>
              </w:r>
              <w:r w:rsidR="00140C25">
                <w:rPr>
                  <w:lang w:val="en-US"/>
                </w:rPr>
                <w:delText>fmi2</w:delText>
              </w:r>
              <w:r w:rsidR="009236DE" w:rsidRPr="0098259C">
                <w:rPr>
                  <w:lang w:val="en-US"/>
                </w:rPr>
                <w:delText xml:space="preserve">True </w:delText>
              </w:r>
            </w:del>
            <w:r w:rsidRPr="00C864CB">
              <w:rPr>
                <w:lang w:val="en-US"/>
              </w:rPr>
              <w:t>then</w:t>
            </w:r>
          </w:p>
          <w:p w14:paraId="22906551" w14:textId="77777777" w:rsidR="00C864CB" w:rsidRPr="00C864CB" w:rsidRDefault="00C864CB" w:rsidP="00C864CB">
            <w:pPr>
              <w:pStyle w:val="HTMLPreformatted"/>
              <w:rPr>
                <w:lang w:val="en-US"/>
              </w:rPr>
            </w:pPr>
            <w:r w:rsidRPr="00C864CB">
              <w:rPr>
                <w:lang w:val="en-US"/>
              </w:rPr>
              <w:t xml:space="preserve">      // the model signals a value change of states, retrieve them</w:t>
            </w:r>
          </w:p>
          <w:p w14:paraId="188B8B0D" w14:textId="77777777" w:rsidR="00C864CB" w:rsidRPr="00C864CB" w:rsidRDefault="00C864CB" w:rsidP="00C864CB">
            <w:pPr>
              <w:pStyle w:val="HTMLPreformatted"/>
              <w:rPr>
                <w:lang w:val="en-US"/>
              </w:rPr>
            </w:pPr>
            <w:r w:rsidRPr="00C864CB">
              <w:rPr>
                <w:lang w:val="en-US"/>
              </w:rPr>
              <w:t xml:space="preserve">      M_fmi2GetContinuousStates(m, x, nx)</w:t>
            </w:r>
          </w:p>
          <w:p w14:paraId="3C623529" w14:textId="77777777" w:rsidR="00C864CB" w:rsidRPr="00C864CB" w:rsidRDefault="00C864CB" w:rsidP="00C864CB">
            <w:pPr>
              <w:pStyle w:val="HTMLPreformatted"/>
              <w:rPr>
                <w:lang w:val="en-US"/>
              </w:rPr>
            </w:pPr>
            <w:r w:rsidRPr="00C864CB">
              <w:rPr>
                <w:lang w:val="en-US"/>
              </w:rPr>
              <w:t xml:space="preserve">    end if</w:t>
            </w:r>
          </w:p>
          <w:p w14:paraId="1E9E2BA8" w14:textId="77777777" w:rsidR="00C864CB" w:rsidRPr="00C864CB" w:rsidRDefault="00C864CB" w:rsidP="00C864CB">
            <w:pPr>
              <w:pStyle w:val="HTMLPreformatted"/>
              <w:rPr>
                <w:lang w:val="en-US"/>
              </w:rPr>
            </w:pPr>
          </w:p>
          <w:p w14:paraId="34FD83A1" w14:textId="1BC6C38A" w:rsidR="00C864CB" w:rsidRPr="00C864CB" w:rsidRDefault="00C864CB" w:rsidP="00C864CB">
            <w:pPr>
              <w:pStyle w:val="HTMLPreformatted"/>
              <w:rPr>
                <w:ins w:id="2122" w:author="Bertsch Christian (CR/AEE3)" w:date="2019-09-06T11:23:00Z"/>
                <w:lang w:val="en-US"/>
              </w:rPr>
            </w:pPr>
            <w:r w:rsidRPr="00C864CB">
              <w:rPr>
                <w:lang w:val="en-US"/>
              </w:rPr>
              <w:t xml:space="preserve">    if </w:t>
            </w:r>
            <w:del w:id="2123" w:author="Bertsch Christian (CR/AEE3)" w:date="2019-09-06T11:23:00Z">
              <w:r w:rsidR="00CE2DBC" w:rsidRPr="0098259C">
                <w:rPr>
                  <w:lang w:val="en-US"/>
                </w:rPr>
                <w:delText>eventInfo.</w:delText>
              </w:r>
            </w:del>
            <w:ins w:id="2124" w:author="Bertsch Christian (CR/AEE3)" w:date="2019-09-06T11:23:00Z">
              <w:r w:rsidRPr="00C864CB">
                <w:rPr>
                  <w:lang w:val="en-US"/>
                </w:rPr>
                <w:t xml:space="preserve">initialEventMode or </w:t>
              </w:r>
            </w:ins>
            <w:r w:rsidRPr="00C864CB">
              <w:rPr>
                <w:lang w:val="en-US"/>
              </w:rPr>
              <w:t xml:space="preserve">nominalsOfContinuousStatesChanged </w:t>
            </w:r>
            <w:del w:id="2125" w:author="Bertsch Christian (CR/AEE3)" w:date="2019-09-06T11:23:00Z">
              <w:r w:rsidR="00CE2DBC" w:rsidRPr="0098259C">
                <w:rPr>
                  <w:lang w:val="en-US"/>
                </w:rPr>
                <w:delText xml:space="preserve">= </w:delText>
              </w:r>
              <w:r w:rsidR="00140C25">
                <w:rPr>
                  <w:lang w:val="en-US"/>
                </w:rPr>
                <w:delText>fmi2</w:delText>
              </w:r>
              <w:r w:rsidR="00CE2DBC" w:rsidRPr="0098259C">
                <w:rPr>
                  <w:lang w:val="en-US"/>
                </w:rPr>
                <w:delText xml:space="preserve">True </w:delText>
              </w:r>
            </w:del>
            <w:r w:rsidRPr="00C864CB">
              <w:rPr>
                <w:lang w:val="en-US"/>
              </w:rPr>
              <w:t>then</w:t>
            </w:r>
            <w:del w:id="2126" w:author="Bertsch Christian (CR/AEE3)" w:date="2019-09-06T11:23:00Z">
              <w:r w:rsidR="00CE2DBC" w:rsidRPr="0098259C">
                <w:rPr>
                  <w:b/>
                  <w:color w:val="0000FF"/>
                  <w:lang w:val="en-US"/>
                </w:rPr>
                <w:br/>
              </w:r>
              <w:r w:rsidR="00CE2DBC" w:rsidRPr="0098259C">
                <w:rPr>
                  <w:lang w:val="en-US"/>
                </w:rPr>
                <w:delText xml:space="preserve">      </w:delText>
              </w:r>
              <w:r w:rsidR="00CE2DBC" w:rsidRPr="0098259C">
                <w:rPr>
                  <w:color w:val="008000"/>
                  <w:lang w:val="en-US"/>
                </w:rPr>
                <w:delText>//</w:delText>
              </w:r>
            </w:del>
          </w:p>
          <w:p w14:paraId="7CAF88C8" w14:textId="77777777" w:rsidR="00C864CB" w:rsidRPr="00C864CB" w:rsidRDefault="00C864CB" w:rsidP="00C864CB">
            <w:pPr>
              <w:pStyle w:val="HTMLPreformatted"/>
              <w:rPr>
                <w:lang w:val="en-US"/>
              </w:rPr>
            </w:pPr>
            <w:ins w:id="2127" w:author="Bertsch Christian (CR/AEE3)" w:date="2019-09-06T11:23:00Z">
              <w:r w:rsidRPr="00C864CB">
                <w:rPr>
                  <w:lang w:val="en-US"/>
                </w:rPr>
                <w:t xml:space="preserve">      // </w:t>
              </w:r>
            </w:ins>
            <w:r w:rsidRPr="00C864CB">
              <w:rPr>
                <w:lang w:val="en-US"/>
              </w:rPr>
              <w:t>the meaning of states has changed; retrieve new nominal values</w:t>
            </w:r>
          </w:p>
          <w:p w14:paraId="751F63ED" w14:textId="77777777" w:rsidR="00C864CB" w:rsidRPr="00C864CB" w:rsidRDefault="00C864CB" w:rsidP="00C864CB">
            <w:pPr>
              <w:pStyle w:val="HTMLPreformatted"/>
              <w:rPr>
                <w:lang w:val="en-US"/>
              </w:rPr>
            </w:pPr>
            <w:r w:rsidRPr="00C864CB">
              <w:rPr>
                <w:lang w:val="en-US"/>
              </w:rPr>
              <w:t xml:space="preserve">      M_fmi2GetNominalsOfContinuousStates(m, x_nominal, nx)</w:t>
            </w:r>
          </w:p>
          <w:p w14:paraId="5049844A" w14:textId="77777777" w:rsidR="00C864CB" w:rsidRPr="00C864CB" w:rsidRDefault="00C864CB" w:rsidP="00C864CB">
            <w:pPr>
              <w:pStyle w:val="HTMLPreformatted"/>
              <w:rPr>
                <w:lang w:val="en-US"/>
              </w:rPr>
            </w:pPr>
            <w:r w:rsidRPr="00C864CB">
              <w:rPr>
                <w:lang w:val="en-US"/>
              </w:rPr>
              <w:t xml:space="preserve">    end if</w:t>
            </w:r>
          </w:p>
          <w:p w14:paraId="2F64FB34" w14:textId="77777777" w:rsidR="00C864CB" w:rsidRPr="00C864CB" w:rsidRDefault="00C864CB" w:rsidP="00C864CB">
            <w:pPr>
              <w:pStyle w:val="HTMLPreformatted"/>
              <w:rPr>
                <w:lang w:val="en-US"/>
              </w:rPr>
            </w:pPr>
          </w:p>
          <w:p w14:paraId="5005B815" w14:textId="77777777" w:rsidR="00C864CB" w:rsidRPr="00C864CB" w:rsidRDefault="00C864CB" w:rsidP="00C864CB">
            <w:pPr>
              <w:pStyle w:val="HTMLPreformatted"/>
              <w:rPr>
                <w:lang w:val="en-US"/>
              </w:rPr>
            </w:pPr>
            <w:r w:rsidRPr="00C864CB">
              <w:rPr>
                <w:lang w:val="en-US"/>
              </w:rPr>
              <w:t xml:space="preserve">    if eventInfo.nextEventTimeDefined then</w:t>
            </w:r>
          </w:p>
          <w:p w14:paraId="0673CE55" w14:textId="78C6DB44" w:rsidR="00C864CB" w:rsidRPr="00C864CB" w:rsidRDefault="00C864CB" w:rsidP="00C864CB">
            <w:pPr>
              <w:pStyle w:val="HTMLPreformatted"/>
              <w:rPr>
                <w:lang w:val="en-US"/>
              </w:rPr>
            </w:pPr>
            <w:r w:rsidRPr="00C864CB">
              <w:rPr>
                <w:lang w:val="en-US"/>
              </w:rPr>
              <w:t xml:space="preserve">      </w:t>
            </w:r>
            <w:del w:id="2128" w:author="Bertsch Christian (CR/AEE3)" w:date="2019-09-06T11:23:00Z">
              <w:r w:rsidR="001153E0" w:rsidRPr="00C72A6D">
                <w:rPr>
                  <w:rStyle w:val="CODE"/>
                  <w:sz w:val="20"/>
                  <w:lang w:val="en-US"/>
                </w:rPr>
                <w:delText xml:space="preserve"> Tnext</w:delText>
              </w:r>
            </w:del>
            <w:ins w:id="2129" w:author="Bertsch Christian (CR/AEE3)" w:date="2019-09-06T11:23:00Z">
              <w:r w:rsidRPr="00C864CB">
                <w:rPr>
                  <w:lang w:val="en-US"/>
                </w:rPr>
                <w:t>tNext</w:t>
              </w:r>
            </w:ins>
            <w:r w:rsidRPr="00C864CB">
              <w:rPr>
                <w:lang w:val="en-US"/>
              </w:rPr>
              <w:t xml:space="preserve"> = min(eventInfo.nextEventTime, </w:t>
            </w:r>
            <w:del w:id="2130" w:author="Bertsch Christian (CR/AEE3)" w:date="2019-09-06T11:23:00Z">
              <w:r w:rsidR="001153E0" w:rsidRPr="00C72A6D">
                <w:rPr>
                  <w:rStyle w:val="CODE"/>
                  <w:sz w:val="20"/>
                  <w:lang w:val="en-US"/>
                </w:rPr>
                <w:delText>Tend</w:delText>
              </w:r>
            </w:del>
            <w:ins w:id="2131" w:author="Bertsch Christian (CR/AEE3)" w:date="2019-09-06T11:23:00Z">
              <w:r w:rsidRPr="00C864CB">
                <w:rPr>
                  <w:lang w:val="en-US"/>
                </w:rPr>
                <w:t>tEnd</w:t>
              </w:r>
            </w:ins>
            <w:r w:rsidRPr="00C864CB">
              <w:rPr>
                <w:lang w:val="en-US"/>
              </w:rPr>
              <w:t>)</w:t>
            </w:r>
          </w:p>
          <w:p w14:paraId="23BF380C" w14:textId="77777777" w:rsidR="00C864CB" w:rsidRPr="00C864CB" w:rsidRDefault="00C864CB" w:rsidP="00C864CB">
            <w:pPr>
              <w:pStyle w:val="HTMLPreformatted"/>
              <w:rPr>
                <w:lang w:val="en-US"/>
              </w:rPr>
            </w:pPr>
            <w:r w:rsidRPr="00C864CB">
              <w:rPr>
                <w:lang w:val="en-US"/>
              </w:rPr>
              <w:t xml:space="preserve">    else</w:t>
            </w:r>
          </w:p>
          <w:p w14:paraId="79D5DB6E" w14:textId="7FD6BB8E" w:rsidR="00C864CB" w:rsidRPr="00C864CB" w:rsidRDefault="00C864CB" w:rsidP="00C864CB">
            <w:pPr>
              <w:pStyle w:val="HTMLPreformatted"/>
              <w:rPr>
                <w:lang w:val="en-US"/>
              </w:rPr>
            </w:pPr>
            <w:r w:rsidRPr="00C864CB">
              <w:rPr>
                <w:lang w:val="en-US"/>
              </w:rPr>
              <w:t xml:space="preserve">      </w:t>
            </w:r>
            <w:del w:id="2132" w:author="Bertsch Christian (CR/AEE3)" w:date="2019-09-06T11:23:00Z">
              <w:r w:rsidR="001153E0" w:rsidRPr="00C72A6D">
                <w:rPr>
                  <w:rStyle w:val="CODE"/>
                  <w:sz w:val="20"/>
                  <w:lang w:val="en-US"/>
                </w:rPr>
                <w:delText xml:space="preserve"> Tnext = Tend</w:delText>
              </w:r>
            </w:del>
            <w:ins w:id="2133" w:author="Bertsch Christian (CR/AEE3)" w:date="2019-09-06T11:23:00Z">
              <w:r w:rsidRPr="00C864CB">
                <w:rPr>
                  <w:lang w:val="en-US"/>
                </w:rPr>
                <w:t>tNext = tEnd</w:t>
              </w:r>
            </w:ins>
          </w:p>
          <w:p w14:paraId="1C4FF835" w14:textId="77777777" w:rsidR="00C864CB" w:rsidRPr="00C864CB" w:rsidRDefault="00C864CB" w:rsidP="00C864CB">
            <w:pPr>
              <w:pStyle w:val="HTMLPreformatted"/>
              <w:rPr>
                <w:lang w:val="en-US"/>
              </w:rPr>
            </w:pPr>
            <w:r w:rsidRPr="00C864CB">
              <w:rPr>
                <w:lang w:val="en-US"/>
              </w:rPr>
              <w:t xml:space="preserve">    end if</w:t>
            </w:r>
          </w:p>
          <w:p w14:paraId="42F1DCCD" w14:textId="77777777" w:rsidR="00C864CB" w:rsidRPr="00C864CB" w:rsidRDefault="00C864CB" w:rsidP="00C864CB">
            <w:pPr>
              <w:pStyle w:val="HTMLPreformatted"/>
              <w:rPr>
                <w:ins w:id="2134" w:author="Bertsch Christian (CR/AEE3)" w:date="2019-09-06T11:23:00Z"/>
                <w:lang w:val="en-US"/>
              </w:rPr>
            </w:pPr>
            <w:ins w:id="2135" w:author="Bertsch Christian (CR/AEE3)" w:date="2019-09-06T11:23:00Z">
              <w:r w:rsidRPr="00C864CB">
                <w:rPr>
                  <w:lang w:val="en-US"/>
                </w:rPr>
                <w:t xml:space="preserve">    initialEventMode = fmi2False</w:t>
              </w:r>
            </w:ins>
          </w:p>
          <w:p w14:paraId="53B06C41" w14:textId="77777777" w:rsidR="00C864CB" w:rsidRPr="00C864CB" w:rsidRDefault="00C864CB" w:rsidP="00C864CB">
            <w:pPr>
              <w:pStyle w:val="HTMLPreformatted"/>
              <w:rPr>
                <w:lang w:val="en-US"/>
              </w:rPr>
            </w:pPr>
            <w:r w:rsidRPr="00C864CB">
              <w:rPr>
                <w:lang w:val="en-US"/>
              </w:rPr>
              <w:t xml:space="preserve">  end if</w:t>
            </w:r>
          </w:p>
          <w:p w14:paraId="3235D3E7" w14:textId="77777777" w:rsidR="00C864CB" w:rsidRPr="00C864CB" w:rsidRDefault="00C864CB" w:rsidP="00C864CB">
            <w:pPr>
              <w:pStyle w:val="HTMLPreformatted"/>
              <w:rPr>
                <w:ins w:id="2136" w:author="Bertsch Christian (CR/AEE3)" w:date="2019-09-06T11:23:00Z"/>
                <w:lang w:val="en-US"/>
              </w:rPr>
            </w:pPr>
          </w:p>
          <w:p w14:paraId="560F1A09" w14:textId="77777777" w:rsidR="00C864CB" w:rsidRPr="00C864CB" w:rsidRDefault="00C864CB" w:rsidP="00C864CB">
            <w:pPr>
              <w:pStyle w:val="HTMLPreformatted"/>
              <w:rPr>
                <w:ins w:id="2137" w:author="Bertsch Christian (CR/AEE3)" w:date="2019-09-06T11:23:00Z"/>
                <w:lang w:val="en-US"/>
              </w:rPr>
            </w:pPr>
            <w:ins w:id="2138" w:author="Bertsch Christian (CR/AEE3)" w:date="2019-09-06T11:23:00Z">
              <w:r w:rsidRPr="00C864CB">
                <w:rPr>
                  <w:lang w:val="en-US"/>
                </w:rPr>
                <w:t xml:space="preserve">  if time &gt;= tEnd then</w:t>
              </w:r>
            </w:ins>
          </w:p>
          <w:p w14:paraId="1C66B24C" w14:textId="77777777" w:rsidR="00C864CB" w:rsidRPr="00C864CB" w:rsidRDefault="00C864CB" w:rsidP="00C864CB">
            <w:pPr>
              <w:pStyle w:val="HTMLPreformatted"/>
              <w:rPr>
                <w:ins w:id="2139" w:author="Bertsch Christian (CR/AEE3)" w:date="2019-09-06T11:23:00Z"/>
                <w:lang w:val="en-US"/>
              </w:rPr>
            </w:pPr>
            <w:ins w:id="2140" w:author="Bertsch Christian (CR/AEE3)" w:date="2019-09-06T11:23:00Z">
              <w:r w:rsidRPr="00C864CB">
                <w:rPr>
                  <w:lang w:val="en-US"/>
                </w:rPr>
                <w:t xml:space="preserve">   goto TERMINATE_MODEL</w:t>
              </w:r>
            </w:ins>
          </w:p>
          <w:p w14:paraId="2AD2DE15" w14:textId="6BE64087" w:rsidR="00C864CB" w:rsidRPr="00C864CB" w:rsidRDefault="00C864CB" w:rsidP="00C864CB">
            <w:pPr>
              <w:pStyle w:val="HTMLPreformatted"/>
              <w:rPr>
                <w:lang w:val="en-US"/>
              </w:rPr>
            </w:pPr>
            <w:ins w:id="2141" w:author="Bertsch Christian (CR/AEE3)" w:date="2019-09-06T11:23:00Z">
              <w:r w:rsidRPr="00C864CB">
                <w:rPr>
                  <w:lang w:val="en-US"/>
                </w:rPr>
                <w:t xml:space="preserve">  </w:t>
              </w:r>
            </w:ins>
            <w:r w:rsidRPr="00C864CB">
              <w:rPr>
                <w:lang w:val="en-US"/>
              </w:rPr>
              <w:t xml:space="preserve">end </w:t>
            </w:r>
            <w:del w:id="2142" w:author="Bertsch Christian (CR/AEE3)" w:date="2019-09-06T11:23:00Z">
              <w:r w:rsidR="00990EFE" w:rsidRPr="00C72A6D">
                <w:rPr>
                  <w:b/>
                  <w:color w:val="0000FF"/>
                  <w:lang w:val="en-US"/>
                </w:rPr>
                <w:delText>while</w:delText>
              </w:r>
            </w:del>
            <w:ins w:id="2143" w:author="Bertsch Christian (CR/AEE3)" w:date="2019-09-06T11:23:00Z">
              <w:r w:rsidRPr="00C864CB">
                <w:rPr>
                  <w:lang w:val="en-US"/>
                </w:rPr>
                <w:t>if</w:t>
              </w:r>
            </w:ins>
          </w:p>
          <w:p w14:paraId="769EA89D" w14:textId="77777777" w:rsidR="00C864CB" w:rsidRPr="00C864CB" w:rsidRDefault="00C864CB" w:rsidP="00C864CB">
            <w:pPr>
              <w:pStyle w:val="HTMLPreformatted"/>
              <w:rPr>
                <w:lang w:val="en-US"/>
              </w:rPr>
            </w:pPr>
          </w:p>
          <w:p w14:paraId="3FB778D6" w14:textId="77777777" w:rsidR="00C864CB" w:rsidRPr="00C864CB" w:rsidRDefault="00C864CB" w:rsidP="00C864CB">
            <w:pPr>
              <w:pStyle w:val="HTMLPreformatted"/>
              <w:rPr>
                <w:moveTo w:id="2144" w:author="Bertsch Christian (CR/AEE3)" w:date="2019-09-06T11:23:00Z"/>
                <w:lang w:val="en-US"/>
              </w:rPr>
            </w:pPr>
            <w:moveToRangeStart w:id="2145" w:author="Bertsch Christian (CR/AEE3)" w:date="2019-09-06T11:23:00Z" w:name="move18661413"/>
            <w:moveTo w:id="2146" w:author="Bertsch Christian (CR/AEE3)" w:date="2019-09-06T11:23:00Z">
              <w:r w:rsidRPr="00C864CB">
                <w:rPr>
                  <w:lang w:val="en-US"/>
                </w:rPr>
                <w:t xml:space="preserve">  // compute derivatives</w:t>
              </w:r>
            </w:moveTo>
          </w:p>
          <w:p w14:paraId="7CA36F7F" w14:textId="77777777" w:rsidR="00C864CB" w:rsidRPr="00FA3E81" w:rsidRDefault="00C864CB" w:rsidP="00C864CB">
            <w:pPr>
              <w:pStyle w:val="HTMLPreformatted"/>
              <w:rPr>
                <w:moveTo w:id="2147" w:author="Bertsch Christian (CR/AEE3)" w:date="2019-09-06T11:23:00Z"/>
              </w:rPr>
            </w:pPr>
            <w:moveTo w:id="2148" w:author="Bertsch Christian (CR/AEE3)" w:date="2019-09-06T11:23:00Z">
              <w:r w:rsidRPr="00C864CB">
                <w:rPr>
                  <w:lang w:val="en-US"/>
                </w:rPr>
                <w:t xml:space="preserve">  </w:t>
              </w:r>
              <w:r w:rsidRPr="00FA3E81">
                <w:t>M_fmi2GetDerivatives(m, der_x, nx)</w:t>
              </w:r>
            </w:moveTo>
          </w:p>
          <w:p w14:paraId="24F95F76" w14:textId="77777777" w:rsidR="00C864CB" w:rsidRPr="00FA3E81" w:rsidRDefault="00C864CB" w:rsidP="00C864CB">
            <w:pPr>
              <w:pStyle w:val="HTMLPreformatted"/>
              <w:rPr>
                <w:moveTo w:id="2149" w:author="Bertsch Christian (CR/AEE3)" w:date="2019-09-06T11:23:00Z"/>
              </w:rPr>
            </w:pPr>
          </w:p>
          <w:p w14:paraId="0DD00351" w14:textId="77777777" w:rsidR="00C864CB" w:rsidRPr="00C864CB" w:rsidRDefault="00C864CB" w:rsidP="00C864CB">
            <w:pPr>
              <w:pStyle w:val="HTMLPreformatted"/>
              <w:rPr>
                <w:moveTo w:id="2150" w:author="Bertsch Christian (CR/AEE3)" w:date="2019-09-06T11:23:00Z"/>
                <w:lang w:val="en-US"/>
              </w:rPr>
            </w:pPr>
            <w:moveTo w:id="2151" w:author="Bertsch Christian (CR/AEE3)" w:date="2019-09-06T11:23:00Z">
              <w:r w:rsidRPr="00FA3E81">
                <w:t xml:space="preserve">  </w:t>
              </w:r>
              <w:r w:rsidRPr="00C864CB">
                <w:rPr>
                  <w:lang w:val="en-US"/>
                </w:rPr>
                <w:t>// advance time</w:t>
              </w:r>
            </w:moveTo>
          </w:p>
          <w:moveToRangeEnd w:id="2145"/>
          <w:p w14:paraId="001BFEEA" w14:textId="77777777" w:rsidR="00C864CB" w:rsidRPr="00C864CB" w:rsidRDefault="00C864CB" w:rsidP="00C864CB">
            <w:pPr>
              <w:pStyle w:val="HTMLPreformatted"/>
              <w:rPr>
                <w:ins w:id="2152" w:author="Bertsch Christian (CR/AEE3)" w:date="2019-09-06T11:23:00Z"/>
                <w:lang w:val="en-US"/>
              </w:rPr>
            </w:pPr>
            <w:ins w:id="2153" w:author="Bertsch Christian (CR/AEE3)" w:date="2019-09-06T11:23:00Z">
              <w:r w:rsidRPr="00C864CB">
                <w:rPr>
                  <w:lang w:val="en-US"/>
                </w:rPr>
                <w:t xml:space="preserve">  h    = min(dt, tNext-time)</w:t>
              </w:r>
            </w:ins>
          </w:p>
          <w:p w14:paraId="4D0F0B3B" w14:textId="77777777" w:rsidR="00C864CB" w:rsidRPr="00C864CB" w:rsidRDefault="00C864CB" w:rsidP="00C864CB">
            <w:pPr>
              <w:pStyle w:val="HTMLPreformatted"/>
              <w:rPr>
                <w:moveTo w:id="2154" w:author="Bertsch Christian (CR/AEE3)" w:date="2019-09-06T11:23:00Z"/>
                <w:lang w:val="en-US"/>
              </w:rPr>
            </w:pPr>
            <w:moveToRangeStart w:id="2155" w:author="Bertsch Christian (CR/AEE3)" w:date="2019-09-06T11:23:00Z" w:name="move18661414"/>
            <w:moveTo w:id="2156" w:author="Bertsch Christian (CR/AEE3)" w:date="2019-09-06T11:23:00Z">
              <w:r w:rsidRPr="00C864CB">
                <w:rPr>
                  <w:lang w:val="en-US"/>
                </w:rPr>
                <w:t xml:space="preserve">  time = time + h</w:t>
              </w:r>
            </w:moveTo>
          </w:p>
          <w:p w14:paraId="552EC76D" w14:textId="77777777" w:rsidR="00C864CB" w:rsidRPr="00C864CB" w:rsidRDefault="00C864CB" w:rsidP="00C864CB">
            <w:pPr>
              <w:pStyle w:val="HTMLPreformatted"/>
              <w:rPr>
                <w:moveTo w:id="2157" w:author="Bertsch Christian (CR/AEE3)" w:date="2019-09-06T11:23:00Z"/>
                <w:lang w:val="en-US"/>
              </w:rPr>
            </w:pPr>
            <w:moveTo w:id="2158" w:author="Bertsch Christian (CR/AEE3)" w:date="2019-09-06T11:23:00Z">
              <w:r w:rsidRPr="00C864CB">
                <w:rPr>
                  <w:lang w:val="en-US"/>
                </w:rPr>
                <w:t xml:space="preserve">  M_fmi2SetTime(m, time)</w:t>
              </w:r>
            </w:moveTo>
          </w:p>
          <w:p w14:paraId="7EA58586" w14:textId="77777777" w:rsidR="00C864CB" w:rsidRPr="00C864CB" w:rsidRDefault="00C864CB" w:rsidP="00C864CB">
            <w:pPr>
              <w:pStyle w:val="HTMLPreformatted"/>
              <w:rPr>
                <w:moveTo w:id="2159" w:author="Bertsch Christian (CR/AEE3)" w:date="2019-09-06T11:23:00Z"/>
                <w:lang w:val="en-US"/>
              </w:rPr>
            </w:pPr>
          </w:p>
          <w:moveToRangeEnd w:id="2155"/>
          <w:p w14:paraId="2F005938" w14:textId="77777777" w:rsidR="00C864CB" w:rsidRPr="00C864CB" w:rsidRDefault="00C864CB" w:rsidP="00C864CB">
            <w:pPr>
              <w:pStyle w:val="HTMLPreformatted"/>
              <w:rPr>
                <w:ins w:id="2160" w:author="Bertsch Christian (CR/AEE3)" w:date="2019-09-06T11:23:00Z"/>
                <w:lang w:val="en-US"/>
              </w:rPr>
            </w:pPr>
            <w:ins w:id="2161" w:author="Bertsch Christian (CR/AEE3)" w:date="2019-09-06T11:23:00Z">
              <w:r w:rsidRPr="00C864CB">
                <w:rPr>
                  <w:lang w:val="en-US"/>
                </w:rPr>
                <w:t xml:space="preserve">  // set continuous inputs at t = time</w:t>
              </w:r>
            </w:ins>
          </w:p>
          <w:p w14:paraId="3B6B96C8" w14:textId="77777777" w:rsidR="00C864CB" w:rsidRPr="00C864CB" w:rsidRDefault="00C864CB" w:rsidP="00C864CB">
            <w:pPr>
              <w:pStyle w:val="HTMLPreformatted"/>
              <w:rPr>
                <w:ins w:id="2162" w:author="Bertsch Christian (CR/AEE3)" w:date="2019-09-06T11:23:00Z"/>
                <w:lang w:val="en-US"/>
              </w:rPr>
            </w:pPr>
            <w:ins w:id="2163" w:author="Bertsch Christian (CR/AEE3)" w:date="2019-09-06T11:23:00Z">
              <w:r w:rsidRPr="00C864CB">
                <w:rPr>
                  <w:lang w:val="en-US"/>
                </w:rPr>
                <w:t xml:space="preserve">  M_fmi2SetReal(m, ...)</w:t>
              </w:r>
            </w:ins>
          </w:p>
          <w:p w14:paraId="29843D8A" w14:textId="77777777" w:rsidR="00C864CB" w:rsidRPr="00C864CB" w:rsidRDefault="00C864CB" w:rsidP="00C864CB">
            <w:pPr>
              <w:pStyle w:val="HTMLPreformatted"/>
              <w:rPr>
                <w:moveTo w:id="2164" w:author="Bertsch Christian (CR/AEE3)" w:date="2019-09-06T11:23:00Z"/>
                <w:lang w:val="en-US"/>
              </w:rPr>
            </w:pPr>
            <w:moveToRangeStart w:id="2165" w:author="Bertsch Christian (CR/AEE3)" w:date="2019-09-06T11:23:00Z" w:name="move18661415"/>
          </w:p>
          <w:p w14:paraId="5139AA87" w14:textId="77777777" w:rsidR="00C864CB" w:rsidRPr="00C864CB" w:rsidRDefault="00C864CB" w:rsidP="00C864CB">
            <w:pPr>
              <w:pStyle w:val="HTMLPreformatted"/>
              <w:rPr>
                <w:moveTo w:id="2166" w:author="Bertsch Christian (CR/AEE3)" w:date="2019-09-06T11:23:00Z"/>
                <w:lang w:val="en-US"/>
              </w:rPr>
            </w:pPr>
            <w:moveTo w:id="2167" w:author="Bertsch Christian (CR/AEE3)" w:date="2019-09-06T11:23:00Z">
              <w:r w:rsidRPr="00C864CB">
                <w:rPr>
                  <w:lang w:val="en-US"/>
                </w:rPr>
                <w:t xml:space="preserve">  // set states at t = time and perform one step</w:t>
              </w:r>
            </w:moveTo>
          </w:p>
          <w:moveToRangeEnd w:id="2165"/>
          <w:p w14:paraId="2C4FDD41" w14:textId="77777777" w:rsidR="00C864CB" w:rsidRPr="00FA3E81" w:rsidRDefault="00C864CB" w:rsidP="00C864CB">
            <w:pPr>
              <w:pStyle w:val="HTMLPreformatted"/>
              <w:rPr>
                <w:moveTo w:id="2168" w:author="Bertsch Christian (CR/AEE3)" w:date="2019-09-06T11:23:00Z"/>
              </w:rPr>
            </w:pPr>
            <w:ins w:id="2169" w:author="Bertsch Christian (CR/AEE3)" w:date="2019-09-06T11:23:00Z">
              <w:r w:rsidRPr="00C864CB">
                <w:rPr>
                  <w:lang w:val="en-US"/>
                </w:rPr>
                <w:t xml:space="preserve">  </w:t>
              </w:r>
              <w:r w:rsidRPr="00FA3E81">
                <w:t>x = x + h * der_x</w:t>
              </w:r>
            </w:ins>
            <w:moveToRangeStart w:id="2170" w:author="Bertsch Christian (CR/AEE3)" w:date="2019-09-06T11:23:00Z" w:name="move18661416"/>
            <w:moveTo w:id="2171" w:author="Bertsch Christian (CR/AEE3)" w:date="2019-09-06T11:23:00Z">
              <w:r w:rsidRPr="00FA3E81">
                <w:t xml:space="preserve"> // forward Euler method</w:t>
              </w:r>
            </w:moveTo>
          </w:p>
          <w:p w14:paraId="0EE7C2C9" w14:textId="77777777" w:rsidR="00C864CB" w:rsidRPr="00C864CB" w:rsidRDefault="00C864CB" w:rsidP="00C864CB">
            <w:pPr>
              <w:pStyle w:val="HTMLPreformatted"/>
              <w:rPr>
                <w:moveTo w:id="2172" w:author="Bertsch Christian (CR/AEE3)" w:date="2019-09-06T11:23:00Z"/>
                <w:lang w:val="en-US"/>
              </w:rPr>
            </w:pPr>
            <w:moveTo w:id="2173" w:author="Bertsch Christian (CR/AEE3)" w:date="2019-09-06T11:23:00Z">
              <w:r w:rsidRPr="00FA3E81">
                <w:t xml:space="preserve">  </w:t>
              </w:r>
              <w:r w:rsidRPr="00C864CB">
                <w:rPr>
                  <w:lang w:val="en-US"/>
                </w:rPr>
                <w:t>M_fmi2SetContinuousStates(m, x, nx)</w:t>
              </w:r>
            </w:moveTo>
          </w:p>
          <w:p w14:paraId="6C284706" w14:textId="77777777" w:rsidR="00C864CB" w:rsidRPr="00C864CB" w:rsidRDefault="00C864CB" w:rsidP="00C864CB">
            <w:pPr>
              <w:pStyle w:val="HTMLPreformatted"/>
              <w:rPr>
                <w:moveTo w:id="2174" w:author="Bertsch Christian (CR/AEE3)" w:date="2019-09-06T11:23:00Z"/>
                <w:lang w:val="en-US"/>
              </w:rPr>
            </w:pPr>
          </w:p>
          <w:p w14:paraId="60399F3F" w14:textId="77777777" w:rsidR="00C864CB" w:rsidRPr="00C864CB" w:rsidRDefault="00C864CB" w:rsidP="00C864CB">
            <w:pPr>
              <w:pStyle w:val="HTMLPreformatted"/>
              <w:rPr>
                <w:moveTo w:id="2175" w:author="Bertsch Christian (CR/AEE3)" w:date="2019-09-06T11:23:00Z"/>
                <w:lang w:val="en-US"/>
              </w:rPr>
            </w:pPr>
            <w:moveTo w:id="2176" w:author="Bertsch Christian (CR/AEE3)" w:date="2019-09-06T11:23:00Z">
              <w:r w:rsidRPr="00C864CB">
                <w:rPr>
                  <w:lang w:val="en-US"/>
                </w:rPr>
                <w:t xml:space="preserve">  // get event indicators at t = time</w:t>
              </w:r>
            </w:moveTo>
          </w:p>
          <w:p w14:paraId="1D9F2DA6" w14:textId="77777777" w:rsidR="00C864CB" w:rsidRPr="00C864CB" w:rsidRDefault="00C864CB" w:rsidP="00C864CB">
            <w:pPr>
              <w:pStyle w:val="HTMLPreformatted"/>
              <w:rPr>
                <w:moveTo w:id="2177" w:author="Bertsch Christian (CR/AEE3)" w:date="2019-09-06T11:23:00Z"/>
                <w:lang w:val="en-US"/>
              </w:rPr>
            </w:pPr>
            <w:moveTo w:id="2178" w:author="Bertsch Christian (CR/AEE3)" w:date="2019-09-06T11:23:00Z">
              <w:r w:rsidRPr="00C864CB">
                <w:rPr>
                  <w:lang w:val="en-US"/>
                </w:rPr>
                <w:t xml:space="preserve">  M_fmi2GetEventIndicators(m, z, nz)</w:t>
              </w:r>
            </w:moveTo>
          </w:p>
          <w:p w14:paraId="7EA6F325" w14:textId="77777777" w:rsidR="00C864CB" w:rsidRPr="00C864CB" w:rsidRDefault="00C864CB" w:rsidP="00C864CB">
            <w:pPr>
              <w:pStyle w:val="HTMLPreformatted"/>
              <w:rPr>
                <w:moveTo w:id="2179" w:author="Bertsch Christian (CR/AEE3)" w:date="2019-09-06T11:23:00Z"/>
                <w:lang w:val="en-US"/>
              </w:rPr>
            </w:pPr>
          </w:p>
          <w:p w14:paraId="65CADB55" w14:textId="77777777" w:rsidR="00C864CB" w:rsidRPr="00C864CB" w:rsidRDefault="00C864CB" w:rsidP="00C864CB">
            <w:pPr>
              <w:pStyle w:val="HTMLPreformatted"/>
              <w:rPr>
                <w:moveTo w:id="2180" w:author="Bertsch Christian (CR/AEE3)" w:date="2019-09-06T11:23:00Z"/>
                <w:lang w:val="en-US"/>
              </w:rPr>
            </w:pPr>
            <w:moveTo w:id="2181" w:author="Bertsch Christian (CR/AEE3)" w:date="2019-09-06T11:23:00Z">
              <w:r w:rsidRPr="00C864CB">
                <w:rPr>
                  <w:lang w:val="en-US"/>
                </w:rPr>
                <w:t xml:space="preserve">  // detect  events, if any</w:t>
              </w:r>
            </w:moveTo>
          </w:p>
          <w:moveToRangeEnd w:id="2170"/>
          <w:p w14:paraId="324D46B0" w14:textId="77777777" w:rsidR="00C864CB" w:rsidRPr="00C864CB" w:rsidRDefault="00C864CB" w:rsidP="00C864CB">
            <w:pPr>
              <w:pStyle w:val="HTMLPreformatted"/>
              <w:rPr>
                <w:ins w:id="2182" w:author="Bertsch Christian (CR/AEE3)" w:date="2019-09-06T11:23:00Z"/>
                <w:lang w:val="en-US"/>
              </w:rPr>
            </w:pPr>
            <w:ins w:id="2183" w:author="Bertsch Christian (CR/AEE3)" w:date="2019-09-06T11:23:00Z">
              <w:r w:rsidRPr="00C864CB">
                <w:rPr>
                  <w:lang w:val="en-US"/>
                </w:rPr>
                <w:t xml:space="preserve">  timeEvent = time &gt;= tNext</w:t>
              </w:r>
            </w:ins>
          </w:p>
          <w:p w14:paraId="599D9C9C" w14:textId="77777777" w:rsidR="00C864CB" w:rsidRPr="00C864CB" w:rsidRDefault="00C864CB" w:rsidP="00C864CB">
            <w:pPr>
              <w:pStyle w:val="HTMLPreformatted"/>
              <w:rPr>
                <w:ins w:id="2184" w:author="Bertsch Christian (CR/AEE3)" w:date="2019-09-06T11:23:00Z"/>
                <w:lang w:val="en-US"/>
              </w:rPr>
            </w:pPr>
            <w:ins w:id="2185" w:author="Bertsch Christian (CR/AEE3)" w:date="2019-09-06T11:23:00Z">
              <w:r w:rsidRPr="00C864CB">
                <w:rPr>
                  <w:lang w:val="en-US"/>
                </w:rPr>
                <w:t xml:space="preserve">  stateEvent = sign(z) &lt;&gt; sign(previous_z) or previous_z != 0 &amp;&amp; z == 0 </w:t>
              </w:r>
            </w:ins>
          </w:p>
          <w:p w14:paraId="0E8E023D" w14:textId="77777777" w:rsidR="00C864CB" w:rsidRPr="00C864CB" w:rsidRDefault="00C864CB" w:rsidP="00C864CB">
            <w:pPr>
              <w:pStyle w:val="HTMLPreformatted"/>
              <w:rPr>
                <w:ins w:id="2186" w:author="Bertsch Christian (CR/AEE3)" w:date="2019-09-06T11:23:00Z"/>
                <w:lang w:val="en-US"/>
              </w:rPr>
            </w:pPr>
            <w:ins w:id="2187" w:author="Bertsch Christian (CR/AEE3)" w:date="2019-09-06T11:23:00Z">
              <w:r w:rsidRPr="00C864CB">
                <w:rPr>
                  <w:lang w:val="en-US"/>
                </w:rPr>
                <w:t xml:space="preserve">  previous_z = z</w:t>
              </w:r>
            </w:ins>
          </w:p>
          <w:p w14:paraId="78F89168" w14:textId="77777777" w:rsidR="00C864CB" w:rsidRPr="00C864CB" w:rsidRDefault="00C864CB" w:rsidP="00C864CB">
            <w:pPr>
              <w:pStyle w:val="HTMLPreformatted"/>
              <w:rPr>
                <w:moveTo w:id="2188" w:author="Bertsch Christian (CR/AEE3)" w:date="2019-09-06T11:23:00Z"/>
                <w:lang w:val="en-US"/>
              </w:rPr>
            </w:pPr>
            <w:moveToRangeStart w:id="2189" w:author="Bertsch Christian (CR/AEE3)" w:date="2019-09-06T11:23:00Z" w:name="move18661417"/>
          </w:p>
          <w:p w14:paraId="72EF4C46" w14:textId="77777777" w:rsidR="00C864CB" w:rsidRPr="00C864CB" w:rsidRDefault="00C864CB" w:rsidP="00C864CB">
            <w:pPr>
              <w:pStyle w:val="HTMLPreformatted"/>
              <w:rPr>
                <w:moveTo w:id="2190" w:author="Bertsch Christian (CR/AEE3)" w:date="2019-09-06T11:23:00Z"/>
                <w:lang w:val="en-US"/>
              </w:rPr>
            </w:pPr>
            <w:moveTo w:id="2191" w:author="Bertsch Christian (CR/AEE3)" w:date="2019-09-06T11:23:00Z">
              <w:r w:rsidRPr="00C864CB">
                <w:rPr>
                  <w:lang w:val="en-US"/>
                </w:rPr>
                <w:t xml:space="preserve">  // inform the model about an accepted step</w:t>
              </w:r>
            </w:moveTo>
          </w:p>
          <w:p w14:paraId="614DFF41" w14:textId="77777777" w:rsidR="00C864CB" w:rsidRPr="00C864CB" w:rsidRDefault="00C864CB" w:rsidP="00C864CB">
            <w:pPr>
              <w:pStyle w:val="HTMLPreformatted"/>
              <w:rPr>
                <w:ins w:id="2192" w:author="Bertsch Christian (CR/AEE3)" w:date="2019-09-06T11:23:00Z"/>
                <w:lang w:val="en-US"/>
              </w:rPr>
            </w:pPr>
            <w:moveTo w:id="2193" w:author="Bertsch Christian (CR/AEE3)" w:date="2019-09-06T11:23:00Z">
              <w:r w:rsidRPr="00C864CB">
                <w:rPr>
                  <w:lang w:val="en-US"/>
                </w:rPr>
                <w:t xml:space="preserve">  M_fmi2CompletedIntegratorStep(m, fmi2True, &amp;enterEventMode,</w:t>
              </w:r>
            </w:moveTo>
            <w:moveToRangeEnd w:id="2189"/>
            <w:ins w:id="2194" w:author="Bertsch Christian (CR/AEE3)" w:date="2019-09-06T11:23:00Z">
              <w:r w:rsidRPr="00C864CB">
                <w:rPr>
                  <w:lang w:val="en-US"/>
                </w:rPr>
                <w:t xml:space="preserve"> &amp;terminateSimulation)</w:t>
              </w:r>
            </w:ins>
          </w:p>
          <w:p w14:paraId="08465B20" w14:textId="77777777" w:rsidR="00C864CB" w:rsidRPr="00C864CB" w:rsidRDefault="00C864CB" w:rsidP="00C864CB">
            <w:pPr>
              <w:pStyle w:val="HTMLPreformatted"/>
              <w:rPr>
                <w:ins w:id="2195" w:author="Bertsch Christian (CR/AEE3)" w:date="2019-09-06T11:23:00Z"/>
                <w:lang w:val="en-US"/>
              </w:rPr>
            </w:pPr>
            <w:ins w:id="2196" w:author="Bertsch Christian (CR/AEE3)" w:date="2019-09-06T11:23:00Z">
              <w:r w:rsidRPr="00C864CB">
                <w:rPr>
                  <w:lang w:val="en-US"/>
                </w:rPr>
                <w:t xml:space="preserve">  // get continuous output</w:t>
              </w:r>
            </w:ins>
          </w:p>
          <w:p w14:paraId="0E228D6E" w14:textId="77777777" w:rsidR="00C864CB" w:rsidRPr="00C864CB" w:rsidRDefault="00C864CB" w:rsidP="00C864CB">
            <w:pPr>
              <w:pStyle w:val="HTMLPreformatted"/>
              <w:rPr>
                <w:ins w:id="2197" w:author="Bertsch Christian (CR/AEE3)" w:date="2019-09-06T11:23:00Z"/>
                <w:lang w:val="en-US"/>
              </w:rPr>
            </w:pPr>
            <w:ins w:id="2198" w:author="Bertsch Christian (CR/AEE3)" w:date="2019-09-06T11:23:00Z">
              <w:r w:rsidRPr="00C864CB">
                <w:rPr>
                  <w:lang w:val="en-US"/>
                </w:rPr>
                <w:t xml:space="preserve">  M_fmi2GetReal(m, ...)</w:t>
              </w:r>
            </w:ins>
          </w:p>
          <w:p w14:paraId="5E986E48" w14:textId="77777777" w:rsidR="00C864CB" w:rsidRPr="00C864CB" w:rsidRDefault="00C864CB" w:rsidP="00C864CB">
            <w:pPr>
              <w:pStyle w:val="HTMLPreformatted"/>
              <w:rPr>
                <w:ins w:id="2199" w:author="Bertsch Christian (CR/AEE3)" w:date="2019-09-06T11:23:00Z"/>
                <w:lang w:val="en-US"/>
              </w:rPr>
            </w:pPr>
            <w:ins w:id="2200" w:author="Bertsch Christian (CR/AEE3)" w:date="2019-09-06T11:23:00Z">
              <w:r w:rsidRPr="00C864CB">
                <w:rPr>
                  <w:lang w:val="en-US"/>
                </w:rPr>
                <w:t>until terminateSimulation</w:t>
              </w:r>
            </w:ins>
          </w:p>
          <w:p w14:paraId="18CB9846" w14:textId="77777777" w:rsidR="00C864CB" w:rsidRPr="00C864CB" w:rsidRDefault="00C864CB" w:rsidP="00C864CB">
            <w:pPr>
              <w:pStyle w:val="HTMLPreformatted"/>
              <w:rPr>
                <w:lang w:val="en-US"/>
              </w:rPr>
            </w:pPr>
          </w:p>
          <w:p w14:paraId="559D8048" w14:textId="77777777" w:rsidR="00C864CB" w:rsidRPr="00C864CB" w:rsidRDefault="00C864CB" w:rsidP="00C864CB">
            <w:pPr>
              <w:pStyle w:val="HTMLPreformatted"/>
              <w:rPr>
                <w:lang w:val="en-US"/>
              </w:rPr>
            </w:pPr>
            <w:r w:rsidRPr="00C864CB">
              <w:rPr>
                <w:lang w:val="en-US"/>
              </w:rPr>
              <w:t>// terminate simulation and retrieve final values</w:t>
            </w:r>
          </w:p>
          <w:p w14:paraId="164F359B" w14:textId="77777777" w:rsidR="00C864CB" w:rsidRPr="00C864CB" w:rsidRDefault="00C864CB" w:rsidP="00C864CB">
            <w:pPr>
              <w:pStyle w:val="HTMLPreformatted"/>
              <w:rPr>
                <w:lang w:val="en-US"/>
              </w:rPr>
            </w:pPr>
            <w:r w:rsidRPr="00C864CB">
              <w:rPr>
                <w:lang w:val="en-US"/>
              </w:rPr>
              <w:t>TERMINATE_MODEL:</w:t>
            </w:r>
          </w:p>
          <w:p w14:paraId="77C840EA" w14:textId="77777777" w:rsidR="00C864CB" w:rsidRPr="00C864CB" w:rsidRDefault="00C864CB" w:rsidP="00C864CB">
            <w:pPr>
              <w:pStyle w:val="HTMLPreformatted"/>
              <w:rPr>
                <w:lang w:val="en-US"/>
              </w:rPr>
            </w:pPr>
            <w:r w:rsidRPr="00C864CB">
              <w:rPr>
                <w:lang w:val="en-US"/>
              </w:rPr>
              <w:t>M_fmi2Terminate(m)</w:t>
            </w:r>
          </w:p>
          <w:p w14:paraId="586F4765" w14:textId="77777777" w:rsidR="00C864CB" w:rsidRPr="00C864CB" w:rsidRDefault="00C864CB" w:rsidP="00C864CB">
            <w:pPr>
              <w:pStyle w:val="HTMLPreformatted"/>
              <w:rPr>
                <w:lang w:val="en-US"/>
              </w:rPr>
            </w:pPr>
            <w:r w:rsidRPr="00C864CB">
              <w:rPr>
                <w:lang w:val="en-US"/>
              </w:rPr>
              <w:t>M_fmi2GetReal/Integer/Boolean/String(m, ...)</w:t>
            </w:r>
          </w:p>
          <w:p w14:paraId="4012C73B" w14:textId="77777777" w:rsidR="00C864CB" w:rsidRPr="00C864CB" w:rsidRDefault="00C864CB" w:rsidP="00C864CB">
            <w:pPr>
              <w:pStyle w:val="HTMLPreformatted"/>
              <w:rPr>
                <w:lang w:val="en-US"/>
              </w:rPr>
            </w:pPr>
          </w:p>
          <w:p w14:paraId="2B71FE99" w14:textId="77777777" w:rsidR="00C864CB" w:rsidRPr="00C864CB" w:rsidRDefault="00C864CB" w:rsidP="00C864CB">
            <w:pPr>
              <w:pStyle w:val="HTMLPreformatted"/>
              <w:rPr>
                <w:lang w:val="en-US"/>
              </w:rPr>
            </w:pPr>
            <w:r w:rsidRPr="00C864CB">
              <w:rPr>
                <w:lang w:val="en-US"/>
              </w:rPr>
              <w:t>// cleanup</w:t>
            </w:r>
          </w:p>
          <w:p w14:paraId="4CFEFB26" w14:textId="4F40F718" w:rsidR="00990EFE" w:rsidRPr="0098259C" w:rsidRDefault="00C864CB" w:rsidP="00C864CB">
            <w:pPr>
              <w:pStyle w:val="HTMLPreformatted"/>
              <w:rPr>
                <w:lang w:val="en-US"/>
              </w:rPr>
            </w:pPr>
            <w:r w:rsidRPr="00C864CB">
              <w:rPr>
                <w:lang w:val="en-US"/>
              </w:rPr>
              <w:t>M_fmi2FreeInstance(m)</w:t>
            </w:r>
          </w:p>
        </w:tc>
      </w:tr>
    </w:tbl>
    <w:p w14:paraId="2B760D10" w14:textId="7B466450" w:rsidR="00990EFE" w:rsidRPr="0098259C" w:rsidRDefault="00990EFE" w:rsidP="00990EFE">
      <w:pPr>
        <w:pStyle w:val="BodyText"/>
      </w:pPr>
      <w:del w:id="2201" w:author="Bertsch Christian (CR/AEE3)" w:date="2019-09-06T11:23:00Z">
        <w:r w:rsidRPr="0098259C">
          <w:delText>Above</w:delText>
        </w:r>
      </w:del>
      <w:ins w:id="2202"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2203" w:name="_Toc18661802"/>
      <w:r w:rsidRPr="0098259C">
        <w:t>FMI Description Schema</w:t>
      </w:r>
      <w:bookmarkEnd w:id="2203"/>
    </w:p>
    <w:p w14:paraId="5A4B735D" w14:textId="1978FCE7"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290500">
        <w:t>2.2</w:t>
      </w:r>
      <w:r w:rsidR="003B1168">
        <w:fldChar w:fldCharType="end"/>
      </w:r>
      <w:r w:rsidRPr="0098259C">
        <w:t>.</w:t>
      </w:r>
      <w:r w:rsidR="005407A8" w:rsidRPr="0098259C">
        <w:t xml:space="preserve"> Additionally, the </w:t>
      </w:r>
      <w:del w:id="2204" w:author="Bertsch Christian (CR/AEE3)" w:date="2019-09-06T11:23:00Z">
        <w:r w:rsidR="005407A8" w:rsidRPr="0098259C">
          <w:delText>“</w:delText>
        </w:r>
      </w:del>
      <w:r w:rsidR="005407A8" w:rsidRPr="0098259C">
        <w:t>Model Exchange</w:t>
      </w:r>
      <w:del w:id="2205" w:author="Bertsch Christian (CR/AEE3)" w:date="2019-09-06T11:23:00Z">
        <w:r w:rsidR="005407A8" w:rsidRPr="0098259C">
          <w:delText xml:space="preserve">” </w:delText>
        </w:r>
      </w:del>
      <w:ins w:id="2206"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207" w:name="_Ref290828041"/>
      <w:r>
        <w:br w:type="page"/>
      </w:r>
    </w:p>
    <w:p w14:paraId="1B958BD5" w14:textId="241269E7" w:rsidR="000B7BEF" w:rsidRPr="0098259C" w:rsidRDefault="000B7BEF" w:rsidP="000B7BEF">
      <w:pPr>
        <w:pStyle w:val="Heading3"/>
      </w:pPr>
      <w:bookmarkStart w:id="2208" w:name="_Toc18661803"/>
      <w:bookmarkStart w:id="2209" w:name="_Ref20220416"/>
      <w:bookmarkStart w:id="2210" w:name="_Ref20232891"/>
      <w:bookmarkStart w:id="2211" w:name="_Ref20232913"/>
      <w:r w:rsidRPr="0098259C">
        <w:t xml:space="preserve">Model Exchange </w:t>
      </w:r>
      <w:r w:rsidR="00295BF9" w:rsidRPr="0098259C">
        <w:t xml:space="preserve">FMU </w:t>
      </w:r>
      <w:r w:rsidRPr="0098259C">
        <w:t>(</w:t>
      </w:r>
      <w:r w:rsidR="00295BF9" w:rsidRPr="0098259C">
        <w:t>ModelExchange</w:t>
      </w:r>
      <w:r w:rsidRPr="0098259C">
        <w:t>)</w:t>
      </w:r>
      <w:bookmarkEnd w:id="2207"/>
      <w:bookmarkEnd w:id="2208"/>
      <w:bookmarkEnd w:id="2209"/>
      <w:bookmarkEnd w:id="2210"/>
      <w:bookmarkEnd w:id="2211"/>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5AE2D4C1"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290500">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2212"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2CB3D63E"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2213" w:author="Bertsch Christian (CR/AEE3)" w:date="2019-09-06T11:23:00Z">
              <w:r w:rsidRPr="0098259C">
                <w:delText xml:space="preserve">to </w:delText>
              </w:r>
            </w:del>
            <w:r w:rsidRPr="0098259C">
              <w:t>be called (</w:t>
            </w:r>
            <w:del w:id="2214" w:author="Bertsch Christian (CR/AEE3)" w:date="2019-09-06T11:23:00Z">
              <w:r w:rsidRPr="0098259C">
                <w:delText>which</w:delText>
              </w:r>
            </w:del>
            <w:ins w:id="2215"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290500">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2216"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2217" w:name="_Ref304972608"/>
      <w:bookmarkStart w:id="2218" w:name="_Toc18661804"/>
      <w:r w:rsidRPr="0098259C">
        <w:t>Example</w:t>
      </w:r>
      <w:r w:rsidR="004330D4" w:rsidRPr="0098259C">
        <w:t xml:space="preserve"> </w:t>
      </w:r>
      <w:r w:rsidR="00374F39" w:rsidRPr="0098259C">
        <w:t>XML</w:t>
      </w:r>
      <w:r w:rsidR="004330D4" w:rsidRPr="0098259C">
        <w:t xml:space="preserve"> Description File</w:t>
      </w:r>
      <w:bookmarkEnd w:id="2217"/>
      <w:bookmarkEnd w:id="2218"/>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2219" w:author="Bertsch Christian (CR/AEE3)" w:date="2019-09-24T15:00:00Z">
        <w:r w:rsidR="00217351">
          <w:rPr>
            <w:noProof w:val="0"/>
          </w:rPr>
          <w:t>-</w:t>
        </w:r>
      </w:ins>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ins w:id="2220" w:author="Bertsch Christian (CR/AEE3)" w:date="2019-09-24T16:41:00Z"/>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ins w:id="2221" w:author="Bertsch Christian (CR/AEE3)" w:date="2019-09-24T16:41:00Z"/>
          <w:b/>
          <w:noProof w:val="0"/>
          <w:color w:val="0000FF"/>
        </w:rPr>
      </w:pPr>
      <w:ins w:id="2222" w:author="Bertsch Christian (CR/AEE3)" w:date="2019-09-24T16:41:00Z">
        <w:r w:rsidRPr="00BB2FAA">
          <w:rPr>
            <w:b/>
            <w:noProof w:val="0"/>
            <w:color w:val="0000FF"/>
          </w:rPr>
          <w:t xml:space="preserve">    &lt;Unit </w:t>
        </w:r>
        <w:r w:rsidRPr="00155392">
          <w:rPr>
            <w:noProof w:val="0"/>
            <w:rPrChange w:id="2223" w:author="Bertsch Christian (CR/AEE3)" w:date="2019-09-24T17:01:00Z">
              <w:rPr>
                <w:b/>
                <w:noProof w:val="0"/>
                <w:color w:val="0000FF"/>
              </w:rPr>
            </w:rPrChange>
          </w:rPr>
          <w:t>name="N.m"</w:t>
        </w:r>
        <w:r w:rsidRPr="00BB2FAA">
          <w:rPr>
            <w:b/>
            <w:noProof w:val="0"/>
            <w:color w:val="0000FF"/>
          </w:rPr>
          <w:t>&gt;</w:t>
        </w:r>
      </w:ins>
    </w:p>
    <w:p w14:paraId="6265EA6E" w14:textId="77777777" w:rsidR="00BB2FAA" w:rsidRPr="00BB2FAA" w:rsidRDefault="00BB2FAA" w:rsidP="00BB2FAA">
      <w:pPr>
        <w:pStyle w:val="CODE1"/>
        <w:rPr>
          <w:ins w:id="2224" w:author="Bertsch Christian (CR/AEE3)" w:date="2019-09-24T16:41:00Z"/>
          <w:b/>
          <w:noProof w:val="0"/>
          <w:color w:val="0000FF"/>
        </w:rPr>
      </w:pPr>
      <w:ins w:id="2225" w:author="Bertsch Christian (CR/AEE3)" w:date="2019-09-24T16:41:00Z">
        <w:r w:rsidRPr="00BB2FAA">
          <w:rPr>
            <w:b/>
            <w:noProof w:val="0"/>
            <w:color w:val="0000FF"/>
          </w:rPr>
          <w:t xml:space="preserve">      &lt;BaseUnit </w:t>
        </w:r>
        <w:r w:rsidRPr="00155392">
          <w:rPr>
            <w:noProof w:val="0"/>
            <w:rPrChange w:id="2226" w:author="Bertsch Christian (CR/AEE3)" w:date="2019-09-24T17:02:00Z">
              <w:rPr>
                <w:b/>
                <w:noProof w:val="0"/>
                <w:color w:val="0000FF"/>
              </w:rPr>
            </w:rPrChange>
          </w:rPr>
          <w:t>kg="1" m="2" s="-2"/</w:t>
        </w:r>
        <w:r w:rsidRPr="00BB2FAA">
          <w:rPr>
            <w:b/>
            <w:noProof w:val="0"/>
            <w:color w:val="0000FF"/>
          </w:rPr>
          <w:t>&gt;</w:t>
        </w:r>
      </w:ins>
    </w:p>
    <w:p w14:paraId="4B8181F0" w14:textId="7ADF6CED" w:rsidR="00BB2FAA" w:rsidRPr="0098259C" w:rsidRDefault="00BB2FAA" w:rsidP="00BB2FAA">
      <w:pPr>
        <w:pStyle w:val="CODE1"/>
        <w:rPr>
          <w:b/>
          <w:noProof w:val="0"/>
          <w:color w:val="0000FF"/>
        </w:rPr>
      </w:pPr>
      <w:ins w:id="2227" w:author="Bertsch Christian (CR/AEE3)" w:date="2019-09-24T16:41:00Z">
        <w:r w:rsidRPr="00BB2FAA">
          <w:rPr>
            <w:b/>
            <w:noProof w:val="0"/>
            <w:color w:val="0000FF"/>
          </w:rPr>
          <w:t xml:space="preserve">    &lt;/Unit&gt;</w:t>
        </w:r>
      </w:ins>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6DD1D2A0"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del w:id="2228" w:author="Bertsch Christian (CR/AEE3)" w:date="2019-09-24T15:23:00Z">
        <w:r w:rsidR="009C1E42" w:rsidRPr="00B91CC7" w:rsidDel="00825D82">
          <w:rPr>
            <w:noProof w:val="0"/>
          </w:rPr>
          <w:delText>&lt;!</w:delText>
        </w:r>
        <w:r w:rsidR="009C1E42" w:rsidDel="00825D82">
          <w:rPr>
            <w:noProof w:val="0"/>
          </w:rPr>
          <w:delText>—</w:delText>
        </w:r>
      </w:del>
      <w:ins w:id="2229"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3FE5B04E"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230" w:author="Bertsch Christian (CR/AEE3)" w:date="2019-09-24T15:23:00Z">
        <w:r w:rsidR="009C1E42" w:rsidRPr="00B91CC7" w:rsidDel="00825D82">
          <w:rPr>
            <w:noProof w:val="0"/>
          </w:rPr>
          <w:delText>&lt;!</w:delText>
        </w:r>
        <w:r w:rsidR="009C1E42" w:rsidDel="00825D82">
          <w:rPr>
            <w:noProof w:val="0"/>
          </w:rPr>
          <w:delText>—</w:delText>
        </w:r>
      </w:del>
      <w:ins w:id="2231"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275BEF8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232" w:author="Bertsch Christian (CR/AEE3)" w:date="2019-09-24T15:23:00Z">
        <w:r w:rsidR="009C1E42" w:rsidRPr="00B91CC7" w:rsidDel="00825D82">
          <w:rPr>
            <w:noProof w:val="0"/>
          </w:rPr>
          <w:delText>&lt;!</w:delText>
        </w:r>
        <w:r w:rsidR="009C1E42" w:rsidDel="00825D82">
          <w:rPr>
            <w:noProof w:val="0"/>
          </w:rPr>
          <w:delText>—</w:delText>
        </w:r>
      </w:del>
      <w:ins w:id="2233"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4A7937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234" w:author="Bertsch Christian (CR/AEE3)" w:date="2019-09-24T15:23:00Z">
        <w:r w:rsidR="009C1E42" w:rsidRPr="00B91CC7" w:rsidDel="00825D82">
          <w:rPr>
            <w:noProof w:val="0"/>
          </w:rPr>
          <w:delText>&lt;!</w:delText>
        </w:r>
        <w:r w:rsidR="009C1E42" w:rsidDel="00825D82">
          <w:rPr>
            <w:noProof w:val="0"/>
          </w:rPr>
          <w:delText>—</w:delText>
        </w:r>
      </w:del>
      <w:ins w:id="2235"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E70E90B"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del w:id="2236" w:author="Bertsch Christian (CR/AEE3)" w:date="2019-09-24T14:57:00Z">
        <w:r w:rsidR="00704D3A" w:rsidDel="009B30F2">
          <w:rPr>
            <w:noProof w:val="0"/>
          </w:rPr>
          <w:delText>,</w:delText>
        </w:r>
      </w:del>
      <w:r w:rsidR="00704D3A">
        <w:rPr>
          <w:noProof w:val="0"/>
        </w:rPr>
        <w:t xml:space="preserve"> initial="exact</w:t>
      </w:r>
      <w:r w:rsidR="00704D3A" w:rsidRPr="0098259C">
        <w:rPr>
          <w:noProof w:val="0"/>
        </w:rPr>
        <w:t>"</w:t>
      </w:r>
      <w:r w:rsidRPr="0098259C">
        <w:rPr>
          <w:noProof w:val="0"/>
        </w:rPr>
        <w:t xml:space="preserve">&gt; </w:t>
      </w:r>
      <w:del w:id="2237" w:author="Bertsch Christian (CR/AEE3)" w:date="2019-09-24T16:49:00Z">
        <w:r w:rsidRPr="00BA4116" w:rsidDel="00BB2FAA">
          <w:rPr>
            <w:noProof w:val="0"/>
            <w:color w:val="0000FF"/>
          </w:rPr>
          <w:delText>&lt;</w:delText>
        </w:r>
        <w:r w:rsidRPr="00BA4116" w:rsidDel="00BB2FAA">
          <w:rPr>
            <w:b/>
            <w:noProof w:val="0"/>
            <w:color w:val="0000FF"/>
          </w:rPr>
          <w:delText>Real</w:delText>
        </w:r>
        <w:r w:rsidRPr="00BA4116" w:rsidDel="00BB2FAA">
          <w:rPr>
            <w:noProof w:val="0"/>
            <w:color w:val="0000FF"/>
          </w:rPr>
          <w:delText>/&gt;</w:delText>
        </w:r>
        <w:r w:rsidRPr="0098259C" w:rsidDel="00BB2FAA">
          <w:rPr>
            <w:b/>
            <w:noProof w:val="0"/>
            <w:color w:val="0000FF"/>
          </w:rPr>
          <w:delText xml:space="preserve"> </w:delText>
        </w:r>
      </w:del>
      <w:ins w:id="2238" w:author="Bertsch Christian (CR/AEE3)" w:date="2019-09-24T16:49:00Z">
        <w:r w:rsidR="00BB2FAA" w:rsidRPr="00BB2FAA">
          <w:rPr>
            <w:b/>
            <w:noProof w:val="0"/>
            <w:color w:val="0000FF"/>
          </w:rPr>
          <w:t xml:space="preserve">&lt;Real </w:t>
        </w:r>
        <w:r w:rsidR="00BB2FAA" w:rsidRPr="00155392">
          <w:rPr>
            <w:noProof w:val="0"/>
            <w:rPrChange w:id="2239" w:author="Bertsch Christian (CR/AEE3)" w:date="2019-09-24T17:01:00Z">
              <w:rPr>
                <w:b/>
                <w:noProof w:val="0"/>
                <w:color w:val="0000FF"/>
              </w:rPr>
            </w:rPrChange>
          </w:rPr>
          <w:t>start="0"/</w:t>
        </w:r>
        <w:r w:rsidR="00BB2FAA" w:rsidRPr="00BB2FAA">
          <w:rPr>
            <w:b/>
            <w:noProof w:val="0"/>
            <w:color w:val="0000FF"/>
          </w:rPr>
          <w:t>&gt;</w:t>
        </w:r>
      </w:ins>
    </w:p>
    <w:p w14:paraId="0D52BE88" w14:textId="0DB07C70"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2240" w:author="Bertsch Christian (CR/AEE3)" w:date="2019-09-24T15:23:00Z">
        <w:r w:rsidRPr="00B91CC7" w:rsidDel="00825D82">
          <w:rPr>
            <w:noProof w:val="0"/>
          </w:rPr>
          <w:delText>&lt;!</w:delText>
        </w:r>
        <w:r w:rsidDel="00825D82">
          <w:rPr>
            <w:noProof w:val="0"/>
          </w:rPr>
          <w:delText>—</w:delText>
        </w:r>
      </w:del>
      <w:ins w:id="2241"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00D1602C"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del w:id="2242" w:author="Bertsch Christian (CR/AEE3)" w:date="2019-09-24T14:57:00Z">
        <w:r w:rsidR="00704D3A" w:rsidDel="009B30F2">
          <w:rPr>
            <w:noProof w:val="0"/>
          </w:rPr>
          <w:delText>,</w:delText>
        </w:r>
      </w:del>
      <w:r w:rsidR="00704D3A">
        <w:rPr>
          <w:noProof w:val="0"/>
        </w:rPr>
        <w:t xml:space="preserve"> initial="exact</w:t>
      </w:r>
      <w:r w:rsidR="00704D3A" w:rsidRPr="0098259C">
        <w:rPr>
          <w:noProof w:val="0"/>
        </w:rPr>
        <w:t>"</w:t>
      </w:r>
      <w:r w:rsidRPr="0098259C">
        <w:rPr>
          <w:noProof w:val="0"/>
        </w:rPr>
        <w:t xml:space="preserve">&gt; </w:t>
      </w:r>
      <w:del w:id="2243" w:author="Bertsch Christian (CR/AEE3)" w:date="2019-09-24T16:55:00Z">
        <w:r w:rsidRPr="0098259C" w:rsidDel="00292737">
          <w:rPr>
            <w:b/>
            <w:noProof w:val="0"/>
            <w:color w:val="0000FF"/>
          </w:rPr>
          <w:delText>&lt;Real</w:delText>
        </w:r>
        <w:r w:rsidRPr="0098259C" w:rsidDel="00292737">
          <w:rPr>
            <w:noProof w:val="0"/>
            <w:color w:val="0000FF"/>
          </w:rPr>
          <w:delText>/</w:delText>
        </w:r>
        <w:r w:rsidRPr="0098259C" w:rsidDel="00292737">
          <w:rPr>
            <w:b/>
            <w:noProof w:val="0"/>
            <w:color w:val="0000FF"/>
          </w:rPr>
          <w:delText xml:space="preserve">&gt; </w:delText>
        </w:r>
      </w:del>
      <w:ins w:id="2244" w:author="Bertsch Christian (CR/AEE3)" w:date="2019-09-24T16:55:00Z">
        <w:r w:rsidR="00292737" w:rsidRPr="00292737">
          <w:rPr>
            <w:b/>
            <w:noProof w:val="0"/>
            <w:color w:val="0000FF"/>
          </w:rPr>
          <w:t xml:space="preserve">&lt;Real </w:t>
        </w:r>
        <w:r w:rsidR="00292737" w:rsidRPr="00155392">
          <w:rPr>
            <w:noProof w:val="0"/>
            <w:rPrChange w:id="2245" w:author="Bertsch Christian (CR/AEE3)" w:date="2019-09-24T17:01:00Z">
              <w:rPr>
                <w:b/>
                <w:noProof w:val="0"/>
                <w:color w:val="0000FF"/>
              </w:rPr>
            </w:rPrChange>
          </w:rPr>
          <w:t>start="0"/</w:t>
        </w:r>
        <w:r w:rsidR="00292737" w:rsidRPr="00292737">
          <w:rPr>
            <w:b/>
            <w:noProof w:val="0"/>
            <w:color w:val="0000FF"/>
          </w:rPr>
          <w:t>&gt;</w:t>
        </w:r>
      </w:ins>
    </w:p>
    <w:p w14:paraId="300E8341" w14:textId="675981E1"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2246" w:author="Bertsch Christian (CR/AEE3)" w:date="2019-09-24T15:23:00Z">
        <w:r w:rsidRPr="00B91CC7" w:rsidDel="00825D82">
          <w:rPr>
            <w:noProof w:val="0"/>
          </w:rPr>
          <w:delText>&lt;!</w:delText>
        </w:r>
        <w:r w:rsidDel="00825D82">
          <w:rPr>
            <w:noProof w:val="0"/>
          </w:rPr>
          <w:delText>—</w:delText>
        </w:r>
      </w:del>
      <w:ins w:id="2247"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2219B5E"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2248" w:author="Bertsch Christian (CR/AEE3)" w:date="2019-09-24T15:23:00Z">
        <w:r w:rsidR="009C1E42" w:rsidRPr="00B91CC7" w:rsidDel="00825D82">
          <w:rPr>
            <w:noProof w:val="0"/>
          </w:rPr>
          <w:delText>&lt;!</w:delText>
        </w:r>
        <w:r w:rsidR="009C1E42" w:rsidDel="00825D82">
          <w:rPr>
            <w:noProof w:val="0"/>
          </w:rPr>
          <w:delText>—</w:delText>
        </w:r>
      </w:del>
      <w:ins w:id="2249"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8A28F6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2250" w:author="Bertsch Christian (CR/AEE3)" w:date="2019-09-24T15:23:00Z">
        <w:r w:rsidR="009C1E42" w:rsidRPr="00B91CC7" w:rsidDel="00825D82">
          <w:rPr>
            <w:noProof w:val="0"/>
          </w:rPr>
          <w:delText>&lt;!</w:delText>
        </w:r>
        <w:r w:rsidR="009C1E42" w:rsidDel="00825D82">
          <w:rPr>
            <w:noProof w:val="0"/>
          </w:rPr>
          <w:delText>—</w:delText>
        </w:r>
      </w:del>
      <w:ins w:id="2251"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2252" w:name="_Ref289417790"/>
      <w:bookmarkStart w:id="2253" w:name="_Ref289418154"/>
      <w:bookmarkStart w:id="2254" w:name="_Toc18661805"/>
      <w:r w:rsidRPr="0098259C">
        <w:t>FMI for Co</w:t>
      </w:r>
      <w:r w:rsidRPr="0098259C">
        <w:noBreakHyphen/>
        <w:t>Simulation</w:t>
      </w:r>
      <w:bookmarkEnd w:id="2252"/>
      <w:bookmarkEnd w:id="2253"/>
      <w:bookmarkEnd w:id="2254"/>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0847D719"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Pr="0097533A">
        <w:fldChar w:fldCharType="begin"/>
      </w:r>
      <w:r w:rsidRPr="0097533A">
        <w:instrText xml:space="preserve"> REF _Ref298336800 \h </w:instrText>
      </w:r>
      <w:r w:rsidR="0097533A">
        <w:rPr>
          <w:b/>
        </w:rPr>
        <w:instrText xml:space="preserve"> \* MERGEFORMAT </w:instrText>
      </w:r>
      <w:r w:rsidRPr="0097533A">
        <w:fldChar w:fldCharType="separate"/>
      </w:r>
      <w:ins w:id="2255" w:author="Bertsch Christian (CR/AEE3)" w:date="2019-09-24T22:42:00Z">
        <w:r w:rsidR="00290500" w:rsidRPr="0098259C">
          <w:t xml:space="preserve">Figure </w:t>
        </w:r>
        <w:r w:rsidR="00290500">
          <w:rPr>
            <w:noProof/>
          </w:rPr>
          <w:t>8</w:t>
        </w:r>
      </w:ins>
      <w:ins w:id="2256" w:author="Otter, Martin" w:date="2019-09-06T11:33:00Z">
        <w:del w:id="2257" w:author="Bertsch Christian (CR/AEE3)" w:date="2019-09-23T06:20:00Z">
          <w:r w:rsidR="007C1036" w:rsidRPr="0098259C" w:rsidDel="005C4EE5">
            <w:delText xml:space="preserve">Figure </w:delText>
          </w:r>
          <w:r w:rsidR="007C1036" w:rsidDel="005C4EE5">
            <w:rPr>
              <w:noProof/>
            </w:rPr>
            <w:delText>8</w:delText>
          </w:r>
        </w:del>
      </w:ins>
      <w:del w:id="2258" w:author="Bertsch Christian (CR/AEE3)" w:date="2019-09-23T06:20:00Z">
        <w:r w:rsidR="00854655" w:rsidRPr="0097533A" w:rsidDel="005C4EE5">
          <w:delText xml:space="preserve">Figure </w:delText>
        </w:r>
        <w:r w:rsidR="00854655" w:rsidRPr="0097533A" w:rsidDel="005C4EE5">
          <w:rPr>
            <w:noProof/>
          </w:rPr>
          <w:delText>7</w:delText>
        </w:r>
      </w:del>
      <w:r w:rsidRPr="0097533A">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Pr="0097533A">
        <w:fldChar w:fldCharType="begin"/>
      </w:r>
      <w:r w:rsidRPr="0097533A">
        <w:instrText xml:space="preserve"> REF _Ref298337106 \h </w:instrText>
      </w:r>
      <w:r w:rsidR="0097533A">
        <w:rPr>
          <w:b/>
        </w:rPr>
        <w:instrText xml:space="preserve"> \* MERGEFORMAT </w:instrText>
      </w:r>
      <w:r w:rsidRPr="0097533A">
        <w:fldChar w:fldCharType="separate"/>
      </w:r>
      <w:ins w:id="2259" w:author="Bertsch Christian (CR/AEE3)" w:date="2019-09-24T22:42:00Z">
        <w:r w:rsidR="00290500" w:rsidRPr="0098259C">
          <w:t xml:space="preserve">Figure </w:t>
        </w:r>
        <w:r w:rsidR="00290500">
          <w:rPr>
            <w:noProof/>
          </w:rPr>
          <w:t>9</w:t>
        </w:r>
      </w:ins>
      <w:ins w:id="2260" w:author="Otter, Martin" w:date="2019-09-06T11:33:00Z">
        <w:del w:id="2261" w:author="Bertsch Christian (CR/AEE3)" w:date="2019-09-23T06:20:00Z">
          <w:r w:rsidR="007C1036" w:rsidRPr="0098259C" w:rsidDel="005C4EE5">
            <w:delText xml:space="preserve">Figure </w:delText>
          </w:r>
          <w:r w:rsidR="007C1036" w:rsidDel="005C4EE5">
            <w:rPr>
              <w:noProof/>
            </w:rPr>
            <w:delText>9</w:delText>
          </w:r>
        </w:del>
      </w:ins>
      <w:del w:id="2262" w:author="Bertsch Christian (CR/AEE3)" w:date="2019-09-23T06:20:00Z">
        <w:r w:rsidR="00854655" w:rsidRPr="0097533A" w:rsidDel="005C4EE5">
          <w:delText xml:space="preserve">Figure </w:delText>
        </w:r>
        <w:r w:rsidR="00854655" w:rsidRPr="0097533A" w:rsidDel="005C4EE5">
          <w:rPr>
            <w:noProof/>
          </w:rPr>
          <w:delText>8</w:delText>
        </w:r>
      </w:del>
      <w:r w:rsidRPr="0097533A">
        <w:fldChar w:fldCharType="end"/>
      </w:r>
      <w:r w:rsidR="00B0163A" w:rsidRPr="0098259C">
        <w:t xml:space="preserve"> and </w:t>
      </w:r>
      <w:r w:rsidRPr="0098259C">
        <w:fldChar w:fldCharType="begin"/>
      </w:r>
      <w:r w:rsidRPr="0098259C">
        <w:instrText xml:space="preserve"> REF _Ref298336800 \h </w:instrText>
      </w:r>
      <w:r w:rsidRPr="0098259C">
        <w:fldChar w:fldCharType="separate"/>
      </w:r>
      <w:ins w:id="2263" w:author="Bertsch Christian (CR/AEE3)" w:date="2019-09-24T22:42:00Z">
        <w:r w:rsidR="00290500" w:rsidRPr="0098259C">
          <w:t xml:space="preserve">Figure </w:t>
        </w:r>
        <w:r w:rsidR="00290500">
          <w:rPr>
            <w:noProof/>
          </w:rPr>
          <w:t>8</w:t>
        </w:r>
      </w:ins>
      <w:ins w:id="2264" w:author="Otter, Martin" w:date="2019-09-06T11:33:00Z">
        <w:del w:id="2265" w:author="Bertsch Christian (CR/AEE3)" w:date="2019-09-23T06:20:00Z">
          <w:r w:rsidR="007C1036" w:rsidRPr="0098259C" w:rsidDel="005C4EE5">
            <w:delText xml:space="preserve">Figure </w:delText>
          </w:r>
          <w:r w:rsidR="007C1036" w:rsidDel="005C4EE5">
            <w:rPr>
              <w:noProof/>
            </w:rPr>
            <w:delText>8</w:delText>
          </w:r>
        </w:del>
      </w:ins>
      <w:del w:id="2266" w:author="Bertsch Christian (CR/AEE3)" w:date="2019-09-23T06:20:00Z">
        <w:r w:rsidR="00854655" w:rsidRPr="0098259C" w:rsidDel="005C4EE5">
          <w:delText xml:space="preserve">Figure </w:delText>
        </w:r>
        <w:r w:rsidR="00854655" w:rsidDel="005C4EE5">
          <w:rPr>
            <w:noProof/>
          </w:rPr>
          <w:delText>7</w:delText>
        </w:r>
      </w:del>
      <w:r w:rsidRPr="0098259C">
        <w:fldChar w:fldCharType="end"/>
      </w:r>
      <w:r w:rsidRPr="0098259C">
        <w:t xml:space="preserve">)). </w:t>
      </w:r>
    </w:p>
    <w:p w14:paraId="1400F072" w14:textId="77777777" w:rsidR="005C3BD2" w:rsidRPr="0098259C" w:rsidRDefault="005C3BD2" w:rsidP="005C3BD2"/>
    <w:p w14:paraId="03150EF6" w14:textId="734E4081"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p>
    <w:p w14:paraId="59EB9E6A" w14:textId="55609B8B" w:rsidR="005C3BD2" w:rsidRPr="0098259C" w:rsidRDefault="005C3BD2" w:rsidP="005C3BD2">
      <w:pPr>
        <w:pStyle w:val="Caption"/>
        <w:rPr>
          <w:b w:val="0"/>
        </w:rPr>
      </w:pPr>
      <w:bookmarkStart w:id="2267" w:name="_Ref298336800"/>
      <w:r w:rsidRPr="0098259C">
        <w:t xml:space="preserve">Figure </w:t>
      </w:r>
      <w:r w:rsidRPr="0098259C">
        <w:fldChar w:fldCharType="begin"/>
      </w:r>
      <w:r w:rsidRPr="0098259C">
        <w:instrText xml:space="preserve"> SEQ Figure \* ARABIC </w:instrText>
      </w:r>
      <w:r w:rsidRPr="0098259C">
        <w:fldChar w:fldCharType="separate"/>
      </w:r>
      <w:ins w:id="2268" w:author="Bertsch Christian (CR/AEE3)" w:date="2019-09-24T22:42:00Z">
        <w:r w:rsidR="00290500">
          <w:rPr>
            <w:noProof/>
          </w:rPr>
          <w:t>8</w:t>
        </w:r>
      </w:ins>
      <w:ins w:id="2269" w:author="Otter, Martin" w:date="2019-09-06T11:33:00Z">
        <w:del w:id="2270" w:author="Bertsch Christian (CR/AEE3)" w:date="2019-09-23T06:20:00Z">
          <w:r w:rsidR="007C1036" w:rsidDel="005C4EE5">
            <w:rPr>
              <w:noProof/>
            </w:rPr>
            <w:delText>8</w:delText>
          </w:r>
        </w:del>
      </w:ins>
      <w:del w:id="2271" w:author="Bertsch Christian (CR/AEE3)" w:date="2019-09-23T06:20:00Z">
        <w:r w:rsidR="00854655" w:rsidDel="005C4EE5">
          <w:rPr>
            <w:noProof/>
          </w:rPr>
          <w:delText>7</w:delText>
        </w:r>
      </w:del>
      <w:r w:rsidRPr="0098259C">
        <w:fldChar w:fldCharType="end"/>
      </w:r>
      <w:bookmarkEnd w:id="2267"/>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14B1EDD3" w:rsidR="005C3BD2" w:rsidRPr="0098259C" w:rsidRDefault="005C3BD2" w:rsidP="005C3BD2">
      <w:pPr>
        <w:pStyle w:val="Caption"/>
        <w:rPr>
          <w:b w:val="0"/>
        </w:rPr>
      </w:pPr>
      <w:bookmarkStart w:id="2272" w:name="_Ref298337106"/>
      <w:r w:rsidRPr="0098259C">
        <w:t xml:space="preserve">Figure </w:t>
      </w:r>
      <w:r w:rsidRPr="0098259C">
        <w:fldChar w:fldCharType="begin"/>
      </w:r>
      <w:r w:rsidRPr="0098259C">
        <w:instrText xml:space="preserve"> SEQ Figure \* ARABIC </w:instrText>
      </w:r>
      <w:r w:rsidRPr="0098259C">
        <w:fldChar w:fldCharType="separate"/>
      </w:r>
      <w:ins w:id="2273" w:author="Bertsch Christian (CR/AEE3)" w:date="2019-09-24T22:42:00Z">
        <w:r w:rsidR="00290500">
          <w:rPr>
            <w:noProof/>
          </w:rPr>
          <w:t>9</w:t>
        </w:r>
      </w:ins>
      <w:ins w:id="2274" w:author="Otter, Martin" w:date="2019-09-06T11:33:00Z">
        <w:del w:id="2275" w:author="Bertsch Christian (CR/AEE3)" w:date="2019-09-23T06:20:00Z">
          <w:r w:rsidR="007C1036" w:rsidDel="005C4EE5">
            <w:rPr>
              <w:noProof/>
            </w:rPr>
            <w:delText>9</w:delText>
          </w:r>
        </w:del>
      </w:ins>
      <w:del w:id="2276" w:author="Bertsch Christian (CR/AEE3)" w:date="2019-09-23T06:20:00Z">
        <w:r w:rsidR="00854655" w:rsidDel="005C4EE5">
          <w:rPr>
            <w:noProof/>
          </w:rPr>
          <w:delText>8</w:delText>
        </w:r>
      </w:del>
      <w:r w:rsidRPr="0098259C">
        <w:fldChar w:fldCharType="end"/>
      </w:r>
      <w:bookmarkEnd w:id="227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0D28F357"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2277"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2278" w:author="Bertsch Christian (CR/AEE3)" w:date="2019-09-06T11:23:00Z">
        <w:r w:rsidR="00E6164C">
          <w:t>,</w:t>
        </w:r>
      </w:ins>
      <w:r w:rsidR="000061EF" w:rsidRPr="0098259C">
        <w:t xml:space="preserve"> </w:t>
      </w:r>
      <w:r w:rsidRPr="0098259C">
        <w:t>MPI, TCP/IP). The definition of this communication layer is not part of the FMI standard. However</w:t>
      </w:r>
      <w:ins w:id="2279" w:author="Bertsch Christian (CR/AEE3)" w:date="2019-09-06T11:23:00Z">
        <w:r w:rsidR="00E6164C">
          <w:t>,</w:t>
        </w:r>
      </w:ins>
      <w:r w:rsidRPr="0098259C">
        <w:t xml:space="preserve"> distributed co</w:t>
      </w:r>
      <w:r w:rsidRPr="0098259C">
        <w:noBreakHyphen/>
        <w:t xml:space="preserve">simulation scenarios can be implemented using FMI as shown in </w:t>
      </w:r>
      <w:r w:rsidRPr="0098259C">
        <w:fldChar w:fldCharType="begin"/>
      </w:r>
      <w:r w:rsidRPr="0098259C">
        <w:instrText xml:space="preserve"> REF _Ref304289289 \h </w:instrText>
      </w:r>
      <w:r w:rsidRPr="0098259C">
        <w:fldChar w:fldCharType="separate"/>
      </w:r>
      <w:ins w:id="2280" w:author="Bertsch Christian (CR/AEE3)" w:date="2019-09-24T22:42:00Z">
        <w:r w:rsidR="00290500" w:rsidRPr="0098259C">
          <w:t xml:space="preserve">Figure </w:t>
        </w:r>
        <w:r w:rsidR="00290500">
          <w:rPr>
            <w:noProof/>
          </w:rPr>
          <w:t>10</w:t>
        </w:r>
      </w:ins>
      <w:ins w:id="2281" w:author="Otter, Martin" w:date="2019-09-06T11:33:00Z">
        <w:del w:id="2282" w:author="Bertsch Christian (CR/AEE3)" w:date="2019-09-23T06:20:00Z">
          <w:r w:rsidR="007C1036" w:rsidRPr="0098259C" w:rsidDel="005C4EE5">
            <w:delText xml:space="preserve">Figure </w:delText>
          </w:r>
          <w:r w:rsidR="007C1036" w:rsidDel="005C4EE5">
            <w:rPr>
              <w:noProof/>
            </w:rPr>
            <w:delText>10</w:delText>
          </w:r>
        </w:del>
      </w:ins>
      <w:del w:id="2283" w:author="Bertsch Christian (CR/AEE3)" w:date="2019-09-23T06:20:00Z">
        <w:r w:rsidR="00854655" w:rsidRPr="0098259C" w:rsidDel="005C4EE5">
          <w:delText xml:space="preserve">Figure </w:delText>
        </w:r>
        <w:r w:rsidR="00854655" w:rsidDel="005C4EE5">
          <w:rPr>
            <w:noProof/>
          </w:rPr>
          <w:delText>9</w:delText>
        </w:r>
      </w:del>
      <w:r w:rsidRPr="0098259C">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222E8AE1" w:rsidR="005C3BD2" w:rsidRPr="0098259C" w:rsidRDefault="005C3BD2" w:rsidP="005C3BD2">
      <w:pPr>
        <w:pStyle w:val="Caption"/>
        <w:rPr>
          <w:b w:val="0"/>
        </w:rPr>
      </w:pPr>
      <w:bookmarkStart w:id="2284" w:name="_Ref304289289"/>
      <w:r w:rsidRPr="0098259C">
        <w:t xml:space="preserve">Figure </w:t>
      </w:r>
      <w:r w:rsidRPr="0098259C">
        <w:fldChar w:fldCharType="begin"/>
      </w:r>
      <w:r w:rsidRPr="0098259C">
        <w:instrText xml:space="preserve"> SEQ Figure \* ARABIC </w:instrText>
      </w:r>
      <w:r w:rsidRPr="0098259C">
        <w:fldChar w:fldCharType="separate"/>
      </w:r>
      <w:ins w:id="2285" w:author="Bertsch Christian (CR/AEE3)" w:date="2019-09-24T22:42:00Z">
        <w:r w:rsidR="00290500">
          <w:rPr>
            <w:noProof/>
          </w:rPr>
          <w:t>10</w:t>
        </w:r>
      </w:ins>
      <w:ins w:id="2286" w:author="Otter, Martin" w:date="2019-09-06T11:33:00Z">
        <w:del w:id="2287" w:author="Bertsch Christian (CR/AEE3)" w:date="2019-09-23T06:20:00Z">
          <w:r w:rsidR="007C1036" w:rsidDel="005C4EE5">
            <w:rPr>
              <w:noProof/>
            </w:rPr>
            <w:delText>10</w:delText>
          </w:r>
        </w:del>
      </w:ins>
      <w:del w:id="2288" w:author="Bertsch Christian (CR/AEE3)" w:date="2019-09-23T06:20:00Z">
        <w:r w:rsidR="00854655" w:rsidDel="005C4EE5">
          <w:rPr>
            <w:noProof/>
          </w:rPr>
          <w:delText>9</w:delText>
        </w:r>
      </w:del>
      <w:r w:rsidRPr="0098259C">
        <w:fldChar w:fldCharType="end"/>
      </w:r>
      <w:bookmarkEnd w:id="228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2289"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2290" w:name="_Toc304271803"/>
      <w:bookmarkStart w:id="2291" w:name="_Ref308190915"/>
      <w:bookmarkStart w:id="2292" w:name="_Ref356504426"/>
      <w:bookmarkStart w:id="2293" w:name="_Toc18661806"/>
      <w:r>
        <w:t>Mathematical Descript</w:t>
      </w:r>
      <w:bookmarkEnd w:id="2290"/>
      <w:bookmarkEnd w:id="2291"/>
      <w:bookmarkEnd w:id="2292"/>
      <w:r>
        <w:t>ion</w:t>
      </w:r>
      <w:bookmarkEnd w:id="2293"/>
    </w:p>
    <w:p w14:paraId="57124546" w14:textId="77777777" w:rsidR="00063440" w:rsidRPr="00063440" w:rsidRDefault="00063440" w:rsidP="00063440">
      <w:pPr>
        <w:pStyle w:val="Heading3"/>
      </w:pPr>
      <w:bookmarkStart w:id="2294" w:name="_Toc18661807"/>
      <w:r>
        <w:t>Basics</w:t>
      </w:r>
      <w:bookmarkEnd w:id="2294"/>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2295" w:author="Bertsch Christian (CR/AEE3)" w:date="2019-09-06T11:23:00Z">
        <w:r w:rsidRPr="0098259C">
          <w:delText xml:space="preserve">like, </w:delText>
        </w:r>
        <w:r w:rsidR="009F2AEB" w:rsidRPr="0098259C">
          <w:delText>for example</w:delText>
        </w:r>
      </w:del>
      <w:ins w:id="2296"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676020"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D82CDD" w:rsidRDefault="00D82CDD"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D82CDD" w:rsidRPr="005E7932" w:rsidRDefault="00D82CDD"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D82CDD" w:rsidRDefault="00D82CDD"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D82CDD" w:rsidRPr="00617B76" w:rsidRDefault="00D82CDD" w:rsidP="00E172DB">
                    <w:pPr>
                      <w:autoSpaceDE w:val="0"/>
                      <w:autoSpaceDN w:val="0"/>
                      <w:adjustRightInd w:val="0"/>
                      <w:jc w:val="center"/>
                      <w:rPr>
                        <w:color w:val="000000"/>
                        <w:sz w:val="22"/>
                        <w:szCs w:val="22"/>
                      </w:rPr>
                    </w:pPr>
                    <w:del w:id="2297" w:author="Bertsch Christian (CR/AEE3)" w:date="2019-09-22T20:52:00Z">
                      <w:r w:rsidRPr="00617B76" w:rsidDel="00B84C68">
                        <w:rPr>
                          <w:color w:val="000000"/>
                          <w:sz w:val="22"/>
                          <w:szCs w:val="22"/>
                        </w:rPr>
                        <w:delText>Solver</w:delText>
                      </w:r>
                    </w:del>
                    <w:ins w:id="2298" w:author="Bertsch Christian (CR/AEE3)" w:date="2019-09-22T21:49:00Z">
                      <w:r>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2299"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2300">
                        <w:tblGrid>
                          <w:gridCol w:w="348"/>
                          <w:gridCol w:w="4756"/>
                        </w:tblGrid>
                      </w:tblGridChange>
                    </w:tblGrid>
                    <w:tr w:rsidR="00D82CDD" w14:paraId="20B1003E" w14:textId="77777777" w:rsidTr="009509C5">
                      <w:trPr>
                        <w:trHeight w:hRule="exact" w:val="227"/>
                      </w:trPr>
                      <w:tc>
                        <w:tcPr>
                          <w:tcW w:w="348" w:type="dxa"/>
                          <w:tcPrChange w:id="2301" w:author="Bertsch Christian (CR/AEE3)" w:date="2019-09-22T22:00:00Z">
                            <w:tcPr>
                              <w:tcW w:w="348" w:type="dxa"/>
                            </w:tcPr>
                          </w:tcPrChange>
                        </w:tcPr>
                        <w:p w14:paraId="6DD2B76D" w14:textId="77777777" w:rsidR="00D82CDD" w:rsidRPr="00E97F06" w:rsidRDefault="00D82CDD" w:rsidP="00E97F06">
                          <w:pPr>
                            <w:spacing w:line="240" w:lineRule="auto"/>
                            <w:rPr>
                              <w:i/>
                              <w:szCs w:val="20"/>
                            </w:rPr>
                          </w:pPr>
                          <w:r w:rsidRPr="00E97F06">
                            <w:rPr>
                              <w:i/>
                              <w:szCs w:val="20"/>
                            </w:rPr>
                            <w:t>t</w:t>
                          </w:r>
                        </w:p>
                      </w:tc>
                      <w:tc>
                        <w:tcPr>
                          <w:tcW w:w="4756" w:type="dxa"/>
                          <w:tcPrChange w:id="2302" w:author="Bertsch Christian (CR/AEE3)" w:date="2019-09-22T22:00:00Z">
                            <w:tcPr>
                              <w:tcW w:w="4756" w:type="dxa"/>
                            </w:tcPr>
                          </w:tcPrChange>
                        </w:tcPr>
                        <w:p w14:paraId="47D3BAC5" w14:textId="77777777" w:rsidR="00D82CDD" w:rsidRPr="00E97F06" w:rsidRDefault="00D82CDD" w:rsidP="00E97F06">
                          <w:pPr>
                            <w:spacing w:line="240" w:lineRule="auto"/>
                            <w:rPr>
                              <w:szCs w:val="20"/>
                            </w:rPr>
                          </w:pPr>
                          <w:r w:rsidRPr="00E97F06">
                            <w:rPr>
                              <w:szCs w:val="20"/>
                            </w:rPr>
                            <w:t>time</w:t>
                          </w:r>
                        </w:p>
                      </w:tc>
                    </w:tr>
                    <w:tr w:rsidR="00D82CDD" w14:paraId="1BF93AC8" w14:textId="77777777" w:rsidTr="009509C5">
                      <w:trPr>
                        <w:trHeight w:hRule="exact" w:val="227"/>
                      </w:trPr>
                      <w:tc>
                        <w:tcPr>
                          <w:tcW w:w="348" w:type="dxa"/>
                          <w:tcPrChange w:id="2303" w:author="Bertsch Christian (CR/AEE3)" w:date="2019-09-22T22:00:00Z">
                            <w:tcPr>
                              <w:tcW w:w="348" w:type="dxa"/>
                            </w:tcPr>
                          </w:tcPrChange>
                        </w:tcPr>
                        <w:p w14:paraId="41631AD9" w14:textId="7A5A0BE8" w:rsidR="00D82CDD" w:rsidRPr="00E97F06" w:rsidRDefault="00D82CDD" w:rsidP="004B0E4D">
                          <w:pPr>
                            <w:spacing w:line="240" w:lineRule="auto"/>
                            <w:rPr>
                              <w:b/>
                              <w:szCs w:val="20"/>
                            </w:rPr>
                          </w:pPr>
                          <w:ins w:id="2304" w:author="Bertsch Christian (CR/AEE3)" w:date="2019-09-22T20:29:00Z">
                            <w:r w:rsidRPr="00E97F06">
                              <w:rPr>
                                <w:b/>
                                <w:szCs w:val="20"/>
                              </w:rPr>
                              <w:t>v</w:t>
                            </w:r>
                          </w:ins>
                          <w:del w:id="2305" w:author="Bertsch Christian (CR/AEE3)" w:date="2019-09-22T20:24:00Z">
                            <w:r w:rsidRPr="00E97F06" w:rsidDel="004B0E4D">
                              <w:rPr>
                                <w:b/>
                                <w:szCs w:val="20"/>
                              </w:rPr>
                              <w:delText>m</w:delText>
                            </w:r>
                          </w:del>
                        </w:p>
                      </w:tc>
                      <w:tc>
                        <w:tcPr>
                          <w:tcW w:w="4756" w:type="dxa"/>
                          <w:tcPrChange w:id="2306" w:author="Bertsch Christian (CR/AEE3)" w:date="2019-09-22T22:00:00Z">
                            <w:tcPr>
                              <w:tcW w:w="4756" w:type="dxa"/>
                            </w:tcPr>
                          </w:tcPrChange>
                        </w:tcPr>
                        <w:p w14:paraId="1209C5E2" w14:textId="6B87AA9B" w:rsidR="00D82CDD" w:rsidRPr="00E97F06" w:rsidRDefault="00D82CDD" w:rsidP="004B0E4D">
                          <w:pPr>
                            <w:spacing w:line="240" w:lineRule="auto"/>
                            <w:rPr>
                              <w:szCs w:val="20"/>
                            </w:rPr>
                          </w:pPr>
                          <w:ins w:id="2307" w:author="Bertsch Christian (CR/AEE3)" w:date="2019-09-22T20:29:00Z">
                            <w:r w:rsidRPr="00E97F06">
                              <w:rPr>
                                <w:szCs w:val="20"/>
                              </w:rPr>
                              <w:t>all exposed variables</w:t>
                            </w:r>
                          </w:ins>
                          <w:del w:id="2308" w:author="Bertsch Christian (CR/AEE3)" w:date="2019-09-22T20:29:00Z">
                            <w:r w:rsidRPr="00E97F06" w:rsidDel="004B0E4D">
                              <w:rPr>
                                <w:szCs w:val="20"/>
                              </w:rPr>
                              <w:delText>discrete states (constant between events)</w:delText>
                            </w:r>
                          </w:del>
                        </w:p>
                      </w:tc>
                    </w:tr>
                    <w:tr w:rsidR="00D82CDD" w14:paraId="1E53B9FD" w14:textId="77777777" w:rsidTr="009509C5">
                      <w:trPr>
                        <w:trHeight w:hRule="exact" w:val="227"/>
                      </w:trPr>
                      <w:tc>
                        <w:tcPr>
                          <w:tcW w:w="348" w:type="dxa"/>
                          <w:tcPrChange w:id="2309" w:author="Bertsch Christian (CR/AEE3)" w:date="2019-09-22T22:00:00Z">
                            <w:tcPr>
                              <w:tcW w:w="348" w:type="dxa"/>
                            </w:tcPr>
                          </w:tcPrChange>
                        </w:tcPr>
                        <w:p w14:paraId="4350CFAA" w14:textId="77777777" w:rsidR="00D82CDD" w:rsidRPr="00E97F06" w:rsidRDefault="00D82CDD" w:rsidP="004B0E4D">
                          <w:pPr>
                            <w:spacing w:line="240" w:lineRule="auto"/>
                            <w:rPr>
                              <w:b/>
                              <w:szCs w:val="20"/>
                            </w:rPr>
                          </w:pPr>
                          <w:r w:rsidRPr="00E97F06">
                            <w:rPr>
                              <w:b/>
                              <w:szCs w:val="20"/>
                            </w:rPr>
                            <w:t>p</w:t>
                          </w:r>
                        </w:p>
                      </w:tc>
                      <w:tc>
                        <w:tcPr>
                          <w:tcW w:w="4756" w:type="dxa"/>
                          <w:tcPrChange w:id="2310" w:author="Bertsch Christian (CR/AEE3)" w:date="2019-09-22T22:00:00Z">
                            <w:tcPr>
                              <w:tcW w:w="4756" w:type="dxa"/>
                            </w:tcPr>
                          </w:tcPrChange>
                        </w:tcPr>
                        <w:p w14:paraId="0E3B91C4" w14:textId="77777777" w:rsidR="00D82CDD" w:rsidRPr="00E97F06" w:rsidRDefault="00D82CDD" w:rsidP="004B0E4D">
                          <w:pPr>
                            <w:spacing w:line="240" w:lineRule="auto"/>
                            <w:rPr>
                              <w:szCs w:val="20"/>
                            </w:rPr>
                          </w:pPr>
                          <w:r w:rsidRPr="00E97F06">
                            <w:rPr>
                              <w:szCs w:val="20"/>
                            </w:rPr>
                            <w:t>parameters of type Real, Integer, Boolean, String</w:t>
                          </w:r>
                        </w:p>
                      </w:tc>
                    </w:tr>
                    <w:tr w:rsidR="00D82CDD" w14:paraId="05521A98" w14:textId="77777777" w:rsidTr="009509C5">
                      <w:trPr>
                        <w:trHeight w:hRule="exact" w:val="227"/>
                      </w:trPr>
                      <w:tc>
                        <w:tcPr>
                          <w:tcW w:w="348" w:type="dxa"/>
                          <w:tcPrChange w:id="2311" w:author="Bertsch Christian (CR/AEE3)" w:date="2019-09-22T22:00:00Z">
                            <w:tcPr>
                              <w:tcW w:w="348" w:type="dxa"/>
                            </w:tcPr>
                          </w:tcPrChange>
                        </w:tcPr>
                        <w:p w14:paraId="0D12D1B7" w14:textId="77777777" w:rsidR="00D82CDD" w:rsidRPr="00E97F06" w:rsidRDefault="00D82CDD" w:rsidP="004B0E4D">
                          <w:pPr>
                            <w:spacing w:line="240" w:lineRule="auto"/>
                            <w:rPr>
                              <w:b/>
                              <w:szCs w:val="20"/>
                            </w:rPr>
                          </w:pPr>
                          <w:r w:rsidRPr="00E97F06">
                            <w:rPr>
                              <w:b/>
                              <w:szCs w:val="20"/>
                            </w:rPr>
                            <w:t>u</w:t>
                          </w:r>
                        </w:p>
                      </w:tc>
                      <w:tc>
                        <w:tcPr>
                          <w:tcW w:w="4756" w:type="dxa"/>
                          <w:tcPrChange w:id="2312" w:author="Bertsch Christian (CR/AEE3)" w:date="2019-09-22T22:00:00Z">
                            <w:tcPr>
                              <w:tcW w:w="4756" w:type="dxa"/>
                            </w:tcPr>
                          </w:tcPrChange>
                        </w:tcPr>
                        <w:p w14:paraId="260412CD" w14:textId="77777777" w:rsidR="00D82CDD" w:rsidRPr="00E97F06" w:rsidRDefault="00D82CDD" w:rsidP="004B0E4D">
                          <w:pPr>
                            <w:spacing w:line="240" w:lineRule="auto"/>
                            <w:rPr>
                              <w:szCs w:val="20"/>
                            </w:rPr>
                          </w:pPr>
                          <w:r w:rsidRPr="00E97F06">
                            <w:rPr>
                              <w:szCs w:val="20"/>
                            </w:rPr>
                            <w:t xml:space="preserve">inputs of type </w:t>
                          </w:r>
                          <w:r>
                            <w:rPr>
                              <w:szCs w:val="20"/>
                            </w:rPr>
                            <w:t>Real, Integer, Boolean, String</w:t>
                          </w:r>
                        </w:p>
                      </w:tc>
                    </w:tr>
                    <w:tr w:rsidR="00D82CDD" w14:paraId="60FB147F" w14:textId="77777777" w:rsidTr="009509C5">
                      <w:trPr>
                        <w:trHeight w:hRule="exact" w:val="227"/>
                      </w:trPr>
                      <w:tc>
                        <w:tcPr>
                          <w:tcW w:w="348" w:type="dxa"/>
                          <w:tcPrChange w:id="2313" w:author="Bertsch Christian (CR/AEE3)" w:date="2019-09-22T22:00:00Z">
                            <w:tcPr>
                              <w:tcW w:w="348" w:type="dxa"/>
                            </w:tcPr>
                          </w:tcPrChange>
                        </w:tcPr>
                        <w:p w14:paraId="39D2DDB6" w14:textId="0450753B" w:rsidR="00D82CDD" w:rsidRPr="00E97F06" w:rsidRDefault="00D82CDD" w:rsidP="004B0E4D">
                          <w:pPr>
                            <w:spacing w:line="240" w:lineRule="auto"/>
                            <w:rPr>
                              <w:b/>
                              <w:szCs w:val="20"/>
                            </w:rPr>
                          </w:pPr>
                          <w:ins w:id="2314" w:author="Bertsch Christian (CR/AEE3)" w:date="2019-09-22T20:31:00Z">
                            <w:r w:rsidRPr="00E97F06">
                              <w:rPr>
                                <w:b/>
                                <w:szCs w:val="20"/>
                              </w:rPr>
                              <w:t>y</w:t>
                            </w:r>
                          </w:ins>
                          <w:del w:id="2315" w:author="Bertsch Christian (CR/AEE3)" w:date="2019-09-22T20:31:00Z">
                            <w:r w:rsidRPr="00E97F06" w:rsidDel="00E06611">
                              <w:rPr>
                                <w:b/>
                                <w:szCs w:val="20"/>
                              </w:rPr>
                              <w:delText>v</w:delText>
                            </w:r>
                          </w:del>
                        </w:p>
                      </w:tc>
                      <w:tc>
                        <w:tcPr>
                          <w:tcW w:w="4756" w:type="dxa"/>
                          <w:tcPrChange w:id="2316" w:author="Bertsch Christian (CR/AEE3)" w:date="2019-09-22T22:00:00Z">
                            <w:tcPr>
                              <w:tcW w:w="4756" w:type="dxa"/>
                            </w:tcPr>
                          </w:tcPrChange>
                        </w:tcPr>
                        <w:p w14:paraId="69905433" w14:textId="36C155B3" w:rsidR="00D82CDD" w:rsidRPr="00E97F06" w:rsidRDefault="00D82CDD" w:rsidP="004B0E4D">
                          <w:pPr>
                            <w:spacing w:line="240" w:lineRule="auto"/>
                            <w:rPr>
                              <w:szCs w:val="20"/>
                            </w:rPr>
                          </w:pPr>
                          <w:ins w:id="2317" w:author="Bertsch Christian (CR/AEE3)" w:date="2019-09-22T20:31:00Z">
                            <w:r w:rsidRPr="00E97F06">
                              <w:rPr>
                                <w:szCs w:val="20"/>
                              </w:rPr>
                              <w:t>outputs of type Real, Integer, Boolean, String</w:t>
                            </w:r>
                          </w:ins>
                          <w:del w:id="2318" w:author="Bertsch Christian (CR/AEE3)" w:date="2019-09-22T20:31:00Z">
                            <w:r w:rsidRPr="00E97F06" w:rsidDel="00E06611">
                              <w:rPr>
                                <w:szCs w:val="20"/>
                              </w:rPr>
                              <w:delText>all exposed variables</w:delText>
                            </w:r>
                          </w:del>
                        </w:p>
                      </w:tc>
                    </w:tr>
                    <w:tr w:rsidR="00D82CDD" w14:paraId="4E8B8881" w14:textId="77777777" w:rsidTr="009509C5">
                      <w:trPr>
                        <w:trHeight w:hRule="exact" w:val="227"/>
                      </w:trPr>
                      <w:tc>
                        <w:tcPr>
                          <w:tcW w:w="348" w:type="dxa"/>
                          <w:tcPrChange w:id="2319" w:author="Bertsch Christian (CR/AEE3)" w:date="2019-09-22T22:00:00Z">
                            <w:tcPr>
                              <w:tcW w:w="348" w:type="dxa"/>
                            </w:tcPr>
                          </w:tcPrChange>
                        </w:tcPr>
                        <w:p w14:paraId="1B4E4287" w14:textId="1BB80CD8" w:rsidR="00D82CDD" w:rsidRPr="00E97F06" w:rsidRDefault="00D82CDD" w:rsidP="004B0E4D">
                          <w:pPr>
                            <w:spacing w:line="240" w:lineRule="auto"/>
                            <w:rPr>
                              <w:b/>
                              <w:szCs w:val="20"/>
                            </w:rPr>
                          </w:pPr>
                          <w:ins w:id="2320" w:author="Bertsch Christian (CR/AEE3)" w:date="2019-09-22T20:31:00Z">
                            <w:r>
                              <w:rPr>
                                <w:b/>
                                <w:szCs w:val="20"/>
                              </w:rPr>
                              <w:t>w</w:t>
                            </w:r>
                          </w:ins>
                          <w:del w:id="2321" w:author="Bertsch Christian (CR/AEE3)" w:date="2019-09-22T20:31:00Z">
                            <w:r w:rsidRPr="00E97F06" w:rsidDel="000944F3">
                              <w:rPr>
                                <w:b/>
                                <w:szCs w:val="20"/>
                              </w:rPr>
                              <w:delText>x</w:delText>
                            </w:r>
                          </w:del>
                        </w:p>
                      </w:tc>
                      <w:tc>
                        <w:tcPr>
                          <w:tcW w:w="4756" w:type="dxa"/>
                          <w:tcPrChange w:id="2322" w:author="Bertsch Christian (CR/AEE3)" w:date="2019-09-22T22:00:00Z">
                            <w:tcPr>
                              <w:tcW w:w="4756" w:type="dxa"/>
                            </w:tcPr>
                          </w:tcPrChange>
                        </w:tcPr>
                        <w:p w14:paraId="245AE839" w14:textId="459E75A0" w:rsidR="00D82CDD" w:rsidRPr="00E97F06" w:rsidRDefault="00D82CDD" w:rsidP="004B0E4D">
                          <w:pPr>
                            <w:spacing w:line="240" w:lineRule="auto"/>
                            <w:rPr>
                              <w:szCs w:val="20"/>
                            </w:rPr>
                          </w:pPr>
                          <w:ins w:id="2323" w:author="Bertsch Christian (CR/AEE3)" w:date="2019-09-22T20:31:00Z">
                            <w:r>
                              <w:t xml:space="preserve">local variables of the FMU </w:t>
                            </w:r>
                          </w:ins>
                          <w:del w:id="2324" w:author="Bertsch Christian (CR/AEE3)" w:date="2019-09-22T20:31:00Z">
                            <w:r w:rsidRPr="00E97F06" w:rsidDel="000944F3">
                              <w:rPr>
                                <w:szCs w:val="20"/>
                              </w:rPr>
                              <w:delText>continuous states (continuous between events)</w:delText>
                            </w:r>
                          </w:del>
                        </w:p>
                      </w:tc>
                    </w:tr>
                    <w:tr w:rsidR="00D82CDD" w14:paraId="12B648CF" w14:textId="77777777" w:rsidTr="009509C5">
                      <w:trPr>
                        <w:trHeight w:hRule="exact" w:val="227"/>
                      </w:trPr>
                      <w:tc>
                        <w:tcPr>
                          <w:tcW w:w="348" w:type="dxa"/>
                          <w:tcPrChange w:id="2325" w:author="Bertsch Christian (CR/AEE3)" w:date="2019-09-22T22:00:00Z">
                            <w:tcPr>
                              <w:tcW w:w="348" w:type="dxa"/>
                            </w:tcPr>
                          </w:tcPrChange>
                        </w:tcPr>
                        <w:p w14:paraId="5A00A6BC" w14:textId="25ED2746" w:rsidR="00D82CDD" w:rsidRPr="00E97F06" w:rsidRDefault="00D82CDD" w:rsidP="004B0E4D">
                          <w:pPr>
                            <w:spacing w:line="240" w:lineRule="auto"/>
                            <w:rPr>
                              <w:b/>
                              <w:szCs w:val="20"/>
                            </w:rPr>
                          </w:pPr>
                          <w:ins w:id="2326" w:author="Bertsch Christian (CR/AEE3)" w:date="2019-09-22T20:31:00Z">
                            <w:r>
                              <w:rPr>
                                <w:b/>
                                <w:szCs w:val="20"/>
                                <w:lang w:val="de-DE"/>
                              </w:rPr>
                              <w:t>x</w:t>
                            </w:r>
                            <w:r>
                              <w:rPr>
                                <w:b/>
                                <w:szCs w:val="20"/>
                                <w:vertAlign w:val="subscript"/>
                                <w:lang w:val="de-DE"/>
                              </w:rPr>
                              <w:t>c</w:t>
                            </w:r>
                          </w:ins>
                          <w:del w:id="2327" w:author="Bertsch Christian (CR/AEE3)" w:date="2019-09-22T20:31:00Z">
                            <w:r w:rsidRPr="00E97F06" w:rsidDel="004B0E4D">
                              <w:rPr>
                                <w:b/>
                                <w:szCs w:val="20"/>
                              </w:rPr>
                              <w:delText>y</w:delText>
                            </w:r>
                          </w:del>
                        </w:p>
                      </w:tc>
                      <w:tc>
                        <w:tcPr>
                          <w:tcW w:w="4756" w:type="dxa"/>
                          <w:tcPrChange w:id="2328" w:author="Bertsch Christian (CR/AEE3)" w:date="2019-09-22T22:00:00Z">
                            <w:tcPr>
                              <w:tcW w:w="4756" w:type="dxa"/>
                            </w:tcPr>
                          </w:tcPrChange>
                        </w:tcPr>
                        <w:p w14:paraId="66096D62" w14:textId="1608765C" w:rsidR="00D82CDD" w:rsidRPr="00E97F06" w:rsidRDefault="00D82CDD" w:rsidP="004B0E4D">
                          <w:pPr>
                            <w:spacing w:line="240" w:lineRule="auto"/>
                            <w:rPr>
                              <w:szCs w:val="20"/>
                            </w:rPr>
                          </w:pPr>
                          <w:ins w:id="2329" w:author="Bertsch Christian (CR/AEE3)" w:date="2019-09-22T20:31:00Z">
                            <w:r>
                              <w:rPr>
                                <w:szCs w:val="20"/>
                              </w:rPr>
                              <w:t>continuous states (continuous between events)</w:t>
                            </w:r>
                          </w:ins>
                          <w:del w:id="2330" w:author="Bertsch Christian (CR/AEE3)" w:date="2019-09-22T20:31:00Z">
                            <w:r w:rsidRPr="00E97F06" w:rsidDel="004B0E4D">
                              <w:rPr>
                                <w:szCs w:val="20"/>
                              </w:rPr>
                              <w:delText>outputs of type Real, Integer, Boolean, String</w:delText>
                            </w:r>
                          </w:del>
                        </w:p>
                      </w:tc>
                    </w:tr>
                    <w:tr w:rsidR="00D82CDD" w14:paraId="13055DFA" w14:textId="77777777" w:rsidTr="009509C5">
                      <w:trPr>
                        <w:trHeight w:hRule="exact" w:val="227"/>
                        <w:ins w:id="2331" w:author="Bertsch Christian (CR/AEE3)" w:date="2019-09-22T21:55:00Z"/>
                        <w:trPrChange w:id="2332" w:author="Bertsch Christian (CR/AEE3)" w:date="2019-09-22T22:00:00Z">
                          <w:trPr>
                            <w:trHeight w:val="80"/>
                          </w:trPr>
                        </w:trPrChange>
                      </w:trPr>
                      <w:tc>
                        <w:tcPr>
                          <w:tcW w:w="348" w:type="dxa"/>
                          <w:tcPrChange w:id="2333" w:author="Bertsch Christian (CR/AEE3)" w:date="2019-09-22T22:00:00Z">
                            <w:tcPr>
                              <w:tcW w:w="348" w:type="dxa"/>
                            </w:tcPr>
                          </w:tcPrChange>
                        </w:tcPr>
                        <w:p w14:paraId="5BD181E8" w14:textId="06CEB860" w:rsidR="00D82CDD" w:rsidRDefault="00D82CDD" w:rsidP="00DA09E0">
                          <w:pPr>
                            <w:rPr>
                              <w:ins w:id="2334" w:author="Bertsch Christian (CR/AEE3)" w:date="2019-09-22T21:55:00Z"/>
                              <w:b/>
                              <w:szCs w:val="20"/>
                              <w:lang w:val="de-DE"/>
                            </w:rPr>
                          </w:pPr>
                          <w:ins w:id="2335" w:author="Bertsch Christian (CR/AEE3)" w:date="2019-09-22T21:55:00Z">
                            <w:r>
                              <w:rPr>
                                <w:b/>
                                <w:szCs w:val="20"/>
                                <w:lang w:val="de-DE"/>
                              </w:rPr>
                              <w:t>x</w:t>
                            </w:r>
                            <w:r>
                              <w:rPr>
                                <w:b/>
                                <w:szCs w:val="20"/>
                                <w:vertAlign w:val="subscript"/>
                                <w:lang w:val="de-DE"/>
                              </w:rPr>
                              <w:t>d</w:t>
                            </w:r>
                          </w:ins>
                        </w:p>
                      </w:tc>
                      <w:tc>
                        <w:tcPr>
                          <w:tcW w:w="4756" w:type="dxa"/>
                          <w:tcPrChange w:id="2336" w:author="Bertsch Christian (CR/AEE3)" w:date="2019-09-22T22:00:00Z">
                            <w:tcPr>
                              <w:tcW w:w="4756" w:type="dxa"/>
                            </w:tcPr>
                          </w:tcPrChange>
                        </w:tcPr>
                        <w:p w14:paraId="0F719247" w14:textId="4383E044" w:rsidR="00D82CDD" w:rsidRDefault="00D82CDD" w:rsidP="00DA09E0">
                          <w:pPr>
                            <w:rPr>
                              <w:ins w:id="2337" w:author="Bertsch Christian (CR/AEE3)" w:date="2019-09-22T21:55:00Z"/>
                              <w:szCs w:val="20"/>
                            </w:rPr>
                          </w:pPr>
                          <w:ins w:id="2338" w:author="Bertsch Christian (CR/AEE3)" w:date="2019-09-22T21:55:00Z">
                            <w:r>
                              <w:rPr>
                                <w:szCs w:val="20"/>
                              </w:rPr>
                              <w:t>discrete states (constant between events)</w:t>
                            </w:r>
                          </w:ins>
                        </w:p>
                      </w:tc>
                    </w:tr>
                    <w:tr w:rsidR="00D82CDD" w14:paraId="3EF9C198" w14:textId="77777777" w:rsidTr="009509C5">
                      <w:trPr>
                        <w:trHeight w:hRule="exact" w:val="227"/>
                        <w:ins w:id="2339" w:author="Bertsch Christian (CR/AEE3)" w:date="2019-09-22T21:56:00Z"/>
                        <w:trPrChange w:id="2340" w:author="Bertsch Christian (CR/AEE3)" w:date="2019-09-22T22:00:00Z">
                          <w:trPr>
                            <w:trHeight w:val="80"/>
                          </w:trPr>
                        </w:trPrChange>
                      </w:trPr>
                      <w:tc>
                        <w:tcPr>
                          <w:tcW w:w="348" w:type="dxa"/>
                          <w:tcPrChange w:id="2341" w:author="Bertsch Christian (CR/AEE3)" w:date="2019-09-22T22:00:00Z">
                            <w:tcPr>
                              <w:tcW w:w="348" w:type="dxa"/>
                            </w:tcPr>
                          </w:tcPrChange>
                        </w:tcPr>
                        <w:p w14:paraId="74A2ABE5" w14:textId="49CD99E3" w:rsidR="00D82CDD" w:rsidRDefault="00D82CDD" w:rsidP="00DA09E0">
                          <w:pPr>
                            <w:rPr>
                              <w:ins w:id="2342" w:author="Bertsch Christian (CR/AEE3)" w:date="2019-09-22T21:56:00Z"/>
                              <w:b/>
                              <w:szCs w:val="20"/>
                              <w:lang w:val="de-DE"/>
                            </w:rPr>
                          </w:pPr>
                          <w:ins w:id="2343" w:author="Bertsch Christian (CR/AEE3)" w:date="2019-09-22T21:56:00Z">
                            <w:r>
                              <w:rPr>
                                <w:b/>
                                <w:szCs w:val="20"/>
                                <w:lang w:val="de-DE"/>
                              </w:rPr>
                              <w:t>z</w:t>
                            </w:r>
                          </w:ins>
                        </w:p>
                      </w:tc>
                      <w:tc>
                        <w:tcPr>
                          <w:tcW w:w="4756" w:type="dxa"/>
                          <w:tcPrChange w:id="2344" w:author="Bertsch Christian (CR/AEE3)" w:date="2019-09-22T22:00:00Z">
                            <w:tcPr>
                              <w:tcW w:w="4756" w:type="dxa"/>
                            </w:tcPr>
                          </w:tcPrChange>
                        </w:tcPr>
                        <w:p w14:paraId="1FA95A4B" w14:textId="5A81189F" w:rsidR="00D82CDD" w:rsidRDefault="00D82CDD" w:rsidP="00DA09E0">
                          <w:pPr>
                            <w:rPr>
                              <w:ins w:id="2345" w:author="Bertsch Christian (CR/AEE3)" w:date="2019-09-22T21:56:00Z"/>
                              <w:szCs w:val="20"/>
                            </w:rPr>
                          </w:pPr>
                          <w:ins w:id="2346" w:author="Bertsch Christian (CR/AEE3)" w:date="2019-09-22T22:03:00Z">
                            <w:r>
                              <w:rPr>
                                <w:szCs w:val="20"/>
                              </w:rPr>
                              <w:t xml:space="preserve">(internal) </w:t>
                            </w:r>
                          </w:ins>
                          <w:ins w:id="2347" w:author="Bertsch Christian (CR/AEE3)" w:date="2019-09-22T21:57:00Z">
                            <w:r>
                              <w:rPr>
                                <w:szCs w:val="20"/>
                              </w:rPr>
                              <w:t>event indicators</w:t>
                            </w:r>
                          </w:ins>
                        </w:p>
                      </w:tc>
                    </w:tr>
                    <w:tr w:rsidR="00D82CDD" w:rsidDel="00DA09E0" w14:paraId="466797B3" w14:textId="11011AC2" w:rsidTr="00C1220B">
                      <w:trPr>
                        <w:trHeight w:val="80"/>
                        <w:del w:id="2348" w:author="Bertsch Christian (CR/AEE3)" w:date="2019-09-22T21:55:00Z"/>
                      </w:trPr>
                      <w:tc>
                        <w:tcPr>
                          <w:tcW w:w="348" w:type="dxa"/>
                        </w:tcPr>
                        <w:p w14:paraId="7613D881" w14:textId="32A5484D" w:rsidR="00D82CDD" w:rsidRPr="00E97F06" w:rsidDel="00DA09E0" w:rsidRDefault="00D82CDD" w:rsidP="004B0E4D">
                          <w:pPr>
                            <w:rPr>
                              <w:del w:id="2349" w:author="Bertsch Christian (CR/AEE3)" w:date="2019-09-22T21:55:00Z"/>
                              <w:b/>
                              <w:szCs w:val="20"/>
                            </w:rPr>
                          </w:pPr>
                          <w:del w:id="2350" w:author="Bertsch Christian (CR/AEE3)" w:date="2019-09-22T20:25:00Z">
                            <w:r w:rsidRPr="00E97F06" w:rsidDel="004B0E4D">
                              <w:rPr>
                                <w:b/>
                                <w:szCs w:val="20"/>
                              </w:rPr>
                              <w:delText>z</w:delText>
                            </w:r>
                          </w:del>
                        </w:p>
                      </w:tc>
                      <w:tc>
                        <w:tcPr>
                          <w:tcW w:w="4756" w:type="dxa"/>
                        </w:tcPr>
                        <w:p w14:paraId="7265CC9D" w14:textId="09D37A22" w:rsidR="00D82CDD" w:rsidRPr="00E97F06" w:rsidDel="00DA09E0" w:rsidRDefault="00D82CDD">
                          <w:pPr>
                            <w:rPr>
                              <w:del w:id="2351" w:author="Bertsch Christian (CR/AEE3)" w:date="2019-09-22T21:55:00Z"/>
                              <w:szCs w:val="20"/>
                            </w:rPr>
                          </w:pPr>
                          <w:del w:id="2352" w:author="Bertsch Christian (CR/AEE3)" w:date="2019-09-22T20:25:00Z">
                            <w:r w:rsidRPr="00E97F06" w:rsidDel="004B0E4D">
                              <w:rPr>
                                <w:szCs w:val="20"/>
                              </w:rPr>
                              <w:delText>event indicators</w:delText>
                            </w:r>
                          </w:del>
                        </w:p>
                      </w:tc>
                    </w:tr>
                  </w:tbl>
                  <w:p w14:paraId="0F3380D4" w14:textId="77777777" w:rsidR="00D82CDD" w:rsidRPr="00E172DB" w:rsidRDefault="00D82CDD"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D82CDD" w:rsidRPr="00A64237" w:rsidRDefault="00D82CDD"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D82CDD" w:rsidRPr="00044F2D" w:rsidRDefault="00D82CDD"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D82CDD" w:rsidRDefault="00D82CDD"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D82CDD" w:rsidRDefault="00D82CDD"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4" o:title=""/>
            </v:shape>
            <v:shape id="_x0000_s1581" type="#_x0000_t202" style="position:absolute;left:2694;top:2999;width:363;height:448" filled="f" fillcolor="#bbe0e3" stroked="f">
              <v:textbox style="mso-next-textbox:#_x0000_s1581;mso-fit-shape-to-text:t">
                <w:txbxContent>
                  <w:p w14:paraId="7BB5F02E" w14:textId="77777777" w:rsidR="00D82CDD" w:rsidRDefault="00D82CDD"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0911169" r:id="rId85"/>
        </w:pict>
      </w:r>
    </w:p>
    <w:p w14:paraId="3A0123B9" w14:textId="399FDCC4"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ins w:id="2353" w:author="Bertsch Christian (CR/AEE3)" w:date="2019-09-24T22:42:00Z">
        <w:r w:rsidR="00290500">
          <w:rPr>
            <w:noProof/>
          </w:rPr>
          <w:t>11</w:t>
        </w:r>
      </w:ins>
      <w:ins w:id="2354" w:author="Otter, Martin" w:date="2019-09-06T11:33:00Z">
        <w:del w:id="2355" w:author="Bertsch Christian (CR/AEE3)" w:date="2019-09-23T06:20:00Z">
          <w:r w:rsidR="007C1036" w:rsidDel="005C4EE5">
            <w:rPr>
              <w:noProof/>
            </w:rPr>
            <w:delText>11</w:delText>
          </w:r>
        </w:del>
      </w:ins>
      <w:del w:id="2356" w:author="Bertsch Christian (CR/AEE3)" w:date="2019-09-23T06:20:00Z">
        <w:r w:rsidR="00854655" w:rsidDel="005C4EE5">
          <w:rPr>
            <w:noProof/>
          </w:rPr>
          <w:delText>10</w:delText>
        </w:r>
      </w:del>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2357"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2358"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2359"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6327266"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290500">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B333F1F"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290500">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0.75pt;height:16.7pt" o:ole="">
            <v:imagedata r:id="rId86" o:title=""/>
          </v:shape>
          <o:OLEObject Type="Embed" ProgID="Equation.3" ShapeID="_x0000_i1037" DrawAspect="Content" ObjectID="_1630911150" r:id="rId87"/>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9pt" o:ole="">
            <v:imagedata r:id="rId88" o:title=""/>
          </v:shape>
          <o:OLEObject Type="Embed" ProgID="Equation.DSMT4" ShapeID="_x0000_i1038" DrawAspect="Content" ObjectID="_1630911151" r:id="rId89"/>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5pt" o:ole="">
            <v:imagedata r:id="rId90" o:title=""/>
          </v:shape>
          <o:OLEObject Type="Embed" ProgID="Equation.3" ShapeID="_x0000_i1039" DrawAspect="Content" ObjectID="_1630911152" r:id="rId91"/>
        </w:object>
      </w:r>
      <w:r w:rsidRPr="0098259C">
        <w:t xml:space="preserve"> is running step by step from </w:t>
      </w:r>
      <w:r w:rsidRPr="0098259C">
        <w:rPr>
          <w:position w:val="-12"/>
        </w:rPr>
        <w:object w:dxaOrig="420" w:dyaOrig="360" w14:anchorId="485CC85E">
          <v:shape id="_x0000_i1040" type="#_x0000_t75" style="width:20.75pt;height:19pt" o:ole="">
            <v:imagedata r:id="rId92" o:title=""/>
          </v:shape>
          <o:OLEObject Type="Embed" ProgID="Equation.3" ShapeID="_x0000_i1040" DrawAspect="Content" ObjectID="_1630911153" r:id="rId93"/>
        </w:object>
      </w:r>
      <w:r w:rsidRPr="0098259C">
        <w:t xml:space="preserve"> to </w:t>
      </w:r>
      <w:r w:rsidRPr="0098259C">
        <w:rPr>
          <w:position w:val="-14"/>
        </w:rPr>
        <w:object w:dxaOrig="400" w:dyaOrig="380" w14:anchorId="2A7F949E">
          <v:shape id="_x0000_i1041" type="#_x0000_t75" style="width:20.75pt;height:19pt" o:ole="">
            <v:imagedata r:id="rId94" o:title=""/>
          </v:shape>
          <o:OLEObject Type="Embed" ProgID="Equation.3" ShapeID="_x0000_i1041" DrawAspect="Content" ObjectID="_1630911154" r:id="rId95"/>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pt;height:19pt" o:ole="">
            <v:imagedata r:id="rId96" o:title=""/>
          </v:shape>
          <o:OLEObject Type="Embed" ProgID="Equation.3" ShapeID="_x0000_i1042" DrawAspect="Content" ObjectID="_1630911155" r:id="rId97"/>
        </w:object>
      </w:r>
      <w:r w:rsidRPr="0098259C">
        <w:t xml:space="preserve"> or the whole time interval </w:t>
      </w:r>
      <w:r w:rsidRPr="0098259C">
        <w:rPr>
          <w:position w:val="-14"/>
        </w:rPr>
        <w:object w:dxaOrig="1020" w:dyaOrig="380" w14:anchorId="5B9B0E70">
          <v:shape id="_x0000_i1043" type="#_x0000_t75" style="width:53pt;height:19pt" o:ole="">
            <v:imagedata r:id="rId98" o:title=""/>
          </v:shape>
          <o:OLEObject Type="Embed" ProgID="Equation.3" ShapeID="_x0000_i1043" DrawAspect="Content" ObjectID="_1630911156" r:id="rId99"/>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9pt" o:ole="">
            <v:imagedata r:id="rId100" o:title=""/>
          </v:shape>
          <o:OLEObject Type="Embed" ProgID="Equation.3" ShapeID="_x0000_i1044" DrawAspect="Content" ObjectID="_1630911157" r:id="rId101"/>
        </w:object>
      </w:r>
      <w:r w:rsidRPr="0098259C">
        <w:t xml:space="preserve">, </w:t>
      </w:r>
      <w:r w:rsidRPr="0098259C">
        <w:rPr>
          <w:position w:val="-14"/>
        </w:rPr>
        <w:object w:dxaOrig="1440" w:dyaOrig="380" w14:anchorId="348053A5">
          <v:shape id="_x0000_i1045" type="#_x0000_t75" style="width:1in;height:19pt" o:ole="">
            <v:imagedata r:id="rId102" o:title=""/>
          </v:shape>
          <o:OLEObject Type="Embed" ProgID="Equation.DSMT4" ShapeID="_x0000_i1045" DrawAspect="Content" ObjectID="_1630911158" r:id="rId103"/>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pt" o:ole="">
            <v:imagedata r:id="rId104" o:title=""/>
          </v:shape>
          <o:OLEObject Type="Embed" ProgID="Equation.3" ShapeID="_x0000_i1046" DrawAspect="Content" ObjectID="_1630911159" r:id="rId105"/>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55pt;height:19pt" o:ole="">
            <v:imagedata r:id="rId106" o:title=""/>
          </v:shape>
          <o:OLEObject Type="Embed" ProgID="Equation.3" ShapeID="_x0000_i1047" DrawAspect="Content" ObjectID="_1630911160" r:id="rId107"/>
        </w:object>
      </w:r>
      <w:r w:rsidRPr="0098259C">
        <w:t xml:space="preserve">and send values of outputs </w:t>
      </w:r>
      <w:r w:rsidRPr="0098259C">
        <w:rPr>
          <w:position w:val="-12"/>
        </w:rPr>
        <w:object w:dxaOrig="639" w:dyaOrig="360" w14:anchorId="080D52A0">
          <v:shape id="_x0000_i1048" type="#_x0000_t75" style="width:30.55pt;height:19pt" o:ole="">
            <v:imagedata r:id="rId108" o:title=""/>
          </v:shape>
          <o:OLEObject Type="Embed" ProgID="Equation.3" ShapeID="_x0000_i1048" DrawAspect="Content" ObjectID="_1630911161" r:id="rId109"/>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9pt;height:19pt" o:ole="">
            <v:imagedata r:id="rId110" o:title=""/>
          </v:shape>
          <o:OLEObject Type="Embed" ProgID="Equation.3" ShapeID="_x0000_i1049" DrawAspect="Content" ObjectID="_1630911162" r:id="rId111"/>
        </w:object>
      </w:r>
      <w:r w:rsidRPr="0098259C">
        <w:t xml:space="preserve">, </w:t>
      </w:r>
      <w:r w:rsidRPr="0098259C">
        <w:rPr>
          <w:position w:val="-14"/>
        </w:rPr>
        <w:object w:dxaOrig="1460" w:dyaOrig="380" w14:anchorId="3DA8B1B0">
          <v:shape id="_x0000_i1050" type="#_x0000_t75" style="width:72.6pt;height:19pt" o:ole="">
            <v:imagedata r:id="rId112" o:title=""/>
          </v:shape>
          <o:OLEObject Type="Embed" ProgID="Equation.DSMT4" ShapeID="_x0000_i1050" DrawAspect="Content" ObjectID="_1630911163" r:id="rId113"/>
        </w:object>
      </w:r>
      <w:r w:rsidRPr="0098259C">
        <w:t xml:space="preserve">can be given to simulate the time subinterval </w:t>
      </w:r>
      <w:r w:rsidRPr="0098259C">
        <w:rPr>
          <w:position w:val="-12"/>
        </w:rPr>
        <w:object w:dxaOrig="1200" w:dyaOrig="360" w14:anchorId="0BB58D3A">
          <v:shape id="_x0000_i1051" type="#_x0000_t75" style="width:61.65pt;height:19pt" o:ole="">
            <v:imagedata r:id="rId114" o:title=""/>
          </v:shape>
          <o:OLEObject Type="Embed" ProgID="Equation.DSMT4" ShapeID="_x0000_i1051" DrawAspect="Content" ObjectID="_1630911164" r:id="rId115"/>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pt;height:19pt" o:ole="">
            <v:imagedata r:id="rId116" o:title=""/>
          </v:shape>
          <o:OLEObject Type="Embed" ProgID="Equation.3" ShapeID="_x0000_i1052" DrawAspect="Content" ObjectID="_1630911165" r:id="rId117"/>
        </w:object>
      </w:r>
      <w:r w:rsidRPr="0098259C">
        <w:t xml:space="preserve"> is the communication step size of the </w:t>
      </w:r>
      <w:r w:rsidRPr="0098259C">
        <w:rPr>
          <w:position w:val="-6"/>
        </w:rPr>
        <w:object w:dxaOrig="279" w:dyaOrig="320" w14:anchorId="0C6F5504">
          <v:shape id="_x0000_i1053" type="#_x0000_t75" style="width:14.4pt;height:16.7pt" o:ole="">
            <v:imagedata r:id="rId118" o:title=""/>
          </v:shape>
          <o:OLEObject Type="Embed" ProgID="Equation.3" ShapeID="_x0000_i1053" DrawAspect="Content" ObjectID="_1630911166" r:id="rId119"/>
        </w:object>
      </w:r>
      <w:r w:rsidRPr="0098259C">
        <w:t xml:space="preserve"> communication step, </w:t>
      </w:r>
      <w:r w:rsidRPr="0098259C">
        <w:rPr>
          <w:position w:val="-12"/>
        </w:rPr>
        <w:object w:dxaOrig="1480" w:dyaOrig="360" w14:anchorId="261D435C">
          <v:shape id="_x0000_i1054" type="#_x0000_t75" style="width:76.6pt;height:19pt" o:ole="">
            <v:imagedata r:id="rId120" o:title=""/>
          </v:shape>
          <o:OLEObject Type="Embed" ProgID="Equation.3" ShapeID="_x0000_i1054" DrawAspect="Content" ObjectID="_1630911167" r:id="rId121"/>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0C3043BF"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2360" w:author="Bertsch Christian (CR/AEE3)" w:date="2019-09-06T11:23:00Z">
        <w:r w:rsidRPr="0098259C">
          <w:delText>In detail the</w:delText>
        </w:r>
      </w:del>
      <w:ins w:id="2361"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2362" w:author="Bertsch Christian (CR/AEE3)" w:date="2019-09-06T11:23:00Z">
        <w:r w:rsidRPr="0098259C">
          <w:delText>is defined</w:delText>
        </w:r>
      </w:del>
      <w:ins w:id="2363"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2364"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290500">
        <w:t>4.2.4</w:t>
      </w:r>
      <w:r w:rsidR="00593ECD">
        <w:fldChar w:fldCharType="end"/>
      </w:r>
      <w:r w:rsidRPr="0098259C">
        <w:t>).</w:t>
      </w:r>
    </w:p>
    <w:p w14:paraId="70240517" w14:textId="77777777" w:rsidR="00063440" w:rsidRDefault="00063440" w:rsidP="00063440">
      <w:pPr>
        <w:pStyle w:val="Heading3"/>
      </w:pPr>
      <w:bookmarkStart w:id="2365" w:name="_Toc18661808"/>
      <w:r>
        <w:t>Mathematical Model</w:t>
      </w:r>
      <w:bookmarkEnd w:id="2365"/>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2366" w:author="Bertsch Christian (CR/AEE3)" w:date="2019-09-06T11:23:00Z">
        <w:r w:rsidR="00935E81">
          <w:t>:</w:t>
        </w:r>
      </w:ins>
    </w:p>
    <w:p w14:paraId="3311F17C" w14:textId="28683CBF" w:rsidR="00AD2D0F" w:rsidRDefault="00063440" w:rsidP="00063440">
      <w:pPr>
        <w:pStyle w:val="BodyText"/>
        <w:numPr>
          <w:ilvl w:val="0"/>
          <w:numId w:val="65"/>
        </w:numPr>
      </w:pPr>
      <w:del w:id="2367" w:author="Bertsch Christian (CR/AEE3)" w:date="2019-09-06T11:23:00Z">
        <w:r>
          <w:delText>either a</w:delText>
        </w:r>
      </w:del>
      <w:ins w:id="2368"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2369" w:author="Bertsch Christian (CR/AEE3)" w:date="2019-09-06T11:23:00Z">
        <w:r>
          <w:delText>or a</w:delText>
        </w:r>
      </w:del>
      <w:ins w:id="2370"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2371" w:author="Bertsch Christian (CR/AEE3)" w:date="2019-09-06T11:23:00Z">
        <w:r w:rsidR="00852EE5">
          <w:rPr>
            <w:rStyle w:val="CODE"/>
            <w:rFonts w:cs="Courier New"/>
          </w:rPr>
          <w:delText>"</w:delText>
        </w:r>
        <w:r w:rsidR="007B4C92">
          <w:delText>),</w:delText>
        </w:r>
      </w:del>
      <w:ins w:id="2372"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2373" w:author="Bertsch Christian (CR/AEE3)" w:date="2019-09-06T11:23:00Z">
        <w:r>
          <w:delText>or a</w:delText>
        </w:r>
      </w:del>
      <w:ins w:id="2374"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BB57516"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r>
              <w:t xml:space="preserve">). </w:t>
            </w:r>
            <w:del w:id="2375" w:author="Bertsch Christian (CR/AEE3)" w:date="2019-09-06T11:23:00Z">
              <w:r>
                <w:delText>Via a subscript, a</w:delText>
              </w:r>
            </w:del>
            <w:ins w:id="2376" w:author="Bertsch Christian (CR/AEE3)" w:date="2019-09-06T11:23:00Z">
              <w:r w:rsidR="00374656">
                <w:t>A</w:t>
              </w:r>
            </w:ins>
            <w:r>
              <w:t xml:space="preserve"> subset of the variables is selected</w:t>
            </w:r>
            <w:ins w:id="2377" w:author="Bertsch Christian (CR/AEE3)" w:date="2019-09-06T11:23:00Z">
              <w:r w:rsidR="00374656">
                <w:t xml:space="preserve"> via a subscript</w:t>
              </w:r>
            </w:ins>
            <w:r>
              <w:t>. Example:</w:t>
            </w:r>
          </w:p>
          <w:p w14:paraId="58504B5C" w14:textId="09EEE4B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2378" w:author="Bertsch Christian (CR/AEE3)" w:date="2019-09-06T11:23:00Z">
              <w:r>
                <w:delText>sub-script</w:delText>
              </w:r>
            </w:del>
            <w:ins w:id="2379"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386E3FB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2380"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2381" w:author="Bertsch Christian (CR/AEE3)" w:date="2019-09-06T11:23:00Z">
              <w:r w:rsidR="00935E81">
                <w:t>Whether</w:t>
              </w:r>
            </w:ins>
            <w:r w:rsidR="00935E81">
              <w:t xml:space="preserve"> the input is a discrete-time or continuous-time variable</w:t>
            </w:r>
            <w:del w:id="2382" w:author="Bertsch Christian (CR/AEE3)" w:date="2019-09-06T11:23:00Z">
              <w:r w:rsidRPr="0098259C">
                <w:delText xml:space="preserve">, </w:delText>
              </w:r>
            </w:del>
            <w:ins w:id="2383"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del w:id="2384" w:author="Bertsch Christian (CR/AEE3)" w:date="2019-09-06T11:23:00Z">
              <w:r>
                <w:delText>.</w:delText>
              </w:r>
            </w:del>
            <w:ins w:id="2385"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0B38A29D"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2386"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2387" w:author="Bertsch Christian (CR/AEE3)" w:date="2019-09-06T11:23:00Z">
              <w:r w:rsidR="00417784">
                <w:t>Whether</w:t>
              </w:r>
            </w:ins>
            <w:r w:rsidR="00417784">
              <w:t xml:space="preserve"> the output is a discrete-time or continuous-time variable</w:t>
            </w:r>
            <w:del w:id="2388" w:author="Bertsch Christian (CR/AEE3)" w:date="2019-09-06T11:23:00Z">
              <w:r w:rsidRPr="0098259C">
                <w:delText xml:space="preserve">, </w:delText>
              </w:r>
            </w:del>
            <w:ins w:id="2389"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del w:id="2390" w:author="Bertsch Christian (CR/AEE3)" w:date="2019-09-06T11:23:00Z">
              <w:r>
                <w:delText>.</w:delText>
              </w:r>
            </w:del>
            <w:ins w:id="2391"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584990FB"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2392" w:author="Bertsch Christian (CR/AEE3)" w:date="2019-09-06T11:23:00Z">
              <w:r w:rsidRPr="0098259C">
                <w:rPr>
                  <w:rStyle w:val="CODE"/>
                  <w:rFonts w:cs="Courier New"/>
                </w:rPr>
                <w:delText>"</w:delText>
              </w:r>
              <w:r w:rsidRPr="0098259C">
                <w:delText xml:space="preserve">, </w:delText>
              </w:r>
            </w:del>
            <w:ins w:id="2393"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290500">
              <w:t>2.2.7</w:t>
            </w:r>
            <w:r w:rsidRPr="0098259C">
              <w:fldChar w:fldCharType="end"/>
            </w:r>
            <w:del w:id="2394" w:author="Bertsch Christian (CR/AEE3)" w:date="2019-09-06T11:23:00Z">
              <w:r>
                <w:delText>.</w:delText>
              </w:r>
            </w:del>
            <w:ins w:id="2395"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676020"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2396"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676020"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676020"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676020"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676020"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2397"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676020"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676020"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del w:id="2398" w:author="Bertsch Christian (CR/AEE3)" w:date="2019-09-06T11:23:00Z">
        <w:r w:rsidR="00063440" w:rsidRPr="00796DC7">
          <w:rPr>
            <w:rFonts w:eastAsiaTheme="minorEastAsia"/>
            <w:i/>
          </w:rPr>
          <w:delText>; e.g.</w:delText>
        </w:r>
      </w:del>
      <w:ins w:id="2399"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676020"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2400" w:author="Bertsch Christian (CR/AEE3)" w:date="2019-09-06T11:23:00Z">
        <w:r w:rsidRPr="0098259C">
          <w:delText>):</w:delText>
        </w:r>
      </w:del>
      <w:ins w:id="2401"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7E9CFFE6" w:rsidR="00063440" w:rsidRPr="002F3E46" w:rsidRDefault="00063440" w:rsidP="00796DC7">
      <w:pPr>
        <w:pStyle w:val="ListParagraph"/>
        <w:numPr>
          <w:ilvl w:val="1"/>
          <w:numId w:val="63"/>
        </w:numPr>
        <w:ind w:left="1080"/>
        <w:rPr>
          <w:rFonts w:ascii="Arial" w:hAnsi="Arial" w:cs="Arial"/>
          <w:sz w:val="20"/>
          <w:szCs w:val="20"/>
          <w:lang w:val="en-US"/>
        </w:rPr>
      </w:pPr>
      <w:del w:id="2402" w:author="Bertsch Christian (CR/AEE3)" w:date="2019-09-06T11:23:00Z">
        <w:r w:rsidRPr="00867BB6">
          <w:rPr>
            <w:rFonts w:ascii="Arial" w:hAnsi="Arial" w:cs="Arial"/>
            <w:sz w:val="20"/>
            <w:szCs w:val="20"/>
            <w:lang w:val="en-US"/>
          </w:rPr>
          <w:delText>the</w:delText>
        </w:r>
      </w:del>
      <w:ins w:id="2403"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2404" w:author="Bertsch Christian (CR/AEE3)" w:date="2019-09-06T11:23:00Z">
        <w:r w:rsidRPr="00867BB6">
          <w:rPr>
            <w:rFonts w:ascii="Arial" w:hAnsi="Arial" w:cs="Arial"/>
            <w:sz w:val="20"/>
            <w:szCs w:val="20"/>
            <w:lang w:val="en-US"/>
          </w:rPr>
          <w:delText>i.e.</w:delText>
        </w:r>
      </w:del>
      <w:ins w:id="2405"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2406" w:author="Bertsch Christian (CR/AEE3)" w:date="2019-09-06T11:23:00Z">
        <w:r w:rsidR="00796DC7" w:rsidRPr="00867BB6">
          <w:rPr>
            <w:rFonts w:ascii="Arial" w:eastAsiaTheme="minorEastAsia" w:hAnsi="Arial" w:cs="Arial"/>
            <w:sz w:val="20"/>
            <w:szCs w:val="20"/>
            <w:lang w:val="en-US"/>
          </w:rPr>
          <w:delText>),</w:delText>
        </w:r>
      </w:del>
      <w:ins w:id="2407" w:author="Bertsch Christian (CR/AEE3)" w:date="2019-09-06T11:23:00Z">
        <w:r w:rsidR="00796DC7" w:rsidRPr="002F3E46">
          <w:rPr>
            <w:rFonts w:ascii="Arial" w:eastAsiaTheme="minorEastAsia" w:hAnsi="Arial" w:cs="Arial"/>
            <w:sz w:val="20"/>
            <w:szCs w:val="20"/>
            <w:lang w:val="en-US"/>
          </w:rPr>
          <w:t>)</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2408" w:author="Bertsch Christian (CR/AEE3)" w:date="2019-09-06T11:23:00Z">
        <w:r w:rsidRPr="00867BB6">
          <w:rPr>
            <w:rFonts w:ascii="Arial" w:hAnsi="Arial" w:cs="Arial"/>
            <w:sz w:val="20"/>
            <w:szCs w:val="20"/>
            <w:lang w:val="en-US"/>
          </w:rPr>
          <w:delText>varying</w:delText>
        </w:r>
      </w:del>
      <w:ins w:id="2409"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2410"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2411" w:author="Bertsch Christian (CR/AEE3)" w:date="2019-09-06T11:23:00Z">
        <w:r w:rsidRPr="00867BB6">
          <w:rPr>
            <w:rFonts w:ascii="Arial" w:hAnsi="Arial" w:cs="Arial"/>
            <w:sz w:val="20"/>
            <w:szCs w:val="20"/>
            <w:lang w:val="en-US"/>
          </w:rPr>
          <w:delText>the</w:delText>
        </w:r>
      </w:del>
      <w:ins w:id="2412"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2413" w:author="Bertsch Christian (CR/AEE3)" w:date="2019-09-06T11:23:00Z">
        <w:r w:rsidR="00796DC7" w:rsidRPr="00867BB6">
          <w:rPr>
            <w:rFonts w:ascii="Arial" w:eastAsiaTheme="minorEastAsia" w:hAnsi="Arial" w:cs="Arial"/>
            <w:sz w:val="20"/>
            <w:szCs w:val="20"/>
            <w:lang w:val="en-US"/>
          </w:rPr>
          <w:delText>),</w:delText>
        </w:r>
      </w:del>
      <w:ins w:id="2414"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2415" w:author="Bertsch Christian (CR/AEE3)" w:date="2019-09-06T11:23:00Z">
        <w:r w:rsidRPr="00867BB6">
          <w:rPr>
            <w:rFonts w:ascii="Arial" w:hAnsi="Arial" w:cs="Arial"/>
            <w:sz w:val="20"/>
            <w:szCs w:val="20"/>
            <w:lang w:val="en-US"/>
          </w:rPr>
          <w:delText>observation</w:delText>
        </w:r>
      </w:del>
      <w:ins w:id="2416"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2417" w:author="Bertsch Christian (CR/AEE3)" w:date="2019-09-06T11:23:00Z">
        <w:r w:rsidR="00852EE5" w:rsidRPr="00867BB6">
          <w:rPr>
            <w:rFonts w:ascii="Arial" w:eastAsiaTheme="minorEastAsia" w:hAnsi="Arial" w:cs="Arial"/>
            <w:sz w:val="20"/>
            <w:szCs w:val="20"/>
            <w:lang w:val="en-US"/>
          </w:rPr>
          <w:delText>).</w:delText>
        </w:r>
      </w:del>
      <w:ins w:id="2418"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2419" w:author="Bertsch Christian (CR/AEE3)" w:date="2019-09-06T11:23:00Z">
        <w:r w:rsidRPr="00867BB6">
          <w:rPr>
            <w:rFonts w:ascii="Arial" w:hAnsi="Arial" w:cs="Arial"/>
            <w:sz w:val="20"/>
            <w:szCs w:val="20"/>
            <w:lang w:val="en-US"/>
          </w:rPr>
          <w:delText>being</w:delText>
        </w:r>
      </w:del>
      <w:ins w:id="2420"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2421"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2422"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2423" w:author="Bertsch Christian (CR/AEE3)" w:date="2019-09-06T11:23:00Z">
        <w:r w:rsidR="00B82BA3">
          <w:delText>In this mode algebraic</w:delText>
        </w:r>
      </w:del>
      <w:ins w:id="2424" w:author="Bertsch Christian (CR/AEE3)" w:date="2019-09-06T11:23:00Z">
        <w:r w:rsidR="00765CA8">
          <w:t>Algebraic</w:t>
        </w:r>
      </w:ins>
      <w:r w:rsidR="00765CA8">
        <w:t xml:space="preserve"> equations are solved</w:t>
      </w:r>
      <w:ins w:id="2425"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2426" w:author="Bertsch Christian (CR/AEE3)" w:date="2019-09-06T11:23:00Z">
        <w:r w:rsidRPr="00867BB6">
          <w:rPr>
            <w:i/>
          </w:rPr>
          <w:delText>,</w:delText>
        </w:r>
      </w:del>
      <w:ins w:id="2427"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2428" w:author="Bertsch Christian (CR/AEE3)" w:date="2019-09-06T11:23:00Z">
        <w:r>
          <w:delText>In</w:delText>
        </w:r>
        <w:r w:rsidRPr="00E12D1D">
          <w:delText xml:space="preserve"> </w:delText>
        </w:r>
        <w:r>
          <w:delText xml:space="preserve">  the</w:delText>
        </w:r>
      </w:del>
      <w:ins w:id="2429" w:author="Bertsch Christian (CR/AEE3)" w:date="2019-09-06T11:23:00Z">
        <w:r w:rsidR="00765CA8">
          <w:t>The</w:t>
        </w:r>
      </w:ins>
      <w:r w:rsidR="00765CA8">
        <w:t xml:space="preserve"> equations </w:t>
      </w:r>
      <w:del w:id="2430" w:author="Bertsch Christian (CR/AEE3)" w:date="2019-09-06T11:23:00Z">
        <w:r>
          <w:delText xml:space="preserve">are </w:delText>
        </w:r>
      </w:del>
      <w:r w:rsidR="00765CA8">
        <w:t xml:space="preserve">defined </w:t>
      </w:r>
      <w:del w:id="2431" w:author="Bertsch Christian (CR/AEE3)" w:date="2019-09-06T11:23:00Z">
        <w:r>
          <w:delText>that</w:delText>
        </w:r>
      </w:del>
      <w:ins w:id="2432"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43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7777777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t>=</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676020"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676020"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676020"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1D4D8297"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290500">
        <w:rPr>
          <w:noProof/>
        </w:rPr>
        <w:t>2</w:t>
      </w:r>
      <w:r w:rsidRPr="0098259C">
        <w:fldChar w:fldCharType="end"/>
      </w:r>
      <w:bookmarkEnd w:id="243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40289E">
        <w:rPr>
          <w:rPrChange w:id="2434" w:author="Bertsch Christian (CR/AEE3)" w:date="2019-09-24T14:24:00Z">
            <w:rPr>
              <w:i/>
            </w:rPr>
          </w:rPrChange>
        </w:rPr>
        <w:t>]</w:t>
      </w:r>
    </w:p>
    <w:p w14:paraId="4537A415" w14:textId="77777777" w:rsidR="00885BF4" w:rsidRPr="0098259C" w:rsidRDefault="000664FC" w:rsidP="001D6859">
      <w:pPr>
        <w:pStyle w:val="Heading2"/>
      </w:pPr>
      <w:bookmarkStart w:id="2435" w:name="_Toc18661809"/>
      <w:bookmarkStart w:id="2436" w:name="_Toc240646382"/>
      <w:bookmarkStart w:id="2437" w:name="_Toc247884555"/>
      <w:r w:rsidRPr="0098259C">
        <w:t>FMI Application Programming Interface</w:t>
      </w:r>
      <w:bookmarkEnd w:id="2435"/>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2438" w:name="_Toc247964771"/>
      <w:bookmarkStart w:id="2439" w:name="_Toc274647154"/>
      <w:bookmarkStart w:id="2440" w:name="_Ref290826996"/>
      <w:bookmarkStart w:id="2441" w:name="_Ref304553841"/>
      <w:bookmarkStart w:id="2442" w:name="_Ref369580299"/>
      <w:bookmarkStart w:id="2443" w:name="_Toc1866181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438"/>
      <w:r w:rsidRPr="0098259C">
        <w:t xml:space="preserve"> and </w:t>
      </w:r>
      <w:r w:rsidR="00966C27" w:rsidRPr="0098259C">
        <w:t>P</w:t>
      </w:r>
      <w:r w:rsidRPr="0098259C">
        <w:t>arameters</w:t>
      </w:r>
      <w:bookmarkEnd w:id="2439"/>
      <w:bookmarkEnd w:id="2440"/>
      <w:bookmarkEnd w:id="2441"/>
      <w:bookmarkEnd w:id="2442"/>
      <w:bookmarkEnd w:id="2443"/>
    </w:p>
    <w:p w14:paraId="4D67AF33" w14:textId="71EAFA21"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290500">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2444" w:author="Bertsch Christian (CR/AEE3)" w:date="2019-09-06T11:23:00Z">
        <w:r w:rsidR="00CA4BBA">
          <w:t>,</w:t>
        </w:r>
      </w:ins>
      <w:r w:rsidRPr="0098259C">
        <w:t xml:space="preserve"> the derivatives of the inputs with respect to time can be provided. </w:t>
      </w:r>
      <w:del w:id="2445" w:author="Bertsch Christian (CR/AEE3)" w:date="2019-09-06T11:23:00Z">
        <w:r w:rsidRPr="0098259C">
          <w:delText>To</w:delText>
        </w:r>
      </w:del>
      <w:ins w:id="2446" w:author="Bertsch Christian (CR/AEE3)" w:date="2019-09-06T11:23:00Z">
        <w:r w:rsidR="00210303">
          <w:t>Also, higher derivatives can be set to</w:t>
        </w:r>
      </w:ins>
      <w:r w:rsidR="00210303">
        <w:t xml:space="preserve"> allow higher order interpolation</w:t>
      </w:r>
      <w:del w:id="2447"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C8EF1D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contains the orders of the respective derivative (1 means the first derivative, 0</w:t>
            </w:r>
            <w:ins w:id="2448" w:author="Bertsch Christian (CR/AEE3)" w:date="2019-09-06T11:23:00Z">
              <w:r w:rsidR="00626B41">
                <w:rPr>
                  <w:color w:val="000000"/>
                  <w:szCs w:val="20"/>
                </w:rPr>
                <w:t>,</w:t>
              </w:r>
            </w:ins>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is the dimension of the vectors.</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2449" w:author="Bertsch Christian (CR/AEE3)" w:date="2019-09-06T11:23:00Z">
        <w:r w:rsidRPr="0098259C">
          <w:delText>)</w:delText>
        </w:r>
      </w:del>
      <w:ins w:id="2450"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2451" w:author="Bertsch Christian (CR/AEE3)" w:date="2019-09-06T11:23:00Z">
        <w:r w:rsidRPr="0098259C">
          <w:delText>. It</w:delText>
        </w:r>
      </w:del>
      <w:ins w:id="2452"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is a vector of “</w:t>
            </w:r>
            <w:r w:rsidRPr="0098259C">
              <w:rPr>
                <w:rStyle w:val="CODE"/>
                <w:rFonts w:eastAsia="StarSymbol"/>
                <w:color w:val="000000"/>
                <w:sz w:val="20"/>
                <w:szCs w:val="20"/>
              </w:rPr>
              <w:t>nvr</w:t>
            </w:r>
            <w:r w:rsidRPr="0098259C">
              <w:rPr>
                <w:color w:val="000000"/>
                <w:szCs w:val="20"/>
              </w:rPr>
              <w:t>”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2453" w:author="Bertsch Christian (CR/AEE3)" w:date="2019-09-06T11:23:00Z">
        <w:r w:rsidRPr="0098259C">
          <w:delText>E. g.</w:delText>
        </w:r>
      </w:del>
      <w:ins w:id="2454"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del w:id="2455" w:author="Bertsch Christian (CR/AEE3)" w:date="2019-09-24T14:55:00Z">
        <w:r w:rsidRPr="0098259C" w:rsidDel="00614FA9">
          <w:rPr>
            <w:rStyle w:val="CODE"/>
          </w:rPr>
          <w:delText>.</w:delText>
        </w:r>
      </w:del>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2456"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2457"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2458" w:name="_Ref248821476"/>
      <w:bookmarkStart w:id="2459" w:name="_Toc274647155"/>
      <w:bookmarkStart w:id="2460" w:name="_Toc18661811"/>
      <w:r w:rsidRPr="0098259C">
        <w:t>Computation</w:t>
      </w:r>
      <w:bookmarkEnd w:id="2458"/>
      <w:bookmarkEnd w:id="2459"/>
      <w:bookmarkEnd w:id="2460"/>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2461"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11193">
              <w:rPr>
                <w:color w:val="000000"/>
                <w:szCs w:val="20"/>
              </w:rPr>
              <w:t>fmi2</w:t>
            </w:r>
            <w:r w:rsidR="00417802" w:rsidRPr="00AA25D3">
              <w:rPr>
                <w:color w:val="000000"/>
                <w:szCs w:val="20"/>
              </w:rPr>
              <w:t xml:space="preserve">SetFMUState will no longer be called for time instants prior to currentCommunicationPoint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2462" w:author="Bertsch Christian (CR/AEE3)" w:date="2019-09-06T11:23:00Z">
              <w:r w:rsidR="00885BF4" w:rsidRPr="0098259C">
                <w:rPr>
                  <w:color w:val="000000"/>
                  <w:sz w:val="24"/>
                </w:rPr>
                <w:delText xml:space="preserve">- </w:delText>
              </w:r>
            </w:del>
            <w:ins w:id="2463"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2464" w:author="Bertsch Christian (CR/AEE3)" w:date="2019-09-06T11:23:00Z">
              <w:r w:rsidR="00D045B8">
                <w:rPr>
                  <w:i/>
                  <w:color w:val="000000"/>
                  <w:szCs w:val="20"/>
                </w:rPr>
                <w:delText>,</w:delText>
              </w:r>
            </w:del>
            <w:ins w:id="2465"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0B2B2DD9"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290500">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2466"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2467"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2468"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2469"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2470" w:author="Bertsch Christian (CR/AEE3)" w:date="2019-09-06T11:23:00Z">
              <w:r w:rsidRPr="0098259C">
                <w:rPr>
                  <w:color w:val="000000"/>
                  <w:szCs w:val="20"/>
                </w:rPr>
                <w:delText xml:space="preserve">it is </w:delText>
              </w:r>
            </w:del>
            <w:r w:rsidR="00C864CB">
              <w:t xml:space="preserve">only </w:t>
            </w:r>
            <w:del w:id="2471" w:author="Bertsch Christian (CR/AEE3)" w:date="2019-09-06T11:23:00Z">
              <w:r w:rsidRPr="0098259C">
                <w:rPr>
                  <w:color w:val="000000"/>
                  <w:szCs w:val="20"/>
                </w:rPr>
                <w:delText>allowed</w:delText>
              </w:r>
            </w:del>
            <w:ins w:id="2472" w:author="Bertsch Christian (CR/AEE3)" w:date="2019-09-06T11:23:00Z">
              <w:r w:rsidR="00C864CB">
                <w:t>calls</w:t>
              </w:r>
            </w:ins>
            <w:r w:rsidR="00C864CB">
              <w:t xml:space="preserve"> to </w:t>
            </w:r>
            <w:del w:id="2473"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2474" w:author="Bertsch Christian (CR/AEE3)" w:date="2019-09-06T11:23:00Z">
              <w:r w:rsidR="009C1D52">
                <w:rPr>
                  <w:color w:val="000000"/>
                  <w:szCs w:val="20"/>
                </w:rPr>
                <w:delText xml:space="preserve"> </w:delText>
              </w:r>
              <w:r w:rsidRPr="0098259C">
                <w:rPr>
                  <w:color w:val="000000"/>
                  <w:szCs w:val="20"/>
                </w:rPr>
                <w:delText>or</w:delText>
              </w:r>
            </w:del>
            <w:ins w:id="2475"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2476"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674348E6"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290500">
        <w:t>4.3.1</w:t>
      </w:r>
      <w:r w:rsidR="00D27119" w:rsidRPr="0098259C">
        <w:fldChar w:fldCharType="end"/>
      </w:r>
      <w:r w:rsidR="005D09CC" w:rsidRPr="0098259C">
        <w:t>)</w:t>
      </w:r>
    </w:p>
    <w:p w14:paraId="54BB6424" w14:textId="77777777" w:rsidR="0065491B" w:rsidRDefault="0065491B">
      <w:pPr>
        <w:spacing w:line="240" w:lineRule="auto"/>
        <w:rPr>
          <w:b/>
          <w:iCs/>
          <w:spacing w:val="4"/>
        </w:rPr>
      </w:pPr>
      <w:bookmarkStart w:id="2477" w:name="_Toc247964773"/>
      <w:bookmarkStart w:id="2478" w:name="_Toc274647156"/>
      <w:bookmarkStart w:id="2479" w:name="_Ref369578323"/>
      <w:r>
        <w:br w:type="page"/>
      </w:r>
    </w:p>
    <w:p w14:paraId="771EDC9D" w14:textId="222085D8" w:rsidR="00885BF4" w:rsidRPr="0098259C" w:rsidRDefault="00885BF4" w:rsidP="00885BF4">
      <w:pPr>
        <w:pStyle w:val="Heading3"/>
        <w:spacing w:line="336" w:lineRule="auto"/>
        <w:jc w:val="both"/>
      </w:pPr>
      <w:bookmarkStart w:id="2480" w:name="_Toc18661812"/>
      <w:bookmarkStart w:id="2481" w:name="_Ref20232792"/>
      <w:r w:rsidRPr="0098259C">
        <w:t>Retrieving Status Information</w:t>
      </w:r>
      <w:bookmarkEnd w:id="2477"/>
      <w:r w:rsidRPr="0098259C">
        <w:t xml:space="preserve"> from the Slave</w:t>
      </w:r>
      <w:bookmarkEnd w:id="2478"/>
      <w:bookmarkEnd w:id="2479"/>
      <w:bookmarkEnd w:id="2480"/>
      <w:bookmarkEnd w:id="2481"/>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A817B86"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290500">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del w:id="2482"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3EFD19C" w:rsidR="00237090" w:rsidRPr="0098259C" w:rsidRDefault="00237090">
            <w:pPr>
              <w:pStyle w:val="BodyText"/>
              <w:rPr>
                <w:rStyle w:val="termdef"/>
              </w:rPr>
            </w:pPr>
            <w:r w:rsidRPr="0098259C">
              <w:t xml:space="preserve">Returns true, if the slave wants to terminate the simulation. Can be called after </w:t>
            </w:r>
            <w:r w:rsidR="00140C25">
              <w:rPr>
                <w:rStyle w:val="CODE"/>
              </w:rPr>
              <w:t>fmi2</w:t>
            </w:r>
            <w:r w:rsidRPr="0098259C">
              <w:rPr>
                <w:rStyle w:val="CODE"/>
              </w:rPr>
              <w:t>DoStep(.</w:t>
            </w:r>
            <w:del w:id="2483"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484" w:name="_Toc247964774"/>
      <w:bookmarkStart w:id="2485" w:name="_Ref248821801"/>
      <w:bookmarkStart w:id="2486" w:name="_Toc274647157"/>
    </w:p>
    <w:p w14:paraId="0A5EDE80" w14:textId="77777777" w:rsidR="00966C27" w:rsidRPr="0098259C" w:rsidRDefault="00966C27" w:rsidP="007137D7">
      <w:pPr>
        <w:pStyle w:val="Heading3"/>
      </w:pPr>
      <w:bookmarkStart w:id="2487" w:name="_Ref349039747"/>
      <w:bookmarkStart w:id="2488" w:name="_Toc18661813"/>
      <w:r w:rsidRPr="0098259C">
        <w:t>State Machine of Calling Sequenc</w:t>
      </w:r>
      <w:bookmarkEnd w:id="2484"/>
      <w:r w:rsidRPr="0098259C">
        <w:t>e from Master to Slave</w:t>
      </w:r>
      <w:bookmarkEnd w:id="2485"/>
      <w:bookmarkEnd w:id="2486"/>
      <w:bookmarkEnd w:id="2487"/>
      <w:bookmarkEnd w:id="2488"/>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2A667A8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ins w:id="2489" w:author="Bertsch Christian (CR/AEE3)" w:date="2019-09-24T22:42:00Z">
        <w:r w:rsidR="00290500">
          <w:rPr>
            <w:noProof/>
          </w:rPr>
          <w:t>12</w:t>
        </w:r>
      </w:ins>
      <w:ins w:id="2490" w:author="Otter, Martin" w:date="2019-09-06T11:33:00Z">
        <w:del w:id="2491" w:author="Bertsch Christian (CR/AEE3)" w:date="2019-09-23T06:20:00Z">
          <w:r w:rsidR="007C1036" w:rsidDel="005C4EE5">
            <w:rPr>
              <w:noProof/>
            </w:rPr>
            <w:delText>12</w:delText>
          </w:r>
        </w:del>
      </w:ins>
      <w:del w:id="2492" w:author="Bertsch Christian (CR/AEE3)" w:date="2019-09-23T06:20:00Z">
        <w:r w:rsidR="00854655" w:rsidDel="005C4EE5">
          <w:rPr>
            <w:noProof/>
          </w:rPr>
          <w:delText>11</w:delText>
        </w:r>
      </w:del>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4416E86" w:rsidR="002F127B" w:rsidRPr="00614FA9" w:rsidRDefault="002F127B" w:rsidP="002F127B">
      <w:pPr>
        <w:pStyle w:val="BulletItemFirst"/>
        <w:spacing w:before="120"/>
        <w:rPr>
          <w:del w:id="2493" w:author="Bertsch Christian (CR/AEE3)" w:date="2019-09-06T11:23:00Z"/>
          <w:rFonts w:ascii="Courier New" w:hAnsi="Courier New"/>
          <w:sz w:val="19"/>
          <w:rPrChange w:id="2494" w:author="Bertsch Christian (CR/AEE3)" w:date="2019-09-24T14:45:00Z">
            <w:rPr>
              <w:del w:id="2495" w:author="Bertsch Christian (CR/AEE3)" w:date="2019-09-06T11:23:00Z"/>
              <w:lang w:eastAsia="en-US"/>
            </w:rPr>
          </w:rPrChange>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ins w:id="2496" w:author="Bertsch Christian (CR/AEE3)" w:date="2019-09-24T14:45:00Z">
        <w:r w:rsidR="00614FA9" w:rsidRPr="00FA3E81">
          <w:rPr>
            <w:rFonts w:ascii="Courier New" w:hAnsi="Courier New" w:cs="Courier New"/>
            <w:sz w:val="19"/>
            <w:szCs w:val="19"/>
          </w:rPr>
          <w:t>"</w:t>
        </w:r>
      </w:ins>
      <w:del w:id="2497" w:author="Bertsch Christian (CR/AEE3)" w:date="2019-09-24T14:45:00Z">
        <w:r w:rsidRPr="006F760E" w:rsidDel="00614FA9">
          <w:rPr>
            <w:rStyle w:val="CODE"/>
          </w:rPr>
          <w:delText>“</w:delText>
        </w:r>
      </w:del>
      <w:r w:rsidRPr="006F760E">
        <w:rPr>
          <w:rStyle w:val="CODE"/>
        </w:rPr>
        <w:t>exact</w:t>
      </w:r>
      <w:ins w:id="2498" w:author="Bertsch Christian (CR/AEE3)" w:date="2019-09-24T14:45:00Z">
        <w:r w:rsidR="00614FA9" w:rsidRPr="00FA3E81">
          <w:rPr>
            <w:rFonts w:ascii="Courier New" w:hAnsi="Courier New" w:cs="Courier New"/>
            <w:sz w:val="19"/>
            <w:szCs w:val="19"/>
          </w:rPr>
          <w:t>"</w:t>
        </w:r>
      </w:ins>
      <w:del w:id="2499" w:author="Bertsch Christian (CR/AEE3)" w:date="2019-09-24T14:45:00Z">
        <w:r w:rsidRPr="006F760E" w:rsidDel="00614FA9">
          <w:rPr>
            <w:rStyle w:val="CODE"/>
          </w:rPr>
          <w:delText>”</w:delText>
        </w:r>
      </w:del>
      <w:r>
        <w:rPr>
          <w:lang w:eastAsia="en-US"/>
        </w:rPr>
        <w:t xml:space="preserve"> or </w:t>
      </w:r>
      <w:ins w:id="2500" w:author="Bertsch Christian (CR/AEE3)" w:date="2019-09-24T14:45:00Z">
        <w:r w:rsidR="00614FA9" w:rsidRPr="00FA3E81">
          <w:rPr>
            <w:rFonts w:ascii="Courier New" w:hAnsi="Courier New" w:cs="Courier New"/>
            <w:sz w:val="19"/>
            <w:szCs w:val="19"/>
          </w:rPr>
          <w:t>"</w:t>
        </w:r>
      </w:ins>
      <w:del w:id="2501" w:author="Bertsch Christian (CR/AEE3)" w:date="2019-09-24T14:45:00Z">
        <w:r w:rsidRPr="006F760E" w:rsidDel="00614FA9">
          <w:rPr>
            <w:rStyle w:val="CODE"/>
          </w:rPr>
          <w:delText>“</w:delText>
        </w:r>
      </w:del>
      <w:r w:rsidRPr="006F760E">
        <w:rPr>
          <w:rStyle w:val="CODE"/>
        </w:rPr>
        <w:t>approx</w:t>
      </w:r>
      <w:del w:id="2502" w:author="Bertsch Christian (CR/AEE3)" w:date="2019-09-06T11:23:00Z">
        <w:r w:rsidRPr="006F760E">
          <w:rPr>
            <w:rStyle w:val="CODE"/>
          </w:rPr>
          <w:delText>.”</w:delText>
        </w:r>
        <w:r w:rsidR="003E0695">
          <w:rPr>
            <w:rStyle w:val="CODE"/>
          </w:rPr>
          <w:delText>)</w:delText>
        </w:r>
      </w:del>
      <w:ins w:id="2503" w:author="Bertsch Christian (CR/AEE3)" w:date="2019-09-24T14:46:00Z">
        <w:r w:rsidR="00614FA9" w:rsidRPr="00FA3E81">
          <w:rPr>
            <w:rFonts w:ascii="Courier New" w:hAnsi="Courier New" w:cs="Courier New"/>
            <w:sz w:val="19"/>
            <w:szCs w:val="19"/>
          </w:rPr>
          <w:t>"</w:t>
        </w:r>
      </w:ins>
      <w:ins w:id="2504" w:author="Bertsch Christian (CR/AEE3)" w:date="2019-09-06T11:23:00Z">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2505" w:author="Bertsch Christian (CR/AEE3)" w:date="2019-09-06T11:23:00Z">
        <w:r w:rsidRPr="0098259C">
          <w:rPr>
            <w:lang w:eastAsia="en-US"/>
          </w:rPr>
          <w:delText>.</w:delText>
        </w:r>
      </w:del>
    </w:p>
    <w:p w14:paraId="64649457" w14:textId="09BEB382" w:rsidR="00EC5AE1" w:rsidRPr="0098259C" w:rsidRDefault="00C864CB" w:rsidP="002F127B">
      <w:pPr>
        <w:pStyle w:val="BulletItemFirst"/>
        <w:spacing w:before="120"/>
        <w:rPr>
          <w:lang w:eastAsia="en-US"/>
        </w:rPr>
      </w:pPr>
      <w:ins w:id="2506" w:author="Bertsch Christian (CR/AEE3)" w:date="2019-09-06T11:23:00Z">
        <w:r>
          <w:t xml:space="preserve">, this does not include inputs as they do not have an </w:t>
        </w:r>
        <w:r w:rsidRPr="00FA3E81">
          <w:rPr>
            <w:rFonts w:cs="Arial"/>
            <w:sz w:val="19"/>
            <w:szCs w:val="19"/>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r w:rsidR="002F127B">
        <w:rPr>
          <w:b/>
          <w:lang w:eastAsia="en-US"/>
        </w:rPr>
        <w:t>Initialization Mode:</w:t>
      </w:r>
      <w:r w:rsidR="002F127B">
        <w:rPr>
          <w:b/>
          <w:lang w:eastAsia="en-US"/>
        </w:rPr>
        <w:br/>
      </w:r>
      <w:r w:rsidR="00EC5AE1" w:rsidRPr="00044F2D">
        <w:rPr>
          <w:lang w:eastAsia="en-US"/>
        </w:rPr>
        <w:t>In this</w:t>
      </w:r>
      <w:r w:rsidR="00EC5AE1">
        <w:rPr>
          <w:lang w:eastAsia="en-US"/>
        </w:rPr>
        <w:t xml:space="preserve"> state</w:t>
      </w:r>
      <w:ins w:id="2507"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fmi2GetXXX calls are (1) defined in the xml file under </w:t>
      </w:r>
      <w:r w:rsidR="00EC5AE1" w:rsidRPr="006F760E">
        <w:rPr>
          <w:rStyle w:val="CODE"/>
        </w:rPr>
        <w:t>&lt;ModelStructure&gt;&lt;InitialUnknowns</w:t>
      </w:r>
      <w:del w:id="2508" w:author="Bertsch Christian (CR/AEE3)" w:date="2019-09-06T11:23:00Z">
        <w:r w:rsidR="00EC5AE1" w:rsidRPr="006F760E">
          <w:rPr>
            <w:rStyle w:val="CODE"/>
          </w:rPr>
          <w:delText>&gt;</w:delText>
        </w:r>
      </w:del>
      <w:ins w:id="2509"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2510" w:author="Bertsch Christian (CR/AEE3)" w:date="2019-09-06T11:23:00Z">
        <w:r w:rsidR="00EC5AE1">
          <w:rPr>
            <w:rStyle w:val="CODE"/>
            <w:rFonts w:cs="Courier New"/>
          </w:rPr>
          <w:delText>″</w:delText>
        </w:r>
        <w:r w:rsidR="00EC5AE1">
          <w:rPr>
            <w:lang w:eastAsia="en-US"/>
          </w:rPr>
          <w:delText>,</w:delText>
        </w:r>
      </w:del>
      <w:ins w:id="2511" w:author="Bertsch Christian (CR/AEE3)" w:date="2019-09-06T11:23:00Z">
        <w:r w:rsidR="00EC5AE1">
          <w:rPr>
            <w:rStyle w:val="CODE"/>
            <w:rFonts w:cs="Courier New"/>
          </w:rPr>
          <w:t>″</w:t>
        </w:r>
        <w:r>
          <w:rPr>
            <w:rStyle w:val="CODE"/>
            <w:rFonts w:cs="Courier New"/>
          </w:rPr>
          <w:t xml:space="preserve"> </w:t>
        </w:r>
        <w:r>
          <w:t xml:space="preserve">and </w:t>
        </w:r>
        <w:r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2512" w:author="Bertsch Christian (CR/AEE3)" w:date="2019-09-06T11:23:00Z">
        <w:r w:rsidR="00EC5AE1" w:rsidRPr="00867BB6">
          <w:rPr>
            <w:rStyle w:val="CODE"/>
          </w:rPr>
          <w:delText xml:space="preserve">variability </w:delText>
        </w:r>
      </w:del>
      <w:ins w:id="2513" w:author="Bertsch Christian (CR/AEE3)" w:date="2019-09-06T11:23:00Z">
        <w:r w:rsidRPr="00C864CB">
          <w:rPr>
            <w:rStyle w:val="CODE"/>
          </w:rPr>
          <w:t>causality</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2514"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Pr>
          <w:lang w:eastAsia="en-US"/>
        </w:rPr>
        <w:t>fmi2</w:t>
      </w:r>
      <w:r w:rsidR="00932E38">
        <w:rPr>
          <w:lang w:eastAsia="en-US"/>
        </w:rPr>
        <w:t xml:space="preserve">DoStep”.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2515" w:author="Bertsch Christian (CR/AEE3)" w:date="2019-09-06T11:23:00Z">
        <w:r>
          <w:rPr>
            <w:lang w:eastAsia="en-US"/>
          </w:rPr>
          <w:delText>,</w:delText>
        </w:r>
      </w:del>
      <w:ins w:id="2516"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2517" w:author="Bertsch Christian (CR/AEE3)" w:date="2019-09-06T11:23:00Z">
        <w:r>
          <w:rPr>
            <w:lang w:eastAsia="en-US"/>
          </w:rPr>
          <w:delText>get</w:delText>
        </w:r>
      </w:del>
      <w:ins w:id="2518"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2519"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520" w:author="Bertsch Christian (CR/AEE3)" w:date="2019-09-06T11:23:00Z">
        <w:r w:rsidRPr="00044F2D">
          <w:rPr>
            <w:i/>
            <w:lang w:eastAsia="en-US"/>
          </w:rPr>
          <w:delText>get</w:delText>
        </w:r>
      </w:del>
      <w:ins w:id="2521"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522" w:author="Bertsch Christian (CR/AEE3)" w:date="2019-09-06T11:23:00Z">
        <w:r>
          <w:rPr>
            <w:i/>
            <w:lang w:eastAsia="en-US"/>
          </w:rPr>
          <w:delText>get</w:delText>
        </w:r>
      </w:del>
      <w:ins w:id="2523"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rsidP="007D5356">
      <w:pPr>
        <w:pStyle w:val="BodyText"/>
        <w:spacing w:after="120"/>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Pr>
          <w:lang w:eastAsia="en-US"/>
        </w:rPr>
        <w:t>fmi2</w:t>
      </w:r>
      <w:r>
        <w:rPr>
          <w:lang w:eastAsia="en-US"/>
        </w:rPr>
        <w:t xml:space="preserve">SetXXX functions without an </w:t>
      </w:r>
      <w:r w:rsidR="00140C25">
        <w:rPr>
          <w:lang w:eastAsia="en-US"/>
        </w:rPr>
        <w:t>fmi2</w:t>
      </w:r>
      <w:r>
        <w:rPr>
          <w:lang w:eastAsia="en-US"/>
        </w:rPr>
        <w:t>DoStep call in between. [</w:t>
      </w:r>
      <w:r w:rsidRPr="004865EB">
        <w:rPr>
          <w:i/>
          <w:lang w:eastAsia="en-US"/>
        </w:rPr>
        <w:t xml:space="preserve">The reason is to avoid different interpretations of the caching, since contrary to FMI for </w:t>
      </w:r>
      <w:del w:id="2524" w:author="Bertsch Christian (CR/AEE3)" w:date="2019-09-06T11:23:00Z">
        <w:r w:rsidRPr="004865EB">
          <w:rPr>
            <w:i/>
            <w:lang w:eastAsia="en-US"/>
          </w:rPr>
          <w:delText>ModelExchange</w:delText>
        </w:r>
      </w:del>
      <w:ins w:id="2525"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2526" w:author="Bertsch Christian (CR/AEE3)" w:date="2019-09-06T11:23:00Z">
        <w:r w:rsidRPr="004865EB">
          <w:rPr>
            <w:i/>
            <w:lang w:eastAsia="en-US"/>
          </w:rPr>
          <w:delText>and not</w:delText>
        </w:r>
      </w:del>
      <w:ins w:id="2527" w:author="Bertsch Christian (CR/AEE3)" w:date="2019-09-06T11:23:00Z">
        <w:r w:rsidR="002567B2">
          <w:rPr>
            <w:i/>
            <w:lang w:eastAsia="en-US"/>
          </w:rPr>
          <w:t>instead of</w:t>
        </w:r>
      </w:ins>
      <w:r w:rsidRPr="004865EB">
        <w:rPr>
          <w:i/>
          <w:lang w:eastAsia="en-US"/>
        </w:rPr>
        <w:t xml:space="preserve"> </w:t>
      </w:r>
      <w:r w:rsidR="00140C25">
        <w:rPr>
          <w:i/>
          <w:lang w:eastAsia="en-US"/>
        </w:rPr>
        <w:t>fmi2</w:t>
      </w:r>
      <w:r w:rsidRPr="004865EB">
        <w:rPr>
          <w:i/>
          <w:lang w:eastAsia="en-US"/>
        </w:rPr>
        <w:t>GetXX</w:t>
      </w:r>
      <w:r>
        <w:rPr>
          <w:i/>
          <w:lang w:eastAsia="en-US"/>
        </w:rPr>
        <w:t>X</w:t>
      </w:r>
      <w:ins w:id="2528" w:author="Bertsch Christian (CR/AEE3)" w:date="2019-09-06T11:23:00Z">
        <w:r w:rsidR="006E6F42">
          <w:rPr>
            <w:i/>
            <w:lang w:eastAsia="en-US"/>
          </w:rPr>
          <w:t>,</w:t>
        </w:r>
      </w:ins>
      <w:r>
        <w:rPr>
          <w:i/>
          <w:lang w:eastAsia="en-US"/>
        </w:rPr>
        <w:t xml:space="preserve"> and therefore</w:t>
      </w:r>
      <w:ins w:id="2529"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Pr>
          <w:i/>
          <w:lang w:eastAsia="en-US"/>
        </w:rPr>
        <w:t>fmi2</w:t>
      </w:r>
      <w:r>
        <w:rPr>
          <w:i/>
          <w:lang w:eastAsia="en-US"/>
        </w:rPr>
        <w:t>GetXXX</w:t>
      </w:r>
      <w:del w:id="2530" w:author="Bertsch Christian (CR/AEE3)" w:date="2019-09-06T11:23:00Z">
        <w:r>
          <w:rPr>
            <w:i/>
            <w:lang w:eastAsia="en-US"/>
          </w:rPr>
          <w:delText>,</w:delText>
        </w:r>
      </w:del>
      <w:ins w:id="2531" w:author="Bertsch Christian (CR/AEE3)" w:date="2019-09-06T11:23:00Z">
        <w:r w:rsidR="00417784">
          <w:rPr>
            <w:i/>
            <w:lang w:eastAsia="en-US"/>
          </w:rPr>
          <w:t xml:space="preserve"> and</w:t>
        </w:r>
      </w:ins>
      <w:r>
        <w:rPr>
          <w:i/>
          <w:lang w:eastAsia="en-US"/>
        </w:rPr>
        <w:t xml:space="preserve"> </w:t>
      </w:r>
      <w:r w:rsidR="00140C25">
        <w:rPr>
          <w:i/>
          <w:lang w:eastAsia="en-US"/>
        </w:rPr>
        <w:t>fmi2</w:t>
      </w:r>
      <w:r>
        <w:rPr>
          <w:i/>
          <w:lang w:eastAsia="en-US"/>
        </w:rPr>
        <w:t>SetXXX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Pr>
                <w:i/>
              </w:rPr>
              <w:t>fmi2</w:t>
            </w:r>
            <w:r w:rsidR="00835952" w:rsidRPr="004865EB">
              <w:rPr>
                <w:i/>
              </w:rPr>
              <w:t>SetXXX on inputs</w:t>
            </w:r>
          </w:p>
          <w:p w14:paraId="3CD49F8D" w14:textId="3F96DBD5" w:rsidR="00835952" w:rsidRPr="004865EB" w:rsidRDefault="00140C25" w:rsidP="00414D49">
            <w:pPr>
              <w:pStyle w:val="Textkrper-Tabelle"/>
              <w:rPr>
                <w:i/>
              </w:rPr>
            </w:pPr>
            <w:r>
              <w:rPr>
                <w:i/>
              </w:rPr>
              <w:t>fmi2</w:t>
            </w:r>
            <w:r w:rsidR="00835952" w:rsidRPr="004865EB">
              <w:rPr>
                <w:i/>
              </w:rPr>
              <w:t>DoStep</w:t>
            </w:r>
          </w:p>
          <w:p w14:paraId="43F9A6E9" w14:textId="197C61A2" w:rsidR="00835952" w:rsidRPr="004865EB" w:rsidRDefault="00140C25" w:rsidP="00414D49">
            <w:pPr>
              <w:pStyle w:val="Textkrper-Tabelle"/>
              <w:rPr>
                <w:i/>
              </w:rPr>
            </w:pPr>
            <w:r>
              <w:rPr>
                <w:i/>
              </w:rPr>
              <w:t>fmi2</w:t>
            </w:r>
            <w:r w:rsidR="00835952" w:rsidRPr="004865EB">
              <w:rPr>
                <w:i/>
              </w:rPr>
              <w:t>GetXXX on outputs</w:t>
            </w:r>
          </w:p>
          <w:p w14:paraId="5B850572" w14:textId="53BA42DE" w:rsidR="00835952" w:rsidRPr="004865EB" w:rsidRDefault="00140C25" w:rsidP="00414D49">
            <w:pPr>
              <w:pStyle w:val="Textkrper-Tabelle"/>
              <w:rPr>
                <w:i/>
              </w:rPr>
            </w:pPr>
            <w:r>
              <w:rPr>
                <w:i/>
              </w:rPr>
              <w:t>fmi2</w:t>
            </w:r>
            <w:r w:rsidR="00835952" w:rsidRPr="004865EB">
              <w:rPr>
                <w:i/>
              </w:rPr>
              <w:t>SetXXX on inputs</w:t>
            </w:r>
          </w:p>
          <w:p w14:paraId="192EC739" w14:textId="2BA40F46" w:rsidR="00835952" w:rsidRPr="004865EB" w:rsidRDefault="00140C25" w:rsidP="00414D49">
            <w:pPr>
              <w:pStyle w:val="Textkrper-Tabelle"/>
              <w:rPr>
                <w:i/>
              </w:rPr>
            </w:pPr>
            <w:r>
              <w:rPr>
                <w:i/>
              </w:rPr>
              <w:t>fmi2</w:t>
            </w:r>
            <w:r w:rsidR="00835952" w:rsidRPr="004865EB">
              <w:rPr>
                <w:i/>
              </w:rPr>
              <w:t>DoStep</w:t>
            </w:r>
          </w:p>
          <w:p w14:paraId="329DA342" w14:textId="4FEAB4FD" w:rsidR="00835952" w:rsidRPr="004865EB" w:rsidRDefault="00140C25" w:rsidP="00414D49">
            <w:pPr>
              <w:pStyle w:val="Textkrper-Tabelle"/>
              <w:rPr>
                <w:i/>
              </w:rPr>
            </w:pPr>
            <w:r>
              <w:rPr>
                <w:i/>
              </w:rPr>
              <w:t>fmi2</w:t>
            </w:r>
            <w:r w:rsidR="00835952" w:rsidRPr="004865EB">
              <w:rPr>
                <w:i/>
              </w:rPr>
              <w:t>GetXXX on outputs</w:t>
            </w:r>
          </w:p>
        </w:tc>
        <w:tc>
          <w:tcPr>
            <w:tcW w:w="4253" w:type="dxa"/>
            <w:shd w:val="clear" w:color="auto" w:fill="auto"/>
          </w:tcPr>
          <w:p w14:paraId="648CF4BD" w14:textId="7A2E2F77" w:rsidR="00835952" w:rsidRPr="004865EB" w:rsidRDefault="00140C25" w:rsidP="00414D49">
            <w:pPr>
              <w:pStyle w:val="Textkrper-Tabelle"/>
              <w:rPr>
                <w:i/>
              </w:rPr>
            </w:pPr>
            <w:r>
              <w:rPr>
                <w:i/>
              </w:rPr>
              <w:t>fmi2</w:t>
            </w:r>
            <w:r w:rsidR="00835952" w:rsidRPr="004865EB">
              <w:rPr>
                <w:i/>
              </w:rPr>
              <w:t>SetXXX  on inputs</w:t>
            </w:r>
          </w:p>
          <w:p w14:paraId="0E95E7BB" w14:textId="58DFD51A" w:rsidR="00835952" w:rsidRPr="004865EB" w:rsidRDefault="00140C25" w:rsidP="00414D49">
            <w:pPr>
              <w:pStyle w:val="Textkrper-Tabelle"/>
              <w:rPr>
                <w:i/>
              </w:rPr>
            </w:pPr>
            <w:r>
              <w:rPr>
                <w:i/>
              </w:rPr>
              <w:t>fmi2</w:t>
            </w:r>
            <w:r w:rsidR="00835952" w:rsidRPr="004865EB">
              <w:rPr>
                <w:i/>
              </w:rPr>
              <w:t>DoStep</w:t>
            </w:r>
          </w:p>
          <w:p w14:paraId="27E7A815" w14:textId="1DFF1D71" w:rsidR="00835952" w:rsidRPr="004865EB" w:rsidRDefault="00140C25" w:rsidP="00414D49">
            <w:pPr>
              <w:pStyle w:val="Textkrper-Tabelle"/>
              <w:rPr>
                <w:i/>
              </w:rPr>
            </w:pPr>
            <w:r>
              <w:rPr>
                <w:i/>
              </w:rPr>
              <w:t>fmi2</w:t>
            </w:r>
            <w:r w:rsidR="00835952" w:rsidRPr="004865EB">
              <w:rPr>
                <w:i/>
              </w:rPr>
              <w:t>GetXXX on outputs</w:t>
            </w:r>
          </w:p>
          <w:p w14:paraId="7D27FB7A" w14:textId="5F19271B" w:rsidR="00835952" w:rsidRPr="004865EB" w:rsidRDefault="00140C25" w:rsidP="00414D49">
            <w:pPr>
              <w:pStyle w:val="Textkrper-Tabelle"/>
              <w:rPr>
                <w:i/>
              </w:rPr>
            </w:pPr>
            <w:r>
              <w:rPr>
                <w:i/>
              </w:rPr>
              <w:t>fmi2</w:t>
            </w:r>
            <w:r w:rsidR="00835952" w:rsidRPr="004865EB">
              <w:rPr>
                <w:i/>
              </w:rPr>
              <w:t>SetXXX on inputs</w:t>
            </w:r>
          </w:p>
          <w:p w14:paraId="01E76CF6" w14:textId="62FE1358" w:rsidR="00835952" w:rsidRPr="004865EB" w:rsidRDefault="00140C25" w:rsidP="00414D49">
            <w:pPr>
              <w:pStyle w:val="Textkrper-Tabelle"/>
              <w:rPr>
                <w:i/>
              </w:rPr>
            </w:pPr>
            <w:r>
              <w:rPr>
                <w:i/>
              </w:rPr>
              <w:t>fmi2</w:t>
            </w:r>
            <w:r w:rsidR="00835952" w:rsidRPr="004865EB">
              <w:rPr>
                <w:i/>
              </w:rPr>
              <w:t>GetXXX on outputs   // not allowed</w:t>
            </w:r>
          </w:p>
          <w:p w14:paraId="264BD3BD" w14:textId="4838FD52" w:rsidR="00835952" w:rsidRPr="004865EB" w:rsidRDefault="00140C25" w:rsidP="00414D49">
            <w:pPr>
              <w:pStyle w:val="Textkrper-Tabelle"/>
              <w:rPr>
                <w:i/>
              </w:rPr>
            </w:pPr>
            <w:r>
              <w:rPr>
                <w:i/>
              </w:rPr>
              <w:t>fmi2</w:t>
            </w:r>
            <w:r w:rsidR="00835952" w:rsidRPr="004865EB">
              <w:rPr>
                <w:i/>
              </w:rPr>
              <w:t>DoStep</w:t>
            </w:r>
          </w:p>
          <w:p w14:paraId="4606C03F" w14:textId="4D5B1146" w:rsidR="00835952" w:rsidRPr="004865EB" w:rsidRDefault="00140C25" w:rsidP="00414D49">
            <w:pPr>
              <w:pStyle w:val="Textkrper-Tabelle"/>
              <w:rPr>
                <w:i/>
              </w:rPr>
            </w:pPr>
            <w:r>
              <w:rPr>
                <w:i/>
              </w:rPr>
              <w:t>fmi2</w:t>
            </w:r>
            <w:r w:rsidR="00835952" w:rsidRPr="004865EB">
              <w:rPr>
                <w:i/>
              </w:rPr>
              <w:t>GetXXX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614FA9">
      <w:pPr>
        <w:pStyle w:val="BodyText"/>
        <w:spacing w:before="0" w:line="240" w:lineRule="auto"/>
        <w:rPr>
          <w:lang w:eastAsia="en-US"/>
        </w:rPr>
        <w:pPrChange w:id="2532" w:author="Bertsch Christian (CR/AEE3)" w:date="2019-09-24T14:52:00Z">
          <w:pPr>
            <w:pStyle w:val="BodyText"/>
            <w:spacing w:before="0"/>
          </w:pPr>
        </w:pPrChange>
      </w:pPr>
      <w:bookmarkStart w:id="2533" w:name="_Toc247964775"/>
      <w:bookmarkStart w:id="2534" w:name="_Toc274647158"/>
      <w:bookmarkStart w:id="2535" w:name="_Ref289781010"/>
      <w:bookmarkStart w:id="2536" w:name="_Ref304988467"/>
      <w:r w:rsidRPr="002920AB">
        <w:rPr>
          <w:b/>
          <w:lang w:eastAsia="en-US"/>
        </w:rPr>
        <w:t>x</w:t>
      </w:r>
      <w:r>
        <w:rPr>
          <w:lang w:eastAsia="en-US"/>
        </w:rPr>
        <w:t xml:space="preserve"> means: call is allowed in the corresponding state</w:t>
      </w:r>
    </w:p>
    <w:p w14:paraId="3F07E3C2" w14:textId="77777777" w:rsidR="002920AB" w:rsidRDefault="002920AB" w:rsidP="00614FA9">
      <w:pPr>
        <w:pStyle w:val="BodyText"/>
        <w:spacing w:before="0" w:line="240" w:lineRule="auto"/>
        <w:rPr>
          <w:lang w:eastAsia="en-US"/>
        </w:rPr>
        <w:pPrChange w:id="2537" w:author="Bertsch Christian (CR/AEE3)" w:date="2019-09-24T14:52:00Z">
          <w:pPr>
            <w:pStyle w:val="BodyText"/>
            <w:spacing w:before="0"/>
          </w:pPr>
        </w:pPrChange>
      </w:pPr>
      <w:r w:rsidRPr="002920AB">
        <w:rPr>
          <w:b/>
          <w:lang w:eastAsia="en-US"/>
        </w:rPr>
        <w:t>number</w:t>
      </w:r>
      <w:r>
        <w:rPr>
          <w:lang w:eastAsia="en-US"/>
        </w:rPr>
        <w:t xml:space="preserve"> means: call is allowed if the indicated condition holds:</w:t>
      </w:r>
    </w:p>
    <w:p w14:paraId="2CB96F4F" w14:textId="61970105" w:rsidR="002920AB" w:rsidRDefault="002920AB" w:rsidP="00614FA9">
      <w:pPr>
        <w:pStyle w:val="BodyText"/>
        <w:spacing w:before="0" w:line="240" w:lineRule="auto"/>
        <w:rPr>
          <w:lang w:eastAsia="en-US"/>
        </w:rPr>
        <w:pPrChange w:id="2538" w:author="Bertsch Christian (CR/AEE3)" w:date="2019-09-24T14:52:00Z">
          <w:pPr>
            <w:pStyle w:val="BodyText"/>
            <w:spacing w:before="0"/>
          </w:pPr>
        </w:pPrChange>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614FA9">
      <w:pPr>
        <w:pStyle w:val="BodyText"/>
        <w:spacing w:before="0" w:line="240" w:lineRule="auto"/>
        <w:rPr>
          <w:lang w:eastAsia="en-US"/>
        </w:rPr>
        <w:pPrChange w:id="2539" w:author="Bertsch Christian (CR/AEE3)" w:date="2019-09-24T14:52:00Z">
          <w:pPr>
            <w:pStyle w:val="BodyText"/>
            <w:spacing w:before="0"/>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614FA9">
      <w:pPr>
        <w:pStyle w:val="BodyText"/>
        <w:spacing w:before="0" w:line="240" w:lineRule="auto"/>
        <w:pPrChange w:id="2540" w:author="Bertsch Christian (CR/AEE3)" w:date="2019-09-24T14:52:00Z">
          <w:pPr>
            <w:pStyle w:val="BodyText"/>
            <w:spacing w:before="0"/>
          </w:pPr>
        </w:pPrChange>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614FA9">
      <w:pPr>
        <w:pStyle w:val="BodyText"/>
        <w:spacing w:before="0" w:line="240" w:lineRule="auto"/>
        <w:rPr>
          <w:lang w:eastAsia="en-US"/>
        </w:rPr>
        <w:pPrChange w:id="2541" w:author="Bertsch Christian (CR/AEE3)" w:date="2019-09-24T14:52:00Z">
          <w:pPr>
            <w:pStyle w:val="BodyText"/>
            <w:spacing w:before="0"/>
          </w:pPr>
        </w:pPrChange>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ins w:id="2542" w:author="Bertsch Christian (CR/AEE3)" w:date="2019-09-24T14:51:00Z">
        <w:r w:rsidR="00614FA9">
          <w:rPr>
            <w:rStyle w:val="CODE"/>
          </w:rPr>
          <w:t xml:space="preserve"> </w:t>
        </w:r>
      </w:ins>
      <w:r w:rsidR="00515452">
        <w:rPr>
          <w:rStyle w:val="CODE"/>
          <w:rFonts w:cs="Courier New"/>
        </w:rPr>
        <w:t>≠</w:t>
      </w:r>
      <w:ins w:id="2543" w:author="Bertsch Christian (CR/AEE3)" w:date="2019-09-24T14:51:00Z">
        <w:r w:rsidR="00614FA9">
          <w:rPr>
            <w:rStyle w:val="CODE"/>
            <w:rFonts w:cs="Courier New"/>
          </w:rPr>
          <w:t xml:space="preserve"> </w:t>
        </w:r>
      </w:ins>
      <w:r w:rsidR="00515452">
        <w:rPr>
          <w:rStyle w:val="CODE"/>
          <w:lang w:eastAsia="en-US"/>
        </w:rPr>
        <w:t>"constant</w:t>
      </w:r>
      <w:r w:rsidR="00515452" w:rsidRPr="002920AB">
        <w:rPr>
          <w:rStyle w:val="CODE"/>
          <w:lang w:eastAsia="en-US"/>
        </w:rPr>
        <w:t>"</w:t>
      </w:r>
      <w:ins w:id="2544" w:author="Bertsch Christian (CR/AEE3)" w:date="2019-09-24T14:53:00Z">
        <w:r w:rsidR="00614FA9">
          <w:rPr>
            <w:rStyle w:val="CODE"/>
            <w:lang w:eastAsia="en-US"/>
          </w:rPr>
          <w:br/>
          <w:t xml:space="preserve"> </w:t>
        </w:r>
      </w:ins>
      <w:r w:rsidR="00515452">
        <w:rPr>
          <w:lang w:eastAsia="en-US"/>
        </w:rPr>
        <w:t xml:space="preserve"> that has</w:t>
      </w:r>
      <w:r>
        <w:rPr>
          <w:lang w:eastAsia="en-US"/>
        </w:rPr>
        <w:t xml:space="preserve"> </w:t>
      </w:r>
      <w:r w:rsidRPr="002920AB">
        <w:rPr>
          <w:rStyle w:val="CODE"/>
          <w:lang w:eastAsia="en-US"/>
        </w:rPr>
        <w:t>initial</w:t>
      </w:r>
      <w:ins w:id="2545" w:author="Bertsch Christian (CR/AEE3)" w:date="2019-09-24T14:52:00Z">
        <w:r w:rsidR="00614FA9">
          <w:rPr>
            <w:rStyle w:val="CODE"/>
            <w:lang w:eastAsia="en-US"/>
          </w:rPr>
          <w:t xml:space="preserve"> </w:t>
        </w:r>
      </w:ins>
      <w:r w:rsidRPr="002920AB">
        <w:rPr>
          <w:rStyle w:val="CODE"/>
          <w:lang w:eastAsia="en-US"/>
        </w:rPr>
        <w:t>=</w:t>
      </w:r>
      <w:ins w:id="2546" w:author="Bertsch Christian (CR/AEE3)" w:date="2019-09-24T14:52:00Z">
        <w:r w:rsidR="00614FA9">
          <w:rPr>
            <w:rStyle w:val="CODE"/>
            <w:lang w:eastAsia="en-US"/>
          </w:rPr>
          <w:t xml:space="preserve"> </w:t>
        </w:r>
      </w:ins>
      <w:r w:rsidRPr="002920AB">
        <w:rPr>
          <w:rStyle w:val="CODE"/>
          <w:lang w:eastAsia="en-US"/>
        </w:rPr>
        <w:t>"exact"</w:t>
      </w:r>
      <w:r>
        <w:rPr>
          <w:lang w:eastAsia="en-US"/>
        </w:rPr>
        <w:t xml:space="preserve">, or </w:t>
      </w:r>
      <w:r w:rsidRPr="002920AB">
        <w:rPr>
          <w:rStyle w:val="CODE"/>
          <w:lang w:eastAsia="en-US"/>
        </w:rPr>
        <w:t>causality</w:t>
      </w:r>
      <w:ins w:id="2547" w:author="Bertsch Christian (CR/AEE3)" w:date="2019-09-24T14:50:00Z">
        <w:r w:rsidR="00614FA9">
          <w:rPr>
            <w:rStyle w:val="CODE"/>
            <w:lang w:eastAsia="en-US"/>
          </w:rPr>
          <w:t xml:space="preserve"> </w:t>
        </w:r>
      </w:ins>
      <w:r w:rsidRPr="002920AB">
        <w:rPr>
          <w:rStyle w:val="CODE"/>
          <w:lang w:eastAsia="en-US"/>
        </w:rPr>
        <w:t>=</w:t>
      </w:r>
      <w:ins w:id="2548" w:author="Bertsch Christian (CR/AEE3)" w:date="2019-09-24T14:50:00Z">
        <w:r w:rsidR="00614FA9">
          <w:rPr>
            <w:rStyle w:val="CODE"/>
            <w:lang w:eastAsia="en-US"/>
          </w:rPr>
          <w:t xml:space="preserve"> </w:t>
        </w:r>
      </w:ins>
      <w:r w:rsidRPr="002920AB">
        <w:rPr>
          <w:rStyle w:val="CODE"/>
          <w:lang w:eastAsia="en-US"/>
        </w:rPr>
        <w:t>"input"</w:t>
      </w:r>
    </w:p>
    <w:p w14:paraId="2EC95A2E" w14:textId="06C6EC15" w:rsidR="002920AB" w:rsidRDefault="002920AB" w:rsidP="00614FA9">
      <w:pPr>
        <w:pStyle w:val="BodyText"/>
        <w:spacing w:before="0" w:line="240" w:lineRule="auto"/>
        <w:rPr>
          <w:lang w:eastAsia="en-US"/>
        </w:rPr>
        <w:pPrChange w:id="2549" w:author="Bertsch Christian (CR/AEE3)" w:date="2019-09-24T14:52:00Z">
          <w:pPr>
            <w:pStyle w:val="BodyText"/>
            <w:spacing w:before="0"/>
          </w:pPr>
        </w:pPrChange>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614FA9">
      <w:pPr>
        <w:pStyle w:val="BodyText"/>
        <w:spacing w:before="0" w:line="240" w:lineRule="auto"/>
        <w:rPr>
          <w:lang w:eastAsia="en-US"/>
        </w:rPr>
        <w:pPrChange w:id="2550" w:author="Bertsch Christian (CR/AEE3)" w:date="2019-09-24T14:52:00Z">
          <w:pPr>
            <w:pStyle w:val="BodyText"/>
            <w:spacing w:before="0"/>
          </w:pPr>
        </w:pPrChange>
      </w:pPr>
      <w:r w:rsidRPr="002920AB">
        <w:rPr>
          <w:b/>
          <w:lang w:eastAsia="en-US"/>
        </w:rPr>
        <w:t>7</w:t>
      </w:r>
      <w:r>
        <w:rPr>
          <w:lang w:eastAsia="en-US"/>
        </w:rPr>
        <w:t xml:space="preserve"> always, but retrieved values are usable for debugging only</w:t>
      </w:r>
    </w:p>
    <w:p w14:paraId="6500D173" w14:textId="78415DF8" w:rsidR="002920AB" w:rsidRDefault="002920AB" w:rsidP="00614FA9">
      <w:pPr>
        <w:pStyle w:val="BodyText"/>
        <w:spacing w:before="0" w:line="240" w:lineRule="auto"/>
        <w:rPr>
          <w:lang w:eastAsia="en-US"/>
        </w:rPr>
        <w:pPrChange w:id="2551" w:author="Bertsch Christian (CR/AEE3)" w:date="2019-09-24T14:52:00Z">
          <w:pPr>
            <w:pStyle w:val="BodyText"/>
            <w:spacing w:before="0"/>
          </w:pPr>
        </w:pPrChange>
      </w:pPr>
      <w:r w:rsidRPr="002920AB">
        <w:rPr>
          <w:b/>
          <w:lang w:eastAsia="en-US"/>
        </w:rPr>
        <w:t>8</w:t>
      </w:r>
      <w:r>
        <w:rPr>
          <w:lang w:eastAsia="en-US"/>
        </w:rPr>
        <w:t xml:space="preserve"> always, but if status is other than </w:t>
      </w:r>
      <w:r w:rsidR="00140C25">
        <w:rPr>
          <w:lang w:eastAsia="en-US"/>
        </w:rPr>
        <w:t>fmi2</w:t>
      </w:r>
      <w:r>
        <w:rPr>
          <w:lang w:eastAsia="en-US"/>
        </w:rPr>
        <w:t>Terminated, retrieved values are useable for debugging only</w:t>
      </w:r>
    </w:p>
    <w:p w14:paraId="76C9FFD5" w14:textId="4042FFF3" w:rsidR="00966C27" w:rsidRPr="0098259C" w:rsidRDefault="00966C27" w:rsidP="001D6859">
      <w:pPr>
        <w:pStyle w:val="Heading3"/>
      </w:pPr>
      <w:bookmarkStart w:id="2552" w:name="_Toc18661814"/>
      <w:del w:id="2553" w:author="Bertsch Christian (CR/AEE3)" w:date="2019-09-06T11:23:00Z">
        <w:r w:rsidRPr="0098259C">
          <w:delText>Pseudo Code</w:delText>
        </w:r>
      </w:del>
      <w:ins w:id="2554" w:author="Bertsch Christian (CR/AEE3)" w:date="2019-09-06T11:23:00Z">
        <w:r w:rsidRPr="0098259C">
          <w:t>Pseudo</w:t>
        </w:r>
        <w:r w:rsidR="00C34D46">
          <w:t>c</w:t>
        </w:r>
        <w:r w:rsidRPr="0098259C">
          <w:t>ode</w:t>
        </w:r>
      </w:ins>
      <w:r w:rsidRPr="0098259C">
        <w:t xml:space="preserve"> Example</w:t>
      </w:r>
      <w:bookmarkEnd w:id="2533"/>
      <w:bookmarkEnd w:id="2534"/>
      <w:bookmarkEnd w:id="2535"/>
      <w:bookmarkEnd w:id="2536"/>
      <w:bookmarkEnd w:id="2552"/>
    </w:p>
    <w:p w14:paraId="3E6879E7" w14:textId="75121C6B"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2555" w:author="Bertsch Christian (CR/AEE3)" w:date="2019-09-06T11:23:00Z">
        <w:r w:rsidRPr="0098259C">
          <w:delText>pseudo-code</w:delText>
        </w:r>
      </w:del>
      <w:ins w:id="2556" w:author="Bertsch Christian (CR/AEE3)" w:date="2019-09-06T11:23:00Z">
        <w:r w:rsidRPr="0098259C">
          <w:t>pseudocode</w:t>
        </w:r>
      </w:ins>
      <w:r w:rsidRPr="0098259C">
        <w:t xml:space="preserve"> and “C”, in order to keep it small and understandable. We consider two slaves</w:t>
      </w:r>
      <w:del w:id="2557" w:author="Bertsch Christian (CR/AEE3)" w:date="2019-09-06T11:23:00Z">
        <w:r w:rsidRPr="0098259C">
          <w:delText>. Both</w:delText>
        </w:r>
      </w:del>
      <w:ins w:id="2558"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49195F92" w14:textId="77777777" w:rsidR="00966C27" w:rsidRPr="0098259C" w:rsidRDefault="00B55EEC" w:rsidP="00966C27">
      <w:pPr>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6D7436E8" w14:textId="097309DD" w:rsidR="00966C27" w:rsidRPr="0098259C" w:rsidRDefault="005D09CC" w:rsidP="00966C27">
      <w:pPr>
        <w:pStyle w:val="FormatvorlageBeschriftung"/>
        <w:outlineLvl w:val="0"/>
        <w:rPr>
          <w:b w:val="0"/>
        </w:rPr>
      </w:pPr>
      <w:r w:rsidRPr="0098259C">
        <w:t xml:space="preserve">Figure </w:t>
      </w:r>
      <w:r w:rsidRPr="0098259C">
        <w:fldChar w:fldCharType="begin"/>
      </w:r>
      <w:r w:rsidRPr="0098259C">
        <w:instrText xml:space="preserve"> SEQ Figure \* ARABIC </w:instrText>
      </w:r>
      <w:r w:rsidRPr="0098259C">
        <w:fldChar w:fldCharType="separate"/>
      </w:r>
      <w:ins w:id="2559" w:author="Bertsch Christian (CR/AEE3)" w:date="2019-09-24T22:42:00Z">
        <w:r w:rsidR="00290500">
          <w:rPr>
            <w:noProof/>
          </w:rPr>
          <w:t>13</w:t>
        </w:r>
      </w:ins>
      <w:ins w:id="2560" w:author="Otter, Martin" w:date="2019-09-06T11:33:00Z">
        <w:del w:id="2561" w:author="Bertsch Christian (CR/AEE3)" w:date="2019-09-23T06:20:00Z">
          <w:r w:rsidR="007C1036" w:rsidDel="005C4EE5">
            <w:rPr>
              <w:noProof/>
            </w:rPr>
            <w:delText>13</w:delText>
          </w:r>
        </w:del>
      </w:ins>
      <w:del w:id="2562" w:author="Bertsch Christian (CR/AEE3)" w:date="2019-09-23T06:20:00Z">
        <w:r w:rsidR="00854655" w:rsidDel="005C4EE5">
          <w:rPr>
            <w:noProof/>
          </w:rPr>
          <w:delText>12</w:delText>
        </w:r>
      </w:del>
      <w:r w:rsidRPr="0098259C">
        <w:fldChar w:fldCharType="end"/>
      </w:r>
      <w:r w:rsidRPr="0098259C">
        <w:rPr>
          <w:b w:val="0"/>
        </w:rPr>
        <w:t xml:space="preserve">: </w:t>
      </w:r>
      <w:r w:rsidR="00966C27" w:rsidRPr="0098259C">
        <w:rPr>
          <w:rStyle w:val="FormatvorlageArial"/>
          <w:b w:val="0"/>
        </w:rPr>
        <w:t>Connection graph of the slaves</w:t>
      </w:r>
      <w:ins w:id="2563" w:author="Bertsch Christian (CR/AEE3)" w:date="2019-09-06T11:23:00Z">
        <w:r w:rsidR="00C64DD0">
          <w:rPr>
            <w:rStyle w:val="FormatvorlageArial"/>
            <w:b w:val="0"/>
          </w:rPr>
          <w:t>.</w:t>
        </w:r>
      </w:ins>
      <w:r w:rsidR="00966C27" w:rsidRPr="0098259C">
        <w:rPr>
          <w:rStyle w:val="FormatvorlageArial"/>
          <w:b w:val="0"/>
        </w:rPr>
        <w:t xml:space="preserve"> </w:t>
      </w:r>
    </w:p>
    <w:p w14:paraId="1E6B5E71" w14:textId="5A5E4AE5" w:rsidR="00966C27" w:rsidRPr="0098259C" w:rsidRDefault="00966C27" w:rsidP="00966C27">
      <w:pPr>
        <w:pStyle w:val="BodyText"/>
      </w:pPr>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290500">
        <w:t>4.1</w:t>
      </w:r>
      <w:r w:rsidR="006F1088" w:rsidRPr="0098259C">
        <w:fldChar w:fldCharType="end"/>
      </w:r>
      <w:del w:id="2564" w:author="Bertsch Christian (CR/AEE3)" w:date="2019-09-06T11:23:00Z">
        <w:r w:rsidRPr="0098259C">
          <w:delText>.</w:delText>
        </w:r>
      </w:del>
      <w:ins w:id="2565"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2566" w:name="_Toc18661815"/>
      <w:r w:rsidRPr="0098259C">
        <w:t>FMI Description Schema</w:t>
      </w:r>
      <w:bookmarkEnd w:id="2566"/>
    </w:p>
    <w:p w14:paraId="2ECBD66C" w14:textId="4478C3D8" w:rsidR="00A70D81" w:rsidRPr="0098259C" w:rsidRDefault="00A70D81" w:rsidP="00A70D81">
      <w:pPr>
        <w:pStyle w:val="BodyText"/>
      </w:pPr>
      <w:r w:rsidRPr="0098259C">
        <w:t>This is defined in</w:t>
      </w:r>
      <w:ins w:id="2567"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290500">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2568" w:name="_Ref289268602"/>
      <w:bookmarkStart w:id="2569" w:name="_Ref298170400"/>
      <w:bookmarkStart w:id="2570" w:name="_Toc18661816"/>
      <w:r w:rsidRPr="0098259C">
        <w:t>Co</w:t>
      </w:r>
      <w:r w:rsidRPr="0098259C">
        <w:noBreakHyphen/>
        <w:t>Simulation</w:t>
      </w:r>
      <w:bookmarkEnd w:id="2568"/>
      <w:r w:rsidR="00121EF8" w:rsidRPr="0098259C">
        <w:t xml:space="preserve"> FMU (CoSimulation)</w:t>
      </w:r>
      <w:bookmarkEnd w:id="2569"/>
      <w:bookmarkEnd w:id="2570"/>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2571" w:author="Bertsch Christian (CR/AEE3)" w:date="2019-09-06T11:23:00Z"/>
          <w:noProof/>
          <w:lang w:val="de-DE" w:eastAsia="de-DE"/>
        </w:rPr>
      </w:pPr>
      <w:del w:id="2572"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2573" w:author="Bertsch Christian (CR/AEE3)" w:date="2019-09-06T11:23:00Z"/>
        </w:rPr>
      </w:pPr>
      <w:del w:id="2574"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2575" w:author="Bertsch Christian (CR/AEE3)" w:date="2019-09-06T11:23:00Z"/>
          <w:noProof/>
          <w:lang w:val="de-DE" w:eastAsia="de-DE"/>
        </w:rPr>
      </w:pPr>
      <w:ins w:id="2576"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2577" w:author="Bertsch Christian (CR/AEE3)" w:date="2019-09-06T11:23:00Z"/>
        </w:rPr>
      </w:pPr>
      <w:ins w:id="2578"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1664F4FB"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2579"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290500">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71D8BCE" w:rsidR="00D17B68" w:rsidRPr="0098259C" w:rsidRDefault="00D17B68" w:rsidP="00546500">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 </w:t>
            </w:r>
            <w:r w:rsidR="00EE3FFB" w:rsidRPr="0098259C">
              <w:rPr>
                <w:rStyle w:val="termdef"/>
              </w:rPr>
              <w:fldChar w:fldCharType="begin"/>
            </w:r>
            <w:r w:rsidR="00EE3FFB" w:rsidRPr="0098259C">
              <w:rPr>
                <w:rStyle w:val="termdef"/>
              </w:rPr>
              <w:instrText xml:space="preserve"> REF _Ref298337106 \h </w:instrText>
            </w:r>
            <w:r w:rsidR="00EE3FFB" w:rsidRPr="0098259C">
              <w:rPr>
                <w:rStyle w:val="termdef"/>
              </w:rPr>
            </w:r>
            <w:r w:rsidR="00EE3FFB" w:rsidRPr="0098259C">
              <w:rPr>
                <w:rStyle w:val="termdef"/>
              </w:rPr>
              <w:fldChar w:fldCharType="separate"/>
            </w:r>
            <w:ins w:id="2580" w:author="Bertsch Christian (CR/AEE3)" w:date="2019-09-24T22:42:00Z">
              <w:r w:rsidR="00290500" w:rsidRPr="0098259C">
                <w:t xml:space="preserve">Figure </w:t>
              </w:r>
              <w:r w:rsidR="00290500">
                <w:rPr>
                  <w:noProof/>
                </w:rPr>
                <w:t>9</w:t>
              </w:r>
            </w:ins>
            <w:ins w:id="2581" w:author="Otter, Martin" w:date="2019-09-06T11:33:00Z">
              <w:del w:id="2582" w:author="Bertsch Christian (CR/AEE3)" w:date="2019-09-23T06:20:00Z">
                <w:r w:rsidR="007C1036" w:rsidRPr="0098259C" w:rsidDel="005C4EE5">
                  <w:delText xml:space="preserve">Figure </w:delText>
                </w:r>
                <w:r w:rsidR="007C1036" w:rsidDel="005C4EE5">
                  <w:rPr>
                    <w:noProof/>
                  </w:rPr>
                  <w:delText>9</w:delText>
                </w:r>
              </w:del>
            </w:ins>
            <w:del w:id="2583" w:author="Bertsch Christian (CR/AEE3)" w:date="2019-09-23T06:20:00Z">
              <w:r w:rsidR="00854655" w:rsidRPr="0098259C" w:rsidDel="005C4EE5">
                <w:delText xml:space="preserve">Figure </w:delText>
              </w:r>
              <w:r w:rsidR="00854655" w:rsidDel="005C4EE5">
                <w:rPr>
                  <w:noProof/>
                </w:rPr>
                <w:delText>8</w:delText>
              </w:r>
            </w:del>
            <w:r w:rsidR="00EE3FFB" w:rsidRPr="0098259C">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2584"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w:t>
            </w:r>
            <w:del w:id="2585" w:author="Bertsch Christian (CR/AEE3)" w:date="2019-09-24T14:54:00Z">
              <w:r w:rsidRPr="0098259C" w:rsidDel="00614FA9">
                <w:rPr>
                  <w:rStyle w:val="CODE"/>
                </w:rPr>
                <w:delText>.</w:delText>
              </w:r>
            </w:del>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del w:id="2586"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del w:id="2587"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del w:id="2588" w:author="Bertsch Christian (CR/AEE3)" w:date="2019-09-24T14:54:00Z">
              <w:r w:rsidRPr="0098259C" w:rsidDel="00614FA9">
                <w:rPr>
                  <w:rStyle w:val="CODE"/>
                </w:rPr>
                <w:delText>.</w:delText>
              </w:r>
            </w:del>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2589" w:author="Bertsch Christian (CR/AEE3)" w:date="2019-09-06T11:23:00Z">
              <w:r w:rsidRPr="0098259C">
                <w:delText xml:space="preserve"> </w:delText>
              </w:r>
              <w:r w:rsidRPr="0098259C">
                <w:br/>
                <w:delText>(multiple</w:delText>
              </w:r>
            </w:del>
            <w:ins w:id="2590"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2591" w:author="Bertsch Christian (CR/AEE3)" w:date="2019-09-06T11:23:00Z">
              <w:r w:rsidRPr="0098259C">
                <w:delText>).</w:delText>
              </w:r>
            </w:del>
            <w:ins w:id="2592"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2593"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2594"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2595" w:author="Bertsch Christian (CR/AEE3)" w:date="2019-09-06T11:23:00Z">
        <w:r w:rsidRPr="0098259C">
          <w:delText>,</w:delText>
        </w:r>
      </w:del>
      <w:ins w:id="2596"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2597" w:name="_Toc18661817"/>
      <w:r w:rsidRPr="0098259C">
        <w:t xml:space="preserve">Example </w:t>
      </w:r>
      <w:r w:rsidR="00374F39" w:rsidRPr="0098259C">
        <w:t>XML</w:t>
      </w:r>
      <w:r w:rsidRPr="0098259C">
        <w:t xml:space="preserve"> Description File</w:t>
      </w:r>
      <w:bookmarkEnd w:id="2597"/>
    </w:p>
    <w:p w14:paraId="56AFD392" w14:textId="515DA2B3"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290500">
        <w:t>3.3.2</w:t>
      </w:r>
      <w:r w:rsidRPr="0098259C">
        <w:fldChar w:fldCharType="end"/>
      </w:r>
      <w:r w:rsidRPr="0098259C">
        <w:t xml:space="preserve"> for a ModelExchange FMU. The only difference is the replacement of element ModelExchange by element CoSimulation (with additional attributes) and the </w:t>
      </w:r>
      <w:del w:id="2598" w:author="Bertsch Christian (CR/AEE3)" w:date="2019-09-06T11:23:00Z">
        <w:r w:rsidRPr="0098259C">
          <w:delText>removed</w:delText>
        </w:r>
      </w:del>
      <w:ins w:id="2599"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2600"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2601" w:author="Bertsch Christian (CR/AEE3)" w:date="2019-09-24T15:00:00Z">
        <w:r w:rsidR="00217351">
          <w:rPr>
            <w:noProof w:val="0"/>
          </w:rPr>
          <w:t>-</w:t>
        </w:r>
      </w:ins>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ins w:id="2602" w:author="Bertsch Christian (CR/AEE3)" w:date="2019-09-24T16:58:00Z"/>
          <w:b/>
          <w:noProof w:val="0"/>
          <w:color w:val="0000FF"/>
        </w:rPr>
      </w:pPr>
      <w:r w:rsidRPr="0098259C">
        <w:rPr>
          <w:noProof w:val="0"/>
        </w:rPr>
        <w:t xml:space="preserve">    </w:t>
      </w:r>
      <w:r w:rsidRPr="0098259C">
        <w:rPr>
          <w:b/>
          <w:noProof w:val="0"/>
          <w:color w:val="0000FF"/>
        </w:rPr>
        <w:t>&lt;/Unit&gt;</w:t>
      </w:r>
    </w:p>
    <w:p w14:paraId="1658610D" w14:textId="0BD833AB" w:rsidR="00155392" w:rsidRPr="00155392" w:rsidRDefault="00155392" w:rsidP="00155392">
      <w:pPr>
        <w:pStyle w:val="CODE1"/>
        <w:rPr>
          <w:ins w:id="2603" w:author="Bertsch Christian (CR/AEE3)" w:date="2019-09-24T16:58:00Z"/>
          <w:noProof w:val="0"/>
          <w:rPrChange w:id="2604" w:author="Bertsch Christian (CR/AEE3)" w:date="2019-09-24T17:00:00Z">
            <w:rPr>
              <w:ins w:id="2605" w:author="Bertsch Christian (CR/AEE3)" w:date="2019-09-24T16:58:00Z"/>
              <w:rFonts w:ascii="Courier New" w:hAnsi="Courier New" w:cs="Courier New"/>
              <w:szCs w:val="20"/>
              <w:lang w:eastAsia="en-US"/>
            </w:rPr>
          </w:rPrChange>
        </w:rPr>
        <w:pPrChange w:id="2606"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2607" w:author="Bertsch Christian (CR/AEE3)" w:date="2019-09-24T16:58:00Z">
        <w:r w:rsidRPr="00155392">
          <w:rPr>
            <w:szCs w:val="20"/>
          </w:rPr>
          <w:t xml:space="preserve">   </w:t>
        </w:r>
      </w:ins>
      <w:ins w:id="2608" w:author="Bertsch Christian (CR/AEE3)" w:date="2019-09-24T16:59:00Z">
        <w:r>
          <w:rPr>
            <w:szCs w:val="20"/>
          </w:rPr>
          <w:t xml:space="preserve"> </w:t>
        </w:r>
      </w:ins>
      <w:ins w:id="2609" w:author="Bertsch Christian (CR/AEE3)" w:date="2019-09-24T16:58:00Z">
        <w:r w:rsidRPr="00155392">
          <w:rPr>
            <w:b/>
            <w:color w:val="0000FF"/>
            <w:rPrChange w:id="2610" w:author="Bertsch Christian (CR/AEE3)" w:date="2019-09-24T16:59:00Z">
              <w:rPr>
                <w:rFonts w:ascii="Courier New" w:hAnsi="Courier New" w:cs="Courier New"/>
                <w:szCs w:val="20"/>
                <w:lang w:eastAsia="en-US"/>
              </w:rPr>
            </w:rPrChange>
          </w:rPr>
          <w:t>&lt;Unit</w:t>
        </w:r>
        <w:r w:rsidRPr="00155392">
          <w:rPr>
            <w:szCs w:val="20"/>
          </w:rPr>
          <w:t xml:space="preserve"> </w:t>
        </w:r>
        <w:r w:rsidRPr="00155392">
          <w:rPr>
            <w:noProof w:val="0"/>
            <w:rPrChange w:id="2611" w:author="Bertsch Christian (CR/AEE3)" w:date="2019-09-24T17:00:00Z">
              <w:rPr>
                <w:rFonts w:ascii="Courier New" w:hAnsi="Courier New" w:cs="Courier New"/>
                <w:szCs w:val="20"/>
                <w:lang w:eastAsia="en-US"/>
              </w:rPr>
            </w:rPrChange>
          </w:rPr>
          <w:t>name="N.m"&gt;</w:t>
        </w:r>
      </w:ins>
    </w:p>
    <w:p w14:paraId="578FDFD4" w14:textId="77777777" w:rsidR="00155392" w:rsidRPr="00155392" w:rsidRDefault="00155392" w:rsidP="00155392">
      <w:pPr>
        <w:pStyle w:val="CODE1"/>
        <w:rPr>
          <w:ins w:id="2612" w:author="Bertsch Christian (CR/AEE3)" w:date="2019-09-24T16:58:00Z"/>
          <w:noProof w:val="0"/>
          <w:rPrChange w:id="2613" w:author="Bertsch Christian (CR/AEE3)" w:date="2019-09-24T17:00:00Z">
            <w:rPr>
              <w:ins w:id="2614" w:author="Bertsch Christian (CR/AEE3)" w:date="2019-09-24T16:58:00Z"/>
              <w:rFonts w:ascii="Courier New" w:hAnsi="Courier New" w:cs="Courier New"/>
              <w:szCs w:val="20"/>
              <w:lang w:eastAsia="en-US"/>
            </w:rPr>
          </w:rPrChange>
        </w:rPr>
        <w:pPrChange w:id="2615"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2616" w:author="Bertsch Christian (CR/AEE3)" w:date="2019-09-24T16:58:00Z">
        <w:r w:rsidRPr="00155392">
          <w:rPr>
            <w:noProof w:val="0"/>
            <w:rPrChange w:id="2617" w:author="Bertsch Christian (CR/AEE3)" w:date="2019-09-24T17:00:00Z">
              <w:rPr>
                <w:rFonts w:ascii="Courier New" w:hAnsi="Courier New" w:cs="Courier New"/>
                <w:szCs w:val="20"/>
                <w:lang w:eastAsia="en-US"/>
              </w:rPr>
            </w:rPrChange>
          </w:rPr>
          <w:t xml:space="preserve">      &lt;BaseUnit kg="1" m="2" s="-2"/&gt;</w:t>
        </w:r>
      </w:ins>
    </w:p>
    <w:p w14:paraId="7E78792C" w14:textId="24D6BFF8" w:rsidR="00155392" w:rsidRPr="00155392" w:rsidRDefault="00155392" w:rsidP="0015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Cs w:val="20"/>
          <w:lang w:eastAsia="en-US"/>
          <w:rPrChange w:id="2618" w:author="Bertsch Christian (CR/AEE3)" w:date="2019-09-24T16:59:00Z">
            <w:rPr>
              <w:b/>
              <w:noProof w:val="0"/>
              <w:color w:val="0000FF"/>
            </w:rPr>
          </w:rPrChange>
        </w:rPr>
        <w:pPrChange w:id="2619" w:author="Bertsch Christian (CR/AEE3)" w:date="2019-09-24T16:59:00Z">
          <w:pPr>
            <w:pStyle w:val="CODE1"/>
          </w:pPr>
        </w:pPrChange>
      </w:pPr>
      <w:ins w:id="2620" w:author="Bertsch Christian (CR/AEE3)" w:date="2019-09-24T16:58:00Z">
        <w:r w:rsidRPr="00155392">
          <w:rPr>
            <w:rFonts w:ascii="Courier New" w:hAnsi="Courier New" w:cs="Courier New"/>
            <w:szCs w:val="20"/>
            <w:lang w:eastAsia="en-US"/>
          </w:rPr>
          <w:t xml:space="preserve">    </w:t>
        </w:r>
        <w:r w:rsidRPr="00155392">
          <w:rPr>
            <w:rFonts w:ascii="Courier New" w:hAnsi="Courier New" w:cs="Courier New"/>
            <w:b/>
            <w:color w:val="0000FF"/>
            <w:sz w:val="18"/>
            <w:lang w:eastAsia="en-US"/>
            <w:rPrChange w:id="2621" w:author="Bertsch Christian (CR/AEE3)" w:date="2019-09-24T17:00:00Z">
              <w:rPr>
                <w:szCs w:val="20"/>
              </w:rPr>
            </w:rPrChange>
          </w:rPr>
          <w:t>&lt;/Unit&gt;</w:t>
        </w:r>
      </w:ins>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2622" w:name="_Ref305442034"/>
      <w:bookmarkStart w:id="2623" w:name="_Toc18661818"/>
      <w:r w:rsidRPr="0098259C">
        <w:t>Literature</w:t>
      </w:r>
      <w:bookmarkEnd w:id="2436"/>
      <w:bookmarkEnd w:id="2437"/>
      <w:bookmarkEnd w:id="2622"/>
      <w:bookmarkEnd w:id="2623"/>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6"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7"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8"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9"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753EEA06"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2624" w:author="Bertsch Christian (CR/AEE3)" w:date="2019-09-06T11:23:00Z">
        <w:r w:rsidR="00C864CB">
          <w:t>https://ptolemy.berkeley.edu/publications/papers/07/unifying/LeeZheng_SRUnifying.pdf</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2625"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0"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1"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2"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3"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626" w:name="_Toc247884556"/>
      <w:bookmarkStart w:id="2627" w:name="_Toc18661819"/>
      <w:r w:rsidRPr="0098259C">
        <w:t>FMI Revision History</w:t>
      </w:r>
      <w:bookmarkEnd w:id="2626"/>
      <w:bookmarkEnd w:id="2627"/>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2628"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2629"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2630" w:author="Bertsch Christian (CR/AEE3)" w:date="2019-09-06T11:23:00Z">
        <w:r w:rsidR="00E759EC">
          <w:delInstrText>www.</w:delInstrText>
        </w:r>
      </w:del>
      <w:del w:id="2631" w:author="Bertsch Christian (CR/AEE3)" w:date="2019-09-23T06:25:00Z">
        <w:r w:rsidR="00C864CB" w:rsidRPr="00FA3E81" w:rsidDel="005C4EE5">
          <w:delInstrText>fmi-standard.org</w:delInstrText>
        </w:r>
      </w:del>
      <w:del w:id="2632" w:author="Bertsch Christian (CR/AEE3)" w:date="2019-09-06T11:23:00Z">
        <w:r w:rsidR="00E759EC">
          <w:delInstrText>/"</w:delInstrText>
        </w:r>
      </w:del>
      <w:del w:id="2633" w:author="Bertsch Christian (CR/AEE3)" w:date="2019-09-23T06:25:00Z">
        <w:r w:rsidR="00C864CB" w:rsidDel="005C4EE5">
          <w:rPr>
            <w:lang w:eastAsia="sv-SE"/>
          </w:rPr>
          <w:delInstrText xml:space="preserve"> </w:delInstrText>
        </w:r>
        <w:r w:rsidR="00C864CB" w:rsidDel="005C4EE5">
          <w:rPr>
            <w:lang w:eastAsia="sv-SE"/>
          </w:rPr>
          <w:fldChar w:fldCharType="separate"/>
        </w:r>
      </w:del>
      <w:ins w:id="2634" w:author="Otter, Martin" w:date="2019-09-06T11:33:00Z">
        <w:del w:id="2635" w:author="Bertsch Christian (CR/AEE3)" w:date="2019-09-23T06:25:00Z">
          <w:r w:rsidR="007C1036" w:rsidRPr="004B0E4D" w:rsidDel="005C4EE5">
            <w:rPr>
              <w:b/>
              <w:bCs/>
              <w:lang w:eastAsia="sv-SE"/>
              <w:rPrChange w:id="2636" w:author="Bertsch Christian (CR/AEE3)" w:date="2019-09-22T20:23:00Z">
                <w:rPr>
                  <w:b/>
                  <w:bCs/>
                  <w:lang w:val="de-DE" w:eastAsia="sv-SE"/>
                </w:rPr>
              </w:rPrChange>
            </w:rPr>
            <w:delText>Fehler! Hyperlink-Referenz ungültig.</w:delText>
          </w:r>
        </w:del>
      </w:ins>
      <w:del w:id="2637"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4"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2638" w:name="_Toc247884557"/>
      <w:bookmarkStart w:id="2639" w:name="_Toc18661820"/>
      <w:r w:rsidRPr="0098259C">
        <w:t>Version 1.0</w:t>
      </w:r>
      <w:bookmarkEnd w:id="2638"/>
      <w:r w:rsidRPr="0098259C">
        <w:t xml:space="preserve"> – FMI for Model Exchange</w:t>
      </w:r>
      <w:bookmarkEnd w:id="2639"/>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2640" w:name="_Toc18661821"/>
      <w:r w:rsidRPr="0098259C">
        <w:t>Version 1.0 – FMI for Co-Simulation</w:t>
      </w:r>
      <w:bookmarkEnd w:id="2640"/>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7EF317A0" w14:textId="77777777" w:rsidR="002C58DE" w:rsidRPr="00FA3E81" w:rsidRDefault="002C58DE" w:rsidP="002C58DE">
      <w:pPr>
        <w:pStyle w:val="BodyText"/>
        <w:spacing w:before="0"/>
        <w:ind w:left="720"/>
        <w:rPr>
          <w:lang w:val="sv-SE"/>
        </w:rPr>
      </w:pPr>
      <w:r w:rsidRPr="00FA3E81">
        <w:rPr>
          <w:lang w:val="sv-SE"/>
        </w:rPr>
        <w:t>Torsten Blochwitz, ITI GmbH, Dresden, Germany</w:t>
      </w:r>
    </w:p>
    <w:p w14:paraId="4EDE4DC2" w14:textId="77777777" w:rsidR="002C58DE" w:rsidRPr="0098259C" w:rsidRDefault="002C58DE" w:rsidP="002C58DE">
      <w:pPr>
        <w:pStyle w:val="BodyText"/>
        <w:spacing w:before="0"/>
        <w:ind w:left="720"/>
      </w:pPr>
      <w:r w:rsidRPr="0098259C">
        <w:t>Christoph Clauß, Fraunhofer IIS EAS, Dresden, Germany</w:t>
      </w:r>
    </w:p>
    <w:p w14:paraId="4159F666" w14:textId="77777777" w:rsidR="002C58DE" w:rsidRPr="0098259C" w:rsidRDefault="002C58DE" w:rsidP="002C58DE">
      <w:pPr>
        <w:pStyle w:val="BodyText"/>
        <w:spacing w:before="0"/>
        <w:ind w:left="720"/>
        <w:outlineLvl w:val="0"/>
      </w:pPr>
      <w:r w:rsidRPr="0098259C">
        <w:t>Manuel Monteiro, Atego Systems GmbH, Wolfsburg, Germany</w:t>
      </w:r>
    </w:p>
    <w:p w14:paraId="334E889D" w14:textId="77777777" w:rsidR="002C58DE" w:rsidRPr="0098259C" w:rsidRDefault="002C58DE" w:rsidP="002C58DE">
      <w:pPr>
        <w:pStyle w:val="BodyText"/>
        <w:spacing w:before="0"/>
        <w:ind w:left="720"/>
      </w:pPr>
      <w:r w:rsidRPr="0098259C">
        <w:t>Thomas Neidhold, ITI GmbH, Dresden, Germany</w:t>
      </w:r>
    </w:p>
    <w:p w14:paraId="66DBB58A" w14:textId="77777777" w:rsidR="002C58DE" w:rsidRPr="0098259C" w:rsidRDefault="002C58DE" w:rsidP="002C58DE">
      <w:pPr>
        <w:pStyle w:val="BodyText"/>
        <w:spacing w:before="0"/>
        <w:ind w:left="720"/>
        <w:outlineLvl w:val="0"/>
      </w:pPr>
      <w:r w:rsidRPr="0098259C">
        <w:t>Jörg-Volker Peetz, Fraunhofer SCAI, St. Augustin, Germany</w:t>
      </w:r>
    </w:p>
    <w:p w14:paraId="15D06C6A" w14:textId="77777777" w:rsidR="002C58DE" w:rsidRPr="0098259C" w:rsidRDefault="002C58DE" w:rsidP="002C58DE">
      <w:pPr>
        <w:pStyle w:val="BodyText"/>
        <w:spacing w:before="0"/>
        <w:ind w:left="720"/>
      </w:pPr>
      <w:r w:rsidRPr="0098259C">
        <w:t>Susann Wolf, Fraunhofer IIS EAS, Dresden, Germany</w:t>
      </w:r>
    </w:p>
    <w:p w14:paraId="77DBECF4" w14:textId="77777777" w:rsidR="002C58DE" w:rsidRPr="0098259C" w:rsidRDefault="002C58DE" w:rsidP="002C58DE">
      <w:pPr>
        <w:pStyle w:val="BodyText"/>
        <w:spacing w:after="120"/>
      </w:pPr>
      <w:r w:rsidRPr="0098259C">
        <w:t>This version was evaluated with prototypes implemented for (alphabetical list):</w:t>
      </w:r>
    </w:p>
    <w:p w14:paraId="4B1E53A9" w14:textId="77777777" w:rsidR="002C58DE" w:rsidRPr="0098259C" w:rsidRDefault="002C58DE" w:rsidP="002C58DE">
      <w:pPr>
        <w:pStyle w:val="BodyText"/>
        <w:spacing w:before="0"/>
        <w:ind w:left="720"/>
      </w:pPr>
      <w:r w:rsidRPr="0098259C">
        <w:t>SimulationX by Torsten Blochwitz and Thomas Neidhold (ITI GmbH),</w:t>
      </w:r>
    </w:p>
    <w:p w14:paraId="657C6085" w14:textId="77777777" w:rsidR="002C58DE" w:rsidRPr="0098259C" w:rsidRDefault="002C58DE" w:rsidP="002C58DE">
      <w:pPr>
        <w:pStyle w:val="BodyText"/>
        <w:spacing w:before="0"/>
        <w:ind w:left="720"/>
      </w:pPr>
      <w:r w:rsidRPr="0098259C">
        <w:t>Master algorithms by Christoph Clauß (Fraunhofer IIS EAS)</w:t>
      </w:r>
    </w:p>
    <w:p w14:paraId="6F8FBE42"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7882D20D" w14:textId="77777777" w:rsidR="002C58DE" w:rsidRPr="0098259C" w:rsidRDefault="002C58DE" w:rsidP="002C58DE">
      <w:pPr>
        <w:pStyle w:val="BodyText"/>
        <w:spacing w:before="0"/>
        <w:ind w:left="720"/>
      </w:pPr>
      <w:r w:rsidRPr="0098259C">
        <w:t>Martin Arnold, University Halle, Germany</w:t>
      </w:r>
    </w:p>
    <w:p w14:paraId="4DC1221A" w14:textId="77777777" w:rsidR="002C58DE" w:rsidRPr="0098259C" w:rsidRDefault="002C58DE" w:rsidP="002C58DE">
      <w:pPr>
        <w:pStyle w:val="BodyText"/>
        <w:spacing w:before="0"/>
        <w:ind w:left="720"/>
      </w:pPr>
      <w:r w:rsidRPr="0098259C">
        <w:t xml:space="preserve">Jens Bastian, Fraunhofer IIS EAS, Dresden, Germany </w:t>
      </w:r>
    </w:p>
    <w:p w14:paraId="05461026" w14:textId="77777777" w:rsidR="002C58DE" w:rsidRPr="00D331DC" w:rsidRDefault="002C58DE" w:rsidP="002C58DE">
      <w:pPr>
        <w:pStyle w:val="BodyText"/>
        <w:spacing w:before="0"/>
        <w:ind w:left="720"/>
        <w:rPr>
          <w:lang w:val="de-DE"/>
        </w:rPr>
      </w:pPr>
      <w:r w:rsidRPr="00D331DC">
        <w:rPr>
          <w:lang w:val="de-DE"/>
        </w:rPr>
        <w:t>Constanze Bausch, Atego Systems GmbH, Wolfsburg, Germany</w:t>
      </w:r>
    </w:p>
    <w:p w14:paraId="6BE626F7" w14:textId="77777777" w:rsidR="002C58DE" w:rsidRPr="00D331DC" w:rsidRDefault="002C58DE" w:rsidP="002C58DE">
      <w:pPr>
        <w:pStyle w:val="BodyText"/>
        <w:spacing w:before="0"/>
        <w:ind w:left="720"/>
        <w:rPr>
          <w:lang w:val="de-DE"/>
        </w:rPr>
      </w:pPr>
      <w:r w:rsidRPr="00D331DC">
        <w:rPr>
          <w:lang w:val="de-DE"/>
        </w:rPr>
        <w:t>Torsten Blochwitz, ITI GmbH, Dresden, Germany</w:t>
      </w:r>
    </w:p>
    <w:p w14:paraId="7771D587" w14:textId="77777777" w:rsidR="002C58DE" w:rsidRPr="0098259C" w:rsidRDefault="002C58DE" w:rsidP="002C58DE">
      <w:pPr>
        <w:pStyle w:val="BodyText"/>
        <w:spacing w:before="0"/>
        <w:ind w:left="720"/>
      </w:pPr>
      <w:r w:rsidRPr="0098259C">
        <w:t>Christoph Clauß, Fraunhofer IIS EAS, Dresden, Germany</w:t>
      </w:r>
    </w:p>
    <w:p w14:paraId="6519895D" w14:textId="77777777" w:rsidR="002C58DE" w:rsidRPr="0098259C" w:rsidRDefault="002C58DE" w:rsidP="002C58DE">
      <w:pPr>
        <w:pStyle w:val="BodyText"/>
        <w:spacing w:before="0"/>
        <w:ind w:left="720"/>
        <w:outlineLvl w:val="0"/>
      </w:pPr>
      <w:r w:rsidRPr="0098259C">
        <w:t>Manuel Monteiro, Atego Systems GmbH, Wolfsburg, Germany</w:t>
      </w:r>
    </w:p>
    <w:p w14:paraId="1FB78F3A" w14:textId="77777777" w:rsidR="002C58DE" w:rsidRPr="0098259C" w:rsidRDefault="002C58DE" w:rsidP="002C58DE">
      <w:pPr>
        <w:pStyle w:val="BodyText"/>
        <w:spacing w:before="0"/>
        <w:ind w:left="720"/>
        <w:outlineLvl w:val="0"/>
      </w:pPr>
      <w:r w:rsidRPr="0098259C">
        <w:t>Thomas Neidhold, ITI GmbH, Dresden, Germany</w:t>
      </w:r>
    </w:p>
    <w:p w14:paraId="5FFE60C3" w14:textId="77777777" w:rsidR="002C58DE" w:rsidRPr="00D331DC" w:rsidRDefault="002C58DE" w:rsidP="002C58DE">
      <w:pPr>
        <w:pStyle w:val="BodyText"/>
        <w:spacing w:before="0"/>
        <w:ind w:left="720"/>
        <w:outlineLvl w:val="0"/>
        <w:rPr>
          <w:lang w:val="de-DE"/>
        </w:rPr>
      </w:pPr>
      <w:r w:rsidRPr="00D331DC">
        <w:rPr>
          <w:lang w:val="de-DE"/>
        </w:rPr>
        <w:t>Dietmar Neumerkel, Daimler AG, Böblingen, Germany</w:t>
      </w:r>
    </w:p>
    <w:p w14:paraId="3CD2F7A0" w14:textId="77777777" w:rsidR="002C58DE" w:rsidRPr="00D331DC" w:rsidRDefault="002C58DE" w:rsidP="002C58DE">
      <w:pPr>
        <w:pStyle w:val="BodyText"/>
        <w:spacing w:before="0"/>
        <w:ind w:left="720"/>
        <w:outlineLvl w:val="0"/>
        <w:rPr>
          <w:lang w:val="de-DE"/>
        </w:rPr>
      </w:pPr>
      <w:r w:rsidRPr="00D331DC">
        <w:rPr>
          <w:lang w:val="de-DE"/>
        </w:rPr>
        <w:t>Martin Otter, DLR, Oberpfaffenhofen, Germany</w:t>
      </w:r>
    </w:p>
    <w:p w14:paraId="0472865A" w14:textId="77777777" w:rsidR="002C58DE" w:rsidRPr="00D331DC" w:rsidRDefault="002C58DE" w:rsidP="002C58DE">
      <w:pPr>
        <w:pStyle w:val="BodyText"/>
        <w:spacing w:before="0"/>
        <w:ind w:left="720"/>
        <w:outlineLvl w:val="0"/>
        <w:rPr>
          <w:lang w:val="de-DE"/>
        </w:rPr>
      </w:pPr>
      <w:r w:rsidRPr="00D331DC">
        <w:rPr>
          <w:lang w:val="de-DE"/>
        </w:rPr>
        <w:t>Jörg-Volker Peetz, Fraunhofer SCAI, St. Augustin, Germany</w:t>
      </w:r>
    </w:p>
    <w:p w14:paraId="3898DA47" w14:textId="77777777" w:rsidR="002C58DE" w:rsidRPr="0098259C" w:rsidRDefault="002C58DE" w:rsidP="002C58DE">
      <w:pPr>
        <w:pStyle w:val="BodyText"/>
        <w:spacing w:before="0"/>
        <w:ind w:left="720"/>
      </w:pPr>
      <w:r w:rsidRPr="0098259C">
        <w:t>Tom Schierz, University Halle, Germany</w:t>
      </w:r>
    </w:p>
    <w:p w14:paraId="5AFA9661" w14:textId="77777777" w:rsidR="002C58DE" w:rsidRPr="0098259C" w:rsidRDefault="002C58DE" w:rsidP="002C58DE">
      <w:pPr>
        <w:pStyle w:val="BodyText"/>
        <w:spacing w:before="0"/>
        <w:ind w:left="720"/>
        <w:outlineLvl w:val="0"/>
      </w:pPr>
      <w:r w:rsidRPr="0098259C">
        <w:t>Klaus Wolf, Fraunhofer SCAI, St. Augustin, Germany</w:t>
      </w:r>
    </w:p>
    <w:p w14:paraId="5A67F71B" w14:textId="77777777" w:rsidR="00C01C3E" w:rsidRDefault="00C01C3E">
      <w:pPr>
        <w:spacing w:line="240" w:lineRule="auto"/>
        <w:rPr>
          <w:b/>
          <w:sz w:val="22"/>
          <w:szCs w:val="26"/>
          <w:lang w:eastAsia="sv-SE"/>
        </w:rPr>
      </w:pPr>
      <w:r>
        <w:br w:type="page"/>
      </w:r>
    </w:p>
    <w:p w14:paraId="617FA7EA" w14:textId="77777777" w:rsidR="002C58DE" w:rsidRPr="0098259C" w:rsidRDefault="002C58DE" w:rsidP="002C58DE">
      <w:pPr>
        <w:pStyle w:val="Appendix2"/>
      </w:pPr>
      <w:bookmarkStart w:id="2641" w:name="_Toc18661822"/>
      <w:r w:rsidRPr="0098259C">
        <w:t>Version 2.0</w:t>
      </w:r>
      <w:r w:rsidR="00C47A06" w:rsidRPr="0098259C">
        <w:t xml:space="preserve"> – FMI for Model Exchange and Co-Simulation</w:t>
      </w:r>
      <w:bookmarkEnd w:id="2641"/>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642" w:name="_Ref305158977"/>
      <w:bookmarkStart w:id="2643" w:name="_Toc18661823"/>
      <w:r w:rsidRPr="0098259C">
        <w:t>Overview</w:t>
      </w:r>
      <w:bookmarkEnd w:id="2642"/>
      <w:bookmarkEnd w:id="2643"/>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2644"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2645" w:author="Bertsch Christian (CR/AEE3)" w:date="2019-09-06T11:23:00Z">
        <w:r w:rsidR="00B57054">
          <w:rPr>
            <w:lang w:eastAsia="sv-SE"/>
          </w:rPr>
          <w:t>only</w:t>
        </w:r>
        <w:r w:rsidRPr="0098259C">
          <w:rPr>
            <w:lang w:eastAsia="sv-SE"/>
          </w:rPr>
          <w:t xml:space="preserve"> </w:t>
        </w:r>
      </w:ins>
      <w:r w:rsidRPr="0098259C">
        <w:rPr>
          <w:lang w:eastAsia="sv-SE"/>
        </w:rPr>
        <w:t>needs to</w:t>
      </w:r>
      <w:del w:id="2646"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“fmi2”, whereas they start with “fmi”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2647"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2648" w:author="Bertsch Christian (CR/AEE3)" w:date="2019-09-06T11:23:00Z">
        <w:r w:rsidRPr="0098259C">
          <w:rPr>
            <w:lang w:eastAsia="sv-SE"/>
          </w:rPr>
          <w:delText>Explicit</w:delText>
        </w:r>
      </w:del>
      <w:ins w:id="2649"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2650"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2651"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2652"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2653"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2654" w:author="Bertsch Christian (CR/AEE3)" w:date="2019-09-06T11:23:00Z">
        <w:r w:rsidR="00882AC9" w:rsidRPr="0098259C">
          <w:rPr>
            <w:lang w:eastAsia="sv-SE"/>
          </w:rPr>
          <w:delText xml:space="preserve">the </w:delText>
        </w:r>
      </w:del>
      <w:r w:rsidR="00882AC9" w:rsidRPr="0098259C">
        <w:rPr>
          <w:lang w:eastAsia="sv-SE"/>
        </w:rPr>
        <w:t xml:space="preserve">connected </w:t>
      </w:r>
      <w:del w:id="2655" w:author="Bertsch Christian (CR/AEE3)" w:date="2019-09-06T11:23:00Z">
        <w:r w:rsidR="00882AC9" w:rsidRPr="0098259C">
          <w:rPr>
            <w:lang w:eastAsia="sv-SE"/>
          </w:rPr>
          <w:delText>FMU shall</w:delText>
        </w:r>
      </w:del>
      <w:ins w:id="2656"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2657"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2658"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2659"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2660" w:author="Bertsch Christian (CR/AEE3)" w:date="2019-09-06T11:23:00Z">
        <w:r w:rsidR="00DC5868" w:rsidRPr="0098259C">
          <w:rPr>
            <w:lang w:eastAsia="sv-SE"/>
          </w:rPr>
          <w:delText>).</w:delText>
        </w:r>
      </w:del>
      <w:ins w:id="2661"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2662" w:name="_Toc18661824"/>
      <w:r w:rsidRPr="0098259C">
        <w:t>Main changes</w:t>
      </w:r>
      <w:bookmarkEnd w:id="2662"/>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2663"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2664"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2665"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2666" w:author="Bertsch Christian (CR/AEE3)" w:date="2019-09-06T11:23:00Z">
        <w:r w:rsidR="000061EF" w:rsidRPr="0098259C">
          <w:rPr>
            <w:lang w:eastAsia="sv-SE"/>
          </w:rPr>
          <w:delText xml:space="preserve"> </w:delText>
        </w:r>
        <w:r w:rsidR="00FC2D9E" w:rsidRPr="0098259C">
          <w:rPr>
            <w:lang w:eastAsia="sv-SE"/>
          </w:rPr>
          <w:delText>no longer</w:delText>
        </w:r>
      </w:del>
      <w:ins w:id="2667"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2668"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2669"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Pr>
          <w:lang w:eastAsia="sv-SE"/>
        </w:rPr>
        <w:t>fmi2</w:t>
      </w:r>
      <w:r w:rsidRPr="0098259C">
        <w:rPr>
          <w:lang w:eastAsia="sv-SE"/>
        </w:rPr>
        <w:t xml:space="preserve">Type.xsd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2670"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Pr>
          <w:lang w:eastAsia="sv-SE"/>
        </w:rPr>
        <w:t>fmi2</w:t>
      </w:r>
      <w:r w:rsidRPr="0098259C">
        <w:rPr>
          <w:lang w:eastAsia="sv-SE"/>
        </w:rPr>
        <w:t xml:space="preserve">FunctionTypes.h and </w:t>
      </w:r>
      <w:r w:rsidR="00140C25">
        <w:rPr>
          <w:lang w:eastAsia="sv-SE"/>
        </w:rPr>
        <w:t>fmi2</w:t>
      </w:r>
      <w:r w:rsidRPr="0098259C">
        <w:rPr>
          <w:lang w:eastAsia="sv-SE"/>
        </w:rPr>
        <w:t xml:space="preserve">Functions.h, in order to simplify the dynamic loading of an FMU (the typedefs of the function prototypes defined in </w:t>
      </w:r>
      <w:r w:rsidR="00140C25">
        <w:rPr>
          <w:lang w:eastAsia="sv-SE"/>
        </w:rPr>
        <w:t>fmi2</w:t>
      </w:r>
      <w:r w:rsidRPr="0098259C">
        <w:rPr>
          <w:lang w:eastAsia="sv-SE"/>
        </w:rPr>
        <w:t>FunctionTypes.h can be used to type case the function pointers of the dynamic loading).</w:t>
      </w:r>
    </w:p>
    <w:p w14:paraId="329AAC26" w14:textId="40C73B95"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290500">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2671"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2672"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Pr>
          <w:lang w:eastAsia="sv-SE"/>
        </w:rPr>
        <w:t>fmi2</w:t>
      </w:r>
      <w:r>
        <w:rPr>
          <w:lang w:eastAsia="sv-SE"/>
        </w:rPr>
        <w:t xml:space="preserve">TypesPlatform.h header file has been slightly changed: The default value of </w:t>
      </w:r>
      <w:r w:rsidR="00140C25">
        <w:rPr>
          <w:lang w:eastAsia="sv-SE"/>
        </w:rPr>
        <w:t>fmi2</w:t>
      </w:r>
      <w:r>
        <w:rPr>
          <w:lang w:eastAsia="sv-SE"/>
        </w:rPr>
        <w:t>TypesPlatform is changed from “standard32” to “default”</w:t>
      </w:r>
      <w:r w:rsidR="008F099A">
        <w:rPr>
          <w:lang w:eastAsia="sv-SE"/>
        </w:rPr>
        <w:t>, since this</w:t>
      </w:r>
      <w:r>
        <w:rPr>
          <w:lang w:eastAsia="sv-SE"/>
        </w:rPr>
        <w:t xml:space="preserve"> definition holds for most platforms and compilers. Furthermore, the default type of </w:t>
      </w:r>
      <w:r w:rsidR="00140C25">
        <w:rPr>
          <w:lang w:eastAsia="sv-SE"/>
        </w:rPr>
        <w:t>fmi2</w:t>
      </w:r>
      <w:r>
        <w:rPr>
          <w:lang w:eastAsia="sv-SE"/>
        </w:rPr>
        <w:t>ValueReference has been changed from “unsigned int” to “size_t”.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Pr>
          <w:lang w:eastAsia="sv-SE"/>
        </w:rPr>
        <w:t>fmi2</w:t>
      </w:r>
      <w:r>
        <w:rPr>
          <w:lang w:eastAsia="sv-SE"/>
        </w:rPr>
        <w:t>Functions.h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“fmiTerminate</w:t>
      </w:r>
      <w:r w:rsidR="006940C6">
        <w:rPr>
          <w:lang w:eastAsia="sv-SE"/>
        </w:rPr>
        <w:t>Slave</w:t>
      </w:r>
      <w:r>
        <w:rPr>
          <w:lang w:eastAsia="sv-SE"/>
        </w:rPr>
        <w:t>” to “</w:t>
      </w:r>
      <w:r w:rsidR="00140C25">
        <w:rPr>
          <w:lang w:eastAsia="sv-SE"/>
        </w:rPr>
        <w:t>fmi2</w:t>
      </w:r>
      <w:r w:rsidR="004100A9">
        <w:rPr>
          <w:lang w:eastAsia="sv-SE"/>
        </w:rPr>
        <w:t>Terminate</w:t>
      </w:r>
      <w:r>
        <w:rPr>
          <w:lang w:eastAsia="sv-SE"/>
        </w:rPr>
        <w:t>” in order to be consistent with the other function definitions (</w:t>
      </w:r>
      <w:r w:rsidR="00140C25">
        <w:rPr>
          <w:lang w:eastAsia="sv-SE"/>
        </w:rPr>
        <w:t>fmi2</w:t>
      </w:r>
      <w:r w:rsidR="006940C6">
        <w:rPr>
          <w:lang w:eastAsia="sv-SE"/>
        </w:rPr>
        <w:t>EnterSlav</w:t>
      </w:r>
      <w:r w:rsidR="00190D2B">
        <w:rPr>
          <w:lang w:eastAsia="sv-SE"/>
        </w:rPr>
        <w:t>e</w:t>
      </w:r>
      <w:r w:rsidRPr="00E53758">
        <w:rPr>
          <w:lang w:eastAsia="sv-SE"/>
        </w:rPr>
        <w:t>Init</w:t>
      </w:r>
      <w:r w:rsidR="001366D8">
        <w:rPr>
          <w:lang w:eastAsia="sv-SE"/>
        </w:rPr>
        <w:t>ializ</w:t>
      </w:r>
      <w:r w:rsidR="00190D2B">
        <w:rPr>
          <w:lang w:eastAsia="sv-SE"/>
        </w:rPr>
        <w:t>ationMode</w:t>
      </w:r>
      <w:r w:rsidR="001366D8">
        <w:rPr>
          <w:lang w:eastAsia="sv-SE"/>
        </w:rPr>
        <w:t xml:space="preserve">, </w:t>
      </w:r>
      <w:r w:rsidR="00140C25">
        <w:rPr>
          <w:lang w:eastAsia="sv-SE"/>
        </w:rPr>
        <w:t>fmi2</w:t>
      </w:r>
      <w:r w:rsidR="004100A9">
        <w:rPr>
          <w:lang w:eastAsia="sv-S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fmi2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stepEvent</w:t>
      </w:r>
      <w:r w:rsidRPr="0098259C">
        <w:rPr>
          <w:lang w:eastAsia="sv-SE"/>
        </w:rPr>
        <w:t xml:space="preserve"> in </w:t>
      </w:r>
      <w:r w:rsidRPr="0098259C">
        <w:rPr>
          <w:rFonts w:ascii="Courier New" w:hAnsi="Courier New" w:cs="Courier New"/>
          <w:lang w:eastAsia="sv-SE"/>
        </w:rPr>
        <w:t xml:space="preserve">struct </w:t>
      </w:r>
      <w:r w:rsidR="00140C25">
        <w:rPr>
          <w:rFonts w:ascii="Courier New" w:hAnsi="Courier New" w:cs="Courier New"/>
          <w:lang w:eastAsia="sv-SE"/>
        </w:rPr>
        <w:t>fmi2</w:t>
      </w:r>
      <w:r w:rsidRPr="0098259C">
        <w:rPr>
          <w:rFonts w:ascii="Courier New" w:hAnsi="Courier New" w:cs="Courier New"/>
          <w:lang w:eastAsia="sv-S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min/max attributes for </w:t>
      </w:r>
      <w:r w:rsidR="00140C25">
        <w:rPr>
          <w:lang w:eastAsia="sv-SE"/>
        </w:rPr>
        <w:t>fmi2</w:t>
      </w:r>
      <w:r>
        <w:rPr>
          <w:lang w:eastAsia="sv-SE"/>
        </w:rPr>
        <w:t xml:space="preserve">SetReal, </w:t>
      </w:r>
      <w:r w:rsidR="00140C25">
        <w:rPr>
          <w:lang w:eastAsia="sv-SE"/>
        </w:rPr>
        <w:t>fmi2</w:t>
      </w:r>
      <w:r>
        <w:rPr>
          <w:lang w:eastAsia="sv-SE"/>
        </w:rPr>
        <w:t xml:space="preserve">SetInteger, </w:t>
      </w:r>
      <w:r w:rsidR="00140C25">
        <w:rPr>
          <w:lang w:eastAsia="sv-SE"/>
        </w:rPr>
        <w:t>fmi2</w:t>
      </w:r>
      <w:r>
        <w:rPr>
          <w:lang w:eastAsia="sv-SE"/>
        </w:rPr>
        <w:t xml:space="preserve">GetReal, </w:t>
      </w:r>
      <w:r w:rsidR="00140C25">
        <w:rPr>
          <w:lang w:eastAsia="sv-SE"/>
        </w:rPr>
        <w:t>fmi2</w:t>
      </w:r>
      <w:r>
        <w:rPr>
          <w:lang w:eastAsia="sv-SE"/>
        </w:rPr>
        <w:t>GetInteger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“numberOfScalarVariables”, “numberOfContinuousStates”, “numberOfInputs”, “numberOfOutputs”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673" w:name="_Toc18661825"/>
      <w:r w:rsidRPr="0098259C">
        <w:t>Contributors</w:t>
      </w:r>
      <w:bookmarkEnd w:id="2673"/>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708180E8" w:rsidR="006313B2" w:rsidRPr="0098259C" w:rsidRDefault="006313B2" w:rsidP="00A4134E">
      <w:pPr>
        <w:pStyle w:val="BodyText"/>
      </w:pPr>
      <w:r>
        <w:t>The open source FMITest library (</w:t>
      </w:r>
      <w:hyperlink r:id="rId135" w:history="1">
        <w:r w:rsidRPr="00697FDF">
          <w:rPr>
            <w:rStyle w:val="Hyperlink"/>
          </w:rPr>
          <w:t>https://svn.fmi-standard.org/fmi/branches/public/Test_FMUs/_FMIModelicaTest/FMITest/help/FMITest.html</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77777777" w:rsidR="001D3504" w:rsidRPr="0098259C" w:rsidRDefault="001D3504" w:rsidP="00521F2D">
      <w:pPr>
        <w:pStyle w:val="BodyText"/>
        <w:spacing w:before="0"/>
        <w:ind w:left="720"/>
      </w:pPr>
      <w:r>
        <w:t>Andreas Pfeiffer, DLR RMC-SR</w:t>
      </w:r>
    </w:p>
    <w:p w14:paraId="44179EAF" w14:textId="77777777" w:rsidR="00C12C1B" w:rsidRPr="0098259C" w:rsidRDefault="00C12C1B" w:rsidP="00C12C1B">
      <w:pPr>
        <w:pStyle w:val="Appendix1"/>
      </w:pPr>
      <w:bookmarkStart w:id="2674" w:name="_Toc240646383"/>
      <w:bookmarkStart w:id="2675" w:name="_Toc247884564"/>
      <w:bookmarkStart w:id="2676" w:name="_Toc18661826"/>
      <w:bookmarkEnd w:id="131"/>
      <w:bookmarkEnd w:id="132"/>
      <w:bookmarkEnd w:id="133"/>
      <w:bookmarkEnd w:id="134"/>
      <w:bookmarkEnd w:id="135"/>
      <w:bookmarkEnd w:id="136"/>
      <w:r w:rsidRPr="0098259C">
        <w:t>Glossary</w:t>
      </w:r>
      <w:bookmarkEnd w:id="2674"/>
      <w:bookmarkEnd w:id="2675"/>
      <w:bookmarkEnd w:id="2676"/>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2677"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2678" w:author="Bertsch Christian (CR/AEE3)" w:date="2019-09-06T11:23:00Z">
              <w:r w:rsidRPr="0098259C">
                <w:delText>Architecture</w:delText>
              </w:r>
            </w:del>
            <w:ins w:id="2679" w:author="Bertsch Christian (CR/AEE3)" w:date="2019-09-06T11:23:00Z">
              <w:r w:rsidRPr="0098259C">
                <w:t>A</w:t>
              </w:r>
              <w:r w:rsidR="00280342">
                <w:t>R</w:t>
              </w:r>
              <w:r w:rsidRPr="0098259C">
                <w:t>chitecture</w:t>
              </w:r>
            </w:ins>
            <w:r w:rsidRPr="0098259C">
              <w:t xml:space="preserve"> (</w:t>
            </w:r>
            <w:hyperlink r:id="rId136"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2680" w:author="Bertsch Christian (CR/AEE3)" w:date="2019-09-06T11:23:00Z">
              <w:r w:rsidRPr="0098259C">
                <w:delText>built</w:delText>
              </w:r>
            </w:del>
            <w:ins w:id="2681" w:author="Bertsch Christian (CR/AEE3)" w:date="2019-09-06T11:23:00Z">
              <w:r w:rsidRPr="0098259C">
                <w:t>buil</w:t>
              </w:r>
              <w:r w:rsidR="00280342">
                <w:t>d</w:t>
              </w:r>
            </w:ins>
            <w:r w:rsidRPr="0098259C">
              <w:t xml:space="preserve"> on top of the real-time operating system OSEK (</w:t>
            </w:r>
            <w:hyperlink r:id="rId137" w:history="1">
              <w:r w:rsidRPr="0098259C">
                <w:rPr>
                  <w:rStyle w:val="Hyperlink"/>
                </w:rPr>
                <w:t>www.osek-vdx.org</w:t>
              </w:r>
            </w:hyperlink>
            <w:r w:rsidRPr="0098259C">
              <w:t xml:space="preserve">, </w:t>
            </w:r>
            <w:hyperlink r:id="rId138"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2682" w:author="Bertsch Christian (CR/AEE3)" w:date="2019-09-06T11:23:00Z">
              <w:r w:rsidR="001848CC">
                <w:t>,</w:t>
              </w:r>
            </w:ins>
            <w:r w:rsidRPr="0098259C">
              <w:t xml:space="preserve"> dynamic </w:t>
            </w:r>
            <w:del w:id="2683" w:author="Bertsch Christian (CR/AEE3)" w:date="2019-09-06T11:23:00Z">
              <w:r w:rsidRPr="0098259C">
                <w:delText>mutualexchange</w:delText>
              </w:r>
            </w:del>
            <w:ins w:id="2684"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2685" w:author="Bertsch Christian (CR/AEE3)" w:date="2019-09-06T11:23:00Z">
              <w:r w:rsidRPr="0098259C">
                <w:delText>sub-system</w:delText>
              </w:r>
            </w:del>
            <w:ins w:id="2686"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2687" w:author="Bertsch Christian (CR/AEE3)" w:date="2019-09-06T11:23:00Z">
              <w:r w:rsidRPr="0098259C">
                <w:delText>behavio</w:delText>
              </w:r>
              <w:r w:rsidR="00812D11" w:rsidRPr="0098259C">
                <w:delText>u</w:delText>
              </w:r>
              <w:r w:rsidRPr="0098259C">
                <w:delText>r</w:delText>
              </w:r>
            </w:del>
            <w:ins w:id="2688"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19F1F80E"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2689" w:author="Bertsch Christian (CR/AEE3)" w:date="2019-09-06T11:23:00Z">
              <w:r w:rsidR="00374F39" w:rsidRPr="0098259C">
                <w:rPr>
                  <w:rFonts w:eastAsia="MS Mincho" w:cs="Arial"/>
                  <w:color w:val="000000"/>
                  <w:szCs w:val="20"/>
                  <w:lang w:eastAsia="ja-JP"/>
                </w:rPr>
                <w:delText>zip</w:delText>
              </w:r>
            </w:del>
            <w:ins w:id="2690"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290500">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290500">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290500">
              <w:t>4.3.1</w:t>
            </w:r>
            <w:r w:rsidR="00C443A3" w:rsidRPr="0098259C">
              <w:fldChar w:fldCharType="end"/>
            </w:r>
            <w:r w:rsidR="00C443A3" w:rsidRPr="0098259C">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2691"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2692"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30F1AB0A"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290500">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2693"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9"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0"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1"/>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22044" w14:textId="77777777" w:rsidR="00BA069B" w:rsidRDefault="00BA069B">
      <w:r>
        <w:separator/>
      </w:r>
    </w:p>
  </w:endnote>
  <w:endnote w:type="continuationSeparator" w:id="0">
    <w:p w14:paraId="72144C3B" w14:textId="77777777" w:rsidR="00BA069B" w:rsidRDefault="00BA06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216D8" w14:textId="77777777" w:rsidR="00BA069B" w:rsidRDefault="00BA069B">
      <w:r>
        <w:separator/>
      </w:r>
    </w:p>
  </w:footnote>
  <w:footnote w:type="continuationSeparator" w:id="0">
    <w:p w14:paraId="3038DC9E" w14:textId="77777777" w:rsidR="00BA069B" w:rsidRDefault="00BA069B">
      <w:r>
        <w:continuationSeparator/>
      </w:r>
    </w:p>
  </w:footnote>
  <w:footnote w:id="1">
    <w:p w14:paraId="383712B6" w14:textId="77777777" w:rsidR="00D82CDD" w:rsidRPr="00FD5BB5" w:rsidRDefault="00D82CDD">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D82CDD" w:rsidRPr="00900C2B" w:rsidRDefault="00D82CDD">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D82CDD" w:rsidRPr="002E45B5" w:rsidRDefault="00D82CDD"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D82CDD" w:rsidRPr="003200BB" w:rsidRDefault="00D82CDD">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D82CDD" w:rsidRPr="00BE1273" w:rsidRDefault="00D82CDD">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D82CDD" w:rsidRPr="002E45B5" w:rsidRDefault="00D82CDD"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D82CDD" w:rsidRPr="003200BB" w:rsidRDefault="00D82CDD">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D82CDD" w:rsidRPr="003200BB" w:rsidRDefault="00D82CDD">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D82CDD" w:rsidRPr="004865EB" w:rsidRDefault="00D82CDD">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D82CDD" w:rsidRPr="00DA68AF" w:rsidRDefault="00D82CDD">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D82CDD" w:rsidRPr="002E45B5" w:rsidRDefault="00D82CDD"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61B7165A" w:rsidR="00D82CDD" w:rsidRPr="008C464A" w:rsidRDefault="00D82CDD" w:rsidP="00433022">
    <w:pPr>
      <w:pStyle w:val="Headertext"/>
      <w:tabs>
        <w:tab w:val="left" w:pos="5400"/>
      </w:tabs>
      <w:spacing w:before="0"/>
      <w:jc w:val="right"/>
      <w:rPr>
        <w:color w:val="000000" w:themeColor="text1"/>
      </w:rPr>
    </w:pPr>
    <w:r>
      <w:tab/>
    </w:r>
    <w:r w:rsidRPr="008C464A">
      <w:rPr>
        <w:color w:val="000000" w:themeColor="text1"/>
      </w:rPr>
      <w:t>Functional M</w:t>
    </w:r>
    <w:r>
      <w:rPr>
        <w:color w:val="000000" w:themeColor="text1"/>
      </w:rPr>
      <w:t xml:space="preserve">ock-up Interface 2.0.1 </w:t>
    </w:r>
  </w:p>
  <w:p w14:paraId="4812F36A" w14:textId="4BA03949" w:rsidR="00D82CDD" w:rsidRPr="008C464A" w:rsidRDefault="00D82CDD" w:rsidP="00433022">
    <w:pPr>
      <w:pStyle w:val="Headertext"/>
      <w:tabs>
        <w:tab w:val="left" w:pos="5400"/>
      </w:tabs>
      <w:spacing w:before="0"/>
      <w:jc w:val="right"/>
      <w:rPr>
        <w:color w:val="000000" w:themeColor="text1"/>
        <w:szCs w:val="18"/>
      </w:rPr>
    </w:pPr>
    <w:r w:rsidRPr="008C464A">
      <w:rPr>
        <w:b/>
        <w:color w:val="000000" w:themeColor="text1"/>
      </w:rPr>
      <w:tab/>
    </w:r>
    <w:ins w:id="0" w:author="Bertsch Christian (CR/AEE3)" w:date="2019-09-25T08:03:00Z">
      <w:r>
        <w:rPr>
          <w:color w:val="000000" w:themeColor="text1"/>
        </w:rPr>
        <w:t>Oct 2</w:t>
      </w:r>
    </w:ins>
    <w:del w:id="1" w:author="Bertsch Christian (CR/AEE3)" w:date="2019-09-25T08:03:00Z">
      <w:r w:rsidDel="00FD58BF">
        <w:rPr>
          <w:color w:val="000000" w:themeColor="text1"/>
        </w:rPr>
        <w:delText>July 12</w:delText>
      </w:r>
    </w:del>
    <w:ins w:id="2" w:author="Bertsch Christian (CR/AEE3)" w:date="2019-09-25T08:03:00Z">
      <w:r w:rsidRPr="00FD58BF">
        <w:rPr>
          <w:color w:val="000000" w:themeColor="text1"/>
          <w:vertAlign w:val="superscript"/>
          <w:rPrChange w:id="3" w:author="Bertsch Christian (CR/AEE3)" w:date="2019-09-25T08:03:00Z">
            <w:rPr>
              <w:color w:val="000000" w:themeColor="text1"/>
            </w:rPr>
          </w:rPrChange>
        </w:rPr>
        <w:t>nd</w:t>
      </w:r>
      <w:r>
        <w:rPr>
          <w:color w:val="000000" w:themeColor="text1"/>
        </w:rPr>
        <w:t xml:space="preserve"> </w:t>
      </w:r>
    </w:ins>
    <w:del w:id="4" w:author="Bertsch Christian (CR/AEE3)" w:date="2019-09-25T08:03:00Z">
      <w:r w:rsidDel="00FD58BF">
        <w:rPr>
          <w:color w:val="000000" w:themeColor="text1"/>
        </w:rPr>
        <w:delText xml:space="preserve">, </w:delText>
      </w:r>
    </w:del>
    <w:r>
      <w:rPr>
        <w:color w:val="000000" w:themeColor="text1"/>
      </w:rPr>
      <w:t>2019</w:t>
    </w:r>
  </w:p>
  <w:p w14:paraId="1A111003" w14:textId="12FB0CD3" w:rsidR="00D82CDD" w:rsidRPr="008C464A" w:rsidRDefault="00D82CDD"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F52BD0">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F52BD0">
      <w:rPr>
        <w:rStyle w:val="PageNumber"/>
        <w:rFonts w:cs="Times New Roman"/>
        <w:noProof/>
        <w:color w:val="000000" w:themeColor="text1"/>
        <w:spacing w:val="0"/>
        <w:szCs w:val="18"/>
      </w:rPr>
      <w:t>128</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D82CDD" w:rsidRDefault="00D82CDD">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D82CDD" w:rsidRDefault="00D82CD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89A64E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1E75"/>
    <w:rsid w:val="00022158"/>
    <w:rsid w:val="0002266C"/>
    <w:rsid w:val="00022A54"/>
    <w:rsid w:val="00024186"/>
    <w:rsid w:val="00024929"/>
    <w:rsid w:val="000253EC"/>
    <w:rsid w:val="00025E22"/>
    <w:rsid w:val="00026C3C"/>
    <w:rsid w:val="00027598"/>
    <w:rsid w:val="0003188A"/>
    <w:rsid w:val="00031D7F"/>
    <w:rsid w:val="00031E62"/>
    <w:rsid w:val="00031FF7"/>
    <w:rsid w:val="00033117"/>
    <w:rsid w:val="000334E7"/>
    <w:rsid w:val="00034265"/>
    <w:rsid w:val="000342A1"/>
    <w:rsid w:val="00035CF5"/>
    <w:rsid w:val="00040452"/>
    <w:rsid w:val="000404A9"/>
    <w:rsid w:val="000406AB"/>
    <w:rsid w:val="00040963"/>
    <w:rsid w:val="00040A5C"/>
    <w:rsid w:val="00040D42"/>
    <w:rsid w:val="0004121F"/>
    <w:rsid w:val="00042CE4"/>
    <w:rsid w:val="0004467B"/>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53BD"/>
    <w:rsid w:val="001C544A"/>
    <w:rsid w:val="001C70E7"/>
    <w:rsid w:val="001D0220"/>
    <w:rsid w:val="001D1F22"/>
    <w:rsid w:val="001D30BC"/>
    <w:rsid w:val="001D3504"/>
    <w:rsid w:val="001D5B58"/>
    <w:rsid w:val="001D5DEF"/>
    <w:rsid w:val="001D6859"/>
    <w:rsid w:val="001D6CCC"/>
    <w:rsid w:val="001D709E"/>
    <w:rsid w:val="001D7275"/>
    <w:rsid w:val="001D7C59"/>
    <w:rsid w:val="001E0989"/>
    <w:rsid w:val="001E10E3"/>
    <w:rsid w:val="001E1485"/>
    <w:rsid w:val="001E3F57"/>
    <w:rsid w:val="001E48E4"/>
    <w:rsid w:val="001E552E"/>
    <w:rsid w:val="001E67EB"/>
    <w:rsid w:val="001E6B8A"/>
    <w:rsid w:val="001E72E6"/>
    <w:rsid w:val="001E7849"/>
    <w:rsid w:val="001E7DF9"/>
    <w:rsid w:val="001F035A"/>
    <w:rsid w:val="001F0CF5"/>
    <w:rsid w:val="001F14D8"/>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510F"/>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6D0F"/>
    <w:rsid w:val="00386E25"/>
    <w:rsid w:val="0038726F"/>
    <w:rsid w:val="0039036E"/>
    <w:rsid w:val="003914CA"/>
    <w:rsid w:val="00392B29"/>
    <w:rsid w:val="00392FD9"/>
    <w:rsid w:val="003933D7"/>
    <w:rsid w:val="0039390C"/>
    <w:rsid w:val="00394264"/>
    <w:rsid w:val="00394432"/>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5021A"/>
    <w:rsid w:val="00450388"/>
    <w:rsid w:val="004503AD"/>
    <w:rsid w:val="00450662"/>
    <w:rsid w:val="004514CF"/>
    <w:rsid w:val="00451916"/>
    <w:rsid w:val="00451AE3"/>
    <w:rsid w:val="0045220E"/>
    <w:rsid w:val="004528F0"/>
    <w:rsid w:val="00453781"/>
    <w:rsid w:val="00454313"/>
    <w:rsid w:val="00454665"/>
    <w:rsid w:val="00454A2A"/>
    <w:rsid w:val="00454F11"/>
    <w:rsid w:val="00455BF9"/>
    <w:rsid w:val="00460A21"/>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837"/>
    <w:rsid w:val="004A7922"/>
    <w:rsid w:val="004B01B1"/>
    <w:rsid w:val="004B0727"/>
    <w:rsid w:val="004B0E4D"/>
    <w:rsid w:val="004B27C2"/>
    <w:rsid w:val="004B2C02"/>
    <w:rsid w:val="004B324E"/>
    <w:rsid w:val="004B3502"/>
    <w:rsid w:val="004B3CA1"/>
    <w:rsid w:val="004B3F46"/>
    <w:rsid w:val="004B48B1"/>
    <w:rsid w:val="004B4BEE"/>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786"/>
    <w:rsid w:val="00537867"/>
    <w:rsid w:val="00537A04"/>
    <w:rsid w:val="00537C30"/>
    <w:rsid w:val="005407A8"/>
    <w:rsid w:val="00541574"/>
    <w:rsid w:val="005426E4"/>
    <w:rsid w:val="00542C2C"/>
    <w:rsid w:val="0054387F"/>
    <w:rsid w:val="00544351"/>
    <w:rsid w:val="005447DE"/>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8A3"/>
    <w:rsid w:val="00737CE0"/>
    <w:rsid w:val="0074029C"/>
    <w:rsid w:val="007406F8"/>
    <w:rsid w:val="00740D45"/>
    <w:rsid w:val="00741E29"/>
    <w:rsid w:val="00742034"/>
    <w:rsid w:val="00742413"/>
    <w:rsid w:val="007425E8"/>
    <w:rsid w:val="00744233"/>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6259"/>
    <w:rsid w:val="00857C56"/>
    <w:rsid w:val="00857EF1"/>
    <w:rsid w:val="0086061D"/>
    <w:rsid w:val="0086075A"/>
    <w:rsid w:val="00860C1C"/>
    <w:rsid w:val="00860E2E"/>
    <w:rsid w:val="008613F4"/>
    <w:rsid w:val="008629DE"/>
    <w:rsid w:val="00863468"/>
    <w:rsid w:val="008641F2"/>
    <w:rsid w:val="0086434A"/>
    <w:rsid w:val="00865610"/>
    <w:rsid w:val="00865CE0"/>
    <w:rsid w:val="00865D99"/>
    <w:rsid w:val="00865E89"/>
    <w:rsid w:val="00866194"/>
    <w:rsid w:val="008665B5"/>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B1F"/>
    <w:rsid w:val="008B1C73"/>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37B5"/>
    <w:rsid w:val="008D3A3F"/>
    <w:rsid w:val="008D4CA8"/>
    <w:rsid w:val="008D54D7"/>
    <w:rsid w:val="008D5880"/>
    <w:rsid w:val="008D6568"/>
    <w:rsid w:val="008D7CE9"/>
    <w:rsid w:val="008E029E"/>
    <w:rsid w:val="008E08A9"/>
    <w:rsid w:val="008E0981"/>
    <w:rsid w:val="008E0F1C"/>
    <w:rsid w:val="008E1119"/>
    <w:rsid w:val="008E2520"/>
    <w:rsid w:val="008E3517"/>
    <w:rsid w:val="008E3CF2"/>
    <w:rsid w:val="008E4296"/>
    <w:rsid w:val="008E44BE"/>
    <w:rsid w:val="008E477C"/>
    <w:rsid w:val="008E4A3B"/>
    <w:rsid w:val="008E624D"/>
    <w:rsid w:val="008E6A14"/>
    <w:rsid w:val="008E76A9"/>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D0"/>
    <w:rsid w:val="009429E0"/>
    <w:rsid w:val="00942B1A"/>
    <w:rsid w:val="00942B82"/>
    <w:rsid w:val="009432B8"/>
    <w:rsid w:val="009433C7"/>
    <w:rsid w:val="00943583"/>
    <w:rsid w:val="009452D0"/>
    <w:rsid w:val="00945729"/>
    <w:rsid w:val="00946388"/>
    <w:rsid w:val="009469B6"/>
    <w:rsid w:val="00950893"/>
    <w:rsid w:val="009509C5"/>
    <w:rsid w:val="00950F8C"/>
    <w:rsid w:val="0095119F"/>
    <w:rsid w:val="0095237A"/>
    <w:rsid w:val="009528FE"/>
    <w:rsid w:val="00952930"/>
    <w:rsid w:val="0095397E"/>
    <w:rsid w:val="00953E25"/>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A014FF"/>
    <w:rsid w:val="00A0166D"/>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D04C4"/>
    <w:rsid w:val="00AD14F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1320"/>
    <w:rsid w:val="00AE25D5"/>
    <w:rsid w:val="00AE2A4F"/>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FCF"/>
    <w:rsid w:val="00B207CA"/>
    <w:rsid w:val="00B2135F"/>
    <w:rsid w:val="00B221F5"/>
    <w:rsid w:val="00B22925"/>
    <w:rsid w:val="00B22CD8"/>
    <w:rsid w:val="00B22F06"/>
    <w:rsid w:val="00B236F7"/>
    <w:rsid w:val="00B23BBA"/>
    <w:rsid w:val="00B24114"/>
    <w:rsid w:val="00B24353"/>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69B"/>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900E6"/>
    <w:rsid w:val="00D91ED1"/>
    <w:rsid w:val="00D92CE5"/>
    <w:rsid w:val="00D9310D"/>
    <w:rsid w:val="00D93DE2"/>
    <w:rsid w:val="00D94708"/>
    <w:rsid w:val="00D94AB2"/>
    <w:rsid w:val="00D94E72"/>
    <w:rsid w:val="00D95C8E"/>
    <w:rsid w:val="00D95CBF"/>
    <w:rsid w:val="00D96DA8"/>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CF3"/>
    <w:rsid w:val="00E12D1D"/>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B3B"/>
    <w:rsid w:val="00EA7D14"/>
    <w:rsid w:val="00EA7D52"/>
    <w:rsid w:val="00EB01BD"/>
    <w:rsid w:val="00EB1532"/>
    <w:rsid w:val="00EB188D"/>
    <w:rsid w:val="00EB1FD5"/>
    <w:rsid w:val="00EB32C7"/>
    <w:rsid w:val="00EB3C20"/>
    <w:rsid w:val="00EB3EDD"/>
    <w:rsid w:val="00EB43B5"/>
    <w:rsid w:val="00EB4501"/>
    <w:rsid w:val="00EB5245"/>
    <w:rsid w:val="00EB5441"/>
    <w:rsid w:val="00EC0AEA"/>
    <w:rsid w:val="00EC1A69"/>
    <w:rsid w:val="00EC1E63"/>
    <w:rsid w:val="00EC22A5"/>
    <w:rsid w:val="00EC2CAB"/>
    <w:rsid w:val="00EC2F50"/>
    <w:rsid w:val="00EC3F8C"/>
    <w:rsid w:val="00EC49DD"/>
    <w:rsid w:val="00EC508A"/>
    <w:rsid w:val="00EC54BB"/>
    <w:rsid w:val="00EC58B8"/>
    <w:rsid w:val="00EC5AE1"/>
    <w:rsid w:val="00EC5D5C"/>
    <w:rsid w:val="00EC6705"/>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BD0"/>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513392"/>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53478F"/>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ind w:left="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ind w:left="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a3.org/project/modrio.html" TargetMode="External"/><Relationship Id="rId117" Type="http://schemas.openxmlformats.org/officeDocument/2006/relationships/oleObject" Target="embeddings/oleObject27.bin"/><Relationship Id="rId21" Type="http://schemas.openxmlformats.org/officeDocument/2006/relationships/image" Target="media/image1.wmf"/><Relationship Id="rId42" Type="http://schemas.openxmlformats.org/officeDocument/2006/relationships/hyperlink" Target="http://www.w3.org/TR/xmlschema-2/" TargetMode="External"/><Relationship Id="rId47" Type="http://schemas.openxmlformats.org/officeDocument/2006/relationships/image" Target="media/image9.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39.wmf"/><Relationship Id="rId89" Type="http://schemas.openxmlformats.org/officeDocument/2006/relationships/oleObject" Target="embeddings/oleObject13.bin"/><Relationship Id="rId112" Type="http://schemas.openxmlformats.org/officeDocument/2006/relationships/image" Target="media/image53.wmf"/><Relationship Id="rId133" Type="http://schemas.openxmlformats.org/officeDocument/2006/relationships/hyperlink" Target="http://en.wikipedia.org/wiki/Xml" TargetMode="External"/><Relationship Id="rId138" Type="http://schemas.openxmlformats.org/officeDocument/2006/relationships/hyperlink" Target="http://de.wikipedia.org/wiki/OSEK" TargetMode="External"/><Relationship Id="rId16" Type="http://schemas.openxmlformats.org/officeDocument/2006/relationships/hyperlink" Target="https://www.fmi-standard.org/tools" TargetMode="External"/><Relationship Id="rId107" Type="http://schemas.openxmlformats.org/officeDocument/2006/relationships/oleObject" Target="embeddings/oleObject22.bin"/><Relationship Id="rId11" Type="http://schemas.openxmlformats.org/officeDocument/2006/relationships/hyperlink" Target="mailto:contact@fmi-standard.org" TargetMode="External"/><Relationship Id="rId32" Type="http://schemas.openxmlformats.org/officeDocument/2006/relationships/oleObject" Target="embeddings/oleObject3.bin"/><Relationship Id="rId37"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17.png"/><Relationship Id="rId74" Type="http://schemas.openxmlformats.org/officeDocument/2006/relationships/image" Target="media/image32.png"/><Relationship Id="rId79" Type="http://schemas.openxmlformats.org/officeDocument/2006/relationships/image" Target="media/image34.png"/><Relationship Id="rId102" Type="http://schemas.openxmlformats.org/officeDocument/2006/relationships/image" Target="media/image48.wmf"/><Relationship Id="rId123" Type="http://schemas.openxmlformats.org/officeDocument/2006/relationships/image" Target="media/image59.png"/><Relationship Id="rId128" Type="http://schemas.openxmlformats.org/officeDocument/2006/relationships/hyperlink" Target="http://www.ep.liu.se/ecp/063/013/ecp11063013.pdf"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16.bin"/><Relationship Id="rId22" Type="http://schemas.openxmlformats.org/officeDocument/2006/relationships/oleObject" Target="embeddings/oleObject1.bin"/><Relationship Id="rId27" Type="http://schemas.openxmlformats.org/officeDocument/2006/relationships/hyperlink" Target="http://msdn.microsoft.com/en-us/library/aa365247%28VS.85%29.aspx" TargetMode="External"/><Relationship Id="rId43" Type="http://schemas.openxmlformats.org/officeDocument/2006/relationships/hyperlink" Target="http://www.w3.org/TR/xmlschema-2/" TargetMode="External"/><Relationship Id="rId48" Type="http://schemas.openxmlformats.org/officeDocument/2006/relationships/image" Target="media/image10.png"/><Relationship Id="rId64" Type="http://schemas.openxmlformats.org/officeDocument/2006/relationships/image" Target="media/image23.png"/><Relationship Id="rId69" Type="http://schemas.openxmlformats.org/officeDocument/2006/relationships/hyperlink" Target="https://ssp-standard.org/" TargetMode="External"/><Relationship Id="rId113" Type="http://schemas.openxmlformats.org/officeDocument/2006/relationships/oleObject" Target="embeddings/oleObject25.bin"/><Relationship Id="rId118" Type="http://schemas.openxmlformats.org/officeDocument/2006/relationships/image" Target="media/image56.wmf"/><Relationship Id="rId134" Type="http://schemas.openxmlformats.org/officeDocument/2006/relationships/hyperlink" Target="http://www.itea2.org/" TargetMode="External"/><Relationship Id="rId139"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0.png"/><Relationship Id="rId80" Type="http://schemas.openxmlformats.org/officeDocument/2006/relationships/image" Target="media/image35.png"/><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46.wmf"/><Relationship Id="rId121" Type="http://schemas.openxmlformats.org/officeDocument/2006/relationships/oleObject" Target="embeddings/oleObject29.bin"/><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sa/4.0/" TargetMode="External"/><Relationship Id="rId17" Type="http://schemas.openxmlformats.org/officeDocument/2006/relationships/hyperlink" Target="https://fmi-standard.org/downloads" TargetMode="External"/><Relationship Id="rId25" Type="http://schemas.openxmlformats.org/officeDocument/2006/relationships/hyperlink" Target="https://itea3.org/project/modelisar.html" TargetMode="External"/><Relationship Id="rId33" Type="http://schemas.openxmlformats.org/officeDocument/2006/relationships/image" Target="media/image4.wmf"/><Relationship Id="rId38" Type="http://schemas.openxmlformats.org/officeDocument/2006/relationships/image" Target="media/image6.wmf"/><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image" Target="media/image26.png"/><Relationship Id="rId103" Type="http://schemas.openxmlformats.org/officeDocument/2006/relationships/oleObject" Target="embeddings/oleObject20.bin"/><Relationship Id="rId108" Type="http://schemas.openxmlformats.org/officeDocument/2006/relationships/image" Target="media/image51.wmf"/><Relationship Id="rId116" Type="http://schemas.openxmlformats.org/officeDocument/2006/relationships/image" Target="media/image55.wmf"/><Relationship Id="rId124" Type="http://schemas.openxmlformats.org/officeDocument/2006/relationships/image" Target="media/image60.png"/><Relationship Id="rId129" Type="http://schemas.openxmlformats.org/officeDocument/2006/relationships/hyperlink" Target="http://www.ep.liu.se/ecp/076/017/ecp12076017.pdf" TargetMode="External"/><Relationship Id="rId137" Type="http://schemas.openxmlformats.org/officeDocument/2006/relationships/hyperlink" Target="http://www.osek-vdx.org/" TargetMode="External"/><Relationship Id="rId20" Type="http://schemas.openxmlformats.org/officeDocument/2006/relationships/hyperlink" Target="http://en.wikipedia.org/wiki/Simple_API_for_XML" TargetMode="External"/><Relationship Id="rId41" Type="http://schemas.openxmlformats.org/officeDocument/2006/relationships/hyperlink" Target="http://www.netlib.org/toms/618"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8.png"/><Relationship Id="rId75" Type="http://schemas.openxmlformats.org/officeDocument/2006/relationships/hyperlink" Target="http://en.wikipedia.org/wiki/Extended_BNF" TargetMode="External"/><Relationship Id="rId83" Type="http://schemas.openxmlformats.org/officeDocument/2006/relationships/image" Target="media/image38.png"/><Relationship Id="rId88" Type="http://schemas.openxmlformats.org/officeDocument/2006/relationships/image" Target="media/image41.wmf"/><Relationship Id="rId91" Type="http://schemas.openxmlformats.org/officeDocument/2006/relationships/oleObject" Target="embeddings/oleObject14.bin"/><Relationship Id="rId96" Type="http://schemas.openxmlformats.org/officeDocument/2006/relationships/image" Target="media/image45.wmf"/><Relationship Id="rId111" Type="http://schemas.openxmlformats.org/officeDocument/2006/relationships/oleObject" Target="embeddings/oleObject24.bin"/><Relationship Id="rId132" Type="http://schemas.openxmlformats.org/officeDocument/2006/relationships/hyperlink" Target="http://www.w3.org/XML/" TargetMode="External"/><Relationship Id="rId140"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fmi-standard.org" TargetMode="External"/><Relationship Id="rId23" Type="http://schemas.openxmlformats.org/officeDocument/2006/relationships/hyperlink" Target="http://www.ep.liu.se/ecp/063/013/ecp11063013.pdf" TargetMode="External"/><Relationship Id="rId28" Type="http://schemas.openxmlformats.org/officeDocument/2006/relationships/hyperlink" Target="http://datatracker.ietf.org/doc/rfc3986/" TargetMode="External"/><Relationship Id="rId36" Type="http://schemas.openxmlformats.org/officeDocument/2006/relationships/image" Target="media/image5.wmf"/><Relationship Id="rId49" Type="http://schemas.openxmlformats.org/officeDocument/2006/relationships/image" Target="media/image11.wmf"/><Relationship Id="rId57" Type="http://schemas.openxmlformats.org/officeDocument/2006/relationships/image" Target="media/image16.png"/><Relationship Id="rId106" Type="http://schemas.openxmlformats.org/officeDocument/2006/relationships/image" Target="media/image50.wmf"/><Relationship Id="rId114" Type="http://schemas.openxmlformats.org/officeDocument/2006/relationships/image" Target="media/image54.wmf"/><Relationship Id="rId119" Type="http://schemas.openxmlformats.org/officeDocument/2006/relationships/oleObject" Target="embeddings/oleObject28.bin"/><Relationship Id="rId127" Type="http://schemas.openxmlformats.org/officeDocument/2006/relationships/hyperlink" Target="http://www.di.ens.fr/~pouzet/bib/cdc10.pdf" TargetMode="External"/><Relationship Id="rId10" Type="http://schemas.openxmlformats.org/officeDocument/2006/relationships/hyperlink" Target="https://fmi-standard.org/downloads" TargetMode="External"/><Relationship Id="rId31" Type="http://schemas.openxmlformats.org/officeDocument/2006/relationships/image" Target="media/image3.wmf"/><Relationship Id="rId44" Type="http://schemas.openxmlformats.org/officeDocument/2006/relationships/hyperlink" Target="http://www.w3.org/TR/xml-infoset/" TargetMode="External"/><Relationship Id="rId52" Type="http://schemas.openxmlformats.org/officeDocument/2006/relationships/image" Target="media/image12.wmf"/><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58.png"/><Relationship Id="rId130" Type="http://schemas.openxmlformats.org/officeDocument/2006/relationships/hyperlink" Target="https://www.modelica.org/documents/ModelicaSpec33.pdf" TargetMode="External"/><Relationship Id="rId135" Type="http://schemas.openxmlformats.org/officeDocument/2006/relationships/hyperlink" Target="https://svn.fmi-standard.org/fmi/branches/public/Test_FMUs/_FMIModelicaTest/FMITest/help/FMITest.html" TargetMode="External"/><Relationship Id="rId14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creativecommons.org/licenses/by-sa/4.0/legalcode" TargetMode="External"/><Relationship Id="rId18" Type="http://schemas.openxmlformats.org/officeDocument/2006/relationships/hyperlink" Target="http://en.wikipedia.org/wiki/Xml" TargetMode="External"/><Relationship Id="rId39" Type="http://schemas.openxmlformats.org/officeDocument/2006/relationships/oleObject" Target="embeddings/oleObject7.bin"/><Relationship Id="rId109" Type="http://schemas.openxmlformats.org/officeDocument/2006/relationships/oleObject" Target="embeddings/oleObject23.bin"/><Relationship Id="rId34" Type="http://schemas.openxmlformats.org/officeDocument/2006/relationships/oleObject" Target="embeddings/oleObject4.bin"/><Relationship Id="rId50" Type="http://schemas.openxmlformats.org/officeDocument/2006/relationships/oleObject" Target="embeddings/oleObject8.bin"/><Relationship Id="rId55" Type="http://schemas.openxmlformats.org/officeDocument/2006/relationships/image" Target="media/image14.png"/><Relationship Id="rId76" Type="http://schemas.openxmlformats.org/officeDocument/2006/relationships/hyperlink" Target="http://en.wikipedia.org/wiki/Depth-first_search" TargetMode="External"/><Relationship Id="rId97" Type="http://schemas.openxmlformats.org/officeDocument/2006/relationships/oleObject" Target="embeddings/oleObject17.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image" Target="media/image61.png"/><Relationship Id="rId141"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image" Target="media/image2.wmf"/><Relationship Id="rId24" Type="http://schemas.openxmlformats.org/officeDocument/2006/relationships/hyperlink" Target="http://www.ep.liu.se/ecp/076/017/ecp12076017.pdf" TargetMode="External"/><Relationship Id="rId40" Type="http://schemas.openxmlformats.org/officeDocument/2006/relationships/hyperlink" Target="http://www.cscapes.org/coloringpage/" TargetMode="External"/><Relationship Id="rId45" Type="http://schemas.openxmlformats.org/officeDocument/2006/relationships/image" Target="media/image7.png"/><Relationship Id="rId66" Type="http://schemas.openxmlformats.org/officeDocument/2006/relationships/image" Target="media/image25.png"/><Relationship Id="rId87" Type="http://schemas.openxmlformats.org/officeDocument/2006/relationships/oleObject" Target="embeddings/oleObject12.bin"/><Relationship Id="rId110" Type="http://schemas.openxmlformats.org/officeDocument/2006/relationships/image" Target="media/image52.wmf"/><Relationship Id="rId115" Type="http://schemas.openxmlformats.org/officeDocument/2006/relationships/oleObject" Target="embeddings/oleObject26.bin"/><Relationship Id="rId131" Type="http://schemas.openxmlformats.org/officeDocument/2006/relationships/hyperlink" Target="http://www.di.ens.fr/~pouzet/lucid-synchrone/" TargetMode="External"/><Relationship Id="rId136" Type="http://schemas.openxmlformats.org/officeDocument/2006/relationships/hyperlink" Target="http://www.autosar.org/" TargetMode="External"/><Relationship Id="rId61" Type="http://schemas.openxmlformats.org/officeDocument/2006/relationships/image" Target="media/image20.png"/><Relationship Id="rId82" Type="http://schemas.openxmlformats.org/officeDocument/2006/relationships/image" Target="media/image37.png"/><Relationship Id="rId19" Type="http://schemas.openxmlformats.org/officeDocument/2006/relationships/hyperlink" Target="http://sax.sourceforge.net/" TargetMode="External"/><Relationship Id="rId14" Type="http://schemas.openxmlformats.org/officeDocument/2006/relationships/hyperlink" Target="http://www.opensource.org/licenses/bsd-license.html" TargetMode="Externa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5.png"/><Relationship Id="rId77" Type="http://schemas.openxmlformats.org/officeDocument/2006/relationships/hyperlink" Target="http://www.cmake.org" TargetMode="External"/><Relationship Id="rId100" Type="http://schemas.openxmlformats.org/officeDocument/2006/relationships/image" Target="media/image47.wmf"/><Relationship Id="rId105" Type="http://schemas.openxmlformats.org/officeDocument/2006/relationships/oleObject" Target="embeddings/oleObject21.bin"/><Relationship Id="rId126" Type="http://schemas.openxmlformats.org/officeDocument/2006/relationships/hyperlink" Target="http://www.ep.liu.se/ecp/076/018/ecp12076018.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2B68C-06FE-4F61-B0B7-4AF7977A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128</Pages>
  <Words>48081</Words>
  <Characters>274062</Characters>
  <Application>Microsoft Office Word</Application>
  <DocSecurity>0</DocSecurity>
  <Lines>2283</Lines>
  <Paragraphs>642</Paragraphs>
  <ScaleCrop>false</ScaleCrop>
  <HeadingPairs>
    <vt:vector size="8" baseType="variant">
      <vt:variant>
        <vt:lpstr>Title</vt:lpstr>
      </vt:variant>
      <vt:variant>
        <vt:i4>1</vt:i4>
      </vt:variant>
      <vt:variant>
        <vt:lpstr>Headings</vt:lpstr>
      </vt:variant>
      <vt:variant>
        <vt:i4>75</vt:i4>
      </vt:variant>
      <vt:variant>
        <vt:lpstr>Titel</vt:lpstr>
      </vt:variant>
      <vt:variant>
        <vt:i4>1</vt:i4>
      </vt:variant>
      <vt:variant>
        <vt:lpstr>Rubrik</vt:lpstr>
      </vt:variant>
      <vt:variant>
        <vt:i4>1</vt:i4>
      </vt:variant>
    </vt:vector>
  </HeadingPairs>
  <TitlesOfParts>
    <vt:vector size="78" baseType="lpstr">
      <vt:lpstr>General Document template</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DLR</Company>
  <LinksUpToDate>false</LinksUpToDate>
  <CharactersWithSpaces>321501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Document template</dc:title>
  <dc:creator>Martin Otter</dc:creator>
  <cp:lastModifiedBy>Bertsch Christian (CR/AEE3)</cp:lastModifiedBy>
  <cp:revision>29</cp:revision>
  <cp:lastPrinted>2019-09-24T20:42:00Z</cp:lastPrinted>
  <dcterms:created xsi:type="dcterms:W3CDTF">2019-09-23T14:30:00Z</dcterms:created>
  <dcterms:modified xsi:type="dcterms:W3CDTF">2019-09-25T07:55:00Z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