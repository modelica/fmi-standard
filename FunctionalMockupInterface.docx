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92DFC4E"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1" w:author="Bertsch Christian (CR/AEE3)" w:date="2020-02-27T22:30:00Z">
        <w:r w:rsidR="007723F7">
          <w:rPr>
            <w:sz w:val="24"/>
          </w:rPr>
          <w:t>2</w:t>
        </w:r>
      </w:ins>
      <w:del w:id="2" w:author="Bertsch Christian (CR/AEE3)" w:date="2020-02-27T22:30:00Z">
        <w:r w:rsidR="00C60628" w:rsidDel="007723F7">
          <w:rPr>
            <w:sz w:val="24"/>
          </w:rPr>
          <w:delText>1</w:delText>
        </w:r>
      </w:del>
    </w:p>
    <w:p w14:paraId="1B2D96DD" w14:textId="2A4DDE4D" w:rsidR="0084747C" w:rsidRDefault="00D0034A" w:rsidP="00D0034A">
      <w:pPr>
        <w:pStyle w:val="Subtitlefrontpage"/>
        <w:tabs>
          <w:tab w:val="left" w:pos="3060"/>
        </w:tabs>
        <w:rPr>
          <w:sz w:val="24"/>
        </w:rPr>
      </w:pPr>
      <w:r w:rsidRPr="00AE2A4F">
        <w:rPr>
          <w:sz w:val="24"/>
        </w:rPr>
        <w:tab/>
      </w:r>
      <w:del w:id="3" w:author="Bertsch Christian (CR/AEE3)" w:date="2020-02-27T22:30:00Z">
        <w:r w:rsidR="00054FCF" w:rsidDel="007723F7">
          <w:rPr>
            <w:sz w:val="24"/>
          </w:rPr>
          <w:delText>October 2</w:delText>
        </w:r>
        <w:r w:rsidR="00054FCF" w:rsidRPr="00D2781E" w:rsidDel="007723F7">
          <w:rPr>
            <w:sz w:val="24"/>
            <w:vertAlign w:val="superscript"/>
          </w:rPr>
          <w:delText>nd</w:delText>
        </w:r>
        <w:r w:rsidR="005B682A" w:rsidDel="007723F7">
          <w:rPr>
            <w:sz w:val="24"/>
          </w:rPr>
          <w:delText xml:space="preserve"> </w:delText>
        </w:r>
        <w:r w:rsidRPr="00AE2A4F" w:rsidDel="007723F7">
          <w:rPr>
            <w:sz w:val="24"/>
          </w:rPr>
          <w:delText>201</w:delText>
        </w:r>
        <w:r w:rsidR="00C60628" w:rsidDel="007723F7">
          <w:rPr>
            <w:sz w:val="24"/>
          </w:rPr>
          <w:delText>9</w:delText>
        </w:r>
      </w:del>
      <w:ins w:id="4" w:author="Bertsch Christian (CR/AEE3)" w:date="2020-11-01T14:25:00Z">
        <w:r w:rsidR="00530EF9">
          <w:rPr>
            <w:sz w:val="24"/>
          </w:rPr>
          <w:t>December</w:t>
        </w:r>
      </w:ins>
      <w:ins w:id="5" w:author="Bertsch Christian (CR/AEE3)" w:date="2020-11-01T14:27:00Z">
        <w:r w:rsidR="00530EF9">
          <w:rPr>
            <w:sz w:val="24"/>
          </w:rPr>
          <w:t xml:space="preserve"> 15th</w:t>
        </w:r>
      </w:ins>
      <w:ins w:id="6" w:author="Bertsch Christian (CR/AEE3)" w:date="2020-11-01T14:25:00Z">
        <w:r w:rsidR="00530EF9">
          <w:rPr>
            <w:sz w:val="24"/>
          </w:rPr>
          <w:t xml:space="preserve"> 2020</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41699CEE"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7" w:author="Bertsch Christian (CR/AEE3)" w:date="2020-02-27T22:30:00Z">
        <w:r w:rsidR="007723F7">
          <w:rPr>
            <w:szCs w:val="20"/>
          </w:rPr>
          <w:t>2</w:t>
        </w:r>
      </w:ins>
      <w:del w:id="8" w:author="Bertsch Christian (CR/AEE3)" w:date="2020-02-27T22:30:00Z">
        <w:r w:rsidR="00FD58BF" w:rsidDel="007723F7">
          <w:rPr>
            <w:szCs w:val="20"/>
          </w:rPr>
          <w:delText>1</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rPr>
          <w:ins w:id="11" w:author="Bertsch Christian (CR/AEE3)" w:date="2020-11-01T14:25:00Z"/>
        </w:trPr>
        <w:tc>
          <w:tcPr>
            <w:tcW w:w="1560" w:type="dxa"/>
          </w:tcPr>
          <w:p w14:paraId="7957E906" w14:textId="28AEB4F1" w:rsidR="00530EF9" w:rsidRDefault="00530EF9" w:rsidP="00530EF9">
            <w:pPr>
              <w:pStyle w:val="tablecontents"/>
              <w:rPr>
                <w:ins w:id="12" w:author="Bertsch Christian (CR/AEE3)" w:date="2020-11-01T14:25:00Z"/>
              </w:rPr>
            </w:pPr>
            <w:ins w:id="13" w:author="Bertsch Christian (CR/AEE3)" w:date="2020-11-01T14:25:00Z">
              <w:r>
                <w:t>2.0.2</w:t>
              </w:r>
            </w:ins>
          </w:p>
        </w:tc>
        <w:tc>
          <w:tcPr>
            <w:tcW w:w="1212" w:type="dxa"/>
          </w:tcPr>
          <w:p w14:paraId="3C9392CD" w14:textId="476DDEF5" w:rsidR="00530EF9" w:rsidRDefault="00530EF9" w:rsidP="00530EF9">
            <w:pPr>
              <w:pStyle w:val="tablecontents"/>
              <w:rPr>
                <w:ins w:id="14" w:author="Bertsch Christian (CR/AEE3)" w:date="2020-11-01T14:25:00Z"/>
              </w:rPr>
            </w:pPr>
            <w:ins w:id="15" w:author="Bertsch Christian (CR/AEE3)" w:date="2020-11-01T14:25:00Z">
              <w:r>
                <w:t>2020-12-15</w:t>
              </w:r>
            </w:ins>
          </w:p>
        </w:tc>
        <w:tc>
          <w:tcPr>
            <w:tcW w:w="6768" w:type="dxa"/>
          </w:tcPr>
          <w:p w14:paraId="047393A0" w14:textId="5194344C" w:rsidR="00530EF9" w:rsidRDefault="00530EF9" w:rsidP="00530EF9">
            <w:pPr>
              <w:pStyle w:val="tablecontents"/>
              <w:rPr>
                <w:ins w:id="16" w:author="Bertsch Christian (CR/AEE3)" w:date="2020-11-01T14:25:00Z"/>
              </w:rPr>
            </w:pPr>
            <w:ins w:id="17" w:author="Bertsch Christian (CR/AEE3)" w:date="2020-11-01T14:2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0F62E7"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44259F6"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ins w:id="18" w:author="Bertsch Christian (CR/AEE3)" w:date="2020-11-01T14:33:00Z">
        <w:r w:rsidR="00530EF9">
          <w:t>20</w:t>
        </w:r>
      </w:ins>
      <w:del w:id="19" w:author="Bertsch Christian (CR/AEE3)" w:date="2020-11-01T14:33:00Z">
        <w:r w:rsidR="004B7790" w:rsidDel="00530EF9">
          <w:delText>1</w:delText>
        </w:r>
        <w:r w:rsidR="00FD58BF" w:rsidDel="00530EF9">
          <w:delText>9</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0F62E7"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lastRenderedPageBreak/>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0F62E7"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rPr>
          <w:ins w:id="20" w:author="Bertsch Christian (CR/AEE3)" w:date="2020-11-01T14:36:00Z"/>
        </w:rPr>
      </w:pPr>
      <w:r w:rsidRPr="003200BB">
        <w:br w:type="page"/>
      </w:r>
    </w:p>
    <w:p w14:paraId="3BFA5C44" w14:textId="78387F09" w:rsidR="000E3C0E" w:rsidRPr="003200BB" w:rsidRDefault="000E3C0E" w:rsidP="000E3C0E">
      <w:pPr>
        <w:pStyle w:val="BodyText"/>
        <w:jc w:val="center"/>
        <w:rPr>
          <w:ins w:id="21" w:author="Bertsch Christian (CR/AEE3)" w:date="2020-11-01T14:36:00Z"/>
          <w:b/>
          <w:sz w:val="24"/>
        </w:rPr>
      </w:pPr>
      <w:ins w:id="22" w:author="Bertsch Christian (CR/AEE3)" w:date="2020-11-01T14:36:00Z">
        <w:r w:rsidRPr="003200BB">
          <w:rPr>
            <w:b/>
            <w:sz w:val="24"/>
          </w:rPr>
          <w:lastRenderedPageBreak/>
          <w:t>About FMI 2.0</w:t>
        </w:r>
        <w:r>
          <w:rPr>
            <w:b/>
            <w:sz w:val="24"/>
          </w:rPr>
          <w:t>.2</w:t>
        </w:r>
      </w:ins>
    </w:p>
    <w:p w14:paraId="0EB27439" w14:textId="255C2354" w:rsidR="000E3C0E" w:rsidRDefault="000E3C0E" w:rsidP="000E3C0E">
      <w:pPr>
        <w:pStyle w:val="BodyText"/>
        <w:rPr>
          <w:ins w:id="23" w:author="Bertsch Christian (CR/AEE3)" w:date="2020-11-01T14:36:00Z"/>
        </w:rPr>
      </w:pPr>
      <w:ins w:id="24" w:author="Bertsch Christian (CR/AEE3)" w:date="2020-11-01T14:36:00Z">
        <w:r>
          <w:t>FMI 2.0.2 is a maintenance release with no new f</w:t>
        </w:r>
      </w:ins>
      <w:ins w:id="25" w:author="Bertsch Christian (CR/AEE3)" w:date="2020-11-01T14:37:00Z">
        <w:r>
          <w:t>unctional changes</w:t>
        </w:r>
      </w:ins>
      <w:ins w:id="26" w:author="Bertsch Christian (CR/AEE3)" w:date="2020-11-01T14:36:00Z">
        <w:r>
          <w:t xml:space="preserve"> compared to FMI 2.0</w:t>
        </w:r>
      </w:ins>
      <w:ins w:id="27" w:author="Bertsch Christian (CR/AEE3)" w:date="2020-11-01T14:37:00Z">
        <w:r>
          <w:t xml:space="preserve"> or 2.0.1</w:t>
        </w:r>
      </w:ins>
      <w:ins w:id="28" w:author="Bertsch Christian (CR/AEE3)" w:date="2020-11-01T14:36:00Z">
        <w:r>
          <w:t>. FMUs created according to FMI 2.0.</w:t>
        </w:r>
      </w:ins>
      <w:ins w:id="29" w:author="Bertsch Christian (CR/AEE3)" w:date="2020-11-01T14:37:00Z">
        <w:r>
          <w:t>2</w:t>
        </w:r>
      </w:ins>
      <w:ins w:id="30" w:author="Bertsch Christian (CR/AEE3)" w:date="2020-11-01T14:36:00Z">
        <w:r>
          <w:t xml:space="preserve"> are valid FMUs according to FMI 2.0</w:t>
        </w:r>
      </w:ins>
      <w:ins w:id="31" w:author="Bertsch Christian (CR/AEE3)" w:date="2020-11-01T14:37:00Z">
        <w:r>
          <w:t xml:space="preserve"> or 2.0.1</w:t>
        </w:r>
      </w:ins>
      <w:ins w:id="32" w:author="Bertsch Christian (CR/AEE3)" w:date="2020-11-01T14:36:00Z">
        <w:r>
          <w:t xml:space="preserve">. </w:t>
        </w:r>
      </w:ins>
      <w:ins w:id="33" w:author="Bertsch Christian (CR/AEE3)" w:date="2020-11-01T14:37:00Z">
        <w:r>
          <w:br/>
        </w:r>
      </w:ins>
      <w:ins w:id="34" w:author="Bertsch Christian (CR/AEE3)" w:date="2020-11-01T14:38:00Z">
        <w:r>
          <w:t xml:space="preserve">FMI 2.0.2. introduces the </w:t>
        </w:r>
      </w:ins>
      <w:ins w:id="35" w:author="Bertsch Christian (CR/AEE3)" w:date="2020-11-01T15:18:00Z">
        <w:r w:rsidR="00F57D4A">
          <w:t>“</w:t>
        </w:r>
      </w:ins>
      <w:ins w:id="36" w:author="Bertsch Christian (CR/AEE3)" w:date="2020-11-01T14:38:00Z">
        <w:r>
          <w:t>/extra</w:t>
        </w:r>
      </w:ins>
      <w:ins w:id="37" w:author="Bertsch Christian (CR/AEE3)" w:date="2020-11-01T15:18:00Z">
        <w:r w:rsidR="00F57D4A">
          <w:t>”</w:t>
        </w:r>
      </w:ins>
      <w:ins w:id="38" w:author="Bertsch Christian (CR/AEE3)" w:date="2020-11-01T14:38:00Z">
        <w:r>
          <w:t xml:space="preserve"> directory as a standardized place to provide additional </w:t>
        </w:r>
      </w:ins>
      <w:ins w:id="39" w:author="Bertsch Christian (CR/AEE3)" w:date="2020-11-01T14:39:00Z">
        <w:r>
          <w:t>information</w:t>
        </w:r>
      </w:ins>
      <w:ins w:id="40" w:author="Bertsch Christian (CR/AEE3)" w:date="2020-11-01T14:38:00Z">
        <w:r>
          <w:t xml:space="preserve"> </w:t>
        </w:r>
      </w:ins>
      <w:ins w:id="41" w:author="Bertsch Christian (CR/AEE3)" w:date="2020-11-01T14:40:00Z">
        <w:r w:rsidR="00A30594">
          <w:t>for an</w:t>
        </w:r>
        <w:r>
          <w:t xml:space="preserve"> FMU </w:t>
        </w:r>
      </w:ins>
      <w:ins w:id="42" w:author="Bertsch Christian (CR/AEE3)" w:date="2020-11-01T14:38:00Z">
        <w:r>
          <w:t xml:space="preserve">according to layered standards. </w:t>
        </w:r>
      </w:ins>
      <w:ins w:id="43" w:author="Bertsch Christian (CR/AEE3)" w:date="2020-11-01T14:42:00Z">
        <w:r>
          <w:t>T</w:t>
        </w:r>
        <w:r w:rsidR="00F57D4A">
          <w:t xml:space="preserve">his is </w:t>
        </w:r>
      </w:ins>
      <w:ins w:id="44" w:author="Bertsch Christian (CR/AEE3)" w:date="2020-11-01T14:40:00Z">
        <w:r w:rsidR="004D19B6">
          <w:t>does not change the b</w:t>
        </w:r>
      </w:ins>
      <w:ins w:id="45" w:author="Bertsch Christian (CR/AEE3)" w:date="2020-11-01T16:54:00Z">
        <w:r w:rsidR="004D19B6">
          <w:t>e</w:t>
        </w:r>
      </w:ins>
      <w:ins w:id="46" w:author="Bertsch Christian (CR/AEE3)" w:date="2020-11-01T14:40:00Z">
        <w:r>
          <w:t>haviour of the FMU an</w:t>
        </w:r>
        <w:r w:rsidR="00F57D4A">
          <w:t>d clarifies the storage location</w:t>
        </w:r>
      </w:ins>
      <w:ins w:id="47" w:author="Bertsch Christian (CR/AEE3)" w:date="2020-11-01T15:19:00Z">
        <w:r w:rsidR="00F57D4A">
          <w:t xml:space="preserve"> for additional files</w:t>
        </w:r>
      </w:ins>
      <w:ins w:id="48" w:author="Bertsch Christian (CR/AEE3)" w:date="2020-11-01T15:20:00Z">
        <w:r w:rsidR="00F57D4A">
          <w:t xml:space="preserve"> (even after the creation of the FMU), e.g., </w:t>
        </w:r>
      </w:ins>
      <w:ins w:id="49" w:author="Bertsch Christian (CR/AEE3)" w:date="2020-11-01T15:19:00Z">
        <w:r w:rsidR="00F57D4A">
          <w:t>required by layered standards.</w:t>
        </w:r>
      </w:ins>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rPr>
          <w:ins w:id="50" w:author="Bertsch Christian (CR/AEE3)" w:date="2020-09-23T15:16:00Z"/>
        </w:rPr>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517CFF" w:rsidRDefault="00517CFF">
      <w:pPr>
        <w:pStyle w:val="BodyText"/>
        <w:spacing w:before="60"/>
        <w:ind w:left="249"/>
        <w:rPr>
          <w:i/>
          <w:rPrChange w:id="51" w:author="Bertsch Christian (CR/AEE3)" w:date="2020-09-23T15:17:00Z">
            <w:rPr/>
          </w:rPrChange>
        </w:rPr>
        <w:pPrChange w:id="52" w:author="Bertsch Christian (CR/AEE3)" w:date="2020-09-23T15:17:00Z">
          <w:pPr>
            <w:pStyle w:val="BodyText"/>
            <w:numPr>
              <w:ilvl w:val="1"/>
              <w:numId w:val="42"/>
            </w:numPr>
            <w:tabs>
              <w:tab w:val="num" w:pos="600"/>
              <w:tab w:val="num" w:pos="1100"/>
            </w:tabs>
            <w:spacing w:before="60"/>
            <w:ind w:left="600" w:hanging="351"/>
          </w:pPr>
        </w:pPrChange>
      </w:pPr>
      <w:ins w:id="53" w:author="Bertsch Christian (CR/AEE3)" w:date="2020-09-23T15:17:00Z">
        <w:r w:rsidRPr="00517CFF">
          <w:rPr>
            <w:rStyle w:val="pl-mi"/>
            <w:i/>
            <w:rPrChange w:id="54" w:author="Bertsch Christian (CR/AEE3)" w:date="2020-09-23T15:17:00Z">
              <w:rPr>
                <w:rStyle w:val="pl-mi"/>
              </w:rPr>
            </w:rPrChange>
          </w:rPr>
          <w:t>[Clarification for FMI 2.0.2: In the structured naming convention both 0- and 1-based array indexing is allowed.]</w:t>
        </w:r>
      </w:ins>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lastRenderedPageBreak/>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55" w:name="_Toc448903945"/>
      <w:bookmarkStart w:id="56" w:name="_Toc450645653"/>
      <w:r w:rsidR="00E04F7A" w:rsidRPr="002F3E46">
        <w:rPr>
          <w:sz w:val="24"/>
        </w:rPr>
        <w:lastRenderedPageBreak/>
        <w:t>Contents</w:t>
      </w:r>
      <w:bookmarkStart w:id="57" w:name="_Toc240646361"/>
      <w:bookmarkStart w:id="58" w:name="_Toc247884534"/>
      <w:bookmarkStart w:id="59" w:name="_Toc471724423"/>
      <w:bookmarkStart w:id="60" w:name="_Toc471724556"/>
      <w:bookmarkStart w:id="61" w:name="_Toc471785676"/>
      <w:bookmarkStart w:id="62" w:name="_Toc497546652"/>
      <w:bookmarkStart w:id="63" w:name="_Toc497547108"/>
      <w:bookmarkStart w:id="64" w:name="_Toc153341732"/>
      <w:bookmarkEnd w:id="55"/>
      <w:bookmarkEnd w:id="56"/>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0F62E7">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0F62E7">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0F62E7">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0F62E7">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0F62E7">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0F62E7">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0F62E7">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0F62E7">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0F62E7">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0F62E7">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0F62E7">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0F62E7">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0F62E7">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0F62E7">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0F62E7">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0F62E7">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0F62E7">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0F62E7">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0F62E7">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0F62E7">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0F62E7">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0F62E7">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0F62E7">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0F62E7">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0F62E7">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0F62E7">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0F62E7">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0F62E7">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0F62E7">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0F62E7">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0F62E7">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0F62E7">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0F62E7">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0F62E7">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0F62E7">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0F62E7">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0F62E7">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0F62E7">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0F62E7">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0F62E7">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0F62E7">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0F62E7">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0F62E7">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0F62E7">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0F62E7">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0F62E7">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0F62E7">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0F62E7">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0F62E7">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0F62E7">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0F62E7">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0F62E7">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0F62E7">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0F62E7">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0F62E7">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0F62E7">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0F62E7">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0F62E7">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lastRenderedPageBreak/>
        <w:fldChar w:fldCharType="end"/>
      </w:r>
      <w:bookmarkStart w:id="65" w:name="_Toc55136478"/>
      <w:r w:rsidR="00990EFE" w:rsidRPr="0098259C">
        <w:t>Overview</w:t>
      </w:r>
      <w:bookmarkEnd w:id="57"/>
      <w:bookmarkEnd w:id="58"/>
      <w:bookmarkEnd w:id="65"/>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90653AF"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ins w:id="66" w:author="Bertsch Christian (CR/AEE3)" w:date="2020-12-24T12:12:00Z">
        <w:r w:rsidR="00D55E95" w:rsidRPr="0098259C">
          <w:t xml:space="preserve">Figure </w:t>
        </w:r>
        <w:r w:rsidR="00D55E95">
          <w:rPr>
            <w:noProof/>
          </w:rPr>
          <w:t>1</w:t>
        </w:r>
      </w:ins>
      <w:del w:id="67" w:author="Bertsch Christian (CR/AEE3)" w:date="2020-12-24T12:12:00Z">
        <w:r w:rsidR="000440B4" w:rsidRPr="0098259C" w:rsidDel="00D55E95">
          <w:delText xml:space="preserve">Figure </w:delText>
        </w:r>
        <w:r w:rsidR="000440B4" w:rsidDel="00D55E95">
          <w:rPr>
            <w:noProof/>
          </w:rPr>
          <w:delText>1</w:delText>
        </w:r>
      </w:del>
      <w:r w:rsidR="00520A5E">
        <w:fldChar w:fldCharType="end"/>
      </w:r>
      <w:r w:rsidR="00520A5E">
        <w:t>:</w:t>
      </w:r>
    </w:p>
    <w:p w14:paraId="5EEDDB51" w14:textId="77777777" w:rsidR="00990EFE" w:rsidRPr="0098259C" w:rsidRDefault="000F62E7"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0F62E7" w:rsidRDefault="000F62E7"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0F62E7" w:rsidRDefault="000F62E7"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0F62E7" w:rsidRDefault="000F62E7"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0F62E7" w:rsidRDefault="000F62E7"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0F62E7" w14:paraId="02E2D11B" w14:textId="77777777" w:rsidTr="00965B2D">
                      <w:tc>
                        <w:tcPr>
                          <w:tcW w:w="348" w:type="dxa"/>
                        </w:tcPr>
                        <w:p w14:paraId="73246639" w14:textId="77777777" w:rsidR="000F62E7" w:rsidRPr="00BD4780" w:rsidRDefault="000F62E7">
                          <w:pPr>
                            <w:rPr>
                              <w:i/>
                            </w:rPr>
                          </w:pPr>
                          <w:r w:rsidRPr="00BD4780">
                            <w:rPr>
                              <w:i/>
                            </w:rPr>
                            <w:t>t</w:t>
                          </w:r>
                        </w:p>
                      </w:tc>
                      <w:tc>
                        <w:tcPr>
                          <w:tcW w:w="4499" w:type="dxa"/>
                        </w:tcPr>
                        <w:p w14:paraId="56728846" w14:textId="77777777" w:rsidR="000F62E7" w:rsidRDefault="000F62E7">
                          <w:r>
                            <w:t>time</w:t>
                          </w:r>
                        </w:p>
                      </w:tc>
                    </w:tr>
                    <w:tr w:rsidR="000F62E7" w14:paraId="7CDA8735" w14:textId="77777777" w:rsidTr="00965B2D">
                      <w:tc>
                        <w:tcPr>
                          <w:tcW w:w="348" w:type="dxa"/>
                        </w:tcPr>
                        <w:p w14:paraId="527CACF5" w14:textId="77777777" w:rsidR="000F62E7" w:rsidRPr="00BD4780" w:rsidRDefault="000F62E7">
                          <w:pPr>
                            <w:rPr>
                              <w:b/>
                            </w:rPr>
                          </w:pPr>
                          <w:r>
                            <w:rPr>
                              <w:b/>
                            </w:rPr>
                            <w:t>p</w:t>
                          </w:r>
                        </w:p>
                      </w:tc>
                      <w:tc>
                        <w:tcPr>
                          <w:tcW w:w="4499" w:type="dxa"/>
                        </w:tcPr>
                        <w:p w14:paraId="14041D08" w14:textId="77777777" w:rsidR="000F62E7" w:rsidRDefault="000F62E7">
                          <w:r>
                            <w:t>parameters of type Real, Integer, Boolean, String</w:t>
                          </w:r>
                        </w:p>
                      </w:tc>
                    </w:tr>
                    <w:tr w:rsidR="000F62E7" w14:paraId="6C0798FE" w14:textId="77777777" w:rsidTr="00965B2D">
                      <w:tc>
                        <w:tcPr>
                          <w:tcW w:w="348" w:type="dxa"/>
                        </w:tcPr>
                        <w:p w14:paraId="6681EB25" w14:textId="77777777" w:rsidR="000F62E7" w:rsidRPr="00BD4780" w:rsidRDefault="000F62E7">
                          <w:pPr>
                            <w:rPr>
                              <w:b/>
                            </w:rPr>
                          </w:pPr>
                          <w:r w:rsidRPr="00BD4780">
                            <w:rPr>
                              <w:b/>
                            </w:rPr>
                            <w:t>u</w:t>
                          </w:r>
                        </w:p>
                      </w:tc>
                      <w:tc>
                        <w:tcPr>
                          <w:tcW w:w="4499" w:type="dxa"/>
                        </w:tcPr>
                        <w:p w14:paraId="2126E40D" w14:textId="77777777" w:rsidR="000F62E7" w:rsidRDefault="000F62E7">
                          <w:r>
                            <w:t>inputs of type Real, Integer, Boolean, String</w:t>
                          </w:r>
                        </w:p>
                      </w:tc>
                    </w:tr>
                    <w:tr w:rsidR="000F62E7" w14:paraId="315B19E1" w14:textId="77777777" w:rsidTr="00965B2D">
                      <w:tc>
                        <w:tcPr>
                          <w:tcW w:w="348" w:type="dxa"/>
                        </w:tcPr>
                        <w:p w14:paraId="7A85330B" w14:textId="77777777" w:rsidR="000F62E7" w:rsidRPr="00BD4780" w:rsidRDefault="000F62E7" w:rsidP="00CA4345">
                          <w:pPr>
                            <w:rPr>
                              <w:b/>
                            </w:rPr>
                          </w:pPr>
                          <w:r w:rsidRPr="00BD4780">
                            <w:rPr>
                              <w:b/>
                            </w:rPr>
                            <w:t>v</w:t>
                          </w:r>
                        </w:p>
                      </w:tc>
                      <w:tc>
                        <w:tcPr>
                          <w:tcW w:w="4499" w:type="dxa"/>
                        </w:tcPr>
                        <w:p w14:paraId="6304270D" w14:textId="77777777" w:rsidR="000F62E7" w:rsidRDefault="000F62E7" w:rsidP="00CA4345">
                          <w:r>
                            <w:t>all exposed variables</w:t>
                          </w:r>
                        </w:p>
                      </w:tc>
                    </w:tr>
                    <w:tr w:rsidR="000F62E7" w14:paraId="10940E48" w14:textId="77777777" w:rsidTr="00965B2D">
                      <w:tc>
                        <w:tcPr>
                          <w:tcW w:w="348" w:type="dxa"/>
                        </w:tcPr>
                        <w:p w14:paraId="0EFCA5C2" w14:textId="77777777" w:rsidR="000F62E7" w:rsidRPr="00BD4780" w:rsidRDefault="000F62E7">
                          <w:pPr>
                            <w:rPr>
                              <w:b/>
                            </w:rPr>
                          </w:pPr>
                          <w:r w:rsidRPr="00BD4780">
                            <w:rPr>
                              <w:b/>
                            </w:rPr>
                            <w:t>y</w:t>
                          </w:r>
                        </w:p>
                      </w:tc>
                      <w:tc>
                        <w:tcPr>
                          <w:tcW w:w="4499" w:type="dxa"/>
                        </w:tcPr>
                        <w:p w14:paraId="0D6FAEDD" w14:textId="77777777" w:rsidR="000F62E7" w:rsidRDefault="000F62E7">
                          <w:r>
                            <w:t>outputs of type Real, Integer, Boolean, String</w:t>
                          </w:r>
                        </w:p>
                      </w:tc>
                    </w:tr>
                  </w:tbl>
                  <w:p w14:paraId="1AF4AA43" w14:textId="77777777" w:rsidR="000F62E7" w:rsidRDefault="000F62E7"/>
                </w:txbxContent>
              </v:textbox>
            </v:shape>
            <v:shape id="_x0000_s1135" type="#_x0000_t202" style="position:absolute;left:3663;top:3101;width:4762;height:751" filled="f" fillcolor="#bbe0e3" stroked="f">
              <v:textbox style="mso-next-textbox:#_x0000_s1135;mso-fit-shape-to-text:t">
                <w:txbxContent>
                  <w:p w14:paraId="77C9FC0C" w14:textId="77777777" w:rsidR="000F62E7" w:rsidRPr="00A019C0" w:rsidRDefault="000F62E7"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82325326"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68" w:name="_Ref289631998"/>
      <w:bookmarkStart w:id="69"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68"/>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9"/>
    </w:p>
    <w:p w14:paraId="3478D83A" w14:textId="35762276" w:rsidR="00DE46C4" w:rsidRPr="0098259C" w:rsidRDefault="000A1398" w:rsidP="00DE46C4">
      <w:pPr>
        <w:pStyle w:val="BodyText"/>
        <w:rPr>
          <w:rFonts w:eastAsia="MS Mincho"/>
        </w:rPr>
      </w:pPr>
      <w:bookmarkStart w:id="70" w:name="_Toc240646362"/>
      <w:bookmarkStart w:id="71" w:name="_Toc247884535"/>
      <w:bookmarkStart w:id="72"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73" w:name="_Toc55136479"/>
      <w:r w:rsidRPr="0098259C">
        <w:rPr>
          <w:rFonts w:eastAsia="MS Mincho"/>
        </w:rPr>
        <w:t>Properties and Guiding Ideas</w:t>
      </w:r>
      <w:bookmarkEnd w:id="70"/>
      <w:bookmarkEnd w:id="71"/>
      <w:bookmarkEnd w:id="72"/>
      <w:bookmarkEnd w:id="73"/>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4" w:name="_Toc240646363"/>
      <w:bookmarkStart w:id="75" w:name="_Toc247884536"/>
      <w:r>
        <w:br w:type="page"/>
      </w:r>
    </w:p>
    <w:p w14:paraId="1C712CBD" w14:textId="77777777" w:rsidR="00990EFE" w:rsidRPr="0098259C" w:rsidRDefault="00990EFE" w:rsidP="00990EFE">
      <w:pPr>
        <w:pStyle w:val="Heading2"/>
      </w:pPr>
      <w:bookmarkStart w:id="76" w:name="_Toc55136480"/>
      <w:r w:rsidRPr="0098259C">
        <w:lastRenderedPageBreak/>
        <w:t>Acknowledgements</w:t>
      </w:r>
      <w:bookmarkEnd w:id="74"/>
      <w:bookmarkEnd w:id="75"/>
      <w:bookmarkEnd w:id="76"/>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7" w:name="_Ref289418462"/>
      <w:bookmarkStart w:id="78" w:name="_Toc55136481"/>
      <w:bookmarkStart w:id="79" w:name="_Ref240515678"/>
      <w:bookmarkStart w:id="80" w:name="_Ref240515685"/>
      <w:bookmarkStart w:id="81" w:name="_Toc240646364"/>
      <w:bookmarkStart w:id="82" w:name="_Toc247884537"/>
      <w:r w:rsidRPr="0098259C">
        <w:lastRenderedPageBreak/>
        <w:t>F</w:t>
      </w:r>
      <w:r w:rsidR="00592436" w:rsidRPr="0098259C">
        <w:t>MI Common Concepts</w:t>
      </w:r>
      <w:bookmarkEnd w:id="77"/>
      <w:r w:rsidR="00564CCD" w:rsidRPr="0098259C">
        <w:t xml:space="preserve"> for Model Exchange and Co-Simulation</w:t>
      </w:r>
      <w:bookmarkEnd w:id="78"/>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83" w:name="_Ref288030525"/>
      <w:bookmarkStart w:id="84" w:name="_Ref289411602"/>
      <w:bookmarkStart w:id="85" w:name="_Toc55136482"/>
      <w:r w:rsidRPr="0098259C">
        <w:t xml:space="preserve">FMI </w:t>
      </w:r>
      <w:bookmarkEnd w:id="83"/>
      <w:r w:rsidRPr="0098259C">
        <w:t>Application Programming Interface</w:t>
      </w:r>
      <w:bookmarkEnd w:id="84"/>
      <w:bookmarkEnd w:id="85"/>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86" w:name="_Ref289261358"/>
      <w:bookmarkStart w:id="87" w:name="_Toc55136483"/>
      <w:r w:rsidRPr="0098259C">
        <w:t>Header Files and Naming of Functions</w:t>
      </w:r>
      <w:bookmarkEnd w:id="86"/>
      <w:bookmarkEnd w:id="87"/>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8"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8"/>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 xml:space="preserve">A simulation environment will then dynamically load this library and will explicitly import the function symbols by providing the </w:t>
      </w:r>
      <w:r w:rsidR="00C0573A" w:rsidRPr="0098259C">
        <w:lastRenderedPageBreak/>
        <w:t>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9" w:name="_Ref289633171"/>
      <w:bookmarkStart w:id="90"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9"/>
      <w:bookmarkEnd w:id="90"/>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lastRenderedPageBreak/>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lastRenderedPageBreak/>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91" w:name="_Ref289242802"/>
      <w:bookmarkStart w:id="92" w:name="_Toc55136485"/>
      <w:r w:rsidRPr="0098259C">
        <w:lastRenderedPageBreak/>
        <w:t>Status Returned by Functions</w:t>
      </w:r>
      <w:bookmarkEnd w:id="91"/>
      <w:bookmarkEnd w:id="92"/>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w:t>
            </w:r>
            <w:r w:rsidR="00C35041" w:rsidRPr="002F3E46">
              <w:rPr>
                <w:i/>
              </w:rPr>
              <w:lastRenderedPageBreak/>
              <w:t>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93" w:name="_Ref289256130"/>
      <w:bookmarkStart w:id="94" w:name="_Toc55136486"/>
      <w:r w:rsidRPr="0098259C">
        <w:lastRenderedPageBreak/>
        <w:t>Inquire Platform and Version Number of Header Files</w:t>
      </w:r>
      <w:bookmarkEnd w:id="93"/>
      <w:bookmarkEnd w:id="94"/>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95" w:name="_Ref289413928"/>
      <w:bookmarkStart w:id="96" w:name="_Ref289414283"/>
      <w:bookmarkStart w:id="97"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5"/>
      <w:bookmarkEnd w:id="96"/>
      <w:bookmarkEnd w:id="97"/>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w:t>
            </w:r>
            <w:r w:rsidR="00F47752" w:rsidRPr="0098259C">
              <w:lastRenderedPageBreak/>
              <w:t>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lastRenderedPageBreak/>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3564A4D0" w14:textId="77777777" w:rsidR="000F62E7" w:rsidRDefault="0043791A" w:rsidP="00F54046">
            <w:pPr>
              <w:pStyle w:val="Textkrper-Tabelle"/>
              <w:rPr>
                <w:ins w:id="98" w:author="SOMMER Torsten" w:date="2021-05-12T11:24:00Z"/>
              </w:rPr>
            </w:pPr>
            <w:r w:rsidRPr="0098259C">
              <w:t xml:space="preserve">Pointer to a function that is called </w:t>
            </w:r>
            <w:ins w:id="99" w:author="SOMMER Torsten" w:date="2021-05-12T11:20:00Z">
              <w:r w:rsidR="000F62E7">
                <w:t>by</w:t>
              </w:r>
            </w:ins>
            <w:del w:id="100" w:author="SOMMER Torsten" w:date="2021-05-12T11:20:00Z">
              <w:r w:rsidRPr="0098259C" w:rsidDel="000F62E7">
                <w:delText>in</w:delText>
              </w:r>
            </w:del>
            <w:r w:rsidRPr="0098259C">
              <w:t xml:space="preserve"> the </w:t>
            </w:r>
            <w:r w:rsidR="00E87161" w:rsidRPr="0098259C">
              <w:t>FMU</w:t>
            </w:r>
            <w:ins w:id="101" w:author="SOMMER Torsten" w:date="2021-05-12T11:20:00Z">
              <w:r w:rsidR="000F62E7" w:rsidRPr="000F62E7">
                <w:rPr>
                  <w:i/>
                  <w:rPrChange w:id="102" w:author="SOMMER Torsten" w:date="2021-05-12T11:21:00Z">
                    <w:rPr/>
                  </w:rPrChange>
                </w:rPr>
                <w:t xml:space="preserve"> [</w:t>
              </w:r>
            </w:ins>
            <w:del w:id="103" w:author="SOMMER Torsten" w:date="2021-05-12T11:20:00Z">
              <w:r w:rsidRPr="000F62E7" w:rsidDel="000F62E7">
                <w:rPr>
                  <w:i/>
                  <w:rPrChange w:id="104" w:author="SOMMER Torsten" w:date="2021-05-12T11:21:00Z">
                    <w:rPr/>
                  </w:rPrChange>
                </w:rPr>
                <w:delText xml:space="preserve">, </w:delText>
              </w:r>
            </w:del>
            <w:r w:rsidRPr="000F62E7">
              <w:rPr>
                <w:i/>
                <w:rPrChange w:id="105" w:author="SOMMER Torsten" w:date="2021-05-12T11:21:00Z">
                  <w:rPr/>
                </w:rPrChange>
              </w:rPr>
              <w:t xml:space="preserve">usually if </w:t>
            </w:r>
            <w:r w:rsidR="007514F5" w:rsidRPr="000F62E7">
              <w:rPr>
                <w:i/>
                <w:rPrChange w:id="106" w:author="SOMMER Torsten" w:date="2021-05-12T11:21:00Z">
                  <w:rPr/>
                </w:rPrChange>
              </w:rPr>
              <w:t>an</w:t>
            </w:r>
            <w:r w:rsidR="00E87161" w:rsidRPr="000F62E7">
              <w:rPr>
                <w:i/>
                <w:rPrChange w:id="107" w:author="SOMMER Torsten" w:date="2021-05-12T11:21:00Z">
                  <w:rPr/>
                </w:rPrChange>
              </w:rPr>
              <w:t xml:space="preserve"> </w:t>
            </w:r>
            <w:r w:rsidR="00140C25" w:rsidRPr="000F62E7">
              <w:rPr>
                <w:rStyle w:val="CODE"/>
                <w:i/>
                <w:rPrChange w:id="108" w:author="SOMMER Torsten" w:date="2021-05-12T11:21:00Z">
                  <w:rPr>
                    <w:rStyle w:val="CODE"/>
                  </w:rPr>
                </w:rPrChange>
              </w:rPr>
              <w:t>fmi2</w:t>
            </w:r>
            <w:r w:rsidR="00E87161" w:rsidRPr="000F62E7">
              <w:rPr>
                <w:rStyle w:val="CODE"/>
                <w:i/>
                <w:rPrChange w:id="109" w:author="SOMMER Torsten" w:date="2021-05-12T11:21:00Z">
                  <w:rPr>
                    <w:rStyle w:val="CODE"/>
                  </w:rPr>
                </w:rPrChange>
              </w:rPr>
              <w:t>XXX</w:t>
            </w:r>
            <w:r w:rsidRPr="000F62E7">
              <w:rPr>
                <w:i/>
                <w:rPrChange w:id="110" w:author="SOMMER Torsten" w:date="2021-05-12T11:21:00Z">
                  <w:rPr/>
                </w:rPrChange>
              </w:rPr>
              <w:t xml:space="preserve"> function</w:t>
            </w:r>
            <w:r w:rsidR="006D4A3A" w:rsidRPr="000F62E7">
              <w:rPr>
                <w:i/>
                <w:rPrChange w:id="111" w:author="SOMMER Torsten" w:date="2021-05-12T11:21:00Z">
                  <w:rPr/>
                </w:rPrChange>
              </w:rPr>
              <w:t>,</w:t>
            </w:r>
            <w:r w:rsidRPr="000F62E7">
              <w:rPr>
                <w:i/>
                <w:rPrChange w:id="112" w:author="SOMMER Torsten" w:date="2021-05-12T11:21:00Z">
                  <w:rPr/>
                </w:rPrChange>
              </w:rPr>
              <w:t xml:space="preserve"> does not behave as desired</w:t>
            </w:r>
            <w:ins w:id="113" w:author="SOMMER Torsten" w:date="2021-05-12T11:20:00Z">
              <w:r w:rsidR="000F62E7" w:rsidRPr="000F62E7">
                <w:rPr>
                  <w:i/>
                  <w:rPrChange w:id="114" w:author="SOMMER Torsten" w:date="2021-05-12T11:21:00Z">
                    <w:rPr/>
                  </w:rPrChange>
                </w:rPr>
                <w:t>]</w:t>
              </w:r>
            </w:ins>
            <w:r w:rsidRPr="0098259C">
              <w:t>. I</w:t>
            </w:r>
            <w:ins w:id="115" w:author="SOMMER Torsten" w:date="2021-05-12T11:23:00Z">
              <w:r w:rsidR="000F62E7">
                <w:t>f</w:t>
              </w:r>
            </w:ins>
            <w:del w:id="116" w:author="SOMMER Torsten" w:date="2021-05-12T11:23:00Z">
              <w:r w:rsidRPr="0098259C" w:rsidDel="000F62E7">
                <w:delText>f “</w:delText>
              </w:r>
              <w:r w:rsidRPr="0098259C" w:rsidDel="000F62E7">
                <w:rPr>
                  <w:rStyle w:val="CODE"/>
                  <w:rFonts w:eastAsia="StarSymbol"/>
                </w:rPr>
                <w:delText>logger</w:delText>
              </w:r>
            </w:del>
            <w:del w:id="117" w:author="SOMMER Torsten" w:date="2021-05-12T11:22:00Z">
              <w:r w:rsidRPr="0098259C" w:rsidDel="000F62E7">
                <w:delText>” is called with</w:delText>
              </w:r>
            </w:del>
            <w:r w:rsidRPr="0098259C">
              <w:t xml:space="preserve">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xml:space="preserve">”, </w:t>
            </w:r>
            <w:ins w:id="118" w:author="SOMMER Torsten" w:date="2021-05-12T11:23:00Z">
              <w:r w:rsidR="000F62E7">
                <w:t>the message is a pure information message</w:t>
              </w:r>
            </w:ins>
            <w:del w:id="119" w:author="SOMMER Torsten" w:date="2021-05-12T11:23:00Z">
              <w:r w:rsidRPr="0098259C" w:rsidDel="000F62E7">
                <w:delText>then the message is a pure information message</w:delText>
              </w:r>
            </w:del>
            <w:r w:rsidRPr="0098259C">
              <w:t>. “</w:t>
            </w:r>
            <w:r w:rsidRPr="0098259C">
              <w:rPr>
                <w:rStyle w:val="CODE"/>
                <w:rFonts w:eastAsia="StarSymbol"/>
              </w:rPr>
              <w:t>instanceName</w:t>
            </w:r>
            <w:r w:rsidRPr="0098259C">
              <w:t xml:space="preserve">” </w:t>
            </w:r>
            <w:ins w:id="120" w:author="SOMMER Torsten" w:date="2021-05-12T11:22:00Z">
              <w:r w:rsidR="000F62E7">
                <w:t>is the name of the FMU instance that calls this function</w:t>
              </w:r>
            </w:ins>
            <w:del w:id="121" w:author="SOMMER Torsten" w:date="2021-05-12T11:22:00Z">
              <w:r w:rsidRPr="0098259C" w:rsidDel="000F62E7">
                <w:delText>is the instance name of the model that calls this function</w:delText>
              </w:r>
            </w:del>
            <w:r w:rsidRPr="0098259C">
              <w:t>. “</w:t>
            </w:r>
            <w:r w:rsidRPr="0098259C">
              <w:rPr>
                <w:rStyle w:val="CODE"/>
                <w:rFonts w:eastAsia="StarSymbol"/>
              </w:rPr>
              <w:t>category</w:t>
            </w:r>
            <w:r w:rsidRPr="0098259C">
              <w:t xml:space="preserve">” is the category of the message. </w:t>
            </w:r>
          </w:p>
          <w:p w14:paraId="6B6B41C0" w14:textId="77777777" w:rsidR="000F62E7" w:rsidRDefault="000F62E7" w:rsidP="00F54046">
            <w:pPr>
              <w:pStyle w:val="Textkrper-Tabelle"/>
              <w:rPr>
                <w:ins w:id="122" w:author="SOMMER Torsten" w:date="2021-05-12T11:24:00Z"/>
              </w:rPr>
            </w:pPr>
          </w:p>
          <w:p w14:paraId="265E8691" w14:textId="15493618" w:rsidR="000F62E7" w:rsidRDefault="000F62E7" w:rsidP="00F54046">
            <w:pPr>
              <w:pStyle w:val="Textkrper-Tabelle"/>
              <w:rPr>
                <w:ins w:id="123" w:author="SOMMER Torsten" w:date="2021-05-12T11:24:00Z"/>
              </w:rPr>
            </w:pPr>
            <w:ins w:id="124" w:author="SOMMER Torsten" w:date="2021-05-12T11:24:00Z">
              <w:r>
                <w:t xml:space="preserve">The allowed values for </w:t>
              </w:r>
              <w:r w:rsidRPr="0098259C">
                <w:t>“</w:t>
              </w:r>
              <w:r w:rsidRPr="0098259C">
                <w:rPr>
                  <w:rStyle w:val="CODE"/>
                </w:rPr>
                <w:t>category</w:t>
              </w:r>
              <w:r w:rsidRPr="0098259C">
                <w:t xml:space="preserve">” </w:t>
              </w:r>
              <w:r>
                <w:t xml:space="preserve">are defined in the </w:t>
              </w:r>
            </w:ins>
            <w:ins w:id="125" w:author="SOMMER Torsten" w:date="2021-05-12T11:25:00Z">
              <w:r w:rsidRPr="0098259C">
                <w:rPr>
                  <w:rStyle w:val="CODE"/>
                </w:rPr>
                <w:t>modelDescription.</w:t>
              </w:r>
              <w:r>
                <w:rPr>
                  <w:rStyle w:val="CODE"/>
                </w:rPr>
                <w:t>xml</w:t>
              </w:r>
              <w:r w:rsidRPr="0098259C">
                <w:t xml:space="preserve"> </w:t>
              </w:r>
            </w:ins>
            <w:ins w:id="126" w:author="SOMMER Torsten" w:date="2021-05-12T11:24:00Z">
              <w:r>
                <w:t xml:space="preserve">file via the element </w:t>
              </w:r>
            </w:ins>
            <w:ins w:id="127" w:author="SOMMER Torsten" w:date="2021-05-12T11:25:00Z">
              <w:r w:rsidRPr="0098259C">
                <w:t>“</w:t>
              </w:r>
              <w:r w:rsidRPr="000B1A4A">
                <w:rPr>
                  <w:rStyle w:val="CODE"/>
                  <w:rPrChange w:id="128" w:author="SOMMER Torsten" w:date="2021-05-12T11:30:00Z">
                    <w:rPr/>
                  </w:rPrChange>
                </w:rPr>
                <w:t>&lt;</w:t>
              </w:r>
              <w:r>
                <w:rPr>
                  <w:rStyle w:val="CODE"/>
                </w:rPr>
                <w:t>fmiModelDescription&gt;&lt;</w:t>
              </w:r>
              <w:r w:rsidRPr="0098259C">
                <w:rPr>
                  <w:rStyle w:val="CODE"/>
                </w:rPr>
                <w:t>LogCategories</w:t>
              </w:r>
              <w:r>
                <w:rPr>
                  <w:rStyle w:val="CODE"/>
                </w:rPr>
                <w:t>&gt;</w:t>
              </w:r>
              <w:r w:rsidRPr="0098259C">
                <w:t>”, see section</w:t>
              </w:r>
              <w:r>
                <w:t xml:space="preserve"> </w:t>
              </w:r>
              <w:r>
                <w:fldChar w:fldCharType="begin"/>
              </w:r>
              <w:r>
                <w:instrText xml:space="preserve"> REF _Ref20232829 \r \h </w:instrText>
              </w:r>
              <w:r>
                <w:fldChar w:fldCharType="separate"/>
              </w:r>
              <w:r>
                <w:t>2.2.4</w:t>
              </w:r>
              <w:r>
                <w:fldChar w:fldCharType="end"/>
              </w:r>
              <w:r>
                <w:t>.</w:t>
              </w:r>
            </w:ins>
            <w:ins w:id="129" w:author="SOMMER Torsten" w:date="2021-05-12T11:40:00Z">
              <w:r w:rsidR="002C1131">
                <w:t xml:space="preserve"> </w:t>
              </w:r>
            </w:ins>
            <w:ins w:id="130" w:author="SOMMER Torsten" w:date="2021-05-12T11:30:00Z">
              <w:r w:rsidR="000B1A4A" w:rsidRPr="000B1A4A">
                <w:rPr>
                  <w:rPrChange w:id="131" w:author="SOMMER Torsten" w:date="2021-05-12T11:30:00Z">
                    <w:rPr>
                      <w:rStyle w:val="CODE"/>
                    </w:rPr>
                  </w:rPrChange>
                </w:rPr>
                <w:t>“</w:t>
              </w:r>
            </w:ins>
            <w:ins w:id="132" w:author="SOMMER Torsten" w:date="2021-05-12T11:25:00Z">
              <w:r w:rsidRPr="0098259C">
                <w:rPr>
                  <w:rStyle w:val="CODE"/>
                </w:rPr>
                <w:t>logger</w:t>
              </w:r>
            </w:ins>
            <w:ins w:id="133" w:author="SOMMER Torsten" w:date="2021-05-12T11:30:00Z">
              <w:r w:rsidR="000B1A4A" w:rsidRPr="000B1A4A">
                <w:rPr>
                  <w:rPrChange w:id="134" w:author="SOMMER Torsten" w:date="2021-05-12T11:30:00Z">
                    <w:rPr>
                      <w:rStyle w:val="CODE"/>
                    </w:rPr>
                  </w:rPrChange>
                </w:rPr>
                <w:t>”</w:t>
              </w:r>
            </w:ins>
            <w:ins w:id="135" w:author="SOMMER Torsten" w:date="2021-05-12T11:25:00Z">
              <w:r w:rsidRPr="0098259C">
                <w:t xml:space="preserve"> </w:t>
              </w:r>
            </w:ins>
            <w:ins w:id="136" w:author="SOMMER Torsten" w:date="2021-05-12T11:24:00Z">
              <w:r>
                <w:t xml:space="preserve">should only be called for log categories that were enabled by a call to </w:t>
              </w:r>
            </w:ins>
            <w:ins w:id="137" w:author="SOMMER Torsten" w:date="2021-05-12T11:26:00Z">
              <w:r>
                <w:rPr>
                  <w:rStyle w:val="CODE"/>
                </w:rPr>
                <w:t>fmi2</w:t>
              </w:r>
              <w:r w:rsidRPr="0098259C">
                <w:rPr>
                  <w:rStyle w:val="CODE"/>
                </w:rPr>
                <w:t>SetDebugLogging</w:t>
              </w:r>
              <w:r w:rsidRPr="0098259C">
                <w:t xml:space="preserve"> (see below)</w:t>
              </w:r>
              <w:r>
                <w:t xml:space="preserve"> </w:t>
              </w:r>
            </w:ins>
            <w:ins w:id="138" w:author="SOMMER Torsten" w:date="2021-05-12T11:24:00Z">
              <w:r>
                <w:t xml:space="preserve">or via </w:t>
              </w:r>
            </w:ins>
            <w:ins w:id="139" w:author="SOMMER Torsten" w:date="2021-05-12T11:26:00Z">
              <w:r>
                <w:t>“</w:t>
              </w:r>
            </w:ins>
            <w:ins w:id="140" w:author="SOMMER Torsten" w:date="2021-05-12T11:24:00Z">
              <w:r w:rsidR="002C1131">
                <w:rPr>
                  <w:rStyle w:val="CODE"/>
                  <w:rPrChange w:id="141" w:author="SOMMER Torsten" w:date="2021-05-12T11:26:00Z">
                    <w:rPr>
                      <w:rStyle w:val="CODE"/>
                    </w:rPr>
                  </w:rPrChange>
                </w:rPr>
                <w:t>loggingOn = fmi2</w:t>
              </w:r>
              <w:r w:rsidRPr="000F62E7">
                <w:rPr>
                  <w:rStyle w:val="CODE"/>
                  <w:rPrChange w:id="142" w:author="SOMMER Torsten" w:date="2021-05-12T11:26:00Z">
                    <w:rPr/>
                  </w:rPrChange>
                </w:rPr>
                <w:t>True</w:t>
              </w:r>
            </w:ins>
            <w:ins w:id="143" w:author="SOMMER Torsten" w:date="2021-05-12T11:26:00Z">
              <w:r>
                <w:t>”</w:t>
              </w:r>
            </w:ins>
            <w:ins w:id="144" w:author="SOMMER Torsten" w:date="2021-05-12T11:24:00Z">
              <w:r>
                <w:t xml:space="preserve"> in </w:t>
              </w:r>
              <w:r w:rsidRPr="000B1A4A">
                <w:rPr>
                  <w:rStyle w:val="CODE"/>
                  <w:rPrChange w:id="145" w:author="SOMMER Torsten" w:date="2021-05-12T11:28:00Z">
                    <w:rPr/>
                  </w:rPrChange>
                </w:rPr>
                <w:t>fmi2Instantiate</w:t>
              </w:r>
              <w:r>
                <w:t>.</w:t>
              </w:r>
              <w:r>
                <w:br/>
                <w:t xml:space="preserve">If the FMU does not define any log categories, </w:t>
              </w:r>
            </w:ins>
            <w:ins w:id="146" w:author="SOMMER Torsten" w:date="2021-05-12T11:29:00Z">
              <w:r w:rsidR="000B1A4A">
                <w:t>“</w:t>
              </w:r>
            </w:ins>
            <w:ins w:id="147" w:author="SOMMER Torsten" w:date="2021-05-12T11:24:00Z">
              <w:r w:rsidRPr="000B1A4A">
                <w:rPr>
                  <w:rStyle w:val="CODE"/>
                  <w:rPrChange w:id="148" w:author="SOMMER Torsten" w:date="2021-05-12T11:29:00Z">
                    <w:rPr/>
                  </w:rPrChange>
                </w:rPr>
                <w:t>category</w:t>
              </w:r>
            </w:ins>
            <w:ins w:id="149" w:author="SOMMER Torsten" w:date="2021-05-12T11:29:00Z">
              <w:r w:rsidR="000B1A4A" w:rsidRPr="000B1A4A">
                <w:rPr>
                  <w:rPrChange w:id="150" w:author="SOMMER Torsten" w:date="2021-05-12T11:30:00Z">
                    <w:rPr>
                      <w:rStyle w:val="CODE"/>
                    </w:rPr>
                  </w:rPrChange>
                </w:rPr>
                <w:t>”</w:t>
              </w:r>
            </w:ins>
            <w:ins w:id="151" w:author="SOMMER Torsten" w:date="2021-05-12T11:24:00Z">
              <w:r>
                <w:t xml:space="preserve"> must be </w:t>
              </w:r>
            </w:ins>
            <w:ins w:id="152" w:author="SOMMER Torsten" w:date="2021-05-12T11:29:00Z">
              <w:r w:rsidR="000B1A4A">
                <w:t>“</w:t>
              </w:r>
            </w:ins>
            <w:ins w:id="153" w:author="SOMMER Torsten" w:date="2021-05-12T11:24:00Z">
              <w:r w:rsidRPr="000B1A4A">
                <w:rPr>
                  <w:rStyle w:val="CODE"/>
                  <w:rPrChange w:id="154" w:author="SOMMER Torsten" w:date="2021-05-12T11:29:00Z">
                    <w:rPr/>
                  </w:rPrChange>
                </w:rPr>
                <w:t>NULL</w:t>
              </w:r>
            </w:ins>
            <w:ins w:id="155" w:author="SOMMER Torsten" w:date="2021-05-12T11:29:00Z">
              <w:r w:rsidR="000B1A4A">
                <w:t>”</w:t>
              </w:r>
            </w:ins>
            <w:ins w:id="156" w:author="SOMMER Torsten" w:date="2021-05-12T11:24:00Z">
              <w:r>
                <w:t>.</w:t>
              </w:r>
            </w:ins>
          </w:p>
          <w:p w14:paraId="1C362E74" w14:textId="5D4A0A8E" w:rsidR="0043791A" w:rsidRPr="0098259C" w:rsidRDefault="0043791A" w:rsidP="00F54046">
            <w:pPr>
              <w:pStyle w:val="Textkrper-Tabelle"/>
            </w:pPr>
            <w:del w:id="157" w:author="SOMMER Torsten" w:date="2021-05-12T11:31:00Z">
              <w:r w:rsidRPr="0098259C" w:rsidDel="000B1A4A">
                <w:delText>The meaning of “</w:delText>
              </w:r>
              <w:r w:rsidRPr="0098259C" w:rsidDel="000B1A4A">
                <w:rPr>
                  <w:rStyle w:val="CODE"/>
                </w:rPr>
                <w:delText>category</w:delText>
              </w:r>
              <w:r w:rsidRPr="0098259C" w:rsidDel="000B1A4A">
                <w:delText xml:space="preserve">” is defined by the modeling environment that generated the </w:delText>
              </w:r>
              <w:r w:rsidR="00760DB5" w:rsidRPr="0098259C" w:rsidDel="000B1A4A">
                <w:delText>FMU</w:delText>
              </w:r>
              <w:r w:rsidRPr="0098259C" w:rsidDel="000B1A4A">
                <w:delText>.</w:delText>
              </w:r>
              <w:r w:rsidR="00BD0956" w:rsidRPr="0098259C" w:rsidDel="000B1A4A">
                <w:delText xml:space="preserve"> </w:delText>
              </w:r>
              <w:r w:rsidR="00E87161" w:rsidRPr="0098259C" w:rsidDel="000B1A4A">
                <w:delText xml:space="preserve">Depending </w:delText>
              </w:r>
              <w:r w:rsidR="001F72F2" w:rsidRPr="0098259C" w:rsidDel="000B1A4A">
                <w:delText xml:space="preserve">on this modeling environment, none, some or all </w:delText>
              </w:r>
              <w:r w:rsidR="00BD0956" w:rsidRPr="0098259C" w:rsidDel="000B1A4A">
                <w:delText>allowed values of “</w:delText>
              </w:r>
              <w:r w:rsidR="00BD0956" w:rsidRPr="0098259C" w:rsidDel="000B1A4A">
                <w:rPr>
                  <w:rStyle w:val="CODE"/>
                  <w:rFonts w:eastAsia="StarSymbol"/>
                </w:rPr>
                <w:delText>category</w:delText>
              </w:r>
              <w:r w:rsidR="00BD0956" w:rsidRPr="0098259C" w:rsidDel="000B1A4A">
                <w:delText>”</w:delText>
              </w:r>
              <w:r w:rsidR="001F72F2" w:rsidRPr="0098259C" w:rsidDel="000B1A4A">
                <w:delText xml:space="preserve"> for this FMU</w:delText>
              </w:r>
              <w:r w:rsidR="00BD0956" w:rsidRPr="0098259C" w:rsidDel="000B1A4A">
                <w:delText xml:space="preserve"> are defined in the </w:delText>
              </w:r>
              <w:r w:rsidR="00BD0956" w:rsidRPr="0098259C" w:rsidDel="000B1A4A">
                <w:rPr>
                  <w:rStyle w:val="CODE"/>
                </w:rPr>
                <w:delText>modelDescription.</w:delText>
              </w:r>
              <w:r w:rsidR="008E76A9" w:rsidDel="000B1A4A">
                <w:rPr>
                  <w:rStyle w:val="CODE"/>
                </w:rPr>
                <w:delText>xml</w:delText>
              </w:r>
              <w:r w:rsidRPr="0098259C" w:rsidDel="000B1A4A">
                <w:delText xml:space="preserve"> </w:delText>
              </w:r>
              <w:r w:rsidR="00BD0956" w:rsidRPr="0098259C" w:rsidDel="000B1A4A">
                <w:delText>file via element “</w:delText>
              </w:r>
              <w:r w:rsidR="0053248D" w:rsidDel="000B1A4A">
                <w:delText>&lt;</w:delText>
              </w:r>
              <w:r w:rsidR="0053248D" w:rsidDel="000B1A4A">
                <w:rPr>
                  <w:rStyle w:val="CODE"/>
                </w:rPr>
                <w:delText>fmiModelDescription&gt;&lt;</w:delText>
              </w:r>
              <w:r w:rsidR="00BD0956" w:rsidRPr="0098259C" w:rsidDel="000B1A4A">
                <w:rPr>
                  <w:rStyle w:val="CODE"/>
                </w:rPr>
                <w:delText>LogCategories</w:delText>
              </w:r>
              <w:r w:rsidR="0053248D" w:rsidDel="000B1A4A">
                <w:rPr>
                  <w:rStyle w:val="CODE"/>
                </w:rPr>
                <w:delText>&gt;</w:delText>
              </w:r>
              <w:r w:rsidR="00BD0956" w:rsidRPr="0098259C" w:rsidDel="000B1A4A">
                <w:delText>”</w:delText>
              </w:r>
              <w:r w:rsidR="00654544" w:rsidRPr="0098259C" w:rsidDel="000B1A4A">
                <w:delText>, see section</w:delText>
              </w:r>
              <w:r w:rsidR="00546BF2" w:rsidDel="000B1A4A">
                <w:delText xml:space="preserve"> </w:delText>
              </w:r>
              <w:r w:rsidR="00546BF2" w:rsidDel="000B1A4A">
                <w:fldChar w:fldCharType="begin"/>
              </w:r>
              <w:r w:rsidR="00546BF2" w:rsidDel="000B1A4A">
                <w:delInstrText xml:space="preserve"> REF _Ref20232829 \r \h </w:delInstrText>
              </w:r>
              <w:r w:rsidR="00546BF2" w:rsidDel="000B1A4A">
                <w:fldChar w:fldCharType="separate"/>
              </w:r>
              <w:r w:rsidR="00D55E95" w:rsidDel="000B1A4A">
                <w:delText>2.2.4</w:delText>
              </w:r>
              <w:r w:rsidR="00546BF2" w:rsidDel="000B1A4A">
                <w:fldChar w:fldCharType="end"/>
              </w:r>
              <w:r w:rsidR="00654544" w:rsidRPr="0098259C" w:rsidDel="000B1A4A">
                <w:delText>.</w:delText>
              </w:r>
              <w:r w:rsidR="00BD0956" w:rsidRPr="0098259C" w:rsidDel="000B1A4A">
                <w:delText xml:space="preserve"> Only messages are provided </w:delText>
              </w:r>
              <w:r w:rsidR="001F72F2" w:rsidRPr="0098259C" w:rsidDel="000B1A4A">
                <w:delText xml:space="preserve">by function </w:delText>
              </w:r>
              <w:r w:rsidR="001F72F2" w:rsidRPr="0098259C" w:rsidDel="000B1A4A">
                <w:rPr>
                  <w:rStyle w:val="CODE"/>
                </w:rPr>
                <w:delText>logger</w:delText>
              </w:r>
              <w:r w:rsidR="001F72F2" w:rsidRPr="0098259C" w:rsidDel="000B1A4A">
                <w:delText xml:space="preserve"> </w:delText>
              </w:r>
              <w:r w:rsidR="00BD0956" w:rsidRPr="0098259C" w:rsidDel="000B1A4A">
                <w:delText xml:space="preserve">that have a category according to a call to </w:delText>
              </w:r>
              <w:r w:rsidR="00140C25" w:rsidDel="000B1A4A">
                <w:rPr>
                  <w:rStyle w:val="CODE"/>
                </w:rPr>
                <w:delText>fmi2</w:delText>
              </w:r>
              <w:r w:rsidR="00654544" w:rsidRPr="0098259C" w:rsidDel="000B1A4A">
                <w:rPr>
                  <w:rStyle w:val="CODE"/>
                </w:rPr>
                <w:delText>SetDebugLogging</w:delText>
              </w:r>
              <w:r w:rsidR="00654544" w:rsidRPr="0098259C" w:rsidDel="000B1A4A">
                <w:delText xml:space="preserve"> (see below)</w:delText>
              </w:r>
              <w:r w:rsidR="00BD0956" w:rsidRPr="0098259C" w:rsidDel="000B1A4A">
                <w:delText xml:space="preserve">. </w:delText>
              </w:r>
            </w:del>
            <w:r w:rsidRPr="0098259C">
              <w:t>Argument “</w:t>
            </w:r>
            <w:r w:rsidRPr="0098259C">
              <w:rPr>
                <w:rStyle w:val="CODE"/>
                <w:rFonts w:eastAsia="StarSymbol"/>
              </w:rPr>
              <w:t>message</w:t>
            </w:r>
            <w:r w:rsidRPr="0098259C">
              <w:t xml:space="preserve">” </w:t>
            </w:r>
            <w:ins w:id="158" w:author="SOMMER Torsten" w:date="2021-05-12T11:32:00Z">
              <w:r w:rsidR="000B1A4A">
                <w:t>is a string that contains the message to lo</w:t>
              </w:r>
              <w:r w:rsidR="000B1A4A">
                <w:t>g. It may contain line-breaks (“</w:t>
              </w:r>
              <w:r w:rsidR="000B1A4A" w:rsidRPr="000B1A4A">
                <w:rPr>
                  <w:rStyle w:val="CODE"/>
                  <w:rFonts w:eastAsia="StarSymbol"/>
                  <w:rPrChange w:id="159" w:author="SOMMER Torsten" w:date="2021-05-12T11:32:00Z">
                    <w:rPr/>
                  </w:rPrChange>
                </w:rPr>
                <w:t>\n</w:t>
              </w:r>
              <w:r w:rsidR="000B1A4A">
                <w:t>”</w:t>
              </w:r>
              <w:r w:rsidR="000B1A4A">
                <w:t>), but should</w:t>
              </w:r>
              <w:r w:rsidR="000B1A4A">
                <w:t xml:space="preserve"> not have a trailing line break and </w:t>
              </w:r>
            </w:ins>
            <w:r w:rsidRPr="0098259C">
              <w:t xml:space="preserve">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0A16207B"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w:t>
            </w:r>
            <w:ins w:id="160" w:author="SOMMER Torsten" w:date="2021-05-12T11:39:00Z">
              <w:r w:rsidR="00AE3453" w:rsidRPr="00AE3453">
                <w:rPr>
                  <w:i/>
                  <w:rPrChange w:id="161" w:author="SOMMER Torsten" w:date="2021-05-12T11:39:00Z">
                    <w:rPr/>
                  </w:rPrChange>
                </w:rPr>
                <w:t>[The simulation environment must therefore create copies of these strings</w:t>
              </w:r>
            </w:ins>
            <w:ins w:id="162" w:author="SOMMER Torsten" w:date="2021-05-12T11:41:00Z">
              <w:r w:rsidR="002C1131">
                <w:rPr>
                  <w:i/>
                </w:rPr>
                <w:t>,</w:t>
              </w:r>
            </w:ins>
            <w:ins w:id="163" w:author="SOMMER Torsten" w:date="2021-05-12T11:39:00Z">
              <w:r w:rsidR="00AE3453" w:rsidRPr="00AE3453">
                <w:rPr>
                  <w:i/>
                  <w:rPrChange w:id="164" w:author="SOMMER Torsten" w:date="2021-05-12T11:39:00Z">
                    <w:rPr/>
                  </w:rPrChange>
                </w:rPr>
                <w:t xml:space="preserve"> if it needs to access these strings later.]</w:t>
              </w:r>
            </w:ins>
            <w:del w:id="165" w:author="SOMMER Torsten" w:date="2021-05-12T11:39:00Z">
              <w:r w:rsidRPr="0098259C" w:rsidDel="00AE3453">
                <w:delText>The environment must therefore create copies of these strings if it needs to access these strings later.</w:delText>
              </w:r>
            </w:del>
          </w:p>
          <w:p w14:paraId="68FA4CAA" w14:textId="5339F5B0" w:rsidR="0043791A" w:rsidRPr="0098259C" w:rsidDel="00AE3453" w:rsidRDefault="0043791A" w:rsidP="00865E89">
            <w:pPr>
              <w:pStyle w:val="Textkrper-Tabelle"/>
              <w:ind w:left="23" w:firstLine="357"/>
              <w:rPr>
                <w:del w:id="166" w:author="SOMMER Torsten" w:date="2021-05-12T11:39:00Z"/>
              </w:rPr>
            </w:pPr>
            <w:del w:id="167" w:author="SOMMER Torsten" w:date="2021-05-12T11:39:00Z">
              <w:r w:rsidRPr="0098259C" w:rsidDel="00AE3453">
                <w:delText xml:space="preserve">The logger function will append a line break to each message when writing messages after each other to a terminal or </w:delText>
              </w:r>
              <w:r w:rsidR="001F72F2" w:rsidRPr="0098259C" w:rsidDel="00AE3453">
                <w:delText xml:space="preserve">a </w:delText>
              </w:r>
              <w:r w:rsidRPr="0098259C" w:rsidDel="00AE3453">
                <w:delText xml:space="preserve">file (the messages may also be shown in other ways, </w:delText>
              </w:r>
              <w:r w:rsidR="000061EF" w:rsidRPr="0098259C" w:rsidDel="00AE3453">
                <w:delText>for example</w:delText>
              </w:r>
              <w:r w:rsidR="006D4A3A" w:rsidDel="00AE3453">
                <w:delText>,</w:delText>
              </w:r>
              <w:r w:rsidR="000061EF" w:rsidRPr="0098259C" w:rsidDel="00AE3453">
                <w:delText xml:space="preserve"> </w:delText>
              </w:r>
              <w:r w:rsidRPr="0098259C" w:rsidDel="00AE3453">
                <w:delText>as separate text-boxes in a GUI). The caller may include line-breaks (using "\n") within the message, but should avoid trailing line breaks.</w:delText>
              </w:r>
            </w:del>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w:t>
            </w:r>
            <w:r w:rsidR="007C0100" w:rsidRPr="0098259C">
              <w:lastRenderedPageBreak/>
              <w:t>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rPr>
                <w:ins w:id="168" w:author="Bertsch Christian (CR/AEE3)" w:date="2020-05-18T06:31:00Z"/>
              </w:rPr>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6E16E3" w:rsidRDefault="006E16E3">
            <w:pPr>
              <w:pStyle w:val="BlockText"/>
              <w:spacing w:before="120" w:line="260" w:lineRule="exact"/>
              <w:ind w:left="0" w:right="482"/>
              <w:rPr>
                <w:i/>
                <w:rPrChange w:id="169" w:author="Bertsch Christian (CR/AEE3)" w:date="2020-05-18T06:32:00Z">
                  <w:rPr/>
                </w:rPrChange>
              </w:rPr>
              <w:pPrChange w:id="170" w:author="Bertsch Christian (CR/AEE3)" w:date="2020-12-17T10:17:00Z">
                <w:pPr>
                  <w:pStyle w:val="BlockText"/>
                  <w:spacing w:before="120" w:after="0" w:line="260" w:lineRule="exact"/>
                  <w:ind w:left="0" w:right="482"/>
                </w:pPr>
              </w:pPrChange>
            </w:pPr>
            <w:ins w:id="171" w:author="Bertsch Christian (CR/AEE3)" w:date="2020-05-18T06:32:00Z">
              <w:r>
                <w:rPr>
                  <w:i/>
                </w:rPr>
                <w:t>[</w:t>
              </w:r>
            </w:ins>
            <w:ins w:id="172" w:author="Bertsch Christian (CR/AEE3)" w:date="2020-05-18T06:31:00Z">
              <w:r w:rsidRPr="006E16E3">
                <w:rPr>
                  <w:i/>
                  <w:rPrChange w:id="173" w:author="Bertsch Christian (CR/AEE3)" w:date="2020-05-18T06:32:00Z">
                    <w:rPr/>
                  </w:rPrChange>
                </w:rPr>
                <w:t>Note: In FMI 3.0, memory callback functions were removed, because their intended uses failed to materialize and the implementations often had issues.</w:t>
              </w:r>
            </w:ins>
            <w:ins w:id="174" w:author="Bertsch Christian (CR/AEE3)" w:date="2020-05-18T06:32:00Z">
              <w:r w:rsidRPr="006E16E3">
                <w:rPr>
                  <w:i/>
                  <w:rPrChange w:id="175" w:author="Bertsch Christian (CR/AEE3)" w:date="2020-05-18T06:32:00Z">
                    <w:rPr/>
                  </w:rPrChange>
                </w:rPr>
                <w:t xml:space="preserve"> </w:t>
              </w:r>
            </w:ins>
            <w:ins w:id="176" w:author="Bertsch Christian (CR/AEE3)" w:date="2020-12-17T10:17:00Z">
              <w:r w:rsidR="001544C4">
                <w:rPr>
                  <w:i/>
                </w:rPr>
                <w:br/>
              </w:r>
              <w:r w:rsidR="001544C4" w:rsidRPr="001544C4">
                <w:rPr>
                  <w:i/>
                  <w:rPrChange w:id="177" w:author="Bertsch Christian (CR/AEE3)" w:date="2020-12-17T10:17:00Z">
                    <w:rPr/>
                  </w:rPrChange>
                </w:rPr>
                <w:t>New in FMI 2.0.2:</w:t>
              </w:r>
              <w:r w:rsidR="001544C4">
                <w:t xml:space="preserve"> </w:t>
              </w:r>
            </w:ins>
            <w:ins w:id="178" w:author="Bertsch Christian (CR/AEE3)" w:date="2020-05-18T06:31:00Z">
              <w:r w:rsidRPr="006E16E3">
                <w:rPr>
                  <w:i/>
                  <w:rPrChange w:id="179" w:author="Bertsch Christian (CR/AEE3)" w:date="2020-05-18T06:32:00Z">
                    <w:rPr/>
                  </w:rPrChange>
                </w:rPr>
                <w:t xml:space="preserve">It is </w:t>
              </w:r>
            </w:ins>
            <w:ins w:id="180" w:author="Bertsch Christian (CR/AEE3)" w:date="2020-10-27T19:35:00Z">
              <w:r w:rsidR="00BC3FFD" w:rsidRPr="00F50E2A">
                <w:rPr>
                  <w:i/>
                  <w:rPrChange w:id="181" w:author="Bertsch Christian (CR/AEE3)" w:date="2020-12-06T21:29:00Z">
                    <w:rPr/>
                  </w:rPrChange>
                </w:rPr>
                <w:t>discouraged</w:t>
              </w:r>
              <w:r w:rsidR="00BC3FFD">
                <w:t xml:space="preserve"> </w:t>
              </w:r>
            </w:ins>
            <w:ins w:id="182" w:author="Bertsch Christian (CR/AEE3)" w:date="2020-05-18T06:31:00Z">
              <w:r w:rsidRPr="006E16E3">
                <w:rPr>
                  <w:i/>
                  <w:rPrChange w:id="183" w:author="Bertsch Christian (CR/AEE3)" w:date="2020-05-18T06:32:00Z">
                    <w:rPr/>
                  </w:rPrChange>
                </w:rPr>
                <w:t>to use the memory callback functions.]</w:t>
              </w:r>
            </w:ins>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08347F5B" w:rsidR="002856D6" w:rsidDel="002C1131" w:rsidRDefault="002856D6">
            <w:pPr>
              <w:pStyle w:val="Textkrper-Tabelle"/>
              <w:ind w:left="23"/>
              <w:rPr>
                <w:del w:id="184" w:author="SOMMER Torsten" w:date="2021-05-12T11:43:00Z"/>
              </w:rPr>
            </w:pPr>
            <w:del w:id="185" w:author="SOMMER Torsten" w:date="2021-05-12T11:46:00Z">
              <w:r w:rsidDel="005A7D83">
                <w:delText>The function controls debug logging that is output via the logger function callback.</w:delText>
              </w:r>
            </w:del>
            <w:ins w:id="186" w:author="SOMMER Torsten" w:date="2021-05-12T11:46:00Z">
              <w:r w:rsidR="005A7D83">
                <w:t xml:space="preserve">The function controls the debug logging that is output via the </w:t>
              </w:r>
              <w:r w:rsidR="005A7D83" w:rsidRPr="005A7D83">
                <w:rPr>
                  <w:rStyle w:val="CODE"/>
                  <w:rFonts w:eastAsia="StarSymbol"/>
                  <w:rPrChange w:id="187" w:author="SOMMER Torsten" w:date="2021-05-12T11:46:00Z">
                    <w:rPr/>
                  </w:rPrChange>
                </w:rPr>
                <w:t>logger</w:t>
              </w:r>
              <w:r w:rsidR="005A7D83">
                <w:t xml:space="preserve"> callback function by the FMU.</w:t>
              </w:r>
            </w:ins>
            <w:r>
              <w:br/>
            </w:r>
            <w:r w:rsidR="0043791A" w:rsidRPr="0098259C">
              <w:t xml:space="preserve">If </w:t>
            </w:r>
            <w:r w:rsidR="0043791A" w:rsidRPr="0098259C">
              <w:rPr>
                <w:rStyle w:val="CODE"/>
                <w:rFonts w:eastAsia="StarSymbol"/>
              </w:rPr>
              <w:t>loggingOn</w:t>
            </w:r>
            <w:r>
              <w:rPr>
                <w:rStyle w:val="CODE"/>
                <w:rFonts w:eastAsia="StarSymbol"/>
              </w:rPr>
              <w:t xml:space="preserve"> </w:t>
            </w:r>
            <w:r w:rsidR="0043791A" w:rsidRPr="0098259C">
              <w:rPr>
                <w:rStyle w:val="CODE"/>
                <w:rFonts w:eastAsia="StarSymbol"/>
              </w:rPr>
              <w:t>=</w:t>
            </w:r>
            <w:r>
              <w:rPr>
                <w:rStyle w:val="CODE"/>
                <w:rFonts w:eastAsia="StarSymbol"/>
              </w:rPr>
              <w:t xml:space="preserve"> </w:t>
            </w:r>
            <w:r w:rsidR="00140C25">
              <w:rPr>
                <w:rStyle w:val="CODE"/>
                <w:rFonts w:eastAsia="StarSymbol"/>
              </w:rPr>
              <w:t>fmi2</w:t>
            </w:r>
            <w:r w:rsidR="0043791A" w:rsidRPr="0098259C">
              <w:rPr>
                <w:rStyle w:val="CODE"/>
                <w:rFonts w:eastAsia="StarSymbol"/>
              </w:rPr>
              <w:t>True</w:t>
            </w:r>
            <w:ins w:id="188" w:author="SOMMER Torsten" w:date="2021-05-12T11:42:00Z">
              <w:r w:rsidR="002C1131">
                <w:t xml:space="preserve">, </w:t>
              </w:r>
              <w:r w:rsidR="002C1131">
                <w:t>debug logging is enabled for the log categori</w:t>
              </w:r>
              <w:r w:rsidR="002C1131">
                <w:t xml:space="preserve">es specified in </w:t>
              </w:r>
              <w:r w:rsidR="002C1131" w:rsidRPr="00D2781E">
                <w:rPr>
                  <w:rStyle w:val="CODE"/>
                  <w:rFonts w:eastAsia="StarSymbol"/>
                </w:rPr>
                <w:t>categories</w:t>
              </w:r>
              <w:r w:rsidR="002C1131">
                <w:t xml:space="preserve">, </w:t>
              </w:r>
              <w:r w:rsidR="002C1131">
                <w:t>otherwise it is disabled.</w:t>
              </w:r>
            </w:ins>
            <w:ins w:id="189" w:author="SOMMER Torsten" w:date="2021-05-12T11:43:00Z">
              <w:r w:rsidR="002C1131">
                <w:t xml:space="preserve"> </w:t>
              </w:r>
              <w:r w:rsidR="002C1131">
                <w:rPr>
                  <w:rStyle w:val="CODE"/>
                  <w:rFonts w:eastAsia="StarSymbol"/>
                </w:rPr>
                <w:t xml:space="preserve">nCategories </w:t>
              </w:r>
              <w:r w:rsidR="002C1131">
                <w:t xml:space="preserve">defines the length of the argument </w:t>
              </w:r>
              <w:r w:rsidR="002C1131" w:rsidRPr="00D2781E">
                <w:rPr>
                  <w:rStyle w:val="CODE"/>
                  <w:rFonts w:eastAsia="StarSymbol"/>
                </w:rPr>
                <w:t>categories</w:t>
              </w:r>
            </w:ins>
            <w:del w:id="190" w:author="SOMMER Torsten" w:date="2021-05-12T11:42:00Z">
              <w:r w:rsidR="0043791A" w:rsidRPr="0098259C" w:rsidDel="002C1131">
                <w:delText>, debug logging is enabled, otherwise it is switched off.</w:delText>
              </w:r>
            </w:del>
          </w:p>
          <w:p w14:paraId="157C6060" w14:textId="5005BB9F" w:rsidR="002C1131" w:rsidRDefault="002C1131" w:rsidP="002C1131">
            <w:pPr>
              <w:pStyle w:val="Textkrper-Tabelle"/>
              <w:ind w:left="23"/>
              <w:rPr>
                <w:ins w:id="191" w:author="SOMMER Torsten" w:date="2021-05-12T11:43:00Z"/>
              </w:rPr>
              <w:pPrChange w:id="192" w:author="SOMMER Torsten" w:date="2021-05-12T11:43:00Z">
                <w:pPr>
                  <w:pStyle w:val="Textkrper-Tabelle"/>
                  <w:ind w:left="23"/>
                </w:pPr>
              </w:pPrChange>
            </w:pPr>
            <w:ins w:id="193" w:author="SOMMER Torsten" w:date="2021-05-12T11:43:00Z">
              <w:r>
                <w:t>.</w:t>
              </w:r>
            </w:ins>
          </w:p>
          <w:p w14:paraId="7183C3A4" w14:textId="41B94705" w:rsidR="0043791A" w:rsidRPr="0098259C" w:rsidRDefault="002C1131" w:rsidP="002C1131">
            <w:pPr>
              <w:pStyle w:val="Textkrper-Tabelle"/>
              <w:ind w:left="23"/>
              <w:pPrChange w:id="194" w:author="SOMMER Torsten" w:date="2021-05-12T11:46:00Z">
                <w:pPr>
                  <w:pStyle w:val="Textkrper-Tabelle"/>
                  <w:ind w:left="23"/>
                </w:pPr>
              </w:pPrChange>
            </w:pPr>
            <w:ins w:id="195" w:author="SOMMER Torsten" w:date="2021-05-12T11:43:00Z">
              <w:r>
                <w:t xml:space="preserve">If </w:t>
              </w:r>
              <w:r w:rsidRPr="002C1131">
                <w:rPr>
                  <w:rStyle w:val="CODE"/>
                  <w:rFonts w:eastAsia="StarSymbol"/>
                  <w:rPrChange w:id="196" w:author="SOMMER Torsten" w:date="2021-05-12T11:44:00Z">
                    <w:rPr/>
                  </w:rPrChange>
                </w:rPr>
                <w:t>nCategories == 0</w:t>
              </w:r>
              <w:r>
                <w:t xml:space="preserve">, </w:t>
              </w:r>
              <w:r w:rsidRPr="002C1131">
                <w:rPr>
                  <w:rStyle w:val="CODE"/>
                  <w:rFonts w:eastAsia="StarSymbol"/>
                  <w:rPrChange w:id="197" w:author="SOMMER Torsten" w:date="2021-05-12T11:44:00Z">
                    <w:rPr/>
                  </w:rPrChange>
                </w:rPr>
                <w:t>loggingOn</w:t>
              </w:r>
              <w:r>
                <w:t xml:space="preserve"> applies to all l</w:t>
              </w:r>
              <w:r>
                <w:t xml:space="preserve">og categories and the value of </w:t>
              </w:r>
              <w:r w:rsidRPr="002C1131">
                <w:rPr>
                  <w:rStyle w:val="CODE"/>
                  <w:rFonts w:eastAsia="StarSymbol"/>
                  <w:rPrChange w:id="198" w:author="SOMMER Torsten" w:date="2021-05-12T11:44:00Z">
                    <w:rPr/>
                  </w:rPrChange>
                </w:rPr>
                <w:t>categories</w:t>
              </w:r>
              <w:r>
                <w:t xml:space="preserve"> is undefined.</w:t>
              </w:r>
            </w:ins>
            <w:bookmarkStart w:id="199" w:name="_GoBack"/>
            <w:bookmarkEnd w:id="199"/>
            <w:del w:id="200" w:author="SOMMER Torsten" w:date="2021-05-12T11:44:00Z">
              <w:r w:rsidR="002856D6" w:rsidDel="002C1131">
                <w:delText xml:space="preserve">If </w:delText>
              </w:r>
              <w:r w:rsidR="002856D6" w:rsidRPr="00D2781E" w:rsidDel="002C1131">
                <w:rPr>
                  <w:rStyle w:val="CODE"/>
                  <w:rFonts w:eastAsia="StarSymbol"/>
                </w:rPr>
                <w:delText>loggingOn</w:delText>
              </w:r>
              <w:r w:rsidR="002856D6" w:rsidDel="002C1131">
                <w:rPr>
                  <w:rStyle w:val="CODE"/>
                  <w:rFonts w:eastAsia="StarSymbol"/>
                </w:rPr>
                <w:delText xml:space="preserve"> </w:delText>
              </w:r>
              <w:r w:rsidR="002856D6" w:rsidRPr="00D2781E" w:rsidDel="002C1131">
                <w:rPr>
                  <w:rStyle w:val="CODE"/>
                  <w:rFonts w:eastAsia="StarSymbol"/>
                </w:rPr>
                <w:delText>= fmi2True</w:delText>
              </w:r>
              <w:r w:rsidR="002856D6" w:rsidDel="002C1131">
                <w:delText xml:space="preserve"> and </w:delText>
              </w:r>
              <w:r w:rsidR="002856D6" w:rsidRPr="00D2781E" w:rsidDel="002C1131">
                <w:rPr>
                  <w:rStyle w:val="CODE"/>
                  <w:rFonts w:eastAsia="StarSymbol"/>
                </w:rPr>
                <w:delText>nCategories = 0</w:delText>
              </w:r>
              <w:r w:rsidR="002856D6" w:rsidDel="002C1131">
                <w:delText>, then all debug messages shall be output.</w:delText>
              </w:r>
            </w:del>
            <w:r w:rsidR="00654544" w:rsidRPr="0098259C">
              <w:br/>
            </w:r>
            <w:del w:id="201" w:author="SOMMER Torsten" w:date="2021-05-12T11:45:00Z">
              <w:r w:rsidR="00654544" w:rsidRPr="0098259C" w:rsidDel="002C1131">
                <w:delText>If</w:delText>
              </w:r>
              <w:r w:rsidR="00654544" w:rsidRPr="0098259C" w:rsidDel="002C1131">
                <w:rPr>
                  <w:rStyle w:val="CODE"/>
                  <w:rFonts w:eastAsia="StarSymbol"/>
                </w:rPr>
                <w:delText xml:space="preserve"> loggingOn=</w:delText>
              </w:r>
              <w:r w:rsidR="00140C25" w:rsidDel="002C1131">
                <w:rPr>
                  <w:rStyle w:val="CODE"/>
                  <w:rFonts w:eastAsia="StarSymbol"/>
                </w:rPr>
                <w:delText>fmi2</w:delText>
              </w:r>
              <w:r w:rsidR="00654544" w:rsidRPr="0098259C" w:rsidDel="002C1131">
                <w:rPr>
                  <w:rStyle w:val="CODE"/>
                  <w:rFonts w:eastAsia="StarSymbol"/>
                </w:rPr>
                <w:delText>True</w:delText>
              </w:r>
              <w:r w:rsidR="00654544" w:rsidRPr="0098259C" w:rsidDel="002C1131">
                <w:delText xml:space="preserve"> and </w:delText>
              </w:r>
              <w:r w:rsidR="00654544" w:rsidRPr="0098259C" w:rsidDel="002C1131">
                <w:rPr>
                  <w:rStyle w:val="CODE"/>
                </w:rPr>
                <w:delText>nCategories &gt; 0</w:delText>
              </w:r>
              <w:r w:rsidR="00654544" w:rsidRPr="0098259C" w:rsidDel="002C1131">
                <w:delText xml:space="preserve">, </w:delText>
              </w:r>
              <w:r w:rsidR="002856D6" w:rsidDel="002C1131">
                <w:delText>then only debug messages according to</w:delText>
              </w:r>
              <w:r w:rsidR="002856D6" w:rsidDel="002C1131">
                <w:br/>
                <w:delText xml:space="preserve">the </w:delText>
              </w:r>
              <w:r w:rsidR="002856D6" w:rsidRPr="00D2781E" w:rsidDel="002C1131">
                <w:rPr>
                  <w:rStyle w:val="CODE"/>
                  <w:rFonts w:eastAsia="StarSymbol"/>
                </w:rPr>
                <w:delText>categories</w:delText>
              </w:r>
              <w:r w:rsidR="002856D6" w:rsidDel="002C1131">
                <w:delText xml:space="preserve"> argument shall be output. Vector </w:delText>
              </w:r>
              <w:r w:rsidR="002856D6" w:rsidRPr="00D2781E" w:rsidDel="002C1131">
                <w:rPr>
                  <w:rStyle w:val="CODE"/>
                  <w:rFonts w:eastAsia="StarSymbol"/>
                </w:rPr>
                <w:delText>categories</w:delText>
              </w:r>
              <w:r w:rsidR="002856D6" w:rsidDel="002C1131">
                <w:delText xml:space="preserve"> has</w:delText>
              </w:r>
              <w:r w:rsidR="002856D6" w:rsidDel="002C1131">
                <w:br/>
              </w:r>
              <w:r w:rsidR="002856D6" w:rsidRPr="00D2781E" w:rsidDel="002C1131">
                <w:rPr>
                  <w:rStyle w:val="CODE"/>
                  <w:rFonts w:eastAsia="StarSymbol"/>
                </w:rPr>
                <w:delText>nCategories</w:delText>
              </w:r>
              <w:r w:rsidR="002856D6" w:rsidDel="002C1131">
                <w:delText xml:space="preserve"> elements. </w:delText>
              </w:r>
            </w:del>
            <w:r w:rsidR="002856D6">
              <w:t xml:space="preserve">The allowed values of </w:t>
            </w:r>
            <w:r w:rsidR="002856D6" w:rsidRPr="00D2781E">
              <w:rPr>
                <w:rStyle w:val="CODE"/>
                <w:rFonts w:eastAsia="StarSymbol"/>
              </w:rPr>
              <w:t>categories</w:t>
            </w:r>
            <w:r w:rsidR="002856D6">
              <w:t xml:space="preserve"> </w:t>
            </w:r>
            <w:ins w:id="202" w:author="SOMMER Torsten" w:date="2021-05-12T11:45:00Z">
              <w:r>
                <w:t xml:space="preserve">are defined in the </w:t>
              </w:r>
            </w:ins>
            <w:del w:id="203" w:author="SOMMER Torsten" w:date="2021-05-12T11:45:00Z">
              <w:r w:rsidR="002856D6" w:rsidDel="002C1131">
                <w:delText>are defined by the modeling</w:delText>
              </w:r>
              <w:r w:rsidR="002856D6" w:rsidDel="002C1131">
                <w:br/>
                <w:delText>environment that generated the FMU. Depending on the generating modeling environment,</w:delText>
              </w:r>
              <w:r w:rsidR="002856D6" w:rsidDel="002C1131">
                <w:br/>
                <w:delText>none, some or all allowed values for categories for this FMU are defined in the</w:delText>
              </w:r>
              <w:r w:rsidR="002856D6" w:rsidDel="002C1131">
                <w:br/>
              </w:r>
            </w:del>
            <w:r w:rsidR="002856D6" w:rsidRPr="00D2781E">
              <w:rPr>
                <w:rStyle w:val="CODE"/>
                <w:rFonts w:eastAsia="StarSymbol"/>
              </w:rPr>
              <w:t>modelDescription.xml</w:t>
            </w:r>
            <w:r w:rsidR="002856D6">
              <w:t xml:space="preserve"> file via element “</w:t>
            </w:r>
            <w:del w:id="204" w:author="SOMMER Torsten" w:date="2021-05-12T11:46:00Z">
              <w:r w:rsidR="002856D6" w:rsidRPr="00D2781E" w:rsidDel="002C1131">
                <w:rPr>
                  <w:rStyle w:val="CODE"/>
                  <w:rFonts w:eastAsia="StarSymbol"/>
                </w:rPr>
                <w:delText>fmiModelDescription.</w:delText>
              </w:r>
            </w:del>
            <w:ins w:id="205" w:author="SOMMER Torsten" w:date="2021-05-12T11:46:00Z">
              <w:r>
                <w:rPr>
                  <w:rStyle w:val="CODE"/>
                  <w:rFonts w:eastAsia="StarSymbol"/>
                </w:rPr>
                <w:t>&lt;</w:t>
              </w:r>
            </w:ins>
            <w:r w:rsidR="002856D6" w:rsidRPr="00D2781E">
              <w:rPr>
                <w:rStyle w:val="CODE"/>
                <w:rFonts w:eastAsia="StarSymbol"/>
              </w:rPr>
              <w:t>LogCategories</w:t>
            </w:r>
            <w:ins w:id="206" w:author="SOMMER Torsten" w:date="2021-05-12T11:46:00Z">
              <w:r>
                <w:rPr>
                  <w:rStyle w:val="CODE"/>
                  <w:rFonts w:eastAsia="StarSymbol"/>
                </w:rPr>
                <w:t>&gt;</w:t>
              </w:r>
            </w:ins>
            <w:r w:rsidR="002856D6">
              <w:t>”</w:t>
            </w:r>
            <w:r w:rsidR="00760DB5" w:rsidRPr="0098259C">
              <w:t>, see section</w:t>
            </w:r>
            <w:r w:rsidR="00546BF2">
              <w:t xml:space="preserve"> </w:t>
            </w:r>
            <w:r w:rsidR="00546BF2">
              <w:fldChar w:fldCharType="begin"/>
            </w:r>
            <w:r w:rsidR="00546BF2">
              <w:instrText xml:space="preserve"> REF _Ref20232858 \r \h </w:instrText>
            </w:r>
            <w:r w:rsidR="00546BF2">
              <w:fldChar w:fldCharType="separate"/>
            </w:r>
            <w:r w:rsidR="00D55E95">
              <w:t>2.2.4</w:t>
            </w:r>
            <w:r w:rsidR="00546BF2">
              <w:fldChar w:fldCharType="end"/>
            </w:r>
            <w:r w:rsidR="00760DB5" w:rsidRPr="0098259C">
              <w:t>.</w:t>
            </w:r>
          </w:p>
        </w:tc>
      </w:tr>
    </w:tbl>
    <w:p w14:paraId="70984631" w14:textId="77777777" w:rsidR="00E93AC0" w:rsidRPr="0098259C" w:rsidRDefault="00E93AC0" w:rsidP="00E93AC0">
      <w:pPr>
        <w:pStyle w:val="Heading3"/>
      </w:pPr>
      <w:bookmarkStart w:id="207" w:name="_Toc55136488"/>
      <w:bookmarkStart w:id="208" w:name="_Ref289783610"/>
      <w:r w:rsidRPr="0098259C">
        <w:t>Initialization</w:t>
      </w:r>
      <w:r>
        <w:t>,</w:t>
      </w:r>
      <w:r w:rsidRPr="0098259C">
        <w:t xml:space="preserve"> Termination</w:t>
      </w:r>
      <w:r>
        <w:t>, and Resetting an FMU</w:t>
      </w:r>
      <w:bookmarkEnd w:id="207"/>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lastRenderedPageBreak/>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w:t>
            </w:r>
            <w:r w:rsidR="004100A9" w:rsidRPr="0098259C">
              <w:lastRenderedPageBreak/>
              <w:t xml:space="preserve">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209" w:name="_Ref383617125"/>
      <w:bookmarkStart w:id="210" w:name="_Ref383617168"/>
      <w:bookmarkStart w:id="211" w:name="_Toc55136489"/>
      <w:r w:rsidRPr="0098259C">
        <w:t xml:space="preserve">Getting and </w:t>
      </w:r>
      <w:r w:rsidR="00DF4861" w:rsidRPr="0098259C">
        <w:t>Set</w:t>
      </w:r>
      <w:r w:rsidR="00EC58B8" w:rsidRPr="0098259C">
        <w:t xml:space="preserve">ting </w:t>
      </w:r>
      <w:r w:rsidR="00DF4861" w:rsidRPr="0098259C">
        <w:t>Variable Values</w:t>
      </w:r>
      <w:bookmarkEnd w:id="208"/>
      <w:bookmarkEnd w:id="209"/>
      <w:bookmarkEnd w:id="210"/>
      <w:bookmarkEnd w:id="211"/>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lastRenderedPageBreak/>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212" w:name="_Ref290826787"/>
      <w:bookmarkStart w:id="213" w:name="_Ref290826791"/>
      <w:bookmarkStart w:id="214" w:name="_Toc55136490"/>
      <w:r w:rsidRPr="0098259C">
        <w:t xml:space="preserve">Getting and </w:t>
      </w:r>
      <w:r w:rsidR="00C31261" w:rsidRPr="0098259C">
        <w:t>Setting the Complete FMU State</w:t>
      </w:r>
      <w:bookmarkEnd w:id="212"/>
      <w:bookmarkEnd w:id="213"/>
      <w:bookmarkEnd w:id="214"/>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 xml:space="preserve">*FMUstate != </w:t>
            </w:r>
            <w:r w:rsidR="00B85BF7" w:rsidRPr="000D0C24">
              <w:rPr>
                <w:rStyle w:val="CODE"/>
              </w:rPr>
              <w:lastRenderedPageBreak/>
              <w:t>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lastRenderedPageBreak/>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215" w:name="_Toc55136491"/>
      <w:r w:rsidRPr="0098259C">
        <w:t>Getting Partial Derivatives</w:t>
      </w:r>
      <w:bookmarkEnd w:id="215"/>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w:t>
            </w:r>
            <w:r>
              <w:lastRenderedPageBreak/>
              <w:t xml:space="preserve">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0F62E7"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0F62E7"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36331E5" w:rsidR="003E5933" w:rsidRDefault="000F62E7"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ins w:id="216" w:author="Bertsch Christian (CR/AEE3)" w:date="2020-12-24T12:12:00Z">
              <w:r w:rsidR="00D55E95">
                <w:rPr>
                  <w:noProof/>
                </w:rPr>
                <w:t>63</w:t>
              </w:r>
            </w:ins>
            <w:del w:id="217" w:author="Bertsch Christian (CR/AEE3)" w:date="2020-12-24T12:12:00Z">
              <w:r w:rsidR="000440B4" w:rsidDel="00D55E95">
                <w:rPr>
                  <w:noProof/>
                </w:rPr>
                <w:delText>62</w:delText>
              </w:r>
            </w:del>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0F62E7"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ins w:id="218" w:author="Bertsch Christian (CR/AEE3)" w:date="2020-02-27T22:31:00Z">
                    <w:rPr>
                      <w:rFonts w:ascii="Cambria Math" w:hAnsi="Cambria Math"/>
                    </w:rPr>
                    <m:t>∆</m:t>
                  </w:ins>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0F62E7"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w:t>
            </w:r>
            <w:r w:rsidRPr="0098259C">
              <w:rPr>
                <w:i/>
              </w:rPr>
              <w:lastRenderedPageBreak/>
              <w:t xml:space="preserve">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1pt;height:30.7pt" o:ole="">
                  <v:imagedata r:id="rId32" o:title=""/>
                </v:shape>
                <o:OLEObject Type="Embed" ProgID="Equation.DSMT4" ShapeID="_x0000_i1026" DrawAspect="Content" ObjectID="_1682325299"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95pt;height:16.3pt" o:ole="">
                  <v:imagedata r:id="rId34" o:title=""/>
                </v:shape>
                <o:OLEObject Type="Embed" ProgID="Equation.DSMT4" ShapeID="_x0000_i1027" DrawAspect="Content" ObjectID="_1682325300"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219" w:name="_Ref308190567"/>
      <w:bookmarkStart w:id="220"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8pt;height:30.7pt" o:ole="">
            <v:imagedata r:id="rId36" o:title=""/>
          </v:shape>
          <o:OLEObject Type="Embed" ProgID="Equation.DSMT4" ShapeID="_x0000_i1028" DrawAspect="Content" ObjectID="_1682325301"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8pt;height:30.7pt" o:ole="">
            <v:imagedata r:id="rId36" o:title=""/>
          </v:shape>
          <o:OLEObject Type="Embed" ProgID="Equation.DSMT4" ShapeID="_x0000_i1029" DrawAspect="Content" ObjectID="_1682325302" r:id="rId38"/>
        </w:object>
      </w:r>
      <w:r>
        <w:t xml:space="preserve"> and </w:t>
      </w:r>
      <w:r w:rsidRPr="007A6A51">
        <w:rPr>
          <w:position w:val="-26"/>
        </w:rPr>
        <w:object w:dxaOrig="340" w:dyaOrig="600" w14:anchorId="410FC9A1">
          <v:shape id="_x0000_i1030" type="#_x0000_t75" style="width:18.8pt;height:30.7pt" o:ole="">
            <v:imagedata r:id="rId39" o:title=""/>
          </v:shape>
          <o:OLEObject Type="Embed" ProgID="Equation.DSMT4" ShapeID="_x0000_i1030" DrawAspect="Content" ObjectID="_1682325303"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95pt;height:30.7pt" o:ole="">
            <v:imagedata r:id="rId41" o:title=""/>
          </v:shape>
          <o:OLEObject Type="Embed" ProgID="Equation.DSMT4" ShapeID="_x0000_i1031" DrawAspect="Content" ObjectID="_1682325304"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lastRenderedPageBreak/>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437ED44C" w:rsidR="00A33508" w:rsidRPr="00E32E4A" w:rsidDel="00270E0B" w:rsidRDefault="00A33508" w:rsidP="00E32E4A">
            <w:pPr>
              <w:pStyle w:val="HTMLPreformatted"/>
              <w:rPr>
                <w:del w:id="221" w:author="Bertsch Christian (CR/AEE3)" w:date="2020-03-27T21:46:00Z"/>
                <w:lang w:val="en-US"/>
              </w:rPr>
            </w:pPr>
            <w:r w:rsidRPr="00E32E4A">
              <w:rPr>
                <w:lang w:val="en-US"/>
              </w:rPr>
              <w:t xml:space="preserve">      </w:t>
            </w:r>
            <w:ins w:id="222" w:author="Bertsch Christian (CR/AEE3)" w:date="2020-03-27T21:46:00Z">
              <w:r w:rsidR="00270E0B" w:rsidRPr="00270E0B">
                <w:rPr>
                  <w:lang w:val="en-US"/>
                  <w:rPrChange w:id="223" w:author="Bertsch Christian (CR/AEE3)" w:date="2020-03-27T21:46:00Z">
                    <w:rPr/>
                  </w:rPrChange>
                </w:rPr>
                <w:t>M_fmi2GetDirectionalDerivative(m, xd_ref, nx, x_ref[i], 1, dvKnown, ci);</w:t>
              </w:r>
            </w:ins>
            <w:del w:id="224" w:author="Bertsch Christian (CR/AEE3)" w:date="2020-03-27T21:46:00Z">
              <w:r w:rsidRPr="00E32E4A" w:rsidDel="00270E0B">
                <w:rPr>
                  <w:lang w:val="en-US"/>
                </w:rPr>
                <w:delText>M_</w:delText>
              </w:r>
              <w:r w:rsidR="00140C25" w:rsidDel="00270E0B">
                <w:rPr>
                  <w:rStyle w:val="CODE"/>
                  <w:lang w:val="en-US"/>
                </w:rPr>
                <w:delText>fmi2</w:delText>
              </w:r>
              <w:r w:rsidRPr="00AE2A4F" w:rsidDel="00270E0B">
                <w:rPr>
                  <w:rStyle w:val="CODE"/>
                  <w:lang w:val="en-US"/>
                </w:rPr>
                <w:delText xml:space="preserve">GetDirectionalDerivative(m, x_ref[i], 1, xd_ref, nx, </w:delText>
              </w:r>
              <w:r w:rsidR="0022690C" w:rsidRPr="00FA3E81" w:rsidDel="00270E0B">
                <w:rPr>
                  <w:lang w:val="en-US"/>
                </w:rPr>
                <w:delText>dvKnown</w:delText>
              </w:r>
              <w:r w:rsidRPr="00AE2A4F" w:rsidDel="00270E0B">
                <w:rPr>
                  <w:rStyle w:val="CODE"/>
                  <w:lang w:val="en-US"/>
                </w:rPr>
                <w:delText>, ci);</w:delText>
              </w:r>
            </w:del>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pPr>
        <w:pStyle w:val="BodyText"/>
        <w:numPr>
          <w:ilvl w:val="0"/>
          <w:numId w:val="75"/>
        </w:numPr>
        <w:rPr>
          <w:i/>
        </w:rPr>
        <w:pPrChange w:id="225" w:author="Bertsch Christian (CR/AEE3)" w:date="2020-11-12T22:25:00Z">
          <w:pPr>
            <w:pStyle w:val="BodyText"/>
            <w:numPr>
              <w:numId w:val="52"/>
            </w:numPr>
            <w:ind w:left="360" w:hanging="360"/>
          </w:pPr>
        </w:pPrChange>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pPr>
        <w:pStyle w:val="BodyText"/>
        <w:numPr>
          <w:ilvl w:val="0"/>
          <w:numId w:val="75"/>
        </w:numPr>
        <w:spacing w:after="120"/>
        <w:rPr>
          <w:i/>
        </w:rPr>
        <w:pPrChange w:id="226" w:author="Bertsch Christian (CR/AEE3)" w:date="2020-11-12T22:25:00Z">
          <w:pPr>
            <w:pStyle w:val="BodyText"/>
            <w:spacing w:after="120"/>
          </w:pPr>
        </w:pPrChange>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r w:rsidR="007834A1">
        <w:fldChar w:fldCharType="begin"/>
      </w:r>
      <w:r w:rsidR="007834A1">
        <w:instrText xml:space="preserve"> HYPERLINK "http://www.cscapes.org/coloringpage/" </w:instrText>
      </w:r>
      <w:r w:rsidR="007834A1">
        <w:fldChar w:fldCharType="separate"/>
      </w:r>
      <w:r w:rsidRPr="00A33508">
        <w:rPr>
          <w:rStyle w:val="Hyperlink"/>
          <w:i/>
        </w:rPr>
        <w:t>http://www.cscapes.org/coloringpage/</w:t>
      </w:r>
      <w:r w:rsidR="007834A1">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7834A1">
        <w:fldChar w:fldCharType="begin"/>
      </w:r>
      <w:r w:rsidR="007834A1">
        <w:instrText xml:space="preserve"> HYPERLINK "http://www.netlib.org/toms/618" </w:instrText>
      </w:r>
      <w:r w:rsidR="007834A1">
        <w:fldChar w:fldCharType="separate"/>
      </w:r>
      <w:r w:rsidRPr="00A33508">
        <w:rPr>
          <w:rStyle w:val="Hyperlink"/>
          <w:i/>
        </w:rPr>
        <w:t>http://www.netlib.org/toms/618</w:t>
      </w:r>
      <w:r w:rsidR="007834A1">
        <w:rPr>
          <w:rStyle w:val="Hyperlink"/>
          <w:i/>
        </w:rPr>
        <w:fldChar w:fldCharType="end"/>
      </w:r>
      <w:r w:rsidRPr="00A33508">
        <w:rPr>
          <w:i/>
        </w:rPr>
        <w:t>.</w:t>
      </w:r>
    </w:p>
    <w:p w14:paraId="2FF4CB25" w14:textId="4D9D75E7" w:rsidR="00A33508" w:rsidRPr="00A33508" w:rsidRDefault="00A33508">
      <w:pPr>
        <w:pStyle w:val="BodyText"/>
        <w:numPr>
          <w:ilvl w:val="0"/>
          <w:numId w:val="75"/>
        </w:numPr>
        <w:spacing w:after="120"/>
        <w:rPr>
          <w:i/>
        </w:rPr>
        <w:pPrChange w:id="227" w:author="Bertsch Christian (CR/AEE3)" w:date="2020-11-12T22:25:00Z">
          <w:pPr>
            <w:pStyle w:val="BodyText"/>
            <w:spacing w:after="120"/>
          </w:pPr>
        </w:pPrChange>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228" w:name="_Ref386213289"/>
      <w:bookmarkStart w:id="229" w:name="_Toc55136492"/>
      <w:r w:rsidRPr="0098259C">
        <w:t xml:space="preserve">FMI </w:t>
      </w:r>
      <w:r w:rsidR="003D0107" w:rsidRPr="0098259C">
        <w:t>Description Schema</w:t>
      </w:r>
      <w:bookmarkEnd w:id="219"/>
      <w:bookmarkEnd w:id="220"/>
      <w:bookmarkEnd w:id="228"/>
      <w:bookmarkEnd w:id="229"/>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4"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lastRenderedPageBreak/>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lastRenderedPageBreak/>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230" w:name="_Toc247884548"/>
      <w:bookmarkStart w:id="231"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5"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232" w:name="_Ref251789138"/>
      <w:bookmarkEnd w:id="230"/>
      <w:r>
        <w:br w:type="page"/>
      </w:r>
    </w:p>
    <w:p w14:paraId="5BECE950" w14:textId="3B25E0D5" w:rsidR="00324B2A" w:rsidRPr="0098259C" w:rsidRDefault="005A3ED9" w:rsidP="003734ED">
      <w:pPr>
        <w:pStyle w:val="Heading3"/>
      </w:pPr>
      <w:bookmarkStart w:id="233" w:name="_Toc55136493"/>
      <w:r w:rsidRPr="0098259C">
        <w:lastRenderedPageBreak/>
        <w:t>De</w:t>
      </w:r>
      <w:r w:rsidR="00286B87" w:rsidRPr="0098259C">
        <w:t>finition</w:t>
      </w:r>
      <w:r w:rsidRPr="0098259C">
        <w:t xml:space="preserve"> of an FMU</w:t>
      </w:r>
      <w:r w:rsidR="00324B2A" w:rsidRPr="0098259C">
        <w:t xml:space="preserve"> (fmiModelDescription</w:t>
      </w:r>
      <w:bookmarkEnd w:id="231"/>
      <w:r w:rsidR="00324B2A" w:rsidRPr="0098259C">
        <w:t>)</w:t>
      </w:r>
      <w:bookmarkEnd w:id="232"/>
      <w:bookmarkEnd w:id="233"/>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lastRenderedPageBreak/>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234"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lastRenderedPageBreak/>
        <w:t xml:space="preserve">The </w:t>
      </w:r>
      <w:r w:rsidR="00A014FF" w:rsidRPr="0098259C">
        <w:t>XML attribute</w:t>
      </w:r>
      <w:r w:rsidRPr="0098259C">
        <w:t xml:space="preserve">s of </w:t>
      </w:r>
      <w:r w:rsidRPr="0098259C">
        <w:rPr>
          <w:rStyle w:val="CODE"/>
        </w:rPr>
        <w:t>fmiModelDescription</w:t>
      </w:r>
      <w:r w:rsidRPr="0098259C">
        <w:t xml:space="preserve"> are:</w:t>
      </w:r>
    </w:p>
    <w:bookmarkEnd w:id="234"/>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0F62E7" w:rsidRPr="00D2781E" w:rsidRDefault="000F62E7"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0F62E7" w:rsidRPr="00D2781E" w:rsidRDefault="000F62E7"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4EEE6C3B"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ins w:id="235" w:author="Bertsch Christian (CR/AEE3)" w:date="2020-12-24T12:09:00Z">
              <w:r w:rsidR="00DA1B91">
                <w:rPr>
                  <w:rStyle w:val="FormatvorlageArial"/>
                  <w:i/>
                </w:rPr>
                <w:t>c</w:t>
              </w:r>
            </w:ins>
            <w:del w:id="236" w:author="Bertsch Christian (CR/AEE3)" w:date="2020-12-24T12:09:00Z">
              <w:r w:rsidDel="00DA1B91">
                <w:rPr>
                  <w:rStyle w:val="FormatvorlageArial"/>
                  <w:i/>
                </w:rPr>
                <w:delText>o</w:delText>
              </w:r>
            </w:del>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237" w:name="_Toc55136494"/>
      <w:r w:rsidRPr="0098259C">
        <w:lastRenderedPageBreak/>
        <w:t>Definition of Units (</w:t>
      </w:r>
      <w:r w:rsidR="00381199" w:rsidRPr="0098259C">
        <w:t>Unit</w:t>
      </w:r>
      <w:r w:rsidR="00D54D07">
        <w:t>Definitions</w:t>
      </w:r>
      <w:r w:rsidRPr="0098259C">
        <w:t>)</w:t>
      </w:r>
      <w:bookmarkEnd w:id="237"/>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lastRenderedPageBreak/>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lastRenderedPageBreak/>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184235" w:rsidR="00660A7D" w:rsidRDefault="00C11D49" w:rsidP="00660A7D">
      <w:pPr>
        <w:pStyle w:val="BodyText"/>
        <w:jc w:val="center"/>
        <w:rPr>
          <w:ins w:id="238" w:author="Bertsch Christian (CR/AEE3)" w:date="2020-11-11T22:20:00Z"/>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ins w:id="239" w:author="Bertsch Christian (CR/AEE3)" w:date="2020-11-11T22:20:00Z">
        <w:r w:rsidR="00183216">
          <w:t xml:space="preserve"> </w:t>
        </w:r>
      </w:ins>
      <w:del w:id="240" w:author="Bertsch Christian (CR/AEE3)" w:date="2020-11-11T22:20:00Z">
        <w:r w:rsidR="00660A7D" w:rsidRPr="0098259C" w:rsidDel="00183216">
          <w:delText xml:space="preserve"> </w:delText>
        </w:r>
      </w:del>
      <w:ins w:id="241" w:author="Bertsch Christian (CR/AEE3)" w:date="2020-11-11T22:19:00Z">
        <w:r w:rsidR="00183216">
          <w:rPr>
            <w:rStyle w:val="pl-s"/>
          </w:rPr>
          <w:t xml:space="preserve">(if </w:t>
        </w:r>
        <w:r w:rsidR="00183216" w:rsidRPr="00183216">
          <w:rPr>
            <w:rStyle w:val="CODE"/>
            <w:rPrChange w:id="242" w:author="Bertsch Christian (CR/AEE3)" w:date="2020-11-11T22:20:00Z">
              <w:rPr>
                <w:rStyle w:val="pl-s"/>
              </w:rPr>
            </w:rPrChange>
          </w:rPr>
          <w:t>relativeQuantit</w:t>
        </w:r>
      </w:ins>
      <w:ins w:id="243" w:author="Bertsch Christian (CR/AEE3)" w:date="2020-11-11T22:20:00Z">
        <w:r w:rsidR="00183216">
          <w:rPr>
            <w:rStyle w:val="CODE"/>
          </w:rPr>
          <w:t>y</w:t>
        </w:r>
      </w:ins>
      <w:ins w:id="244" w:author="Bertsch Christian (CR/AEE3)" w:date="2020-11-11T22:19:00Z">
        <w:r w:rsidR="00183216">
          <w:rPr>
            <w:rStyle w:val="pl-s"/>
          </w:rPr>
          <w:t xml:space="preserve"> then </w:t>
        </w:r>
        <w:r w:rsidR="00183216" w:rsidRPr="00183216">
          <w:rPr>
            <w:rStyle w:val="CODE"/>
            <w:rPrChange w:id="245" w:author="Bertsch Christian (CR/AEE3)" w:date="2020-11-11T22:20:00Z">
              <w:rPr>
                <w:rStyle w:val="pl-s"/>
              </w:rPr>
            </w:rPrChange>
          </w:rPr>
          <w:t>0</w:t>
        </w:r>
        <w:r w:rsidR="00183216">
          <w:rPr>
            <w:rStyle w:val="pl-s"/>
          </w:rPr>
          <w:t xml:space="preserve"> else</w:t>
        </w:r>
        <w:r w:rsidR="00183216" w:rsidRPr="0098259C">
          <w:rPr>
            <w:rStyle w:val="CODE"/>
          </w:rPr>
          <w:t xml:space="preserve"> </w:t>
        </w:r>
      </w:ins>
      <w:r w:rsidR="00660A7D" w:rsidRPr="0098259C">
        <w:rPr>
          <w:rStyle w:val="CODE"/>
        </w:rPr>
        <w:t>offset</w:t>
      </w:r>
      <w:ins w:id="246" w:author="Bertsch Christian (CR/AEE3)" w:date="2020-11-11T22:20:00Z">
        <w:r w:rsidR="00183216">
          <w:rPr>
            <w:rStyle w:val="CODE"/>
          </w:rPr>
          <w:t>)</w:t>
        </w:r>
      </w:ins>
    </w:p>
    <w:p w14:paraId="7DD25D94" w14:textId="5B25BE4B" w:rsidR="00183216" w:rsidRPr="0098259C" w:rsidRDefault="00183216">
      <w:pPr>
        <w:pStyle w:val="BodyText"/>
        <w:rPr>
          <w:ins w:id="247" w:author="Bertsch Christian (CR/AEE3)" w:date="2020-11-11T22:20:00Z"/>
        </w:rPr>
        <w:pPrChange w:id="248" w:author="Bertsch Christian (CR/AEE3)" w:date="2020-11-11T22:21:00Z">
          <w:pPr>
            <w:pStyle w:val="BodyText"/>
            <w:jc w:val="center"/>
          </w:pPr>
        </w:pPrChange>
      </w:pPr>
      <w:ins w:id="249" w:author="Bertsch Christian (CR/AEE3)" w:date="2020-11-11T22:20:00Z">
        <w:r>
          <w:rPr>
            <w:rStyle w:val="blob-code-inner"/>
          </w:rPr>
          <w:t xml:space="preserve">where </w:t>
        </w:r>
        <w:r w:rsidRPr="00183216">
          <w:rPr>
            <w:rStyle w:val="CODE"/>
            <w:rPrChange w:id="250" w:author="Bertsch Christian (CR/AEE3)" w:date="2020-11-11T22:21:00Z">
              <w:rPr>
                <w:rStyle w:val="pl-c1"/>
              </w:rPr>
            </w:rPrChange>
          </w:rPr>
          <w:t>factor</w:t>
        </w:r>
        <w:r>
          <w:rPr>
            <w:rStyle w:val="blob-code-inner"/>
          </w:rPr>
          <w:t xml:space="preserve"> and </w:t>
        </w:r>
        <w:r w:rsidRPr="00183216">
          <w:rPr>
            <w:rStyle w:val="CODE"/>
            <w:rPrChange w:id="251" w:author="Bertsch Christian (CR/AEE3)" w:date="2020-11-11T22:22:00Z">
              <w:rPr>
                <w:rStyle w:val="pl-c1"/>
              </w:rPr>
            </w:rPrChange>
          </w:rPr>
          <w:t>offset</w:t>
        </w:r>
        <w:r>
          <w:rPr>
            <w:rStyle w:val="blob-code-inner"/>
          </w:rPr>
          <w:t xml:space="preserve"> are attributes of the </w:t>
        </w:r>
        <w:r w:rsidRPr="00183216">
          <w:rPr>
            <w:rStyle w:val="CODE"/>
            <w:rPrChange w:id="252" w:author="Bertsch Christian (CR/AEE3)" w:date="2020-11-11T22:22:00Z">
              <w:rPr>
                <w:rStyle w:val="pl-c1"/>
              </w:rPr>
            </w:rPrChange>
          </w:rPr>
          <w:t>BaseUnit</w:t>
        </w:r>
        <w:r>
          <w:rPr>
            <w:rStyle w:val="blob-code-inner"/>
          </w:rPr>
          <w:t xml:space="preserve">, and </w:t>
        </w:r>
        <w:r w:rsidRPr="00183216">
          <w:rPr>
            <w:rStyle w:val="CODE"/>
            <w:rPrChange w:id="253" w:author="Bertsch Christian (CR/AEE3)" w:date="2020-11-11T22:22:00Z">
              <w:rPr>
                <w:rStyle w:val="pl-c1"/>
              </w:rPr>
            </w:rPrChange>
          </w:rPr>
          <w:t>relativeQuantity</w:t>
        </w:r>
        <w:r>
          <w:rPr>
            <w:rStyle w:val="blob-code-inner"/>
          </w:rPr>
          <w:t xml:space="preserve"> an attribute of the </w:t>
        </w:r>
        <w:r w:rsidRPr="00183216">
          <w:rPr>
            <w:rStyle w:val="CODE"/>
            <w:rPrChange w:id="254" w:author="Bertsch Christian (CR/AEE3)" w:date="2020-11-11T22:21:00Z">
              <w:rPr>
                <w:rStyle w:val="pl-c1"/>
              </w:rPr>
            </w:rPrChange>
          </w:rPr>
          <w:t>TypeDefinition</w:t>
        </w:r>
        <w:r>
          <w:rPr>
            <w:rStyle w:val="blob-code-inner"/>
          </w:rPr>
          <w:t xml:space="preserve"> of a variable.</w:t>
        </w:r>
      </w:ins>
    </w:p>
    <w:p w14:paraId="0827B339" w14:textId="27CAC7D8" w:rsidR="00183216" w:rsidRPr="0098259C" w:rsidDel="00183216" w:rsidRDefault="00183216" w:rsidP="00660A7D">
      <w:pPr>
        <w:pStyle w:val="BodyText"/>
        <w:jc w:val="center"/>
        <w:rPr>
          <w:del w:id="255" w:author="Bertsch Christian (CR/AEE3)" w:date="2020-11-11T22:22:00Z"/>
        </w:rPr>
      </w:pPr>
    </w:p>
    <w:p w14:paraId="3AE653E9" w14:textId="5568AF96" w:rsidR="007F1D29" w:rsidRPr="0098259C" w:rsidDel="00183216" w:rsidRDefault="007F1D29" w:rsidP="009A753C">
      <w:pPr>
        <w:pStyle w:val="BodyText"/>
        <w:rPr>
          <w:del w:id="256" w:author="Bertsch Christian (CR/AEE3)" w:date="2020-11-11T22:22:00Z"/>
        </w:rPr>
      </w:pP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35pt;height:18.8pt" o:ole="">
                  <v:imagedata r:id="rId50" o:title=""/>
                </v:shape>
                <o:OLEObject Type="Embed" ProgID="Equation.DSMT4" ShapeID="_x0000_i1032" DrawAspect="Content" ObjectID="_1682325305" r:id="rId51"/>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35pt;height:18.8pt" o:ole="">
                  <v:imagedata r:id="rId50" o:title=""/>
                </v:shape>
                <o:OLEObject Type="Embed" ProgID="Equation.DSMT4" ShapeID="_x0000_i1033" DrawAspect="Content" ObjectID="_1682325306" r:id="rId52"/>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45pt;height:29.45pt" o:ole="">
                  <v:imagedata r:id="rId53" o:title=""/>
                </v:shape>
                <o:OLEObject Type="Embed" ProgID="Equation.DSMT4" ShapeID="_x0000_i1034" DrawAspect="Content" ObjectID="_1682325307" r:id="rId54"/>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525601FC" w:rsidR="00FA00CB" w:rsidRPr="0098259C" w:rsidRDefault="00A3686F" w:rsidP="00C12648">
      <w:pPr>
        <w:pStyle w:val="BodyText"/>
        <w:spacing w:after="120"/>
        <w:ind w:left="873"/>
        <w:rPr>
          <w:rStyle w:val="CODE"/>
          <w:i/>
        </w:rPr>
      </w:pPr>
      <w:r w:rsidRPr="0098259C">
        <w:rPr>
          <w:rStyle w:val="CODE"/>
          <w:i/>
        </w:rPr>
        <w:t xml:space="preserve">factor(v1)*v1 + </w:t>
      </w:r>
      <w:ins w:id="257" w:author="Bertsch Christian (CR/AEE3)" w:date="2020-11-11T22:23:00Z">
        <w:r w:rsidR="00183216" w:rsidRPr="00183216">
          <w:rPr>
            <w:rStyle w:val="CODE"/>
            <w:i/>
            <w:rPrChange w:id="258" w:author="Bertsch Christian (CR/AEE3)" w:date="2020-11-11T22:23:00Z">
              <w:rPr>
                <w:rStyle w:val="pl-c1"/>
              </w:rPr>
            </w:rPrChange>
          </w:rPr>
          <w:t>(if relativeQuantity(v1) then 0 else offset(v1))</w:t>
        </w:r>
      </w:ins>
      <w:del w:id="259" w:author="Bertsch Christian (CR/AEE3)" w:date="2020-11-11T22:23:00Z">
        <w:r w:rsidRPr="0098259C" w:rsidDel="00183216">
          <w:rPr>
            <w:rStyle w:val="CODE"/>
            <w:i/>
          </w:rPr>
          <w:delText>offset(v1)</w:delText>
        </w:r>
      </w:del>
      <w:r w:rsidRPr="0098259C">
        <w:rPr>
          <w:rStyle w:val="CODE"/>
          <w:i/>
        </w:rPr>
        <w:t xml:space="preserve"> = factor(v2)*v2 + </w:t>
      </w:r>
      <w:ins w:id="260" w:author="Bertsch Christian (CR/AEE3)" w:date="2020-11-11T22:24:00Z">
        <w:r w:rsidR="00183216" w:rsidRPr="00183216">
          <w:rPr>
            <w:rStyle w:val="CODE"/>
            <w:i/>
            <w:rPrChange w:id="261" w:author="Bertsch Christian (CR/AEE3)" w:date="2020-11-11T22:24:00Z">
              <w:rPr>
                <w:rStyle w:val="pl-c1"/>
              </w:rPr>
            </w:rPrChange>
          </w:rPr>
          <w:t>(if relativeQuantity(v2) then 0 else offset(v2))</w:t>
        </w:r>
      </w:ins>
      <w:del w:id="262" w:author="Bertsch Christian (CR/AEE3)" w:date="2020-11-11T22:24:00Z">
        <w:r w:rsidRPr="0098259C" w:rsidDel="00183216">
          <w:rPr>
            <w:rStyle w:val="CODE"/>
            <w:i/>
          </w:rPr>
          <w:delText>offset(v2)</w:delText>
        </w:r>
      </w:del>
    </w:p>
    <w:p w14:paraId="3D465E56" w14:textId="504D68F5" w:rsidR="00E10CDC" w:rsidRPr="00E10CDC" w:rsidRDefault="00E10CDC" w:rsidP="00C12648">
      <w:pPr>
        <w:pStyle w:val="BodyText"/>
        <w:rPr>
          <w:ins w:id="263" w:author="Bertsch Christian (CR/AEE3)" w:date="2020-11-11T22:14:00Z"/>
          <w:i/>
        </w:rPr>
      </w:pPr>
      <w:ins w:id="264" w:author="Bertsch Christian (CR/AEE3)" w:date="2020-11-11T22:14:00Z">
        <w:r>
          <w:rPr>
            <w:i/>
          </w:rPr>
          <w:t xml:space="preserve">where </w:t>
        </w:r>
        <w:r w:rsidR="00183216">
          <w:rPr>
            <w:rStyle w:val="CODE"/>
            <w:i/>
          </w:rPr>
          <w:t>relativeQuantity(v1)</w:t>
        </w:r>
      </w:ins>
      <w:ins w:id="265" w:author="Bertsch Christian (CR/AEE3)" w:date="2020-11-11T22:25:00Z">
        <w:r w:rsidR="00183216">
          <w:rPr>
            <w:rStyle w:val="CODE"/>
            <w:i/>
          </w:rPr>
          <w:t xml:space="preserve"> </w:t>
        </w:r>
      </w:ins>
      <w:ins w:id="266" w:author="Bertsch Christian (CR/AEE3)" w:date="2020-11-11T22:14:00Z">
        <w:r w:rsidR="00183216">
          <w:rPr>
            <w:rStyle w:val="CODE"/>
            <w:i/>
          </w:rPr>
          <w:t>=</w:t>
        </w:r>
        <w:r w:rsidRPr="00E10CDC">
          <w:rPr>
            <w:rStyle w:val="CODE"/>
            <w:i/>
            <w:rPrChange w:id="267" w:author="Bertsch Christian (CR/AEE3)" w:date="2020-11-11T22:14:00Z">
              <w:rPr>
                <w:rStyle w:val="pl-c1"/>
              </w:rPr>
            </w:rPrChange>
          </w:rPr>
          <w:t xml:space="preserve"> relativeQuantity(v2</w:t>
        </w:r>
        <w:r w:rsidRPr="00E10CDC">
          <w:rPr>
            <w:rPrChange w:id="268" w:author="Bertsch Christian (CR/AEE3)" w:date="2020-11-11T22:15:00Z">
              <w:rPr>
                <w:rStyle w:val="pl-c1"/>
              </w:rPr>
            </w:rPrChange>
          </w:rPr>
          <w:t>)</w:t>
        </w:r>
      </w:ins>
      <w:ins w:id="269" w:author="Bertsch Christian (CR/AEE3)" w:date="2020-11-11T22:15:00Z">
        <w:r>
          <w:t xml:space="preserve"> </w:t>
        </w:r>
        <w:r w:rsidRPr="001B7F72">
          <w:rPr>
            <w:rPrChange w:id="270" w:author="Bertsch Christian (CR/AEE3)" w:date="2020-11-11T22:42:00Z">
              <w:rPr>
                <w:rStyle w:val="CODE"/>
                <w:i/>
              </w:rPr>
            </w:rPrChange>
          </w:rPr>
          <w:t>is</w:t>
        </w:r>
        <w:r w:rsidRPr="00E10CDC">
          <w:rPr>
            <w:rPrChange w:id="271" w:author="Bertsch Christian (CR/AEE3)" w:date="2020-11-11T22:15:00Z">
              <w:rPr>
                <w:rStyle w:val="CODE"/>
                <w:i/>
              </w:rPr>
            </w:rPrChange>
          </w:rPr>
          <w:t xml:space="preserve"> </w:t>
        </w:r>
        <w:r w:rsidRPr="001B7F72">
          <w:rPr>
            <w:rPrChange w:id="272" w:author="Bertsch Christian (CR/AEE3)" w:date="2020-11-11T22:42:00Z">
              <w:rPr>
                <w:rStyle w:val="CODE"/>
                <w:i/>
              </w:rPr>
            </w:rPrChange>
          </w:rPr>
          <w:t>required.</w:t>
        </w:r>
      </w:ins>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273" w:name="_Ref248879321"/>
      <w:r>
        <w:br w:type="page"/>
      </w:r>
    </w:p>
    <w:p w14:paraId="18557AF2" w14:textId="3870A374" w:rsidR="001C53BD" w:rsidRPr="0098259C" w:rsidRDefault="00A51269" w:rsidP="001C53BD">
      <w:pPr>
        <w:pStyle w:val="Heading3"/>
      </w:pPr>
      <w:bookmarkStart w:id="274" w:name="_Ref20232603"/>
      <w:bookmarkStart w:id="275" w:name="_Ref20232625"/>
      <w:bookmarkStart w:id="276" w:name="_Ref20232651"/>
      <w:bookmarkStart w:id="277" w:name="_Toc55136495"/>
      <w:r w:rsidRPr="0098259C">
        <w:lastRenderedPageBreak/>
        <w:t xml:space="preserve">Definition of </w:t>
      </w:r>
      <w:r w:rsidR="001C53BD" w:rsidRPr="0098259C">
        <w:t>Type</w:t>
      </w:r>
      <w:r w:rsidRPr="0098259C">
        <w:t>s</w:t>
      </w:r>
      <w:r w:rsidR="001C53BD" w:rsidRPr="0098259C">
        <w:t xml:space="preserve"> (</w:t>
      </w:r>
      <w:bookmarkStart w:id="278" w:name="_Ref248546594"/>
      <w:r w:rsidR="00381199" w:rsidRPr="0098259C">
        <w:t>Type</w:t>
      </w:r>
      <w:bookmarkEnd w:id="278"/>
      <w:r w:rsidR="00D54D07">
        <w:t>Definitions</w:t>
      </w:r>
      <w:r w:rsidR="001C53BD" w:rsidRPr="0098259C">
        <w:t>)</w:t>
      </w:r>
      <w:bookmarkEnd w:id="273"/>
      <w:bookmarkEnd w:id="274"/>
      <w:bookmarkEnd w:id="275"/>
      <w:bookmarkEnd w:id="276"/>
      <w:bookmarkEnd w:id="277"/>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lastRenderedPageBreak/>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ins w:id="279" w:author="Bertsch Christian (CR/AEE3)" w:date="2020-11-11T22:27:00Z">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ins>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280"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7723F7">
        <w:rPr>
          <w:lang w:eastAsia="de-DE"/>
          <w:rPrChange w:id="281" w:author="Bertsch Christian (CR/AEE3)" w:date="2020-02-27T22:28:00Z">
            <w:rPr>
              <w:lang w:val="de-DE" w:eastAsia="de-DE"/>
            </w:rPr>
          </w:rPrChange>
        </w:rPr>
        <w:t>]</w:t>
      </w:r>
    </w:p>
    <w:p w14:paraId="245C15C3" w14:textId="77777777" w:rsidR="0065491B" w:rsidRDefault="0065491B">
      <w:pPr>
        <w:spacing w:line="240" w:lineRule="auto"/>
        <w:rPr>
          <w:b/>
          <w:iCs/>
          <w:spacing w:val="4"/>
        </w:rPr>
      </w:pPr>
      <w:bookmarkStart w:id="282" w:name="_Ref348900361"/>
      <w:bookmarkStart w:id="283" w:name="_Ref348900508"/>
      <w:r>
        <w:br w:type="page"/>
      </w:r>
    </w:p>
    <w:p w14:paraId="2E2C5442" w14:textId="703E62AA" w:rsidR="00BD0956" w:rsidRPr="0098259C" w:rsidRDefault="00A51269" w:rsidP="00BD0956">
      <w:pPr>
        <w:pStyle w:val="Heading3"/>
      </w:pPr>
      <w:bookmarkStart w:id="284" w:name="_Ref20232829"/>
      <w:bookmarkStart w:id="285" w:name="_Ref20232858"/>
      <w:bookmarkStart w:id="286" w:name="_Toc55136496"/>
      <w:r w:rsidRPr="0098259C">
        <w:lastRenderedPageBreak/>
        <w:t>Definition of Log C</w:t>
      </w:r>
      <w:r w:rsidR="002C5A1B">
        <w:t>ategories (</w:t>
      </w:r>
      <w:r w:rsidR="00BD0956" w:rsidRPr="0098259C">
        <w:t>LogCategories)</w:t>
      </w:r>
      <w:bookmarkEnd w:id="280"/>
      <w:bookmarkEnd w:id="282"/>
      <w:bookmarkEnd w:id="283"/>
      <w:bookmarkEnd w:id="284"/>
      <w:bookmarkEnd w:id="285"/>
      <w:bookmarkEnd w:id="286"/>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287" w:name="_Ref369611262"/>
      <w:bookmarkStart w:id="288" w:name="_Toc55136497"/>
      <w:r w:rsidRPr="0098259C">
        <w:t>Definition of a D</w:t>
      </w:r>
      <w:r w:rsidR="00296BAA" w:rsidRPr="0098259C">
        <w:t xml:space="preserve">efault </w:t>
      </w:r>
      <w:r w:rsidRPr="0098259C">
        <w:t>E</w:t>
      </w:r>
      <w:r w:rsidR="002C5A1B">
        <w:t>xperiment (</w:t>
      </w:r>
      <w:r w:rsidR="00296BAA" w:rsidRPr="0098259C">
        <w:t>DefaultExperiment)</w:t>
      </w:r>
      <w:bookmarkEnd w:id="287"/>
      <w:bookmarkEnd w:id="288"/>
    </w:p>
    <w:p w14:paraId="25CCA8F0" w14:textId="37FE5FDE" w:rsidR="00324B2A" w:rsidRPr="0098259C" w:rsidRDefault="00324B2A" w:rsidP="00324B2A">
      <w:pPr>
        <w:pStyle w:val="BodyText"/>
      </w:pPr>
      <w:r w:rsidRPr="0098259C">
        <w:t>Element “</w:t>
      </w:r>
      <w:bookmarkStart w:id="289" w:name="_Toc240646377"/>
      <w:bookmarkStart w:id="290" w:name="_Toc247884550"/>
      <w:r w:rsidRPr="0098259C">
        <w:rPr>
          <w:rStyle w:val="CODE"/>
          <w:b/>
        </w:rPr>
        <w:t>DefaultExperiment</w:t>
      </w:r>
      <w:bookmarkEnd w:id="289"/>
      <w:bookmarkEnd w:id="290"/>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291" w:name="_Toc55136498"/>
      <w:r w:rsidRPr="0098259C">
        <w:t>Definition of Vendor A</w:t>
      </w:r>
      <w:r w:rsidR="002C5A1B">
        <w:t>nnotations (</w:t>
      </w:r>
      <w:r w:rsidR="00296BAA" w:rsidRPr="0098259C">
        <w:t>VendorAnnotations)</w:t>
      </w:r>
      <w:bookmarkEnd w:id="291"/>
    </w:p>
    <w:p w14:paraId="1DFB5228" w14:textId="34B0A95B" w:rsidR="00324B2A" w:rsidRPr="0098259C" w:rsidRDefault="00324B2A" w:rsidP="00324B2A">
      <w:pPr>
        <w:pStyle w:val="BodyText"/>
      </w:pPr>
      <w:r w:rsidRPr="0098259C">
        <w:t>Element “</w:t>
      </w:r>
      <w:bookmarkStart w:id="292" w:name="_Toc240646378"/>
      <w:bookmarkStart w:id="293" w:name="_Toc247884551"/>
      <w:r w:rsidRPr="0098259C">
        <w:rPr>
          <w:rStyle w:val="CODE"/>
          <w:b/>
        </w:rPr>
        <w:t>VendorAnnotations</w:t>
      </w:r>
      <w:bookmarkEnd w:id="292"/>
      <w:bookmarkEnd w:id="293"/>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294" w:name="_Ref240457838"/>
      <w:bookmarkStart w:id="295" w:name="_Ref240457869"/>
      <w:bookmarkStart w:id="296" w:name="_Toc240646379"/>
      <w:bookmarkStart w:id="297" w:name="_Ref248547015"/>
      <w:bookmarkStart w:id="298" w:name="_Ref249423326"/>
      <w:bookmarkStart w:id="299" w:name="_Toc55136499"/>
      <w:r w:rsidRPr="0098259C">
        <w:t xml:space="preserve">Definition of </w:t>
      </w:r>
      <w:r w:rsidR="00702CF6" w:rsidRPr="0098259C">
        <w:t>Model Variables</w:t>
      </w:r>
      <w:r w:rsidRPr="0098259C">
        <w:t xml:space="preserve"> (</w:t>
      </w:r>
      <w:r w:rsidR="00FB334E" w:rsidRPr="0098259C">
        <w:t>ModelVariables</w:t>
      </w:r>
      <w:bookmarkEnd w:id="294"/>
      <w:bookmarkEnd w:id="295"/>
      <w:bookmarkEnd w:id="296"/>
      <w:bookmarkEnd w:id="297"/>
      <w:r w:rsidRPr="0098259C">
        <w:t>)</w:t>
      </w:r>
      <w:bookmarkEnd w:id="298"/>
      <w:bookmarkEnd w:id="299"/>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lastRenderedPageBreak/>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300" w:name="OLE_LINK6"/>
            <w:bookmarkStart w:id="301"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300"/>
            <w:bookmarkEnd w:id="301"/>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lastRenderedPageBreak/>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lastRenderedPageBreak/>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302"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0"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302"/>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303" w:name="_Ref369247608"/>
      <w:bookmarkStart w:id="304" w:name="_Toc55136500"/>
      <w:r w:rsidR="00C6645C" w:rsidRPr="0098259C">
        <w:t xml:space="preserve">Definition </w:t>
      </w:r>
      <w:r w:rsidR="002C5A1B">
        <w:t>of the Model Structure (</w:t>
      </w:r>
      <w:r w:rsidR="00C6645C" w:rsidRPr="0098259C">
        <w:t>ModelStructure)</w:t>
      </w:r>
      <w:bookmarkEnd w:id="303"/>
      <w:bookmarkEnd w:id="304"/>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lastRenderedPageBreak/>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lastRenderedPageBreak/>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305"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305"/>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r w:rsidR="00BD7781" w:rsidRPr="0098259C">
              <w:rPr>
                <w:rStyle w:val="FormatvorlageArial"/>
                <w:i/>
              </w:rPr>
              <w:lastRenderedPageBreak/>
              <w:t xml:space="preserve">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0F62E7"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0F62E7"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0F62E7"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0F62E7"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0F62E7"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0F62E7"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306" w:name="Dependencies_Knowns"/>
            <w:bookmarkEnd w:id="306"/>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lastRenderedPageBreak/>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307" w:name="OLE_LINK4"/>
            <w:bookmarkStart w:id="308" w:name="OLE_LINK9"/>
            <w:r w:rsidR="006C1028">
              <w:t>or at a  Communication Point (CoSimulation)</w:t>
            </w:r>
            <w:bookmarkEnd w:id="307"/>
            <w:bookmarkEnd w:id="308"/>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0F62E7"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0F62E7"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0F62E7"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309" w:name="_Ref289269149"/>
      <w:bookmarkStart w:id="310" w:name="_Toc55136501"/>
      <w:r w:rsidRPr="0098259C">
        <w:lastRenderedPageBreak/>
        <w:t>Variable Naming C</w:t>
      </w:r>
      <w:r w:rsidR="002C5A1B">
        <w:t>onventions (</w:t>
      </w:r>
      <w:r w:rsidRPr="0098259C">
        <w:t>variableNamingConvention)</w:t>
      </w:r>
      <w:bookmarkEnd w:id="309"/>
      <w:bookmarkEnd w:id="310"/>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6"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5B38B00C" w:rsidR="0088635A" w:rsidRPr="0098259C" w:rsidDel="004C1FDF" w:rsidRDefault="0088635A" w:rsidP="0088635A">
      <w:pPr>
        <w:pStyle w:val="CODE1"/>
        <w:ind w:left="720"/>
        <w:rPr>
          <w:del w:id="311" w:author="Bertsch Christian (CR/AEE3)" w:date="2020-02-27T22:44:00Z"/>
          <w:noProof w:val="0"/>
        </w:rPr>
      </w:pPr>
      <w:r w:rsidRPr="0098259C">
        <w:rPr>
          <w:noProof w:val="0"/>
        </w:rPr>
        <w:t>v_min</w:t>
      </w:r>
    </w:p>
    <w:p w14:paraId="3769D215" w14:textId="1B3B1D84" w:rsidR="0088635A" w:rsidRPr="0098259C" w:rsidRDefault="0088635A">
      <w:pPr>
        <w:pStyle w:val="CODE1"/>
        <w:ind w:left="720"/>
      </w:pPr>
      <w:r w:rsidRPr="004C1FDF">
        <w:rPr>
          <w:noProof w:val="0"/>
        </w:rPr>
        <w:t>robot.axis.</w:t>
      </w:r>
      <w:del w:id="312" w:author="Bertsch Christian (CR/AEE3)" w:date="2020-02-27T22:44:00Z">
        <w:r w:rsidRPr="004C1FDF" w:rsidDel="004C1FDF">
          <w:rPr>
            <w:noProof w:val="0"/>
          </w:rPr>
          <w:delText>′</w:delText>
        </w:r>
      </w:del>
      <w:ins w:id="313" w:author="Bertsch Christian (CR/AEE3)" w:date="2020-02-27T22:44:00Z">
        <w:r w:rsidR="004C1FDF" w:rsidRPr="004C1FDF">
          <w:t>'</w:t>
        </w:r>
      </w:ins>
      <w:r w:rsidRPr="004C1FDF">
        <w:rPr>
          <w:noProof w:val="0"/>
        </w:rPr>
        <w:t>motor #234</w:t>
      </w:r>
      <w:del w:id="314" w:author="Bertsch Christian (CR/AEE3)" w:date="2020-02-27T22:43:00Z">
        <w:r w:rsidRPr="004C1FDF" w:rsidDel="004C1FDF">
          <w:rPr>
            <w:noProof w:val="0"/>
          </w:rPr>
          <w:delText>′</w:delText>
        </w:r>
      </w:del>
      <w:ins w:id="315" w:author="Bertsch Christian (CR/AEE3)" w:date="2020-02-27T22:44:00Z">
        <w:r w:rsidR="004C1FDF" w:rsidRPr="004C1FDF">
          <w:t>'</w:t>
        </w:r>
      </w:ins>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52B870EB" w:rsidR="0088635A" w:rsidRDefault="0088635A" w:rsidP="0088635A">
      <w:pPr>
        <w:pStyle w:val="CODE1"/>
        <w:ind w:left="720"/>
        <w:rPr>
          <w:noProof w:val="0"/>
        </w:rPr>
      </w:pPr>
      <w:r w:rsidRPr="0098259C">
        <w:rPr>
          <w:noProof w:val="0"/>
        </w:rPr>
        <w:t>Q-name          = "</w:t>
      </w:r>
      <w:ins w:id="316" w:author="Bertsch Christian (CR/AEE3)" w:date="2020-11-12T22:32:00Z">
        <w:r w:rsidR="007677E9">
          <w:rPr>
            <w:noProof w:val="0"/>
          </w:rPr>
          <w:t>'</w:t>
        </w:r>
      </w:ins>
      <w:del w:id="317" w:author="Bertsch Christian (CR/AEE3)" w:date="2020-11-12T22:32:00Z">
        <w:r w:rsidRPr="0098259C" w:rsidDel="007677E9">
          <w:rPr>
            <w:noProof w:val="0"/>
          </w:rPr>
          <w:delText>’</w:delText>
        </w:r>
      </w:del>
      <w:r w:rsidRPr="0098259C">
        <w:rPr>
          <w:noProof w:val="0"/>
        </w:rPr>
        <w:t>" ( Q-char | escape ) { Q-char | escape } "</w:t>
      </w:r>
      <w:ins w:id="318" w:author="Bertsch Christian (CR/AEE3)" w:date="2020-11-12T22:32:00Z">
        <w:r w:rsidR="007677E9">
          <w:rPr>
            <w:noProof w:val="0"/>
          </w:rPr>
          <w:t>'</w:t>
        </w:r>
      </w:ins>
      <w:del w:id="319" w:author="Bertsch Christian (CR/AEE3)" w:date="2020-11-12T22:32:00Z">
        <w:r w:rsidRPr="0098259C" w:rsidDel="007677E9">
          <w:rPr>
            <w:noProof w:val="0"/>
          </w:rPr>
          <w:delText>’</w:delText>
        </w:r>
      </w:del>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5C7B4143" w:rsidR="0088635A" w:rsidRPr="0098259C" w:rsidRDefault="0088635A" w:rsidP="0088635A">
      <w:pPr>
        <w:pStyle w:val="CODE1"/>
        <w:ind w:left="720"/>
        <w:rPr>
          <w:noProof w:val="0"/>
        </w:rPr>
      </w:pPr>
      <w:r w:rsidRPr="0098259C">
        <w:rPr>
          <w:noProof w:val="0"/>
        </w:rPr>
        <w:t>escape          = "\</w:t>
      </w:r>
      <w:ins w:id="320" w:author="Bertsch Christian (CR/AEE3)" w:date="2020-11-12T22:34:00Z">
        <w:r w:rsidR="007677E9">
          <w:rPr>
            <w:rStyle w:val="pl-c"/>
          </w:rPr>
          <w:t>'</w:t>
        </w:r>
      </w:ins>
      <w:del w:id="321" w:author="Bertsch Christian (CR/AEE3)" w:date="2020-11-12T22:32:00Z">
        <w:r w:rsidRPr="0098259C" w:rsidDel="007677E9">
          <w:rPr>
            <w:noProof w:val="0"/>
          </w:rPr>
          <w:delText>’</w:delText>
        </w:r>
      </w:del>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lastRenderedPageBreak/>
        <w:t xml:space="preserve">The tree of names is mapped to an ordered list of ScalarVariable.name’s in </w:t>
      </w:r>
      <w:hyperlink r:id="rId77"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ns w:id="322" w:author="Bertsch Christian (CR/AEE3)" w:date="2020-09-23T15:18:00Z"/>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ins w:id="323" w:author="Bertsch Christian (CR/AEE3)" w:date="2020-09-23T15:19:00Z"/>
          <w:rStyle w:val="blob-code-inner"/>
          <w:i/>
        </w:rPr>
      </w:pPr>
      <w:ins w:id="324" w:author="Bertsch Christian (CR/AEE3)" w:date="2020-09-23T15:19:00Z">
        <w:r w:rsidRPr="00517CFF">
          <w:rPr>
            <w:rStyle w:val="blob-code-inner"/>
            <w:i/>
            <w:rPrChange w:id="325" w:author="Bertsch Christian (CR/AEE3)" w:date="2020-09-23T15:19:00Z">
              <w:rPr>
                <w:rStyle w:val="blob-code-inner"/>
              </w:rPr>
            </w:rPrChange>
          </w:rPr>
          <w:t>For example, a controller might receive 3 rpm sensors mapped to the following variables:</w:t>
        </w:r>
      </w:ins>
    </w:p>
    <w:p w14:paraId="4B58C8C8" w14:textId="3C691613" w:rsidR="00517CFF" w:rsidRPr="00517CFF" w:rsidRDefault="00517CFF">
      <w:pPr>
        <w:pStyle w:val="BodyText"/>
        <w:ind w:left="720"/>
        <w:rPr>
          <w:ins w:id="326" w:author="Bertsch Christian (CR/AEE3)" w:date="2020-09-23T15:18:00Z"/>
          <w:rFonts w:ascii="Courier New" w:hAnsi="Courier New" w:cs="Courier New"/>
          <w:i/>
          <w:sz w:val="18"/>
          <w:szCs w:val="18"/>
          <w:rPrChange w:id="327" w:author="Bertsch Christian (CR/AEE3)" w:date="2020-09-23T15:20:00Z">
            <w:rPr>
              <w:ins w:id="328" w:author="Bertsch Christian (CR/AEE3)" w:date="2020-09-23T15:18:00Z"/>
              <w:i/>
            </w:rPr>
          </w:rPrChange>
        </w:rPr>
        <w:pPrChange w:id="329" w:author="Bertsch Christian (CR/AEE3)" w:date="2020-09-23T15:20:00Z">
          <w:pPr>
            <w:pStyle w:val="BodyText"/>
          </w:pPr>
        </w:pPrChange>
      </w:pPr>
      <w:ins w:id="330" w:author="Bertsch Christian (CR/AEE3)" w:date="2020-09-23T15:19:00Z">
        <w:r w:rsidRPr="00517CFF">
          <w:rPr>
            <w:rStyle w:val="blob-code-inner"/>
            <w:rFonts w:ascii="Courier New" w:hAnsi="Courier New" w:cs="Courier New"/>
            <w:i/>
            <w:sz w:val="18"/>
            <w:szCs w:val="18"/>
            <w:rPrChange w:id="331" w:author="Bertsch Christian (CR/AEE3)" w:date="2020-09-23T15:20:00Z">
              <w:rPr>
                <w:rStyle w:val="blob-code-inner"/>
                <w:i/>
              </w:rPr>
            </w:rPrChange>
          </w:rPr>
          <w:t>transmission.rpms[0]</w:t>
        </w:r>
      </w:ins>
      <w:ins w:id="332" w:author="Bertsch Christian (CR/AEE3)" w:date="2020-09-23T15:20:00Z">
        <w:r w:rsidRPr="00517CFF">
          <w:rPr>
            <w:rStyle w:val="blob-code-inner"/>
            <w:rFonts w:ascii="Courier New" w:hAnsi="Courier New" w:cs="Courier New"/>
            <w:i/>
            <w:sz w:val="18"/>
            <w:szCs w:val="18"/>
            <w:rPrChange w:id="333" w:author="Bertsch Christian (CR/AEE3)" w:date="2020-09-23T15:20:00Z">
              <w:rPr>
                <w:rStyle w:val="blob-code-inner"/>
                <w:i/>
              </w:rPr>
            </w:rPrChange>
          </w:rPr>
          <w:br/>
        </w:r>
      </w:ins>
      <w:ins w:id="334" w:author="Bertsch Christian (CR/AEE3)" w:date="2020-09-23T15:19:00Z">
        <w:r w:rsidRPr="00517CFF">
          <w:rPr>
            <w:rStyle w:val="blob-code-inner"/>
            <w:rFonts w:ascii="Courier New" w:hAnsi="Courier New" w:cs="Courier New"/>
            <w:i/>
            <w:sz w:val="18"/>
            <w:szCs w:val="18"/>
            <w:rPrChange w:id="335" w:author="Bertsch Christian (CR/AEE3)" w:date="2020-09-23T15:20:00Z">
              <w:rPr>
                <w:rStyle w:val="blob-code-inner"/>
                <w:i/>
              </w:rPr>
            </w:rPrChange>
          </w:rPr>
          <w:t>transmission.rpms[1]</w:t>
        </w:r>
      </w:ins>
      <w:ins w:id="336" w:author="Bertsch Christian (CR/AEE3)" w:date="2020-09-23T15:20:00Z">
        <w:r w:rsidRPr="00517CFF">
          <w:rPr>
            <w:rStyle w:val="blob-code-inner"/>
            <w:rFonts w:ascii="Courier New" w:hAnsi="Courier New" w:cs="Courier New"/>
            <w:i/>
            <w:sz w:val="18"/>
            <w:szCs w:val="18"/>
            <w:rPrChange w:id="337" w:author="Bertsch Christian (CR/AEE3)" w:date="2020-09-23T15:20:00Z">
              <w:rPr>
                <w:rStyle w:val="blob-code-inner"/>
                <w:i/>
              </w:rPr>
            </w:rPrChange>
          </w:rPr>
          <w:br/>
        </w:r>
      </w:ins>
      <w:ins w:id="338" w:author="Bertsch Christian (CR/AEE3)" w:date="2020-09-23T15:19:00Z">
        <w:r w:rsidRPr="00517CFF">
          <w:rPr>
            <w:rStyle w:val="blob-code-inner"/>
            <w:rFonts w:ascii="Courier New" w:hAnsi="Courier New" w:cs="Courier New"/>
            <w:i/>
            <w:sz w:val="18"/>
            <w:szCs w:val="18"/>
            <w:rPrChange w:id="339" w:author="Bertsch Christian (CR/AEE3)" w:date="2020-09-23T15:20:00Z">
              <w:rPr>
                <w:rStyle w:val="blob-code-inner"/>
                <w:i/>
              </w:rPr>
            </w:rPrChange>
          </w:rPr>
          <w:t>transmission.rpms[2]</w:t>
        </w:r>
      </w:ins>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rPr>
          <w:ins w:id="340" w:author="Bertsch Christian (CR/AEE3)" w:date="2020-09-23T15:21:00Z"/>
        </w:rP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517CFF" w:rsidRDefault="00517CFF" w:rsidP="0088635A">
      <w:pPr>
        <w:pStyle w:val="BodyText"/>
        <w:rPr>
          <w:i/>
          <w:rPrChange w:id="341" w:author="Bertsch Christian (CR/AEE3)" w:date="2020-09-23T15:21:00Z">
            <w:rPr/>
          </w:rPrChange>
        </w:rPr>
      </w:pPr>
      <w:ins w:id="342" w:author="Bertsch Christian (CR/AEE3)" w:date="2020-09-23T15:21:00Z">
        <w:r w:rsidRPr="00517CFF">
          <w:rPr>
            <w:rStyle w:val="blob-code-inner"/>
            <w:i/>
            <w:rPrChange w:id="343" w:author="Bertsch Christian (CR/AEE3)" w:date="2020-09-23T15:21:00Z">
              <w:rPr>
                <w:rStyle w:val="blob-code-inner"/>
              </w:rPr>
            </w:rPrChange>
          </w:rPr>
          <w:t>[Cl</w:t>
        </w:r>
        <w:r w:rsidR="00BF6906">
          <w:rPr>
            <w:rStyle w:val="blob-code-inner"/>
            <w:i/>
          </w:rPr>
          <w:t xml:space="preserve">arification for FMI 2.0.2: The </w:t>
        </w:r>
        <w:r w:rsidR="00BF6906" w:rsidRPr="00BF6906">
          <w:rPr>
            <w:rStyle w:val="blob-code-inner"/>
            <w:rFonts w:ascii="Courier New" w:hAnsi="Courier New" w:cs="Courier New"/>
            <w:i/>
            <w:rPrChange w:id="344" w:author="Bertsch Christian (CR/AEE3)" w:date="2020-11-12T21:49:00Z">
              <w:rPr>
                <w:rStyle w:val="blob-code-inner"/>
                <w:i/>
              </w:rPr>
            </w:rPrChange>
          </w:rPr>
          <w:t>variableNamingConvention</w:t>
        </w:r>
        <w:r w:rsidR="00BF6906">
          <w:rPr>
            <w:rStyle w:val="blob-code-inner"/>
            <w:i/>
          </w:rPr>
          <w:t xml:space="preserve"> </w:t>
        </w:r>
        <w:r w:rsidR="00BF6906" w:rsidRPr="00BF6906">
          <w:rPr>
            <w:rStyle w:val="blob-code-inner"/>
            <w:rFonts w:ascii="Courier New" w:hAnsi="Courier New" w:cs="Courier New"/>
            <w:i/>
            <w:rPrChange w:id="345" w:author="Bertsch Christian (CR/AEE3)" w:date="2020-11-12T21:49:00Z">
              <w:rPr>
                <w:rStyle w:val="blob-code-inner"/>
                <w:i/>
              </w:rPr>
            </w:rPrChange>
          </w:rPr>
          <w:t>structured</w:t>
        </w:r>
        <w:r w:rsidRPr="00517CFF">
          <w:rPr>
            <w:rStyle w:val="blob-code-inner"/>
            <w:i/>
            <w:rPrChange w:id="346" w:author="Bertsch Christian (CR/AEE3)" w:date="2020-09-23T15:21:00Z">
              <w:rPr>
                <w:rStyle w:val="blob-code-inner"/>
              </w:rPr>
            </w:rPrChange>
          </w:rPr>
          <w:t xml:space="preserve"> does not define if array indices are 0- or 1-based.]</w:t>
        </w:r>
      </w:ins>
    </w:p>
    <w:p w14:paraId="75AB1BD1" w14:textId="77777777" w:rsidR="003D0107" w:rsidRPr="0098259C" w:rsidRDefault="00324B2A" w:rsidP="003D0107">
      <w:pPr>
        <w:pStyle w:val="Heading2"/>
      </w:pPr>
      <w:bookmarkStart w:id="347" w:name="_Ref289411546"/>
      <w:bookmarkStart w:id="348" w:name="_Toc55136502"/>
      <w:r w:rsidRPr="0098259C">
        <w:lastRenderedPageBreak/>
        <w:t xml:space="preserve">FMU </w:t>
      </w:r>
      <w:r w:rsidR="003D0107" w:rsidRPr="0098259C">
        <w:t>Distribution</w:t>
      </w:r>
      <w:bookmarkEnd w:id="347"/>
      <w:bookmarkEnd w:id="348"/>
    </w:p>
    <w:p w14:paraId="40571E5B" w14:textId="7C368B2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The compression method used for the </w:t>
      </w:r>
      <w:r w:rsidR="00FA7841">
        <w:t>ZIP</w:t>
      </w:r>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r w:rsidR="0003188A">
        <w:rPr>
          <w:i/>
        </w:rPr>
        <w:t>such as</w:t>
      </w:r>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lastRenderedPageBreak/>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ins w:id="349" w:author="Bertsch Christian (CR/AEE3)" w:date="2020-10-27T17:23: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ins w:id="350" w:author="Bertsch Christian (CR/AEE3)" w:date="2020-10-27T17:23:00Z"/>
          <w:noProof w:val="0"/>
        </w:rPr>
      </w:pPr>
      <w:ins w:id="351" w:author="Bertsch Christian (CR/AEE3)" w:date="2020-10-27T17:23:00Z">
        <w:r>
          <w:rPr>
            <w:noProof w:val="0"/>
          </w:rPr>
          <w:t xml:space="preserve">extra  </w:t>
        </w:r>
      </w:ins>
      <w:ins w:id="352" w:author="Bertsch Christian (CR/AEE3)" w:date="2020-10-27T17:25:00Z">
        <w:r>
          <w:rPr>
            <w:noProof w:val="0"/>
          </w:rPr>
          <w:t xml:space="preserve">   </w:t>
        </w:r>
      </w:ins>
      <w:ins w:id="353" w:author="Bertsch Christian (CR/AEE3)" w:date="2020-10-27T17:23:00Z">
        <w:r>
          <w:rPr>
            <w:noProof w:val="0"/>
          </w:rPr>
          <w:t>// Additional (meta-)data of the FMU (optional)</w:t>
        </w:r>
      </w:ins>
    </w:p>
    <w:p w14:paraId="127F0E47" w14:textId="77777777" w:rsidR="008E0261" w:rsidRDefault="008E0261" w:rsidP="008E0261">
      <w:pPr>
        <w:pStyle w:val="CODE1"/>
        <w:rPr>
          <w:ins w:id="354" w:author="Bertsch Christian (CR/AEE3)" w:date="2020-10-27T17:23:00Z"/>
          <w:noProof w:val="0"/>
        </w:rPr>
      </w:pPr>
      <w:ins w:id="355" w:author="Bertsch Christian (CR/AEE3)" w:date="2020-10-27T17:23:00Z">
        <w:r>
          <w:rPr>
            <w:noProof w:val="0"/>
          </w:rPr>
          <w:t xml:space="preserve">   // additional (meta-)data that is supposed to travel with the FMU;</w:t>
        </w:r>
      </w:ins>
    </w:p>
    <w:p w14:paraId="35B42921" w14:textId="2F53664D" w:rsidR="008E0261" w:rsidRPr="0098259C" w:rsidRDefault="008E0261" w:rsidP="008E0261">
      <w:pPr>
        <w:pStyle w:val="CODE1"/>
        <w:rPr>
          <w:noProof w:val="0"/>
        </w:rPr>
      </w:pPr>
      <w:ins w:id="356" w:author="Bertsch Christian (CR/AEE3)" w:date="2020-10-27T17:23:00Z">
        <w:r>
          <w:rPr>
            <w:noProof w:val="0"/>
          </w:rPr>
          <w:t xml:space="preserve">   // see below for structure and content definition.</w:t>
        </w:r>
      </w:ins>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49CBD29C"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r w:rsidR="0072209E" w:rsidRPr="0098259C">
        <w:t>”</w:t>
      </w:r>
      <w:r w:rsidR="0072209E" w:rsidRPr="00950F8C">
        <w:t xml:space="preserve"> </w:t>
      </w:r>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lastRenderedPageBreak/>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8"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rPr>
          <w:ins w:id="357" w:author="Bertsch Christian (CR/AEE3)" w:date="2020-10-27T17:25:00Z"/>
        </w:rPr>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rPr>
          <w:ins w:id="358" w:author="Bertsch Christian (CR/AEE3)" w:date="2020-10-27T17:25:00Z"/>
        </w:rPr>
      </w:pPr>
    </w:p>
    <w:p w14:paraId="4EB1BD03" w14:textId="21D91D73" w:rsidR="00B93390" w:rsidRPr="00B93390" w:rsidRDefault="00B93390" w:rsidP="00B93390">
      <w:pPr>
        <w:pStyle w:val="BulletItemFirst"/>
        <w:spacing w:before="120"/>
        <w:rPr>
          <w:ins w:id="359" w:author="Bertsch Christian (CR/AEE3)" w:date="2020-10-27T17:25:00Z"/>
          <w:i/>
          <w:rPrChange w:id="360" w:author="Bertsch Christian (CR/AEE3)" w:date="2020-10-27T17:26:00Z">
            <w:rPr>
              <w:ins w:id="361" w:author="Bertsch Christian (CR/AEE3)" w:date="2020-10-27T17:25:00Z"/>
            </w:rPr>
          </w:rPrChange>
        </w:rPr>
      </w:pPr>
      <w:ins w:id="362" w:author="Bertsch Christian (CR/AEE3)" w:date="2020-10-27T17:25:00Z">
        <w:r w:rsidRPr="00B93390">
          <w:rPr>
            <w:i/>
            <w:rPrChange w:id="363" w:author="Bertsch Christian (CR/AEE3)" w:date="2020-10-27T17:26:00Z">
              <w:rPr/>
            </w:rPrChange>
          </w:rPr>
          <w:t xml:space="preserve">[New in FMI 2.0.2: Extra </w:t>
        </w:r>
      </w:ins>
      <w:ins w:id="364" w:author="Bertsch Christian (CR/AEE3)" w:date="2020-10-27T17:34:00Z">
        <w:r w:rsidR="00A35B99" w:rsidRPr="00B93390">
          <w:rPr>
            <w:i/>
          </w:rPr>
          <w:t>directory]</w:t>
        </w:r>
      </w:ins>
    </w:p>
    <w:p w14:paraId="13ACF927" w14:textId="47214124" w:rsidR="00B93390" w:rsidRPr="00B93390" w:rsidRDefault="00B93390" w:rsidP="00B93390">
      <w:pPr>
        <w:pStyle w:val="BulletItemFirst"/>
        <w:spacing w:before="120"/>
        <w:rPr>
          <w:ins w:id="365" w:author="Bertsch Christian (CR/AEE3)" w:date="2020-10-27T17:25:00Z"/>
          <w:b/>
          <w:rPrChange w:id="366" w:author="Bertsch Christian (CR/AEE3)" w:date="2020-10-27T17:26:00Z">
            <w:rPr>
              <w:ins w:id="367" w:author="Bertsch Christian (CR/AEE3)" w:date="2020-10-27T17:25:00Z"/>
            </w:rPr>
          </w:rPrChange>
        </w:rPr>
      </w:pPr>
      <w:ins w:id="368" w:author="Bertsch Christian (CR/AEE3)" w:date="2020-10-27T17:25:00Z">
        <w:r w:rsidRPr="00B93390">
          <w:rPr>
            <w:b/>
            <w:rPrChange w:id="369" w:author="Bertsch Christian (CR/AEE3)" w:date="2020-10-27T17:26:00Z">
              <w:rPr/>
            </w:rPrChange>
          </w:rPr>
          <w:t>Extra Directory</w:t>
        </w:r>
      </w:ins>
      <w:ins w:id="370" w:author="Bertsch Christian (CR/AEE3)" w:date="2020-10-27T17:28:00Z">
        <w:r>
          <w:rPr>
            <w:b/>
          </w:rPr>
          <w:t>:</w:t>
        </w:r>
      </w:ins>
    </w:p>
    <w:p w14:paraId="6DDF1792" w14:textId="77777777" w:rsidR="00B93390" w:rsidRDefault="00B93390" w:rsidP="00B93390">
      <w:pPr>
        <w:pStyle w:val="BulletItemFirst"/>
        <w:spacing w:before="120"/>
        <w:rPr>
          <w:ins w:id="371" w:author="Bertsch Christian (CR/AEE3)" w:date="2020-10-27T17:25:00Z"/>
        </w:rPr>
      </w:pPr>
    </w:p>
    <w:p w14:paraId="41AB71F8" w14:textId="11294071" w:rsidR="00B93390" w:rsidRDefault="00B93390" w:rsidP="00B93390">
      <w:pPr>
        <w:pStyle w:val="BulletItemFirst"/>
        <w:spacing w:before="120"/>
        <w:rPr>
          <w:ins w:id="372" w:author="Bertsch Christian (CR/AEE3)" w:date="2020-10-27T17:25:00Z"/>
        </w:rPr>
      </w:pPr>
      <w:ins w:id="373" w:author="Bertsch Christian (CR/AEE3)" w:date="2020-10-27T17:25:00Z">
        <w:r>
          <w:lastRenderedPageBreak/>
          <w:t xml:space="preserve">The ZIP archive may contain additional entries with the prefix </w:t>
        </w:r>
      </w:ins>
      <w:ins w:id="374" w:author="Bertsch Christian (CR/AEE3)" w:date="2020-10-27T17:27:00Z">
        <w:r w:rsidRPr="00B93390">
          <w:rPr>
            <w:rStyle w:val="CODE"/>
            <w:rPrChange w:id="375" w:author="Bertsch Christian (CR/AEE3)" w:date="2020-10-27T17:27:00Z">
              <w:rPr>
                <w:rStyle w:val="CODE"/>
                <w:i/>
              </w:rPr>
            </w:rPrChange>
          </w:rPr>
          <w:t>ex</w:t>
        </w:r>
      </w:ins>
      <w:ins w:id="376" w:author="Bertsch Christian (CR/AEE3)" w:date="2020-10-27T17:25:00Z">
        <w:r w:rsidRPr="00B93390">
          <w:rPr>
            <w:rStyle w:val="CODE"/>
            <w:rPrChange w:id="377" w:author="Bertsch Christian (CR/AEE3)" w:date="2020-10-27T17:27:00Z">
              <w:rPr/>
            </w:rPrChange>
          </w:rPr>
          <w:t>tra/</w:t>
        </w:r>
        <w:r>
          <w:t xml:space="preserve"> that can be used to store additional data and meta-data.</w:t>
        </w:r>
      </w:ins>
      <w:ins w:id="378" w:author="Bertsch Christian (CR/AEE3)" w:date="2020-10-27T17:33:00Z">
        <w:r w:rsidR="00A35B99">
          <w:t xml:space="preserve"> </w:t>
        </w:r>
      </w:ins>
      <w:ins w:id="379" w:author="Bertsch Christian (CR/AEE3)" w:date="2020-10-27T17:25:00Z">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B93390">
          <w:rPr>
            <w:rStyle w:val="CODE"/>
            <w:rPrChange w:id="380" w:author="Bertsch Christian (CR/AEE3)" w:date="2020-10-27T17:29:00Z">
              <w:rPr/>
            </w:rPrChange>
          </w:rPr>
          <w:t>extra/com.example/SimTool/meta.xml</w:t>
        </w:r>
        <w:r>
          <w:rPr>
            <w:i/>
          </w:rPr>
          <w:t xml:space="preserve"> or </w:t>
        </w:r>
        <w:r w:rsidRPr="00B93390">
          <w:rPr>
            <w:rStyle w:val="CODE"/>
            <w:rPrChange w:id="381" w:author="Bertsch Christian (CR/AEE3)" w:date="2020-10-27T17:29:00Z">
              <w:rPr/>
            </w:rPrChange>
          </w:rPr>
          <w:t>extra/org.example.stdname/data.asd</w:t>
        </w:r>
        <w:r w:rsidRPr="00B93390">
          <w:rPr>
            <w:i/>
            <w:rPrChange w:id="382" w:author="Bertsch Christian (CR/AEE3)" w:date="2020-10-27T17:29:00Z">
              <w:rPr/>
            </w:rPrChange>
          </w:rPr>
          <w:t>)]</w:t>
        </w:r>
      </w:ins>
    </w:p>
    <w:p w14:paraId="5807A751" w14:textId="542CCDE5" w:rsidR="00B93390" w:rsidRDefault="00B93390" w:rsidP="00B93390">
      <w:pPr>
        <w:pStyle w:val="BulletItemFirst"/>
        <w:spacing w:before="120"/>
        <w:rPr>
          <w:ins w:id="383" w:author="Bertsch Christian (CR/AEE3)" w:date="2020-10-27T17:25:00Z"/>
        </w:rPr>
      </w:pPr>
      <w:ins w:id="384" w:author="Bertsch Christian (CR/AEE3)" w:date="2020-10-27T17:25:00Z">
        <w:r>
          <w:t xml:space="preserve">The use of subdirectories beginning with </w:t>
        </w:r>
        <w:r w:rsidRPr="00B93390">
          <w:rPr>
            <w:rStyle w:val="CODE"/>
            <w:rPrChange w:id="385" w:author="Bertsch Christian (CR/AEE3)" w:date="2020-10-27T17:29:00Z">
              <w:rPr/>
            </w:rPrChange>
          </w:rPr>
          <w:t>org.modelica</w:t>
        </w:r>
        <w:r>
          <w:t xml:space="preserve"> </w:t>
        </w:r>
        <w:r w:rsidRPr="00B93390">
          <w:t>and</w:t>
        </w:r>
        <w:r>
          <w:t xml:space="preserve"> </w:t>
        </w:r>
        <w:r w:rsidRPr="00B93390">
          <w:rPr>
            <w:rStyle w:val="CODE"/>
            <w:rPrChange w:id="386" w:author="Bertsch Christian (CR/AEE3)" w:date="2020-10-27T17:31:00Z">
              <w:rPr/>
            </w:rPrChange>
          </w:rPr>
          <w:t>org.fmi-standard</w:t>
        </w:r>
        <w:r>
          <w:t xml:space="preserve"> is explicitly reserved for use by MAP FMI-defined layered standards, i.e. other uses must not use subdirectory names beginning with these prefixes.</w:t>
        </w:r>
      </w:ins>
      <w:ins w:id="387" w:author="Bertsch Christian (CR/AEE3)" w:date="2020-10-27T17:33:00Z">
        <w:r w:rsidR="00A35B99">
          <w:t xml:space="preserve"> </w:t>
        </w:r>
      </w:ins>
      <w:ins w:id="388" w:author="Bertsch Christian (CR/AEE3)" w:date="2020-10-27T17:25:00Z">
        <w:r>
          <w:t xml:space="preserve">It is explicitly allowed for tools and users other than the original creator of an FMU to modify, add or delete entries in the </w:t>
        </w:r>
        <w:r w:rsidRPr="00B93390">
          <w:rPr>
            <w:rStyle w:val="CODE"/>
            <w:rPrChange w:id="389" w:author="Bertsch Christian (CR/AEE3)" w:date="2020-10-27T17:31:00Z">
              <w:rPr/>
            </w:rPrChange>
          </w:rPr>
          <w:t>extr</w:t>
        </w:r>
      </w:ins>
      <w:ins w:id="390" w:author="Bertsch Christian (CR/AEE3)" w:date="2020-10-27T17:31:00Z">
        <w:r>
          <w:rPr>
            <w:rStyle w:val="CODE"/>
          </w:rPr>
          <w:t>a/</w:t>
        </w:r>
      </w:ins>
      <w:ins w:id="391" w:author="Bertsch Christian (CR/AEE3)" w:date="2020-10-27T17:25:00Z">
        <w:r>
          <w:t xml:space="preserve"> directory without affecting the validity of the FMU in all other aspects.</w:t>
        </w:r>
      </w:ins>
    </w:p>
    <w:p w14:paraId="218CF709" w14:textId="46B036D4" w:rsidR="00B93390" w:rsidRPr="0098259C" w:rsidRDefault="00B93390" w:rsidP="00B93390">
      <w:pPr>
        <w:pStyle w:val="BulletItemFirst"/>
        <w:spacing w:before="120"/>
      </w:pPr>
      <w:ins w:id="392" w:author="Bertsch Christian (CR/AEE3)" w:date="2020-10-27T17:25:00Z">
        <w:r>
          <w:t xml:space="preserve">Specifically all validation or digital signature schemes used to protect the content of the FMU should take the variability of extra file content into account </w:t>
        </w:r>
        <w:r w:rsidRPr="00B93390">
          <w:rPr>
            <w:i/>
            <w:rPrChange w:id="393" w:author="Bertsch Christian (CR/AEE3)" w:date="2020-10-27T17:31:00Z">
              <w:rPr/>
            </w:rPrChange>
          </w:rPr>
          <w:t>[(for example by having separate checksums or signatures for FMU core content and extra content, or not having signatures at all for extra content)].</w:t>
        </w:r>
      </w:ins>
    </w:p>
    <w:p w14:paraId="11E832BD" w14:textId="77777777" w:rsidR="00990EFE" w:rsidRPr="0098259C" w:rsidRDefault="00D16733" w:rsidP="00990EFE">
      <w:pPr>
        <w:pStyle w:val="Heading1"/>
      </w:pPr>
      <w:bookmarkStart w:id="394" w:name="_Toc386180612"/>
      <w:bookmarkStart w:id="395" w:name="_Toc386210923"/>
      <w:bookmarkStart w:id="396" w:name="_Toc386211118"/>
      <w:bookmarkStart w:id="397" w:name="_Toc393385468"/>
      <w:bookmarkStart w:id="398" w:name="_Toc393453691"/>
      <w:bookmarkStart w:id="399" w:name="_Toc386180613"/>
      <w:bookmarkStart w:id="400" w:name="_Toc386210924"/>
      <w:bookmarkStart w:id="401" w:name="_Toc386211119"/>
      <w:bookmarkStart w:id="402" w:name="_Toc393385469"/>
      <w:bookmarkStart w:id="403" w:name="_Toc393453692"/>
      <w:bookmarkStart w:id="404" w:name="_Ref289417789"/>
      <w:bookmarkStart w:id="405" w:name="_Ref289418150"/>
      <w:bookmarkStart w:id="406" w:name="_Ref289418174"/>
      <w:bookmarkStart w:id="407" w:name="_Toc55136503"/>
      <w:bookmarkEnd w:id="394"/>
      <w:bookmarkEnd w:id="395"/>
      <w:bookmarkEnd w:id="396"/>
      <w:bookmarkEnd w:id="397"/>
      <w:bookmarkEnd w:id="398"/>
      <w:bookmarkEnd w:id="399"/>
      <w:bookmarkEnd w:id="400"/>
      <w:bookmarkEnd w:id="401"/>
      <w:bookmarkEnd w:id="402"/>
      <w:bookmarkEnd w:id="403"/>
      <w:r w:rsidRPr="0098259C">
        <w:lastRenderedPageBreak/>
        <w:t>FMI for Model Exchange</w:t>
      </w:r>
      <w:bookmarkEnd w:id="79"/>
      <w:bookmarkEnd w:id="80"/>
      <w:bookmarkEnd w:id="81"/>
      <w:bookmarkEnd w:id="82"/>
      <w:bookmarkEnd w:id="404"/>
      <w:bookmarkEnd w:id="405"/>
      <w:bookmarkEnd w:id="406"/>
      <w:bookmarkEnd w:id="407"/>
    </w:p>
    <w:p w14:paraId="13EF2D72" w14:textId="32EFEBE2"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ins w:id="408" w:author="Bertsch Christian (CR/AEE3)" w:date="2020-12-24T12:12:00Z">
        <w:r w:rsidR="00D55E95" w:rsidRPr="0098259C">
          <w:t xml:space="preserve">Figure </w:t>
        </w:r>
        <w:r w:rsidR="00D55E95">
          <w:rPr>
            <w:noProof/>
          </w:rPr>
          <w:t>2</w:t>
        </w:r>
      </w:ins>
      <w:del w:id="409" w:author="Bertsch Christian (CR/AEE3)" w:date="2020-12-24T12:12:00Z">
        <w:r w:rsidR="000440B4" w:rsidRPr="0098259C" w:rsidDel="00D55E95">
          <w:delText xml:space="preserve">Figure </w:delText>
        </w:r>
        <w:r w:rsidR="000440B4" w:rsidDel="00D55E95">
          <w:rPr>
            <w:noProof/>
          </w:rPr>
          <w:delText>2</w:delText>
        </w:r>
      </w:del>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0F62E7" w:rsidRDefault="000F62E7"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0F62E7" w:rsidRDefault="000F62E7"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0F62E7" w:rsidRDefault="000F62E7"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0F62E7" w:rsidRDefault="000F62E7"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0F62E7" w:rsidRPr="00AF0F21" w:rsidRDefault="000F62E7"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46269"/>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0F62E7" w:rsidRDefault="000F62E7"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0F62E7" w:rsidRPr="00AF0F21" w:rsidRDefault="000F62E7"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0F62E7" w14:paraId="1F6390BC" w14:textId="77777777" w:rsidTr="00233C3F">
                                <w:tc>
                                  <w:tcPr>
                                    <w:tcW w:w="476" w:type="dxa"/>
                                    <w:gridSpan w:val="2"/>
                                  </w:tcPr>
                                  <w:p w14:paraId="7663E936" w14:textId="77777777" w:rsidR="000F62E7" w:rsidRPr="00BD4780" w:rsidRDefault="000F62E7">
                                    <w:pPr>
                                      <w:rPr>
                                        <w:i/>
                                      </w:rPr>
                                    </w:pPr>
                                    <w:r w:rsidRPr="00BD4780">
                                      <w:rPr>
                                        <w:i/>
                                      </w:rPr>
                                      <w:t>t</w:t>
                                    </w:r>
                                  </w:p>
                                </w:tc>
                                <w:tc>
                                  <w:tcPr>
                                    <w:tcW w:w="4889" w:type="dxa"/>
                                  </w:tcPr>
                                  <w:p w14:paraId="71F6AD4E" w14:textId="77777777" w:rsidR="000F62E7" w:rsidRDefault="000F62E7">
                                    <w:r>
                                      <w:t>time</w:t>
                                    </w:r>
                                  </w:p>
                                </w:tc>
                              </w:tr>
                              <w:tr w:rsidR="000F62E7" w14:paraId="363538A7" w14:textId="77777777" w:rsidTr="00233C3F">
                                <w:tc>
                                  <w:tcPr>
                                    <w:tcW w:w="476" w:type="dxa"/>
                                    <w:gridSpan w:val="2"/>
                                  </w:tcPr>
                                  <w:p w14:paraId="49B43877" w14:textId="77777777" w:rsidR="000F62E7" w:rsidRPr="00BD4780" w:rsidRDefault="000F62E7">
                                    <w:pPr>
                                      <w:rPr>
                                        <w:b/>
                                      </w:rPr>
                                    </w:pPr>
                                    <w:r>
                                      <w:rPr>
                                        <w:b/>
                                      </w:rPr>
                                      <w:t>v</w:t>
                                    </w:r>
                                    <w:r w:rsidRPr="006F760E">
                                      <w:rPr>
                                        <w:vertAlign w:val="subscript"/>
                                      </w:rPr>
                                      <w:t>start</w:t>
                                    </w:r>
                                  </w:p>
                                </w:tc>
                                <w:tc>
                                  <w:tcPr>
                                    <w:tcW w:w="4889" w:type="dxa"/>
                                  </w:tcPr>
                                  <w:p w14:paraId="21E7019A" w14:textId="77777777" w:rsidR="000F62E7" w:rsidRDefault="000F62E7" w:rsidP="00233C3F">
                                    <w:r>
                                      <w:t>variables with initial = “exact” (parameters, …)</w:t>
                                    </w:r>
                                  </w:p>
                                </w:tc>
                              </w:tr>
                              <w:tr w:rsidR="000F62E7" w14:paraId="792BE874" w14:textId="77777777" w:rsidTr="00233C3F">
                                <w:tc>
                                  <w:tcPr>
                                    <w:tcW w:w="476" w:type="dxa"/>
                                    <w:gridSpan w:val="2"/>
                                  </w:tcPr>
                                  <w:p w14:paraId="32CB31FD" w14:textId="77777777" w:rsidR="000F62E7" w:rsidRPr="00BD4780" w:rsidRDefault="000F62E7">
                                    <w:pPr>
                                      <w:rPr>
                                        <w:b/>
                                      </w:rPr>
                                    </w:pPr>
                                    <w:r w:rsidRPr="00BD4780">
                                      <w:rPr>
                                        <w:b/>
                                      </w:rPr>
                                      <w:t>u</w:t>
                                    </w:r>
                                    <w:r w:rsidRPr="00386DDF">
                                      <w:t>(t)</w:t>
                                    </w:r>
                                  </w:p>
                                </w:tc>
                                <w:tc>
                                  <w:tcPr>
                                    <w:tcW w:w="4889" w:type="dxa"/>
                                  </w:tcPr>
                                  <w:p w14:paraId="38499027" w14:textId="77777777" w:rsidR="000F62E7" w:rsidRDefault="000F62E7" w:rsidP="00233C3F">
                                    <w:r>
                                      <w:t>inputs (continuous-time and/or discrete-time)</w:t>
                                    </w:r>
                                  </w:p>
                                </w:tc>
                              </w:tr>
                              <w:tr w:rsidR="000F62E7" w14:paraId="709CE05D" w14:textId="77777777" w:rsidTr="00233C3F">
                                <w:tc>
                                  <w:tcPr>
                                    <w:tcW w:w="476" w:type="dxa"/>
                                    <w:gridSpan w:val="2"/>
                                  </w:tcPr>
                                  <w:p w14:paraId="2481A480" w14:textId="77777777" w:rsidR="000F62E7" w:rsidRPr="00BD4780" w:rsidRDefault="000F62E7">
                                    <w:pPr>
                                      <w:rPr>
                                        <w:b/>
                                      </w:rPr>
                                    </w:pPr>
                                    <w:r w:rsidRPr="00BD4780">
                                      <w:rPr>
                                        <w:b/>
                                      </w:rPr>
                                      <w:t>y</w:t>
                                    </w:r>
                                    <w:r w:rsidRPr="00386DDF">
                                      <w:t>(t)</w:t>
                                    </w:r>
                                  </w:p>
                                </w:tc>
                                <w:tc>
                                  <w:tcPr>
                                    <w:tcW w:w="4889" w:type="dxa"/>
                                  </w:tcPr>
                                  <w:p w14:paraId="1C908DCE" w14:textId="77777777" w:rsidR="000F62E7" w:rsidRDefault="000F62E7" w:rsidP="00233C3F">
                                    <w:r>
                                      <w:t>outputs (continuous-time and/or discrete-time)</w:t>
                                    </w:r>
                                  </w:p>
                                </w:tc>
                              </w:tr>
                              <w:tr w:rsidR="000F62E7" w14:paraId="79CA9D02" w14:textId="77777777" w:rsidTr="00233C3F">
                                <w:tc>
                                  <w:tcPr>
                                    <w:tcW w:w="476" w:type="dxa"/>
                                    <w:gridSpan w:val="2"/>
                                  </w:tcPr>
                                  <w:p w14:paraId="4D584965" w14:textId="77777777" w:rsidR="000F62E7" w:rsidRPr="00BD4780" w:rsidRDefault="000F62E7" w:rsidP="00233C3F">
                                    <w:pPr>
                                      <w:rPr>
                                        <w:b/>
                                      </w:rPr>
                                    </w:pPr>
                                    <w:r>
                                      <w:rPr>
                                        <w:b/>
                                      </w:rPr>
                                      <w:t>w</w:t>
                                    </w:r>
                                    <w:r w:rsidRPr="00386DDF">
                                      <w:t>(t)</w:t>
                                    </w:r>
                                  </w:p>
                                </w:tc>
                                <w:tc>
                                  <w:tcPr>
                                    <w:tcW w:w="4889" w:type="dxa"/>
                                  </w:tcPr>
                                  <w:p w14:paraId="4F047A09" w14:textId="77777777" w:rsidR="000F62E7" w:rsidRDefault="000F62E7" w:rsidP="00233C3F">
                                    <w:r>
                                      <w:t>local variables (continuous-time and/or discrete-time)</w:t>
                                    </w:r>
                                  </w:p>
                                </w:tc>
                              </w:tr>
                              <w:tr w:rsidR="000F62E7" w14:paraId="114E85C7" w14:textId="77777777" w:rsidTr="00233C3F">
                                <w:trPr>
                                  <w:trHeight w:val="80"/>
                                </w:trPr>
                                <w:tc>
                                  <w:tcPr>
                                    <w:tcW w:w="476" w:type="dxa"/>
                                    <w:gridSpan w:val="2"/>
                                  </w:tcPr>
                                  <w:p w14:paraId="6CF64B96" w14:textId="77777777" w:rsidR="000F62E7" w:rsidRPr="00BD4780" w:rsidRDefault="000F62E7">
                                    <w:pPr>
                                      <w:rPr>
                                        <w:b/>
                                      </w:rPr>
                                    </w:pPr>
                                    <w:r w:rsidRPr="00BD4780">
                                      <w:rPr>
                                        <w:b/>
                                      </w:rPr>
                                      <w:t>z</w:t>
                                    </w:r>
                                    <w:r w:rsidRPr="00386DDF">
                                      <w:t>(t)</w:t>
                                    </w:r>
                                  </w:p>
                                </w:tc>
                                <w:tc>
                                  <w:tcPr>
                                    <w:tcW w:w="4889" w:type="dxa"/>
                                  </w:tcPr>
                                  <w:p w14:paraId="3FBEAF0E" w14:textId="77777777" w:rsidR="000F62E7" w:rsidRDefault="000F62E7">
                                    <w:r>
                                      <w:t>event indicators (continuous-time)</w:t>
                                    </w:r>
                                  </w:p>
                                </w:tc>
                              </w:tr>
                              <w:tr w:rsidR="000F62E7" w14:paraId="15A1D92D" w14:textId="77777777" w:rsidTr="00233C3F">
                                <w:trPr>
                                  <w:trHeight w:val="283"/>
                                </w:trPr>
                                <w:tc>
                                  <w:tcPr>
                                    <w:tcW w:w="5365" w:type="dxa"/>
                                    <w:gridSpan w:val="3"/>
                                  </w:tcPr>
                                  <w:p w14:paraId="0C6EE708" w14:textId="08D4AC88" w:rsidR="000F62E7" w:rsidRDefault="000F62E7" w:rsidP="00233C3F">
                                    <w:pPr>
                                      <w:spacing w:before="60"/>
                                    </w:pPr>
                                    <w:r>
                                      <w:t xml:space="preserve">Elements of local variables </w:t>
                                    </w:r>
                                    <w:r w:rsidRPr="00670B2F">
                                      <w:rPr>
                                        <w:b/>
                                      </w:rPr>
                                      <w:t>w</w:t>
                                    </w:r>
                                    <w:r>
                                      <w:t xml:space="preserve"> and/or outputs </w:t>
                                    </w:r>
                                    <w:r w:rsidRPr="00670B2F">
                                      <w:rPr>
                                        <w:b/>
                                      </w:rPr>
                                      <w:t>y</w:t>
                                    </w:r>
                                    <w:r>
                                      <w:t>:</w:t>
                                    </w:r>
                                  </w:p>
                                </w:tc>
                              </w:tr>
                              <w:tr w:rsidR="000F62E7" w14:paraId="30B177AE" w14:textId="77777777" w:rsidTr="00233C3F">
                                <w:trPr>
                                  <w:trHeight w:val="80"/>
                                </w:trPr>
                                <w:tc>
                                  <w:tcPr>
                                    <w:tcW w:w="462" w:type="dxa"/>
                                  </w:tcPr>
                                  <w:p w14:paraId="7D1560D2" w14:textId="77777777" w:rsidR="000F62E7" w:rsidRPr="00AF0F21" w:rsidRDefault="000F62E7"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0F62E7" w:rsidRDefault="000F62E7" w:rsidP="00233C3F">
                                    <w:r>
                                      <w:t>continuous-time states (continuous between events)</w:t>
                                    </w:r>
                                  </w:p>
                                </w:tc>
                              </w:tr>
                              <w:tr w:rsidR="000F62E7" w14:paraId="26647B16" w14:textId="77777777" w:rsidTr="00233C3F">
                                <w:trPr>
                                  <w:trHeight w:val="80"/>
                                </w:trPr>
                                <w:tc>
                                  <w:tcPr>
                                    <w:tcW w:w="462" w:type="dxa"/>
                                  </w:tcPr>
                                  <w:p w14:paraId="23490BF4" w14:textId="3079215C" w:rsidR="000F62E7" w:rsidRPr="00AF0F21" w:rsidRDefault="000F62E7" w:rsidP="00233C3F">
                                    <w:pPr>
                                      <w:rPr>
                                        <w:b/>
                                        <w:vertAlign w:val="subscript"/>
                                      </w:rPr>
                                    </w:pPr>
                                  </w:p>
                                </w:tc>
                                <w:tc>
                                  <w:tcPr>
                                    <w:tcW w:w="4903" w:type="dxa"/>
                                    <w:gridSpan w:val="2"/>
                                  </w:tcPr>
                                  <w:p w14:paraId="445C5CE4" w14:textId="32018FC7" w:rsidR="000F62E7" w:rsidRDefault="000F62E7" w:rsidP="00233C3F"/>
                                </w:tc>
                              </w:tr>
                            </w:tbl>
                            <w:p w14:paraId="77D2AFD0" w14:textId="77777777" w:rsidR="000F62E7" w:rsidRDefault="000F62E7"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0F62E7" w:rsidRPr="00AF0F21" w:rsidRDefault="000F62E7"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0F62E7" w:rsidRPr="00AF0F21" w:rsidRDefault="000F62E7"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0F62E7" w:rsidRPr="00B43454" w:rsidRDefault="000F62E7" w:rsidP="00233C3F">
                              <w:pPr>
                                <w:pStyle w:val="Caption"/>
                                <w:spacing w:before="0" w:after="0"/>
                                <w:ind w:left="1163" w:hanging="879"/>
                                <w:rPr>
                                  <w:b w:val="0"/>
                                </w:rPr>
                              </w:pPr>
                              <w:bookmarkStart w:id="410"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410"/>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0F62E7" w:rsidRDefault="000F62E7"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0F62E7" w:rsidRDefault="000F62E7"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0F62E7" w:rsidRDefault="000F62E7"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0F62E7" w:rsidRDefault="000F62E7"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0F62E7" w:rsidRDefault="000F62E7"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0F62E7" w:rsidRPr="00AF0F21" w:rsidRDefault="000F62E7"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462;width:654;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0F62E7" w:rsidRDefault="000F62E7"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0F62E7" w:rsidRPr="00AF0F21" w:rsidRDefault="000F62E7"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0F62E7" w14:paraId="1F6390BC" w14:textId="77777777" w:rsidTr="00233C3F">
                          <w:tc>
                            <w:tcPr>
                              <w:tcW w:w="476" w:type="dxa"/>
                              <w:gridSpan w:val="2"/>
                            </w:tcPr>
                            <w:p w14:paraId="7663E936" w14:textId="77777777" w:rsidR="000F62E7" w:rsidRPr="00BD4780" w:rsidRDefault="000F62E7">
                              <w:pPr>
                                <w:rPr>
                                  <w:i/>
                                </w:rPr>
                              </w:pPr>
                              <w:r w:rsidRPr="00BD4780">
                                <w:rPr>
                                  <w:i/>
                                </w:rPr>
                                <w:t>t</w:t>
                              </w:r>
                            </w:p>
                          </w:tc>
                          <w:tc>
                            <w:tcPr>
                              <w:tcW w:w="4889" w:type="dxa"/>
                            </w:tcPr>
                            <w:p w14:paraId="71F6AD4E" w14:textId="77777777" w:rsidR="000F62E7" w:rsidRDefault="000F62E7">
                              <w:r>
                                <w:t>time</w:t>
                              </w:r>
                            </w:p>
                          </w:tc>
                        </w:tr>
                        <w:tr w:rsidR="000F62E7" w14:paraId="363538A7" w14:textId="77777777" w:rsidTr="00233C3F">
                          <w:tc>
                            <w:tcPr>
                              <w:tcW w:w="476" w:type="dxa"/>
                              <w:gridSpan w:val="2"/>
                            </w:tcPr>
                            <w:p w14:paraId="49B43877" w14:textId="77777777" w:rsidR="000F62E7" w:rsidRPr="00BD4780" w:rsidRDefault="000F62E7">
                              <w:pPr>
                                <w:rPr>
                                  <w:b/>
                                </w:rPr>
                              </w:pPr>
                              <w:r>
                                <w:rPr>
                                  <w:b/>
                                </w:rPr>
                                <w:t>v</w:t>
                              </w:r>
                              <w:r w:rsidRPr="006F760E">
                                <w:rPr>
                                  <w:vertAlign w:val="subscript"/>
                                </w:rPr>
                                <w:t>start</w:t>
                              </w:r>
                            </w:p>
                          </w:tc>
                          <w:tc>
                            <w:tcPr>
                              <w:tcW w:w="4889" w:type="dxa"/>
                            </w:tcPr>
                            <w:p w14:paraId="21E7019A" w14:textId="77777777" w:rsidR="000F62E7" w:rsidRDefault="000F62E7" w:rsidP="00233C3F">
                              <w:r>
                                <w:t>variables with initial = “exact” (parameters, …)</w:t>
                              </w:r>
                            </w:p>
                          </w:tc>
                        </w:tr>
                        <w:tr w:rsidR="000F62E7" w14:paraId="792BE874" w14:textId="77777777" w:rsidTr="00233C3F">
                          <w:tc>
                            <w:tcPr>
                              <w:tcW w:w="476" w:type="dxa"/>
                              <w:gridSpan w:val="2"/>
                            </w:tcPr>
                            <w:p w14:paraId="32CB31FD" w14:textId="77777777" w:rsidR="000F62E7" w:rsidRPr="00BD4780" w:rsidRDefault="000F62E7">
                              <w:pPr>
                                <w:rPr>
                                  <w:b/>
                                </w:rPr>
                              </w:pPr>
                              <w:r w:rsidRPr="00BD4780">
                                <w:rPr>
                                  <w:b/>
                                </w:rPr>
                                <w:t>u</w:t>
                              </w:r>
                              <w:r w:rsidRPr="00386DDF">
                                <w:t>(t)</w:t>
                              </w:r>
                            </w:p>
                          </w:tc>
                          <w:tc>
                            <w:tcPr>
                              <w:tcW w:w="4889" w:type="dxa"/>
                            </w:tcPr>
                            <w:p w14:paraId="38499027" w14:textId="77777777" w:rsidR="000F62E7" w:rsidRDefault="000F62E7" w:rsidP="00233C3F">
                              <w:r>
                                <w:t>inputs (continuous-time and/or discrete-time)</w:t>
                              </w:r>
                            </w:p>
                          </w:tc>
                        </w:tr>
                        <w:tr w:rsidR="000F62E7" w14:paraId="709CE05D" w14:textId="77777777" w:rsidTr="00233C3F">
                          <w:tc>
                            <w:tcPr>
                              <w:tcW w:w="476" w:type="dxa"/>
                              <w:gridSpan w:val="2"/>
                            </w:tcPr>
                            <w:p w14:paraId="2481A480" w14:textId="77777777" w:rsidR="000F62E7" w:rsidRPr="00BD4780" w:rsidRDefault="000F62E7">
                              <w:pPr>
                                <w:rPr>
                                  <w:b/>
                                </w:rPr>
                              </w:pPr>
                              <w:r w:rsidRPr="00BD4780">
                                <w:rPr>
                                  <w:b/>
                                </w:rPr>
                                <w:t>y</w:t>
                              </w:r>
                              <w:r w:rsidRPr="00386DDF">
                                <w:t>(t)</w:t>
                              </w:r>
                            </w:p>
                          </w:tc>
                          <w:tc>
                            <w:tcPr>
                              <w:tcW w:w="4889" w:type="dxa"/>
                            </w:tcPr>
                            <w:p w14:paraId="1C908DCE" w14:textId="77777777" w:rsidR="000F62E7" w:rsidRDefault="000F62E7" w:rsidP="00233C3F">
                              <w:r>
                                <w:t>outputs (continuous-time and/or discrete-time)</w:t>
                              </w:r>
                            </w:p>
                          </w:tc>
                        </w:tr>
                        <w:tr w:rsidR="000F62E7" w14:paraId="79CA9D02" w14:textId="77777777" w:rsidTr="00233C3F">
                          <w:tc>
                            <w:tcPr>
                              <w:tcW w:w="476" w:type="dxa"/>
                              <w:gridSpan w:val="2"/>
                            </w:tcPr>
                            <w:p w14:paraId="4D584965" w14:textId="77777777" w:rsidR="000F62E7" w:rsidRPr="00BD4780" w:rsidRDefault="000F62E7" w:rsidP="00233C3F">
                              <w:pPr>
                                <w:rPr>
                                  <w:b/>
                                </w:rPr>
                              </w:pPr>
                              <w:r>
                                <w:rPr>
                                  <w:b/>
                                </w:rPr>
                                <w:t>w</w:t>
                              </w:r>
                              <w:r w:rsidRPr="00386DDF">
                                <w:t>(t)</w:t>
                              </w:r>
                            </w:p>
                          </w:tc>
                          <w:tc>
                            <w:tcPr>
                              <w:tcW w:w="4889" w:type="dxa"/>
                            </w:tcPr>
                            <w:p w14:paraId="4F047A09" w14:textId="77777777" w:rsidR="000F62E7" w:rsidRDefault="000F62E7" w:rsidP="00233C3F">
                              <w:r>
                                <w:t>local variables (continuous-time and/or discrete-time)</w:t>
                              </w:r>
                            </w:p>
                          </w:tc>
                        </w:tr>
                        <w:tr w:rsidR="000F62E7" w14:paraId="114E85C7" w14:textId="77777777" w:rsidTr="00233C3F">
                          <w:trPr>
                            <w:trHeight w:val="80"/>
                          </w:trPr>
                          <w:tc>
                            <w:tcPr>
                              <w:tcW w:w="476" w:type="dxa"/>
                              <w:gridSpan w:val="2"/>
                            </w:tcPr>
                            <w:p w14:paraId="6CF64B96" w14:textId="77777777" w:rsidR="000F62E7" w:rsidRPr="00BD4780" w:rsidRDefault="000F62E7">
                              <w:pPr>
                                <w:rPr>
                                  <w:b/>
                                </w:rPr>
                              </w:pPr>
                              <w:r w:rsidRPr="00BD4780">
                                <w:rPr>
                                  <w:b/>
                                </w:rPr>
                                <w:t>z</w:t>
                              </w:r>
                              <w:r w:rsidRPr="00386DDF">
                                <w:t>(t)</w:t>
                              </w:r>
                            </w:p>
                          </w:tc>
                          <w:tc>
                            <w:tcPr>
                              <w:tcW w:w="4889" w:type="dxa"/>
                            </w:tcPr>
                            <w:p w14:paraId="3FBEAF0E" w14:textId="77777777" w:rsidR="000F62E7" w:rsidRDefault="000F62E7">
                              <w:r>
                                <w:t>event indicators (continuous-time)</w:t>
                              </w:r>
                            </w:p>
                          </w:tc>
                        </w:tr>
                        <w:tr w:rsidR="000F62E7" w14:paraId="15A1D92D" w14:textId="77777777" w:rsidTr="00233C3F">
                          <w:trPr>
                            <w:trHeight w:val="283"/>
                          </w:trPr>
                          <w:tc>
                            <w:tcPr>
                              <w:tcW w:w="5365" w:type="dxa"/>
                              <w:gridSpan w:val="3"/>
                            </w:tcPr>
                            <w:p w14:paraId="0C6EE708" w14:textId="08D4AC88" w:rsidR="000F62E7" w:rsidRDefault="000F62E7" w:rsidP="00233C3F">
                              <w:pPr>
                                <w:spacing w:before="60"/>
                              </w:pPr>
                              <w:r>
                                <w:t xml:space="preserve">Elements of local variables </w:t>
                              </w:r>
                              <w:r w:rsidRPr="00670B2F">
                                <w:rPr>
                                  <w:b/>
                                </w:rPr>
                                <w:t>w</w:t>
                              </w:r>
                              <w:r>
                                <w:t xml:space="preserve"> and/or outputs </w:t>
                              </w:r>
                              <w:r w:rsidRPr="00670B2F">
                                <w:rPr>
                                  <w:b/>
                                </w:rPr>
                                <w:t>y</w:t>
                              </w:r>
                              <w:r>
                                <w:t>:</w:t>
                              </w:r>
                            </w:p>
                          </w:tc>
                        </w:tr>
                        <w:tr w:rsidR="000F62E7" w14:paraId="30B177AE" w14:textId="77777777" w:rsidTr="00233C3F">
                          <w:trPr>
                            <w:trHeight w:val="80"/>
                          </w:trPr>
                          <w:tc>
                            <w:tcPr>
                              <w:tcW w:w="462" w:type="dxa"/>
                            </w:tcPr>
                            <w:p w14:paraId="7D1560D2" w14:textId="77777777" w:rsidR="000F62E7" w:rsidRPr="00AF0F21" w:rsidRDefault="000F62E7"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0F62E7" w:rsidRDefault="000F62E7" w:rsidP="00233C3F">
                              <w:r>
                                <w:t>continuous-time states (continuous between events)</w:t>
                              </w:r>
                            </w:p>
                          </w:tc>
                        </w:tr>
                        <w:tr w:rsidR="000F62E7" w14:paraId="26647B16" w14:textId="77777777" w:rsidTr="00233C3F">
                          <w:trPr>
                            <w:trHeight w:val="80"/>
                          </w:trPr>
                          <w:tc>
                            <w:tcPr>
                              <w:tcW w:w="462" w:type="dxa"/>
                            </w:tcPr>
                            <w:p w14:paraId="23490BF4" w14:textId="3079215C" w:rsidR="000F62E7" w:rsidRPr="00AF0F21" w:rsidRDefault="000F62E7" w:rsidP="00233C3F">
                              <w:pPr>
                                <w:rPr>
                                  <w:b/>
                                  <w:vertAlign w:val="subscript"/>
                                </w:rPr>
                              </w:pPr>
                            </w:p>
                          </w:tc>
                          <w:tc>
                            <w:tcPr>
                              <w:tcW w:w="4903" w:type="dxa"/>
                              <w:gridSpan w:val="2"/>
                            </w:tcPr>
                            <w:p w14:paraId="445C5CE4" w14:textId="32018FC7" w:rsidR="000F62E7" w:rsidRDefault="000F62E7" w:rsidP="00233C3F"/>
                          </w:tc>
                        </w:tr>
                      </w:tbl>
                      <w:p w14:paraId="77D2AFD0" w14:textId="77777777" w:rsidR="000F62E7" w:rsidRDefault="000F62E7"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0F62E7" w:rsidRPr="00AF0F21" w:rsidRDefault="000F62E7"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0F62E7" w:rsidRPr="00AF0F21" w:rsidRDefault="000F62E7"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0F62E7" w:rsidRPr="00B43454" w:rsidRDefault="000F62E7" w:rsidP="00233C3F">
                        <w:pPr>
                          <w:pStyle w:val="Caption"/>
                          <w:spacing w:before="0" w:after="0"/>
                          <w:ind w:left="1163" w:hanging="879"/>
                          <w:rPr>
                            <w:b w:val="0"/>
                          </w:rPr>
                        </w:pPr>
                        <w:bookmarkStart w:id="411"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411"/>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0F62E7" w:rsidRDefault="000F62E7"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412" w:name="_Ref356504399"/>
      <w:bookmarkStart w:id="413" w:name="_Toc55136504"/>
      <w:r w:rsidRPr="0098259C">
        <w:t>Mathematical Description</w:t>
      </w:r>
      <w:bookmarkEnd w:id="412"/>
      <w:bookmarkEnd w:id="413"/>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0F62E7"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0F62E7"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0F62E7"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0F62E7"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0F62E7"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0F62E7"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0F62E7"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0F62E7"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0F62E7"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0F62E7"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0F62E7">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0F62E7"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0F62E7"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0F62E7"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0F62E7"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0F62E7"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7D560B7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ins w:id="414" w:author="Bertsch Christian (CR/AEE3)" w:date="2020-12-24T12:12:00Z">
        <w:r w:rsidR="00D55E95" w:rsidRPr="0098259C">
          <w:t xml:space="preserve">Figure </w:t>
        </w:r>
        <w:r w:rsidR="00D55E95">
          <w:rPr>
            <w:noProof/>
          </w:rPr>
          <w:t>3</w:t>
        </w:r>
      </w:ins>
      <w:del w:id="415" w:author="Bertsch Christian (CR/AEE3)" w:date="2020-12-24T12:12:00Z">
        <w:r w:rsidR="000440B4" w:rsidRPr="0098259C" w:rsidDel="00D55E95">
          <w:delText xml:space="preserve">Figure </w:delText>
        </w:r>
        <w:r w:rsidR="000440B4" w:rsidDel="00D55E95">
          <w:rPr>
            <w:noProof/>
          </w:rPr>
          <w:delText>3</w:delText>
        </w:r>
      </w:del>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0F62E7" w:rsidRPr="00E70EC3" w:rsidRDefault="000F62E7"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0F62E7" w:rsidRPr="00E70EC3" w:rsidRDefault="000F62E7"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0F62E7" w:rsidRPr="00E70EC3" w:rsidRDefault="000F62E7"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0F62E7" w:rsidRPr="0002769E" w:rsidRDefault="000F62E7"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0F62E7" w:rsidRPr="00E70EC3" w:rsidRDefault="000F62E7"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0F62E7" w:rsidRPr="00E70EC3" w:rsidRDefault="000F62E7"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0F62E7" w:rsidRPr="00E70EC3" w:rsidRDefault="000F62E7"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0F62E7" w:rsidRPr="00E70EC3" w:rsidRDefault="000F62E7"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0F62E7" w:rsidRPr="00E70EC3" w:rsidRDefault="000F62E7"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0F62E7" w:rsidRPr="0002769E" w:rsidRDefault="000F62E7"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0F62E7" w:rsidRPr="00E70EC3" w:rsidRDefault="000F62E7"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416"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41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57CE8B04"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ins w:id="417" w:author="Bertsch Christian (CR/AEE3)" w:date="2020-12-24T12:12:00Z">
        <w:r w:rsidR="00D55E95" w:rsidRPr="0098259C">
          <w:t xml:space="preserve">Figure </w:t>
        </w:r>
        <w:r w:rsidR="00D55E95">
          <w:rPr>
            <w:noProof/>
          </w:rPr>
          <w:t>4</w:t>
        </w:r>
      </w:ins>
      <w:del w:id="418" w:author="Bertsch Christian (CR/AEE3)" w:date="2020-12-24T12:12:00Z">
        <w:r w:rsidR="000440B4" w:rsidRPr="0098259C" w:rsidDel="00D55E95">
          <w:delText xml:space="preserve">Figure </w:delText>
        </w:r>
        <w:r w:rsidR="000440B4" w:rsidDel="00D55E95">
          <w:rPr>
            <w:noProof/>
          </w:rPr>
          <w:delText>4</w:delText>
        </w:r>
      </w:del>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0F62E7" w:rsidRDefault="000F62E7"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0F62E7" w:rsidRDefault="000F62E7"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0F62E7" w:rsidRDefault="000F62E7"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0F62E7" w:rsidRDefault="000F62E7"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0F62E7" w:rsidRDefault="000F62E7"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0F62E7" w:rsidRPr="00EE2B82" w:rsidRDefault="000F62E7"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0F62E7" w:rsidRPr="00EE2B82" w:rsidRDefault="000F62E7"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0F62E7" w:rsidRDefault="000F62E7"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0F62E7" w:rsidRDefault="000F62E7"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0F62E7" w:rsidRDefault="000F62E7"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0F62E7" w:rsidRDefault="000F62E7"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0F62E7" w:rsidRDefault="000F62E7"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0F62E7" w:rsidRPr="00EE2B82" w:rsidRDefault="000F62E7"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0F62E7" w:rsidRPr="00EE2B82" w:rsidRDefault="000F62E7"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419"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419"/>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0F62E7"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0F62E7"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0F62E7">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0F62E7"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0F62E7"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0F62E7"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28B2CFD9"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ins w:id="420" w:author="Bertsch Christian (CR/AEE3)" w:date="2020-12-24T12:12:00Z">
        <w:r w:rsidR="00D55E95" w:rsidRPr="0098259C">
          <w:t xml:space="preserve">Figure </w:t>
        </w:r>
        <w:r w:rsidR="00D55E95">
          <w:rPr>
            <w:noProof/>
          </w:rPr>
          <w:t>5</w:t>
        </w:r>
      </w:ins>
      <w:del w:id="421" w:author="Bertsch Christian (CR/AEE3)" w:date="2020-12-24T12:12:00Z">
        <w:r w:rsidR="000440B4" w:rsidRPr="0098259C" w:rsidDel="00D55E95">
          <w:delText xml:space="preserve">Figure </w:delText>
        </w:r>
        <w:r w:rsidR="000440B4" w:rsidDel="00D55E95">
          <w:rPr>
            <w:noProof/>
          </w:rPr>
          <w:delText>5</w:delText>
        </w:r>
      </w:del>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0F62E7" w:rsidRPr="00D902AD" w:rsidRDefault="000F62E7"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0F62E7" w:rsidRPr="00D902AD" w:rsidRDefault="000F62E7"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0F62E7" w:rsidRPr="003A50D8" w:rsidRDefault="000F62E7"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0F62E7" w:rsidRPr="003A50D8" w:rsidRDefault="000F62E7"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0F62E7" w:rsidRPr="003A50D8" w:rsidRDefault="000F62E7"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0F62E7" w:rsidRPr="00B979E3" w:rsidRDefault="000F62E7"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0F62E7" w:rsidRPr="00B979E3" w:rsidRDefault="000F62E7"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0F62E7" w:rsidRPr="00A55B3B" w:rsidRDefault="000F62E7"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0F62E7" w:rsidRPr="00A55B3B" w:rsidRDefault="000F62E7"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0F62E7" w:rsidRPr="00A55B3B" w:rsidRDefault="000F62E7"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0F62E7" w:rsidRPr="00A55B3B" w:rsidRDefault="000F62E7"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0F62E7"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0F62E7" w:rsidRPr="0042375D" w:rsidRDefault="000F62E7" w:rsidP="0042375D">
                              <w:pPr>
                                <w:pStyle w:val="Caption"/>
                                <w:spacing w:before="0" w:after="0"/>
                                <w:jc w:val="center"/>
                                <w:rPr>
                                  <w:b w:val="0"/>
                                </w:rPr>
                              </w:pPr>
                              <w:bookmarkStart w:id="422"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422"/>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0F62E7" w:rsidRPr="008E3E6A" w:rsidRDefault="000F62E7"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0F62E7" w:rsidRPr="00D902AD" w:rsidRDefault="000F62E7"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0F62E7" w:rsidRPr="00D902AD" w:rsidRDefault="000F62E7"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0F62E7" w:rsidRPr="00D902AD" w:rsidRDefault="000F62E7"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0F62E7" w:rsidRPr="003A50D8" w:rsidRDefault="000F62E7"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p w14:paraId="0C681B0F" w14:textId="77777777" w:rsidR="000F62E7" w:rsidRPr="003A50D8" w:rsidRDefault="000F62E7"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Pr="003A50D8">
                          <w:rPr>
                            <w:rFonts w:eastAsia="Calibri"/>
                          </w:rPr>
                          <w:t xml:space="preserve"> </w:t>
                        </w:r>
                        <w:r>
                          <w:rPr>
                            <w:rFonts w:eastAsia="Calibri"/>
                          </w:rPr>
                          <w:t>fmiG</w:t>
                        </w:r>
                        <w:r w:rsidRPr="003A50D8">
                          <w:rPr>
                            <w:rFonts w:eastAsia="Calibri"/>
                          </w:rPr>
                          <w:t>etXXX(</w:t>
                        </w:r>
                        <w:r>
                          <w:rPr>
                            <w:rFonts w:eastAsia="Calibri"/>
                          </w:rPr>
                          <w:t>m1,</w:t>
                        </w:r>
                        <w:r w:rsidRPr="003A50D8">
                          <w:rPr>
                            <w:rFonts w:eastAsia="Calibri"/>
                          </w:rPr>
                          <w:t>..)</w:t>
                        </w:r>
                      </w:p>
                      <w:p w14:paraId="65C09812" w14:textId="77777777" w:rsidR="000F62E7" w:rsidRPr="003A50D8" w:rsidRDefault="000F62E7"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0F62E7" w:rsidRPr="003A50D8" w:rsidRDefault="000F62E7"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Pr="003A50D8">
                          <w:rPr>
                            <w:rFonts w:eastAsia="Calibri"/>
                          </w:rPr>
                          <w:t xml:space="preserve"> </w:t>
                        </w:r>
                        <w:r>
                          <w:rPr>
                            <w:rFonts w:eastAsia="Calibri"/>
                          </w:rPr>
                          <w:t>fmiG</w:t>
                        </w:r>
                        <w:r w:rsidRPr="003A50D8">
                          <w:rPr>
                            <w:rFonts w:eastAsia="Calibri"/>
                          </w:rPr>
                          <w:t>etXXX(</w:t>
                        </w:r>
                        <w:r>
                          <w:rPr>
                            <w:rFonts w:eastAsia="Calibri"/>
                          </w:rPr>
                          <w:t>m2, .</w:t>
                        </w:r>
                        <w:r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0F62E7" w:rsidRPr="00B979E3" w:rsidRDefault="000F62E7"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0F62E7" w:rsidRPr="00B979E3" w:rsidRDefault="000F62E7"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0F62E7" w:rsidRPr="00A55B3B" w:rsidRDefault="000F62E7"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0F62E7" w:rsidRPr="00A55B3B" w:rsidRDefault="000F62E7"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0F62E7" w:rsidRPr="00A55B3B" w:rsidRDefault="000F62E7"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0F62E7" w:rsidRPr="00A55B3B" w:rsidRDefault="000F62E7"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0F62E7"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0F62E7" w:rsidRPr="00A55B3B" w:rsidRDefault="000F62E7"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0F62E7" w:rsidRPr="0042375D" w:rsidRDefault="000F62E7" w:rsidP="0042375D">
                        <w:pPr>
                          <w:pStyle w:val="Caption"/>
                          <w:spacing w:before="0" w:after="0"/>
                          <w:jc w:val="center"/>
                          <w:rPr>
                            <w:b w:val="0"/>
                          </w:rPr>
                        </w:pPr>
                        <w:bookmarkStart w:id="423"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423"/>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lastRenderedPageBreak/>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0E0B2B22"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ins w:id="424" w:author="Bertsch Christian (CR/AEE3)" w:date="2020-12-24T12:12:00Z">
        <w:r w:rsidR="00D55E95" w:rsidRPr="00487639">
          <w:t xml:space="preserve">Table </w:t>
        </w:r>
        <w:r w:rsidR="00D55E95">
          <w:rPr>
            <w:noProof/>
          </w:rPr>
          <w:t>1</w:t>
        </w:r>
      </w:ins>
      <w:del w:id="425" w:author="Bertsch Christian (CR/AEE3)" w:date="2020-12-24T12:12:00Z">
        <w:r w:rsidR="000440B4" w:rsidRPr="00487639" w:rsidDel="00D55E95">
          <w:delText xml:space="preserve">Table </w:delText>
        </w:r>
        <w:r w:rsidR="000440B4" w:rsidDel="00D55E95">
          <w:rPr>
            <w:noProof/>
          </w:rPr>
          <w:delText>1</w:delText>
        </w:r>
      </w:del>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0F62E7">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0F62E7"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lastRenderedPageBreak/>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0F62E7">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0F62E7"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0F62E7">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0F62E7">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426"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426"/>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4E287E11"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ins w:id="427" w:author="Bertsch Christian (CR/AEE3)" w:date="2020-12-24T12:12:00Z">
        <w:r w:rsidR="00D55E95" w:rsidRPr="0098259C">
          <w:t xml:space="preserve">Figure </w:t>
        </w:r>
        <w:r w:rsidR="00D55E95">
          <w:rPr>
            <w:noProof/>
          </w:rPr>
          <w:t>5</w:t>
        </w:r>
      </w:ins>
      <w:del w:id="428" w:author="Bertsch Christian (CR/AEE3)" w:date="2020-12-24T12:12:00Z">
        <w:r w:rsidR="000440B4" w:rsidRPr="0098259C" w:rsidDel="00D55E95">
          <w:delText xml:space="preserve">Figure </w:delText>
        </w:r>
        <w:r w:rsidR="000440B4" w:rsidDel="00D55E95">
          <w:rPr>
            <w:noProof/>
          </w:rPr>
          <w:delText>5</w:delText>
        </w:r>
      </w:del>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lastRenderedPageBreak/>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0F62E7"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lastRenderedPageBreak/>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lastRenderedPageBreak/>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lastRenderedPageBreak/>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429" w:name="_Toc55136505"/>
      <w:r w:rsidRPr="0098259C">
        <w:t>FMI Application Programming Interface</w:t>
      </w:r>
      <w:bookmarkEnd w:id="429"/>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430" w:name="_Ref240459819"/>
      <w:bookmarkStart w:id="431" w:name="_Toc240646369"/>
      <w:bookmarkStart w:id="432" w:name="_Toc247884542"/>
      <w:bookmarkStart w:id="433" w:name="_Ref289632501"/>
      <w:bookmarkStart w:id="434" w:name="_Toc55136506"/>
      <w:r w:rsidRPr="0098259C">
        <w:t>Providing Independent Variables and Re-initialization of Caching</w:t>
      </w:r>
      <w:bookmarkEnd w:id="430"/>
      <w:bookmarkEnd w:id="431"/>
      <w:bookmarkEnd w:id="432"/>
      <w:bookmarkEnd w:id="433"/>
      <w:bookmarkEnd w:id="434"/>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435" w:name="_Ref235854743"/>
      <w:bookmarkStart w:id="436" w:name="_Toc240646370"/>
      <w:bookmarkStart w:id="437" w:name="_Toc247884543"/>
      <w:bookmarkStart w:id="438" w:name="_Toc55136507"/>
      <w:r w:rsidRPr="0098259C">
        <w:t>Evaluation of Model Equations</w:t>
      </w:r>
      <w:bookmarkEnd w:id="435"/>
      <w:bookmarkEnd w:id="436"/>
      <w:bookmarkEnd w:id="437"/>
      <w:bookmarkEnd w:id="438"/>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w:t>
            </w:r>
            <w:r w:rsidR="00A90457">
              <w:lastRenderedPageBreak/>
              <w:t xml:space="preserve">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lastRenderedPageBreak/>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439" w:name="OLE_LINK1"/>
            <w:bookmarkStart w:id="440"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439"/>
            <w:bookmarkEnd w:id="440"/>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441" w:name="_Ref235843871"/>
      <w:bookmarkStart w:id="442" w:name="_Toc240646372"/>
      <w:bookmarkStart w:id="443" w:name="_Toc247884545"/>
      <w:bookmarkStart w:id="444" w:name="_Toc55136508"/>
      <w:r w:rsidRPr="0098259C">
        <w:lastRenderedPageBreak/>
        <w:t>State Machine of Calling Sequence</w:t>
      </w:r>
      <w:bookmarkEnd w:id="441"/>
      <w:bookmarkEnd w:id="442"/>
      <w:bookmarkEnd w:id="443"/>
      <w:bookmarkEnd w:id="444"/>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0F62E7" w:rsidRPr="008A5D81" w:rsidRDefault="000F62E7"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0F62E7" w:rsidRPr="00C42950" w:rsidRDefault="000F62E7"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0F62E7" w:rsidRPr="008A5D81" w:rsidRDefault="000F62E7"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0F62E7" w:rsidRPr="00C42950" w:rsidRDefault="000F62E7"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445"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445"/>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lastRenderedPageBreak/>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4E390461"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p>
    <w:p w14:paraId="24CCF73B" w14:textId="51832C80" w:rsidR="00990EFE" w:rsidRPr="0098259C" w:rsidRDefault="000664FC" w:rsidP="007137D7">
      <w:pPr>
        <w:pStyle w:val="Heading3"/>
      </w:pPr>
      <w:bookmarkStart w:id="446" w:name="_Toc55136509"/>
      <w:r w:rsidRPr="0098259C">
        <w:t>Pseudo</w:t>
      </w:r>
      <w:r w:rsidR="00C34D46">
        <w:t>c</w:t>
      </w:r>
      <w:r w:rsidRPr="0098259C">
        <w:t>ode Example</w:t>
      </w:r>
      <w:bookmarkEnd w:id="446"/>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D7CDE85"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del w:id="447" w:author="Bertsch Christian (CR/AEE3)" w:date="2020-11-12T21:23:00Z">
              <w:r w:rsidRPr="00D2781E" w:rsidDel="008A51D6">
                <w:rPr>
                  <w:i/>
                  <w:sz w:val="19"/>
                  <w:szCs w:val="19"/>
                  <w:lang w:val="en-US"/>
                </w:rPr>
                <w:delText>tEnd</w:delText>
              </w:r>
            </w:del>
            <w:ins w:id="448" w:author="Bertsch Christian (CR/AEE3)" w:date="2020-11-12T21:23:00Z">
              <w:r w:rsidR="008A51D6">
                <w:rPr>
                  <w:i/>
                  <w:sz w:val="19"/>
                  <w:szCs w:val="19"/>
                  <w:lang w:val="en-US"/>
                </w:rPr>
                <w:t>Tend</w:t>
              </w:r>
            </w:ins>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45594192" w:rsidR="00C864CB" w:rsidRPr="00D2781E" w:rsidRDefault="00C864CB" w:rsidP="00C864CB">
            <w:pPr>
              <w:pStyle w:val="HTMLPreformatted"/>
              <w:rPr>
                <w:i/>
                <w:sz w:val="19"/>
                <w:szCs w:val="19"/>
                <w:lang w:val="en-US"/>
              </w:rPr>
            </w:pPr>
            <w:r w:rsidRPr="00D2781E">
              <w:rPr>
                <w:i/>
                <w:sz w:val="19"/>
                <w:szCs w:val="19"/>
                <w:lang w:val="en-US"/>
              </w:rPr>
              <w:t xml:space="preserve">      tNext = </w:t>
            </w:r>
            <w:del w:id="449" w:author="Bertsch Christian (CR/AEE3)" w:date="2020-11-12T21:23:00Z">
              <w:r w:rsidRPr="00D2781E" w:rsidDel="008A51D6">
                <w:rPr>
                  <w:i/>
                  <w:sz w:val="19"/>
                  <w:szCs w:val="19"/>
                  <w:lang w:val="en-US"/>
                </w:rPr>
                <w:delText>tEnd</w:delText>
              </w:r>
            </w:del>
            <w:ins w:id="450" w:author="Bertsch Christian (CR/AEE3)" w:date="2020-11-12T21:23:00Z">
              <w:r w:rsidR="008A51D6">
                <w:rPr>
                  <w:i/>
                  <w:sz w:val="19"/>
                  <w:szCs w:val="19"/>
                  <w:lang w:val="en-US"/>
                </w:rPr>
                <w:t>Tend</w:t>
              </w:r>
            </w:ins>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3F9BE335" w:rsidR="00C864CB" w:rsidRPr="00D2781E" w:rsidRDefault="00C864CB" w:rsidP="00C864CB">
            <w:pPr>
              <w:pStyle w:val="HTMLPreformatted"/>
              <w:rPr>
                <w:i/>
                <w:sz w:val="19"/>
                <w:szCs w:val="19"/>
                <w:lang w:val="en-US"/>
              </w:rPr>
            </w:pPr>
            <w:r w:rsidRPr="00D2781E">
              <w:rPr>
                <w:i/>
                <w:sz w:val="19"/>
                <w:szCs w:val="19"/>
                <w:lang w:val="en-US"/>
              </w:rPr>
              <w:t xml:space="preserve">  if time &gt;= </w:t>
            </w:r>
            <w:del w:id="451" w:author="Bertsch Christian (CR/AEE3)" w:date="2020-11-12T21:23:00Z">
              <w:r w:rsidRPr="00D2781E" w:rsidDel="008A51D6">
                <w:rPr>
                  <w:i/>
                  <w:sz w:val="19"/>
                  <w:szCs w:val="19"/>
                  <w:lang w:val="en-US"/>
                </w:rPr>
                <w:delText xml:space="preserve">tEnd </w:delText>
              </w:r>
            </w:del>
            <w:ins w:id="452" w:author="Bertsch Christian (CR/AEE3)" w:date="2020-11-12T21:23:00Z">
              <w:r w:rsidR="008A51D6">
                <w:rPr>
                  <w:i/>
                  <w:sz w:val="19"/>
                  <w:szCs w:val="19"/>
                  <w:lang w:val="en-US"/>
                </w:rPr>
                <w:t>Tend</w:t>
              </w:r>
              <w:r w:rsidR="008A51D6" w:rsidRPr="00D2781E">
                <w:rPr>
                  <w:i/>
                  <w:sz w:val="19"/>
                  <w:szCs w:val="19"/>
                  <w:lang w:val="en-US"/>
                </w:rPr>
                <w:t xml:space="preserve"> </w:t>
              </w:r>
            </w:ins>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453" w:name="_Toc55136510"/>
      <w:r w:rsidRPr="0098259C">
        <w:t>FMI Description Schema</w:t>
      </w:r>
      <w:bookmarkEnd w:id="453"/>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454" w:name="_Ref290828041"/>
      <w:r>
        <w:br w:type="page"/>
      </w:r>
    </w:p>
    <w:p w14:paraId="1B958BD5" w14:textId="241269E7" w:rsidR="000B7BEF" w:rsidRPr="0098259C" w:rsidRDefault="000B7BEF" w:rsidP="000B7BEF">
      <w:pPr>
        <w:pStyle w:val="Heading3"/>
      </w:pPr>
      <w:bookmarkStart w:id="455" w:name="_Ref20220416"/>
      <w:bookmarkStart w:id="456" w:name="_Ref20232891"/>
      <w:bookmarkStart w:id="457" w:name="_Ref20232913"/>
      <w:bookmarkStart w:id="458" w:name="_Toc55136511"/>
      <w:r w:rsidRPr="0098259C">
        <w:lastRenderedPageBreak/>
        <w:t xml:space="preserve">Model Exchange </w:t>
      </w:r>
      <w:r w:rsidR="00295BF9" w:rsidRPr="0098259C">
        <w:t xml:space="preserve">FMU </w:t>
      </w:r>
      <w:r w:rsidRPr="0098259C">
        <w:t>(</w:t>
      </w:r>
      <w:r w:rsidR="00295BF9" w:rsidRPr="0098259C">
        <w:t>ModelExchange</w:t>
      </w:r>
      <w:r w:rsidRPr="0098259C">
        <w:t>)</w:t>
      </w:r>
      <w:bookmarkEnd w:id="454"/>
      <w:bookmarkEnd w:id="455"/>
      <w:bookmarkEnd w:id="456"/>
      <w:bookmarkEnd w:id="457"/>
      <w:bookmarkEnd w:id="458"/>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lastRenderedPageBreak/>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459" w:name="_Ref304972608"/>
      <w:bookmarkStart w:id="460" w:name="_Toc55136512"/>
      <w:r w:rsidRPr="0098259C">
        <w:t>Example</w:t>
      </w:r>
      <w:r w:rsidR="004330D4" w:rsidRPr="0098259C">
        <w:t xml:space="preserve"> </w:t>
      </w:r>
      <w:r w:rsidR="00374F39" w:rsidRPr="0098259C">
        <w:t>XML</w:t>
      </w:r>
      <w:r w:rsidR="004330D4" w:rsidRPr="0098259C">
        <w:t xml:space="preserve"> Description File</w:t>
      </w:r>
      <w:bookmarkEnd w:id="459"/>
      <w:bookmarkEnd w:id="460"/>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461" w:name="_Ref289417790"/>
      <w:bookmarkStart w:id="462" w:name="_Ref289418154"/>
      <w:bookmarkStart w:id="463" w:name="_Toc55136513"/>
      <w:r w:rsidRPr="0098259C">
        <w:lastRenderedPageBreak/>
        <w:t>FMI for Co</w:t>
      </w:r>
      <w:r w:rsidRPr="0098259C">
        <w:noBreakHyphen/>
        <w:t>Simulation</w:t>
      </w:r>
      <w:bookmarkEnd w:id="461"/>
      <w:bookmarkEnd w:id="462"/>
      <w:bookmarkEnd w:id="463"/>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0758E2E8"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ins w:id="464" w:author="Bertsch Christian (CR/AEE3)" w:date="2020-12-24T12:12:00Z">
        <w:r w:rsidR="00D55E95" w:rsidRPr="0098259C">
          <w:t xml:space="preserve">Figure </w:t>
        </w:r>
        <w:r w:rsidR="00D55E95">
          <w:rPr>
            <w:noProof/>
          </w:rPr>
          <w:t>7</w:t>
        </w:r>
      </w:ins>
      <w:del w:id="465" w:author="Bertsch Christian (CR/AEE3)" w:date="2020-12-24T12:12:00Z">
        <w:r w:rsidR="000440B4" w:rsidRPr="0098259C" w:rsidDel="00D55E95">
          <w:delText xml:space="preserve">Figure </w:delText>
        </w:r>
        <w:r w:rsidR="000440B4" w:rsidDel="00D55E95">
          <w:rPr>
            <w:noProof/>
          </w:rPr>
          <w:delText>7</w:delText>
        </w:r>
      </w:del>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ins w:id="466" w:author="Bertsch Christian (CR/AEE3)" w:date="2020-12-24T12:12:00Z">
        <w:r w:rsidR="00D55E95" w:rsidRPr="0098259C">
          <w:t xml:space="preserve">Figure </w:t>
        </w:r>
        <w:r w:rsidR="00D55E95">
          <w:rPr>
            <w:noProof/>
          </w:rPr>
          <w:t>8</w:t>
        </w:r>
      </w:ins>
      <w:del w:id="467" w:author="Bertsch Christian (CR/AEE3)" w:date="2020-12-24T12:12:00Z">
        <w:r w:rsidR="000440B4" w:rsidRPr="0098259C" w:rsidDel="00D55E95">
          <w:delText xml:space="preserve">Figure </w:delText>
        </w:r>
        <w:r w:rsidR="000440B4" w:rsidDel="00D55E95">
          <w:rPr>
            <w:noProof/>
          </w:rPr>
          <w:delText>8</w:delText>
        </w:r>
      </w:del>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ins w:id="468" w:author="Bertsch Christian (CR/AEE3)" w:date="2020-12-24T12:12:00Z">
        <w:r w:rsidR="00D55E95" w:rsidRPr="0098259C">
          <w:t xml:space="preserve">Figure </w:t>
        </w:r>
        <w:r w:rsidR="00D55E95">
          <w:rPr>
            <w:noProof/>
          </w:rPr>
          <w:t>9</w:t>
        </w:r>
      </w:ins>
      <w:del w:id="469" w:author="Bertsch Christian (CR/AEE3)" w:date="2020-12-24T12:12:00Z">
        <w:r w:rsidR="000440B4" w:rsidRPr="0098259C" w:rsidDel="00D55E95">
          <w:delText xml:space="preserve">Figure </w:delText>
        </w:r>
        <w:r w:rsidR="000440B4" w:rsidDel="00D55E95">
          <w:rPr>
            <w:noProof/>
          </w:rPr>
          <w:delText>9</w:delText>
        </w:r>
      </w:del>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470"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470"/>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471"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471"/>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3B0A4862"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ins w:id="472" w:author="Bertsch Christian (CR/AEE3)" w:date="2020-12-24T12:12:00Z">
        <w:r w:rsidR="00D55E95" w:rsidRPr="0098259C">
          <w:t xml:space="preserve">Figure </w:t>
        </w:r>
        <w:r w:rsidR="00D55E95">
          <w:rPr>
            <w:noProof/>
          </w:rPr>
          <w:t>9</w:t>
        </w:r>
      </w:ins>
      <w:del w:id="473" w:author="Bertsch Christian (CR/AEE3)" w:date="2020-12-24T12:12:00Z">
        <w:r w:rsidR="000440B4" w:rsidRPr="0098259C" w:rsidDel="00D55E95">
          <w:delText xml:space="preserve">Figure </w:delText>
        </w:r>
        <w:r w:rsidR="000440B4" w:rsidDel="00D55E95">
          <w:rPr>
            <w:noProof/>
          </w:rPr>
          <w:delText>9</w:delText>
        </w:r>
      </w:del>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474"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474"/>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475" w:name="_Toc304271803"/>
      <w:bookmarkStart w:id="476" w:name="_Ref308190915"/>
      <w:bookmarkStart w:id="477" w:name="_Ref356504426"/>
      <w:bookmarkStart w:id="478" w:name="_Toc55136514"/>
      <w:r>
        <w:lastRenderedPageBreak/>
        <w:t>Mathematical Descript</w:t>
      </w:r>
      <w:bookmarkEnd w:id="475"/>
      <w:bookmarkEnd w:id="476"/>
      <w:bookmarkEnd w:id="477"/>
      <w:r>
        <w:t>ion</w:t>
      </w:r>
      <w:bookmarkEnd w:id="478"/>
    </w:p>
    <w:p w14:paraId="57124546" w14:textId="77777777" w:rsidR="00063440" w:rsidRPr="00063440" w:rsidRDefault="00063440" w:rsidP="00063440">
      <w:pPr>
        <w:pStyle w:val="Heading3"/>
      </w:pPr>
      <w:bookmarkStart w:id="479" w:name="_Toc55136515"/>
      <w:r>
        <w:t>Basics</w:t>
      </w:r>
      <w:bookmarkEnd w:id="479"/>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0F62E7"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0F62E7" w:rsidRDefault="000F62E7"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0F62E7" w:rsidRPr="005E7932" w:rsidRDefault="000F62E7"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0F62E7" w:rsidRDefault="000F62E7"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0F62E7" w:rsidRPr="00617B76" w:rsidRDefault="000F62E7"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0F62E7" w14:paraId="20B1003E" w14:textId="77777777" w:rsidTr="00D2781E">
                      <w:trPr>
                        <w:trHeight w:hRule="exact" w:val="227"/>
                      </w:trPr>
                      <w:tc>
                        <w:tcPr>
                          <w:tcW w:w="348" w:type="dxa"/>
                        </w:tcPr>
                        <w:p w14:paraId="6DD2B76D" w14:textId="77777777" w:rsidR="000F62E7" w:rsidRPr="00E97F06" w:rsidRDefault="000F62E7" w:rsidP="00E97F06">
                          <w:pPr>
                            <w:spacing w:line="240" w:lineRule="auto"/>
                            <w:rPr>
                              <w:i/>
                              <w:szCs w:val="20"/>
                            </w:rPr>
                          </w:pPr>
                          <w:r w:rsidRPr="00E97F06">
                            <w:rPr>
                              <w:i/>
                              <w:szCs w:val="20"/>
                            </w:rPr>
                            <w:t>t</w:t>
                          </w:r>
                        </w:p>
                      </w:tc>
                      <w:tc>
                        <w:tcPr>
                          <w:tcW w:w="4756" w:type="dxa"/>
                        </w:tcPr>
                        <w:p w14:paraId="47D3BAC5" w14:textId="77777777" w:rsidR="000F62E7" w:rsidRPr="00E97F06" w:rsidRDefault="000F62E7" w:rsidP="00E97F06">
                          <w:pPr>
                            <w:spacing w:line="240" w:lineRule="auto"/>
                            <w:rPr>
                              <w:szCs w:val="20"/>
                            </w:rPr>
                          </w:pPr>
                          <w:r w:rsidRPr="00E97F06">
                            <w:rPr>
                              <w:szCs w:val="20"/>
                            </w:rPr>
                            <w:t>time</w:t>
                          </w:r>
                        </w:p>
                      </w:tc>
                    </w:tr>
                    <w:tr w:rsidR="000F62E7" w14:paraId="1BF93AC8" w14:textId="77777777" w:rsidTr="00D2781E">
                      <w:trPr>
                        <w:trHeight w:hRule="exact" w:val="227"/>
                      </w:trPr>
                      <w:tc>
                        <w:tcPr>
                          <w:tcW w:w="348" w:type="dxa"/>
                        </w:tcPr>
                        <w:p w14:paraId="41631AD9" w14:textId="227EAA8B" w:rsidR="000F62E7" w:rsidRPr="00E97F06" w:rsidRDefault="000F62E7" w:rsidP="004B0E4D">
                          <w:pPr>
                            <w:spacing w:line="240" w:lineRule="auto"/>
                            <w:rPr>
                              <w:b/>
                              <w:szCs w:val="20"/>
                            </w:rPr>
                          </w:pPr>
                          <w:r w:rsidRPr="00E97F06">
                            <w:rPr>
                              <w:b/>
                              <w:szCs w:val="20"/>
                            </w:rPr>
                            <w:t>v</w:t>
                          </w:r>
                        </w:p>
                      </w:tc>
                      <w:tc>
                        <w:tcPr>
                          <w:tcW w:w="4756" w:type="dxa"/>
                        </w:tcPr>
                        <w:p w14:paraId="1209C5E2" w14:textId="70616984" w:rsidR="000F62E7" w:rsidRPr="00E97F06" w:rsidRDefault="000F62E7" w:rsidP="004B0E4D">
                          <w:pPr>
                            <w:spacing w:line="240" w:lineRule="auto"/>
                            <w:rPr>
                              <w:szCs w:val="20"/>
                            </w:rPr>
                          </w:pPr>
                          <w:r w:rsidRPr="00E97F06">
                            <w:rPr>
                              <w:szCs w:val="20"/>
                            </w:rPr>
                            <w:t>all exposed variables</w:t>
                          </w:r>
                        </w:p>
                      </w:tc>
                    </w:tr>
                    <w:tr w:rsidR="000F62E7" w14:paraId="1E53B9FD" w14:textId="77777777" w:rsidTr="00D2781E">
                      <w:trPr>
                        <w:trHeight w:hRule="exact" w:val="227"/>
                      </w:trPr>
                      <w:tc>
                        <w:tcPr>
                          <w:tcW w:w="348" w:type="dxa"/>
                        </w:tcPr>
                        <w:p w14:paraId="4350CFAA" w14:textId="77777777" w:rsidR="000F62E7" w:rsidRPr="00E97F06" w:rsidRDefault="000F62E7" w:rsidP="004B0E4D">
                          <w:pPr>
                            <w:spacing w:line="240" w:lineRule="auto"/>
                            <w:rPr>
                              <w:b/>
                              <w:szCs w:val="20"/>
                            </w:rPr>
                          </w:pPr>
                          <w:r w:rsidRPr="00E97F06">
                            <w:rPr>
                              <w:b/>
                              <w:szCs w:val="20"/>
                            </w:rPr>
                            <w:t>p</w:t>
                          </w:r>
                        </w:p>
                      </w:tc>
                      <w:tc>
                        <w:tcPr>
                          <w:tcW w:w="4756" w:type="dxa"/>
                        </w:tcPr>
                        <w:p w14:paraId="0E3B91C4" w14:textId="77777777" w:rsidR="000F62E7" w:rsidRPr="00E97F06" w:rsidRDefault="000F62E7" w:rsidP="004B0E4D">
                          <w:pPr>
                            <w:spacing w:line="240" w:lineRule="auto"/>
                            <w:rPr>
                              <w:szCs w:val="20"/>
                            </w:rPr>
                          </w:pPr>
                          <w:r w:rsidRPr="00E97F06">
                            <w:rPr>
                              <w:szCs w:val="20"/>
                            </w:rPr>
                            <w:t>parameters of type Real, Integer, Boolean, String</w:t>
                          </w:r>
                        </w:p>
                      </w:tc>
                    </w:tr>
                    <w:tr w:rsidR="000F62E7" w14:paraId="05521A98" w14:textId="77777777" w:rsidTr="00D2781E">
                      <w:trPr>
                        <w:trHeight w:hRule="exact" w:val="227"/>
                      </w:trPr>
                      <w:tc>
                        <w:tcPr>
                          <w:tcW w:w="348" w:type="dxa"/>
                        </w:tcPr>
                        <w:p w14:paraId="0D12D1B7" w14:textId="77777777" w:rsidR="000F62E7" w:rsidRPr="00E97F06" w:rsidRDefault="000F62E7" w:rsidP="004B0E4D">
                          <w:pPr>
                            <w:spacing w:line="240" w:lineRule="auto"/>
                            <w:rPr>
                              <w:b/>
                              <w:szCs w:val="20"/>
                            </w:rPr>
                          </w:pPr>
                          <w:r w:rsidRPr="00E97F06">
                            <w:rPr>
                              <w:b/>
                              <w:szCs w:val="20"/>
                            </w:rPr>
                            <w:t>u</w:t>
                          </w:r>
                        </w:p>
                      </w:tc>
                      <w:tc>
                        <w:tcPr>
                          <w:tcW w:w="4756" w:type="dxa"/>
                        </w:tcPr>
                        <w:p w14:paraId="260412CD" w14:textId="77777777" w:rsidR="000F62E7" w:rsidRPr="00E97F06" w:rsidRDefault="000F62E7" w:rsidP="004B0E4D">
                          <w:pPr>
                            <w:spacing w:line="240" w:lineRule="auto"/>
                            <w:rPr>
                              <w:szCs w:val="20"/>
                            </w:rPr>
                          </w:pPr>
                          <w:r w:rsidRPr="00E97F06">
                            <w:rPr>
                              <w:szCs w:val="20"/>
                            </w:rPr>
                            <w:t xml:space="preserve">inputs of type </w:t>
                          </w:r>
                          <w:r>
                            <w:rPr>
                              <w:szCs w:val="20"/>
                            </w:rPr>
                            <w:t>Real, Integer, Boolean, String</w:t>
                          </w:r>
                        </w:p>
                      </w:tc>
                    </w:tr>
                    <w:tr w:rsidR="000F62E7" w14:paraId="60FB147F" w14:textId="77777777" w:rsidTr="00D2781E">
                      <w:trPr>
                        <w:trHeight w:hRule="exact" w:val="227"/>
                      </w:trPr>
                      <w:tc>
                        <w:tcPr>
                          <w:tcW w:w="348" w:type="dxa"/>
                        </w:tcPr>
                        <w:p w14:paraId="39D2DDB6" w14:textId="6419D0AE" w:rsidR="000F62E7" w:rsidRPr="00E97F06" w:rsidRDefault="000F62E7" w:rsidP="004B0E4D">
                          <w:pPr>
                            <w:spacing w:line="240" w:lineRule="auto"/>
                            <w:rPr>
                              <w:b/>
                              <w:szCs w:val="20"/>
                            </w:rPr>
                          </w:pPr>
                          <w:r w:rsidRPr="00E97F06">
                            <w:rPr>
                              <w:b/>
                              <w:szCs w:val="20"/>
                            </w:rPr>
                            <w:t>y</w:t>
                          </w:r>
                        </w:p>
                      </w:tc>
                      <w:tc>
                        <w:tcPr>
                          <w:tcW w:w="4756" w:type="dxa"/>
                        </w:tcPr>
                        <w:p w14:paraId="69905433" w14:textId="4D679A6C" w:rsidR="000F62E7" w:rsidRPr="00E97F06" w:rsidRDefault="000F62E7" w:rsidP="004B0E4D">
                          <w:pPr>
                            <w:spacing w:line="240" w:lineRule="auto"/>
                            <w:rPr>
                              <w:szCs w:val="20"/>
                            </w:rPr>
                          </w:pPr>
                          <w:r w:rsidRPr="00E97F06">
                            <w:rPr>
                              <w:szCs w:val="20"/>
                            </w:rPr>
                            <w:t>outputs of type Real, Integer, Boolean, String</w:t>
                          </w:r>
                        </w:p>
                      </w:tc>
                    </w:tr>
                    <w:tr w:rsidR="000F62E7" w14:paraId="4E8B8881" w14:textId="77777777" w:rsidTr="00D2781E">
                      <w:trPr>
                        <w:trHeight w:hRule="exact" w:val="227"/>
                      </w:trPr>
                      <w:tc>
                        <w:tcPr>
                          <w:tcW w:w="348" w:type="dxa"/>
                        </w:tcPr>
                        <w:p w14:paraId="1B4E4287" w14:textId="1A9BFAB4" w:rsidR="000F62E7" w:rsidRPr="00E97F06" w:rsidRDefault="000F62E7" w:rsidP="004B0E4D">
                          <w:pPr>
                            <w:spacing w:line="240" w:lineRule="auto"/>
                            <w:rPr>
                              <w:b/>
                              <w:szCs w:val="20"/>
                            </w:rPr>
                          </w:pPr>
                          <w:r>
                            <w:rPr>
                              <w:b/>
                              <w:szCs w:val="20"/>
                            </w:rPr>
                            <w:t>w</w:t>
                          </w:r>
                        </w:p>
                      </w:tc>
                      <w:tc>
                        <w:tcPr>
                          <w:tcW w:w="4756" w:type="dxa"/>
                        </w:tcPr>
                        <w:p w14:paraId="245AE839" w14:textId="6CED7A38" w:rsidR="000F62E7" w:rsidRPr="00E97F06" w:rsidRDefault="000F62E7" w:rsidP="004B0E4D">
                          <w:pPr>
                            <w:spacing w:line="240" w:lineRule="auto"/>
                            <w:rPr>
                              <w:szCs w:val="20"/>
                            </w:rPr>
                          </w:pPr>
                          <w:r>
                            <w:t xml:space="preserve">local variables of the FMU </w:t>
                          </w:r>
                        </w:p>
                      </w:tc>
                    </w:tr>
                    <w:tr w:rsidR="000F62E7" w14:paraId="12B648CF" w14:textId="77777777" w:rsidTr="00D2781E">
                      <w:trPr>
                        <w:trHeight w:hRule="exact" w:val="227"/>
                      </w:trPr>
                      <w:tc>
                        <w:tcPr>
                          <w:tcW w:w="348" w:type="dxa"/>
                        </w:tcPr>
                        <w:p w14:paraId="5A00A6BC" w14:textId="6D76A456" w:rsidR="000F62E7" w:rsidRPr="00E97F06" w:rsidRDefault="000F62E7"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0F62E7" w:rsidRPr="00E97F06" w:rsidRDefault="000F62E7" w:rsidP="004B0E4D">
                          <w:pPr>
                            <w:spacing w:line="240" w:lineRule="auto"/>
                            <w:rPr>
                              <w:szCs w:val="20"/>
                            </w:rPr>
                          </w:pPr>
                          <w:r>
                            <w:rPr>
                              <w:szCs w:val="20"/>
                            </w:rPr>
                            <w:t>continuous states (continuous between events)</w:t>
                          </w:r>
                        </w:p>
                      </w:tc>
                    </w:tr>
                    <w:tr w:rsidR="000F62E7" w14:paraId="13055DFA" w14:textId="77777777" w:rsidTr="00D2781E">
                      <w:trPr>
                        <w:trHeight w:hRule="exact" w:val="227"/>
                      </w:trPr>
                      <w:tc>
                        <w:tcPr>
                          <w:tcW w:w="348" w:type="dxa"/>
                        </w:tcPr>
                        <w:p w14:paraId="5BD181E8" w14:textId="06CEB860" w:rsidR="000F62E7" w:rsidRDefault="000F62E7"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0F62E7" w:rsidRDefault="000F62E7" w:rsidP="00DA09E0">
                          <w:pPr>
                            <w:rPr>
                              <w:szCs w:val="20"/>
                            </w:rPr>
                          </w:pPr>
                          <w:r>
                            <w:rPr>
                              <w:szCs w:val="20"/>
                            </w:rPr>
                            <w:t>discrete states (constant between events)</w:t>
                          </w:r>
                        </w:p>
                      </w:tc>
                    </w:tr>
                    <w:tr w:rsidR="000F62E7" w14:paraId="3EF9C198" w14:textId="77777777" w:rsidTr="00D2781E">
                      <w:trPr>
                        <w:trHeight w:hRule="exact" w:val="227"/>
                      </w:trPr>
                      <w:tc>
                        <w:tcPr>
                          <w:tcW w:w="348" w:type="dxa"/>
                        </w:tcPr>
                        <w:p w14:paraId="74A2ABE5" w14:textId="49CD99E3" w:rsidR="000F62E7" w:rsidRDefault="000F62E7" w:rsidP="00DA09E0">
                          <w:pPr>
                            <w:rPr>
                              <w:b/>
                              <w:szCs w:val="20"/>
                              <w:lang w:val="de-DE"/>
                            </w:rPr>
                          </w:pPr>
                          <w:r>
                            <w:rPr>
                              <w:b/>
                              <w:szCs w:val="20"/>
                              <w:lang w:val="de-DE"/>
                            </w:rPr>
                            <w:t>z</w:t>
                          </w:r>
                        </w:p>
                      </w:tc>
                      <w:tc>
                        <w:tcPr>
                          <w:tcW w:w="4756" w:type="dxa"/>
                        </w:tcPr>
                        <w:p w14:paraId="1FA95A4B" w14:textId="5A81189F" w:rsidR="000F62E7" w:rsidRDefault="000F62E7" w:rsidP="00DA09E0">
                          <w:pPr>
                            <w:rPr>
                              <w:szCs w:val="20"/>
                            </w:rPr>
                          </w:pPr>
                          <w:r>
                            <w:rPr>
                              <w:szCs w:val="20"/>
                            </w:rPr>
                            <w:t>(internal) event indicators</w:t>
                          </w:r>
                        </w:p>
                      </w:tc>
                    </w:tr>
                  </w:tbl>
                  <w:p w14:paraId="0F3380D4" w14:textId="77777777" w:rsidR="000F62E7" w:rsidRPr="00E172DB" w:rsidRDefault="000F62E7"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0F62E7" w:rsidRPr="00A64237" w:rsidRDefault="000F62E7"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0F62E7" w:rsidRPr="00044F2D" w:rsidRDefault="000F62E7"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0F62E7" w:rsidRDefault="000F62E7"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0F62E7" w:rsidRDefault="000F62E7"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5" o:title=""/>
            </v:shape>
            <v:shape id="_x0000_s1581" type="#_x0000_t202" style="position:absolute;left:2694;top:2999;width:363;height:448" filled="f" fillcolor="#bbe0e3" stroked="f">
              <v:textbox style="mso-next-textbox:#_x0000_s1581;mso-fit-shape-to-text:t">
                <w:txbxContent>
                  <w:p w14:paraId="7BB5F02E" w14:textId="77777777" w:rsidR="000F62E7" w:rsidRDefault="000F62E7"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82325327" r:id="rId86"/>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3pt;height:16.3pt" o:ole="">
            <v:imagedata r:id="rId87" o:title=""/>
          </v:shape>
          <o:OLEObject Type="Embed" ProgID="Equation.3" ShapeID="_x0000_i1037" DrawAspect="Content" ObjectID="_1682325308" r:id="rId88"/>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8pt" o:ole="">
            <v:imagedata r:id="rId89" o:title=""/>
          </v:shape>
          <o:OLEObject Type="Embed" ProgID="Equation.DSMT4" ShapeID="_x0000_i1038" DrawAspect="Content" ObjectID="_1682325309" r:id="rId90"/>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9pt;height:11.25pt" o:ole="">
            <v:imagedata r:id="rId91" o:title=""/>
          </v:shape>
          <o:OLEObject Type="Embed" ProgID="Equation.3" ShapeID="_x0000_i1039" DrawAspect="Content" ObjectID="_1682325310" r:id="rId92"/>
        </w:object>
      </w:r>
      <w:r w:rsidRPr="0098259C">
        <w:t xml:space="preserve"> is running step by step from </w:t>
      </w:r>
      <w:r w:rsidRPr="0098259C">
        <w:rPr>
          <w:position w:val="-12"/>
        </w:rPr>
        <w:object w:dxaOrig="420" w:dyaOrig="360" w14:anchorId="485CC85E">
          <v:shape id="_x0000_i1040" type="#_x0000_t75" style="width:21.3pt;height:18.8pt" o:ole="">
            <v:imagedata r:id="rId93" o:title=""/>
          </v:shape>
          <o:OLEObject Type="Embed" ProgID="Equation.3" ShapeID="_x0000_i1040" DrawAspect="Content" ObjectID="_1682325311" r:id="rId94"/>
        </w:object>
      </w:r>
      <w:r w:rsidRPr="0098259C">
        <w:t xml:space="preserve"> to </w:t>
      </w:r>
      <w:r w:rsidRPr="0098259C">
        <w:rPr>
          <w:position w:val="-14"/>
        </w:rPr>
        <w:object w:dxaOrig="400" w:dyaOrig="380" w14:anchorId="2A7F949E">
          <v:shape id="_x0000_i1041" type="#_x0000_t75" style="width:21.3pt;height:18.8pt" o:ole="">
            <v:imagedata r:id="rId95" o:title=""/>
          </v:shape>
          <o:OLEObject Type="Embed" ProgID="Equation.3" ShapeID="_x0000_i1041" DrawAspect="Content" ObjectID="_1682325312" r:id="rId96"/>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pt;height:18.8pt" o:ole="">
            <v:imagedata r:id="rId97" o:title=""/>
          </v:shape>
          <o:OLEObject Type="Embed" ProgID="Equation.3" ShapeID="_x0000_i1042" DrawAspect="Content" ObjectID="_1682325313" r:id="rId98"/>
        </w:object>
      </w:r>
      <w:r w:rsidRPr="0098259C">
        <w:t xml:space="preserve"> or the whole time interval </w:t>
      </w:r>
      <w:r w:rsidRPr="0098259C">
        <w:rPr>
          <w:position w:val="-14"/>
        </w:rPr>
        <w:object w:dxaOrig="1020" w:dyaOrig="380" w14:anchorId="5B9B0E70">
          <v:shape id="_x0000_i1043" type="#_x0000_t75" style="width:53.2pt;height:18.8pt" o:ole="">
            <v:imagedata r:id="rId99" o:title=""/>
          </v:shape>
          <o:OLEObject Type="Embed" ProgID="Equation.3" ShapeID="_x0000_i1043" DrawAspect="Content" ObjectID="_1682325314" r:id="rId100"/>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05pt;height:18.8pt" o:ole="">
            <v:imagedata r:id="rId101" o:title=""/>
          </v:shape>
          <o:OLEObject Type="Embed" ProgID="Equation.3" ShapeID="_x0000_i1044" DrawAspect="Content" ObjectID="_1682325315" r:id="rId102"/>
        </w:object>
      </w:r>
      <w:r w:rsidRPr="0098259C">
        <w:t xml:space="preserve">, </w:t>
      </w:r>
      <w:r w:rsidRPr="0098259C">
        <w:rPr>
          <w:position w:val="-14"/>
        </w:rPr>
        <w:object w:dxaOrig="1440" w:dyaOrig="380" w14:anchorId="348053A5">
          <v:shape id="_x0000_i1045" type="#_x0000_t75" style="width:1in;height:18.8pt" o:ole="">
            <v:imagedata r:id="rId103" o:title=""/>
          </v:shape>
          <o:OLEObject Type="Embed" ProgID="Equation.DSMT4" ShapeID="_x0000_i1045" DrawAspect="Content" ObjectID="_1682325316" r:id="rId104"/>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05pt;height:18.8pt" o:ole="">
            <v:imagedata r:id="rId105" o:title=""/>
          </v:shape>
          <o:OLEObject Type="Embed" ProgID="Equation.3" ShapeID="_x0000_i1046" DrawAspect="Content" ObjectID="_1682325317" r:id="rId106"/>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pt;height:18.8pt" o:ole="">
            <v:imagedata r:id="rId107" o:title=""/>
          </v:shape>
          <o:OLEObject Type="Embed" ProgID="Equation.3" ShapeID="_x0000_i1047" DrawAspect="Content" ObjectID="_1682325318" r:id="rId108"/>
        </w:object>
      </w:r>
      <w:r w:rsidRPr="0098259C">
        <w:t xml:space="preserve">and send values of outputs </w:t>
      </w:r>
      <w:r w:rsidRPr="0098259C">
        <w:rPr>
          <w:position w:val="-12"/>
        </w:rPr>
        <w:object w:dxaOrig="639" w:dyaOrig="360" w14:anchorId="080D52A0">
          <v:shape id="_x0000_i1048" type="#_x0000_t75" style="width:30.7pt;height:18.8pt" o:ole="">
            <v:imagedata r:id="rId109" o:title=""/>
          </v:shape>
          <o:OLEObject Type="Embed" ProgID="Equation.3" ShapeID="_x0000_i1048" DrawAspect="Content" ObjectID="_1682325319" r:id="rId110"/>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9pt;height:18.8pt" o:ole="">
            <v:imagedata r:id="rId111" o:title=""/>
          </v:shape>
          <o:OLEObject Type="Embed" ProgID="Equation.3" ShapeID="_x0000_i1049" DrawAspect="Content" ObjectID="_1682325320" r:id="rId112"/>
        </w:object>
      </w:r>
      <w:r w:rsidRPr="0098259C">
        <w:t xml:space="preserve">, </w:t>
      </w:r>
      <w:r w:rsidRPr="0098259C">
        <w:rPr>
          <w:position w:val="-14"/>
        </w:rPr>
        <w:object w:dxaOrig="1460" w:dyaOrig="380" w14:anchorId="3DA8B1B0">
          <v:shape id="_x0000_i1050" type="#_x0000_t75" style="width:72.65pt;height:18.8pt" o:ole="">
            <v:imagedata r:id="rId113" o:title=""/>
          </v:shape>
          <o:OLEObject Type="Embed" ProgID="Equation.DSMT4" ShapeID="_x0000_i1050" DrawAspect="Content" ObjectID="_1682325321" r:id="rId114"/>
        </w:object>
      </w:r>
      <w:r w:rsidRPr="0098259C">
        <w:t xml:space="preserve">can be given to simulate the time subinterval </w:t>
      </w:r>
      <w:r w:rsidRPr="0098259C">
        <w:rPr>
          <w:position w:val="-12"/>
        </w:rPr>
        <w:object w:dxaOrig="1200" w:dyaOrig="360" w14:anchorId="0BB58D3A">
          <v:shape id="_x0000_i1051" type="#_x0000_t75" style="width:61.35pt;height:18.8pt" o:ole="">
            <v:imagedata r:id="rId115" o:title=""/>
          </v:shape>
          <o:OLEObject Type="Embed" ProgID="Equation.DSMT4" ShapeID="_x0000_i1051" DrawAspect="Content" ObjectID="_1682325322" r:id="rId116"/>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8pt;height:18.8pt" o:ole="">
            <v:imagedata r:id="rId117" o:title=""/>
          </v:shape>
          <o:OLEObject Type="Embed" ProgID="Equation.3" ShapeID="_x0000_i1052" DrawAspect="Content" ObjectID="_1682325323" r:id="rId118"/>
        </w:object>
      </w:r>
      <w:r w:rsidRPr="0098259C">
        <w:t xml:space="preserve"> is the communication step size of the </w:t>
      </w:r>
      <w:r w:rsidRPr="0098259C">
        <w:rPr>
          <w:position w:val="-6"/>
        </w:rPr>
        <w:object w:dxaOrig="279" w:dyaOrig="320" w14:anchorId="0C6F5504">
          <v:shape id="_x0000_i1053" type="#_x0000_t75" style="width:14.4pt;height:16.3pt" o:ole="">
            <v:imagedata r:id="rId119" o:title=""/>
          </v:shape>
          <o:OLEObject Type="Embed" ProgID="Equation.3" ShapeID="_x0000_i1053" DrawAspect="Content" ObjectID="_1682325324" r:id="rId120"/>
        </w:object>
      </w:r>
      <w:r w:rsidRPr="0098259C">
        <w:t xml:space="preserve"> communication step, </w:t>
      </w:r>
      <w:r w:rsidRPr="0098259C">
        <w:rPr>
          <w:position w:val="-12"/>
        </w:rPr>
        <w:object w:dxaOrig="1480" w:dyaOrig="360" w14:anchorId="261D435C">
          <v:shape id="_x0000_i1054" type="#_x0000_t75" style="width:76.4pt;height:18.8pt" o:ole="">
            <v:imagedata r:id="rId121" o:title=""/>
          </v:shape>
          <o:OLEObject Type="Embed" ProgID="Equation.3" ShapeID="_x0000_i1054" DrawAspect="Content" ObjectID="_1682325325" r:id="rId122"/>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480" w:name="_Toc55136516"/>
      <w:r>
        <w:lastRenderedPageBreak/>
        <w:t>Mathematical Model</w:t>
      </w:r>
      <w:bookmarkEnd w:id="480"/>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0F62E7"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0F62E7"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0F62E7"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0F62E7"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0F62E7"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0F62E7"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0F62E7"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0F62E7"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481"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0F62E7"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0F62E7"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0F62E7"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481"/>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482" w:name="_Toc55136517"/>
      <w:bookmarkStart w:id="483" w:name="_Toc240646382"/>
      <w:bookmarkStart w:id="484" w:name="_Toc247884555"/>
      <w:r w:rsidRPr="0098259C">
        <w:t>FMI Application Programming Interface</w:t>
      </w:r>
      <w:bookmarkEnd w:id="482"/>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485" w:name="_Toc247964771"/>
      <w:bookmarkStart w:id="486" w:name="_Toc274647154"/>
      <w:bookmarkStart w:id="487" w:name="_Ref290826996"/>
      <w:bookmarkStart w:id="488" w:name="_Ref304553841"/>
      <w:bookmarkStart w:id="489" w:name="_Ref369580299"/>
      <w:bookmarkStart w:id="490"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485"/>
      <w:r w:rsidRPr="0098259C">
        <w:t xml:space="preserve"> and </w:t>
      </w:r>
      <w:r w:rsidR="00966C27" w:rsidRPr="0098259C">
        <w:t>P</w:t>
      </w:r>
      <w:r w:rsidRPr="0098259C">
        <w:t>arameters</w:t>
      </w:r>
      <w:bookmarkEnd w:id="486"/>
      <w:bookmarkEnd w:id="487"/>
      <w:bookmarkEnd w:id="488"/>
      <w:bookmarkEnd w:id="489"/>
      <w:bookmarkEnd w:id="490"/>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r>
              <w:t>Differents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491" w:name="_Ref248821476"/>
      <w:bookmarkStart w:id="492" w:name="_Toc274647155"/>
      <w:bookmarkStart w:id="493" w:name="_Toc55136519"/>
      <w:r w:rsidRPr="0098259C">
        <w:t>Computation</w:t>
      </w:r>
      <w:bookmarkEnd w:id="491"/>
      <w:bookmarkEnd w:id="492"/>
      <w:bookmarkEnd w:id="493"/>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494" w:name="_Toc247964773"/>
      <w:bookmarkStart w:id="495" w:name="_Toc274647156"/>
      <w:bookmarkStart w:id="496" w:name="_Ref369578323"/>
      <w:r>
        <w:br w:type="page"/>
      </w:r>
    </w:p>
    <w:p w14:paraId="771EDC9D" w14:textId="222085D8" w:rsidR="00885BF4" w:rsidRPr="0098259C" w:rsidRDefault="00885BF4" w:rsidP="00885BF4">
      <w:pPr>
        <w:pStyle w:val="Heading3"/>
        <w:spacing w:line="336" w:lineRule="auto"/>
        <w:jc w:val="both"/>
      </w:pPr>
      <w:bookmarkStart w:id="497" w:name="_Ref20232792"/>
      <w:bookmarkStart w:id="498" w:name="_Toc55136520"/>
      <w:r w:rsidRPr="0098259C">
        <w:lastRenderedPageBreak/>
        <w:t>Retrieving Status Information</w:t>
      </w:r>
      <w:bookmarkEnd w:id="494"/>
      <w:r w:rsidRPr="0098259C">
        <w:t xml:space="preserve"> from the Slave</w:t>
      </w:r>
      <w:bookmarkEnd w:id="495"/>
      <w:bookmarkEnd w:id="496"/>
      <w:bookmarkEnd w:id="497"/>
      <w:bookmarkEnd w:id="498"/>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499" w:name="_Toc247964774"/>
      <w:bookmarkStart w:id="500" w:name="_Ref248821801"/>
      <w:bookmarkStart w:id="501" w:name="_Toc274647157"/>
    </w:p>
    <w:p w14:paraId="0A5EDE80" w14:textId="77777777" w:rsidR="00966C27" w:rsidRPr="0098259C" w:rsidRDefault="00966C27" w:rsidP="007137D7">
      <w:pPr>
        <w:pStyle w:val="Heading3"/>
      </w:pPr>
      <w:bookmarkStart w:id="502" w:name="_Ref349039747"/>
      <w:bookmarkStart w:id="503" w:name="_Toc55136521"/>
      <w:r w:rsidRPr="0098259C">
        <w:lastRenderedPageBreak/>
        <w:t>State Machine of Calling Sequenc</w:t>
      </w:r>
      <w:bookmarkEnd w:id="499"/>
      <w:r w:rsidRPr="0098259C">
        <w:t>e from Master to Slave</w:t>
      </w:r>
      <w:bookmarkEnd w:id="500"/>
      <w:bookmarkEnd w:id="501"/>
      <w:bookmarkEnd w:id="502"/>
      <w:bookmarkEnd w:id="503"/>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504" w:name="_Toc247964775"/>
      <w:bookmarkStart w:id="505" w:name="_Toc274647158"/>
      <w:bookmarkStart w:id="506" w:name="_Ref289781010"/>
      <w:bookmarkStart w:id="507"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508" w:name="_Toc55136522"/>
      <w:r w:rsidRPr="0098259C">
        <w:lastRenderedPageBreak/>
        <w:t>Pseudo</w:t>
      </w:r>
      <w:r w:rsidR="00C34D46">
        <w:t>c</w:t>
      </w:r>
      <w:r w:rsidRPr="0098259C">
        <w:t>ode Example</w:t>
      </w:r>
      <w:bookmarkEnd w:id="504"/>
      <w:bookmarkEnd w:id="505"/>
      <w:bookmarkEnd w:id="506"/>
      <w:bookmarkEnd w:id="507"/>
      <w:bookmarkEnd w:id="508"/>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509" w:name="_Toc55136523"/>
      <w:r w:rsidRPr="0098259C">
        <w:lastRenderedPageBreak/>
        <w:t>FMI Description Schema</w:t>
      </w:r>
      <w:bookmarkEnd w:id="509"/>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510" w:name="_Ref289268602"/>
      <w:bookmarkStart w:id="511" w:name="_Ref298170400"/>
      <w:bookmarkStart w:id="512" w:name="_Toc55136524"/>
      <w:r w:rsidRPr="0098259C">
        <w:t>Co</w:t>
      </w:r>
      <w:r w:rsidRPr="0098259C">
        <w:noBreakHyphen/>
        <w:t>Simulation</w:t>
      </w:r>
      <w:bookmarkEnd w:id="510"/>
      <w:r w:rsidR="00121EF8" w:rsidRPr="0098259C">
        <w:t xml:space="preserve"> FMU (CoSimulation)</w:t>
      </w:r>
      <w:bookmarkEnd w:id="511"/>
      <w:bookmarkEnd w:id="512"/>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lastRenderedPageBreak/>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086B2F01"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ins w:id="513" w:author="Bertsch Christian (CR/AEE3)" w:date="2020-12-24T12:12:00Z">
              <w:r w:rsidR="00D55E95" w:rsidRPr="0098259C">
                <w:t xml:space="preserve">Figure </w:t>
              </w:r>
              <w:r w:rsidR="00D55E95">
                <w:rPr>
                  <w:noProof/>
                </w:rPr>
                <w:t>8</w:t>
              </w:r>
            </w:ins>
            <w:del w:id="514" w:author="Bertsch Christian (CR/AEE3)" w:date="2020-12-24T12:12:00Z">
              <w:r w:rsidR="000440B4" w:rsidRPr="0098259C" w:rsidDel="00D55E95">
                <w:delText xml:space="preserve">Figure </w:delText>
              </w:r>
              <w:r w:rsidR="000440B4" w:rsidDel="00D55E95">
                <w:rPr>
                  <w:noProof/>
                </w:rPr>
                <w:delText>8</w:delText>
              </w:r>
            </w:del>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lastRenderedPageBreak/>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515" w:name="_Toc55136525"/>
      <w:r w:rsidRPr="0098259C">
        <w:t xml:space="preserve">Example </w:t>
      </w:r>
      <w:r w:rsidR="00374F39" w:rsidRPr="0098259C">
        <w:t>XML</w:t>
      </w:r>
      <w:r w:rsidRPr="0098259C">
        <w:t xml:space="preserve"> Description File</w:t>
      </w:r>
      <w:bookmarkEnd w:id="515"/>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516" w:name="_Ref305442034"/>
      <w:bookmarkStart w:id="517" w:name="_Toc55136526"/>
      <w:r w:rsidRPr="0098259C">
        <w:lastRenderedPageBreak/>
        <w:t>Literature</w:t>
      </w:r>
      <w:bookmarkEnd w:id="483"/>
      <w:bookmarkEnd w:id="484"/>
      <w:bookmarkEnd w:id="516"/>
      <w:bookmarkEnd w:id="517"/>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7"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8"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9"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0"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1"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2"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3"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4"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5"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518" w:name="_Toc247884556"/>
      <w:bookmarkStart w:id="519" w:name="_Toc55136527"/>
      <w:r w:rsidRPr="0098259C">
        <w:lastRenderedPageBreak/>
        <w:t>FMI Revision History</w:t>
      </w:r>
      <w:bookmarkEnd w:id="518"/>
      <w:bookmarkEnd w:id="519"/>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6"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7"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520" w:name="_Toc247884557"/>
      <w:bookmarkStart w:id="521" w:name="_Toc55136528"/>
      <w:r w:rsidRPr="0098259C">
        <w:t>Version 1.0</w:t>
      </w:r>
      <w:bookmarkEnd w:id="520"/>
      <w:r w:rsidRPr="0098259C">
        <w:t xml:space="preserve"> – FMI for Model Exchange</w:t>
      </w:r>
      <w:bookmarkEnd w:id="521"/>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lastRenderedPageBreak/>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522" w:name="_Toc55136529"/>
      <w:r w:rsidRPr="0098259C">
        <w:t>Version 1.0 – FMI for Co-Simulation</w:t>
      </w:r>
      <w:bookmarkEnd w:id="522"/>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523" w:name="_Toc20839962"/>
      <w:bookmarkStart w:id="524" w:name="_Toc20839963"/>
      <w:bookmarkStart w:id="525" w:name="_Toc20839964"/>
      <w:bookmarkStart w:id="526" w:name="_Toc20839965"/>
      <w:bookmarkStart w:id="527" w:name="_Toc20839966"/>
      <w:bookmarkStart w:id="528" w:name="_Toc20839967"/>
      <w:bookmarkStart w:id="529" w:name="_Toc20839968"/>
      <w:bookmarkStart w:id="530" w:name="_Toc20839969"/>
      <w:bookmarkStart w:id="531" w:name="_Toc20839970"/>
      <w:bookmarkStart w:id="532" w:name="_Toc20839971"/>
      <w:bookmarkStart w:id="533" w:name="_Toc20839972"/>
      <w:bookmarkStart w:id="534" w:name="_Toc20839973"/>
      <w:bookmarkStart w:id="535" w:name="_Toc20839974"/>
      <w:bookmarkStart w:id="536" w:name="_Toc20839975"/>
      <w:bookmarkStart w:id="537" w:name="_Toc20839976"/>
      <w:bookmarkStart w:id="538" w:name="_Toc20839977"/>
      <w:bookmarkStart w:id="539" w:name="_Toc20839978"/>
      <w:bookmarkStart w:id="540" w:name="_Toc20839979"/>
      <w:bookmarkStart w:id="541" w:name="_Toc20839980"/>
      <w:bookmarkStart w:id="542" w:name="_Toc20839981"/>
      <w:bookmarkStart w:id="543" w:name="_Toc20839982"/>
      <w:bookmarkStart w:id="544" w:name="_Toc55136530"/>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r w:rsidRPr="0098259C">
        <w:t>Version 2.0</w:t>
      </w:r>
      <w:r w:rsidR="00C47A06" w:rsidRPr="0098259C">
        <w:t xml:space="preserve"> – FMI for Model Exchange and Co-Simulation</w:t>
      </w:r>
      <w:bookmarkEnd w:id="544"/>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545" w:name="_Ref305158977"/>
      <w:bookmarkStart w:id="546" w:name="_Toc55136531"/>
      <w:r w:rsidRPr="0098259C">
        <w:t>Overview</w:t>
      </w:r>
      <w:bookmarkEnd w:id="545"/>
      <w:bookmarkEnd w:id="546"/>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547" w:name="_Toc55136532"/>
      <w:r w:rsidRPr="0098259C">
        <w:t>Main changes</w:t>
      </w:r>
      <w:bookmarkEnd w:id="547"/>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548" w:name="_Toc55136533"/>
      <w:r w:rsidRPr="0098259C">
        <w:lastRenderedPageBreak/>
        <w:t>Contributors</w:t>
      </w:r>
      <w:bookmarkEnd w:id="548"/>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38"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549" w:name="_Toc55136534"/>
      <w:r>
        <w:t>F</w:t>
      </w:r>
      <w:r w:rsidR="001F176C">
        <w:t>MI 2.0.1 m</w:t>
      </w:r>
      <w:r>
        <w:t>a</w:t>
      </w:r>
      <w:r w:rsidR="00460616">
        <w:t>i</w:t>
      </w:r>
      <w:r>
        <w:t xml:space="preserve">ntenane release: </w:t>
      </w:r>
      <w:r w:rsidR="001F176C">
        <w:t>c</w:t>
      </w:r>
      <w:r>
        <w:t>hanges and contributors</w:t>
      </w:r>
      <w:bookmarkEnd w:id="549"/>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39"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rPr>
          <w:ins w:id="550" w:author="Bertsch Christian (CR/AEE3)" w:date="2020-11-01T14:28:00Z"/>
        </w:rPr>
      </w:pPr>
      <w:r>
        <w:t xml:space="preserve">For further contributors by comments please refer to the issue tracking system </w:t>
      </w:r>
      <w:hyperlink r:id="rId140"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rPr>
          <w:ins w:id="551" w:author="Bertsch Christian (CR/AEE3)" w:date="2020-11-01T14:28:00Z"/>
        </w:rPr>
      </w:pPr>
    </w:p>
    <w:p w14:paraId="67181B1F" w14:textId="293BC642" w:rsidR="00530EF9" w:rsidRDefault="00530EF9" w:rsidP="00D2781E">
      <w:pPr>
        <w:pStyle w:val="BodyText"/>
        <w:spacing w:before="0"/>
        <w:rPr>
          <w:ins w:id="552" w:author="Bertsch Christian (CR/AEE3)" w:date="2020-11-01T14:28:00Z"/>
        </w:rPr>
      </w:pPr>
    </w:p>
    <w:p w14:paraId="2EF3D497" w14:textId="7A2032A8" w:rsidR="00530EF9" w:rsidRPr="0098259C" w:rsidRDefault="00530EF9">
      <w:pPr>
        <w:pStyle w:val="Appendix3"/>
        <w:rPr>
          <w:ins w:id="553" w:author="Bertsch Christian (CR/AEE3)" w:date="2020-11-01T14:28:00Z"/>
        </w:rPr>
        <w:pPrChange w:id="554" w:author="Bertsch Christian (CR/AEE3)" w:date="2020-11-01T14:28:00Z">
          <w:pPr>
            <w:pStyle w:val="Appendix3"/>
            <w:numPr>
              <w:numId w:val="74"/>
            </w:numPr>
          </w:pPr>
        </w:pPrChange>
      </w:pPr>
      <w:bookmarkStart w:id="555" w:name="_Toc55136535"/>
      <w:ins w:id="556" w:author="Bertsch Christian (CR/AEE3)" w:date="2020-11-01T14:28:00Z">
        <w:r>
          <w:t>FMI 2.0.2 maintenane release: changes and contributors</w:t>
        </w:r>
        <w:bookmarkEnd w:id="555"/>
      </w:ins>
    </w:p>
    <w:p w14:paraId="5B2F7062" w14:textId="3FCCAF68" w:rsidR="00530EF9" w:rsidRDefault="00530EF9" w:rsidP="00530EF9">
      <w:pPr>
        <w:pStyle w:val="BodyText"/>
        <w:rPr>
          <w:ins w:id="557" w:author="Bertsch Christian (CR/AEE3)" w:date="2020-11-01T14:28:00Z"/>
          <w:spacing w:val="0"/>
        </w:rPr>
      </w:pPr>
      <w:ins w:id="558" w:author="Bertsch Christian (CR/AEE3)" w:date="2020-11-01T14:28:00Z">
        <w:r>
          <w:rPr>
            <w:spacing w:val="0"/>
          </w:rPr>
          <w:t>The changes w.r.t. FMI 2.0.1 (clarifications and bugfixes) are summarized on the release page for FMI 2.0.</w:t>
        </w:r>
      </w:ins>
      <w:ins w:id="559" w:author="Bertsch Christian (CR/AEE3)" w:date="2020-11-01T14:29:00Z">
        <w:r>
          <w:rPr>
            <w:spacing w:val="0"/>
          </w:rPr>
          <w:t>2</w:t>
        </w:r>
      </w:ins>
      <w:ins w:id="560" w:author="Bertsch Christian (CR/AEE3)" w:date="2020-11-01T14:28:00Z">
        <w:r>
          <w:rPr>
            <w:spacing w:val="0"/>
          </w:rPr>
          <w:br/>
        </w:r>
        <w:r w:rsidRPr="00530EF9">
          <w:rPr>
            <w:rPrChange w:id="561" w:author="Bertsch Christian (CR/AEE3)" w:date="2020-11-01T14:29:00Z">
              <w:rPr>
                <w:rStyle w:val="Hyperlink"/>
                <w:spacing w:val="0"/>
              </w:rPr>
            </w:rPrChange>
          </w:rPr>
          <w:t>https://github.com/modelica/fmi-standard/releases/tag/v2.0.</w:t>
        </w:r>
      </w:ins>
      <w:ins w:id="562" w:author="Bertsch Christian (CR/AEE3)" w:date="2020-11-01T14:29:00Z">
        <w:r>
          <w:rPr>
            <w:spacing w:val="0"/>
          </w:rPr>
          <w:t>2</w:t>
        </w:r>
      </w:ins>
      <w:ins w:id="563" w:author="Bertsch Christian (CR/AEE3)" w:date="2020-11-01T14:28:00Z">
        <w:r>
          <w:rPr>
            <w:spacing w:val="0"/>
          </w:rPr>
          <w:t xml:space="preserve"> </w:t>
        </w:r>
      </w:ins>
    </w:p>
    <w:p w14:paraId="740F0CA9" w14:textId="77777777" w:rsidR="00530EF9" w:rsidRDefault="00530EF9" w:rsidP="00530EF9">
      <w:pPr>
        <w:pStyle w:val="BodyText"/>
        <w:spacing w:before="0"/>
        <w:rPr>
          <w:ins w:id="564" w:author="Bertsch Christian (CR/AEE3)" w:date="2020-11-01T14:28:00Z"/>
        </w:rPr>
      </w:pPr>
    </w:p>
    <w:p w14:paraId="0065AA22" w14:textId="0D255DD7" w:rsidR="00530EF9" w:rsidRPr="0098259C" w:rsidRDefault="00530EF9" w:rsidP="00530EF9">
      <w:pPr>
        <w:pStyle w:val="BodyText"/>
        <w:spacing w:before="0"/>
        <w:rPr>
          <w:ins w:id="565" w:author="Bertsch Christian (CR/AEE3)" w:date="2020-11-01T14:28:00Z"/>
        </w:rPr>
      </w:pPr>
      <w:ins w:id="566" w:author="Bertsch Christian (CR/AEE3)" w:date="2020-11-01T14:28:00Z">
        <w:r>
          <w:t xml:space="preserve">For contributors please refer to the issue tracking system </w:t>
        </w:r>
        <w:r>
          <w:fldChar w:fldCharType="begin"/>
        </w:r>
        <w:r>
          <w:instrText xml:space="preserve"> HYPERLINK "https://github.com/modelica/fmi-standard/milestone/3" </w:instrText>
        </w:r>
        <w:r>
          <w:fldChar w:fldCharType="separate"/>
        </w:r>
        <w:r w:rsidRPr="009E72A6">
          <w:rPr>
            <w:rStyle w:val="Hyperlink"/>
          </w:rPr>
          <w:t>https://github.com/modelica/fmi-standard/milestone/</w:t>
        </w:r>
        <w:r>
          <w:rPr>
            <w:rStyle w:val="Hyperlink"/>
          </w:rPr>
          <w:fldChar w:fldCharType="end"/>
        </w:r>
      </w:ins>
      <w:ins w:id="567" w:author="Bertsch Christian (CR/AEE3)" w:date="2020-11-01T14:30:00Z">
        <w:r>
          <w:rPr>
            <w:rStyle w:val="Hyperlink"/>
          </w:rPr>
          <w:t>15</w:t>
        </w:r>
      </w:ins>
      <w:ins w:id="568" w:author="Bertsch Christian (CR/AEE3)" w:date="2020-11-01T14:28:00Z">
        <w:r>
          <w:t xml:space="preserve"> </w:t>
        </w:r>
      </w:ins>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569" w:name="_Toc240646383"/>
      <w:bookmarkStart w:id="570" w:name="_Toc247884564"/>
      <w:bookmarkStart w:id="571" w:name="_Toc55136536"/>
      <w:bookmarkEnd w:id="59"/>
      <w:bookmarkEnd w:id="60"/>
      <w:bookmarkEnd w:id="61"/>
      <w:bookmarkEnd w:id="62"/>
      <w:bookmarkEnd w:id="63"/>
      <w:bookmarkEnd w:id="64"/>
      <w:r w:rsidRPr="0098259C">
        <w:lastRenderedPageBreak/>
        <w:t>Glossary</w:t>
      </w:r>
      <w:bookmarkEnd w:id="569"/>
      <w:bookmarkEnd w:id="570"/>
      <w:bookmarkEnd w:id="571"/>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1"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2" w:history="1">
              <w:r w:rsidRPr="0098259C">
                <w:rPr>
                  <w:rStyle w:val="Hyperlink"/>
                </w:rPr>
                <w:t>www.osek-vdx.org</w:t>
              </w:r>
            </w:hyperlink>
            <w:r w:rsidRPr="0098259C">
              <w:t xml:space="preserve">, </w:t>
            </w:r>
            <w:hyperlink r:id="rId143"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4"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5"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6"/>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CB7C1" w14:textId="77777777" w:rsidR="00FD7A36" w:rsidRDefault="00FD7A36">
      <w:r>
        <w:separator/>
      </w:r>
    </w:p>
  </w:endnote>
  <w:endnote w:type="continuationSeparator" w:id="0">
    <w:p w14:paraId="070DF023" w14:textId="77777777" w:rsidR="00FD7A36" w:rsidRDefault="00FD7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5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5C00B" w14:textId="77777777" w:rsidR="00FD7A36" w:rsidRDefault="00FD7A36">
      <w:r>
        <w:separator/>
      </w:r>
    </w:p>
  </w:footnote>
  <w:footnote w:type="continuationSeparator" w:id="0">
    <w:p w14:paraId="1916BE24" w14:textId="77777777" w:rsidR="00FD7A36" w:rsidRDefault="00FD7A36">
      <w:r>
        <w:continuationSeparator/>
      </w:r>
    </w:p>
  </w:footnote>
  <w:footnote w:id="1">
    <w:p w14:paraId="383712B6" w14:textId="77777777" w:rsidR="000F62E7" w:rsidRPr="00FD5BB5" w:rsidRDefault="000F62E7">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0F62E7" w:rsidRPr="00900C2B" w:rsidRDefault="000F62E7">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0F62E7" w:rsidRPr="002E45B5" w:rsidRDefault="000F62E7"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0F62E7" w:rsidRPr="003200BB" w:rsidRDefault="000F62E7">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0F62E7" w:rsidRPr="00BE1273" w:rsidRDefault="000F62E7">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0F62E7" w:rsidRPr="002E45B5" w:rsidRDefault="000F62E7"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0F62E7" w:rsidRPr="003200BB" w:rsidRDefault="000F62E7">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0F62E7" w:rsidRPr="003200BB" w:rsidRDefault="000F62E7">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0F62E7" w:rsidRPr="004865EB" w:rsidRDefault="000F62E7">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0F62E7" w:rsidRPr="00DA68AF" w:rsidRDefault="000F62E7">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0F62E7" w:rsidRPr="002E45B5" w:rsidRDefault="000F62E7"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0F62E7" w:rsidRPr="008C464A" w:rsidRDefault="000F62E7"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0F62E7" w:rsidRPr="008C464A" w:rsidRDefault="000F62E7"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530EF9">
      <w:rPr>
        <w:color w:val="000000" w:themeColor="text1"/>
        <w:vertAlign w:val="superscript"/>
        <w:rPrChange w:id="0" w:author="Bertsch Christian (CR/AEE3)" w:date="2020-11-01T14:33:00Z">
          <w:rPr>
            <w:color w:val="000000" w:themeColor="text1"/>
          </w:rPr>
        </w:rPrChange>
      </w:rPr>
      <w:t>th</w:t>
    </w:r>
    <w:r>
      <w:rPr>
        <w:color w:val="000000" w:themeColor="text1"/>
      </w:rPr>
      <w:t xml:space="preserve"> 2020</w:t>
    </w:r>
  </w:p>
  <w:p w14:paraId="1A111003" w14:textId="2E90DE3D" w:rsidR="000F62E7" w:rsidRPr="008C464A" w:rsidRDefault="000F62E7"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5A7D83">
      <w:rPr>
        <w:noProof/>
        <w:color w:val="000000" w:themeColor="text1"/>
      </w:rPr>
      <w:t>23</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5A7D83">
      <w:rPr>
        <w:rStyle w:val="PageNumber"/>
        <w:rFonts w:cs="Times New Roman"/>
        <w:noProof/>
        <w:color w:val="000000" w:themeColor="text1"/>
        <w:spacing w:val="0"/>
        <w:szCs w:val="18"/>
      </w:rPr>
      <w:t>130</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0F62E7" w:rsidRDefault="000F62E7">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0F62E7" w:rsidRDefault="000F62E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rson w15:author="SOMMER Torsten">
    <w15:presenceInfo w15:providerId="AD" w15:userId="S-1-5-21-2455101938-2081098319-3243300316-7299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1A4A"/>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2E7"/>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131"/>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A7D83"/>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6D8"/>
    <w:rsid w:val="00A33508"/>
    <w:rsid w:val="00A3399A"/>
    <w:rsid w:val="00A35B99"/>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3453"/>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D7A36"/>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0.png"/><Relationship Id="rId89" Type="http://schemas.openxmlformats.org/officeDocument/2006/relationships/image" Target="media/image43.wmf"/><Relationship Id="rId112" Type="http://schemas.openxmlformats.org/officeDocument/2006/relationships/oleObject" Target="embeddings/oleObject24.bin"/><Relationship Id="rId133" Type="http://schemas.openxmlformats.org/officeDocument/2006/relationships/hyperlink" Target="http://www.di.ens.fr/~pouzet/lucid-synchrone/" TargetMode="External"/><Relationship Id="rId138" Type="http://schemas.openxmlformats.org/officeDocument/2006/relationships/hyperlink" Target="https://github.com/modelica/FMIModelicaTest"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image" Target="media/image14.wmf"/><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5.png"/><Relationship Id="rId102" Type="http://schemas.openxmlformats.org/officeDocument/2006/relationships/oleObject" Target="embeddings/oleObject19.bin"/><Relationship Id="rId123" Type="http://schemas.openxmlformats.org/officeDocument/2006/relationships/image" Target="media/image60.png"/><Relationship Id="rId128" Type="http://schemas.openxmlformats.org/officeDocument/2006/relationships/hyperlink" Target="http://www.di.ens.fr/~pouzet/bib/cdc10.pdf" TargetMode="External"/><Relationship Id="rId144" Type="http://schemas.openxmlformats.org/officeDocument/2006/relationships/hyperlink" Target="http://www.w3.org/XML/"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w3.org/TR/xmlschema-2/" TargetMode="External"/><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55.wmf"/><Relationship Id="rId118" Type="http://schemas.openxmlformats.org/officeDocument/2006/relationships/oleObject" Target="embeddings/oleObject27.bin"/><Relationship Id="rId134" Type="http://schemas.openxmlformats.org/officeDocument/2006/relationships/hyperlink" Target="http://www.w3.org/XML/" TargetMode="External"/><Relationship Id="rId139" Type="http://schemas.openxmlformats.org/officeDocument/2006/relationships/hyperlink" Target="https://github.com/modelica/fmi-standard/releases/tag/v2.0.1" TargetMode="External"/><Relationship Id="rId80" Type="http://schemas.openxmlformats.org/officeDocument/2006/relationships/image" Target="media/image36.png"/><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image" Target="media/image9.png"/><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image" Target="media/image61.png"/><Relationship Id="rId129" Type="http://schemas.openxmlformats.org/officeDocument/2006/relationships/hyperlink" Target="http://www.ep.liu.se/ecp/063/013/ecp11063013.pdf" TargetMode="External"/><Relationship Id="rId137" Type="http://schemas.openxmlformats.org/officeDocument/2006/relationships/hyperlink" Target="http://www.itea2.org/"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10.bin"/><Relationship Id="rId62" Type="http://schemas.openxmlformats.org/officeDocument/2006/relationships/image" Target="media/image22.png"/><Relationship Id="rId70" Type="http://schemas.openxmlformats.org/officeDocument/2006/relationships/hyperlink" Target="https://ssp-standard.org/"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oleObject" Target="embeddings/oleObject12.bin"/><Relationship Id="rId91" Type="http://schemas.openxmlformats.org/officeDocument/2006/relationships/image" Target="media/image44.wmf"/><Relationship Id="rId96" Type="http://schemas.openxmlformats.org/officeDocument/2006/relationships/oleObject" Target="embeddings/oleObject16.bin"/><Relationship Id="rId111" Type="http://schemas.openxmlformats.org/officeDocument/2006/relationships/image" Target="media/image54.wmf"/><Relationship Id="rId132" Type="http://schemas.openxmlformats.org/officeDocument/2006/relationships/hyperlink" Target="https://www.modelica.org/documents/ModelicaSpec33.pdf" TargetMode="External"/><Relationship Id="rId140" Type="http://schemas.openxmlformats.org/officeDocument/2006/relationships/hyperlink" Target="https://github.com/modelica/fmi-standard/milestone/3" TargetMode="External"/><Relationship Id="rId145"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58.wmf"/><Relationship Id="rId127" Type="http://schemas.openxmlformats.org/officeDocument/2006/relationships/hyperlink" Target="http://www.ep.liu.se/ecp/076/018/ecp12076018.pdf" TargetMode="External"/><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w3.org/TR/xmlschema-2/" TargetMode="External"/><Relationship Id="rId52" Type="http://schemas.openxmlformats.org/officeDocument/2006/relationships/oleObject" Target="embeddings/oleObject9.bin"/><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www.cmake.org" TargetMode="External"/><Relationship Id="rId81" Type="http://schemas.openxmlformats.org/officeDocument/2006/relationships/image" Target="media/image37.png"/><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9.bin"/><Relationship Id="rId130" Type="http://schemas.openxmlformats.org/officeDocument/2006/relationships/hyperlink" Target="http://www.ep.liu.se/ecp/076/017/ecp12076017.pdf" TargetMode="External"/><Relationship Id="rId135" Type="http://schemas.openxmlformats.org/officeDocument/2006/relationships/hyperlink" Target="http://en.wikipedia.org/wiki/Xml" TargetMode="External"/><Relationship Id="rId143" Type="http://schemas.openxmlformats.org/officeDocument/2006/relationships/hyperlink" Target="http://de.wikipedia.org/wiki/OSEK"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3.wmf"/><Relationship Id="rId55" Type="http://schemas.openxmlformats.org/officeDocument/2006/relationships/image" Target="media/image15.png"/><Relationship Id="rId76" Type="http://schemas.openxmlformats.org/officeDocument/2006/relationships/hyperlink" Target="http://en.wikipedia.org/wiki/Extended_BNF" TargetMode="External"/><Relationship Id="rId97" Type="http://schemas.openxmlformats.org/officeDocument/2006/relationships/image" Target="media/image47.wmf"/><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62.png"/><Relationship Id="rId141" Type="http://schemas.openxmlformats.org/officeDocument/2006/relationships/hyperlink" Target="http://www.autosar.org/"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oleObject" Target="embeddings/oleObject14.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infoset/" TargetMode="External"/><Relationship Id="rId66" Type="http://schemas.openxmlformats.org/officeDocument/2006/relationships/image" Target="media/image26.png"/><Relationship Id="rId87" Type="http://schemas.openxmlformats.org/officeDocument/2006/relationships/image" Target="media/image42.wmf"/><Relationship Id="rId110" Type="http://schemas.openxmlformats.org/officeDocument/2006/relationships/oleObject" Target="embeddings/oleObject23.bin"/><Relationship Id="rId115" Type="http://schemas.openxmlformats.org/officeDocument/2006/relationships/image" Target="media/image56.wmf"/><Relationship Id="rId131" Type="http://schemas.openxmlformats.org/officeDocument/2006/relationships/hyperlink" Target="https://ptolemy.berkeley.edu/publications/papers/07/unifying/LeeZheng_SRUnifying.pdf" TargetMode="External"/><Relationship Id="rId136" Type="http://schemas.openxmlformats.org/officeDocument/2006/relationships/hyperlink" Target="https://fmi-standard.org/downloads/" TargetMode="Externa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image" Target="media/image16.png"/><Relationship Id="rId77" Type="http://schemas.openxmlformats.org/officeDocument/2006/relationships/hyperlink" Target="http://en.wikipedia.org/wiki/Depth-first_search" TargetMode="External"/><Relationship Id="rId100" Type="http://schemas.openxmlformats.org/officeDocument/2006/relationships/oleObject" Target="embeddings/oleObject18.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oleObject" Target="embeddings/oleObject17.bin"/><Relationship Id="rId121" Type="http://schemas.openxmlformats.org/officeDocument/2006/relationships/image" Target="media/image59.wmf"/><Relationship Id="rId142" Type="http://schemas.openxmlformats.org/officeDocument/2006/relationships/hyperlink" Target="http://www.osek-vdx.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6D7DE-808D-48E2-B136-37E259F89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47755</Words>
  <Characters>272204</Characters>
  <Application>Microsoft Office Word</Application>
  <DocSecurity>0</DocSecurity>
  <Lines>2268</Lines>
  <Paragraphs>638</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Functional Mock-up Interface 2.0.2</vt:lpstr>
      <vt:lpstr>General Document template</vt:lpstr>
      <vt:lpstr>General Document template</vt:lpstr>
    </vt:vector>
  </TitlesOfParts>
  <Company>MAP FMI</Company>
  <LinksUpToDate>false</LinksUpToDate>
  <CharactersWithSpaces>319321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SOMMER Torsten</cp:lastModifiedBy>
  <cp:revision>44</cp:revision>
  <cp:lastPrinted>2020-12-24T11:15:00Z</cp:lastPrinted>
  <dcterms:created xsi:type="dcterms:W3CDTF">2019-10-03T14:54:00Z</dcterms:created>
  <dcterms:modified xsi:type="dcterms:W3CDTF">2021-05-12T09:47:00Z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