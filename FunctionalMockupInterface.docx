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135892" w14:textId="77777777" w:rsidR="0053478F" w:rsidRPr="0098259C" w:rsidRDefault="0053478F" w:rsidP="00E04F7A"/>
    <w:p w14:paraId="4939B61A" w14:textId="77777777" w:rsidR="007C0012" w:rsidRPr="0098259C" w:rsidRDefault="007C0012" w:rsidP="007C0012">
      <w:pPr>
        <w:pStyle w:val="Textkrper"/>
        <w:sectPr w:rsidR="007C0012" w:rsidRPr="0098259C" w:rsidSect="00C22B4B">
          <w:headerReference w:type="default" r:id="rId9"/>
          <w:headerReference w:type="first" r:id="rId10"/>
          <w:pgSz w:w="11906" w:h="16838" w:code="9"/>
          <w:pgMar w:top="2693" w:right="851" w:bottom="794" w:left="1361" w:header="851" w:footer="0" w:gutter="0"/>
          <w:pgNumType w:start="0"/>
          <w:cols w:space="720"/>
          <w:titlePg/>
          <w:docGrid w:linePitch="360"/>
        </w:sectPr>
      </w:pPr>
    </w:p>
    <w:p w14:paraId="460BCDD9" w14:textId="77777777" w:rsidR="00F27D01" w:rsidRDefault="00F27D01" w:rsidP="00471821">
      <w:pPr>
        <w:pStyle w:val="Titlefrontpage"/>
        <w:jc w:val="left"/>
        <w:rPr>
          <w:szCs w:val="32"/>
        </w:rPr>
      </w:pPr>
    </w:p>
    <w:p w14:paraId="4DE4E5D5" w14:textId="77777777" w:rsidR="00F27D01" w:rsidRDefault="00F27D01" w:rsidP="00471821">
      <w:pPr>
        <w:pStyle w:val="Titlefrontpage"/>
        <w:jc w:val="left"/>
        <w:rPr>
          <w:szCs w:val="32"/>
        </w:rPr>
      </w:pPr>
    </w:p>
    <w:p w14:paraId="6151FAB6" w14:textId="77777777" w:rsidR="0053478F" w:rsidRPr="0098259C" w:rsidRDefault="00332E07" w:rsidP="00471821">
      <w:pPr>
        <w:pStyle w:val="Titlefrontpage"/>
        <w:jc w:val="left"/>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77777777" w:rsidR="009314E5" w:rsidRPr="0098259C" w:rsidRDefault="009314E5" w:rsidP="0053478F">
      <w:pPr>
        <w:pStyle w:val="Titlefrontpage"/>
      </w:pPr>
    </w:p>
    <w:p w14:paraId="663F0848" w14:textId="4414294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del w:id="0" w:author="Otter, Martin" w:date="2014-07-17T18:27:00Z">
        <w:r w:rsidRPr="00AE2A4F" w:rsidDel="00932BCC">
          <w:rPr>
            <w:sz w:val="24"/>
          </w:rPr>
          <w:delText xml:space="preserve"> </w:delText>
        </w:r>
      </w:del>
      <w:del w:id="1" w:author="Otter, Martin" w:date="2014-07-07T13:46:00Z">
        <w:r w:rsidR="003F2438" w:rsidDel="00343699">
          <w:rPr>
            <w:sz w:val="24"/>
          </w:rPr>
          <w:delText xml:space="preserve">Release Candidate </w:delText>
        </w:r>
      </w:del>
      <w:del w:id="2" w:author="Otter, Martin" w:date="2014-06-04T16:26:00Z">
        <w:r w:rsidR="003F2438" w:rsidDel="0048223C">
          <w:rPr>
            <w:sz w:val="24"/>
          </w:rPr>
          <w:delText>1</w:delText>
        </w:r>
      </w:del>
    </w:p>
    <w:p w14:paraId="1B2D96DD" w14:textId="33322D8D" w:rsidR="0084747C" w:rsidRDefault="00D0034A" w:rsidP="00D0034A">
      <w:pPr>
        <w:pStyle w:val="Subtitlefrontpage"/>
        <w:tabs>
          <w:tab w:val="left" w:pos="3060"/>
        </w:tabs>
        <w:rPr>
          <w:sz w:val="24"/>
        </w:rPr>
      </w:pPr>
      <w:r w:rsidRPr="00AE2A4F">
        <w:rPr>
          <w:sz w:val="24"/>
        </w:rPr>
        <w:tab/>
      </w:r>
      <w:ins w:id="3" w:author="Otter, Martin" w:date="2014-06-04T16:27:00Z">
        <w:r w:rsidR="00683EB8">
          <w:rPr>
            <w:sz w:val="24"/>
          </w:rPr>
          <w:t>Ju</w:t>
        </w:r>
      </w:ins>
      <w:ins w:id="4" w:author="Otter, Martin" w:date="2014-07-02T12:05:00Z">
        <w:r w:rsidR="00683EB8">
          <w:rPr>
            <w:sz w:val="24"/>
          </w:rPr>
          <w:t>ly</w:t>
        </w:r>
      </w:ins>
      <w:ins w:id="5" w:author="Otter, Martin" w:date="2014-06-04T16:27:00Z">
        <w:r w:rsidR="00C42CEF">
          <w:rPr>
            <w:sz w:val="24"/>
          </w:rPr>
          <w:t xml:space="preserve"> </w:t>
        </w:r>
      </w:ins>
      <w:ins w:id="6" w:author="Otter, Martin" w:date="2014-07-17T18:21:00Z">
        <w:r w:rsidR="002B1DE3">
          <w:rPr>
            <w:sz w:val="24"/>
          </w:rPr>
          <w:t>25</w:t>
        </w:r>
      </w:ins>
      <w:ins w:id="7" w:author="Otter, Martin" w:date="2014-04-24T10:38:00Z">
        <w:r w:rsidR="005B682A">
          <w:rPr>
            <w:sz w:val="24"/>
          </w:rPr>
          <w:t xml:space="preserve">, </w:t>
        </w:r>
      </w:ins>
      <w:del w:id="8" w:author="Otter, Martin" w:date="2014-04-24T10:38:00Z">
        <w:r w:rsidR="0044608E" w:rsidDel="005B682A">
          <w:rPr>
            <w:sz w:val="24"/>
          </w:rPr>
          <w:delText xml:space="preserve">October </w:delText>
        </w:r>
        <w:r w:rsidR="003F2438" w:rsidDel="005B682A">
          <w:rPr>
            <w:sz w:val="24"/>
          </w:rPr>
          <w:delText>1</w:delText>
        </w:r>
        <w:r w:rsidR="0044608E" w:rsidDel="005B682A">
          <w:rPr>
            <w:sz w:val="24"/>
          </w:rPr>
          <w:delText>8</w:delText>
        </w:r>
        <w:r w:rsidR="00781A1F" w:rsidRPr="00AE2A4F" w:rsidDel="005B682A">
          <w:rPr>
            <w:sz w:val="24"/>
          </w:rPr>
          <w:delText>,</w:delText>
        </w:r>
        <w:r w:rsidRPr="00AE2A4F" w:rsidDel="005B682A">
          <w:rPr>
            <w:sz w:val="24"/>
          </w:rPr>
          <w:delText xml:space="preserve"> </w:delText>
        </w:r>
      </w:del>
      <w:r w:rsidRPr="00AE2A4F">
        <w:rPr>
          <w:sz w:val="24"/>
        </w:rPr>
        <w:t>201</w:t>
      </w:r>
      <w:ins w:id="9" w:author="Otter, Martin" w:date="2014-04-24T10:38:00Z">
        <w:r w:rsidR="005B682A">
          <w:rPr>
            <w:sz w:val="24"/>
          </w:rPr>
          <w:t>4</w:t>
        </w:r>
      </w:ins>
      <w:del w:id="10" w:author="Otter, Martin" w:date="2014-04-24T10:38:00Z">
        <w:r w:rsidR="00BA58A3" w:rsidDel="005B682A">
          <w:rPr>
            <w:sz w:val="24"/>
          </w:rPr>
          <w:delText>3</w:delText>
        </w:r>
      </w:del>
    </w:p>
    <w:p w14:paraId="3F01548F" w14:textId="77777777" w:rsidR="00247AA6" w:rsidRDefault="00C01C3E" w:rsidP="00247AA6">
      <w:pPr>
        <w:pStyle w:val="StandardWeb"/>
        <w:spacing w:before="0" w:beforeAutospacing="0" w:after="0" w:afterAutospacing="0"/>
        <w:rPr>
          <w:b/>
          <w:sz w:val="24"/>
        </w:rPr>
      </w:pPr>
      <w:r>
        <w:rPr>
          <w:b/>
          <w:sz w:val="24"/>
        </w:rPr>
        <w:br/>
      </w:r>
    </w:p>
    <w:p w14:paraId="3115B53C" w14:textId="5301660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del w:id="11" w:author="Otter, Martin" w:date="2014-07-07T13:46:00Z">
        <w:r w:rsidRPr="00A75A80" w:rsidDel="00343699">
          <w:rPr>
            <w:szCs w:val="20"/>
          </w:rPr>
          <w:delText xml:space="preserve"> RC</w:delText>
        </w:r>
      </w:del>
      <w:del w:id="12" w:author="Otter, Martin" w:date="2014-06-04T16:26:00Z">
        <w:r w:rsidRPr="00A75A80" w:rsidDel="0048223C">
          <w:rPr>
            <w:szCs w:val="20"/>
          </w:rPr>
          <w:delText>1</w:delText>
        </w:r>
      </w:del>
      <w:r w:rsidRPr="00A75A80">
        <w:rPr>
          <w:szCs w:val="20"/>
        </w:rPr>
        <w:t>. FMI is a tool independent standard to support both model exchange and co-simulation of dynamic models using a combination of xml-files and C-code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Pr="006F0075">
        <w:rPr>
          <w:szCs w:val="20"/>
        </w:rPr>
        <w:t>16 companies and research institutes</w:t>
      </w:r>
      <w:r w:rsidRPr="00A75A80">
        <w:rPr>
          <w:szCs w:val="20"/>
        </w:rPr>
        <w:t xml:space="preserve">. FMI 1.0 is supported by </w:t>
      </w:r>
      <w:r w:rsidRPr="006F0075">
        <w:rPr>
          <w:szCs w:val="20"/>
        </w:rPr>
        <w:t xml:space="preserve">over </w:t>
      </w:r>
      <w:del w:id="13" w:author="Otter, Martin" w:date="2014-04-23T12:19:00Z">
        <w:r w:rsidRPr="006F0075" w:rsidDel="00C07CA5">
          <w:rPr>
            <w:szCs w:val="20"/>
          </w:rPr>
          <w:delText>3</w:delText>
        </w:r>
      </w:del>
      <w:ins w:id="14" w:author="Otter, Martin" w:date="2014-04-23T12:19:00Z">
        <w:r w:rsidR="00C07CA5">
          <w:rPr>
            <w:szCs w:val="20"/>
          </w:rPr>
          <w:t>4</w:t>
        </w:r>
      </w:ins>
      <w:r w:rsidRPr="006F0075">
        <w:rPr>
          <w:szCs w:val="20"/>
        </w:rPr>
        <w:t>5 tools</w:t>
      </w:r>
      <w:r w:rsidRPr="00A75A80">
        <w:rPr>
          <w:szCs w:val="20"/>
        </w:rPr>
        <w:t xml:space="preserve"> and is used by automotive and non-automotive organizations throughout Europe, Asia and North America.</w:t>
      </w:r>
    </w:p>
    <w:p w14:paraId="28D69CFC" w14:textId="347BC634" w:rsidR="00247AA6" w:rsidRPr="00A75A80" w:rsidRDefault="00247AA6" w:rsidP="00247AA6">
      <w:pPr>
        <w:pStyle w:val="StandardWeb"/>
        <w:rPr>
          <w:szCs w:val="20"/>
        </w:rPr>
      </w:pPr>
      <w:r w:rsidRPr="00A75A80">
        <w:rPr>
          <w:szCs w:val="20"/>
        </w:rPr>
        <w:t xml:space="preserve">On the </w:t>
      </w:r>
      <w:r w:rsidRPr="006F0075">
        <w:rPr>
          <w:szCs w:val="20"/>
        </w:rPr>
        <w:t>Downloads</w:t>
      </w:r>
      <w:r w:rsidRPr="00A75A80">
        <w:rPr>
          <w:szCs w:val="20"/>
        </w:rPr>
        <w:t xml:space="preserve"> page</w:t>
      </w:r>
      <w:r w:rsidR="006F0075">
        <w:rPr>
          <w:szCs w:val="20"/>
        </w:rPr>
        <w:t xml:space="preserve"> (</w:t>
      </w:r>
      <w:hyperlink r:id="rId11" w:history="1">
        <w:r w:rsidR="006F0075" w:rsidRPr="006F0075">
          <w:rPr>
            <w:rStyle w:val="Hyperlink"/>
            <w:szCs w:val="20"/>
          </w:rPr>
          <w:t>https://www.fmi-standard.org/downloads</w:t>
        </w:r>
      </w:hyperlink>
      <w:r w:rsidR="006F0075">
        <w:rPr>
          <w:szCs w:val="20"/>
        </w:rPr>
        <w:t>)</w:t>
      </w:r>
      <w:r w:rsidRPr="00A75A80">
        <w:rPr>
          <w:szCs w:val="20"/>
        </w:rPr>
        <w:t>, this specification, as well as supporting C-header and xml schema files, and an FMI compliance checker</w:t>
      </w:r>
      <w:ins w:id="15" w:author="Otter, Martin" w:date="2014-06-12T07:45:00Z">
        <w:r w:rsidR="00126C04">
          <w:rPr>
            <w:szCs w:val="20"/>
          </w:rPr>
          <w:t xml:space="preserve"> is</w:t>
        </w:r>
      </w:ins>
      <w:del w:id="16" w:author="Otter, Martin" w:date="2014-06-12T07:45:00Z">
        <w:r w:rsidRPr="00A75A80" w:rsidDel="00126C04">
          <w:rPr>
            <w:szCs w:val="20"/>
          </w:rPr>
          <w:delText xml:space="preserve"> are</w:delText>
        </w:r>
      </w:del>
      <w:r w:rsidRPr="00A75A80">
        <w:rPr>
          <w:szCs w:val="20"/>
        </w:rPr>
        <w:t xml:space="preserve"> provided. In addition, sample models (exported from different tools in FMI format) are provided</w:t>
      </w:r>
      <w:r w:rsidR="006F0075">
        <w:rPr>
          <w:szCs w:val="20"/>
        </w:rPr>
        <w:t xml:space="preserve"> </w:t>
      </w:r>
      <w:r w:rsidRPr="00A75A80">
        <w:rPr>
          <w:szCs w:val="20"/>
        </w:rPr>
        <w:t>to assist tool vendors to ensure compatibility with other tools</w:t>
      </w:r>
      <w:r w:rsidR="006F0075">
        <w:rPr>
          <w:szCs w:val="20"/>
        </w:rPr>
        <w:t>, as well as a test suite to check whether connected FMUs 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2"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7" w:name="_Toc215371355"/>
      <w:bookmarkStart w:id="18" w:name="_Toc217788014"/>
      <w:r w:rsidR="00882F43" w:rsidRPr="0098259C">
        <w:lastRenderedPageBreak/>
        <w:t>History</w:t>
      </w:r>
      <w:bookmarkEnd w:id="17"/>
      <w:bookmarkEnd w:id="18"/>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Change w:id="19" w:author="Otter, Martin" w:date="2014-07-08T11:23:00Z">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560"/>
        <w:gridCol w:w="1212"/>
        <w:gridCol w:w="6768"/>
        <w:tblGridChange w:id="20">
          <w:tblGrid>
            <w:gridCol w:w="108"/>
            <w:gridCol w:w="1452"/>
            <w:gridCol w:w="108"/>
            <w:gridCol w:w="1212"/>
            <w:gridCol w:w="180"/>
            <w:gridCol w:w="6480"/>
            <w:gridCol w:w="108"/>
          </w:tblGrid>
        </w:tblGridChange>
      </w:tblGrid>
      <w:tr w:rsidR="00882F43" w:rsidRPr="0098259C" w14:paraId="1831C912" w14:textId="77777777" w:rsidTr="00FF0C9B">
        <w:trPr>
          <w:trPrChange w:id="21" w:author="Otter, Martin" w:date="2014-07-08T11:23:00Z">
            <w:trPr>
              <w:gridAfter w:val="0"/>
            </w:trPr>
          </w:trPrChange>
        </w:trPr>
        <w:tc>
          <w:tcPr>
            <w:tcW w:w="1560" w:type="dxa"/>
            <w:shd w:val="pct12" w:color="000000" w:fill="FFFFFF"/>
            <w:tcPrChange w:id="22" w:author="Otter, Martin" w:date="2014-07-08T11:23:00Z">
              <w:tcPr>
                <w:tcW w:w="1560" w:type="dxa"/>
                <w:gridSpan w:val="2"/>
                <w:shd w:val="pct12" w:color="000000" w:fill="FFFFFF"/>
              </w:tcPr>
            </w:tcPrChange>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Change w:id="23" w:author="Otter, Martin" w:date="2014-07-08T11:23:00Z">
              <w:tcPr>
                <w:tcW w:w="1500" w:type="dxa"/>
                <w:gridSpan w:val="3"/>
                <w:shd w:val="pct12" w:color="000000" w:fill="FFFFFF"/>
              </w:tcPr>
            </w:tcPrChange>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Change w:id="24" w:author="Otter, Martin" w:date="2014-07-08T11:23:00Z">
              <w:tcPr>
                <w:tcW w:w="6480" w:type="dxa"/>
                <w:shd w:val="pct12" w:color="000000" w:fill="FFFFFF"/>
              </w:tcPr>
            </w:tcPrChange>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FF0C9B">
        <w:trPr>
          <w:trPrChange w:id="25" w:author="Otter, Martin" w:date="2014-07-08T11:23:00Z">
            <w:trPr>
              <w:gridAfter w:val="0"/>
            </w:trPr>
          </w:trPrChange>
        </w:trPr>
        <w:tc>
          <w:tcPr>
            <w:tcW w:w="1560" w:type="dxa"/>
            <w:tcPrChange w:id="26" w:author="Otter, Martin" w:date="2014-07-08T11:23:00Z">
              <w:tcPr>
                <w:tcW w:w="1560" w:type="dxa"/>
                <w:gridSpan w:val="2"/>
              </w:tcPr>
            </w:tcPrChange>
          </w:tcPr>
          <w:p w14:paraId="48FB7714" w14:textId="77777777" w:rsidR="00C83FA5" w:rsidRPr="0098259C" w:rsidRDefault="00C83FA5" w:rsidP="00224526">
            <w:pPr>
              <w:pStyle w:val="tablecontents"/>
            </w:pPr>
            <w:r w:rsidRPr="0098259C">
              <w:t>1.0</w:t>
            </w:r>
          </w:p>
        </w:tc>
        <w:tc>
          <w:tcPr>
            <w:tcW w:w="1212" w:type="dxa"/>
            <w:tcPrChange w:id="27" w:author="Otter, Martin" w:date="2014-07-08T11:23:00Z">
              <w:tcPr>
                <w:tcW w:w="1500" w:type="dxa"/>
                <w:gridSpan w:val="3"/>
              </w:tcPr>
            </w:tcPrChange>
          </w:tcPr>
          <w:p w14:paraId="7214154D" w14:textId="77777777" w:rsidR="00C83FA5" w:rsidRPr="0098259C" w:rsidRDefault="00C83FA5" w:rsidP="00224526">
            <w:pPr>
              <w:pStyle w:val="tablecontents"/>
            </w:pPr>
            <w:r w:rsidRPr="0098259C">
              <w:t>2010-01-26</w:t>
            </w:r>
          </w:p>
        </w:tc>
        <w:tc>
          <w:tcPr>
            <w:tcW w:w="6768" w:type="dxa"/>
            <w:tcPrChange w:id="28" w:author="Otter, Martin" w:date="2014-07-08T11:23:00Z">
              <w:tcPr>
                <w:tcW w:w="6480" w:type="dxa"/>
              </w:tcPr>
            </w:tcPrChange>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FF0C9B">
        <w:trPr>
          <w:trPrChange w:id="29" w:author="Otter, Martin" w:date="2014-07-08T11:23:00Z">
            <w:trPr>
              <w:gridAfter w:val="0"/>
            </w:trPr>
          </w:trPrChange>
        </w:trPr>
        <w:tc>
          <w:tcPr>
            <w:tcW w:w="1560" w:type="dxa"/>
            <w:tcPrChange w:id="30" w:author="Otter, Martin" w:date="2014-07-08T11:23:00Z">
              <w:tcPr>
                <w:tcW w:w="1560" w:type="dxa"/>
                <w:gridSpan w:val="2"/>
              </w:tcPr>
            </w:tcPrChange>
          </w:tcPr>
          <w:p w14:paraId="4B527B1D" w14:textId="77777777" w:rsidR="00C83FA5" w:rsidRPr="0098259C" w:rsidRDefault="00C83FA5" w:rsidP="00224526">
            <w:pPr>
              <w:pStyle w:val="tablecontents"/>
            </w:pPr>
            <w:r w:rsidRPr="0098259C">
              <w:t>1.0</w:t>
            </w:r>
          </w:p>
        </w:tc>
        <w:tc>
          <w:tcPr>
            <w:tcW w:w="1212" w:type="dxa"/>
            <w:tcPrChange w:id="31" w:author="Otter, Martin" w:date="2014-07-08T11:23:00Z">
              <w:tcPr>
                <w:tcW w:w="1500" w:type="dxa"/>
                <w:gridSpan w:val="3"/>
              </w:tcPr>
            </w:tcPrChange>
          </w:tcPr>
          <w:p w14:paraId="3649DF6D" w14:textId="77777777" w:rsidR="00C83FA5" w:rsidRPr="0098259C" w:rsidRDefault="00C83FA5" w:rsidP="00224526">
            <w:pPr>
              <w:pStyle w:val="tablecontents"/>
            </w:pPr>
            <w:r w:rsidRPr="0098259C">
              <w:t>2010-10-12</w:t>
            </w:r>
          </w:p>
        </w:tc>
        <w:tc>
          <w:tcPr>
            <w:tcW w:w="6768" w:type="dxa"/>
            <w:tcPrChange w:id="32" w:author="Otter, Martin" w:date="2014-07-08T11:23:00Z">
              <w:tcPr>
                <w:tcW w:w="6480" w:type="dxa"/>
              </w:tcPr>
            </w:tcPrChange>
          </w:tcPr>
          <w:p w14:paraId="4B0D34E9" w14:textId="77777777" w:rsidR="00C83FA5" w:rsidRPr="0098259C" w:rsidRDefault="00C83FA5" w:rsidP="00224526">
            <w:pPr>
              <w:pStyle w:val="tablecontents"/>
            </w:pPr>
            <w:r w:rsidRPr="0098259C">
              <w:t>First version of FMI for Co-Simulation</w:t>
            </w:r>
          </w:p>
        </w:tc>
      </w:tr>
      <w:tr w:rsidR="00DE038B" w:rsidRPr="0098259C" w:rsidDel="00FF0C9B" w14:paraId="16EC869C" w14:textId="6DD7B0BD" w:rsidTr="00FF0C9B">
        <w:trPr>
          <w:del w:id="33" w:author="Otter, Martin" w:date="2014-07-08T11:22:00Z"/>
          <w:trPrChange w:id="34" w:author="Otter, Martin" w:date="2014-07-08T11:23:00Z">
            <w:trPr>
              <w:gridAfter w:val="0"/>
            </w:trPr>
          </w:trPrChange>
        </w:trPr>
        <w:tc>
          <w:tcPr>
            <w:tcW w:w="1560" w:type="dxa"/>
            <w:tcPrChange w:id="35" w:author="Otter, Martin" w:date="2014-07-08T11:23:00Z">
              <w:tcPr>
                <w:tcW w:w="1560" w:type="dxa"/>
                <w:gridSpan w:val="2"/>
              </w:tcPr>
            </w:tcPrChange>
          </w:tcPr>
          <w:p w14:paraId="0A117D35" w14:textId="592406D5" w:rsidR="00DE038B" w:rsidRPr="0098259C" w:rsidDel="00FF0C9B" w:rsidRDefault="00DE038B" w:rsidP="00224526">
            <w:pPr>
              <w:pStyle w:val="tablecontents"/>
              <w:rPr>
                <w:del w:id="36" w:author="Otter, Martin" w:date="2014-07-08T11:22:00Z"/>
              </w:rPr>
            </w:pPr>
            <w:del w:id="37" w:author="Otter, Martin" w:date="2014-07-08T11:09:00Z">
              <w:r w:rsidRPr="0098259C" w:rsidDel="00E4491E">
                <w:delText xml:space="preserve">2.0 Beta </w:delText>
              </w:r>
              <w:r w:rsidR="00A32205" w:rsidRPr="0098259C" w:rsidDel="00E4491E">
                <w:delText>3</w:delText>
              </w:r>
            </w:del>
          </w:p>
        </w:tc>
        <w:tc>
          <w:tcPr>
            <w:tcW w:w="1212" w:type="dxa"/>
            <w:tcPrChange w:id="38" w:author="Otter, Martin" w:date="2014-07-08T11:23:00Z">
              <w:tcPr>
                <w:tcW w:w="1500" w:type="dxa"/>
                <w:gridSpan w:val="3"/>
              </w:tcPr>
            </w:tcPrChange>
          </w:tcPr>
          <w:p w14:paraId="5BFD0E7A" w14:textId="562701AE" w:rsidR="00DE038B" w:rsidRPr="0098259C" w:rsidDel="00FF0C9B" w:rsidRDefault="00DE038B" w:rsidP="00224526">
            <w:pPr>
              <w:pStyle w:val="tablecontents"/>
              <w:rPr>
                <w:del w:id="39" w:author="Otter, Martin" w:date="2014-07-08T11:22:00Z"/>
              </w:rPr>
            </w:pPr>
            <w:del w:id="40" w:author="Otter, Martin" w:date="2014-07-08T11:09:00Z">
              <w:r w:rsidRPr="0098259C" w:rsidDel="00E4491E">
                <w:delText>2011-</w:delText>
              </w:r>
              <w:r w:rsidR="004A4E61" w:rsidRPr="0098259C" w:rsidDel="00E4491E">
                <w:delText>11</w:delText>
              </w:r>
              <w:r w:rsidRPr="0098259C" w:rsidDel="00E4491E">
                <w:delText>-</w:delText>
              </w:r>
              <w:r w:rsidR="00A32205" w:rsidRPr="0098259C" w:rsidDel="00E4491E">
                <w:delText>1</w:delText>
              </w:r>
              <w:r w:rsidR="00B85BF7" w:rsidDel="00E4491E">
                <w:delText>4</w:delText>
              </w:r>
            </w:del>
          </w:p>
        </w:tc>
        <w:tc>
          <w:tcPr>
            <w:tcW w:w="6768" w:type="dxa"/>
            <w:tcPrChange w:id="41" w:author="Otter, Martin" w:date="2014-07-08T11:23:00Z">
              <w:tcPr>
                <w:tcW w:w="6480" w:type="dxa"/>
              </w:tcPr>
            </w:tcPrChange>
          </w:tcPr>
          <w:p w14:paraId="16214F51" w14:textId="3178440F" w:rsidR="00DE038B" w:rsidRPr="0098259C" w:rsidDel="00FF0C9B" w:rsidRDefault="00DE038B" w:rsidP="00224526">
            <w:pPr>
              <w:pStyle w:val="tablecontents"/>
              <w:rPr>
                <w:del w:id="42" w:author="Otter, Martin" w:date="2014-07-08T11:22:00Z"/>
              </w:rPr>
            </w:pPr>
            <w:del w:id="43" w:author="Otter, Martin" w:date="2014-07-08T11:09:00Z">
              <w:r w:rsidRPr="0098259C" w:rsidDel="00E4491E">
                <w:delText xml:space="preserve">First </w:delText>
              </w:r>
              <w:r w:rsidR="00A32205" w:rsidRPr="0098259C" w:rsidDel="00E4491E">
                <w:delText xml:space="preserve">Public </w:delText>
              </w:r>
              <w:r w:rsidRPr="0098259C" w:rsidDel="00E4491E">
                <w:delText>Beta Version of FMI for Model Exchange and Co-Simulation</w:delText>
              </w:r>
              <w:r w:rsidRPr="0098259C" w:rsidDel="00E4491E">
                <w:br/>
                <w:delText>for version 2.0</w:delText>
              </w:r>
            </w:del>
          </w:p>
        </w:tc>
      </w:tr>
      <w:tr w:rsidR="00CA4DB4" w:rsidRPr="0098259C" w:rsidDel="00FF0C9B" w14:paraId="37A7D10D" w14:textId="7041906A" w:rsidTr="00FF0C9B">
        <w:trPr>
          <w:del w:id="44" w:author="Otter, Martin" w:date="2014-07-08T11:22:00Z"/>
          <w:trPrChange w:id="45" w:author="Otter, Martin" w:date="2014-07-08T11:23:00Z">
            <w:trPr>
              <w:gridAfter w:val="0"/>
            </w:trPr>
          </w:trPrChange>
        </w:trPr>
        <w:tc>
          <w:tcPr>
            <w:tcW w:w="1560" w:type="dxa"/>
            <w:tcPrChange w:id="46" w:author="Otter, Martin" w:date="2014-07-08T11:23:00Z">
              <w:tcPr>
                <w:tcW w:w="1560" w:type="dxa"/>
                <w:gridSpan w:val="2"/>
              </w:tcPr>
            </w:tcPrChange>
          </w:tcPr>
          <w:p w14:paraId="0AF4BA49" w14:textId="06A432D5" w:rsidR="00CA4DB4" w:rsidRPr="0098259C" w:rsidDel="00FF0C9B" w:rsidRDefault="00910A7B" w:rsidP="00CA4DB4">
            <w:pPr>
              <w:pStyle w:val="tablecontents"/>
              <w:rPr>
                <w:del w:id="47" w:author="Otter, Martin" w:date="2014-07-08T11:22:00Z"/>
              </w:rPr>
            </w:pPr>
            <w:del w:id="48" w:author="Otter, Martin" w:date="2014-07-08T11:09:00Z">
              <w:r w:rsidDel="00E4491E">
                <w:delText>2.0 Beta 4</w:delText>
              </w:r>
            </w:del>
          </w:p>
        </w:tc>
        <w:tc>
          <w:tcPr>
            <w:tcW w:w="1212" w:type="dxa"/>
            <w:tcPrChange w:id="49" w:author="Otter, Martin" w:date="2014-07-08T11:23:00Z">
              <w:tcPr>
                <w:tcW w:w="1500" w:type="dxa"/>
                <w:gridSpan w:val="3"/>
              </w:tcPr>
            </w:tcPrChange>
          </w:tcPr>
          <w:p w14:paraId="699B2B0E" w14:textId="643EC5B5" w:rsidR="00CA4DB4" w:rsidRPr="0098259C" w:rsidDel="00FF0C9B" w:rsidRDefault="00910A7B" w:rsidP="00CA4DB4">
            <w:pPr>
              <w:pStyle w:val="tablecontents"/>
              <w:rPr>
                <w:del w:id="50" w:author="Otter, Martin" w:date="2014-07-08T11:22:00Z"/>
              </w:rPr>
            </w:pPr>
            <w:del w:id="51" w:author="Otter, Martin" w:date="2014-07-08T11:09:00Z">
              <w:r w:rsidDel="00E4491E">
                <w:delText>2012-08-10</w:delText>
              </w:r>
            </w:del>
          </w:p>
        </w:tc>
        <w:tc>
          <w:tcPr>
            <w:tcW w:w="6768" w:type="dxa"/>
            <w:tcPrChange w:id="52" w:author="Otter, Martin" w:date="2014-07-08T11:23:00Z">
              <w:tcPr>
                <w:tcW w:w="6480" w:type="dxa"/>
              </w:tcPr>
            </w:tcPrChange>
          </w:tcPr>
          <w:p w14:paraId="00CF9C32" w14:textId="573390A9" w:rsidR="00CA4DB4" w:rsidRPr="0098259C" w:rsidDel="00FF0C9B" w:rsidRDefault="00910A7B" w:rsidP="00CA4DB4">
            <w:pPr>
              <w:pStyle w:val="tablecontents"/>
              <w:rPr>
                <w:del w:id="53" w:author="Otter, Martin" w:date="2014-07-08T11:22:00Z"/>
              </w:rPr>
            </w:pPr>
            <w:del w:id="54" w:author="Otter, Martin" w:date="2014-07-08T11:09:00Z">
              <w:r w:rsidDel="00E4491E">
                <w:delText xml:space="preserve">Second Public Beta </w:delText>
              </w:r>
              <w:r w:rsidRPr="0098259C" w:rsidDel="00E4491E">
                <w:delText>Version of FMI for Model Exchange and Co-Simulation</w:delText>
              </w:r>
              <w:r w:rsidRPr="0098259C" w:rsidDel="00E4491E">
                <w:br/>
                <w:delText>for version 2.0</w:delText>
              </w:r>
            </w:del>
          </w:p>
        </w:tc>
      </w:tr>
      <w:tr w:rsidR="00CA4DB4" w:rsidRPr="0098259C" w:rsidDel="00FF0C9B" w14:paraId="3312CD24" w14:textId="25860F26" w:rsidTr="00FF0C9B">
        <w:trPr>
          <w:del w:id="55" w:author="Otter, Martin" w:date="2014-07-08T11:22:00Z"/>
          <w:trPrChange w:id="56" w:author="Otter, Martin" w:date="2014-07-08T11:23:00Z">
            <w:trPr>
              <w:gridAfter w:val="0"/>
            </w:trPr>
          </w:trPrChange>
        </w:trPr>
        <w:tc>
          <w:tcPr>
            <w:tcW w:w="1560" w:type="dxa"/>
            <w:tcPrChange w:id="57" w:author="Otter, Martin" w:date="2014-07-08T11:23:00Z">
              <w:tcPr>
                <w:tcW w:w="1560" w:type="dxa"/>
                <w:gridSpan w:val="2"/>
              </w:tcPr>
            </w:tcPrChange>
          </w:tcPr>
          <w:p w14:paraId="3C0BC3FA" w14:textId="1E4E175D" w:rsidR="00CA4DB4" w:rsidRPr="00907F9F" w:rsidDel="00FF0C9B" w:rsidRDefault="00D96DA8" w:rsidP="00907F9F">
            <w:pPr>
              <w:pStyle w:val="tablecontents"/>
              <w:rPr>
                <w:del w:id="58" w:author="Otter, Martin" w:date="2014-07-08T11:22:00Z"/>
              </w:rPr>
            </w:pPr>
            <w:del w:id="59" w:author="Otter, Martin" w:date="2014-07-08T11:09:00Z">
              <w:r w:rsidRPr="00907F9F" w:rsidDel="00E4491E">
                <w:delText>2.0 RC1</w:delText>
              </w:r>
            </w:del>
          </w:p>
        </w:tc>
        <w:tc>
          <w:tcPr>
            <w:tcW w:w="1212" w:type="dxa"/>
            <w:tcPrChange w:id="60" w:author="Otter, Martin" w:date="2014-07-08T11:23:00Z">
              <w:tcPr>
                <w:tcW w:w="1500" w:type="dxa"/>
                <w:gridSpan w:val="3"/>
              </w:tcPr>
            </w:tcPrChange>
          </w:tcPr>
          <w:p w14:paraId="2A6A3479" w14:textId="34E310FE" w:rsidR="00CA4DB4" w:rsidRPr="00907F9F" w:rsidDel="00FF0C9B" w:rsidRDefault="00907F9F" w:rsidP="004865EB">
            <w:pPr>
              <w:pStyle w:val="tablecontents"/>
              <w:rPr>
                <w:del w:id="61" w:author="Otter, Martin" w:date="2014-07-08T11:22:00Z"/>
              </w:rPr>
            </w:pPr>
            <w:del w:id="62" w:author="Otter, Martin" w:date="2014-07-08T11:09:00Z">
              <w:r w:rsidRPr="00907F9F" w:rsidDel="00E4491E">
                <w:delText>2013-10</w:delText>
              </w:r>
              <w:r w:rsidR="00D96DA8" w:rsidRPr="00907F9F" w:rsidDel="00E4491E">
                <w:delText>-</w:delText>
              </w:r>
              <w:r w:rsidRPr="00907F9F" w:rsidDel="00E4491E">
                <w:delText>18</w:delText>
              </w:r>
            </w:del>
          </w:p>
        </w:tc>
        <w:tc>
          <w:tcPr>
            <w:tcW w:w="6768" w:type="dxa"/>
            <w:tcPrChange w:id="63" w:author="Otter, Martin" w:date="2014-07-08T11:23:00Z">
              <w:tcPr>
                <w:tcW w:w="6480" w:type="dxa"/>
              </w:tcPr>
            </w:tcPrChange>
          </w:tcPr>
          <w:p w14:paraId="476BD9F4" w14:textId="05D07A51" w:rsidR="00CA4DB4" w:rsidDel="00E4491E" w:rsidRDefault="00D96DA8" w:rsidP="00882F43">
            <w:pPr>
              <w:pStyle w:val="tablecontents"/>
              <w:rPr>
                <w:del w:id="64" w:author="Otter, Martin" w:date="2014-07-08T11:09:00Z"/>
              </w:rPr>
            </w:pPr>
            <w:del w:id="65" w:author="Otter, Martin" w:date="2014-07-08T11:09:00Z">
              <w:r w:rsidRPr="00907F9F" w:rsidDel="00E4491E">
                <w:delText>First Public Release Candidate of FMI for Model Exchange and Co-Simulation for version 2.0. It is not planned to modify anything in this specification before the release, with exception of bug fixes.</w:delText>
              </w:r>
              <w:r w:rsidR="004E5D1D" w:rsidDel="00E4491E">
                <w:br/>
                <w:delText>Changes with respect to 2.0 Beta 4:</w:delText>
              </w:r>
            </w:del>
          </w:p>
          <w:p w14:paraId="0F9530DF" w14:textId="2156B323" w:rsidR="004E5D1D" w:rsidDel="00E4491E" w:rsidRDefault="004E5D1D" w:rsidP="004E5D1D">
            <w:pPr>
              <w:pStyle w:val="tablecontents"/>
              <w:numPr>
                <w:ilvl w:val="0"/>
                <w:numId w:val="61"/>
              </w:numPr>
              <w:rPr>
                <w:del w:id="66" w:author="Otter, Martin" w:date="2014-07-08T11:09:00Z"/>
              </w:rPr>
            </w:pPr>
            <w:del w:id="67" w:author="Otter, Martin" w:date="2014-07-08T11:09:00Z">
              <w:r w:rsidDel="00E4491E">
                <w:delText>Redesigned interface in order that artifical and real algebraic loops of connected FMUs can be handeled also during initialization and at events in an efficient way (for ModelExchange).</w:delText>
              </w:r>
            </w:del>
          </w:p>
          <w:p w14:paraId="69809C92" w14:textId="5BBDC4EC" w:rsidR="00A75A80" w:rsidDel="00E4491E" w:rsidRDefault="00A75A80" w:rsidP="004E5D1D">
            <w:pPr>
              <w:pStyle w:val="tablecontents"/>
              <w:numPr>
                <w:ilvl w:val="0"/>
                <w:numId w:val="61"/>
              </w:numPr>
              <w:rPr>
                <w:del w:id="68" w:author="Otter, Martin" w:date="2014-07-08T11:09:00Z"/>
              </w:rPr>
            </w:pPr>
            <w:del w:id="69" w:author="Otter, Martin" w:date="2014-07-08T11:09:00Z">
              <w:r w:rsidDel="00E4491E">
                <w:delText>Development of Modelica library FMUTest to test connected FMUs.</w:delText>
              </w:r>
            </w:del>
          </w:p>
          <w:p w14:paraId="06038AC6" w14:textId="215AD5E8" w:rsidR="004E5D1D" w:rsidDel="00E4491E" w:rsidRDefault="004E5D1D" w:rsidP="004E5D1D">
            <w:pPr>
              <w:pStyle w:val="tablecontents"/>
              <w:numPr>
                <w:ilvl w:val="0"/>
                <w:numId w:val="61"/>
              </w:numPr>
              <w:rPr>
                <w:del w:id="70" w:author="Otter, Martin" w:date="2014-07-08T11:09:00Z"/>
              </w:rPr>
            </w:pPr>
            <w:del w:id="71" w:author="Otter, Martin" w:date="2014-07-08T11:09:00Z">
              <w:r w:rsidDel="00E4491E">
                <w:delText>Unifying function calls of Model Exchange and Co-Simulation, for example replacing fmiInstantiateModel and fmiInstantiateSlave by one function call fmiInstantiate.</w:delText>
              </w:r>
            </w:del>
          </w:p>
          <w:p w14:paraId="50EF7976" w14:textId="353C49C5" w:rsidR="00FB3701" w:rsidDel="00E4491E" w:rsidRDefault="00FB3701" w:rsidP="004E5D1D">
            <w:pPr>
              <w:pStyle w:val="tablecontents"/>
              <w:numPr>
                <w:ilvl w:val="0"/>
                <w:numId w:val="61"/>
              </w:numPr>
              <w:rPr>
                <w:del w:id="72" w:author="Otter, Martin" w:date="2014-07-08T11:09:00Z"/>
              </w:rPr>
            </w:pPr>
            <w:del w:id="73" w:author="Otter, Martin" w:date="2014-07-08T11:09:00Z">
              <w:r w:rsidDel="00E4491E">
                <w:delText>Introducing discrete states.</w:delText>
              </w:r>
            </w:del>
          </w:p>
          <w:p w14:paraId="0E13922A" w14:textId="054044B6" w:rsidR="00A75A80" w:rsidDel="00E4491E" w:rsidRDefault="00A75A80" w:rsidP="004E5D1D">
            <w:pPr>
              <w:pStyle w:val="tablecontents"/>
              <w:numPr>
                <w:ilvl w:val="0"/>
                <w:numId w:val="61"/>
              </w:numPr>
              <w:rPr>
                <w:del w:id="74" w:author="Otter, Martin" w:date="2014-07-08T11:09:00Z"/>
              </w:rPr>
            </w:pPr>
            <w:del w:id="75" w:author="Otter, Martin" w:date="2014-07-08T11:09:00Z">
              <w:r w:rsidDel="00E4491E">
                <w:delText>Redesign of &lt;ModelStructure&gt; in the xml-file.</w:delText>
              </w:r>
            </w:del>
          </w:p>
          <w:p w14:paraId="1FDB171F" w14:textId="060FC1AF" w:rsidR="00A75A80" w:rsidRPr="00907F9F" w:rsidDel="00FF0C9B" w:rsidRDefault="00A75A80" w:rsidP="004E5D1D">
            <w:pPr>
              <w:pStyle w:val="tablecontents"/>
              <w:numPr>
                <w:ilvl w:val="0"/>
                <w:numId w:val="61"/>
              </w:numPr>
              <w:rPr>
                <w:del w:id="76" w:author="Otter, Martin" w:date="2014-07-08T11:22:00Z"/>
              </w:rPr>
            </w:pPr>
            <w:del w:id="77" w:author="Otter, Martin" w:date="2014-07-08T11:09:00Z">
              <w:r w:rsidDel="00E4491E">
                <w:delText>Verifying the specification with a Dymola prototype.</w:delText>
              </w:r>
            </w:del>
          </w:p>
        </w:tc>
      </w:tr>
      <w:tr w:rsidR="005B682A" w:rsidRPr="0098259C" w:rsidDel="00FF0C9B" w14:paraId="3A0A5D19" w14:textId="73A6F366" w:rsidTr="00FF0C9B">
        <w:trPr>
          <w:del w:id="78" w:author="Otter, Martin" w:date="2014-07-08T11:22:00Z"/>
          <w:trPrChange w:id="79" w:author="Otter, Martin" w:date="2014-07-08T11:23:00Z">
            <w:trPr>
              <w:gridAfter w:val="0"/>
            </w:trPr>
          </w:trPrChange>
        </w:trPr>
        <w:tc>
          <w:tcPr>
            <w:tcW w:w="1560" w:type="dxa"/>
            <w:tcPrChange w:id="80" w:author="Otter, Martin" w:date="2014-07-08T11:23:00Z">
              <w:tcPr>
                <w:tcW w:w="1560" w:type="dxa"/>
                <w:gridSpan w:val="2"/>
              </w:tcPr>
            </w:tcPrChange>
          </w:tcPr>
          <w:p w14:paraId="1942F5B0" w14:textId="22FFDD9A" w:rsidR="005B682A" w:rsidRPr="00907F9F" w:rsidDel="00FF0C9B" w:rsidRDefault="005B682A" w:rsidP="00907F9F">
            <w:pPr>
              <w:pStyle w:val="tablecontents"/>
              <w:rPr>
                <w:del w:id="81" w:author="Otter, Martin" w:date="2014-07-08T11:22:00Z"/>
              </w:rPr>
            </w:pPr>
          </w:p>
        </w:tc>
        <w:tc>
          <w:tcPr>
            <w:tcW w:w="1212" w:type="dxa"/>
            <w:tcPrChange w:id="82" w:author="Otter, Martin" w:date="2014-07-08T11:23:00Z">
              <w:tcPr>
                <w:tcW w:w="1500" w:type="dxa"/>
                <w:gridSpan w:val="3"/>
              </w:tcPr>
            </w:tcPrChange>
          </w:tcPr>
          <w:p w14:paraId="38D80F9E" w14:textId="4CE52AA5" w:rsidR="005B682A" w:rsidRPr="00907F9F" w:rsidDel="00FF0C9B" w:rsidRDefault="005B682A">
            <w:pPr>
              <w:pStyle w:val="tablecontents"/>
              <w:rPr>
                <w:del w:id="83" w:author="Otter, Martin" w:date="2014-07-08T11:22:00Z"/>
              </w:rPr>
            </w:pPr>
          </w:p>
        </w:tc>
        <w:tc>
          <w:tcPr>
            <w:tcW w:w="6768" w:type="dxa"/>
            <w:tcPrChange w:id="84" w:author="Otter, Martin" w:date="2014-07-08T11:23:00Z">
              <w:tcPr>
                <w:tcW w:w="6480" w:type="dxa"/>
              </w:tcPr>
            </w:tcPrChange>
          </w:tcPr>
          <w:p w14:paraId="53DC0075" w14:textId="0EA1E3A5" w:rsidR="00F46429" w:rsidRPr="00907F9F" w:rsidDel="00FF0C9B" w:rsidRDefault="00F46429">
            <w:pPr>
              <w:pStyle w:val="tablecontents"/>
              <w:rPr>
                <w:del w:id="85" w:author="Otter, Martin" w:date="2014-07-08T11:22:00Z"/>
              </w:rPr>
            </w:pPr>
          </w:p>
        </w:tc>
      </w:tr>
      <w:tr w:rsidR="00343699" w:rsidRPr="0098259C" w14:paraId="7AE504DE" w14:textId="77777777" w:rsidTr="00FF0C9B">
        <w:trPr>
          <w:ins w:id="86" w:author="Otter, Martin" w:date="2014-07-07T13:47:00Z"/>
          <w:trPrChange w:id="87" w:author="Otter, Martin" w:date="2014-07-08T11:23:00Z">
            <w:trPr>
              <w:gridBefore w:val="1"/>
            </w:trPr>
          </w:trPrChange>
        </w:trPr>
        <w:tc>
          <w:tcPr>
            <w:tcW w:w="1560" w:type="dxa"/>
            <w:tcPrChange w:id="88" w:author="Otter, Martin" w:date="2014-07-08T11:23:00Z">
              <w:tcPr>
                <w:tcW w:w="1560" w:type="dxa"/>
                <w:gridSpan w:val="2"/>
              </w:tcPr>
            </w:tcPrChange>
          </w:tcPr>
          <w:p w14:paraId="3BAC8860" w14:textId="3EF8A8BE" w:rsidR="00343699" w:rsidRDefault="00343699" w:rsidP="00907F9F">
            <w:pPr>
              <w:pStyle w:val="tablecontents"/>
              <w:rPr>
                <w:ins w:id="89" w:author="Otter, Martin" w:date="2014-07-07T13:47:00Z"/>
              </w:rPr>
            </w:pPr>
            <w:ins w:id="90" w:author="Otter, Martin" w:date="2014-07-07T13:47:00Z">
              <w:r>
                <w:t>2.0</w:t>
              </w:r>
            </w:ins>
          </w:p>
        </w:tc>
        <w:tc>
          <w:tcPr>
            <w:tcW w:w="1212" w:type="dxa"/>
            <w:tcPrChange w:id="91" w:author="Otter, Martin" w:date="2014-07-08T11:23:00Z">
              <w:tcPr>
                <w:tcW w:w="1212" w:type="dxa"/>
              </w:tcPr>
            </w:tcPrChange>
          </w:tcPr>
          <w:p w14:paraId="64F8A3D0" w14:textId="1DEC4826" w:rsidR="00343699" w:rsidRDefault="00E4491E">
            <w:pPr>
              <w:pStyle w:val="tablecontents"/>
              <w:rPr>
                <w:ins w:id="92" w:author="Otter, Martin" w:date="2014-07-07T13:47:00Z"/>
              </w:rPr>
            </w:pPr>
            <w:ins w:id="93" w:author="Otter, Martin" w:date="2014-07-07T13:47:00Z">
              <w:r>
                <w:t>2014-07-</w:t>
              </w:r>
            </w:ins>
            <w:ins w:id="94" w:author="Otter, Martin" w:date="2014-07-18T17:03:00Z">
              <w:r w:rsidR="00C60A55">
                <w:t>25</w:t>
              </w:r>
            </w:ins>
          </w:p>
        </w:tc>
        <w:tc>
          <w:tcPr>
            <w:tcW w:w="6768" w:type="dxa"/>
            <w:tcPrChange w:id="95" w:author="Otter, Martin" w:date="2014-07-08T11:23:00Z">
              <w:tcPr>
                <w:tcW w:w="6768" w:type="dxa"/>
                <w:gridSpan w:val="3"/>
              </w:tcPr>
            </w:tcPrChange>
          </w:tcPr>
          <w:p w14:paraId="31B153B5" w14:textId="5C49E4A9" w:rsidR="00343699" w:rsidRDefault="00F6301C">
            <w:pPr>
              <w:pStyle w:val="tablecontents"/>
              <w:rPr>
                <w:ins w:id="96" w:author="Otter, Martin" w:date="2014-07-07T13:47:00Z"/>
              </w:rPr>
            </w:pPr>
            <w:ins w:id="97" w:author="Otter, Martin" w:date="2014-07-07T13:47:00Z">
              <w:r>
                <w:t>Second version of FMI for Model Exchange and Co-Simulation</w:t>
              </w:r>
            </w:ins>
          </w:p>
        </w:tc>
      </w:tr>
      <w:tr w:rsidR="00D96DA8" w:rsidRPr="0098259C" w:rsidDel="00496E0A" w14:paraId="2E074917" w14:textId="6EF5C281" w:rsidTr="00FF0C9B">
        <w:trPr>
          <w:del w:id="98" w:author="Otter, Martin" w:date="2014-04-24T16:34:00Z"/>
          <w:trPrChange w:id="99" w:author="Otter, Martin" w:date="2014-07-08T11:23:00Z">
            <w:trPr>
              <w:gridAfter w:val="0"/>
            </w:trPr>
          </w:trPrChange>
        </w:trPr>
        <w:tc>
          <w:tcPr>
            <w:tcW w:w="1560" w:type="dxa"/>
            <w:tcPrChange w:id="100" w:author="Otter, Martin" w:date="2014-07-08T11:23:00Z">
              <w:tcPr>
                <w:tcW w:w="1560" w:type="dxa"/>
                <w:gridSpan w:val="2"/>
              </w:tcPr>
            </w:tcPrChange>
          </w:tcPr>
          <w:p w14:paraId="73549F7D" w14:textId="69B25B3C" w:rsidR="00D96DA8" w:rsidRPr="00907F9F" w:rsidDel="00496E0A" w:rsidRDefault="00DA71AC" w:rsidP="00882F43">
            <w:pPr>
              <w:pStyle w:val="tablecontents"/>
              <w:rPr>
                <w:del w:id="101" w:author="Otter, Martin" w:date="2014-04-24T16:34:00Z"/>
              </w:rPr>
            </w:pPr>
            <w:del w:id="102" w:author="Otter, Martin" w:date="2014-04-24T16:34:00Z">
              <w:r w:rsidRPr="00907F9F" w:rsidDel="00496E0A">
                <w:delText xml:space="preserve">2.0 </w:delText>
              </w:r>
            </w:del>
          </w:p>
        </w:tc>
        <w:tc>
          <w:tcPr>
            <w:tcW w:w="1212" w:type="dxa"/>
            <w:tcPrChange w:id="103" w:author="Otter, Martin" w:date="2014-07-08T11:23:00Z">
              <w:tcPr>
                <w:tcW w:w="1500" w:type="dxa"/>
                <w:gridSpan w:val="3"/>
              </w:tcPr>
            </w:tcPrChange>
          </w:tcPr>
          <w:p w14:paraId="10776E35" w14:textId="35E691A7" w:rsidR="00D96DA8" w:rsidRPr="00907F9F" w:rsidDel="00496E0A" w:rsidRDefault="00DA71AC" w:rsidP="00907F9F">
            <w:pPr>
              <w:pStyle w:val="tablecontents"/>
              <w:rPr>
                <w:del w:id="104" w:author="Otter, Martin" w:date="2014-04-24T16:34:00Z"/>
              </w:rPr>
            </w:pPr>
            <w:del w:id="105" w:author="Otter, Martin" w:date="2014-04-24T10:38:00Z">
              <w:r w:rsidRPr="00907F9F" w:rsidDel="005B682A">
                <w:delText>2013-</w:delText>
              </w:r>
              <w:r w:rsidR="00907F9F" w:rsidRPr="00907F9F" w:rsidDel="005B682A">
                <w:delText>12-20</w:delText>
              </w:r>
            </w:del>
          </w:p>
        </w:tc>
        <w:tc>
          <w:tcPr>
            <w:tcW w:w="6768" w:type="dxa"/>
            <w:tcPrChange w:id="106" w:author="Otter, Martin" w:date="2014-07-08T11:23:00Z">
              <w:tcPr>
                <w:tcW w:w="6480" w:type="dxa"/>
              </w:tcPr>
            </w:tcPrChange>
          </w:tcPr>
          <w:p w14:paraId="50CB9B07" w14:textId="05036992" w:rsidR="00D96DA8" w:rsidRPr="00907F9F" w:rsidDel="00496E0A" w:rsidRDefault="004E5D1D" w:rsidP="00A75A80">
            <w:pPr>
              <w:pStyle w:val="tablecontents"/>
              <w:rPr>
                <w:del w:id="107" w:author="Otter, Martin" w:date="2014-04-24T16:34:00Z"/>
              </w:rPr>
            </w:pPr>
            <w:del w:id="108" w:author="Otter, Martin" w:date="2014-04-24T16:34:00Z">
              <w:r w:rsidDel="00496E0A">
                <w:delText>Planned R</w:delText>
              </w:r>
              <w:r w:rsidR="00DA71AC" w:rsidRPr="00907F9F" w:rsidDel="00496E0A">
                <w:delText>elease of FMI 2.0</w:delText>
              </w:r>
              <w:r w:rsidR="00A75A80" w:rsidDel="00496E0A">
                <w:delText>.</w:delText>
              </w:r>
              <w:r w:rsidR="00A75A80" w:rsidDel="00496E0A">
                <w:br/>
                <w:delText>FMI 2.0 is only released if</w:delText>
              </w:r>
              <w:r w:rsidR="00907F9F" w:rsidDel="00496E0A">
                <w:delText xml:space="preserve"> </w:delText>
              </w:r>
              <w:r w:rsidR="00A75A80" w:rsidDel="00496E0A">
                <w:delText xml:space="preserve">the specification was tested with </w:delText>
              </w:r>
              <w:r w:rsidR="00907F9F" w:rsidDel="00496E0A">
                <w:delText>prototypes</w:delText>
              </w:r>
              <w:r w:rsidR="00A75A80" w:rsidDel="00496E0A">
                <w:delText xml:space="preserve"> </w:delText>
              </w:r>
              <w:r w:rsidR="00907F9F" w:rsidDel="00496E0A">
                <w:delText>and the FMI 2.0 compliance checker is available</w:delText>
              </w:r>
              <w:r w:rsidDel="00496E0A">
                <w:delText>.</w:delText>
              </w:r>
              <w:r w:rsidR="00A75A80" w:rsidDel="00496E0A">
                <w:delText xml:space="preserve"> Test requirements:</w:delText>
              </w:r>
              <w:r w:rsidR="00A75A80" w:rsidDel="00496E0A">
                <w:br/>
              </w:r>
              <w:r w:rsidDel="00496E0A">
                <w:delText>A</w:delText>
              </w:r>
              <w:r w:rsidR="00907F9F" w:rsidDel="00496E0A">
                <w:delText xml:space="preserve">t least prototypes from two tool vendors to export and import ModelExchange and to provide CoSimulation slaves and run them in a master. All benchmarks in the FMUTest library to test connected FMUs must be successful for the two tools. </w:delText>
              </w:r>
            </w:del>
          </w:p>
        </w:tc>
      </w:tr>
    </w:tbl>
    <w:p w14:paraId="688BC042" w14:textId="77777777" w:rsidR="00471821" w:rsidRPr="000D2C95" w:rsidRDefault="00471821" w:rsidP="00E04F7A">
      <w:pPr>
        <w:rPr>
          <w:szCs w:val="20"/>
        </w:rPr>
      </w:pPr>
    </w:p>
    <w:p w14:paraId="545B9A10" w14:textId="0692E1BD" w:rsidR="000D2C95" w:rsidRPr="000D2C95" w:rsidRDefault="000D2C95" w:rsidP="000D2C95">
      <w:pPr>
        <w:pStyle w:val="Subtitlefrontpage"/>
        <w:tabs>
          <w:tab w:val="left" w:pos="3060"/>
        </w:tabs>
        <w:jc w:val="left"/>
        <w:rPr>
          <w:rStyle w:val="Hyperlink"/>
          <w:sz w:val="20"/>
        </w:rPr>
      </w:pPr>
      <w:r w:rsidRPr="000D2C95">
        <w:rPr>
          <w:sz w:val="20"/>
        </w:rPr>
        <w:t xml:space="preserve">Please, report issues that you find with this specification to the public FMI issue tracking system: </w:t>
      </w:r>
      <w:hyperlink r:id="rId13" w:history="1">
        <w:r w:rsidRPr="000D2C95">
          <w:rPr>
            <w:rStyle w:val="Hyperlink"/>
            <w:sz w:val="20"/>
          </w:rPr>
          <w:t>https://trac.fmi-standard.org</w:t>
        </w:r>
      </w:hyperlink>
      <w:r w:rsidRPr="000D2C95">
        <w:rPr>
          <w:sz w:val="20"/>
        </w:rPr>
        <w:t xml:space="preserve">  </w:t>
      </w:r>
    </w:p>
    <w:p w14:paraId="59323BD7" w14:textId="77777777" w:rsidR="00471821" w:rsidRPr="0098259C" w:rsidRDefault="00471821" w:rsidP="00471821">
      <w:pPr>
        <w:pStyle w:val="Textkrper"/>
      </w:pPr>
    </w:p>
    <w:p w14:paraId="772E93C0" w14:textId="77777777" w:rsidR="00AC10E5" w:rsidRDefault="00AC10E5">
      <w:pPr>
        <w:spacing w:line="240" w:lineRule="auto"/>
        <w:rPr>
          <w:b/>
          <w:spacing w:val="4"/>
          <w:sz w:val="22"/>
          <w:szCs w:val="22"/>
        </w:rPr>
      </w:pPr>
      <w:r>
        <w:rPr>
          <w:b/>
          <w:sz w:val="22"/>
          <w:szCs w:val="22"/>
        </w:rPr>
        <w:br w:type="page"/>
      </w:r>
    </w:p>
    <w:p w14:paraId="50E71520" w14:textId="77777777" w:rsidR="00471821" w:rsidRPr="0098259C" w:rsidRDefault="00471821" w:rsidP="00471821">
      <w:pPr>
        <w:pStyle w:val="Textkrper"/>
        <w:rPr>
          <w:b/>
          <w:sz w:val="22"/>
          <w:szCs w:val="22"/>
        </w:rPr>
      </w:pPr>
      <w:r w:rsidRPr="0098259C">
        <w:rPr>
          <w:b/>
          <w:sz w:val="22"/>
          <w:szCs w:val="22"/>
        </w:rPr>
        <w:lastRenderedPageBreak/>
        <w:t>License of this document</w:t>
      </w:r>
    </w:p>
    <w:p w14:paraId="4C224783" w14:textId="77777777" w:rsidR="006F0EE0" w:rsidRPr="0098259C" w:rsidRDefault="006F0EE0" w:rsidP="006F0EE0">
      <w:pPr>
        <w:pStyle w:val="Textkrper-Zeileneinzug"/>
        <w:ind w:firstLine="0"/>
        <w:jc w:val="left"/>
      </w:pPr>
    </w:p>
    <w:p w14:paraId="5A1E5317" w14:textId="3BC1B836"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-201</w:t>
      </w:r>
      <w:ins w:id="109" w:author="Otter, Martin" w:date="2014-04-24T10:39:00Z">
        <w:r w:rsidR="005B682A">
          <w:t>4</w:t>
        </w:r>
      </w:ins>
      <w:del w:id="110" w:author="Otter, Martin" w:date="2014-04-24T10:39:00Z">
        <w:r w:rsidR="004B7790" w:rsidDel="005B682A">
          <w:delText>3</w:delText>
        </w:r>
      </w:del>
      <w:r w:rsidR="00910A7B">
        <w:t xml:space="preserve"> Modelica Association Project “FMI”</w:t>
      </w:r>
      <w:r w:rsidRPr="0098259C">
        <w:br/>
      </w:r>
    </w:p>
    <w:p w14:paraId="586685C7" w14:textId="320F8239"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del w:id="111" w:author="Otter, Martin" w:date="2014-04-24T10:39:00Z">
        <w:r w:rsidR="001A1E16" w:rsidRPr="0098259C" w:rsidDel="005B682A">
          <w:delText>3</w:delText>
        </w:r>
      </w:del>
      <w:ins w:id="112" w:author="Otter, Martin" w:date="2014-04-24T10:39:00Z">
        <w:r w:rsidR="005B682A">
          <w:t>4</w:t>
        </w:r>
      </w:ins>
      <w:r w:rsidR="001A1E16" w:rsidRPr="0098259C">
        <w:t xml:space="preserve">.0 </w:t>
      </w:r>
      <w:ins w:id="113" w:author="Otter, Martin" w:date="2014-04-24T10:48:00Z">
        <w:r w:rsidR="00A41281">
          <w:t>International</w:t>
        </w:r>
      </w:ins>
      <w:del w:id="114" w:author="Otter, Martin" w:date="2014-04-24T10:48:00Z">
        <w:r w:rsidR="001A1E16" w:rsidRPr="0098259C" w:rsidDel="00A41281">
          <w:delText>Unported</w:delText>
        </w:r>
      </w:del>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 xml:space="preserve">pedia. Human-readable summary of the license text from </w:t>
      </w:r>
      <w:ins w:id="115" w:author="Otter, Martin" w:date="2014-04-24T10:39:00Z">
        <w:r w:rsidR="005B682A">
          <w:fldChar w:fldCharType="begin"/>
        </w:r>
      </w:ins>
      <w:ins w:id="116" w:author="Otter, Martin" w:date="2014-04-24T10:40:00Z">
        <w:r w:rsidR="005B682A">
          <w:instrText>HYPERLINK "http://creativecommons.org/licenses/by-sa/4.0/"</w:instrText>
        </w:r>
      </w:ins>
      <w:del w:id="117" w:author="Otter, Martin" w:date="2014-04-24T10:40:00Z">
        <w:r w:rsidR="005B682A" w:rsidRPr="005B682A" w:rsidDel="005B682A">
          <w:rPr>
            <w:rPrChange w:id="118" w:author="Otter, Martin" w:date="2014-04-24T10:39:00Z">
              <w:rPr>
                <w:rStyle w:val="Hyperlink"/>
              </w:rPr>
            </w:rPrChange>
          </w:rPr>
          <w:delInstrText>http://creativecommons.org/licenses/by-sa/.0/</w:delInstrText>
        </w:r>
      </w:del>
      <w:ins w:id="119" w:author="Otter, Martin" w:date="2014-04-24T10:39:00Z">
        <w:r w:rsidR="005B682A">
          <w:fldChar w:fldCharType="separate"/>
        </w:r>
      </w:ins>
      <w:r w:rsidR="005B682A" w:rsidRPr="00D61DC2">
        <w:rPr>
          <w:rStyle w:val="Hyperlink"/>
        </w:rPr>
        <w:t>http://creativecommons.org/licenses/by-sa/</w:t>
      </w:r>
      <w:del w:id="120" w:author="Otter, Martin" w:date="2014-04-24T10:39:00Z">
        <w:r w:rsidR="005B682A" w:rsidRPr="00D61DC2" w:rsidDel="005B682A">
          <w:rPr>
            <w:rStyle w:val="Hyperlink"/>
          </w:rPr>
          <w:delText>3</w:delText>
        </w:r>
      </w:del>
      <w:ins w:id="121" w:author="Otter, Martin" w:date="2014-04-24T10:39:00Z">
        <w:r w:rsidR="005B682A" w:rsidRPr="00D61DC2">
          <w:rPr>
            <w:rStyle w:val="Hyperlink"/>
          </w:rPr>
          <w:t>4</w:t>
        </w:r>
      </w:ins>
      <w:r w:rsidR="005B682A" w:rsidRPr="00D61DC2">
        <w:rPr>
          <w:rStyle w:val="Hyperlink"/>
        </w:rPr>
        <w:t>.0/</w:t>
      </w:r>
      <w:ins w:id="122" w:author="Otter, Martin" w:date="2014-04-24T10:39:00Z">
        <w:r w:rsidR="005B682A">
          <w:fldChar w:fldCharType="end"/>
        </w:r>
      </w:ins>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ins w:id="123" w:author="Otter, Martin" w:date="2014-04-24T10:40:00Z">
              <w:r w:rsidR="005B682A">
                <w:t xml:space="preserve"> to</w:t>
              </w:r>
            </w:ins>
            <w:r w:rsidRPr="0098259C">
              <w:t>:</w:t>
            </w:r>
          </w:p>
          <w:p w14:paraId="21D57E05" w14:textId="32E602D4" w:rsidR="000E6CD9" w:rsidRPr="0098259C" w:rsidRDefault="00471821" w:rsidP="000E6CD9">
            <w:pPr>
              <w:pStyle w:val="BulletItemFirst"/>
              <w:tabs>
                <w:tab w:val="num" w:pos="524"/>
              </w:tabs>
              <w:autoSpaceDE w:val="0"/>
              <w:autoSpaceDN w:val="0"/>
              <w:adjustRightInd w:val="0"/>
              <w:spacing w:before="60"/>
              <w:ind w:left="524"/>
              <w:jc w:val="both"/>
            </w:pPr>
            <w:del w:id="124" w:author="Otter, Martin" w:date="2014-04-24T10:40:00Z">
              <w:r w:rsidRPr="0098259C" w:rsidDel="005B682A">
                <w:rPr>
                  <w:b/>
                  <w:bCs/>
                </w:rPr>
                <w:delText xml:space="preserve">to </w:delText>
              </w:r>
            </w:del>
            <w:r w:rsidRPr="0098259C">
              <w:rPr>
                <w:b/>
                <w:bCs/>
              </w:rPr>
              <w:t>Share</w:t>
            </w:r>
            <w:r w:rsidRPr="0098259C">
              <w:t xml:space="preserve"> —</w:t>
            </w:r>
            <w:ins w:id="125" w:author="Otter, Martin" w:date="2014-04-25T17:11:00Z">
              <w:r w:rsidR="00F1049A">
                <w:t xml:space="preserve"> </w:t>
              </w:r>
            </w:ins>
            <w:del w:id="126" w:author="Otter, Martin" w:date="2014-04-24T10:40:00Z">
              <w:r w:rsidRPr="0098259C" w:rsidDel="005B682A">
                <w:delText xml:space="preserve"> to </w:delText>
              </w:r>
            </w:del>
            <w:r w:rsidRPr="0098259C">
              <w:t>copy</w:t>
            </w:r>
            <w:ins w:id="127" w:author="Otter, Martin" w:date="2014-04-24T10:40:00Z">
              <w:r w:rsidR="005B682A">
                <w:t xml:space="preserve"> and</w:t>
              </w:r>
            </w:ins>
            <w:del w:id="128" w:author="Otter, Martin" w:date="2014-04-24T10:40:00Z">
              <w:r w:rsidRPr="0098259C" w:rsidDel="005B682A">
                <w:delText>,</w:delText>
              </w:r>
            </w:del>
            <w:r w:rsidRPr="0098259C">
              <w:t xml:space="preserve"> </w:t>
            </w:r>
            <w:ins w:id="129" w:author="Otter, Martin" w:date="2014-04-24T10:40:00Z">
              <w:r w:rsidR="005B682A">
                <w:t>re</w:t>
              </w:r>
            </w:ins>
            <w:r w:rsidRPr="0098259C">
              <w:t xml:space="preserve">distribute </w:t>
            </w:r>
            <w:ins w:id="130" w:author="Otter, Martin" w:date="2014-04-24T10:40:00Z">
              <w:r w:rsidR="005B682A">
                <w:t>the material in any medium or format</w:t>
              </w:r>
            </w:ins>
            <w:del w:id="131" w:author="Otter, Martin" w:date="2014-04-24T10:40:00Z">
              <w:r w:rsidRPr="0098259C" w:rsidDel="005B682A">
                <w:delText>and transmit the work, and</w:delText>
              </w:r>
            </w:del>
          </w:p>
          <w:p w14:paraId="16503DF1" w14:textId="07DF70CE" w:rsidR="00471821" w:rsidRDefault="00471821" w:rsidP="000E6CD9">
            <w:pPr>
              <w:pStyle w:val="BulletItemFirst"/>
              <w:tabs>
                <w:tab w:val="num" w:pos="524"/>
              </w:tabs>
              <w:autoSpaceDE w:val="0"/>
              <w:autoSpaceDN w:val="0"/>
              <w:adjustRightInd w:val="0"/>
              <w:spacing w:before="60"/>
              <w:ind w:left="524"/>
              <w:jc w:val="both"/>
              <w:rPr>
                <w:ins w:id="132" w:author="Otter, Martin" w:date="2014-04-24T10:41:00Z"/>
              </w:rPr>
            </w:pPr>
            <w:del w:id="133" w:author="Otter, Martin" w:date="2014-04-24T10:40:00Z">
              <w:r w:rsidRPr="0098259C" w:rsidDel="005B682A">
                <w:rPr>
                  <w:b/>
                  <w:bCs/>
                </w:rPr>
                <w:delText xml:space="preserve">to </w:delText>
              </w:r>
            </w:del>
            <w:r w:rsidRPr="0098259C">
              <w:rPr>
                <w:b/>
                <w:bCs/>
              </w:rPr>
              <w:t>Remix</w:t>
            </w:r>
            <w:r w:rsidRPr="0098259C">
              <w:t xml:space="preserve"> — </w:t>
            </w:r>
            <w:ins w:id="134" w:author="Otter, Martin" w:date="2014-04-24T10:41:00Z">
              <w:r w:rsidR="005B682A">
                <w:t>remix, transform, and build upon the material</w:t>
              </w:r>
            </w:ins>
            <w:del w:id="135" w:author="Otter, Martin" w:date="2014-04-24T10:41:00Z">
              <w:r w:rsidRPr="0098259C" w:rsidDel="005B682A">
                <w:delText>to adapt the work</w:delText>
              </w:r>
            </w:del>
          </w:p>
          <w:p w14:paraId="21F74383" w14:textId="48850A68" w:rsidR="005B682A" w:rsidRDefault="005B682A" w:rsidP="000E6CD9">
            <w:pPr>
              <w:pStyle w:val="BulletItemFirst"/>
              <w:tabs>
                <w:tab w:val="num" w:pos="524"/>
              </w:tabs>
              <w:autoSpaceDE w:val="0"/>
              <w:autoSpaceDN w:val="0"/>
              <w:adjustRightInd w:val="0"/>
              <w:spacing w:before="60"/>
              <w:ind w:left="524"/>
              <w:jc w:val="both"/>
              <w:rPr>
                <w:ins w:id="136" w:author="Otter, Martin" w:date="2014-04-24T10:41:00Z"/>
                <w:bCs/>
              </w:rPr>
            </w:pPr>
            <w:proofErr w:type="gramStart"/>
            <w:ins w:id="137" w:author="Otter, Martin" w:date="2014-04-24T10:41:00Z">
              <w:r w:rsidRPr="005B682A">
                <w:rPr>
                  <w:bCs/>
                  <w:rPrChange w:id="138" w:author="Otter, Martin" w:date="2014-04-24T10:41:00Z">
                    <w:rPr>
                      <w:b/>
                      <w:bCs/>
                    </w:rPr>
                  </w:rPrChange>
                </w:rPr>
                <w:t>for</w:t>
              </w:r>
              <w:proofErr w:type="gramEnd"/>
              <w:r w:rsidRPr="005B682A">
                <w:rPr>
                  <w:bCs/>
                  <w:rPrChange w:id="139" w:author="Otter, Martin" w:date="2014-04-24T10:41:00Z">
                    <w:rPr>
                      <w:b/>
                      <w:bCs/>
                    </w:rPr>
                  </w:rPrChange>
                </w:rPr>
                <w:t xml:space="preserve"> any purpose, even commercially.</w:t>
              </w:r>
            </w:ins>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ins w:id="140" w:author="Otter, Martin" w:date="2014-04-24T10:41:00Z">
              <w:r>
                <w:rPr>
                  <w:bCs/>
                </w:rPr>
                <w:t>The licensor cannot revoke these freedoms as long as you follow the license terms.</w:t>
              </w:r>
            </w:ins>
          </w:p>
          <w:p w14:paraId="1F64FBE7" w14:textId="2205D895" w:rsidR="00471821" w:rsidRPr="0098259C" w:rsidRDefault="00471821" w:rsidP="00623D18">
            <w:pPr>
              <w:spacing w:before="60"/>
            </w:pPr>
            <w:r w:rsidRPr="0098259C">
              <w:t xml:space="preserve">Under the following </w:t>
            </w:r>
            <w:ins w:id="141" w:author="Otter, Martin" w:date="2014-04-24T10:42:00Z">
              <w:r w:rsidR="005B682A">
                <w:t>terms</w:t>
              </w:r>
            </w:ins>
            <w:del w:id="142" w:author="Otter, Martin" w:date="2014-04-24T10:42:00Z">
              <w:r w:rsidRPr="0098259C" w:rsidDel="005B682A">
                <w:delText>conditions</w:delText>
              </w:r>
            </w:del>
            <w:r w:rsidRPr="0098259C">
              <w:t>:</w:t>
            </w:r>
          </w:p>
          <w:p w14:paraId="00208CFC" w14:textId="0FF38769"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ins w:id="143" w:author="Otter, Martin" w:date="2014-04-24T10:42:00Z">
              <w:r w:rsidR="005B682A">
                <w:t xml:space="preserve">give appropriate credit, provide a link to the license, and indicate if changes were made. You may do so in any reasonable manner, </w:t>
              </w:r>
            </w:ins>
            <w:del w:id="144" w:author="Otter, Martin" w:date="2014-04-24T10:43:00Z">
              <w:r w:rsidRPr="0098259C" w:rsidDel="005B682A">
                <w:delText>attribute the work in the manner specified by the author or licensor (</w:delText>
              </w:r>
            </w:del>
            <w:r w:rsidRPr="0098259C">
              <w:t xml:space="preserve">but not in any way that suggests </w:t>
            </w:r>
            <w:ins w:id="145" w:author="Otter, Martin" w:date="2014-04-24T10:43:00Z">
              <w:r w:rsidR="00A41281">
                <w:t>the licensor</w:t>
              </w:r>
            </w:ins>
            <w:del w:id="146" w:author="Otter, Martin" w:date="2014-04-24T10:43:00Z">
              <w:r w:rsidRPr="0098259C" w:rsidDel="00A41281">
                <w:delText>that they</w:delText>
              </w:r>
            </w:del>
            <w:r w:rsidRPr="0098259C">
              <w:t xml:space="preserve"> endorse</w:t>
            </w:r>
            <w:ins w:id="147" w:author="Otter, Martin" w:date="2014-04-24T10:43:00Z">
              <w:r w:rsidR="00A41281">
                <w:t>s</w:t>
              </w:r>
            </w:ins>
            <w:r w:rsidRPr="0098259C">
              <w:t xml:space="preserve"> you or your use</w:t>
            </w:r>
            <w:del w:id="148" w:author="Otter, Martin" w:date="2014-04-24T10:43:00Z">
              <w:r w:rsidRPr="0098259C" w:rsidDel="00A41281">
                <w:delText xml:space="preserve"> of the work.)</w:delText>
              </w:r>
            </w:del>
            <w:ins w:id="149" w:author="Otter, Martin" w:date="2014-04-24T10:43:00Z">
              <w:r w:rsidR="00A41281">
                <w:t>.</w:t>
              </w:r>
            </w:ins>
          </w:p>
          <w:p w14:paraId="7BCD5EA2" w14:textId="193698DE"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ins w:id="150" w:author="Otter, Martin" w:date="2014-04-24T10:43:00Z">
              <w:r w:rsidR="00A41281">
                <w:t>remix,</w:t>
              </w:r>
            </w:ins>
            <w:del w:id="151" w:author="Otter, Martin" w:date="2014-04-24T10:43:00Z">
              <w:r w:rsidRPr="0098259C" w:rsidDel="00A41281">
                <w:delText>alter,</w:delText>
              </w:r>
            </w:del>
            <w:r w:rsidRPr="0098259C">
              <w:t xml:space="preserve"> transform, or build upon th</w:t>
            </w:r>
            <w:ins w:id="152" w:author="Otter, Martin" w:date="2014-04-24T10:43:00Z">
              <w:r w:rsidR="00A41281">
                <w:t>e material</w:t>
              </w:r>
            </w:ins>
            <w:del w:id="153" w:author="Otter, Martin" w:date="2014-04-24T10:44:00Z">
              <w:r w:rsidRPr="0098259C" w:rsidDel="00A41281">
                <w:delText>is work</w:delText>
              </w:r>
            </w:del>
            <w:r w:rsidRPr="0098259C">
              <w:t xml:space="preserve">, you </w:t>
            </w:r>
            <w:ins w:id="154" w:author="Otter, Martin" w:date="2014-04-24T10:44:00Z">
              <w:r w:rsidR="00A41281">
                <w:t>must</w:t>
              </w:r>
            </w:ins>
            <w:del w:id="155" w:author="Otter, Martin" w:date="2014-04-24T10:44:00Z">
              <w:r w:rsidRPr="0098259C" w:rsidDel="00A41281">
                <w:delText>may</w:delText>
              </w:r>
            </w:del>
            <w:r w:rsidRPr="0098259C">
              <w:t xml:space="preserve"> distribute </w:t>
            </w:r>
            <w:ins w:id="156" w:author="Otter, Martin" w:date="2014-04-24T10:44:00Z">
              <w:r w:rsidR="00A41281">
                <w:t>your contributions under the same license as the original</w:t>
              </w:r>
            </w:ins>
            <w:del w:id="157" w:author="Otter, Martin" w:date="2014-04-24T10:44:00Z">
              <w:r w:rsidRPr="0098259C" w:rsidDel="00A41281">
                <w:delText>the resulting work only under the same, similar or a compatible license</w:delText>
              </w:r>
            </w:del>
            <w:ins w:id="158" w:author="Otter, Martin" w:date="2014-04-24T10:44:00Z">
              <w:r w:rsidR="00A41281">
                <w:t>.</w:t>
              </w:r>
            </w:ins>
          </w:p>
        </w:tc>
      </w:tr>
    </w:tbl>
    <w:p w14:paraId="74725619" w14:textId="77777777" w:rsidR="00471821" w:rsidRPr="0098259C" w:rsidRDefault="00471821" w:rsidP="006F0EE0">
      <w:pPr>
        <w:pStyle w:val="Textkrper"/>
      </w:pPr>
      <w:r w:rsidRPr="0098259C">
        <w:t>The legal license text and disclaimer is available at:</w:t>
      </w:r>
    </w:p>
    <w:p w14:paraId="615DE12F" w14:textId="4395C5E1" w:rsidR="00471821" w:rsidRPr="0098259C" w:rsidRDefault="00A41281" w:rsidP="006F0EE0">
      <w:pPr>
        <w:pStyle w:val="Textkrper"/>
        <w:jc w:val="center"/>
        <w:rPr>
          <w:color w:val="000000"/>
        </w:rPr>
      </w:pPr>
      <w:ins w:id="159" w:author="Otter, Martin" w:date="2014-04-24T10:45:00Z">
        <w:r>
          <w:fldChar w:fldCharType="begin"/>
        </w:r>
        <w:r>
          <w:instrText xml:space="preserve"> HYPERLINK "</w:instrText>
        </w:r>
      </w:ins>
      <w:r w:rsidRPr="00A41281">
        <w:rPr>
          <w:rPrChange w:id="160" w:author="Otter, Martin" w:date="2014-04-24T10:45:00Z">
            <w:rPr>
              <w:rStyle w:val="Hyperlink"/>
            </w:rPr>
          </w:rPrChange>
        </w:rPr>
        <w:instrText>http://creativecommons.org/licenses/by-sa/</w:instrText>
      </w:r>
      <w:ins w:id="161" w:author="Otter, Martin" w:date="2014-04-24T10:45:00Z">
        <w:r w:rsidRPr="00A41281">
          <w:rPr>
            <w:rPrChange w:id="162" w:author="Otter, Martin" w:date="2014-04-24T10:45:00Z">
              <w:rPr>
                <w:rStyle w:val="Hyperlink"/>
              </w:rPr>
            </w:rPrChange>
          </w:rPr>
          <w:instrText>4</w:instrText>
        </w:r>
      </w:ins>
      <w:r w:rsidRPr="00A41281">
        <w:rPr>
          <w:rPrChange w:id="163" w:author="Otter, Martin" w:date="2014-04-24T10:45:00Z">
            <w:rPr>
              <w:rStyle w:val="Hyperlink"/>
            </w:rPr>
          </w:rPrChange>
        </w:rPr>
        <w:instrText>.0/legalcode</w:instrText>
      </w:r>
      <w:ins w:id="164" w:author="Otter, Martin" w:date="2014-04-24T10:45:00Z">
        <w:r>
          <w:instrText xml:space="preserve">" </w:instrText>
        </w:r>
        <w:r>
          <w:fldChar w:fldCharType="separate"/>
        </w:r>
      </w:ins>
      <w:r w:rsidRPr="00D61DC2">
        <w:rPr>
          <w:rStyle w:val="Hyperlink"/>
        </w:rPr>
        <w:t>http://creativecommons.org/licenses/by-sa/</w:t>
      </w:r>
      <w:ins w:id="165" w:author="Otter, Martin" w:date="2014-04-24T10:45:00Z">
        <w:r w:rsidRPr="00D61DC2">
          <w:rPr>
            <w:rStyle w:val="Hyperlink"/>
          </w:rPr>
          <w:t>4</w:t>
        </w:r>
      </w:ins>
      <w:del w:id="166" w:author="Otter, Martin" w:date="2014-04-24T10:45:00Z">
        <w:r w:rsidRPr="00D61DC2" w:rsidDel="00A41281">
          <w:rPr>
            <w:rStyle w:val="Hyperlink"/>
          </w:rPr>
          <w:delText>3</w:delText>
        </w:r>
      </w:del>
      <w:r w:rsidRPr="00D61DC2">
        <w:rPr>
          <w:rStyle w:val="Hyperlink"/>
        </w:rPr>
        <w:t>.0/legalcode</w:t>
      </w:r>
      <w:ins w:id="167" w:author="Otter, Martin" w:date="2014-04-24T10:45:00Z">
        <w:r>
          <w:fldChar w:fldCharType="end"/>
        </w:r>
      </w:ins>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224D8016" w:rsidR="00655CA0" w:rsidRDefault="00655CA0">
      <w:pPr>
        <w:pStyle w:val="BulletItemFirst"/>
        <w:tabs>
          <w:tab w:val="num" w:pos="524"/>
        </w:tabs>
        <w:spacing w:before="120"/>
        <w:ind w:left="522"/>
        <w:rPr>
          <w:ins w:id="168" w:author="Otter, Martin" w:date="2014-07-08T11:11:00Z"/>
        </w:rPr>
        <w:pPrChange w:id="169" w:author="Otter, Martin" w:date="2014-06-12T10:26:00Z">
          <w:pPr>
            <w:pStyle w:val="BulletItemFirst"/>
            <w:tabs>
              <w:tab w:val="num" w:pos="524"/>
            </w:tabs>
            <w:ind w:left="524"/>
          </w:pPr>
        </w:pPrChange>
      </w:pPr>
      <w:r w:rsidRPr="0098259C">
        <w:t xml:space="preserve">The </w:t>
      </w:r>
      <w:r w:rsidR="003B3242">
        <w:t>C header</w:t>
      </w:r>
      <w:r w:rsidRPr="0098259C">
        <w:t xml:space="preserve"> and </w:t>
      </w:r>
      <w:r w:rsidR="00374F39" w:rsidRPr="0098259C">
        <w:t>XML</w:t>
      </w:r>
      <w:r w:rsidRPr="0098259C">
        <w:t xml:space="preserve">-schema files that accompany this document are available under the BSD </w:t>
      </w:r>
      <w:r w:rsidR="004B7790">
        <w:t xml:space="preserve">2-Clause </w:t>
      </w:r>
      <w:r w:rsidRPr="0098259C">
        <w:t>license (</w:t>
      </w:r>
      <w:r w:rsidR="000173BA">
        <w:fldChar w:fldCharType="begin"/>
      </w:r>
      <w:r w:rsidR="000173BA">
        <w:instrText xml:space="preserve"> HYPERLINK "http://www.opensource.org/licenses/bsd-license.html" </w:instrText>
      </w:r>
      <w:r w:rsidR="000173BA">
        <w:fldChar w:fldCharType="separate"/>
      </w:r>
      <w:r w:rsidRPr="0098259C">
        <w:rPr>
          <w:rStyle w:val="Hyperlink"/>
        </w:rPr>
        <w:t>http://www.opensource.org/licenses/bsd-license.html</w:t>
      </w:r>
      <w:r w:rsidR="000173BA">
        <w:rPr>
          <w:rStyle w:val="Hyperlink"/>
        </w:rPr>
        <w:fldChar w:fldCharType="end"/>
      </w:r>
      <w:r w:rsidRPr="0098259C">
        <w:t>) with the extension that modifications must be also provided under the BSD</w:t>
      </w:r>
      <w:ins w:id="170" w:author="Otter, Martin" w:date="2014-06-12T10:26:00Z">
        <w:r w:rsidR="00AD2C7F">
          <w:t xml:space="preserve"> 2-Clause</w:t>
        </w:r>
      </w:ins>
      <w:r w:rsidRPr="0098259C">
        <w:t xml:space="preserve"> license.</w:t>
      </w:r>
    </w:p>
    <w:p w14:paraId="2DAC2A3B" w14:textId="40DCD860" w:rsidR="00E4491E" w:rsidRPr="0098259C" w:rsidRDefault="00E4491E">
      <w:pPr>
        <w:pStyle w:val="BulletItemFirst"/>
        <w:tabs>
          <w:tab w:val="num" w:pos="524"/>
        </w:tabs>
        <w:spacing w:before="120"/>
        <w:ind w:left="522"/>
        <w:pPrChange w:id="171" w:author="Otter, Martin" w:date="2014-06-12T10:26:00Z">
          <w:pPr>
            <w:pStyle w:val="BulletItemFirst"/>
            <w:tabs>
              <w:tab w:val="num" w:pos="524"/>
            </w:tabs>
            <w:ind w:left="524"/>
          </w:pPr>
        </w:pPrChange>
      </w:pPr>
      <w:ins w:id="172" w:author="Otter, Martin" w:date="2014-07-08T11:11:00Z">
        <w:r>
          <w:t>Attention is drawn to the possibility that some of the elements of this document may be the subject of patent rights. Modelica Association shall not be held responsible for identifying such patent rights.</w:t>
        </w:r>
      </w:ins>
    </w:p>
    <w:p w14:paraId="5EFCFAEC" w14:textId="5C42BC0C" w:rsidR="00471821" w:rsidRPr="0098259C" w:rsidRDefault="00655CA0">
      <w:pPr>
        <w:pStyle w:val="BulletItemFirst"/>
        <w:tabs>
          <w:tab w:val="num" w:pos="524"/>
        </w:tabs>
        <w:spacing w:before="120"/>
        <w:ind w:left="522"/>
        <w:pPrChange w:id="173" w:author="Otter, Martin" w:date="2014-06-12T10:26:00Z">
          <w:pPr>
            <w:pStyle w:val="BulletItemFirst"/>
            <w:tabs>
              <w:tab w:val="num" w:pos="524"/>
            </w:tabs>
            <w:ind w:left="524"/>
          </w:pPr>
        </w:pPrChange>
      </w:pPr>
      <w:r w:rsidRPr="0098259C">
        <w:t>If you have improvement suggestions, please send them to the FMI development group at</w:t>
      </w:r>
      <w:r w:rsidR="004B7790">
        <w:t xml:space="preserve"> </w:t>
      </w:r>
      <w:ins w:id="174" w:author="Otter, Martin" w:date="2014-06-12T10:25:00Z">
        <w:r w:rsidR="00AD2C7F">
          <w:fldChar w:fldCharType="begin"/>
        </w:r>
        <w:r w:rsidR="00AD2C7F">
          <w:instrText xml:space="preserve"> HYPERLINK "mailto:contact@fmi-standard.org" </w:instrText>
        </w:r>
        <w:r w:rsidR="00AD2C7F">
          <w:fldChar w:fldCharType="separate"/>
        </w:r>
        <w:r w:rsidR="00AD2C7F" w:rsidRPr="00AD2C7F">
          <w:rPr>
            <w:rStyle w:val="Hyperlink"/>
          </w:rPr>
          <w:t>mailto:contact@fmi-standard.org</w:t>
        </w:r>
        <w:r w:rsidR="00AD2C7F">
          <w:fldChar w:fldCharType="end"/>
        </w:r>
      </w:ins>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7777777" w:rsidR="00364630" w:rsidRPr="0098259C" w:rsidRDefault="00364630" w:rsidP="00364630">
      <w:pPr>
        <w:pStyle w:val="Textkrper"/>
      </w:pPr>
      <w:r w:rsidRPr="0098259C">
        <w:t xml:space="preserve">This document defines the Functional Mock-up Interface (FMI), version 2.0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pPr>
        <w:pStyle w:val="Textkrper"/>
        <w:spacing w:before="240"/>
        <w:rPr>
          <w:i/>
        </w:rPr>
        <w:pPrChange w:id="175" w:author="Otter, Martin" w:date="2014-06-12T10:28:00Z">
          <w:pPr>
            <w:pStyle w:val="Textkrper"/>
          </w:pPr>
        </w:pPrChange>
      </w:pPr>
      <w:r w:rsidRPr="0098259C">
        <w:rPr>
          <w:i/>
        </w:rPr>
        <w:t>FMI for Model Exchange (chapter 3)</w:t>
      </w:r>
    </w:p>
    <w:p w14:paraId="2D290927" w14:textId="77777777" w:rsidR="00364630" w:rsidRPr="0098259C" w:rsidRDefault="00364630">
      <w:pPr>
        <w:pStyle w:val="Textkrper"/>
        <w:spacing w:before="0"/>
        <w:pPrChange w:id="176" w:author="Otter, Martin" w:date="2014-06-12T10:27:00Z">
          <w:pPr>
            <w:pStyle w:val="Textkrper"/>
          </w:pPr>
        </w:pPrChange>
      </w:pPr>
      <w:r w:rsidRPr="0098259C">
        <w:t xml:space="preserve">The intention is that a modeling environment can generate </w:t>
      </w:r>
      <w:r w:rsidR="003B3242">
        <w:t>C code</w:t>
      </w:r>
      <w:r w:rsidRPr="0098259C">
        <w:t xml:space="preserve"> 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then this system is solved with the integrators of the environment where it is used. The models to be treated by this interface can be large for usage in offline or online simulation, or can be used in embedded control systems on micro-processors. </w:t>
      </w:r>
    </w:p>
    <w:p w14:paraId="1A50EA0C" w14:textId="77777777" w:rsidR="00364630" w:rsidRPr="0098259C" w:rsidRDefault="00364630">
      <w:pPr>
        <w:pStyle w:val="Textkrper"/>
        <w:spacing w:before="240"/>
        <w:pPrChange w:id="177" w:author="Otter, Martin" w:date="2014-06-12T10:28:00Z">
          <w:pPr>
            <w:pStyle w:val="Textkrper"/>
          </w:pPr>
        </w:pPrChange>
      </w:pPr>
      <w:r w:rsidRPr="0098259C">
        <w:rPr>
          <w:i/>
        </w:rPr>
        <w:t>FMI for Co-Simulation (chapter 4)</w:t>
      </w:r>
    </w:p>
    <w:p w14:paraId="2D2F8FC6" w14:textId="77777777" w:rsidR="00364630" w:rsidRPr="0098259C" w:rsidRDefault="00364630">
      <w:pPr>
        <w:pStyle w:val="Textkrper"/>
        <w:spacing w:before="0"/>
        <w:pPrChange w:id="178" w:author="Otter, Martin" w:date="2014-06-12T10:28:00Z">
          <w:pPr>
            <w:pStyle w:val="Textkrper"/>
          </w:pPr>
        </w:pPrChange>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Master algorithms control the data exchange between subsystems and the synchronization of all simulation solvers (slaves). Both</w:t>
      </w:r>
      <w:r w:rsidR="005A2A81" w:rsidRPr="0098259C">
        <w:t>,</w:t>
      </w:r>
      <w:r w:rsidRPr="0098259C">
        <w:t xml:space="preserve"> rather simple master algorithms</w:t>
      </w:r>
      <w:r w:rsidR="005A2A81" w:rsidRPr="0098259C">
        <w:t>,</w:t>
      </w:r>
      <w:r w:rsidRPr="0098259C">
        <w:t xml:space="preserve"> as well as more sophisticated ones</w:t>
      </w:r>
      <w:r w:rsidR="00306FBB" w:rsidRPr="0098259C">
        <w:t xml:space="preserve"> </w:t>
      </w:r>
      <w:r w:rsidRPr="0098259C">
        <w:t xml:space="preserve">are 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77777777" w:rsidR="00364630" w:rsidRPr="0098259C" w:rsidRDefault="00364630">
      <w:pPr>
        <w:pStyle w:val="Textkrper"/>
        <w:spacing w:before="0"/>
        <w:pPrChange w:id="179" w:author="Otter, Martin" w:date="2014-06-12T10:28:00Z">
          <w:pPr>
            <w:pStyle w:val="Textkrper"/>
          </w:pPr>
        </w:pPrChange>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374F39" w:rsidRPr="0098259C">
        <w:t>zip file</w:t>
      </w:r>
      <w:r w:rsidRPr="0098259C">
        <w:t xml:space="preserve"> called FMU (Functional Mock</w:t>
      </w:r>
      <w:r w:rsidR="00DE038B" w:rsidRPr="0098259C">
        <w:t>-</w:t>
      </w:r>
      <w:r w:rsidRPr="0098259C">
        <w:t>up Unit) that contains several files:</w:t>
      </w:r>
    </w:p>
    <w:p w14:paraId="27F6E30B" w14:textId="77777777"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77777777"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needed model equations or the access to co-simulation tools are provided with a small set of easy to 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374F39" w:rsidRPr="0098259C">
        <w:t>zip file</w:t>
      </w:r>
      <w:r w:rsidRPr="0098259C">
        <w:t>.</w:t>
      </w:r>
    </w:p>
    <w:p w14:paraId="183632E0" w14:textId="77777777"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77777777"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374F39" w:rsidRPr="0098259C">
        <w:t>zip 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3714E7" w:rsidP="00364630">
      <w:pPr>
        <w:pStyle w:val="Textkrper"/>
        <w:jc w:val="center"/>
      </w:pPr>
      <w:ins w:id="180" w:author="Otter, Martin" w:date="2014-07-08T11:56:00Z">
        <w:r>
          <w:rPr>
            <w:lang w:val="de-DE"/>
          </w:rPr>
          <w:fldChar w:fldCharType="begin"/>
        </w:r>
        <w:r w:rsidRPr="003200BB">
          <w:instrText xml:space="preserve"> HYPERLINK "https://www.fmi-standard.org/tools" </w:instrText>
        </w:r>
        <w:r>
          <w:rPr>
            <w:lang w:val="de-DE"/>
          </w:rPr>
          <w:fldChar w:fldCharType="separate"/>
        </w:r>
        <w:r w:rsidR="000C745A" w:rsidRPr="003200BB">
          <w:rPr>
            <w:rStyle w:val="Hyperlink"/>
          </w:rPr>
          <w:t>https://www.fmi-standard.org</w:t>
        </w:r>
        <w:r w:rsidRPr="003200BB">
          <w:rPr>
            <w:rStyle w:val="Hyperlink"/>
          </w:rPr>
          <w:t>/tools</w:t>
        </w:r>
        <w:r>
          <w:rPr>
            <w:lang w:val="de-DE"/>
          </w:rPr>
          <w:fldChar w:fldCharType="end"/>
        </w:r>
      </w:ins>
    </w:p>
    <w:p w14:paraId="09BF38A0" w14:textId="77777777" w:rsidR="00C36FAB" w:rsidRPr="003200BB" w:rsidRDefault="00C36FAB" w:rsidP="00C36FAB">
      <w:pPr>
        <w:pStyle w:val="Textkrper"/>
        <w:jc w:val="center"/>
        <w:rPr>
          <w:b/>
          <w:sz w:val="24"/>
        </w:rPr>
      </w:pPr>
      <w:r w:rsidRPr="003200BB">
        <w:br w:type="page"/>
      </w:r>
      <w:r w:rsidR="002358C2" w:rsidRPr="003200BB">
        <w:rPr>
          <w:b/>
          <w:sz w:val="24"/>
        </w:rPr>
        <w:lastRenderedPageBreak/>
        <w:t>About FMI 2.0</w:t>
      </w:r>
    </w:p>
    <w:p w14:paraId="07EC1830" w14:textId="77777777" w:rsidR="00AF7BFB" w:rsidRPr="0098259C" w:rsidRDefault="00C36FAB" w:rsidP="00AF7BFB">
      <w:pPr>
        <w:pStyle w:val="Textkrper"/>
      </w:pPr>
      <w:r w:rsidRPr="0098259C">
        <w:t xml:space="preserve">This version 2.0 is a </w:t>
      </w:r>
      <w:r w:rsidR="00DA7ACF">
        <w:t>major enhancement compared to FMI 1.0</w:t>
      </w:r>
      <w:r w:rsidRPr="0098259C">
        <w:t xml:space="preserve">, where the FMI 1.0 Model Exchange and Co-Simulation </w:t>
      </w:r>
      <w:r w:rsidR="00306FBB" w:rsidRPr="0098259C">
        <w:t>standards</w:t>
      </w:r>
      <w:r w:rsidRPr="0098259C">
        <w:t xml:space="preserve"> have been merged, and many improvements have been incorporated, often due to practical experience when </w:t>
      </w:r>
      <w:r w:rsidR="00EA6397" w:rsidRPr="0098259C">
        <w:t>using</w:t>
      </w:r>
      <w:r w:rsidRPr="0098259C">
        <w:t xml:space="preserve"> the FMI 1.0 standard</w:t>
      </w:r>
      <w:r w:rsidR="00306FBB" w:rsidRPr="0098259C">
        <w:t>s</w:t>
      </w:r>
      <w:r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306FBB" w:rsidRPr="0098259C">
        <w:fldChar w:fldCharType="separate"/>
      </w:r>
      <w:r w:rsidR="00854655">
        <w:t>A.3.1</w:t>
      </w:r>
      <w:r w:rsidR="00306FBB" w:rsidRPr="0098259C">
        <w:fldChar w:fldCharType="end"/>
      </w:r>
      <w:r w:rsidR="00AF7BFB" w:rsidRPr="0098259C">
        <w:t>.</w:t>
      </w:r>
      <w:r w:rsidR="005A2A81" w:rsidRPr="0098259C">
        <w:t xml:space="preserve"> </w:t>
      </w:r>
      <w:r w:rsidR="00AF7BFB" w:rsidRPr="0098259C">
        <w:t>The appendix of the FMI 1.0 specification has been mostly moved in an extended and improved form to a companion document</w:t>
      </w:r>
    </w:p>
    <w:p w14:paraId="0768968C" w14:textId="77777777" w:rsidR="00AF7BFB" w:rsidRPr="0098259C" w:rsidRDefault="00AF7BFB">
      <w:pPr>
        <w:pStyle w:val="Textkrper"/>
        <w:spacing w:before="60"/>
        <w:ind w:left="720"/>
        <w:pPrChange w:id="181" w:author="Otter, Martin" w:date="2014-04-25T17:35:00Z">
          <w:pPr>
            <w:pStyle w:val="Textkrper"/>
            <w:ind w:left="720"/>
          </w:pPr>
        </w:pPrChange>
      </w:pPr>
      <w:r w:rsidRPr="0098259C">
        <w:t>“FunctionalMockupInterface-ImplementationHints.</w:t>
      </w:r>
      <w:r w:rsidR="00B93F47" w:rsidRPr="0098259C">
        <w:t>pdf</w:t>
      </w:r>
      <w:r w:rsidRPr="0098259C">
        <w:t>”</w:t>
      </w:r>
    </w:p>
    <w:p w14:paraId="526439AC" w14:textId="29041301" w:rsidR="00C36FAB" w:rsidRPr="0098259C" w:rsidDel="00433022" w:rsidRDefault="005A2A81">
      <w:pPr>
        <w:pStyle w:val="Textkrper"/>
        <w:spacing w:before="60"/>
        <w:rPr>
          <w:del w:id="182" w:author="Otter, Martin" w:date="2014-04-25T17:35:00Z"/>
        </w:rPr>
        <w:pPrChange w:id="183" w:author="Otter, Martin" w:date="2014-04-25T17:35:00Z">
          <w:pPr>
            <w:pStyle w:val="Textkrper"/>
          </w:pPr>
        </w:pPrChange>
      </w:pPr>
      <w:proofErr w:type="gramStart"/>
      <w:r w:rsidRPr="0098259C">
        <w:t>where</w:t>
      </w:r>
      <w:proofErr w:type="gramEnd"/>
      <w:r w:rsidR="00AF7BFB" w:rsidRPr="0098259C">
        <w:t xml:space="preserve"> practical information for the implementation of the FMI standard is provided.</w:t>
      </w:r>
    </w:p>
    <w:p w14:paraId="6A0559E4" w14:textId="77777777" w:rsidR="00AF7BFB" w:rsidRPr="0098259C" w:rsidRDefault="00AF7BFB">
      <w:pPr>
        <w:pStyle w:val="Textkrper"/>
        <w:spacing w:before="60"/>
        <w:pPrChange w:id="184" w:author="Otter, Martin" w:date="2014-04-25T17:35:00Z">
          <w:pPr>
            <w:pStyle w:val="Textkrper"/>
          </w:pPr>
        </w:pPrChange>
      </w:pPr>
    </w:p>
    <w:p w14:paraId="6A567AEF" w14:textId="77777777" w:rsidR="00AF7BFB" w:rsidRPr="0098259C" w:rsidRDefault="00AF7BFB">
      <w:pPr>
        <w:pStyle w:val="Textkrper"/>
        <w:spacing w:before="240"/>
        <w:jc w:val="center"/>
        <w:rPr>
          <w:b/>
          <w:sz w:val="24"/>
        </w:rPr>
        <w:pPrChange w:id="185" w:author="Otter, Martin" w:date="2014-04-25T17:35:00Z">
          <w:pPr>
            <w:pStyle w:val="Textkrper"/>
            <w:jc w:val="center"/>
          </w:pPr>
        </w:pPrChange>
      </w:pPr>
      <w:r w:rsidRPr="0098259C">
        <w:rPr>
          <w:b/>
          <w:sz w:val="24"/>
        </w:rPr>
        <w:t>Conventions used in this Document</w:t>
      </w:r>
    </w:p>
    <w:p w14:paraId="12B70D60" w14:textId="77777777" w:rsidR="00AF7BFB" w:rsidRPr="0098259C" w:rsidRDefault="00AF7BFB">
      <w:pPr>
        <w:pStyle w:val="Textkrper"/>
        <w:numPr>
          <w:ilvl w:val="0"/>
          <w:numId w:val="41"/>
        </w:numPr>
        <w:spacing w:before="60"/>
        <w:pPrChange w:id="186" w:author="Otter, Martin" w:date="2014-04-25T17:35:00Z">
          <w:pPr>
            <w:pStyle w:val="Textkrper"/>
            <w:numPr>
              <w:numId w:val="41"/>
            </w:numPr>
            <w:tabs>
              <w:tab w:val="num" w:pos="250"/>
            </w:tabs>
            <w:ind w:left="250" w:hanging="250"/>
          </w:pPr>
        </w:pPrChange>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pPr>
        <w:pStyle w:val="Textkrper"/>
        <w:numPr>
          <w:ilvl w:val="0"/>
          <w:numId w:val="41"/>
        </w:numPr>
        <w:spacing w:before="60"/>
        <w:pPrChange w:id="187" w:author="Otter, Martin" w:date="2014-04-25T17:35:00Z">
          <w:pPr>
            <w:pStyle w:val="Textkrper"/>
            <w:numPr>
              <w:numId w:val="41"/>
            </w:numPr>
            <w:tabs>
              <w:tab w:val="num" w:pos="250"/>
            </w:tabs>
            <w:ind w:left="250" w:hanging="250"/>
          </w:pPr>
        </w:pPrChange>
      </w:pPr>
      <w:r w:rsidRPr="0098259C">
        <w:t>Arrays appe</w:t>
      </w:r>
      <w:r w:rsidR="00611D03" w:rsidRPr="0098259C">
        <w:t>ar in two forms</w:t>
      </w:r>
      <w:r w:rsidRPr="0098259C">
        <w:t>:</w:t>
      </w:r>
    </w:p>
    <w:p w14:paraId="0436ADF9" w14:textId="0FAB16C4" w:rsidR="00AF7BFB" w:rsidRPr="0098259C" w:rsidRDefault="00AF7BFB">
      <w:pPr>
        <w:pStyle w:val="Textkrper"/>
        <w:numPr>
          <w:ilvl w:val="1"/>
          <w:numId w:val="42"/>
        </w:numPr>
        <w:tabs>
          <w:tab w:val="clear" w:pos="1100"/>
          <w:tab w:val="num" w:pos="600"/>
        </w:tabs>
        <w:spacing w:before="60"/>
        <w:ind w:left="600" w:hanging="351"/>
        <w:pPrChange w:id="188" w:author="Otter, Martin" w:date="2014-04-25T17:35:00Z">
          <w:pPr>
            <w:pStyle w:val="Textkrper"/>
            <w:numPr>
              <w:ilvl w:val="1"/>
              <w:numId w:val="42"/>
            </w:numPr>
            <w:tabs>
              <w:tab w:val="num" w:pos="600"/>
              <w:tab w:val="num" w:pos="1100"/>
            </w:tabs>
            <w:ind w:left="600" w:hanging="351"/>
          </w:pPr>
        </w:pPrChange>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Pr="0098259C">
        <w:t xml:space="preserve">, </w:t>
      </w:r>
      <w:r w:rsidR="00D73B94" w:rsidRPr="0098259C">
        <w:t>in other words</w:t>
      </w:r>
      <w:r w:rsidRPr="0098259C">
        <w:t xml:space="preserve"> the first element along one dimension starts at index one. In all </w:t>
      </w:r>
      <w:r w:rsidR="009C36C4">
        <w:t xml:space="preserve">these </w:t>
      </w:r>
      <w:r w:rsidRPr="0098259C">
        <w:t>cases, the starting index is also explicitly mentioned at the respective definition of the array. Example: In the modelDescription.</w:t>
      </w:r>
      <w:ins w:id="189" w:author="Otter, Martin" w:date="2014-04-15T14:42:00Z">
        <w:r w:rsidR="008E76A9">
          <w:t>xml</w:t>
        </w:r>
      </w:ins>
      <w:del w:id="190" w:author="Otter, Martin" w:date="2014-04-15T14:42:00Z">
        <w:r w:rsidR="00374F39" w:rsidRPr="0098259C" w:rsidDel="008E76A9">
          <w:delText>XML</w:delText>
        </w:r>
      </w:del>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77777777" w:rsidR="00611D03" w:rsidRPr="0098259C" w:rsidRDefault="00611D03">
      <w:pPr>
        <w:pStyle w:val="Textkrper"/>
        <w:numPr>
          <w:ilvl w:val="1"/>
          <w:numId w:val="42"/>
        </w:numPr>
        <w:tabs>
          <w:tab w:val="clear" w:pos="1100"/>
          <w:tab w:val="num" w:pos="600"/>
        </w:tabs>
        <w:spacing w:before="60"/>
        <w:ind w:left="600" w:hanging="351"/>
        <w:pPrChange w:id="191" w:author="Otter, Martin" w:date="2014-04-25T17:35:00Z">
          <w:pPr>
            <w:pStyle w:val="Textkrper"/>
            <w:numPr>
              <w:ilvl w:val="1"/>
              <w:numId w:val="42"/>
            </w:numPr>
            <w:tabs>
              <w:tab w:val="num" w:pos="600"/>
              <w:tab w:val="num" w:pos="1100"/>
            </w:tabs>
            <w:ind w:left="600" w:hanging="351"/>
          </w:pPr>
        </w:pPrChange>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gramStart"/>
      <w:r w:rsidRPr="0098259C">
        <w:rPr>
          <w:rStyle w:val="CODE"/>
        </w:rPr>
        <w:t>setContinuousStates(</w:t>
      </w:r>
      <w:proofErr w:type="gramEnd"/>
      <w:r w:rsidRPr="0098259C">
        <w:rPr>
          <w:rStyle w:val="CODE"/>
        </w:rPr>
        <w:t>..)</w:t>
      </w:r>
      <w:r w:rsidRPr="0098259C">
        <w:t xml:space="preserve"> is </w:t>
      </w:r>
      <w:r w:rsidRPr="0098259C">
        <w:rPr>
          <w:rStyle w:val="CODE"/>
        </w:rPr>
        <w:t>x[0]</w:t>
      </w:r>
      <w:r w:rsidRPr="0098259C">
        <w:t>.</w:t>
      </w:r>
    </w:p>
    <w:p w14:paraId="27BC96C6" w14:textId="30F7D24A" w:rsidR="00FB436F" w:rsidRPr="0098259C" w:rsidDel="00433022" w:rsidRDefault="00FB436F" w:rsidP="00C36FAB">
      <w:pPr>
        <w:pStyle w:val="Textkrper"/>
        <w:rPr>
          <w:del w:id="192" w:author="Otter, Martin" w:date="2014-04-25T17:35:00Z"/>
        </w:rPr>
      </w:pPr>
    </w:p>
    <w:p w14:paraId="54CDAC62" w14:textId="77777777" w:rsidR="00F1049A" w:rsidRPr="00F1049A" w:rsidRDefault="00F1049A">
      <w:pPr>
        <w:pStyle w:val="Textkrper"/>
        <w:spacing w:before="240"/>
        <w:jc w:val="center"/>
        <w:rPr>
          <w:ins w:id="193" w:author="Otter, Martin" w:date="2014-04-25T17:17:00Z"/>
          <w:b/>
          <w:sz w:val="24"/>
          <w:rPrChange w:id="194" w:author="Otter, Martin" w:date="2014-04-25T17:18:00Z">
            <w:rPr>
              <w:ins w:id="195" w:author="Otter, Martin" w:date="2014-04-25T17:17:00Z"/>
            </w:rPr>
          </w:rPrChange>
        </w:rPr>
        <w:pPrChange w:id="196" w:author="Otter, Martin" w:date="2014-04-25T17:36:00Z">
          <w:pPr>
            <w:pStyle w:val="Textkrper"/>
            <w:jc w:val="center"/>
          </w:pPr>
        </w:pPrChange>
      </w:pPr>
      <w:ins w:id="197" w:author="Otter, Martin" w:date="2014-04-25T17:17:00Z">
        <w:r w:rsidRPr="00F1049A">
          <w:rPr>
            <w:b/>
            <w:sz w:val="24"/>
            <w:rPrChange w:id="198" w:author="Otter, Martin" w:date="2014-04-25T17:18:00Z">
              <w:rPr/>
            </w:rPrChange>
          </w:rPr>
          <w:t>FMI 2.0 Implementation Help</w:t>
        </w:r>
      </w:ins>
    </w:p>
    <w:p w14:paraId="025014B5" w14:textId="4143CE1F" w:rsidR="00F1049A" w:rsidRDefault="00F1049A">
      <w:pPr>
        <w:pStyle w:val="Textkrper"/>
        <w:rPr>
          <w:ins w:id="199" w:author="Otter, Martin" w:date="2014-04-25T17:20:00Z"/>
        </w:rPr>
        <w:pPrChange w:id="200" w:author="Otter, Martin" w:date="2014-04-25T17:18:00Z">
          <w:pPr>
            <w:pStyle w:val="Textkrper"/>
            <w:jc w:val="center"/>
          </w:pPr>
        </w:pPrChange>
      </w:pPr>
      <w:ins w:id="201" w:author="Otter, Martin" w:date="2014-04-25T17:18:00Z">
        <w:r>
          <w:t xml:space="preserve">If you plan to export or import models in FMI 2.0 </w:t>
        </w:r>
        <w:proofErr w:type="gramStart"/>
        <w:r>
          <w:t>format</w:t>
        </w:r>
        <w:proofErr w:type="gramEnd"/>
        <w:r>
          <w:t xml:space="preserve">, </w:t>
        </w:r>
      </w:ins>
      <w:ins w:id="202" w:author="Otter, Martin" w:date="2014-04-25T17:20:00Z">
        <w:r>
          <w:t>you may find the following tools/models helpful for your development</w:t>
        </w:r>
      </w:ins>
      <w:ins w:id="203" w:author="Otter, Martin" w:date="2014-07-11T12:59:00Z">
        <w:r w:rsidR="007351E0">
          <w:t xml:space="preserve"> (available from </w:t>
        </w:r>
      </w:ins>
      <w:ins w:id="204" w:author="Otter, Martin" w:date="2014-07-11T13:00:00Z">
        <w:r w:rsidR="007351E0">
          <w:fldChar w:fldCharType="begin"/>
        </w:r>
        <w:r w:rsidR="007351E0">
          <w:instrText xml:space="preserve"> HYPERLINK "https://fmi-standard.org/downloads" </w:instrText>
        </w:r>
        <w:r w:rsidR="007351E0">
          <w:fldChar w:fldCharType="separate"/>
        </w:r>
        <w:r w:rsidR="007351E0" w:rsidRPr="007351E0">
          <w:rPr>
            <w:rStyle w:val="Hyperlink"/>
          </w:rPr>
          <w:t>https://fmi-standard.org/downloads</w:t>
        </w:r>
        <w:r w:rsidR="007351E0">
          <w:fldChar w:fldCharType="end"/>
        </w:r>
      </w:ins>
      <w:ins w:id="205" w:author="Otter, Martin" w:date="2014-07-11T12:59:00Z">
        <w:r w:rsidR="007351E0">
          <w:t>)</w:t>
        </w:r>
      </w:ins>
      <w:ins w:id="206" w:author="Otter, Martin" w:date="2014-04-25T17:20:00Z">
        <w:r>
          <w:t>:</w:t>
        </w:r>
      </w:ins>
    </w:p>
    <w:p w14:paraId="785CC86A" w14:textId="600F5D89" w:rsidR="00F1049A" w:rsidRDefault="00F1049A" w:rsidP="009047AB">
      <w:pPr>
        <w:pStyle w:val="Textkrper"/>
        <w:numPr>
          <w:ilvl w:val="0"/>
          <w:numId w:val="70"/>
        </w:numPr>
        <w:rPr>
          <w:ins w:id="207" w:author="Otter, Martin" w:date="2014-04-25T17:22:00Z"/>
        </w:rPr>
      </w:pPr>
      <w:ins w:id="208" w:author="Otter, Martin" w:date="2014-04-25T17:20:00Z">
        <w:r w:rsidRPr="009047AB">
          <w:rPr>
            <w:b/>
            <w:rPrChange w:id="209" w:author="Otter, Martin" w:date="2014-04-25T17:22:00Z">
              <w:rPr/>
            </w:rPrChange>
          </w:rPr>
          <w:t>FMU Compliance Checker</w:t>
        </w:r>
      </w:ins>
      <w:ins w:id="210" w:author="Otter, Martin" w:date="2014-04-25T17:22:00Z">
        <w:r w:rsidRPr="00F1049A">
          <w:t xml:space="preserve"> </w:t>
        </w:r>
      </w:ins>
      <w:ins w:id="211" w:author="Otter, Martin" w:date="2014-04-25T17:21:00Z">
        <w:r>
          <w:br/>
          <w:t>Free software to check whether an FMI model is compliant to the FMI standard.</w:t>
        </w:r>
      </w:ins>
    </w:p>
    <w:p w14:paraId="626C2B9E" w14:textId="7D598483" w:rsidR="009047AB" w:rsidRDefault="009047AB">
      <w:pPr>
        <w:pStyle w:val="Textkrper"/>
        <w:numPr>
          <w:ilvl w:val="0"/>
          <w:numId w:val="70"/>
        </w:numPr>
        <w:rPr>
          <w:ins w:id="212" w:author="Otter, Martin" w:date="2014-04-25T17:25:00Z"/>
        </w:rPr>
      </w:pPr>
      <w:ins w:id="213" w:author="Otter, Martin" w:date="2014-04-25T17:23:00Z">
        <w:r w:rsidRPr="009047AB">
          <w:rPr>
            <w:b/>
            <w:rPrChange w:id="214" w:author="Otter, Martin" w:date="2014-04-25T17:23:00Z">
              <w:rPr/>
            </w:rPrChange>
          </w:rPr>
          <w:t>FMUs from other tools</w:t>
        </w:r>
        <w:r>
          <w:br/>
        </w:r>
      </w:ins>
      <w:ins w:id="215" w:author="Otter, Martin" w:date="2014-04-25T17:24:00Z">
        <w:r>
          <w:t xml:space="preserve">In order to test the import of FMI models </w:t>
        </w:r>
      </w:ins>
      <w:ins w:id="216" w:author="Otter, Martin" w:date="2014-04-25T17:26:00Z">
        <w:r>
          <w:t>from</w:t>
        </w:r>
      </w:ins>
      <w:ins w:id="217" w:author="Otter, Martin" w:date="2014-04-25T17:24:00Z">
        <w:r>
          <w:t xml:space="preserve"> other vendors in your tool, a set of test FMUs are provided</w:t>
        </w:r>
      </w:ins>
      <w:ins w:id="218" w:author="Otter, Martin" w:date="2014-07-11T13:01:00Z">
        <w:r w:rsidR="007351E0">
          <w:t>.</w:t>
        </w:r>
      </w:ins>
      <w:ins w:id="219" w:author="Otter, Martin" w:date="2014-04-25T17:24:00Z">
        <w:r>
          <w:t xml:space="preserve"> </w:t>
        </w:r>
      </w:ins>
    </w:p>
    <w:p w14:paraId="310442CE" w14:textId="15604311" w:rsidR="009047AB" w:rsidRPr="0098259C" w:rsidRDefault="009047AB">
      <w:pPr>
        <w:pStyle w:val="Textkrper"/>
        <w:numPr>
          <w:ilvl w:val="0"/>
          <w:numId w:val="70"/>
        </w:numPr>
        <w:rPr>
          <w:ins w:id="220" w:author="Otter, Martin" w:date="2014-04-25T17:20:00Z"/>
        </w:rPr>
      </w:pPr>
      <w:ins w:id="221" w:author="Otter, Martin" w:date="2014-04-25T17:24:00Z">
        <w:r w:rsidRPr="009047AB">
          <w:rPr>
            <w:b/>
            <w:rPrChange w:id="222" w:author="Otter, Martin" w:date="2014-04-25T17:29:00Z">
              <w:rPr/>
            </w:rPrChange>
          </w:rPr>
          <w:t>Library to test connected FMUs</w:t>
        </w:r>
        <w:r>
          <w:br/>
        </w:r>
      </w:ins>
      <w:ins w:id="223" w:author="Otter, Martin" w:date="2014-04-25T17:33:00Z">
        <w:r w:rsidR="00433022">
          <w:t xml:space="preserve">Free </w:t>
        </w:r>
      </w:ins>
      <w:ins w:id="224" w:author="Otter, Martin" w:date="2014-04-25T17:34:00Z">
        <w:r w:rsidR="00433022">
          <w:t xml:space="preserve">Modelica </w:t>
        </w:r>
      </w:ins>
      <w:ins w:id="225" w:author="Otter, Martin" w:date="2014-04-25T17:33:00Z">
        <w:r w:rsidR="00433022">
          <w:t xml:space="preserve">library </w:t>
        </w:r>
      </w:ins>
      <w:ins w:id="226" w:author="Otter, Martin" w:date="2014-04-25T17:28:00Z">
        <w:r>
          <w:t>to test difficult cases of connected FMI</w:t>
        </w:r>
      </w:ins>
      <w:ins w:id="227" w:author="Otter, Martin" w:date="2014-04-25T17:34:00Z">
        <w:r w:rsidR="00433022">
          <w:t xml:space="preserve"> models</w:t>
        </w:r>
      </w:ins>
      <w:ins w:id="228" w:author="Otter, Martin" w:date="2014-04-25T17:33:00Z">
        <w:r w:rsidR="00433022">
          <w:t>.</w:t>
        </w:r>
      </w:ins>
      <w:ins w:id="229" w:author="Otter, Martin" w:date="2014-07-11T13:01:00Z">
        <w:r w:rsidR="007351E0" w:rsidRPr="0098259C">
          <w:t xml:space="preserve"> </w:t>
        </w:r>
      </w:ins>
    </w:p>
    <w:p w14:paraId="74890A91" w14:textId="06ED4631" w:rsidR="009047AB" w:rsidRDefault="009047AB">
      <w:pPr>
        <w:pStyle w:val="Textkrper"/>
        <w:numPr>
          <w:ilvl w:val="0"/>
          <w:numId w:val="70"/>
        </w:numPr>
        <w:rPr>
          <w:ins w:id="230" w:author="Otter, Martin" w:date="2014-04-25T17:34:00Z"/>
          <w:noProof/>
        </w:rPr>
        <w:pPrChange w:id="231" w:author="Otter, Martin" w:date="2014-04-25T17:20:00Z">
          <w:pPr>
            <w:pStyle w:val="Textkrper"/>
            <w:jc w:val="center"/>
          </w:pPr>
        </w:pPrChange>
      </w:pPr>
      <w:ins w:id="232" w:author="Otter, Martin" w:date="2014-04-25T17:31:00Z">
        <w:r w:rsidRPr="00433022">
          <w:rPr>
            <w:b/>
            <w:noProof/>
            <w:rPrChange w:id="233" w:author="Otter, Martin" w:date="2014-04-25T17:33:00Z">
              <w:rPr>
                <w:noProof/>
              </w:rPr>
            </w:rPrChange>
          </w:rPr>
          <w:t>FMU Software Development Kit</w:t>
        </w:r>
        <w:r>
          <w:rPr>
            <w:noProof/>
          </w:rPr>
          <w:br/>
          <w:t>Free software development kit by QTronic</w:t>
        </w:r>
      </w:ins>
      <w:ins w:id="234" w:author="Otter, Martin" w:date="2014-04-25T17:32:00Z">
        <w:r w:rsidR="002727B8">
          <w:rPr>
            <w:noProof/>
          </w:rPr>
          <w:t xml:space="preserve"> to demonstrate basic use of FMI.</w:t>
        </w:r>
      </w:ins>
      <w:ins w:id="235" w:author="Otter, Martin" w:date="2014-07-11T13:01:00Z">
        <w:r w:rsidR="007351E0">
          <w:rPr>
            <w:noProof/>
          </w:rPr>
          <w:t xml:space="preserve"> </w:t>
        </w:r>
      </w:ins>
    </w:p>
    <w:p w14:paraId="26E557C6" w14:textId="38E8FEF9" w:rsidR="00433022" w:rsidRDefault="00433022">
      <w:pPr>
        <w:pStyle w:val="Textkrper"/>
        <w:numPr>
          <w:ilvl w:val="0"/>
          <w:numId w:val="70"/>
        </w:numPr>
        <w:rPr>
          <w:ins w:id="236" w:author="Otter, Martin" w:date="2014-04-25T17:31:00Z"/>
          <w:noProof/>
        </w:rPr>
        <w:pPrChange w:id="237" w:author="Otter, Martin" w:date="2014-04-25T17:20:00Z">
          <w:pPr>
            <w:pStyle w:val="Textkrper"/>
            <w:jc w:val="center"/>
          </w:pPr>
        </w:pPrChange>
      </w:pPr>
      <w:ins w:id="238" w:author="Otter, Martin" w:date="2014-04-25T17:34:00Z">
        <w:r>
          <w:rPr>
            <w:b/>
            <w:noProof/>
          </w:rPr>
          <w:t>FMI Library</w:t>
        </w:r>
        <w:r>
          <w:rPr>
            <w:b/>
            <w:noProof/>
          </w:rPr>
          <w:br/>
        </w:r>
      </w:ins>
      <w:ins w:id="239" w:author="Otter, Martin" w:date="2014-04-25T17:36:00Z">
        <w:r>
          <w:rPr>
            <w:noProof/>
          </w:rPr>
          <w:t>Free software package by Modelon that enables integration of FMI models in applications.</w:t>
        </w:r>
      </w:ins>
    </w:p>
    <w:p w14:paraId="7F59F65F" w14:textId="77777777" w:rsidR="00A24922" w:rsidRPr="00A24922" w:rsidRDefault="00882F43">
      <w:pPr>
        <w:pStyle w:val="Verzeichnis1"/>
        <w:rPr>
          <w:ins w:id="240" w:author="Otter, Martin" w:date="2014-07-17T18:35:00Z"/>
          <w:sz w:val="24"/>
          <w:rPrChange w:id="241" w:author="Otter, Martin" w:date="2014-07-17T18:35:00Z">
            <w:rPr>
              <w:ins w:id="242" w:author="Otter, Martin" w:date="2014-07-17T18:35:00Z"/>
              <w:b w:val="0"/>
              <w:sz w:val="24"/>
            </w:rPr>
          </w:rPrChange>
        </w:rPr>
      </w:pPr>
      <w:r w:rsidRPr="0098259C">
        <w:br w:type="page"/>
      </w:r>
      <w:bookmarkStart w:id="243" w:name="_Toc448903945"/>
      <w:bookmarkStart w:id="244" w:name="_Toc450645653"/>
      <w:r w:rsidR="00E04F7A" w:rsidRPr="00A24922">
        <w:rPr>
          <w:sz w:val="24"/>
          <w:rPrChange w:id="245" w:author="Otter, Martin" w:date="2014-07-17T18:35:00Z">
            <w:rPr>
              <w:b w:val="0"/>
            </w:rPr>
          </w:rPrChange>
        </w:rPr>
        <w:lastRenderedPageBreak/>
        <w:t>Contents</w:t>
      </w:r>
      <w:bookmarkStart w:id="246" w:name="_Toc240646361"/>
      <w:bookmarkStart w:id="247" w:name="_Toc247884534"/>
      <w:bookmarkStart w:id="248" w:name="_Toc471724423"/>
      <w:bookmarkStart w:id="249" w:name="_Toc471724556"/>
      <w:bookmarkStart w:id="250" w:name="_Toc471785676"/>
      <w:bookmarkStart w:id="251" w:name="_Toc497546652"/>
      <w:bookmarkStart w:id="252" w:name="_Toc497547108"/>
      <w:bookmarkStart w:id="253" w:name="_Toc153341732"/>
      <w:bookmarkEnd w:id="243"/>
      <w:bookmarkEnd w:id="244"/>
    </w:p>
    <w:p w14:paraId="3B3E0655" w14:textId="77777777" w:rsidR="00C60A55" w:rsidRDefault="00A803FC">
      <w:pPr>
        <w:pStyle w:val="Verzeichnis1"/>
        <w:rPr>
          <w:rFonts w:asciiTheme="minorHAnsi" w:eastAsiaTheme="minorEastAsia" w:hAnsiTheme="minorHAnsi" w:cstheme="minorBidi"/>
          <w:b w:val="0"/>
          <w:bCs w:val="0"/>
          <w:spacing w:val="0"/>
          <w:szCs w:val="22"/>
          <w:lang w:eastAsia="en-US"/>
        </w:rPr>
      </w:pPr>
      <w:r>
        <w:rPr>
          <w:b w:val="0"/>
          <w:sz w:val="24"/>
          <w:rPrChange w:id="254" w:author="Otter, Martin" w:date="2014-04-25T17:39:00Z">
            <w:rPr>
              <w:bCs w:val="0"/>
              <w:noProof w:val="0"/>
              <w:sz w:val="24"/>
              <w:szCs w:val="24"/>
            </w:rPr>
          </w:rPrChange>
        </w:rPr>
        <w:fldChar w:fldCharType="begin"/>
      </w:r>
      <w:r w:rsidRPr="00433022">
        <w:rPr>
          <w:sz w:val="24"/>
          <w:rPrChange w:id="255" w:author="Otter, Martin" w:date="2014-04-25T17:39:00Z">
            <w:rPr/>
          </w:rPrChange>
        </w:rPr>
        <w:instrText xml:space="preserve"> TOC \o "1-3" \h \z \t "Appendix2;2;Appendix3;3" </w:instrText>
      </w:r>
      <w:r>
        <w:rPr>
          <w:b w:val="0"/>
          <w:sz w:val="24"/>
          <w:rPrChange w:id="256" w:author="Otter, Martin" w:date="2014-04-25T17:39:00Z">
            <w:rPr>
              <w:bCs w:val="0"/>
              <w:noProof w:val="0"/>
              <w:sz w:val="24"/>
              <w:szCs w:val="24"/>
            </w:rPr>
          </w:rPrChange>
        </w:rPr>
        <w:fldChar w:fldCharType="separate"/>
      </w:r>
      <w:hyperlink w:anchor="_Toc393466381" w:history="1">
        <w:r w:rsidR="00C60A55" w:rsidRPr="00287C1C">
          <w:rPr>
            <w:rStyle w:val="Hyperlink"/>
          </w:rPr>
          <w:t>1.</w:t>
        </w:r>
        <w:r w:rsidR="00C60A55">
          <w:rPr>
            <w:rFonts w:asciiTheme="minorHAnsi" w:eastAsiaTheme="minorEastAsia" w:hAnsiTheme="minorHAnsi" w:cstheme="minorBidi"/>
            <w:b w:val="0"/>
            <w:bCs w:val="0"/>
            <w:spacing w:val="0"/>
            <w:szCs w:val="22"/>
            <w:lang w:eastAsia="en-US"/>
          </w:rPr>
          <w:tab/>
        </w:r>
        <w:r w:rsidR="00C60A55" w:rsidRPr="00287C1C">
          <w:rPr>
            <w:rStyle w:val="Hyperlink"/>
          </w:rPr>
          <w:t>Overview</w:t>
        </w:r>
        <w:r w:rsidR="00C60A55">
          <w:rPr>
            <w:webHidden/>
          </w:rPr>
          <w:tab/>
        </w:r>
        <w:r w:rsidR="00C60A55">
          <w:rPr>
            <w:webHidden/>
          </w:rPr>
          <w:fldChar w:fldCharType="begin"/>
        </w:r>
        <w:r w:rsidR="00C60A55">
          <w:rPr>
            <w:webHidden/>
          </w:rPr>
          <w:instrText xml:space="preserve"> PAGEREF _Toc393466381 \h </w:instrText>
        </w:r>
        <w:r w:rsidR="00C60A55">
          <w:rPr>
            <w:webHidden/>
          </w:rPr>
        </w:r>
        <w:r w:rsidR="00C60A55">
          <w:rPr>
            <w:webHidden/>
          </w:rPr>
          <w:fldChar w:fldCharType="separate"/>
        </w:r>
        <w:r w:rsidR="00C60A55">
          <w:rPr>
            <w:webHidden/>
          </w:rPr>
          <w:t>8</w:t>
        </w:r>
        <w:r w:rsidR="00C60A55">
          <w:rPr>
            <w:webHidden/>
          </w:rPr>
          <w:fldChar w:fldCharType="end"/>
        </w:r>
      </w:hyperlink>
    </w:p>
    <w:p w14:paraId="5585C132"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382" w:history="1">
        <w:r w:rsidR="00C60A55" w:rsidRPr="00287C1C">
          <w:rPr>
            <w:rStyle w:val="Hyperlink"/>
            <w:rFonts w:eastAsia="MS Mincho"/>
          </w:rPr>
          <w:t>1.1</w:t>
        </w:r>
        <w:r w:rsidR="00C60A55">
          <w:rPr>
            <w:rFonts w:asciiTheme="minorHAnsi" w:eastAsiaTheme="minorEastAsia" w:hAnsiTheme="minorHAnsi" w:cstheme="minorBidi"/>
            <w:iCs w:val="0"/>
            <w:spacing w:val="0"/>
            <w:sz w:val="22"/>
            <w:lang w:eastAsia="en-US"/>
          </w:rPr>
          <w:tab/>
        </w:r>
        <w:r w:rsidR="00C60A55" w:rsidRPr="00287C1C">
          <w:rPr>
            <w:rStyle w:val="Hyperlink"/>
            <w:rFonts w:eastAsia="MS Mincho"/>
          </w:rPr>
          <w:t>Properties and Guiding Ideas</w:t>
        </w:r>
        <w:r w:rsidR="00C60A55">
          <w:rPr>
            <w:webHidden/>
          </w:rPr>
          <w:tab/>
        </w:r>
        <w:r w:rsidR="00C60A55">
          <w:rPr>
            <w:webHidden/>
          </w:rPr>
          <w:fldChar w:fldCharType="begin"/>
        </w:r>
        <w:r w:rsidR="00C60A55">
          <w:rPr>
            <w:webHidden/>
          </w:rPr>
          <w:instrText xml:space="preserve"> PAGEREF _Toc393466382 \h </w:instrText>
        </w:r>
        <w:r w:rsidR="00C60A55">
          <w:rPr>
            <w:webHidden/>
          </w:rPr>
        </w:r>
        <w:r w:rsidR="00C60A55">
          <w:rPr>
            <w:webHidden/>
          </w:rPr>
          <w:fldChar w:fldCharType="separate"/>
        </w:r>
        <w:r w:rsidR="00C60A55">
          <w:rPr>
            <w:webHidden/>
          </w:rPr>
          <w:t>9</w:t>
        </w:r>
        <w:r w:rsidR="00C60A55">
          <w:rPr>
            <w:webHidden/>
          </w:rPr>
          <w:fldChar w:fldCharType="end"/>
        </w:r>
      </w:hyperlink>
    </w:p>
    <w:p w14:paraId="07517E99"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383" w:history="1">
        <w:r w:rsidR="00C60A55" w:rsidRPr="00287C1C">
          <w:rPr>
            <w:rStyle w:val="Hyperlink"/>
          </w:rPr>
          <w:t>1.2</w:t>
        </w:r>
        <w:r w:rsidR="00C60A55">
          <w:rPr>
            <w:rFonts w:asciiTheme="minorHAnsi" w:eastAsiaTheme="minorEastAsia" w:hAnsiTheme="minorHAnsi" w:cstheme="minorBidi"/>
            <w:iCs w:val="0"/>
            <w:spacing w:val="0"/>
            <w:sz w:val="22"/>
            <w:lang w:eastAsia="en-US"/>
          </w:rPr>
          <w:tab/>
        </w:r>
        <w:r w:rsidR="00C60A55" w:rsidRPr="00287C1C">
          <w:rPr>
            <w:rStyle w:val="Hyperlink"/>
          </w:rPr>
          <w:t>Acknowledgements</w:t>
        </w:r>
        <w:r w:rsidR="00C60A55">
          <w:rPr>
            <w:webHidden/>
          </w:rPr>
          <w:tab/>
        </w:r>
        <w:r w:rsidR="00C60A55">
          <w:rPr>
            <w:webHidden/>
          </w:rPr>
          <w:fldChar w:fldCharType="begin"/>
        </w:r>
        <w:r w:rsidR="00C60A55">
          <w:rPr>
            <w:webHidden/>
          </w:rPr>
          <w:instrText xml:space="preserve"> PAGEREF _Toc393466383 \h </w:instrText>
        </w:r>
        <w:r w:rsidR="00C60A55">
          <w:rPr>
            <w:webHidden/>
          </w:rPr>
        </w:r>
        <w:r w:rsidR="00C60A55">
          <w:rPr>
            <w:webHidden/>
          </w:rPr>
          <w:fldChar w:fldCharType="separate"/>
        </w:r>
        <w:r w:rsidR="00C60A55">
          <w:rPr>
            <w:webHidden/>
          </w:rPr>
          <w:t>12</w:t>
        </w:r>
        <w:r w:rsidR="00C60A55">
          <w:rPr>
            <w:webHidden/>
          </w:rPr>
          <w:fldChar w:fldCharType="end"/>
        </w:r>
      </w:hyperlink>
    </w:p>
    <w:p w14:paraId="5C72687B" w14:textId="77777777" w:rsidR="00C60A55" w:rsidRDefault="00C8792E">
      <w:pPr>
        <w:pStyle w:val="Verzeichnis1"/>
        <w:rPr>
          <w:rFonts w:asciiTheme="minorHAnsi" w:eastAsiaTheme="minorEastAsia" w:hAnsiTheme="minorHAnsi" w:cstheme="minorBidi"/>
          <w:b w:val="0"/>
          <w:bCs w:val="0"/>
          <w:spacing w:val="0"/>
          <w:szCs w:val="22"/>
          <w:lang w:eastAsia="en-US"/>
        </w:rPr>
      </w:pPr>
      <w:hyperlink w:anchor="_Toc393466384" w:history="1">
        <w:r w:rsidR="00C60A55" w:rsidRPr="00287C1C">
          <w:rPr>
            <w:rStyle w:val="Hyperlink"/>
          </w:rPr>
          <w:t>2.</w:t>
        </w:r>
        <w:r w:rsidR="00C60A55">
          <w:rPr>
            <w:rFonts w:asciiTheme="minorHAnsi" w:eastAsiaTheme="minorEastAsia" w:hAnsiTheme="minorHAnsi" w:cstheme="minorBidi"/>
            <w:b w:val="0"/>
            <w:bCs w:val="0"/>
            <w:spacing w:val="0"/>
            <w:szCs w:val="22"/>
            <w:lang w:eastAsia="en-US"/>
          </w:rPr>
          <w:tab/>
        </w:r>
        <w:r w:rsidR="00C60A55" w:rsidRPr="00287C1C">
          <w:rPr>
            <w:rStyle w:val="Hyperlink"/>
          </w:rPr>
          <w:t>FMI Common Concepts for Model Exchange and Co-Simulation</w:t>
        </w:r>
        <w:r w:rsidR="00C60A55">
          <w:rPr>
            <w:webHidden/>
          </w:rPr>
          <w:tab/>
        </w:r>
        <w:r w:rsidR="00C60A55">
          <w:rPr>
            <w:webHidden/>
          </w:rPr>
          <w:fldChar w:fldCharType="begin"/>
        </w:r>
        <w:r w:rsidR="00C60A55">
          <w:rPr>
            <w:webHidden/>
          </w:rPr>
          <w:instrText xml:space="preserve"> PAGEREF _Toc393466384 \h </w:instrText>
        </w:r>
        <w:r w:rsidR="00C60A55">
          <w:rPr>
            <w:webHidden/>
          </w:rPr>
        </w:r>
        <w:r w:rsidR="00C60A55">
          <w:rPr>
            <w:webHidden/>
          </w:rPr>
          <w:fldChar w:fldCharType="separate"/>
        </w:r>
        <w:r w:rsidR="00C60A55">
          <w:rPr>
            <w:webHidden/>
          </w:rPr>
          <w:t>13</w:t>
        </w:r>
        <w:r w:rsidR="00C60A55">
          <w:rPr>
            <w:webHidden/>
          </w:rPr>
          <w:fldChar w:fldCharType="end"/>
        </w:r>
      </w:hyperlink>
    </w:p>
    <w:p w14:paraId="2C1F19AA"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385" w:history="1">
        <w:r w:rsidR="00C60A55" w:rsidRPr="00287C1C">
          <w:rPr>
            <w:rStyle w:val="Hyperlink"/>
          </w:rPr>
          <w:t>2.1</w:t>
        </w:r>
        <w:r w:rsidR="00C60A55">
          <w:rPr>
            <w:rFonts w:asciiTheme="minorHAnsi" w:eastAsiaTheme="minorEastAsia" w:hAnsiTheme="minorHAnsi" w:cstheme="minorBidi"/>
            <w:iCs w:val="0"/>
            <w:spacing w:val="0"/>
            <w:sz w:val="22"/>
            <w:lang w:eastAsia="en-US"/>
          </w:rPr>
          <w:tab/>
        </w:r>
        <w:r w:rsidR="00C60A55" w:rsidRPr="00287C1C">
          <w:rPr>
            <w:rStyle w:val="Hyperlink"/>
          </w:rPr>
          <w:t>FMI Application Programming Interface</w:t>
        </w:r>
        <w:r w:rsidR="00C60A55">
          <w:rPr>
            <w:webHidden/>
          </w:rPr>
          <w:tab/>
        </w:r>
        <w:r w:rsidR="00C60A55">
          <w:rPr>
            <w:webHidden/>
          </w:rPr>
          <w:fldChar w:fldCharType="begin"/>
        </w:r>
        <w:r w:rsidR="00C60A55">
          <w:rPr>
            <w:webHidden/>
          </w:rPr>
          <w:instrText xml:space="preserve"> PAGEREF _Toc393466385 \h </w:instrText>
        </w:r>
        <w:r w:rsidR="00C60A55">
          <w:rPr>
            <w:webHidden/>
          </w:rPr>
        </w:r>
        <w:r w:rsidR="00C60A55">
          <w:rPr>
            <w:webHidden/>
          </w:rPr>
          <w:fldChar w:fldCharType="separate"/>
        </w:r>
        <w:r w:rsidR="00C60A55">
          <w:rPr>
            <w:webHidden/>
          </w:rPr>
          <w:t>13</w:t>
        </w:r>
        <w:r w:rsidR="00C60A55">
          <w:rPr>
            <w:webHidden/>
          </w:rPr>
          <w:fldChar w:fldCharType="end"/>
        </w:r>
      </w:hyperlink>
    </w:p>
    <w:p w14:paraId="40286693"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86" w:history="1">
        <w:r w:rsidR="00C60A55" w:rsidRPr="00287C1C">
          <w:rPr>
            <w:rStyle w:val="Hyperlink"/>
          </w:rPr>
          <w:t>2.1.1</w:t>
        </w:r>
        <w:r w:rsidR="00C60A55">
          <w:rPr>
            <w:rFonts w:asciiTheme="minorHAnsi" w:eastAsiaTheme="minorEastAsia" w:hAnsiTheme="minorHAnsi" w:cstheme="minorBidi"/>
            <w:iCs w:val="0"/>
            <w:spacing w:val="0"/>
            <w:sz w:val="22"/>
            <w:lang w:eastAsia="en-US"/>
          </w:rPr>
          <w:tab/>
        </w:r>
        <w:r w:rsidR="00C60A55" w:rsidRPr="00287C1C">
          <w:rPr>
            <w:rStyle w:val="Hyperlink"/>
          </w:rPr>
          <w:t>Header Files and Naming of Functions</w:t>
        </w:r>
        <w:r w:rsidR="00C60A55">
          <w:rPr>
            <w:webHidden/>
          </w:rPr>
          <w:tab/>
        </w:r>
        <w:r w:rsidR="00C60A55">
          <w:rPr>
            <w:webHidden/>
          </w:rPr>
          <w:fldChar w:fldCharType="begin"/>
        </w:r>
        <w:r w:rsidR="00C60A55">
          <w:rPr>
            <w:webHidden/>
          </w:rPr>
          <w:instrText xml:space="preserve"> PAGEREF _Toc393466386 \h </w:instrText>
        </w:r>
        <w:r w:rsidR="00C60A55">
          <w:rPr>
            <w:webHidden/>
          </w:rPr>
        </w:r>
        <w:r w:rsidR="00C60A55">
          <w:rPr>
            <w:webHidden/>
          </w:rPr>
          <w:fldChar w:fldCharType="separate"/>
        </w:r>
        <w:r w:rsidR="00C60A55">
          <w:rPr>
            <w:webHidden/>
          </w:rPr>
          <w:t>13</w:t>
        </w:r>
        <w:r w:rsidR="00C60A55">
          <w:rPr>
            <w:webHidden/>
          </w:rPr>
          <w:fldChar w:fldCharType="end"/>
        </w:r>
      </w:hyperlink>
    </w:p>
    <w:p w14:paraId="68F3EABE"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87" w:history="1">
        <w:r w:rsidR="00C60A55" w:rsidRPr="00287C1C">
          <w:rPr>
            <w:rStyle w:val="Hyperlink"/>
          </w:rPr>
          <w:t>2.1.2</w:t>
        </w:r>
        <w:r w:rsidR="00C60A55">
          <w:rPr>
            <w:rFonts w:asciiTheme="minorHAnsi" w:eastAsiaTheme="minorEastAsia" w:hAnsiTheme="minorHAnsi" w:cstheme="minorBidi"/>
            <w:iCs w:val="0"/>
            <w:spacing w:val="0"/>
            <w:sz w:val="22"/>
            <w:lang w:eastAsia="en-US"/>
          </w:rPr>
          <w:tab/>
        </w:r>
        <w:r w:rsidR="00C60A55" w:rsidRPr="00287C1C">
          <w:rPr>
            <w:rStyle w:val="Hyperlink"/>
          </w:rPr>
          <w:t>Platform Dependent Definitions (fmi2TypesPlatform.h )</w:t>
        </w:r>
        <w:r w:rsidR="00C60A55">
          <w:rPr>
            <w:webHidden/>
          </w:rPr>
          <w:tab/>
        </w:r>
        <w:r w:rsidR="00C60A55">
          <w:rPr>
            <w:webHidden/>
          </w:rPr>
          <w:fldChar w:fldCharType="begin"/>
        </w:r>
        <w:r w:rsidR="00C60A55">
          <w:rPr>
            <w:webHidden/>
          </w:rPr>
          <w:instrText xml:space="preserve"> PAGEREF _Toc393466387 \h </w:instrText>
        </w:r>
        <w:r w:rsidR="00C60A55">
          <w:rPr>
            <w:webHidden/>
          </w:rPr>
        </w:r>
        <w:r w:rsidR="00C60A55">
          <w:rPr>
            <w:webHidden/>
          </w:rPr>
          <w:fldChar w:fldCharType="separate"/>
        </w:r>
        <w:r w:rsidR="00C60A55">
          <w:rPr>
            <w:webHidden/>
          </w:rPr>
          <w:t>15</w:t>
        </w:r>
        <w:r w:rsidR="00C60A55">
          <w:rPr>
            <w:webHidden/>
          </w:rPr>
          <w:fldChar w:fldCharType="end"/>
        </w:r>
      </w:hyperlink>
    </w:p>
    <w:p w14:paraId="708176F4"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88" w:history="1">
        <w:r w:rsidR="00C60A55" w:rsidRPr="00287C1C">
          <w:rPr>
            <w:rStyle w:val="Hyperlink"/>
          </w:rPr>
          <w:t>2.1.3</w:t>
        </w:r>
        <w:r w:rsidR="00C60A55">
          <w:rPr>
            <w:rFonts w:asciiTheme="minorHAnsi" w:eastAsiaTheme="minorEastAsia" w:hAnsiTheme="minorHAnsi" w:cstheme="minorBidi"/>
            <w:iCs w:val="0"/>
            <w:spacing w:val="0"/>
            <w:sz w:val="22"/>
            <w:lang w:eastAsia="en-US"/>
          </w:rPr>
          <w:tab/>
        </w:r>
        <w:r w:rsidR="00C60A55" w:rsidRPr="00287C1C">
          <w:rPr>
            <w:rStyle w:val="Hyperlink"/>
          </w:rPr>
          <w:t>Status Returned by Functions</w:t>
        </w:r>
        <w:r w:rsidR="00C60A55">
          <w:rPr>
            <w:webHidden/>
          </w:rPr>
          <w:tab/>
        </w:r>
        <w:r w:rsidR="00C60A55">
          <w:rPr>
            <w:webHidden/>
          </w:rPr>
          <w:fldChar w:fldCharType="begin"/>
        </w:r>
        <w:r w:rsidR="00C60A55">
          <w:rPr>
            <w:webHidden/>
          </w:rPr>
          <w:instrText xml:space="preserve"> PAGEREF _Toc393466388 \h </w:instrText>
        </w:r>
        <w:r w:rsidR="00C60A55">
          <w:rPr>
            <w:webHidden/>
          </w:rPr>
        </w:r>
        <w:r w:rsidR="00C60A55">
          <w:rPr>
            <w:webHidden/>
          </w:rPr>
          <w:fldChar w:fldCharType="separate"/>
        </w:r>
        <w:r w:rsidR="00C60A55">
          <w:rPr>
            <w:webHidden/>
          </w:rPr>
          <w:t>16</w:t>
        </w:r>
        <w:r w:rsidR="00C60A55">
          <w:rPr>
            <w:webHidden/>
          </w:rPr>
          <w:fldChar w:fldCharType="end"/>
        </w:r>
      </w:hyperlink>
    </w:p>
    <w:p w14:paraId="31BD591D"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89" w:history="1">
        <w:r w:rsidR="00C60A55" w:rsidRPr="00287C1C">
          <w:rPr>
            <w:rStyle w:val="Hyperlink"/>
          </w:rPr>
          <w:t>2.1.4</w:t>
        </w:r>
        <w:r w:rsidR="00C60A55">
          <w:rPr>
            <w:rFonts w:asciiTheme="minorHAnsi" w:eastAsiaTheme="minorEastAsia" w:hAnsiTheme="minorHAnsi" w:cstheme="minorBidi"/>
            <w:iCs w:val="0"/>
            <w:spacing w:val="0"/>
            <w:sz w:val="22"/>
            <w:lang w:eastAsia="en-US"/>
          </w:rPr>
          <w:tab/>
        </w:r>
        <w:r w:rsidR="00C60A55" w:rsidRPr="00287C1C">
          <w:rPr>
            <w:rStyle w:val="Hyperlink"/>
          </w:rPr>
          <w:t>Inquire Platform and Version Number of Header Files</w:t>
        </w:r>
        <w:r w:rsidR="00C60A55">
          <w:rPr>
            <w:webHidden/>
          </w:rPr>
          <w:tab/>
        </w:r>
        <w:r w:rsidR="00C60A55">
          <w:rPr>
            <w:webHidden/>
          </w:rPr>
          <w:fldChar w:fldCharType="begin"/>
        </w:r>
        <w:r w:rsidR="00C60A55">
          <w:rPr>
            <w:webHidden/>
          </w:rPr>
          <w:instrText xml:space="preserve"> PAGEREF _Toc393466389 \h </w:instrText>
        </w:r>
        <w:r w:rsidR="00C60A55">
          <w:rPr>
            <w:webHidden/>
          </w:rPr>
        </w:r>
        <w:r w:rsidR="00C60A55">
          <w:rPr>
            <w:webHidden/>
          </w:rPr>
          <w:fldChar w:fldCharType="separate"/>
        </w:r>
        <w:r w:rsidR="00C60A55">
          <w:rPr>
            <w:webHidden/>
          </w:rPr>
          <w:t>18</w:t>
        </w:r>
        <w:r w:rsidR="00C60A55">
          <w:rPr>
            <w:webHidden/>
          </w:rPr>
          <w:fldChar w:fldCharType="end"/>
        </w:r>
      </w:hyperlink>
    </w:p>
    <w:p w14:paraId="48108BB8"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0" w:history="1">
        <w:r w:rsidR="00C60A55" w:rsidRPr="00287C1C">
          <w:rPr>
            <w:rStyle w:val="Hyperlink"/>
          </w:rPr>
          <w:t>2.1.5</w:t>
        </w:r>
        <w:r w:rsidR="00C60A55">
          <w:rPr>
            <w:rFonts w:asciiTheme="minorHAnsi" w:eastAsiaTheme="minorEastAsia" w:hAnsiTheme="minorHAnsi" w:cstheme="minorBidi"/>
            <w:iCs w:val="0"/>
            <w:spacing w:val="0"/>
            <w:sz w:val="22"/>
            <w:lang w:eastAsia="en-US"/>
          </w:rPr>
          <w:tab/>
        </w:r>
        <w:r w:rsidR="00C60A55" w:rsidRPr="00287C1C">
          <w:rPr>
            <w:rStyle w:val="Hyperlink"/>
          </w:rPr>
          <w:t>Creation, Destruction and Logging of FMU Instances</w:t>
        </w:r>
        <w:r w:rsidR="00C60A55">
          <w:rPr>
            <w:webHidden/>
          </w:rPr>
          <w:tab/>
        </w:r>
        <w:r w:rsidR="00C60A55">
          <w:rPr>
            <w:webHidden/>
          </w:rPr>
          <w:fldChar w:fldCharType="begin"/>
        </w:r>
        <w:r w:rsidR="00C60A55">
          <w:rPr>
            <w:webHidden/>
          </w:rPr>
          <w:instrText xml:space="preserve"> PAGEREF _Toc393466390 \h </w:instrText>
        </w:r>
        <w:r w:rsidR="00C60A55">
          <w:rPr>
            <w:webHidden/>
          </w:rPr>
        </w:r>
        <w:r w:rsidR="00C60A55">
          <w:rPr>
            <w:webHidden/>
          </w:rPr>
          <w:fldChar w:fldCharType="separate"/>
        </w:r>
        <w:r w:rsidR="00C60A55">
          <w:rPr>
            <w:webHidden/>
          </w:rPr>
          <w:t>18</w:t>
        </w:r>
        <w:r w:rsidR="00C60A55">
          <w:rPr>
            <w:webHidden/>
          </w:rPr>
          <w:fldChar w:fldCharType="end"/>
        </w:r>
      </w:hyperlink>
    </w:p>
    <w:p w14:paraId="3DCCF80C"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1" w:history="1">
        <w:r w:rsidR="00C60A55" w:rsidRPr="00287C1C">
          <w:rPr>
            <w:rStyle w:val="Hyperlink"/>
          </w:rPr>
          <w:t>2.1.6</w:t>
        </w:r>
        <w:r w:rsidR="00C60A55">
          <w:rPr>
            <w:rFonts w:asciiTheme="minorHAnsi" w:eastAsiaTheme="minorEastAsia" w:hAnsiTheme="minorHAnsi" w:cstheme="minorBidi"/>
            <w:iCs w:val="0"/>
            <w:spacing w:val="0"/>
            <w:sz w:val="22"/>
            <w:lang w:eastAsia="en-US"/>
          </w:rPr>
          <w:tab/>
        </w:r>
        <w:r w:rsidR="00C60A55" w:rsidRPr="00287C1C">
          <w:rPr>
            <w:rStyle w:val="Hyperlink"/>
          </w:rPr>
          <w:t>Initialization, Termination, and Resetting an FMU</w:t>
        </w:r>
        <w:r w:rsidR="00C60A55">
          <w:rPr>
            <w:webHidden/>
          </w:rPr>
          <w:tab/>
        </w:r>
        <w:r w:rsidR="00C60A55">
          <w:rPr>
            <w:webHidden/>
          </w:rPr>
          <w:fldChar w:fldCharType="begin"/>
        </w:r>
        <w:r w:rsidR="00C60A55">
          <w:rPr>
            <w:webHidden/>
          </w:rPr>
          <w:instrText xml:space="preserve"> PAGEREF _Toc393466391 \h </w:instrText>
        </w:r>
        <w:r w:rsidR="00C60A55">
          <w:rPr>
            <w:webHidden/>
          </w:rPr>
        </w:r>
        <w:r w:rsidR="00C60A55">
          <w:rPr>
            <w:webHidden/>
          </w:rPr>
          <w:fldChar w:fldCharType="separate"/>
        </w:r>
        <w:r w:rsidR="00C60A55">
          <w:rPr>
            <w:webHidden/>
          </w:rPr>
          <w:t>21</w:t>
        </w:r>
        <w:r w:rsidR="00C60A55">
          <w:rPr>
            <w:webHidden/>
          </w:rPr>
          <w:fldChar w:fldCharType="end"/>
        </w:r>
      </w:hyperlink>
    </w:p>
    <w:p w14:paraId="7B54B4E7"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2" w:history="1">
        <w:r w:rsidR="00C60A55" w:rsidRPr="00287C1C">
          <w:rPr>
            <w:rStyle w:val="Hyperlink"/>
          </w:rPr>
          <w:t>2.1.7</w:t>
        </w:r>
        <w:r w:rsidR="00C60A55">
          <w:rPr>
            <w:rFonts w:asciiTheme="minorHAnsi" w:eastAsiaTheme="minorEastAsia" w:hAnsiTheme="minorHAnsi" w:cstheme="minorBidi"/>
            <w:iCs w:val="0"/>
            <w:spacing w:val="0"/>
            <w:sz w:val="22"/>
            <w:lang w:eastAsia="en-US"/>
          </w:rPr>
          <w:tab/>
        </w:r>
        <w:r w:rsidR="00C60A55" w:rsidRPr="00287C1C">
          <w:rPr>
            <w:rStyle w:val="Hyperlink"/>
          </w:rPr>
          <w:t>Getting and Setting Variable Values</w:t>
        </w:r>
        <w:r w:rsidR="00C60A55">
          <w:rPr>
            <w:webHidden/>
          </w:rPr>
          <w:tab/>
        </w:r>
        <w:r w:rsidR="00C60A55">
          <w:rPr>
            <w:webHidden/>
          </w:rPr>
          <w:fldChar w:fldCharType="begin"/>
        </w:r>
        <w:r w:rsidR="00C60A55">
          <w:rPr>
            <w:webHidden/>
          </w:rPr>
          <w:instrText xml:space="preserve"> PAGEREF _Toc393466392 \h </w:instrText>
        </w:r>
        <w:r w:rsidR="00C60A55">
          <w:rPr>
            <w:webHidden/>
          </w:rPr>
        </w:r>
        <w:r w:rsidR="00C60A55">
          <w:rPr>
            <w:webHidden/>
          </w:rPr>
          <w:fldChar w:fldCharType="separate"/>
        </w:r>
        <w:r w:rsidR="00C60A55">
          <w:rPr>
            <w:webHidden/>
          </w:rPr>
          <w:t>23</w:t>
        </w:r>
        <w:r w:rsidR="00C60A55">
          <w:rPr>
            <w:webHidden/>
          </w:rPr>
          <w:fldChar w:fldCharType="end"/>
        </w:r>
      </w:hyperlink>
    </w:p>
    <w:p w14:paraId="7BAD0C3B"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3" w:history="1">
        <w:r w:rsidR="00C60A55" w:rsidRPr="00287C1C">
          <w:rPr>
            <w:rStyle w:val="Hyperlink"/>
          </w:rPr>
          <w:t>2.1.8</w:t>
        </w:r>
        <w:r w:rsidR="00C60A55">
          <w:rPr>
            <w:rFonts w:asciiTheme="minorHAnsi" w:eastAsiaTheme="minorEastAsia" w:hAnsiTheme="minorHAnsi" w:cstheme="minorBidi"/>
            <w:iCs w:val="0"/>
            <w:spacing w:val="0"/>
            <w:sz w:val="22"/>
            <w:lang w:eastAsia="en-US"/>
          </w:rPr>
          <w:tab/>
        </w:r>
        <w:r w:rsidR="00C60A55" w:rsidRPr="00287C1C">
          <w:rPr>
            <w:rStyle w:val="Hyperlink"/>
          </w:rPr>
          <w:t>Getting and Setting the Complete FMU State</w:t>
        </w:r>
        <w:r w:rsidR="00C60A55">
          <w:rPr>
            <w:webHidden/>
          </w:rPr>
          <w:tab/>
        </w:r>
        <w:r w:rsidR="00C60A55">
          <w:rPr>
            <w:webHidden/>
          </w:rPr>
          <w:fldChar w:fldCharType="begin"/>
        </w:r>
        <w:r w:rsidR="00C60A55">
          <w:rPr>
            <w:webHidden/>
          </w:rPr>
          <w:instrText xml:space="preserve"> PAGEREF _Toc393466393 \h </w:instrText>
        </w:r>
        <w:r w:rsidR="00C60A55">
          <w:rPr>
            <w:webHidden/>
          </w:rPr>
        </w:r>
        <w:r w:rsidR="00C60A55">
          <w:rPr>
            <w:webHidden/>
          </w:rPr>
          <w:fldChar w:fldCharType="separate"/>
        </w:r>
        <w:r w:rsidR="00C60A55">
          <w:rPr>
            <w:webHidden/>
          </w:rPr>
          <w:t>24</w:t>
        </w:r>
        <w:r w:rsidR="00C60A55">
          <w:rPr>
            <w:webHidden/>
          </w:rPr>
          <w:fldChar w:fldCharType="end"/>
        </w:r>
      </w:hyperlink>
    </w:p>
    <w:p w14:paraId="38BB3F7A"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4" w:history="1">
        <w:r w:rsidR="00C60A55" w:rsidRPr="00287C1C">
          <w:rPr>
            <w:rStyle w:val="Hyperlink"/>
          </w:rPr>
          <w:t>2.1.9</w:t>
        </w:r>
        <w:r w:rsidR="00C60A55">
          <w:rPr>
            <w:rFonts w:asciiTheme="minorHAnsi" w:eastAsiaTheme="minorEastAsia" w:hAnsiTheme="minorHAnsi" w:cstheme="minorBidi"/>
            <w:iCs w:val="0"/>
            <w:spacing w:val="0"/>
            <w:sz w:val="22"/>
            <w:lang w:eastAsia="en-US"/>
          </w:rPr>
          <w:tab/>
        </w:r>
        <w:r w:rsidR="00C60A55" w:rsidRPr="00287C1C">
          <w:rPr>
            <w:rStyle w:val="Hyperlink"/>
          </w:rPr>
          <w:t>Getting Partial Derivatives</w:t>
        </w:r>
        <w:r w:rsidR="00C60A55">
          <w:rPr>
            <w:webHidden/>
          </w:rPr>
          <w:tab/>
        </w:r>
        <w:r w:rsidR="00C60A55">
          <w:rPr>
            <w:webHidden/>
          </w:rPr>
          <w:fldChar w:fldCharType="begin"/>
        </w:r>
        <w:r w:rsidR="00C60A55">
          <w:rPr>
            <w:webHidden/>
          </w:rPr>
          <w:instrText xml:space="preserve"> PAGEREF _Toc393466394 \h </w:instrText>
        </w:r>
        <w:r w:rsidR="00C60A55">
          <w:rPr>
            <w:webHidden/>
          </w:rPr>
        </w:r>
        <w:r w:rsidR="00C60A55">
          <w:rPr>
            <w:webHidden/>
          </w:rPr>
          <w:fldChar w:fldCharType="separate"/>
        </w:r>
        <w:r w:rsidR="00C60A55">
          <w:rPr>
            <w:webHidden/>
          </w:rPr>
          <w:t>25</w:t>
        </w:r>
        <w:r w:rsidR="00C60A55">
          <w:rPr>
            <w:webHidden/>
          </w:rPr>
          <w:fldChar w:fldCharType="end"/>
        </w:r>
      </w:hyperlink>
    </w:p>
    <w:p w14:paraId="027EF188"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395" w:history="1">
        <w:r w:rsidR="00C60A55" w:rsidRPr="00287C1C">
          <w:rPr>
            <w:rStyle w:val="Hyperlink"/>
          </w:rPr>
          <w:t>2.2</w:t>
        </w:r>
        <w:r w:rsidR="00C60A55">
          <w:rPr>
            <w:rFonts w:asciiTheme="minorHAnsi" w:eastAsiaTheme="minorEastAsia" w:hAnsiTheme="minorHAnsi" w:cstheme="minorBidi"/>
            <w:iCs w:val="0"/>
            <w:spacing w:val="0"/>
            <w:sz w:val="22"/>
            <w:lang w:eastAsia="en-US"/>
          </w:rPr>
          <w:tab/>
        </w:r>
        <w:r w:rsidR="00C60A55" w:rsidRPr="00287C1C">
          <w:rPr>
            <w:rStyle w:val="Hyperlink"/>
          </w:rPr>
          <w:t>FMI Description Schema</w:t>
        </w:r>
        <w:r w:rsidR="00C60A55">
          <w:rPr>
            <w:webHidden/>
          </w:rPr>
          <w:tab/>
        </w:r>
        <w:r w:rsidR="00C60A55">
          <w:rPr>
            <w:webHidden/>
          </w:rPr>
          <w:fldChar w:fldCharType="begin"/>
        </w:r>
        <w:r w:rsidR="00C60A55">
          <w:rPr>
            <w:webHidden/>
          </w:rPr>
          <w:instrText xml:space="preserve"> PAGEREF _Toc393466395 \h </w:instrText>
        </w:r>
        <w:r w:rsidR="00C60A55">
          <w:rPr>
            <w:webHidden/>
          </w:rPr>
        </w:r>
        <w:r w:rsidR="00C60A55">
          <w:rPr>
            <w:webHidden/>
          </w:rPr>
          <w:fldChar w:fldCharType="separate"/>
        </w:r>
        <w:r w:rsidR="00C60A55">
          <w:rPr>
            <w:webHidden/>
          </w:rPr>
          <w:t>28</w:t>
        </w:r>
        <w:r w:rsidR="00C60A55">
          <w:rPr>
            <w:webHidden/>
          </w:rPr>
          <w:fldChar w:fldCharType="end"/>
        </w:r>
      </w:hyperlink>
    </w:p>
    <w:p w14:paraId="5B04A973"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6" w:history="1">
        <w:r w:rsidR="00C60A55" w:rsidRPr="00287C1C">
          <w:rPr>
            <w:rStyle w:val="Hyperlink"/>
          </w:rPr>
          <w:t>2.2.1</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an FMU (fmiModelDescription)</w:t>
        </w:r>
        <w:r w:rsidR="00C60A55">
          <w:rPr>
            <w:webHidden/>
          </w:rPr>
          <w:tab/>
        </w:r>
        <w:r w:rsidR="00C60A55">
          <w:rPr>
            <w:webHidden/>
          </w:rPr>
          <w:fldChar w:fldCharType="begin"/>
        </w:r>
        <w:r w:rsidR="00C60A55">
          <w:rPr>
            <w:webHidden/>
          </w:rPr>
          <w:instrText xml:space="preserve"> PAGEREF _Toc393466396 \h </w:instrText>
        </w:r>
        <w:r w:rsidR="00C60A55">
          <w:rPr>
            <w:webHidden/>
          </w:rPr>
        </w:r>
        <w:r w:rsidR="00C60A55">
          <w:rPr>
            <w:webHidden/>
          </w:rPr>
          <w:fldChar w:fldCharType="separate"/>
        </w:r>
        <w:r w:rsidR="00C60A55">
          <w:rPr>
            <w:webHidden/>
          </w:rPr>
          <w:t>29</w:t>
        </w:r>
        <w:r w:rsidR="00C60A55">
          <w:rPr>
            <w:webHidden/>
          </w:rPr>
          <w:fldChar w:fldCharType="end"/>
        </w:r>
      </w:hyperlink>
    </w:p>
    <w:p w14:paraId="5CE57FB6"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7" w:history="1">
        <w:r w:rsidR="00C60A55" w:rsidRPr="00287C1C">
          <w:rPr>
            <w:rStyle w:val="Hyperlink"/>
          </w:rPr>
          <w:t>2.2.2</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Units (UnitDefinitions)</w:t>
        </w:r>
        <w:r w:rsidR="00C60A55">
          <w:rPr>
            <w:webHidden/>
          </w:rPr>
          <w:tab/>
        </w:r>
        <w:r w:rsidR="00C60A55">
          <w:rPr>
            <w:webHidden/>
          </w:rPr>
          <w:fldChar w:fldCharType="begin"/>
        </w:r>
        <w:r w:rsidR="00C60A55">
          <w:rPr>
            <w:webHidden/>
          </w:rPr>
          <w:instrText xml:space="preserve"> PAGEREF _Toc393466397 \h </w:instrText>
        </w:r>
        <w:r w:rsidR="00C60A55">
          <w:rPr>
            <w:webHidden/>
          </w:rPr>
        </w:r>
        <w:r w:rsidR="00C60A55">
          <w:rPr>
            <w:webHidden/>
          </w:rPr>
          <w:fldChar w:fldCharType="separate"/>
        </w:r>
        <w:r w:rsidR="00C60A55">
          <w:rPr>
            <w:webHidden/>
          </w:rPr>
          <w:t>33</w:t>
        </w:r>
        <w:r w:rsidR="00C60A55">
          <w:rPr>
            <w:webHidden/>
          </w:rPr>
          <w:fldChar w:fldCharType="end"/>
        </w:r>
      </w:hyperlink>
    </w:p>
    <w:p w14:paraId="6B615F47"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8" w:history="1">
        <w:r w:rsidR="00C60A55" w:rsidRPr="00287C1C">
          <w:rPr>
            <w:rStyle w:val="Hyperlink"/>
          </w:rPr>
          <w:t>2.2.3</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Types (TypeDefinitions)</w:t>
        </w:r>
        <w:r w:rsidR="00C60A55">
          <w:rPr>
            <w:webHidden/>
          </w:rPr>
          <w:tab/>
        </w:r>
        <w:r w:rsidR="00C60A55">
          <w:rPr>
            <w:webHidden/>
          </w:rPr>
          <w:fldChar w:fldCharType="begin"/>
        </w:r>
        <w:r w:rsidR="00C60A55">
          <w:rPr>
            <w:webHidden/>
          </w:rPr>
          <w:instrText xml:space="preserve"> PAGEREF _Toc393466398 \h </w:instrText>
        </w:r>
        <w:r w:rsidR="00C60A55">
          <w:rPr>
            <w:webHidden/>
          </w:rPr>
        </w:r>
        <w:r w:rsidR="00C60A55">
          <w:rPr>
            <w:webHidden/>
          </w:rPr>
          <w:fldChar w:fldCharType="separate"/>
        </w:r>
        <w:r w:rsidR="00C60A55">
          <w:rPr>
            <w:webHidden/>
          </w:rPr>
          <w:t>38</w:t>
        </w:r>
        <w:r w:rsidR="00C60A55">
          <w:rPr>
            <w:webHidden/>
          </w:rPr>
          <w:fldChar w:fldCharType="end"/>
        </w:r>
      </w:hyperlink>
    </w:p>
    <w:p w14:paraId="119111CB"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399" w:history="1">
        <w:r w:rsidR="00C60A55" w:rsidRPr="00287C1C">
          <w:rPr>
            <w:rStyle w:val="Hyperlink"/>
          </w:rPr>
          <w:t>2.2.4</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Log Categories (LogCategories)</w:t>
        </w:r>
        <w:r w:rsidR="00C60A55">
          <w:rPr>
            <w:webHidden/>
          </w:rPr>
          <w:tab/>
        </w:r>
        <w:r w:rsidR="00C60A55">
          <w:rPr>
            <w:webHidden/>
          </w:rPr>
          <w:fldChar w:fldCharType="begin"/>
        </w:r>
        <w:r w:rsidR="00C60A55">
          <w:rPr>
            <w:webHidden/>
          </w:rPr>
          <w:instrText xml:space="preserve"> PAGEREF _Toc393466399 \h </w:instrText>
        </w:r>
        <w:r w:rsidR="00C60A55">
          <w:rPr>
            <w:webHidden/>
          </w:rPr>
        </w:r>
        <w:r w:rsidR="00C60A55">
          <w:rPr>
            <w:webHidden/>
          </w:rPr>
          <w:fldChar w:fldCharType="separate"/>
        </w:r>
        <w:r w:rsidR="00C60A55">
          <w:rPr>
            <w:webHidden/>
          </w:rPr>
          <w:t>42</w:t>
        </w:r>
        <w:r w:rsidR="00C60A55">
          <w:rPr>
            <w:webHidden/>
          </w:rPr>
          <w:fldChar w:fldCharType="end"/>
        </w:r>
      </w:hyperlink>
    </w:p>
    <w:p w14:paraId="05645AE9"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00" w:history="1">
        <w:r w:rsidR="00C60A55" w:rsidRPr="00287C1C">
          <w:rPr>
            <w:rStyle w:val="Hyperlink"/>
          </w:rPr>
          <w:t>2.2.5</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a Default Experiment (DefaultExperiment)</w:t>
        </w:r>
        <w:r w:rsidR="00C60A55">
          <w:rPr>
            <w:webHidden/>
          </w:rPr>
          <w:tab/>
        </w:r>
        <w:r w:rsidR="00C60A55">
          <w:rPr>
            <w:webHidden/>
          </w:rPr>
          <w:fldChar w:fldCharType="begin"/>
        </w:r>
        <w:r w:rsidR="00C60A55">
          <w:rPr>
            <w:webHidden/>
          </w:rPr>
          <w:instrText xml:space="preserve"> PAGEREF _Toc393466400 \h </w:instrText>
        </w:r>
        <w:r w:rsidR="00C60A55">
          <w:rPr>
            <w:webHidden/>
          </w:rPr>
        </w:r>
        <w:r w:rsidR="00C60A55">
          <w:rPr>
            <w:webHidden/>
          </w:rPr>
          <w:fldChar w:fldCharType="separate"/>
        </w:r>
        <w:r w:rsidR="00C60A55">
          <w:rPr>
            <w:webHidden/>
          </w:rPr>
          <w:t>43</w:t>
        </w:r>
        <w:r w:rsidR="00C60A55">
          <w:rPr>
            <w:webHidden/>
          </w:rPr>
          <w:fldChar w:fldCharType="end"/>
        </w:r>
      </w:hyperlink>
    </w:p>
    <w:p w14:paraId="76005F07"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01" w:history="1">
        <w:r w:rsidR="00C60A55" w:rsidRPr="00287C1C">
          <w:rPr>
            <w:rStyle w:val="Hyperlink"/>
          </w:rPr>
          <w:t>2.2.6</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Vendor Annotations (VendorAnnotations)</w:t>
        </w:r>
        <w:r w:rsidR="00C60A55">
          <w:rPr>
            <w:webHidden/>
          </w:rPr>
          <w:tab/>
        </w:r>
        <w:r w:rsidR="00C60A55">
          <w:rPr>
            <w:webHidden/>
          </w:rPr>
          <w:fldChar w:fldCharType="begin"/>
        </w:r>
        <w:r w:rsidR="00C60A55">
          <w:rPr>
            <w:webHidden/>
          </w:rPr>
          <w:instrText xml:space="preserve"> PAGEREF _Toc393466401 \h </w:instrText>
        </w:r>
        <w:r w:rsidR="00C60A55">
          <w:rPr>
            <w:webHidden/>
          </w:rPr>
        </w:r>
        <w:r w:rsidR="00C60A55">
          <w:rPr>
            <w:webHidden/>
          </w:rPr>
          <w:fldChar w:fldCharType="separate"/>
        </w:r>
        <w:r w:rsidR="00C60A55">
          <w:rPr>
            <w:webHidden/>
          </w:rPr>
          <w:t>43</w:t>
        </w:r>
        <w:r w:rsidR="00C60A55">
          <w:rPr>
            <w:webHidden/>
          </w:rPr>
          <w:fldChar w:fldCharType="end"/>
        </w:r>
      </w:hyperlink>
    </w:p>
    <w:p w14:paraId="074A8D34"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02" w:history="1">
        <w:r w:rsidR="00C60A55" w:rsidRPr="00287C1C">
          <w:rPr>
            <w:rStyle w:val="Hyperlink"/>
          </w:rPr>
          <w:t>2.2.7</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Model Variables (ModelVariables)</w:t>
        </w:r>
        <w:r w:rsidR="00C60A55">
          <w:rPr>
            <w:webHidden/>
          </w:rPr>
          <w:tab/>
        </w:r>
        <w:r w:rsidR="00C60A55">
          <w:rPr>
            <w:webHidden/>
          </w:rPr>
          <w:fldChar w:fldCharType="begin"/>
        </w:r>
        <w:r w:rsidR="00C60A55">
          <w:rPr>
            <w:webHidden/>
          </w:rPr>
          <w:instrText xml:space="preserve"> PAGEREF _Toc393466402 \h </w:instrText>
        </w:r>
        <w:r w:rsidR="00C60A55">
          <w:rPr>
            <w:webHidden/>
          </w:rPr>
        </w:r>
        <w:r w:rsidR="00C60A55">
          <w:rPr>
            <w:webHidden/>
          </w:rPr>
          <w:fldChar w:fldCharType="separate"/>
        </w:r>
        <w:r w:rsidR="00C60A55">
          <w:rPr>
            <w:webHidden/>
          </w:rPr>
          <w:t>44</w:t>
        </w:r>
        <w:r w:rsidR="00C60A55">
          <w:rPr>
            <w:webHidden/>
          </w:rPr>
          <w:fldChar w:fldCharType="end"/>
        </w:r>
      </w:hyperlink>
    </w:p>
    <w:p w14:paraId="5217A888"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03" w:history="1">
        <w:r w:rsidR="00C60A55" w:rsidRPr="00287C1C">
          <w:rPr>
            <w:rStyle w:val="Hyperlink"/>
          </w:rPr>
          <w:t>2.2.8</w:t>
        </w:r>
        <w:r w:rsidR="00C60A55">
          <w:rPr>
            <w:rFonts w:asciiTheme="minorHAnsi" w:eastAsiaTheme="minorEastAsia" w:hAnsiTheme="minorHAnsi" w:cstheme="minorBidi"/>
            <w:iCs w:val="0"/>
            <w:spacing w:val="0"/>
            <w:sz w:val="22"/>
            <w:lang w:eastAsia="en-US"/>
          </w:rPr>
          <w:tab/>
        </w:r>
        <w:r w:rsidR="00C60A55" w:rsidRPr="00287C1C">
          <w:rPr>
            <w:rStyle w:val="Hyperlink"/>
          </w:rPr>
          <w:t>Definition of the Model Structure (ModelStructure)</w:t>
        </w:r>
        <w:r w:rsidR="00C60A55">
          <w:rPr>
            <w:webHidden/>
          </w:rPr>
          <w:tab/>
        </w:r>
        <w:r w:rsidR="00C60A55">
          <w:rPr>
            <w:webHidden/>
          </w:rPr>
          <w:fldChar w:fldCharType="begin"/>
        </w:r>
        <w:r w:rsidR="00C60A55">
          <w:rPr>
            <w:webHidden/>
          </w:rPr>
          <w:instrText xml:space="preserve"> PAGEREF _Toc393466403 \h </w:instrText>
        </w:r>
        <w:r w:rsidR="00C60A55">
          <w:rPr>
            <w:webHidden/>
          </w:rPr>
        </w:r>
        <w:r w:rsidR="00C60A55">
          <w:rPr>
            <w:webHidden/>
          </w:rPr>
          <w:fldChar w:fldCharType="separate"/>
        </w:r>
        <w:r w:rsidR="00C60A55">
          <w:rPr>
            <w:webHidden/>
          </w:rPr>
          <w:t>55</w:t>
        </w:r>
        <w:r w:rsidR="00C60A55">
          <w:rPr>
            <w:webHidden/>
          </w:rPr>
          <w:fldChar w:fldCharType="end"/>
        </w:r>
      </w:hyperlink>
    </w:p>
    <w:p w14:paraId="70A93C6D"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04" w:history="1">
        <w:r w:rsidR="00C60A55" w:rsidRPr="00287C1C">
          <w:rPr>
            <w:rStyle w:val="Hyperlink"/>
          </w:rPr>
          <w:t>2.2.9</w:t>
        </w:r>
        <w:r w:rsidR="00C60A55">
          <w:rPr>
            <w:rFonts w:asciiTheme="minorHAnsi" w:eastAsiaTheme="minorEastAsia" w:hAnsiTheme="minorHAnsi" w:cstheme="minorBidi"/>
            <w:iCs w:val="0"/>
            <w:spacing w:val="0"/>
            <w:sz w:val="22"/>
            <w:lang w:eastAsia="en-US"/>
          </w:rPr>
          <w:tab/>
        </w:r>
        <w:r w:rsidR="00C60A55" w:rsidRPr="00287C1C">
          <w:rPr>
            <w:rStyle w:val="Hyperlink"/>
          </w:rPr>
          <w:t>Variable Naming Conventions (variableNamingConvention)</w:t>
        </w:r>
        <w:r w:rsidR="00C60A55">
          <w:rPr>
            <w:webHidden/>
          </w:rPr>
          <w:tab/>
        </w:r>
        <w:r w:rsidR="00C60A55">
          <w:rPr>
            <w:webHidden/>
          </w:rPr>
          <w:fldChar w:fldCharType="begin"/>
        </w:r>
        <w:r w:rsidR="00C60A55">
          <w:rPr>
            <w:webHidden/>
          </w:rPr>
          <w:instrText xml:space="preserve"> PAGEREF _Toc393466404 \h </w:instrText>
        </w:r>
        <w:r w:rsidR="00C60A55">
          <w:rPr>
            <w:webHidden/>
          </w:rPr>
        </w:r>
        <w:r w:rsidR="00C60A55">
          <w:rPr>
            <w:webHidden/>
          </w:rPr>
          <w:fldChar w:fldCharType="separate"/>
        </w:r>
        <w:r w:rsidR="00C60A55">
          <w:rPr>
            <w:webHidden/>
          </w:rPr>
          <w:t>64</w:t>
        </w:r>
        <w:r w:rsidR="00C60A55">
          <w:rPr>
            <w:webHidden/>
          </w:rPr>
          <w:fldChar w:fldCharType="end"/>
        </w:r>
      </w:hyperlink>
    </w:p>
    <w:p w14:paraId="27800554"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05" w:history="1">
        <w:r w:rsidR="00C60A55" w:rsidRPr="00287C1C">
          <w:rPr>
            <w:rStyle w:val="Hyperlink"/>
          </w:rPr>
          <w:t>2.3</w:t>
        </w:r>
        <w:r w:rsidR="00C60A55">
          <w:rPr>
            <w:rFonts w:asciiTheme="minorHAnsi" w:eastAsiaTheme="minorEastAsia" w:hAnsiTheme="minorHAnsi" w:cstheme="minorBidi"/>
            <w:iCs w:val="0"/>
            <w:spacing w:val="0"/>
            <w:sz w:val="22"/>
            <w:lang w:eastAsia="en-US"/>
          </w:rPr>
          <w:tab/>
        </w:r>
        <w:r w:rsidR="00C60A55" w:rsidRPr="00287C1C">
          <w:rPr>
            <w:rStyle w:val="Hyperlink"/>
          </w:rPr>
          <w:t>FMU Distribution</w:t>
        </w:r>
        <w:r w:rsidR="00C60A55">
          <w:rPr>
            <w:webHidden/>
          </w:rPr>
          <w:tab/>
        </w:r>
        <w:r w:rsidR="00C60A55">
          <w:rPr>
            <w:webHidden/>
          </w:rPr>
          <w:fldChar w:fldCharType="begin"/>
        </w:r>
        <w:r w:rsidR="00C60A55">
          <w:rPr>
            <w:webHidden/>
          </w:rPr>
          <w:instrText xml:space="preserve"> PAGEREF _Toc393466405 \h </w:instrText>
        </w:r>
        <w:r w:rsidR="00C60A55">
          <w:rPr>
            <w:webHidden/>
          </w:rPr>
        </w:r>
        <w:r w:rsidR="00C60A55">
          <w:rPr>
            <w:webHidden/>
          </w:rPr>
          <w:fldChar w:fldCharType="separate"/>
        </w:r>
        <w:r w:rsidR="00C60A55">
          <w:rPr>
            <w:webHidden/>
          </w:rPr>
          <w:t>65</w:t>
        </w:r>
        <w:r w:rsidR="00C60A55">
          <w:rPr>
            <w:webHidden/>
          </w:rPr>
          <w:fldChar w:fldCharType="end"/>
        </w:r>
      </w:hyperlink>
    </w:p>
    <w:p w14:paraId="7559385C" w14:textId="77777777" w:rsidR="00C60A55" w:rsidRDefault="00C8792E">
      <w:pPr>
        <w:pStyle w:val="Verzeichnis1"/>
        <w:rPr>
          <w:rFonts w:asciiTheme="minorHAnsi" w:eastAsiaTheme="minorEastAsia" w:hAnsiTheme="minorHAnsi" w:cstheme="minorBidi"/>
          <w:b w:val="0"/>
          <w:bCs w:val="0"/>
          <w:spacing w:val="0"/>
          <w:szCs w:val="22"/>
          <w:lang w:eastAsia="en-US"/>
        </w:rPr>
      </w:pPr>
      <w:hyperlink w:anchor="_Toc393466407" w:history="1">
        <w:r w:rsidR="00C60A55" w:rsidRPr="00287C1C">
          <w:rPr>
            <w:rStyle w:val="Hyperlink"/>
          </w:rPr>
          <w:t>3.</w:t>
        </w:r>
        <w:r w:rsidR="00C60A55">
          <w:rPr>
            <w:rFonts w:asciiTheme="minorHAnsi" w:eastAsiaTheme="minorEastAsia" w:hAnsiTheme="minorHAnsi" w:cstheme="minorBidi"/>
            <w:b w:val="0"/>
            <w:bCs w:val="0"/>
            <w:spacing w:val="0"/>
            <w:szCs w:val="22"/>
            <w:lang w:eastAsia="en-US"/>
          </w:rPr>
          <w:tab/>
        </w:r>
        <w:r w:rsidR="00C60A55" w:rsidRPr="00287C1C">
          <w:rPr>
            <w:rStyle w:val="Hyperlink"/>
          </w:rPr>
          <w:t>FMI for Model Exchange</w:t>
        </w:r>
        <w:r w:rsidR="00C60A55">
          <w:rPr>
            <w:webHidden/>
          </w:rPr>
          <w:tab/>
        </w:r>
        <w:r w:rsidR="00C60A55">
          <w:rPr>
            <w:webHidden/>
          </w:rPr>
          <w:fldChar w:fldCharType="begin"/>
        </w:r>
        <w:r w:rsidR="00C60A55">
          <w:rPr>
            <w:webHidden/>
          </w:rPr>
          <w:instrText xml:space="preserve"> PAGEREF _Toc393466407 \h </w:instrText>
        </w:r>
        <w:r w:rsidR="00C60A55">
          <w:rPr>
            <w:webHidden/>
          </w:rPr>
        </w:r>
        <w:r w:rsidR="00C60A55">
          <w:rPr>
            <w:webHidden/>
          </w:rPr>
          <w:fldChar w:fldCharType="separate"/>
        </w:r>
        <w:r w:rsidR="00C60A55">
          <w:rPr>
            <w:webHidden/>
          </w:rPr>
          <w:t>69</w:t>
        </w:r>
        <w:r w:rsidR="00C60A55">
          <w:rPr>
            <w:webHidden/>
          </w:rPr>
          <w:fldChar w:fldCharType="end"/>
        </w:r>
      </w:hyperlink>
    </w:p>
    <w:p w14:paraId="7AD4213F"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08" w:history="1">
        <w:r w:rsidR="00C60A55" w:rsidRPr="00287C1C">
          <w:rPr>
            <w:rStyle w:val="Hyperlink"/>
          </w:rPr>
          <w:t>3.1</w:t>
        </w:r>
        <w:r w:rsidR="00C60A55">
          <w:rPr>
            <w:rFonts w:asciiTheme="minorHAnsi" w:eastAsiaTheme="minorEastAsia" w:hAnsiTheme="minorHAnsi" w:cstheme="minorBidi"/>
            <w:iCs w:val="0"/>
            <w:spacing w:val="0"/>
            <w:sz w:val="22"/>
            <w:lang w:eastAsia="en-US"/>
          </w:rPr>
          <w:tab/>
        </w:r>
        <w:r w:rsidR="00C60A55" w:rsidRPr="00287C1C">
          <w:rPr>
            <w:rStyle w:val="Hyperlink"/>
          </w:rPr>
          <w:t>Mathematical Description</w:t>
        </w:r>
        <w:r w:rsidR="00C60A55">
          <w:rPr>
            <w:webHidden/>
          </w:rPr>
          <w:tab/>
        </w:r>
        <w:r w:rsidR="00C60A55">
          <w:rPr>
            <w:webHidden/>
          </w:rPr>
          <w:fldChar w:fldCharType="begin"/>
        </w:r>
        <w:r w:rsidR="00C60A55">
          <w:rPr>
            <w:webHidden/>
          </w:rPr>
          <w:instrText xml:space="preserve"> PAGEREF _Toc393466408 \h </w:instrText>
        </w:r>
        <w:r w:rsidR="00C60A55">
          <w:rPr>
            <w:webHidden/>
          </w:rPr>
        </w:r>
        <w:r w:rsidR="00C60A55">
          <w:rPr>
            <w:webHidden/>
          </w:rPr>
          <w:fldChar w:fldCharType="separate"/>
        </w:r>
        <w:r w:rsidR="00C60A55">
          <w:rPr>
            <w:webHidden/>
          </w:rPr>
          <w:t>69</w:t>
        </w:r>
        <w:r w:rsidR="00C60A55">
          <w:rPr>
            <w:webHidden/>
          </w:rPr>
          <w:fldChar w:fldCharType="end"/>
        </w:r>
      </w:hyperlink>
    </w:p>
    <w:p w14:paraId="370C6972"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09" w:history="1">
        <w:r w:rsidR="00C60A55" w:rsidRPr="00287C1C">
          <w:rPr>
            <w:rStyle w:val="Hyperlink"/>
          </w:rPr>
          <w:t>3.2</w:t>
        </w:r>
        <w:r w:rsidR="00C60A55">
          <w:rPr>
            <w:rFonts w:asciiTheme="minorHAnsi" w:eastAsiaTheme="minorEastAsia" w:hAnsiTheme="minorHAnsi" w:cstheme="minorBidi"/>
            <w:iCs w:val="0"/>
            <w:spacing w:val="0"/>
            <w:sz w:val="22"/>
            <w:lang w:eastAsia="en-US"/>
          </w:rPr>
          <w:tab/>
        </w:r>
        <w:r w:rsidR="00C60A55" w:rsidRPr="00287C1C">
          <w:rPr>
            <w:rStyle w:val="Hyperlink"/>
          </w:rPr>
          <w:t>FMI Application Programming Interface</w:t>
        </w:r>
        <w:r w:rsidR="00C60A55">
          <w:rPr>
            <w:webHidden/>
          </w:rPr>
          <w:tab/>
        </w:r>
        <w:r w:rsidR="00C60A55">
          <w:rPr>
            <w:webHidden/>
          </w:rPr>
          <w:fldChar w:fldCharType="begin"/>
        </w:r>
        <w:r w:rsidR="00C60A55">
          <w:rPr>
            <w:webHidden/>
          </w:rPr>
          <w:instrText xml:space="preserve"> PAGEREF _Toc393466409 \h </w:instrText>
        </w:r>
        <w:r w:rsidR="00C60A55">
          <w:rPr>
            <w:webHidden/>
          </w:rPr>
        </w:r>
        <w:r w:rsidR="00C60A55">
          <w:rPr>
            <w:webHidden/>
          </w:rPr>
          <w:fldChar w:fldCharType="separate"/>
        </w:r>
        <w:r w:rsidR="00C60A55">
          <w:rPr>
            <w:webHidden/>
          </w:rPr>
          <w:t>79</w:t>
        </w:r>
        <w:r w:rsidR="00C60A55">
          <w:rPr>
            <w:webHidden/>
          </w:rPr>
          <w:fldChar w:fldCharType="end"/>
        </w:r>
      </w:hyperlink>
    </w:p>
    <w:p w14:paraId="7236021E"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10" w:history="1">
        <w:r w:rsidR="00C60A55" w:rsidRPr="00287C1C">
          <w:rPr>
            <w:rStyle w:val="Hyperlink"/>
          </w:rPr>
          <w:t>3.2.1</w:t>
        </w:r>
        <w:r w:rsidR="00C60A55">
          <w:rPr>
            <w:rFonts w:asciiTheme="minorHAnsi" w:eastAsiaTheme="minorEastAsia" w:hAnsiTheme="minorHAnsi" w:cstheme="minorBidi"/>
            <w:iCs w:val="0"/>
            <w:spacing w:val="0"/>
            <w:sz w:val="22"/>
            <w:lang w:eastAsia="en-US"/>
          </w:rPr>
          <w:tab/>
        </w:r>
        <w:r w:rsidR="00C60A55" w:rsidRPr="00287C1C">
          <w:rPr>
            <w:rStyle w:val="Hyperlink"/>
          </w:rPr>
          <w:t>Providing Independent Variables and Re-initialization of Caching</w:t>
        </w:r>
        <w:r w:rsidR="00C60A55">
          <w:rPr>
            <w:webHidden/>
          </w:rPr>
          <w:tab/>
        </w:r>
        <w:r w:rsidR="00C60A55">
          <w:rPr>
            <w:webHidden/>
          </w:rPr>
          <w:fldChar w:fldCharType="begin"/>
        </w:r>
        <w:r w:rsidR="00C60A55">
          <w:rPr>
            <w:webHidden/>
          </w:rPr>
          <w:instrText xml:space="preserve"> PAGEREF _Toc393466410 \h </w:instrText>
        </w:r>
        <w:r w:rsidR="00C60A55">
          <w:rPr>
            <w:webHidden/>
          </w:rPr>
        </w:r>
        <w:r w:rsidR="00C60A55">
          <w:rPr>
            <w:webHidden/>
          </w:rPr>
          <w:fldChar w:fldCharType="separate"/>
        </w:r>
        <w:r w:rsidR="00C60A55">
          <w:rPr>
            <w:webHidden/>
          </w:rPr>
          <w:t>79</w:t>
        </w:r>
        <w:r w:rsidR="00C60A55">
          <w:rPr>
            <w:webHidden/>
          </w:rPr>
          <w:fldChar w:fldCharType="end"/>
        </w:r>
      </w:hyperlink>
    </w:p>
    <w:p w14:paraId="1CFC3296"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11" w:history="1">
        <w:r w:rsidR="00C60A55" w:rsidRPr="00287C1C">
          <w:rPr>
            <w:rStyle w:val="Hyperlink"/>
          </w:rPr>
          <w:t>3.2.2</w:t>
        </w:r>
        <w:r w:rsidR="00C60A55">
          <w:rPr>
            <w:rFonts w:asciiTheme="minorHAnsi" w:eastAsiaTheme="minorEastAsia" w:hAnsiTheme="minorHAnsi" w:cstheme="minorBidi"/>
            <w:iCs w:val="0"/>
            <w:spacing w:val="0"/>
            <w:sz w:val="22"/>
            <w:lang w:eastAsia="en-US"/>
          </w:rPr>
          <w:tab/>
        </w:r>
        <w:r w:rsidR="00C60A55" w:rsidRPr="00287C1C">
          <w:rPr>
            <w:rStyle w:val="Hyperlink"/>
          </w:rPr>
          <w:t>Evaluation of Model Equations</w:t>
        </w:r>
        <w:r w:rsidR="00C60A55">
          <w:rPr>
            <w:webHidden/>
          </w:rPr>
          <w:tab/>
        </w:r>
        <w:r w:rsidR="00C60A55">
          <w:rPr>
            <w:webHidden/>
          </w:rPr>
          <w:fldChar w:fldCharType="begin"/>
        </w:r>
        <w:r w:rsidR="00C60A55">
          <w:rPr>
            <w:webHidden/>
          </w:rPr>
          <w:instrText xml:space="preserve"> PAGEREF _Toc393466411 \h </w:instrText>
        </w:r>
        <w:r w:rsidR="00C60A55">
          <w:rPr>
            <w:webHidden/>
          </w:rPr>
        </w:r>
        <w:r w:rsidR="00C60A55">
          <w:rPr>
            <w:webHidden/>
          </w:rPr>
          <w:fldChar w:fldCharType="separate"/>
        </w:r>
        <w:r w:rsidR="00C60A55">
          <w:rPr>
            <w:webHidden/>
          </w:rPr>
          <w:t>80</w:t>
        </w:r>
        <w:r w:rsidR="00C60A55">
          <w:rPr>
            <w:webHidden/>
          </w:rPr>
          <w:fldChar w:fldCharType="end"/>
        </w:r>
      </w:hyperlink>
    </w:p>
    <w:p w14:paraId="122D575F"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12" w:history="1">
        <w:r w:rsidR="00C60A55" w:rsidRPr="00287C1C">
          <w:rPr>
            <w:rStyle w:val="Hyperlink"/>
          </w:rPr>
          <w:t>3.2.3</w:t>
        </w:r>
        <w:r w:rsidR="00C60A55">
          <w:rPr>
            <w:rFonts w:asciiTheme="minorHAnsi" w:eastAsiaTheme="minorEastAsia" w:hAnsiTheme="minorHAnsi" w:cstheme="minorBidi"/>
            <w:iCs w:val="0"/>
            <w:spacing w:val="0"/>
            <w:sz w:val="22"/>
            <w:lang w:eastAsia="en-US"/>
          </w:rPr>
          <w:tab/>
        </w:r>
        <w:r w:rsidR="00C60A55" w:rsidRPr="00287C1C">
          <w:rPr>
            <w:rStyle w:val="Hyperlink"/>
          </w:rPr>
          <w:t>State Machine of Calling Sequence</w:t>
        </w:r>
        <w:r w:rsidR="00C60A55">
          <w:rPr>
            <w:webHidden/>
          </w:rPr>
          <w:tab/>
        </w:r>
        <w:r w:rsidR="00C60A55">
          <w:rPr>
            <w:webHidden/>
          </w:rPr>
          <w:fldChar w:fldCharType="begin"/>
        </w:r>
        <w:r w:rsidR="00C60A55">
          <w:rPr>
            <w:webHidden/>
          </w:rPr>
          <w:instrText xml:space="preserve"> PAGEREF _Toc393466412 \h </w:instrText>
        </w:r>
        <w:r w:rsidR="00C60A55">
          <w:rPr>
            <w:webHidden/>
          </w:rPr>
        </w:r>
        <w:r w:rsidR="00C60A55">
          <w:rPr>
            <w:webHidden/>
          </w:rPr>
          <w:fldChar w:fldCharType="separate"/>
        </w:r>
        <w:r w:rsidR="00C60A55">
          <w:rPr>
            <w:webHidden/>
          </w:rPr>
          <w:t>82</w:t>
        </w:r>
        <w:r w:rsidR="00C60A55">
          <w:rPr>
            <w:webHidden/>
          </w:rPr>
          <w:fldChar w:fldCharType="end"/>
        </w:r>
      </w:hyperlink>
    </w:p>
    <w:p w14:paraId="707D97CC"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13" w:history="1">
        <w:r w:rsidR="00C60A55" w:rsidRPr="00287C1C">
          <w:rPr>
            <w:rStyle w:val="Hyperlink"/>
          </w:rPr>
          <w:t>3.2.4</w:t>
        </w:r>
        <w:r w:rsidR="00C60A55">
          <w:rPr>
            <w:rFonts w:asciiTheme="minorHAnsi" w:eastAsiaTheme="minorEastAsia" w:hAnsiTheme="minorHAnsi" w:cstheme="minorBidi"/>
            <w:iCs w:val="0"/>
            <w:spacing w:val="0"/>
            <w:sz w:val="22"/>
            <w:lang w:eastAsia="en-US"/>
          </w:rPr>
          <w:tab/>
        </w:r>
        <w:r w:rsidR="00C60A55" w:rsidRPr="00287C1C">
          <w:rPr>
            <w:rStyle w:val="Hyperlink"/>
          </w:rPr>
          <w:t>Pseudo Code Example</w:t>
        </w:r>
        <w:r w:rsidR="00C60A55">
          <w:rPr>
            <w:webHidden/>
          </w:rPr>
          <w:tab/>
        </w:r>
        <w:r w:rsidR="00C60A55">
          <w:rPr>
            <w:webHidden/>
          </w:rPr>
          <w:fldChar w:fldCharType="begin"/>
        </w:r>
        <w:r w:rsidR="00C60A55">
          <w:rPr>
            <w:webHidden/>
          </w:rPr>
          <w:instrText xml:space="preserve"> PAGEREF _Toc393466413 \h </w:instrText>
        </w:r>
        <w:r w:rsidR="00C60A55">
          <w:rPr>
            <w:webHidden/>
          </w:rPr>
        </w:r>
        <w:r w:rsidR="00C60A55">
          <w:rPr>
            <w:webHidden/>
          </w:rPr>
          <w:fldChar w:fldCharType="separate"/>
        </w:r>
        <w:r w:rsidR="00C60A55">
          <w:rPr>
            <w:webHidden/>
          </w:rPr>
          <w:t>86</w:t>
        </w:r>
        <w:r w:rsidR="00C60A55">
          <w:rPr>
            <w:webHidden/>
          </w:rPr>
          <w:fldChar w:fldCharType="end"/>
        </w:r>
      </w:hyperlink>
    </w:p>
    <w:p w14:paraId="1D356778"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14" w:history="1">
        <w:r w:rsidR="00C60A55" w:rsidRPr="00287C1C">
          <w:rPr>
            <w:rStyle w:val="Hyperlink"/>
          </w:rPr>
          <w:t>3.3</w:t>
        </w:r>
        <w:r w:rsidR="00C60A55">
          <w:rPr>
            <w:rFonts w:asciiTheme="minorHAnsi" w:eastAsiaTheme="minorEastAsia" w:hAnsiTheme="minorHAnsi" w:cstheme="minorBidi"/>
            <w:iCs w:val="0"/>
            <w:spacing w:val="0"/>
            <w:sz w:val="22"/>
            <w:lang w:eastAsia="en-US"/>
          </w:rPr>
          <w:tab/>
        </w:r>
        <w:r w:rsidR="00C60A55" w:rsidRPr="00287C1C">
          <w:rPr>
            <w:rStyle w:val="Hyperlink"/>
          </w:rPr>
          <w:t>FMI Description Schema</w:t>
        </w:r>
        <w:r w:rsidR="00C60A55">
          <w:rPr>
            <w:webHidden/>
          </w:rPr>
          <w:tab/>
        </w:r>
        <w:r w:rsidR="00C60A55">
          <w:rPr>
            <w:webHidden/>
          </w:rPr>
          <w:fldChar w:fldCharType="begin"/>
        </w:r>
        <w:r w:rsidR="00C60A55">
          <w:rPr>
            <w:webHidden/>
          </w:rPr>
          <w:instrText xml:space="preserve"> PAGEREF _Toc393466414 \h </w:instrText>
        </w:r>
        <w:r w:rsidR="00C60A55">
          <w:rPr>
            <w:webHidden/>
          </w:rPr>
        </w:r>
        <w:r w:rsidR="00C60A55">
          <w:rPr>
            <w:webHidden/>
          </w:rPr>
          <w:fldChar w:fldCharType="separate"/>
        </w:r>
        <w:r w:rsidR="00C60A55">
          <w:rPr>
            <w:webHidden/>
          </w:rPr>
          <w:t>88</w:t>
        </w:r>
        <w:r w:rsidR="00C60A55">
          <w:rPr>
            <w:webHidden/>
          </w:rPr>
          <w:fldChar w:fldCharType="end"/>
        </w:r>
      </w:hyperlink>
    </w:p>
    <w:p w14:paraId="24CF31E6"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15" w:history="1">
        <w:r w:rsidR="00C60A55" w:rsidRPr="00287C1C">
          <w:rPr>
            <w:rStyle w:val="Hyperlink"/>
          </w:rPr>
          <w:t>3.3.1</w:t>
        </w:r>
        <w:r w:rsidR="00C60A55">
          <w:rPr>
            <w:rFonts w:asciiTheme="minorHAnsi" w:eastAsiaTheme="minorEastAsia" w:hAnsiTheme="minorHAnsi" w:cstheme="minorBidi"/>
            <w:iCs w:val="0"/>
            <w:spacing w:val="0"/>
            <w:sz w:val="22"/>
            <w:lang w:eastAsia="en-US"/>
          </w:rPr>
          <w:tab/>
        </w:r>
        <w:r w:rsidR="00C60A55" w:rsidRPr="00287C1C">
          <w:rPr>
            <w:rStyle w:val="Hyperlink"/>
          </w:rPr>
          <w:t>Model Exchange FMU (ModelExchange)</w:t>
        </w:r>
        <w:r w:rsidR="00C60A55">
          <w:rPr>
            <w:webHidden/>
          </w:rPr>
          <w:tab/>
        </w:r>
        <w:r w:rsidR="00C60A55">
          <w:rPr>
            <w:webHidden/>
          </w:rPr>
          <w:fldChar w:fldCharType="begin"/>
        </w:r>
        <w:r w:rsidR="00C60A55">
          <w:rPr>
            <w:webHidden/>
          </w:rPr>
          <w:instrText xml:space="preserve"> PAGEREF _Toc393466415 \h </w:instrText>
        </w:r>
        <w:r w:rsidR="00C60A55">
          <w:rPr>
            <w:webHidden/>
          </w:rPr>
        </w:r>
        <w:r w:rsidR="00C60A55">
          <w:rPr>
            <w:webHidden/>
          </w:rPr>
          <w:fldChar w:fldCharType="separate"/>
        </w:r>
        <w:r w:rsidR="00C60A55">
          <w:rPr>
            <w:webHidden/>
          </w:rPr>
          <w:t>89</w:t>
        </w:r>
        <w:r w:rsidR="00C60A55">
          <w:rPr>
            <w:webHidden/>
          </w:rPr>
          <w:fldChar w:fldCharType="end"/>
        </w:r>
      </w:hyperlink>
    </w:p>
    <w:p w14:paraId="3BBA0D16"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16" w:history="1">
        <w:r w:rsidR="00C60A55" w:rsidRPr="00287C1C">
          <w:rPr>
            <w:rStyle w:val="Hyperlink"/>
          </w:rPr>
          <w:t>3.3.2</w:t>
        </w:r>
        <w:r w:rsidR="00C60A55">
          <w:rPr>
            <w:rFonts w:asciiTheme="minorHAnsi" w:eastAsiaTheme="minorEastAsia" w:hAnsiTheme="minorHAnsi" w:cstheme="minorBidi"/>
            <w:iCs w:val="0"/>
            <w:spacing w:val="0"/>
            <w:sz w:val="22"/>
            <w:lang w:eastAsia="en-US"/>
          </w:rPr>
          <w:tab/>
        </w:r>
        <w:r w:rsidR="00C60A55" w:rsidRPr="00287C1C">
          <w:rPr>
            <w:rStyle w:val="Hyperlink"/>
          </w:rPr>
          <w:t>Example XML Description File</w:t>
        </w:r>
        <w:r w:rsidR="00C60A55">
          <w:rPr>
            <w:webHidden/>
          </w:rPr>
          <w:tab/>
        </w:r>
        <w:r w:rsidR="00C60A55">
          <w:rPr>
            <w:webHidden/>
          </w:rPr>
          <w:fldChar w:fldCharType="begin"/>
        </w:r>
        <w:r w:rsidR="00C60A55">
          <w:rPr>
            <w:webHidden/>
          </w:rPr>
          <w:instrText xml:space="preserve"> PAGEREF _Toc393466416 \h </w:instrText>
        </w:r>
        <w:r w:rsidR="00C60A55">
          <w:rPr>
            <w:webHidden/>
          </w:rPr>
        </w:r>
        <w:r w:rsidR="00C60A55">
          <w:rPr>
            <w:webHidden/>
          </w:rPr>
          <w:fldChar w:fldCharType="separate"/>
        </w:r>
        <w:r w:rsidR="00C60A55">
          <w:rPr>
            <w:webHidden/>
          </w:rPr>
          <w:t>91</w:t>
        </w:r>
        <w:r w:rsidR="00C60A55">
          <w:rPr>
            <w:webHidden/>
          </w:rPr>
          <w:fldChar w:fldCharType="end"/>
        </w:r>
      </w:hyperlink>
    </w:p>
    <w:p w14:paraId="6B94D83C" w14:textId="77777777" w:rsidR="00C60A55" w:rsidRDefault="00C8792E">
      <w:pPr>
        <w:pStyle w:val="Verzeichnis1"/>
        <w:rPr>
          <w:rFonts w:asciiTheme="minorHAnsi" w:eastAsiaTheme="minorEastAsia" w:hAnsiTheme="minorHAnsi" w:cstheme="minorBidi"/>
          <w:b w:val="0"/>
          <w:bCs w:val="0"/>
          <w:spacing w:val="0"/>
          <w:szCs w:val="22"/>
          <w:lang w:eastAsia="en-US"/>
        </w:rPr>
      </w:pPr>
      <w:hyperlink w:anchor="_Toc393466417" w:history="1">
        <w:r w:rsidR="00C60A55" w:rsidRPr="00287C1C">
          <w:rPr>
            <w:rStyle w:val="Hyperlink"/>
          </w:rPr>
          <w:t>4.</w:t>
        </w:r>
        <w:r w:rsidR="00C60A55">
          <w:rPr>
            <w:rFonts w:asciiTheme="minorHAnsi" w:eastAsiaTheme="minorEastAsia" w:hAnsiTheme="minorHAnsi" w:cstheme="minorBidi"/>
            <w:b w:val="0"/>
            <w:bCs w:val="0"/>
            <w:spacing w:val="0"/>
            <w:szCs w:val="22"/>
            <w:lang w:eastAsia="en-US"/>
          </w:rPr>
          <w:tab/>
        </w:r>
        <w:r w:rsidR="00C60A55" w:rsidRPr="00287C1C">
          <w:rPr>
            <w:rStyle w:val="Hyperlink"/>
          </w:rPr>
          <w:t>FMI for Co</w:t>
        </w:r>
        <w:r w:rsidR="00C60A55" w:rsidRPr="00287C1C">
          <w:rPr>
            <w:rStyle w:val="Hyperlink"/>
          </w:rPr>
          <w:noBreakHyphen/>
          <w:t>Simulation</w:t>
        </w:r>
        <w:r w:rsidR="00C60A55">
          <w:rPr>
            <w:webHidden/>
          </w:rPr>
          <w:tab/>
        </w:r>
        <w:r w:rsidR="00C60A55">
          <w:rPr>
            <w:webHidden/>
          </w:rPr>
          <w:fldChar w:fldCharType="begin"/>
        </w:r>
        <w:r w:rsidR="00C60A55">
          <w:rPr>
            <w:webHidden/>
          </w:rPr>
          <w:instrText xml:space="preserve"> PAGEREF _Toc393466417 \h </w:instrText>
        </w:r>
        <w:r w:rsidR="00C60A55">
          <w:rPr>
            <w:webHidden/>
          </w:rPr>
        </w:r>
        <w:r w:rsidR="00C60A55">
          <w:rPr>
            <w:webHidden/>
          </w:rPr>
          <w:fldChar w:fldCharType="separate"/>
        </w:r>
        <w:r w:rsidR="00C60A55">
          <w:rPr>
            <w:webHidden/>
          </w:rPr>
          <w:t>93</w:t>
        </w:r>
        <w:r w:rsidR="00C60A55">
          <w:rPr>
            <w:webHidden/>
          </w:rPr>
          <w:fldChar w:fldCharType="end"/>
        </w:r>
      </w:hyperlink>
    </w:p>
    <w:p w14:paraId="48386E6E"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18" w:history="1">
        <w:r w:rsidR="00C60A55" w:rsidRPr="00287C1C">
          <w:rPr>
            <w:rStyle w:val="Hyperlink"/>
          </w:rPr>
          <w:t>4.1</w:t>
        </w:r>
        <w:r w:rsidR="00C60A55">
          <w:rPr>
            <w:rFonts w:asciiTheme="minorHAnsi" w:eastAsiaTheme="minorEastAsia" w:hAnsiTheme="minorHAnsi" w:cstheme="minorBidi"/>
            <w:iCs w:val="0"/>
            <w:spacing w:val="0"/>
            <w:sz w:val="22"/>
            <w:lang w:eastAsia="en-US"/>
          </w:rPr>
          <w:tab/>
        </w:r>
        <w:r w:rsidR="00C60A55" w:rsidRPr="00287C1C">
          <w:rPr>
            <w:rStyle w:val="Hyperlink"/>
          </w:rPr>
          <w:t>Mathematical Description</w:t>
        </w:r>
        <w:r w:rsidR="00C60A55">
          <w:rPr>
            <w:webHidden/>
          </w:rPr>
          <w:tab/>
        </w:r>
        <w:r w:rsidR="00C60A55">
          <w:rPr>
            <w:webHidden/>
          </w:rPr>
          <w:fldChar w:fldCharType="begin"/>
        </w:r>
        <w:r w:rsidR="00C60A55">
          <w:rPr>
            <w:webHidden/>
          </w:rPr>
          <w:instrText xml:space="preserve"> PAGEREF _Toc393466418 \h </w:instrText>
        </w:r>
        <w:r w:rsidR="00C60A55">
          <w:rPr>
            <w:webHidden/>
          </w:rPr>
        </w:r>
        <w:r w:rsidR="00C60A55">
          <w:rPr>
            <w:webHidden/>
          </w:rPr>
          <w:fldChar w:fldCharType="separate"/>
        </w:r>
        <w:r w:rsidR="00C60A55">
          <w:rPr>
            <w:webHidden/>
          </w:rPr>
          <w:t>94</w:t>
        </w:r>
        <w:r w:rsidR="00C60A55">
          <w:rPr>
            <w:webHidden/>
          </w:rPr>
          <w:fldChar w:fldCharType="end"/>
        </w:r>
      </w:hyperlink>
    </w:p>
    <w:p w14:paraId="37F15CBC"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19" w:history="1">
        <w:r w:rsidR="00C60A55" w:rsidRPr="00287C1C">
          <w:rPr>
            <w:rStyle w:val="Hyperlink"/>
          </w:rPr>
          <w:t>4.1.1</w:t>
        </w:r>
        <w:r w:rsidR="00C60A55">
          <w:rPr>
            <w:rFonts w:asciiTheme="minorHAnsi" w:eastAsiaTheme="minorEastAsia" w:hAnsiTheme="minorHAnsi" w:cstheme="minorBidi"/>
            <w:iCs w:val="0"/>
            <w:spacing w:val="0"/>
            <w:sz w:val="22"/>
            <w:lang w:eastAsia="en-US"/>
          </w:rPr>
          <w:tab/>
        </w:r>
        <w:r w:rsidR="00C60A55" w:rsidRPr="00287C1C">
          <w:rPr>
            <w:rStyle w:val="Hyperlink"/>
          </w:rPr>
          <w:t>Basics</w:t>
        </w:r>
        <w:r w:rsidR="00C60A55">
          <w:rPr>
            <w:webHidden/>
          </w:rPr>
          <w:tab/>
        </w:r>
        <w:r w:rsidR="00C60A55">
          <w:rPr>
            <w:webHidden/>
          </w:rPr>
          <w:fldChar w:fldCharType="begin"/>
        </w:r>
        <w:r w:rsidR="00C60A55">
          <w:rPr>
            <w:webHidden/>
          </w:rPr>
          <w:instrText xml:space="preserve"> PAGEREF _Toc393466419 \h </w:instrText>
        </w:r>
        <w:r w:rsidR="00C60A55">
          <w:rPr>
            <w:webHidden/>
          </w:rPr>
        </w:r>
        <w:r w:rsidR="00C60A55">
          <w:rPr>
            <w:webHidden/>
          </w:rPr>
          <w:fldChar w:fldCharType="separate"/>
        </w:r>
        <w:r w:rsidR="00C60A55">
          <w:rPr>
            <w:webHidden/>
          </w:rPr>
          <w:t>94</w:t>
        </w:r>
        <w:r w:rsidR="00C60A55">
          <w:rPr>
            <w:webHidden/>
          </w:rPr>
          <w:fldChar w:fldCharType="end"/>
        </w:r>
      </w:hyperlink>
    </w:p>
    <w:p w14:paraId="417F6BEB"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0" w:history="1">
        <w:r w:rsidR="00C60A55" w:rsidRPr="00287C1C">
          <w:rPr>
            <w:rStyle w:val="Hyperlink"/>
          </w:rPr>
          <w:t>4.1.2</w:t>
        </w:r>
        <w:r w:rsidR="00C60A55">
          <w:rPr>
            <w:rFonts w:asciiTheme="minorHAnsi" w:eastAsiaTheme="minorEastAsia" w:hAnsiTheme="minorHAnsi" w:cstheme="minorBidi"/>
            <w:iCs w:val="0"/>
            <w:spacing w:val="0"/>
            <w:sz w:val="22"/>
            <w:lang w:eastAsia="en-US"/>
          </w:rPr>
          <w:tab/>
        </w:r>
        <w:r w:rsidR="00C60A55" w:rsidRPr="00287C1C">
          <w:rPr>
            <w:rStyle w:val="Hyperlink"/>
          </w:rPr>
          <w:t>Mathematical Model</w:t>
        </w:r>
        <w:r w:rsidR="00C60A55">
          <w:rPr>
            <w:webHidden/>
          </w:rPr>
          <w:tab/>
        </w:r>
        <w:r w:rsidR="00C60A55">
          <w:rPr>
            <w:webHidden/>
          </w:rPr>
          <w:fldChar w:fldCharType="begin"/>
        </w:r>
        <w:r w:rsidR="00C60A55">
          <w:rPr>
            <w:webHidden/>
          </w:rPr>
          <w:instrText xml:space="preserve"> PAGEREF _Toc393466420 \h </w:instrText>
        </w:r>
        <w:r w:rsidR="00C60A55">
          <w:rPr>
            <w:webHidden/>
          </w:rPr>
        </w:r>
        <w:r w:rsidR="00C60A55">
          <w:rPr>
            <w:webHidden/>
          </w:rPr>
          <w:fldChar w:fldCharType="separate"/>
        </w:r>
        <w:r w:rsidR="00C60A55">
          <w:rPr>
            <w:webHidden/>
          </w:rPr>
          <w:t>96</w:t>
        </w:r>
        <w:r w:rsidR="00C60A55">
          <w:rPr>
            <w:webHidden/>
          </w:rPr>
          <w:fldChar w:fldCharType="end"/>
        </w:r>
      </w:hyperlink>
    </w:p>
    <w:p w14:paraId="505BE51F"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21" w:history="1">
        <w:r w:rsidR="00C60A55" w:rsidRPr="00287C1C">
          <w:rPr>
            <w:rStyle w:val="Hyperlink"/>
          </w:rPr>
          <w:t>4.2</w:t>
        </w:r>
        <w:r w:rsidR="00C60A55">
          <w:rPr>
            <w:rFonts w:asciiTheme="minorHAnsi" w:eastAsiaTheme="minorEastAsia" w:hAnsiTheme="minorHAnsi" w:cstheme="minorBidi"/>
            <w:iCs w:val="0"/>
            <w:spacing w:val="0"/>
            <w:sz w:val="22"/>
            <w:lang w:eastAsia="en-US"/>
          </w:rPr>
          <w:tab/>
        </w:r>
        <w:r w:rsidR="00C60A55" w:rsidRPr="00287C1C">
          <w:rPr>
            <w:rStyle w:val="Hyperlink"/>
          </w:rPr>
          <w:t>FMI Application Programming Interface</w:t>
        </w:r>
        <w:r w:rsidR="00C60A55">
          <w:rPr>
            <w:webHidden/>
          </w:rPr>
          <w:tab/>
        </w:r>
        <w:r w:rsidR="00C60A55">
          <w:rPr>
            <w:webHidden/>
          </w:rPr>
          <w:fldChar w:fldCharType="begin"/>
        </w:r>
        <w:r w:rsidR="00C60A55">
          <w:rPr>
            <w:webHidden/>
          </w:rPr>
          <w:instrText xml:space="preserve"> PAGEREF _Toc393466421 \h </w:instrText>
        </w:r>
        <w:r w:rsidR="00C60A55">
          <w:rPr>
            <w:webHidden/>
          </w:rPr>
        </w:r>
        <w:r w:rsidR="00C60A55">
          <w:rPr>
            <w:webHidden/>
          </w:rPr>
          <w:fldChar w:fldCharType="separate"/>
        </w:r>
        <w:r w:rsidR="00C60A55">
          <w:rPr>
            <w:webHidden/>
          </w:rPr>
          <w:t>99</w:t>
        </w:r>
        <w:r w:rsidR="00C60A55">
          <w:rPr>
            <w:webHidden/>
          </w:rPr>
          <w:fldChar w:fldCharType="end"/>
        </w:r>
      </w:hyperlink>
    </w:p>
    <w:p w14:paraId="7071AC6D"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2" w:history="1">
        <w:r w:rsidR="00C60A55" w:rsidRPr="00287C1C">
          <w:rPr>
            <w:rStyle w:val="Hyperlink"/>
          </w:rPr>
          <w:t>4.2.1</w:t>
        </w:r>
        <w:r w:rsidR="00C60A55">
          <w:rPr>
            <w:rFonts w:asciiTheme="minorHAnsi" w:eastAsiaTheme="minorEastAsia" w:hAnsiTheme="minorHAnsi" w:cstheme="minorBidi"/>
            <w:iCs w:val="0"/>
            <w:spacing w:val="0"/>
            <w:sz w:val="22"/>
            <w:lang w:eastAsia="en-US"/>
          </w:rPr>
          <w:tab/>
        </w:r>
        <w:r w:rsidR="00C60A55" w:rsidRPr="00287C1C">
          <w:rPr>
            <w:rStyle w:val="Hyperlink"/>
          </w:rPr>
          <w:t>Transfer of Input / Output Values and Parameters</w:t>
        </w:r>
        <w:r w:rsidR="00C60A55">
          <w:rPr>
            <w:webHidden/>
          </w:rPr>
          <w:tab/>
        </w:r>
        <w:r w:rsidR="00C60A55">
          <w:rPr>
            <w:webHidden/>
          </w:rPr>
          <w:fldChar w:fldCharType="begin"/>
        </w:r>
        <w:r w:rsidR="00C60A55">
          <w:rPr>
            <w:webHidden/>
          </w:rPr>
          <w:instrText xml:space="preserve"> PAGEREF _Toc393466422 \h </w:instrText>
        </w:r>
        <w:r w:rsidR="00C60A55">
          <w:rPr>
            <w:webHidden/>
          </w:rPr>
        </w:r>
        <w:r w:rsidR="00C60A55">
          <w:rPr>
            <w:webHidden/>
          </w:rPr>
          <w:fldChar w:fldCharType="separate"/>
        </w:r>
        <w:r w:rsidR="00C60A55">
          <w:rPr>
            <w:webHidden/>
          </w:rPr>
          <w:t>99</w:t>
        </w:r>
        <w:r w:rsidR="00C60A55">
          <w:rPr>
            <w:webHidden/>
          </w:rPr>
          <w:fldChar w:fldCharType="end"/>
        </w:r>
      </w:hyperlink>
    </w:p>
    <w:p w14:paraId="53F0CD74"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3" w:history="1">
        <w:r w:rsidR="00C60A55" w:rsidRPr="00287C1C">
          <w:rPr>
            <w:rStyle w:val="Hyperlink"/>
          </w:rPr>
          <w:t>4.2.2</w:t>
        </w:r>
        <w:r w:rsidR="00C60A55">
          <w:rPr>
            <w:rFonts w:asciiTheme="minorHAnsi" w:eastAsiaTheme="minorEastAsia" w:hAnsiTheme="minorHAnsi" w:cstheme="minorBidi"/>
            <w:iCs w:val="0"/>
            <w:spacing w:val="0"/>
            <w:sz w:val="22"/>
            <w:lang w:eastAsia="en-US"/>
          </w:rPr>
          <w:tab/>
        </w:r>
        <w:r w:rsidR="00C60A55" w:rsidRPr="00287C1C">
          <w:rPr>
            <w:rStyle w:val="Hyperlink"/>
          </w:rPr>
          <w:t>Computation</w:t>
        </w:r>
        <w:r w:rsidR="00C60A55">
          <w:rPr>
            <w:webHidden/>
          </w:rPr>
          <w:tab/>
        </w:r>
        <w:r w:rsidR="00C60A55">
          <w:rPr>
            <w:webHidden/>
          </w:rPr>
          <w:fldChar w:fldCharType="begin"/>
        </w:r>
        <w:r w:rsidR="00C60A55">
          <w:rPr>
            <w:webHidden/>
          </w:rPr>
          <w:instrText xml:space="preserve"> PAGEREF _Toc393466423 \h </w:instrText>
        </w:r>
        <w:r w:rsidR="00C60A55">
          <w:rPr>
            <w:webHidden/>
          </w:rPr>
        </w:r>
        <w:r w:rsidR="00C60A55">
          <w:rPr>
            <w:webHidden/>
          </w:rPr>
          <w:fldChar w:fldCharType="separate"/>
        </w:r>
        <w:r w:rsidR="00C60A55">
          <w:rPr>
            <w:webHidden/>
          </w:rPr>
          <w:t>100</w:t>
        </w:r>
        <w:r w:rsidR="00C60A55">
          <w:rPr>
            <w:webHidden/>
          </w:rPr>
          <w:fldChar w:fldCharType="end"/>
        </w:r>
      </w:hyperlink>
    </w:p>
    <w:p w14:paraId="5806BEB8"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4" w:history="1">
        <w:r w:rsidR="00C60A55" w:rsidRPr="00287C1C">
          <w:rPr>
            <w:rStyle w:val="Hyperlink"/>
          </w:rPr>
          <w:t>4.2.3</w:t>
        </w:r>
        <w:r w:rsidR="00C60A55">
          <w:rPr>
            <w:rFonts w:asciiTheme="minorHAnsi" w:eastAsiaTheme="minorEastAsia" w:hAnsiTheme="minorHAnsi" w:cstheme="minorBidi"/>
            <w:iCs w:val="0"/>
            <w:spacing w:val="0"/>
            <w:sz w:val="22"/>
            <w:lang w:eastAsia="en-US"/>
          </w:rPr>
          <w:tab/>
        </w:r>
        <w:r w:rsidR="00C60A55" w:rsidRPr="00287C1C">
          <w:rPr>
            <w:rStyle w:val="Hyperlink"/>
          </w:rPr>
          <w:t>Retrieving Status Information from the Slave</w:t>
        </w:r>
        <w:r w:rsidR="00C60A55">
          <w:rPr>
            <w:webHidden/>
          </w:rPr>
          <w:tab/>
        </w:r>
        <w:r w:rsidR="00C60A55">
          <w:rPr>
            <w:webHidden/>
          </w:rPr>
          <w:fldChar w:fldCharType="begin"/>
        </w:r>
        <w:r w:rsidR="00C60A55">
          <w:rPr>
            <w:webHidden/>
          </w:rPr>
          <w:instrText xml:space="preserve"> PAGEREF _Toc393466424 \h </w:instrText>
        </w:r>
        <w:r w:rsidR="00C60A55">
          <w:rPr>
            <w:webHidden/>
          </w:rPr>
        </w:r>
        <w:r w:rsidR="00C60A55">
          <w:rPr>
            <w:webHidden/>
          </w:rPr>
          <w:fldChar w:fldCharType="separate"/>
        </w:r>
        <w:r w:rsidR="00C60A55">
          <w:rPr>
            <w:webHidden/>
          </w:rPr>
          <w:t>102</w:t>
        </w:r>
        <w:r w:rsidR="00C60A55">
          <w:rPr>
            <w:webHidden/>
          </w:rPr>
          <w:fldChar w:fldCharType="end"/>
        </w:r>
      </w:hyperlink>
    </w:p>
    <w:p w14:paraId="15CF820C"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5" w:history="1">
        <w:r w:rsidR="00C60A55" w:rsidRPr="00287C1C">
          <w:rPr>
            <w:rStyle w:val="Hyperlink"/>
          </w:rPr>
          <w:t>4.2.4</w:t>
        </w:r>
        <w:r w:rsidR="00C60A55">
          <w:rPr>
            <w:rFonts w:asciiTheme="minorHAnsi" w:eastAsiaTheme="minorEastAsia" w:hAnsiTheme="minorHAnsi" w:cstheme="minorBidi"/>
            <w:iCs w:val="0"/>
            <w:spacing w:val="0"/>
            <w:sz w:val="22"/>
            <w:lang w:eastAsia="en-US"/>
          </w:rPr>
          <w:tab/>
        </w:r>
        <w:r w:rsidR="00C60A55" w:rsidRPr="00287C1C">
          <w:rPr>
            <w:rStyle w:val="Hyperlink"/>
          </w:rPr>
          <w:t>State Machine of Calling Sequence from Master to Slave</w:t>
        </w:r>
        <w:r w:rsidR="00C60A55">
          <w:rPr>
            <w:webHidden/>
          </w:rPr>
          <w:tab/>
        </w:r>
        <w:r w:rsidR="00C60A55">
          <w:rPr>
            <w:webHidden/>
          </w:rPr>
          <w:fldChar w:fldCharType="begin"/>
        </w:r>
        <w:r w:rsidR="00C60A55">
          <w:rPr>
            <w:webHidden/>
          </w:rPr>
          <w:instrText xml:space="preserve"> PAGEREF _Toc393466425 \h </w:instrText>
        </w:r>
        <w:r w:rsidR="00C60A55">
          <w:rPr>
            <w:webHidden/>
          </w:rPr>
        </w:r>
        <w:r w:rsidR="00C60A55">
          <w:rPr>
            <w:webHidden/>
          </w:rPr>
          <w:fldChar w:fldCharType="separate"/>
        </w:r>
        <w:r w:rsidR="00C60A55">
          <w:rPr>
            <w:webHidden/>
          </w:rPr>
          <w:t>103</w:t>
        </w:r>
        <w:r w:rsidR="00C60A55">
          <w:rPr>
            <w:webHidden/>
          </w:rPr>
          <w:fldChar w:fldCharType="end"/>
        </w:r>
      </w:hyperlink>
    </w:p>
    <w:p w14:paraId="54BCBABC"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6" w:history="1">
        <w:r w:rsidR="00C60A55" w:rsidRPr="00287C1C">
          <w:rPr>
            <w:rStyle w:val="Hyperlink"/>
          </w:rPr>
          <w:t>4.2.5</w:t>
        </w:r>
        <w:r w:rsidR="00C60A55">
          <w:rPr>
            <w:rFonts w:asciiTheme="minorHAnsi" w:eastAsiaTheme="minorEastAsia" w:hAnsiTheme="minorHAnsi" w:cstheme="minorBidi"/>
            <w:iCs w:val="0"/>
            <w:spacing w:val="0"/>
            <w:sz w:val="22"/>
            <w:lang w:eastAsia="en-US"/>
          </w:rPr>
          <w:tab/>
        </w:r>
        <w:r w:rsidR="00C60A55" w:rsidRPr="00287C1C">
          <w:rPr>
            <w:rStyle w:val="Hyperlink"/>
          </w:rPr>
          <w:t>Pseudo Code Example</w:t>
        </w:r>
        <w:r w:rsidR="00C60A55">
          <w:rPr>
            <w:webHidden/>
          </w:rPr>
          <w:tab/>
        </w:r>
        <w:r w:rsidR="00C60A55">
          <w:rPr>
            <w:webHidden/>
          </w:rPr>
          <w:fldChar w:fldCharType="begin"/>
        </w:r>
        <w:r w:rsidR="00C60A55">
          <w:rPr>
            <w:webHidden/>
          </w:rPr>
          <w:instrText xml:space="preserve"> PAGEREF _Toc393466426 \h </w:instrText>
        </w:r>
        <w:r w:rsidR="00C60A55">
          <w:rPr>
            <w:webHidden/>
          </w:rPr>
        </w:r>
        <w:r w:rsidR="00C60A55">
          <w:rPr>
            <w:webHidden/>
          </w:rPr>
          <w:fldChar w:fldCharType="separate"/>
        </w:r>
        <w:r w:rsidR="00C60A55">
          <w:rPr>
            <w:webHidden/>
          </w:rPr>
          <w:t>106</w:t>
        </w:r>
        <w:r w:rsidR="00C60A55">
          <w:rPr>
            <w:webHidden/>
          </w:rPr>
          <w:fldChar w:fldCharType="end"/>
        </w:r>
      </w:hyperlink>
    </w:p>
    <w:p w14:paraId="675496DC"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27" w:history="1">
        <w:r w:rsidR="00C60A55" w:rsidRPr="00287C1C">
          <w:rPr>
            <w:rStyle w:val="Hyperlink"/>
          </w:rPr>
          <w:t>4.3</w:t>
        </w:r>
        <w:r w:rsidR="00C60A55">
          <w:rPr>
            <w:rFonts w:asciiTheme="minorHAnsi" w:eastAsiaTheme="minorEastAsia" w:hAnsiTheme="minorHAnsi" w:cstheme="minorBidi"/>
            <w:iCs w:val="0"/>
            <w:spacing w:val="0"/>
            <w:sz w:val="22"/>
            <w:lang w:eastAsia="en-US"/>
          </w:rPr>
          <w:tab/>
        </w:r>
        <w:r w:rsidR="00C60A55" w:rsidRPr="00287C1C">
          <w:rPr>
            <w:rStyle w:val="Hyperlink"/>
          </w:rPr>
          <w:t>FMI Description Schema</w:t>
        </w:r>
        <w:r w:rsidR="00C60A55">
          <w:rPr>
            <w:webHidden/>
          </w:rPr>
          <w:tab/>
        </w:r>
        <w:r w:rsidR="00C60A55">
          <w:rPr>
            <w:webHidden/>
          </w:rPr>
          <w:fldChar w:fldCharType="begin"/>
        </w:r>
        <w:r w:rsidR="00C60A55">
          <w:rPr>
            <w:webHidden/>
          </w:rPr>
          <w:instrText xml:space="preserve"> PAGEREF _Toc393466427 \h </w:instrText>
        </w:r>
        <w:r w:rsidR="00C60A55">
          <w:rPr>
            <w:webHidden/>
          </w:rPr>
        </w:r>
        <w:r w:rsidR="00C60A55">
          <w:rPr>
            <w:webHidden/>
          </w:rPr>
          <w:fldChar w:fldCharType="separate"/>
        </w:r>
        <w:r w:rsidR="00C60A55">
          <w:rPr>
            <w:webHidden/>
          </w:rPr>
          <w:t>108</w:t>
        </w:r>
        <w:r w:rsidR="00C60A55">
          <w:rPr>
            <w:webHidden/>
          </w:rPr>
          <w:fldChar w:fldCharType="end"/>
        </w:r>
      </w:hyperlink>
    </w:p>
    <w:p w14:paraId="332C6A96"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8" w:history="1">
        <w:r w:rsidR="00C60A55" w:rsidRPr="00287C1C">
          <w:rPr>
            <w:rStyle w:val="Hyperlink"/>
          </w:rPr>
          <w:t>4.3.1</w:t>
        </w:r>
        <w:r w:rsidR="00C60A55">
          <w:rPr>
            <w:rFonts w:asciiTheme="minorHAnsi" w:eastAsiaTheme="minorEastAsia" w:hAnsiTheme="minorHAnsi" w:cstheme="minorBidi"/>
            <w:iCs w:val="0"/>
            <w:spacing w:val="0"/>
            <w:sz w:val="22"/>
            <w:lang w:eastAsia="en-US"/>
          </w:rPr>
          <w:tab/>
        </w:r>
        <w:r w:rsidR="00C60A55" w:rsidRPr="00287C1C">
          <w:rPr>
            <w:rStyle w:val="Hyperlink"/>
          </w:rPr>
          <w:t>Co</w:t>
        </w:r>
        <w:r w:rsidR="00C60A55" w:rsidRPr="00287C1C">
          <w:rPr>
            <w:rStyle w:val="Hyperlink"/>
          </w:rPr>
          <w:noBreakHyphen/>
          <w:t>Simulation FMU (CoSimulation)</w:t>
        </w:r>
        <w:r w:rsidR="00C60A55">
          <w:rPr>
            <w:webHidden/>
          </w:rPr>
          <w:tab/>
        </w:r>
        <w:r w:rsidR="00C60A55">
          <w:rPr>
            <w:webHidden/>
          </w:rPr>
          <w:fldChar w:fldCharType="begin"/>
        </w:r>
        <w:r w:rsidR="00C60A55">
          <w:rPr>
            <w:webHidden/>
          </w:rPr>
          <w:instrText xml:space="preserve"> PAGEREF _Toc393466428 \h </w:instrText>
        </w:r>
        <w:r w:rsidR="00C60A55">
          <w:rPr>
            <w:webHidden/>
          </w:rPr>
        </w:r>
        <w:r w:rsidR="00C60A55">
          <w:rPr>
            <w:webHidden/>
          </w:rPr>
          <w:fldChar w:fldCharType="separate"/>
        </w:r>
        <w:r w:rsidR="00C60A55">
          <w:rPr>
            <w:webHidden/>
          </w:rPr>
          <w:t>108</w:t>
        </w:r>
        <w:r w:rsidR="00C60A55">
          <w:rPr>
            <w:webHidden/>
          </w:rPr>
          <w:fldChar w:fldCharType="end"/>
        </w:r>
      </w:hyperlink>
    </w:p>
    <w:p w14:paraId="4A01CF36"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29" w:history="1">
        <w:r w:rsidR="00C60A55" w:rsidRPr="00287C1C">
          <w:rPr>
            <w:rStyle w:val="Hyperlink"/>
          </w:rPr>
          <w:t>4.3.2</w:t>
        </w:r>
        <w:r w:rsidR="00C60A55">
          <w:rPr>
            <w:rFonts w:asciiTheme="minorHAnsi" w:eastAsiaTheme="minorEastAsia" w:hAnsiTheme="minorHAnsi" w:cstheme="minorBidi"/>
            <w:iCs w:val="0"/>
            <w:spacing w:val="0"/>
            <w:sz w:val="22"/>
            <w:lang w:eastAsia="en-US"/>
          </w:rPr>
          <w:tab/>
        </w:r>
        <w:r w:rsidR="00C60A55" w:rsidRPr="00287C1C">
          <w:rPr>
            <w:rStyle w:val="Hyperlink"/>
          </w:rPr>
          <w:t>Example XML Description File</w:t>
        </w:r>
        <w:r w:rsidR="00C60A55">
          <w:rPr>
            <w:webHidden/>
          </w:rPr>
          <w:tab/>
        </w:r>
        <w:r w:rsidR="00C60A55">
          <w:rPr>
            <w:webHidden/>
          </w:rPr>
          <w:fldChar w:fldCharType="begin"/>
        </w:r>
        <w:r w:rsidR="00C60A55">
          <w:rPr>
            <w:webHidden/>
          </w:rPr>
          <w:instrText xml:space="preserve"> PAGEREF _Toc393466429 \h </w:instrText>
        </w:r>
        <w:r w:rsidR="00C60A55">
          <w:rPr>
            <w:webHidden/>
          </w:rPr>
        </w:r>
        <w:r w:rsidR="00C60A55">
          <w:rPr>
            <w:webHidden/>
          </w:rPr>
          <w:fldChar w:fldCharType="separate"/>
        </w:r>
        <w:r w:rsidR="00C60A55">
          <w:rPr>
            <w:webHidden/>
          </w:rPr>
          <w:t>111</w:t>
        </w:r>
        <w:r w:rsidR="00C60A55">
          <w:rPr>
            <w:webHidden/>
          </w:rPr>
          <w:fldChar w:fldCharType="end"/>
        </w:r>
      </w:hyperlink>
    </w:p>
    <w:p w14:paraId="427738D6" w14:textId="77777777" w:rsidR="00C60A55" w:rsidRDefault="00C8792E">
      <w:pPr>
        <w:pStyle w:val="Verzeichnis1"/>
        <w:rPr>
          <w:rFonts w:asciiTheme="minorHAnsi" w:eastAsiaTheme="minorEastAsia" w:hAnsiTheme="minorHAnsi" w:cstheme="minorBidi"/>
          <w:b w:val="0"/>
          <w:bCs w:val="0"/>
          <w:spacing w:val="0"/>
          <w:szCs w:val="22"/>
          <w:lang w:eastAsia="en-US"/>
        </w:rPr>
      </w:pPr>
      <w:hyperlink w:anchor="_Toc393466430" w:history="1">
        <w:r w:rsidR="00C60A55" w:rsidRPr="00287C1C">
          <w:rPr>
            <w:rStyle w:val="Hyperlink"/>
          </w:rPr>
          <w:t>5.</w:t>
        </w:r>
        <w:r w:rsidR="00C60A55">
          <w:rPr>
            <w:rFonts w:asciiTheme="minorHAnsi" w:eastAsiaTheme="minorEastAsia" w:hAnsiTheme="minorHAnsi" w:cstheme="minorBidi"/>
            <w:b w:val="0"/>
            <w:bCs w:val="0"/>
            <w:spacing w:val="0"/>
            <w:szCs w:val="22"/>
            <w:lang w:eastAsia="en-US"/>
          </w:rPr>
          <w:tab/>
        </w:r>
        <w:r w:rsidR="00C60A55" w:rsidRPr="00287C1C">
          <w:rPr>
            <w:rStyle w:val="Hyperlink"/>
          </w:rPr>
          <w:t>Literature</w:t>
        </w:r>
        <w:r w:rsidR="00C60A55">
          <w:rPr>
            <w:webHidden/>
          </w:rPr>
          <w:tab/>
        </w:r>
        <w:r w:rsidR="00C60A55">
          <w:rPr>
            <w:webHidden/>
          </w:rPr>
          <w:fldChar w:fldCharType="begin"/>
        </w:r>
        <w:r w:rsidR="00C60A55">
          <w:rPr>
            <w:webHidden/>
          </w:rPr>
          <w:instrText xml:space="preserve"> PAGEREF _Toc393466430 \h </w:instrText>
        </w:r>
        <w:r w:rsidR="00C60A55">
          <w:rPr>
            <w:webHidden/>
          </w:rPr>
        </w:r>
        <w:r w:rsidR="00C60A55">
          <w:rPr>
            <w:webHidden/>
          </w:rPr>
          <w:fldChar w:fldCharType="separate"/>
        </w:r>
        <w:r w:rsidR="00C60A55">
          <w:rPr>
            <w:webHidden/>
          </w:rPr>
          <w:t>114</w:t>
        </w:r>
        <w:r w:rsidR="00C60A55">
          <w:rPr>
            <w:webHidden/>
          </w:rPr>
          <w:fldChar w:fldCharType="end"/>
        </w:r>
      </w:hyperlink>
    </w:p>
    <w:p w14:paraId="72CC4AFF" w14:textId="77777777" w:rsidR="00C60A55" w:rsidRDefault="00C8792E">
      <w:pPr>
        <w:pStyle w:val="Verzeichnis1"/>
        <w:tabs>
          <w:tab w:val="left" w:pos="1680"/>
        </w:tabs>
        <w:rPr>
          <w:rFonts w:asciiTheme="minorHAnsi" w:eastAsiaTheme="minorEastAsia" w:hAnsiTheme="minorHAnsi" w:cstheme="minorBidi"/>
          <w:b w:val="0"/>
          <w:bCs w:val="0"/>
          <w:spacing w:val="0"/>
          <w:szCs w:val="22"/>
          <w:lang w:eastAsia="en-US"/>
        </w:rPr>
      </w:pPr>
      <w:hyperlink w:anchor="_Toc393466431" w:history="1">
        <w:r w:rsidR="00C60A55" w:rsidRPr="00287C1C">
          <w:rPr>
            <w:rStyle w:val="Hyperlink"/>
          </w:rPr>
          <w:t>Appendix A</w:t>
        </w:r>
        <w:r w:rsidR="00C60A55">
          <w:rPr>
            <w:rFonts w:asciiTheme="minorHAnsi" w:eastAsiaTheme="minorEastAsia" w:hAnsiTheme="minorHAnsi" w:cstheme="minorBidi"/>
            <w:b w:val="0"/>
            <w:bCs w:val="0"/>
            <w:spacing w:val="0"/>
            <w:szCs w:val="22"/>
            <w:lang w:eastAsia="en-US"/>
          </w:rPr>
          <w:tab/>
        </w:r>
        <w:r w:rsidR="00C60A55" w:rsidRPr="00287C1C">
          <w:rPr>
            <w:rStyle w:val="Hyperlink"/>
          </w:rPr>
          <w:t>FMI Revision History</w:t>
        </w:r>
        <w:r w:rsidR="00C60A55">
          <w:rPr>
            <w:webHidden/>
          </w:rPr>
          <w:tab/>
        </w:r>
        <w:r w:rsidR="00C60A55">
          <w:rPr>
            <w:webHidden/>
          </w:rPr>
          <w:fldChar w:fldCharType="begin"/>
        </w:r>
        <w:r w:rsidR="00C60A55">
          <w:rPr>
            <w:webHidden/>
          </w:rPr>
          <w:instrText xml:space="preserve"> PAGEREF _Toc393466431 \h </w:instrText>
        </w:r>
        <w:r w:rsidR="00C60A55">
          <w:rPr>
            <w:webHidden/>
          </w:rPr>
        </w:r>
        <w:r w:rsidR="00C60A55">
          <w:rPr>
            <w:webHidden/>
          </w:rPr>
          <w:fldChar w:fldCharType="separate"/>
        </w:r>
        <w:r w:rsidR="00C60A55">
          <w:rPr>
            <w:webHidden/>
          </w:rPr>
          <w:t>115</w:t>
        </w:r>
        <w:r w:rsidR="00C60A55">
          <w:rPr>
            <w:webHidden/>
          </w:rPr>
          <w:fldChar w:fldCharType="end"/>
        </w:r>
      </w:hyperlink>
    </w:p>
    <w:p w14:paraId="22661000"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32" w:history="1">
        <w:r w:rsidR="00C60A55" w:rsidRPr="00287C1C">
          <w:rPr>
            <w:rStyle w:val="Hyperlink"/>
          </w:rPr>
          <w:t>A.1</w:t>
        </w:r>
        <w:r w:rsidR="00C60A55">
          <w:rPr>
            <w:rFonts w:asciiTheme="minorHAnsi" w:eastAsiaTheme="minorEastAsia" w:hAnsiTheme="minorHAnsi" w:cstheme="minorBidi"/>
            <w:iCs w:val="0"/>
            <w:spacing w:val="0"/>
            <w:sz w:val="22"/>
            <w:lang w:eastAsia="en-US"/>
          </w:rPr>
          <w:tab/>
        </w:r>
        <w:r w:rsidR="00C60A55" w:rsidRPr="00287C1C">
          <w:rPr>
            <w:rStyle w:val="Hyperlink"/>
          </w:rPr>
          <w:t>Version 1.0 – FMI for Model Exchange</w:t>
        </w:r>
        <w:r w:rsidR="00C60A55">
          <w:rPr>
            <w:webHidden/>
          </w:rPr>
          <w:tab/>
        </w:r>
        <w:r w:rsidR="00C60A55">
          <w:rPr>
            <w:webHidden/>
          </w:rPr>
          <w:fldChar w:fldCharType="begin"/>
        </w:r>
        <w:r w:rsidR="00C60A55">
          <w:rPr>
            <w:webHidden/>
          </w:rPr>
          <w:instrText xml:space="preserve"> PAGEREF _Toc393466432 \h </w:instrText>
        </w:r>
        <w:r w:rsidR="00C60A55">
          <w:rPr>
            <w:webHidden/>
          </w:rPr>
        </w:r>
        <w:r w:rsidR="00C60A55">
          <w:rPr>
            <w:webHidden/>
          </w:rPr>
          <w:fldChar w:fldCharType="separate"/>
        </w:r>
        <w:r w:rsidR="00C60A55">
          <w:rPr>
            <w:webHidden/>
          </w:rPr>
          <w:t>115</w:t>
        </w:r>
        <w:r w:rsidR="00C60A55">
          <w:rPr>
            <w:webHidden/>
          </w:rPr>
          <w:fldChar w:fldCharType="end"/>
        </w:r>
      </w:hyperlink>
    </w:p>
    <w:p w14:paraId="4080911D"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33" w:history="1">
        <w:r w:rsidR="00C60A55" w:rsidRPr="00287C1C">
          <w:rPr>
            <w:rStyle w:val="Hyperlink"/>
          </w:rPr>
          <w:t>A.2</w:t>
        </w:r>
        <w:r w:rsidR="00C60A55">
          <w:rPr>
            <w:rFonts w:asciiTheme="minorHAnsi" w:eastAsiaTheme="minorEastAsia" w:hAnsiTheme="minorHAnsi" w:cstheme="minorBidi"/>
            <w:iCs w:val="0"/>
            <w:spacing w:val="0"/>
            <w:sz w:val="22"/>
            <w:lang w:eastAsia="en-US"/>
          </w:rPr>
          <w:tab/>
        </w:r>
        <w:r w:rsidR="00C60A55" w:rsidRPr="00287C1C">
          <w:rPr>
            <w:rStyle w:val="Hyperlink"/>
          </w:rPr>
          <w:t>Version 1.0 – FMI for Co-Simulation</w:t>
        </w:r>
        <w:r w:rsidR="00C60A55">
          <w:rPr>
            <w:webHidden/>
          </w:rPr>
          <w:tab/>
        </w:r>
        <w:r w:rsidR="00C60A55">
          <w:rPr>
            <w:webHidden/>
          </w:rPr>
          <w:fldChar w:fldCharType="begin"/>
        </w:r>
        <w:r w:rsidR="00C60A55">
          <w:rPr>
            <w:webHidden/>
          </w:rPr>
          <w:instrText xml:space="preserve"> PAGEREF _Toc393466433 \h </w:instrText>
        </w:r>
        <w:r w:rsidR="00C60A55">
          <w:rPr>
            <w:webHidden/>
          </w:rPr>
        </w:r>
        <w:r w:rsidR="00C60A55">
          <w:rPr>
            <w:webHidden/>
          </w:rPr>
          <w:fldChar w:fldCharType="separate"/>
        </w:r>
        <w:r w:rsidR="00C60A55">
          <w:rPr>
            <w:webHidden/>
          </w:rPr>
          <w:t>116</w:t>
        </w:r>
        <w:r w:rsidR="00C60A55">
          <w:rPr>
            <w:webHidden/>
          </w:rPr>
          <w:fldChar w:fldCharType="end"/>
        </w:r>
      </w:hyperlink>
    </w:p>
    <w:p w14:paraId="1F4BD975" w14:textId="77777777" w:rsidR="00C60A55" w:rsidRDefault="00C8792E">
      <w:pPr>
        <w:pStyle w:val="Verzeichnis2"/>
        <w:rPr>
          <w:rFonts w:asciiTheme="minorHAnsi" w:eastAsiaTheme="minorEastAsia" w:hAnsiTheme="minorHAnsi" w:cstheme="minorBidi"/>
          <w:iCs w:val="0"/>
          <w:spacing w:val="0"/>
          <w:sz w:val="22"/>
          <w:lang w:eastAsia="en-US"/>
        </w:rPr>
      </w:pPr>
      <w:hyperlink w:anchor="_Toc393466434" w:history="1">
        <w:r w:rsidR="00C60A55" w:rsidRPr="00287C1C">
          <w:rPr>
            <w:rStyle w:val="Hyperlink"/>
          </w:rPr>
          <w:t>A.3</w:t>
        </w:r>
        <w:r w:rsidR="00C60A55">
          <w:rPr>
            <w:rFonts w:asciiTheme="minorHAnsi" w:eastAsiaTheme="minorEastAsia" w:hAnsiTheme="minorHAnsi" w:cstheme="minorBidi"/>
            <w:iCs w:val="0"/>
            <w:spacing w:val="0"/>
            <w:sz w:val="22"/>
            <w:lang w:eastAsia="en-US"/>
          </w:rPr>
          <w:tab/>
        </w:r>
        <w:r w:rsidR="00C60A55" w:rsidRPr="00287C1C">
          <w:rPr>
            <w:rStyle w:val="Hyperlink"/>
          </w:rPr>
          <w:t>Version 2.0 – FMI for Model Exchange and Co-Simulation</w:t>
        </w:r>
        <w:r w:rsidR="00C60A55">
          <w:rPr>
            <w:webHidden/>
          </w:rPr>
          <w:tab/>
        </w:r>
        <w:r w:rsidR="00C60A55">
          <w:rPr>
            <w:webHidden/>
          </w:rPr>
          <w:fldChar w:fldCharType="begin"/>
        </w:r>
        <w:r w:rsidR="00C60A55">
          <w:rPr>
            <w:webHidden/>
          </w:rPr>
          <w:instrText xml:space="preserve"> PAGEREF _Toc393466434 \h </w:instrText>
        </w:r>
        <w:r w:rsidR="00C60A55">
          <w:rPr>
            <w:webHidden/>
          </w:rPr>
        </w:r>
        <w:r w:rsidR="00C60A55">
          <w:rPr>
            <w:webHidden/>
          </w:rPr>
          <w:fldChar w:fldCharType="separate"/>
        </w:r>
        <w:r w:rsidR="00C60A55">
          <w:rPr>
            <w:webHidden/>
          </w:rPr>
          <w:t>117</w:t>
        </w:r>
        <w:r w:rsidR="00C60A55">
          <w:rPr>
            <w:webHidden/>
          </w:rPr>
          <w:fldChar w:fldCharType="end"/>
        </w:r>
      </w:hyperlink>
    </w:p>
    <w:p w14:paraId="3BE221C4"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35" w:history="1">
        <w:r w:rsidR="00C60A55" w:rsidRPr="00287C1C">
          <w:rPr>
            <w:rStyle w:val="Hyperlink"/>
          </w:rPr>
          <w:t>A.3.1</w:t>
        </w:r>
        <w:r w:rsidR="00C60A55">
          <w:rPr>
            <w:rFonts w:asciiTheme="minorHAnsi" w:eastAsiaTheme="minorEastAsia" w:hAnsiTheme="minorHAnsi" w:cstheme="minorBidi"/>
            <w:iCs w:val="0"/>
            <w:spacing w:val="0"/>
            <w:sz w:val="22"/>
            <w:lang w:eastAsia="en-US"/>
          </w:rPr>
          <w:tab/>
        </w:r>
        <w:r w:rsidR="00C60A55" w:rsidRPr="00287C1C">
          <w:rPr>
            <w:rStyle w:val="Hyperlink"/>
          </w:rPr>
          <w:t>Overview</w:t>
        </w:r>
        <w:r w:rsidR="00C60A55">
          <w:rPr>
            <w:webHidden/>
          </w:rPr>
          <w:tab/>
        </w:r>
        <w:r w:rsidR="00C60A55">
          <w:rPr>
            <w:webHidden/>
          </w:rPr>
          <w:fldChar w:fldCharType="begin"/>
        </w:r>
        <w:r w:rsidR="00C60A55">
          <w:rPr>
            <w:webHidden/>
          </w:rPr>
          <w:instrText xml:space="preserve"> PAGEREF _Toc393466435 \h </w:instrText>
        </w:r>
        <w:r w:rsidR="00C60A55">
          <w:rPr>
            <w:webHidden/>
          </w:rPr>
        </w:r>
        <w:r w:rsidR="00C60A55">
          <w:rPr>
            <w:webHidden/>
          </w:rPr>
          <w:fldChar w:fldCharType="separate"/>
        </w:r>
        <w:r w:rsidR="00C60A55">
          <w:rPr>
            <w:webHidden/>
          </w:rPr>
          <w:t>117</w:t>
        </w:r>
        <w:r w:rsidR="00C60A55">
          <w:rPr>
            <w:webHidden/>
          </w:rPr>
          <w:fldChar w:fldCharType="end"/>
        </w:r>
      </w:hyperlink>
    </w:p>
    <w:p w14:paraId="6D3621E2"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36" w:history="1">
        <w:r w:rsidR="00C60A55" w:rsidRPr="00287C1C">
          <w:rPr>
            <w:rStyle w:val="Hyperlink"/>
          </w:rPr>
          <w:t>A.3.2</w:t>
        </w:r>
        <w:r w:rsidR="00C60A55">
          <w:rPr>
            <w:rFonts w:asciiTheme="minorHAnsi" w:eastAsiaTheme="minorEastAsia" w:hAnsiTheme="minorHAnsi" w:cstheme="minorBidi"/>
            <w:iCs w:val="0"/>
            <w:spacing w:val="0"/>
            <w:sz w:val="22"/>
            <w:lang w:eastAsia="en-US"/>
          </w:rPr>
          <w:tab/>
        </w:r>
        <w:r w:rsidR="00C60A55" w:rsidRPr="00287C1C">
          <w:rPr>
            <w:rStyle w:val="Hyperlink"/>
          </w:rPr>
          <w:t>Main changes</w:t>
        </w:r>
        <w:r w:rsidR="00C60A55">
          <w:rPr>
            <w:webHidden/>
          </w:rPr>
          <w:tab/>
        </w:r>
        <w:r w:rsidR="00C60A55">
          <w:rPr>
            <w:webHidden/>
          </w:rPr>
          <w:fldChar w:fldCharType="begin"/>
        </w:r>
        <w:r w:rsidR="00C60A55">
          <w:rPr>
            <w:webHidden/>
          </w:rPr>
          <w:instrText xml:space="preserve"> PAGEREF _Toc393466436 \h </w:instrText>
        </w:r>
        <w:r w:rsidR="00C60A55">
          <w:rPr>
            <w:webHidden/>
          </w:rPr>
        </w:r>
        <w:r w:rsidR="00C60A55">
          <w:rPr>
            <w:webHidden/>
          </w:rPr>
          <w:fldChar w:fldCharType="separate"/>
        </w:r>
        <w:r w:rsidR="00C60A55">
          <w:rPr>
            <w:webHidden/>
          </w:rPr>
          <w:t>118</w:t>
        </w:r>
        <w:r w:rsidR="00C60A55">
          <w:rPr>
            <w:webHidden/>
          </w:rPr>
          <w:fldChar w:fldCharType="end"/>
        </w:r>
      </w:hyperlink>
    </w:p>
    <w:p w14:paraId="50BED875" w14:textId="77777777" w:rsidR="00C60A55" w:rsidRDefault="00C8792E">
      <w:pPr>
        <w:pStyle w:val="Verzeichnis3"/>
        <w:rPr>
          <w:rFonts w:asciiTheme="minorHAnsi" w:eastAsiaTheme="minorEastAsia" w:hAnsiTheme="minorHAnsi" w:cstheme="minorBidi"/>
          <w:iCs w:val="0"/>
          <w:spacing w:val="0"/>
          <w:sz w:val="22"/>
          <w:lang w:eastAsia="en-US"/>
        </w:rPr>
      </w:pPr>
      <w:hyperlink w:anchor="_Toc393466437" w:history="1">
        <w:r w:rsidR="00C60A55" w:rsidRPr="00287C1C">
          <w:rPr>
            <w:rStyle w:val="Hyperlink"/>
          </w:rPr>
          <w:t>A.3.3</w:t>
        </w:r>
        <w:r w:rsidR="00C60A55">
          <w:rPr>
            <w:rFonts w:asciiTheme="minorHAnsi" w:eastAsiaTheme="minorEastAsia" w:hAnsiTheme="minorHAnsi" w:cstheme="minorBidi"/>
            <w:iCs w:val="0"/>
            <w:spacing w:val="0"/>
            <w:sz w:val="22"/>
            <w:lang w:eastAsia="en-US"/>
          </w:rPr>
          <w:tab/>
        </w:r>
        <w:r w:rsidR="00C60A55" w:rsidRPr="00287C1C">
          <w:rPr>
            <w:rStyle w:val="Hyperlink"/>
          </w:rPr>
          <w:t>Contributors</w:t>
        </w:r>
        <w:r w:rsidR="00C60A55">
          <w:rPr>
            <w:webHidden/>
          </w:rPr>
          <w:tab/>
        </w:r>
        <w:r w:rsidR="00C60A55">
          <w:rPr>
            <w:webHidden/>
          </w:rPr>
          <w:fldChar w:fldCharType="begin"/>
        </w:r>
        <w:r w:rsidR="00C60A55">
          <w:rPr>
            <w:webHidden/>
          </w:rPr>
          <w:instrText xml:space="preserve"> PAGEREF _Toc393466437 \h </w:instrText>
        </w:r>
        <w:r w:rsidR="00C60A55">
          <w:rPr>
            <w:webHidden/>
          </w:rPr>
        </w:r>
        <w:r w:rsidR="00C60A55">
          <w:rPr>
            <w:webHidden/>
          </w:rPr>
          <w:fldChar w:fldCharType="separate"/>
        </w:r>
        <w:r w:rsidR="00C60A55">
          <w:rPr>
            <w:webHidden/>
          </w:rPr>
          <w:t>122</w:t>
        </w:r>
        <w:r w:rsidR="00C60A55">
          <w:rPr>
            <w:webHidden/>
          </w:rPr>
          <w:fldChar w:fldCharType="end"/>
        </w:r>
      </w:hyperlink>
    </w:p>
    <w:p w14:paraId="4482D5FF" w14:textId="77777777" w:rsidR="00C60A55" w:rsidRDefault="00C8792E">
      <w:pPr>
        <w:pStyle w:val="Verzeichnis1"/>
        <w:tabs>
          <w:tab w:val="left" w:pos="1680"/>
        </w:tabs>
        <w:rPr>
          <w:rFonts w:asciiTheme="minorHAnsi" w:eastAsiaTheme="minorEastAsia" w:hAnsiTheme="minorHAnsi" w:cstheme="minorBidi"/>
          <w:b w:val="0"/>
          <w:bCs w:val="0"/>
          <w:spacing w:val="0"/>
          <w:szCs w:val="22"/>
          <w:lang w:eastAsia="en-US"/>
        </w:rPr>
      </w:pPr>
      <w:hyperlink w:anchor="_Toc393466438" w:history="1">
        <w:r w:rsidR="00C60A55" w:rsidRPr="00287C1C">
          <w:rPr>
            <w:rStyle w:val="Hyperlink"/>
          </w:rPr>
          <w:t>Appendix B</w:t>
        </w:r>
        <w:r w:rsidR="00C60A55">
          <w:rPr>
            <w:rFonts w:asciiTheme="minorHAnsi" w:eastAsiaTheme="minorEastAsia" w:hAnsiTheme="minorHAnsi" w:cstheme="minorBidi"/>
            <w:b w:val="0"/>
            <w:bCs w:val="0"/>
            <w:spacing w:val="0"/>
            <w:szCs w:val="22"/>
            <w:lang w:eastAsia="en-US"/>
          </w:rPr>
          <w:tab/>
        </w:r>
        <w:r w:rsidR="00C60A55" w:rsidRPr="00287C1C">
          <w:rPr>
            <w:rStyle w:val="Hyperlink"/>
          </w:rPr>
          <w:t>Glossary</w:t>
        </w:r>
        <w:r w:rsidR="00C60A55">
          <w:rPr>
            <w:webHidden/>
          </w:rPr>
          <w:tab/>
        </w:r>
        <w:r w:rsidR="00C60A55">
          <w:rPr>
            <w:webHidden/>
          </w:rPr>
          <w:fldChar w:fldCharType="begin"/>
        </w:r>
        <w:r w:rsidR="00C60A55">
          <w:rPr>
            <w:webHidden/>
          </w:rPr>
          <w:instrText xml:space="preserve"> PAGEREF _Toc393466438 \h </w:instrText>
        </w:r>
        <w:r w:rsidR="00C60A55">
          <w:rPr>
            <w:webHidden/>
          </w:rPr>
        </w:r>
        <w:r w:rsidR="00C60A55">
          <w:rPr>
            <w:webHidden/>
          </w:rPr>
          <w:fldChar w:fldCharType="separate"/>
        </w:r>
        <w:r w:rsidR="00C60A55">
          <w:rPr>
            <w:webHidden/>
          </w:rPr>
          <w:t>124</w:t>
        </w:r>
        <w:r w:rsidR="00C60A55">
          <w:rPr>
            <w:webHidden/>
          </w:rPr>
          <w:fldChar w:fldCharType="end"/>
        </w:r>
      </w:hyperlink>
    </w:p>
    <w:p w14:paraId="7CFB77F5" w14:textId="77777777" w:rsidR="00990EFE" w:rsidRPr="0098259C" w:rsidRDefault="00A803FC" w:rsidP="00A803FC">
      <w:pPr>
        <w:pStyle w:val="berschrift1"/>
      </w:pPr>
      <w:r>
        <w:lastRenderedPageBreak/>
        <w:fldChar w:fldCharType="end"/>
      </w:r>
      <w:bookmarkStart w:id="257" w:name="_Toc393466381"/>
      <w:r w:rsidR="00990EFE" w:rsidRPr="0098259C">
        <w:t>Overview</w:t>
      </w:r>
      <w:bookmarkEnd w:id="246"/>
      <w:bookmarkEnd w:id="247"/>
      <w:bookmarkEnd w:id="257"/>
    </w:p>
    <w:p w14:paraId="5635EB9D" w14:textId="77777777" w:rsidR="0089725E" w:rsidRPr="0098259C" w:rsidRDefault="0089725E" w:rsidP="0089725E">
      <w:pPr>
        <w:pStyle w:val="Textkrper"/>
      </w:pPr>
      <w:r w:rsidRPr="0098259C">
        <w:t xml:space="preserve">The FMI (Functional Mock-up Interface) defines an interface to be implemented by an executable called FMU (Functional Mock-up Unit). The FMI functions are used (called) by a simulation environment to create one or more instances of the FMU and to simulate them, typically together with other models. An FMU may either </w:t>
      </w:r>
      <w:r w:rsidR="00191B3E">
        <w:t>have it</w:t>
      </w:r>
      <w:del w:id="258" w:author="Otter, Martin" w:date="2014-06-12T10:41:00Z">
        <w:r w:rsidR="00191B3E" w:rsidDel="00014EEE">
          <w:delText>’</w:delText>
        </w:r>
      </w:del>
      <w:r w:rsidR="00191B3E">
        <w:t xml:space="preserve">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85465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854655">
        <w:t>3</w:t>
      </w:r>
      <w:r w:rsidRPr="0098259C">
        <w:fldChar w:fldCharType="end"/>
      </w:r>
      <w:r w:rsidRPr="0098259C">
        <w:t xml:space="preserve">). The goal of this interface is that the calling of an FMU in a simulation environment is reasonably simple. No provisions are provided in this document how to generate an FMU from a </w:t>
      </w:r>
      <w:r w:rsidR="005A2A81" w:rsidRPr="0098259C">
        <w:t>modeling</w:t>
      </w:r>
      <w:r w:rsidRPr="0098259C">
        <w:t xml:space="preserve"> environment</w:t>
      </w:r>
      <w:r w:rsidR="006F0075">
        <w:t>. Hints</w:t>
      </w:r>
      <w:r w:rsidRPr="0098259C">
        <w:t xml:space="preserve"> for implementation </w:t>
      </w:r>
      <w:r w:rsidR="006F0075">
        <w:t xml:space="preserve">can be found </w:t>
      </w:r>
      <w:r w:rsidRPr="0098259C">
        <w:t xml:space="preserve">in </w:t>
      </w:r>
      <w:r w:rsidR="00B93F47" w:rsidRPr="0098259C">
        <w:t>the companion document “FunctionalMockupIn</w:t>
      </w:r>
      <w:r w:rsidR="009C36C4">
        <w:t>terface-ImplementationHints.pdf</w:t>
      </w:r>
      <w:r w:rsidR="00B93F47" w:rsidRPr="0098259C">
        <w:t>“</w:t>
      </w:r>
      <w:r w:rsidRPr="0098259C">
        <w:t>.</w:t>
      </w:r>
    </w:p>
    <w:p w14:paraId="6D9CB861" w14:textId="5A309DC2"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 and to provide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 and fixed or variable step-size. The interface is designed </w:t>
      </w:r>
      <w:r w:rsidR="005A2A81" w:rsidRPr="0098259C">
        <w:t>to allow the description of</w:t>
      </w:r>
      <w:r w:rsidRPr="0098259C">
        <w:t xml:space="preserve"> large models</w:t>
      </w:r>
      <w:r w:rsidR="00494244" w:rsidRPr="0098259C">
        <w:t>.</w:t>
      </w:r>
    </w:p>
    <w:p w14:paraId="305A52FB" w14:textId="77777777"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xml:space="preserve">. The goal is to compute the solution of time dependent coupled systems consisting of subsystems that are continuous in time (model components that are described by differential-algebraic equations) or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proofErr w:type="gramStart"/>
      <w:r w:rsidR="004C22B1" w:rsidRPr="0098259C">
        <w:rPr>
          <w:rFonts w:ascii="Times New Roman" w:hAnsi="Times New Roman"/>
          <w:b/>
          <w:sz w:val="22"/>
          <w:szCs w:val="22"/>
        </w:rPr>
        <w:t>x</w:t>
      </w:r>
      <w:r w:rsidR="004C22B1" w:rsidRPr="0098259C">
        <w:rPr>
          <w:rFonts w:ascii="Times New Roman" w:hAnsi="Times New Roman"/>
          <w:sz w:val="22"/>
          <w:szCs w:val="22"/>
        </w:rPr>
        <w:t>(</w:t>
      </w:r>
      <w:proofErr w:type="gramEnd"/>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7777777"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also the visualization and post-processing of simulation data is done individually for each subsystem in its own native simulation tool. </w:t>
      </w:r>
    </w:p>
    <w:p w14:paraId="4BFA6670" w14:textId="77777777"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854655">
        <w:t>2</w:t>
      </w:r>
      <w:r w:rsidRPr="0098259C">
        <w:fldChar w:fldCharType="end"/>
      </w:r>
      <w:r w:rsidRPr="0098259C">
        <w:t>. In particular:</w:t>
      </w:r>
    </w:p>
    <w:p w14:paraId="6038C774" w14:textId="77777777" w:rsidR="0089725E" w:rsidRPr="0098259C" w:rsidRDefault="0089725E" w:rsidP="006E60E6">
      <w:pPr>
        <w:pStyle w:val="Textkrper"/>
        <w:numPr>
          <w:ilvl w:val="0"/>
          <w:numId w:val="20"/>
        </w:numPr>
        <w:rPr>
          <w:u w:val="single"/>
        </w:rPr>
      </w:pPr>
      <w:r w:rsidRPr="0098259C">
        <w:rPr>
          <w:u w:val="single"/>
        </w:rPr>
        <w:t>FMI Application Programming Interface (C</w:t>
      </w:r>
      <w:proofErr w:type="gramStart"/>
      <w:r w:rsidRPr="0098259C">
        <w:rPr>
          <w:u w:val="single"/>
        </w:rPr>
        <w:t>)</w:t>
      </w:r>
      <w:proofErr w:type="gramEnd"/>
      <w:r w:rsidRPr="0098259C">
        <w:br/>
        <w:t xml:space="preserve">All needed 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77777777"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proofErr w:type="gramStart"/>
      <w:r w:rsidRPr="0098259C">
        <w:rPr>
          <w:u w:val="single"/>
        </w:rPr>
        <w:t>)</w:t>
      </w:r>
      <w:proofErr w:type="gramEnd"/>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how to 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 there are many free and commercial libraries in different programming languages to read </w:t>
      </w:r>
      <w:r w:rsidR="00374F39" w:rsidRPr="0098259C">
        <w:t>XML</w:t>
      </w:r>
      <w:r w:rsidR="005A2A81" w:rsidRPr="0098259C">
        <w:t xml:space="preserve"> file</w:t>
      </w:r>
      <w:r w:rsidRPr="0098259C">
        <w:t xml:space="preserve">s into an appropriate data structure, see </w:t>
      </w:r>
      <w:r w:rsidR="009F2AEB" w:rsidRPr="0098259C">
        <w:t>for example</w:t>
      </w:r>
      <w:r w:rsidRPr="0098259C">
        <w:t xml:space="preserve"> </w:t>
      </w:r>
      <w:hyperlink r:id="rId14"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w:t>
      </w:r>
      <w:r w:rsidRPr="0098259C">
        <w:lastRenderedPageBreak/>
        <w:t>the efficient open source parser SAX (</w:t>
      </w:r>
      <w:hyperlink r:id="rId15" w:history="1">
        <w:r w:rsidRPr="0098259C">
          <w:rPr>
            <w:rStyle w:val="Hyperlink"/>
          </w:rPr>
          <w:t>http://sax.sourceforge.net/</w:t>
        </w:r>
      </w:hyperlink>
      <w:r w:rsidRPr="0098259C">
        <w:t xml:space="preserve">, </w:t>
      </w:r>
      <w:hyperlink r:id="rId16" w:history="1">
        <w:r w:rsidRPr="0098259C">
          <w:rPr>
            <w:rStyle w:val="Hyperlink"/>
          </w:rPr>
          <w:t>http://en.wikipedia.org/wiki/Simple_API_for_</w:t>
        </w:r>
        <w:r w:rsidR="00374F39" w:rsidRPr="0098259C">
          <w:rPr>
            <w:rStyle w:val="Hyperlink"/>
          </w:rPr>
          <w:t>XML</w:t>
        </w:r>
      </w:hyperlink>
      <w:r w:rsidRPr="0098259C">
        <w:t>).</w:t>
      </w:r>
    </w:p>
    <w:p w14:paraId="648E6469" w14:textId="77777777" w:rsidR="0089725E" w:rsidRPr="0098259C" w:rsidRDefault="0089725E" w:rsidP="0089725E">
      <w:pPr>
        <w:pStyle w:val="Textkrper"/>
      </w:pPr>
      <w:r w:rsidRPr="0098259C">
        <w:t>An FMU (</w:t>
      </w:r>
      <w:r w:rsidR="00D73B94" w:rsidRPr="0098259C">
        <w:t>in other words</w:t>
      </w:r>
      <w:r w:rsidRPr="0098259C">
        <w:t xml:space="preserve"> a model without integrators, a runnable model with integrators, or a tool coupling interface) is distributed in one </w:t>
      </w:r>
      <w:r w:rsidR="00374F39" w:rsidRPr="0098259C">
        <w:t>zip file</w:t>
      </w:r>
      <w:r w:rsidRPr="0098259C">
        <w:t xml:space="preserve">. The </w:t>
      </w:r>
      <w:r w:rsidR="00374F39" w:rsidRPr="0098259C">
        <w:t>zip 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85465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77777777"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77777777" w:rsidR="0089725E" w:rsidRPr="0098259C" w:rsidRDefault="0089725E" w:rsidP="006E60E6">
      <w:pPr>
        <w:pStyle w:val="Textkrper"/>
        <w:numPr>
          <w:ilvl w:val="0"/>
          <w:numId w:val="22"/>
        </w:numPr>
      </w:pPr>
      <w:r w:rsidRPr="0098259C">
        <w:t>Additional FMU data (like tables, maps) in FMU specific file formats.</w:t>
      </w:r>
    </w:p>
    <w:p w14:paraId="0D06F4E6" w14:textId="77777777" w:rsidR="0089725E" w:rsidRPr="0098259C" w:rsidRDefault="0089725E" w:rsidP="0089725E">
      <w:pPr>
        <w:pStyle w:val="Textkrper-Zeileneinzug"/>
        <w:spacing w:before="120"/>
      </w:pPr>
      <w:r w:rsidRPr="0098259C">
        <w:t>A schematic view of an FMU is shown in the next figure:</w:t>
      </w:r>
    </w:p>
    <w:p w14:paraId="5EEDDB51" w14:textId="77777777" w:rsidR="00990EFE" w:rsidRPr="0098259C" w:rsidRDefault="00C8792E" w:rsidP="00A019C0">
      <w:pPr>
        <w:pStyle w:val="Bild"/>
        <w:spacing w:before="0"/>
        <w:rPr>
          <w:lang w:val="en-US"/>
        </w:rPr>
      </w:pPr>
      <w:r>
        <w:rPr>
          <w:lang w:val="en-US"/>
        </w:rPr>
        <w:pict w14:anchorId="52BF534E">
          <v:group id="_x0000_s1113" editas="canvas" style="position:absolute;margin-left:0;margin-top:0;width:483.3pt;height:185.7pt;z-index:251657216;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3200BB" w:rsidRDefault="003200BB" w:rsidP="00990EFE">
                    <w:pPr>
                      <w:autoSpaceDE w:val="0"/>
                      <w:autoSpaceDN w:val="0"/>
                      <w:adjustRightInd w:val="0"/>
                      <w:jc w:val="center"/>
                      <w:rPr>
                        <w:b/>
                        <w:bCs/>
                        <w:color w:val="000000"/>
                        <w:sz w:val="22"/>
                        <w:szCs w:val="22"/>
                      </w:rPr>
                    </w:pPr>
                    <w:proofErr w:type="gramStart"/>
                    <w:r>
                      <w:rPr>
                        <w:b/>
                        <w:bCs/>
                        <w:color w:val="000000"/>
                        <w:sz w:val="22"/>
                        <w:szCs w:val="22"/>
                      </w:rPr>
                      <w:t>u</w:t>
                    </w:r>
                    <w:proofErr w:type="gramEnd"/>
                  </w:p>
                </w:txbxContent>
              </v:textbox>
            </v:shape>
            <v:shape id="_x0000_s1120" type="#_x0000_t202" style="position:absolute;left:8520;top:2504;width:362;height:448" filled="f" fillcolor="#bbe0e3" stroked="f">
              <v:textbox style="mso-next-textbox:#_x0000_s1120;mso-fit-shape-to-text:t">
                <w:txbxContent>
                  <w:p w14:paraId="321729DD" w14:textId="77777777" w:rsidR="003200BB" w:rsidRDefault="003200BB" w:rsidP="00990EFE">
                    <w:pPr>
                      <w:autoSpaceDE w:val="0"/>
                      <w:autoSpaceDN w:val="0"/>
                      <w:adjustRightInd w:val="0"/>
                      <w:jc w:val="center"/>
                      <w:rPr>
                        <w:b/>
                        <w:bCs/>
                        <w:color w:val="000000"/>
                        <w:sz w:val="22"/>
                        <w:szCs w:val="22"/>
                      </w:rPr>
                    </w:pPr>
                    <w:proofErr w:type="gramStart"/>
                    <w:r>
                      <w:rPr>
                        <w:b/>
                        <w:bCs/>
                        <w:color w:val="000000"/>
                        <w:sz w:val="22"/>
                        <w:szCs w:val="22"/>
                      </w:rPr>
                      <w:t>y</w:t>
                    </w:r>
                    <w:proofErr w:type="gramEnd"/>
                  </w:p>
                </w:txbxContent>
              </v:textbox>
            </v:shape>
            <v:shape id="_x0000_s1121" type="#_x0000_t202" style="position:absolute;left:2733;top:1182;width:3286;height:475" filled="f" fillcolor="#bbe0e3" stroked="f">
              <v:textbox style="mso-next-textbox:#_x0000_s1121;mso-fit-shape-to-text:t">
                <w:txbxContent>
                  <w:p w14:paraId="50487A79" w14:textId="77777777" w:rsidR="003200BB" w:rsidRDefault="003200BB"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3200BB" w:rsidRDefault="003200BB" w:rsidP="00990EFE">
                    <w:pPr>
                      <w:autoSpaceDE w:val="0"/>
                      <w:autoSpaceDN w:val="0"/>
                      <w:adjustRightInd w:val="0"/>
                      <w:jc w:val="center"/>
                      <w:rPr>
                        <w:b/>
                        <w:bCs/>
                        <w:color w:val="000000"/>
                        <w:sz w:val="22"/>
                        <w:szCs w:val="22"/>
                      </w:rPr>
                    </w:pPr>
                    <w:proofErr w:type="gramStart"/>
                    <w:r>
                      <w:rPr>
                        <w:b/>
                        <w:bCs/>
                        <w:color w:val="000000"/>
                        <w:sz w:val="22"/>
                        <w:szCs w:val="22"/>
                      </w:rPr>
                      <w:t>v</w:t>
                    </w:r>
                    <w:proofErr w:type="gramEnd"/>
                  </w:p>
                </w:txbxContent>
              </v:textbox>
            </v:shape>
            <v:shape id="_x0000_s1133" type="#_x0000_t75" style="position:absolute;left:3335;top:766;width:3159;height:321">
              <v:imagedata r:id="rId17"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3200BB" w14:paraId="02E2D11B" w14:textId="77777777" w:rsidTr="00965B2D">
                      <w:tc>
                        <w:tcPr>
                          <w:tcW w:w="348" w:type="dxa"/>
                        </w:tcPr>
                        <w:p w14:paraId="73246639" w14:textId="77777777" w:rsidR="003200BB" w:rsidRPr="00BD4780" w:rsidRDefault="003200BB">
                          <w:pPr>
                            <w:rPr>
                              <w:i/>
                            </w:rPr>
                          </w:pPr>
                          <w:r w:rsidRPr="00BD4780">
                            <w:rPr>
                              <w:i/>
                            </w:rPr>
                            <w:t>t</w:t>
                          </w:r>
                        </w:p>
                      </w:tc>
                      <w:tc>
                        <w:tcPr>
                          <w:tcW w:w="4499" w:type="dxa"/>
                        </w:tcPr>
                        <w:p w14:paraId="56728846" w14:textId="77777777" w:rsidR="003200BB" w:rsidRDefault="003200BB">
                          <w:r>
                            <w:t>time</w:t>
                          </w:r>
                        </w:p>
                      </w:tc>
                    </w:tr>
                    <w:tr w:rsidR="003200BB" w14:paraId="7CDA8735" w14:textId="77777777" w:rsidTr="00965B2D">
                      <w:tc>
                        <w:tcPr>
                          <w:tcW w:w="348" w:type="dxa"/>
                        </w:tcPr>
                        <w:p w14:paraId="527CACF5" w14:textId="77777777" w:rsidR="003200BB" w:rsidRPr="00BD4780" w:rsidRDefault="003200BB">
                          <w:pPr>
                            <w:rPr>
                              <w:b/>
                            </w:rPr>
                          </w:pPr>
                          <w:r>
                            <w:rPr>
                              <w:b/>
                            </w:rPr>
                            <w:t>p</w:t>
                          </w:r>
                        </w:p>
                      </w:tc>
                      <w:tc>
                        <w:tcPr>
                          <w:tcW w:w="4499" w:type="dxa"/>
                        </w:tcPr>
                        <w:p w14:paraId="14041D08" w14:textId="77777777" w:rsidR="003200BB" w:rsidRDefault="003200BB">
                          <w:r>
                            <w:t>parameters of type Real, Integer, Boolean, String</w:t>
                          </w:r>
                        </w:p>
                      </w:tc>
                    </w:tr>
                    <w:tr w:rsidR="003200BB" w14:paraId="6C0798FE" w14:textId="77777777" w:rsidTr="00965B2D">
                      <w:tc>
                        <w:tcPr>
                          <w:tcW w:w="348" w:type="dxa"/>
                        </w:tcPr>
                        <w:p w14:paraId="6681EB25" w14:textId="77777777" w:rsidR="003200BB" w:rsidRPr="00BD4780" w:rsidRDefault="003200BB">
                          <w:pPr>
                            <w:rPr>
                              <w:b/>
                            </w:rPr>
                          </w:pPr>
                          <w:r w:rsidRPr="00BD4780">
                            <w:rPr>
                              <w:b/>
                            </w:rPr>
                            <w:t>u</w:t>
                          </w:r>
                        </w:p>
                      </w:tc>
                      <w:tc>
                        <w:tcPr>
                          <w:tcW w:w="4499" w:type="dxa"/>
                        </w:tcPr>
                        <w:p w14:paraId="2126E40D" w14:textId="77777777" w:rsidR="003200BB" w:rsidRDefault="003200BB">
                          <w:r>
                            <w:t>inputs of type Real, Integer, Boolean, String</w:t>
                          </w:r>
                        </w:p>
                      </w:tc>
                    </w:tr>
                    <w:tr w:rsidR="003200BB" w14:paraId="315B19E1" w14:textId="77777777" w:rsidTr="00965B2D">
                      <w:tc>
                        <w:tcPr>
                          <w:tcW w:w="348" w:type="dxa"/>
                        </w:tcPr>
                        <w:p w14:paraId="7A85330B" w14:textId="77777777" w:rsidR="003200BB" w:rsidRPr="00BD4780" w:rsidRDefault="003200BB" w:rsidP="00CA4345">
                          <w:pPr>
                            <w:rPr>
                              <w:b/>
                            </w:rPr>
                          </w:pPr>
                          <w:r w:rsidRPr="00BD4780">
                            <w:rPr>
                              <w:b/>
                            </w:rPr>
                            <w:t>v</w:t>
                          </w:r>
                        </w:p>
                      </w:tc>
                      <w:tc>
                        <w:tcPr>
                          <w:tcW w:w="4499" w:type="dxa"/>
                        </w:tcPr>
                        <w:p w14:paraId="6304270D" w14:textId="77777777" w:rsidR="003200BB" w:rsidRDefault="003200BB" w:rsidP="00CA4345">
                          <w:r>
                            <w:t>all exposed variables</w:t>
                          </w:r>
                        </w:p>
                      </w:tc>
                    </w:tr>
                    <w:tr w:rsidR="003200BB" w14:paraId="10940E48" w14:textId="77777777" w:rsidTr="00965B2D">
                      <w:tc>
                        <w:tcPr>
                          <w:tcW w:w="348" w:type="dxa"/>
                        </w:tcPr>
                        <w:p w14:paraId="0EFCA5C2" w14:textId="77777777" w:rsidR="003200BB" w:rsidRPr="00BD4780" w:rsidRDefault="003200BB">
                          <w:pPr>
                            <w:rPr>
                              <w:b/>
                            </w:rPr>
                          </w:pPr>
                          <w:r w:rsidRPr="00BD4780">
                            <w:rPr>
                              <w:b/>
                            </w:rPr>
                            <w:t>y</w:t>
                          </w:r>
                        </w:p>
                      </w:tc>
                      <w:tc>
                        <w:tcPr>
                          <w:tcW w:w="4499" w:type="dxa"/>
                        </w:tcPr>
                        <w:p w14:paraId="0D6FAEDD" w14:textId="77777777" w:rsidR="003200BB" w:rsidRDefault="003200BB">
                          <w:r>
                            <w:t>outputs of type Real, Integer, Boolean, String</w:t>
                          </w:r>
                        </w:p>
                      </w:tc>
                    </w:tr>
                  </w:tbl>
                  <w:p w14:paraId="1AF4AA43" w14:textId="77777777" w:rsidR="003200BB" w:rsidRDefault="003200BB"/>
                </w:txbxContent>
              </v:textbox>
            </v:shape>
            <v:shape id="_x0000_s1135" type="#_x0000_t202" style="position:absolute;left:3663;top:3101;width:4762;height:751" filled="f" fillcolor="#bbe0e3" stroked="f">
              <v:textbox style="mso-next-textbox:#_x0000_s1135;mso-fit-shape-to-text:t">
                <w:txbxContent>
                  <w:p w14:paraId="77C9FC0C" w14:textId="77777777" w:rsidR="003200BB" w:rsidRPr="00A019C0" w:rsidRDefault="003200BB"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467799363" r:id="rId18"/>
        </w:pict>
      </w:r>
      <w:r w:rsidR="00B55EEC">
        <w:rPr>
          <w:noProof/>
          <w:lang w:val="en-US" w:eastAsia="en-US"/>
        </w:rPr>
        <mc:AlternateContent>
          <mc:Choice Requires="wps">
            <w:drawing>
              <wp:inline distT="0" distB="0" distL="0" distR="0" wp14:anchorId="10EBC2A3" wp14:editId="3F969EE3">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9C8B0CA"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7777777" w:rsidR="00990EFE" w:rsidRPr="0098259C" w:rsidRDefault="000D0261" w:rsidP="00B93F47">
      <w:pPr>
        <w:pStyle w:val="Beschriftung"/>
        <w:spacing w:before="0"/>
        <w:ind w:left="1163" w:hanging="879"/>
        <w:rPr>
          <w:b w:val="0"/>
        </w:rPr>
      </w:pPr>
      <w:bookmarkStart w:id="259" w:name="_Ref289631998"/>
      <w:bookmarkStart w:id="260" w:name="OLE_LINK5"/>
      <w:r w:rsidRPr="0098259C">
        <w:t xml:space="preserve">Figure </w:t>
      </w:r>
      <w:r w:rsidRPr="0098259C">
        <w:fldChar w:fldCharType="begin"/>
      </w:r>
      <w:r w:rsidRPr="0098259C">
        <w:instrText xml:space="preserve"> SEQ Figure \* ARABIC </w:instrText>
      </w:r>
      <w:r w:rsidRPr="0098259C">
        <w:fldChar w:fldCharType="separate"/>
      </w:r>
      <w:r w:rsidR="00854655">
        <w:rPr>
          <w:noProof/>
        </w:rPr>
        <w:t>1</w:t>
      </w:r>
      <w:r w:rsidRPr="0098259C">
        <w:fldChar w:fldCharType="end"/>
      </w:r>
      <w:bookmarkEnd w:id="25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85465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85465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260"/>
    </w:p>
    <w:p w14:paraId="3478D83A" w14:textId="3A259AFF" w:rsidR="00DE46C4" w:rsidRPr="0098259C" w:rsidRDefault="000A1398" w:rsidP="00DE46C4">
      <w:pPr>
        <w:pStyle w:val="Textkrper"/>
        <w:rPr>
          <w:rFonts w:eastAsia="MS Mincho"/>
        </w:rPr>
      </w:pPr>
      <w:bookmarkStart w:id="261" w:name="_Toc240646362"/>
      <w:bookmarkStart w:id="262" w:name="_Toc247884535"/>
      <w:bookmarkStart w:id="263" w:name="_Ref289411586"/>
      <w:r>
        <w:rPr>
          <w:rFonts w:eastAsia="MS Mincho"/>
        </w:rPr>
        <w:t>P</w:t>
      </w:r>
      <w:r w:rsidR="00DE46C4" w:rsidRPr="0098259C">
        <w:rPr>
          <w:rFonts w:eastAsia="MS Mincho"/>
        </w:rPr>
        <w:t xml:space="preserve">ublications </w:t>
      </w:r>
      <w:del w:id="264" w:author="Otter, Martin" w:date="2014-06-12T10:44:00Z">
        <w:r w:rsidR="00DE46C4" w:rsidRPr="0098259C" w:rsidDel="00014EEE">
          <w:rPr>
            <w:rFonts w:eastAsia="MS Mincho"/>
          </w:rPr>
          <w:delText>availabl</w:delText>
        </w:r>
        <w:r w:rsidDel="00014EEE">
          <w:rPr>
            <w:rFonts w:eastAsia="MS Mincho"/>
          </w:rPr>
          <w:delText xml:space="preserve">e </w:delText>
        </w:r>
      </w:del>
      <w:r w:rsidR="00DE46C4" w:rsidRPr="0098259C">
        <w:rPr>
          <w:rFonts w:eastAsia="MS Mincho"/>
        </w:rPr>
        <w:t xml:space="preserve">for FMI are </w:t>
      </w:r>
      <w:r>
        <w:rPr>
          <w:rFonts w:eastAsia="MS Mincho"/>
        </w:rPr>
        <w:t xml:space="preserve">available </w:t>
      </w:r>
      <w:proofErr w:type="gramStart"/>
      <w:r>
        <w:rPr>
          <w:rFonts w:eastAsia="MS Mincho"/>
        </w:rPr>
        <w:t xml:space="preserve">from  </w:t>
      </w:r>
      <w:proofErr w:type="gramEnd"/>
      <w:r w:rsidR="003200BB">
        <w:fldChar w:fldCharType="begin"/>
      </w:r>
      <w:r w:rsidR="003200BB">
        <w:instrText xml:space="preserve"> HYPERLINK "https://www.fmi-standard.org/literature" </w:instrText>
      </w:r>
      <w:r w:rsidR="003200BB">
        <w:fldChar w:fldCharType="separate"/>
      </w:r>
      <w:r w:rsidRPr="001E5DDC">
        <w:rPr>
          <w:rStyle w:val="Hyperlink"/>
          <w:rFonts w:eastAsia="MS Mincho"/>
        </w:rPr>
        <w:t>https://www.fmi-standard.org/literature</w:t>
      </w:r>
      <w:r w:rsidR="003200BB">
        <w:rPr>
          <w:rStyle w:val="Hyperlink"/>
          <w:rFonts w:eastAsia="MS Mincho"/>
        </w:rPr>
        <w:fldChar w:fldCharType="end"/>
      </w:r>
      <w:r>
        <w:rPr>
          <w:rFonts w:eastAsia="MS Mincho"/>
        </w:rPr>
        <w:t xml:space="preserve">, especially </w:t>
      </w:r>
      <w:r w:rsidR="00DE46C4" w:rsidRPr="0098259C">
        <w:rPr>
          <w:rFonts w:eastAsia="MS Mincho"/>
          <w:i/>
        </w:rPr>
        <w:t xml:space="preserve">Blochwitz et.al. </w:t>
      </w:r>
      <w:ins w:id="265" w:author="Otter, Martin" w:date="2014-06-12T10:46:00Z">
        <w:r w:rsidR="00014EEE">
          <w:rPr>
            <w:rFonts w:eastAsia="MS Mincho"/>
            <w:i/>
          </w:rPr>
          <w:fldChar w:fldCharType="begin"/>
        </w:r>
      </w:ins>
      <w:ins w:id="266" w:author="Otter, Martin" w:date="2014-06-12T10:48:00Z">
        <w:r w:rsidR="00014EEE">
          <w:rPr>
            <w:rFonts w:eastAsia="MS Mincho"/>
            <w:i/>
          </w:rPr>
          <w:instrText>HYPERLINK "http://www.ep.liu.se/ecp/063/013/ecp11063013.pdf"</w:instrText>
        </w:r>
      </w:ins>
      <w:ins w:id="267" w:author="Otter, Martin" w:date="2014-06-12T10:46:00Z">
        <w:r w:rsidR="00014EEE">
          <w:rPr>
            <w:rFonts w:eastAsia="MS Mincho"/>
            <w:i/>
          </w:rPr>
          <w:fldChar w:fldCharType="separate"/>
        </w:r>
        <w:proofErr w:type="gramStart"/>
        <w:r w:rsidR="00DE46C4" w:rsidRPr="00014EEE">
          <w:rPr>
            <w:rStyle w:val="Hyperlink"/>
            <w:rFonts w:eastAsia="MS Mincho"/>
            <w:i/>
          </w:rPr>
          <w:t>201</w:t>
        </w:r>
        <w:r w:rsidRPr="00014EEE">
          <w:rPr>
            <w:rStyle w:val="Hyperlink"/>
            <w:rFonts w:eastAsia="MS Mincho"/>
            <w:i/>
          </w:rPr>
          <w:t>1</w:t>
        </w:r>
        <w:r w:rsidR="00014EEE">
          <w:rPr>
            <w:rFonts w:eastAsia="MS Mincho"/>
            <w:i/>
          </w:rPr>
          <w:fldChar w:fldCharType="end"/>
        </w:r>
      </w:ins>
      <w:r>
        <w:rPr>
          <w:rFonts w:eastAsia="MS Mincho"/>
          <w:i/>
        </w:rPr>
        <w:t xml:space="preserve"> and </w:t>
      </w:r>
      <w:ins w:id="268" w:author="Otter, Martin" w:date="2014-06-12T10:49:00Z">
        <w:r w:rsidR="00014EEE">
          <w:rPr>
            <w:rFonts w:eastAsia="MS Mincho"/>
            <w:i/>
          </w:rPr>
          <w:fldChar w:fldCharType="begin"/>
        </w:r>
        <w:r w:rsidR="00014EEE">
          <w:rPr>
            <w:rFonts w:eastAsia="MS Mincho"/>
            <w:i/>
          </w:rPr>
          <w:instrText xml:space="preserve"> HYPERLINK "http://www.ep.liu.se/ecp/076/017/ecp12076017.pdf" </w:instrText>
        </w:r>
        <w:r w:rsidR="00014EEE">
          <w:rPr>
            <w:rFonts w:eastAsia="MS Mincho"/>
            <w:i/>
          </w:rPr>
          <w:fldChar w:fldCharType="separate"/>
        </w:r>
        <w:r w:rsidRPr="00014EEE">
          <w:rPr>
            <w:rStyle w:val="Hyperlink"/>
            <w:rFonts w:eastAsia="MS Mincho"/>
            <w:i/>
          </w:rPr>
          <w:t>2012</w:t>
        </w:r>
        <w:r w:rsidR="00014EEE">
          <w:rPr>
            <w:rFonts w:eastAsia="MS Mincho"/>
            <w:i/>
          </w:rPr>
          <w:fldChar w:fldCharType="end"/>
        </w:r>
      </w:ins>
      <w:r w:rsidR="00DE46C4" w:rsidRPr="0098259C">
        <w:rPr>
          <w:rFonts w:eastAsia="MS Mincho"/>
        </w:rPr>
        <w:t>.</w:t>
      </w:r>
      <w:proofErr w:type="gramEnd"/>
    </w:p>
    <w:p w14:paraId="1B0BE803" w14:textId="77777777" w:rsidR="00990EFE" w:rsidRPr="0098259C" w:rsidRDefault="00990EFE" w:rsidP="00990EFE">
      <w:pPr>
        <w:pStyle w:val="berschrift2"/>
        <w:rPr>
          <w:rFonts w:eastAsia="MS Mincho"/>
        </w:rPr>
      </w:pPr>
      <w:bookmarkStart w:id="269" w:name="_Toc393466382"/>
      <w:r w:rsidRPr="0098259C">
        <w:rPr>
          <w:rFonts w:eastAsia="MS Mincho"/>
        </w:rPr>
        <w:t>Properties and Guiding Ideas</w:t>
      </w:r>
      <w:bookmarkEnd w:id="261"/>
      <w:bookmarkEnd w:id="262"/>
      <w:bookmarkEnd w:id="263"/>
      <w:bookmarkEnd w:id="269"/>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77777777"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be transformed 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77777777"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Pr="002358C2">
        <w:rPr>
          <w:rFonts w:eastAsia="Lucida Sans Unicode"/>
          <w:lang w:bidi="en-US"/>
        </w:rPr>
        <w:t>FMI is expected to be supported by many simulation tools world wide. Implementing such support is a major investment for tool vendors. Stability and backward</w:t>
      </w:r>
      <w:r>
        <w:rPr>
          <w:rFonts w:eastAsia="Lucida Sans Unicode"/>
          <w:lang w:bidi="en-US"/>
        </w:rPr>
        <w:t xml:space="preserve">s </w:t>
      </w:r>
      <w:r w:rsidRPr="002358C2">
        <w:rPr>
          <w:rFonts w:eastAsia="Lucida Sans Unicode"/>
          <w:lang w:bidi="en-US"/>
        </w:rPr>
        <w:t xml:space="preserve">compatibility of the FMI has therefore high priority. To support this, the FMI defines 'capability flags' that will be used by </w:t>
      </w:r>
      <w:r w:rsidRPr="002358C2">
        <w:rPr>
          <w:rFonts w:eastAsia="Lucida Sans Unicode"/>
          <w:lang w:bidi="en-US"/>
        </w:rPr>
        <w:lastRenderedPageBreak/>
        <w:t>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77777777"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to run an FMU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e. g. as part of an AUTOSAR SWC. Keeping the FMU independent of the target processor increases the usability of the FMU and is even required by the AUTOSAR software component model. Implementation: using a textual FMU (distribute the C source of the FMU).</w:t>
      </w:r>
    </w:p>
    <w:p w14:paraId="2750298D" w14:textId="77777777"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using a binary FMU. </w:t>
      </w:r>
      <w:proofErr w:type="gramStart"/>
      <w:r w:rsidRPr="0098259C">
        <w:rPr>
          <w:lang w:eastAsia="ar-SA"/>
        </w:rPr>
        <w:t>When generating a binary FMU, e. g. a Windows dynamic link library (.dll) or a Linux shared object library (.so), the target operating system and eventually the target processor must be known.</w:t>
      </w:r>
      <w:proofErr w:type="gramEnd"/>
      <w:r w:rsidRPr="0098259C">
        <w:rPr>
          <w:lang w:eastAsia="ar-SA"/>
        </w:rPr>
        <w:t xml:space="preserve">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77777777"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xml:space="preserve">: Communication between an FMU and a target simulator through the FMI does not introduce significant run 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77777777"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Pr="0098259C">
        <w:rPr>
          <w:lang w:eastAsia="ar-SA"/>
        </w:rPr>
        <w:t xml:space="preserve"> a micro 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 processor where the executable might run.</w:t>
      </w:r>
    </w:p>
    <w:p w14:paraId="6B3D59C5" w14:textId="77777777"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(whoever holds the model data), to ease implementation by different tool vendors.</w:t>
      </w:r>
    </w:p>
    <w:p w14:paraId="2BA9D633" w14:textId="77777777"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 through. Moreover, an FMU may contain nested FMUs. </w:t>
      </w:r>
    </w:p>
    <w:p w14:paraId="2D8B3147" w14:textId="77777777"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 xml:space="preserve">for example </w:t>
      </w:r>
      <w:r w:rsidRPr="0098259C">
        <w:rPr>
          <w:rFonts w:eastAsia="Lucida Sans Unicode"/>
          <w:lang w:bidi="en-US"/>
        </w:rPr>
        <w:t>time and state events, multiple sample rates, stiff problems) can be treated in a robust way.</w:t>
      </w:r>
    </w:p>
    <w:p w14:paraId="4FEE46F6" w14:textId="77777777"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Pr="0098259C">
        <w:rPr>
          <w:rFonts w:eastAsia="Lucida Sans Unicode" w:cs="Tahoma"/>
          <w:color w:val="000000"/>
          <w:lang w:bidi="en-US"/>
        </w:rPr>
        <w:lastRenderedPageBreak/>
        <w:t>e. g.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77777777"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as C is). This will help to develop FMUs that use the FMI in the intended way.</w:t>
      </w:r>
    </w:p>
    <w:p w14:paraId="0A0DE6D6" w14:textId="77777777"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 to 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77777777"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runtime errors due to incompatible runtime environments for different components</w:t>
      </w:r>
      <w:r w:rsidRPr="0098259C">
        <w:rPr>
          <w:lang w:eastAsia="ar-SA"/>
        </w:rPr>
        <w:t>.</w:t>
      </w:r>
    </w:p>
    <w:p w14:paraId="245E26EF" w14:textId="77777777" w:rsidR="00990EFE" w:rsidRDefault="00990EFE" w:rsidP="00990EFE">
      <w:pPr>
        <w:pStyle w:val="Textkrper"/>
        <w:ind w:left="720" w:hanging="720"/>
        <w:rPr>
          <w:ins w:id="270" w:author="Otter, Martin" w:date="2014-04-15T11:25:00Z"/>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ins w:id="271" w:author="Otter, Martin" w:date="2014-04-15T11:25:00Z">
        <w:r>
          <w:rPr>
            <w:i/>
            <w:iCs/>
            <w:lang w:eastAsia="ar-SA"/>
          </w:rPr>
          <w:t>Name</w:t>
        </w:r>
      </w:ins>
      <w:ins w:id="272" w:author="Otter, Martin" w:date="2014-04-15T11:26:00Z">
        <w:r>
          <w:rPr>
            <w:i/>
            <w:iCs/>
            <w:lang w:eastAsia="ar-SA"/>
          </w:rPr>
          <w:t>d</w:t>
        </w:r>
      </w:ins>
      <w:ins w:id="273" w:author="Otter, Martin" w:date="2014-04-15T11:25:00Z">
        <w:r>
          <w:rPr>
            <w:i/>
            <w:iCs/>
            <w:lang w:eastAsia="ar-SA"/>
          </w:rPr>
          <w:t xml:space="preserve"> list elements</w:t>
        </w:r>
        <w:r w:rsidRPr="004875DF">
          <w:rPr>
            <w:lang w:eastAsia="ar-SA"/>
            <w:rPrChange w:id="274" w:author="Otter, Martin" w:date="2014-04-15T11:25:00Z">
              <w:rPr>
                <w:i/>
                <w:iCs/>
                <w:lang w:eastAsia="ar-SA"/>
              </w:rPr>
            </w:rPrChange>
          </w:rPr>
          <w:t>:</w:t>
        </w:r>
        <w:r>
          <w:rPr>
            <w:lang w:eastAsia="ar-SA"/>
          </w:rPr>
          <w:t xml:space="preserve"> All lists defined in </w:t>
        </w:r>
      </w:ins>
      <w:ins w:id="275" w:author="Otter, Martin" w:date="2014-04-15T11:26:00Z">
        <w:r>
          <w:rPr>
            <w:lang w:eastAsia="ar-SA"/>
          </w:rPr>
          <w:t xml:space="preserve">the </w:t>
        </w:r>
        <w:r w:rsidRPr="004875DF">
          <w:rPr>
            <w:rStyle w:val="CODE"/>
            <w:rPrChange w:id="276" w:author="Otter, Martin" w:date="2014-04-15T11:28:00Z">
              <w:rPr>
                <w:lang w:eastAsia="ar-SA"/>
              </w:rPr>
            </w:rPrChange>
          </w:rPr>
          <w:t>fmiModelDescription</w:t>
        </w:r>
      </w:ins>
      <w:ins w:id="277" w:author="Otter, Martin" w:date="2014-04-15T11:27:00Z">
        <w:r w:rsidRPr="004875DF">
          <w:rPr>
            <w:rStyle w:val="CODE"/>
            <w:rPrChange w:id="278" w:author="Otter, Martin" w:date="2014-04-15T11:28:00Z">
              <w:rPr>
                <w:lang w:eastAsia="ar-SA"/>
              </w:rPr>
            </w:rPrChange>
          </w:rPr>
          <w:t>.xsd</w:t>
        </w:r>
      </w:ins>
      <w:ins w:id="279" w:author="Otter, Martin" w:date="2014-04-15T11:26:00Z">
        <w:r>
          <w:rPr>
            <w:lang w:eastAsia="ar-SA"/>
          </w:rPr>
          <w:t xml:space="preserve"> </w:t>
        </w:r>
      </w:ins>
      <w:ins w:id="280" w:author="Otter, Martin" w:date="2014-04-15T11:27:00Z">
        <w:r>
          <w:rPr>
            <w:lang w:eastAsia="ar-SA"/>
          </w:rPr>
          <w:t xml:space="preserve">XML schema </w:t>
        </w:r>
      </w:ins>
      <w:ins w:id="281" w:author="Otter, Martin" w:date="2014-04-15T11:26:00Z">
        <w:r>
          <w:rPr>
            <w:lang w:eastAsia="ar-SA"/>
          </w:rPr>
          <w:t xml:space="preserve">file have a String attribute </w:t>
        </w:r>
        <w:r w:rsidRPr="004875DF">
          <w:rPr>
            <w:rStyle w:val="CODE"/>
            <w:rPrChange w:id="282" w:author="Otter, Martin" w:date="2014-04-15T11:28:00Z">
              <w:rPr>
                <w:lang w:eastAsia="ar-SA"/>
              </w:rPr>
            </w:rPrChange>
          </w:rPr>
          <w:t>name</w:t>
        </w:r>
        <w:r>
          <w:rPr>
            <w:lang w:eastAsia="ar-SA"/>
          </w:rPr>
          <w:t xml:space="preserve"> to a list element. </w:t>
        </w:r>
      </w:ins>
      <w:ins w:id="283" w:author="Otter, Martin" w:date="2014-04-15T11:28:00Z">
        <w:r>
          <w:rPr>
            <w:lang w:eastAsia="ar-SA"/>
          </w:rPr>
          <w:t>This attribute</w:t>
        </w:r>
      </w:ins>
      <w:ins w:id="284" w:author="Otter, Martin" w:date="2014-04-15T11:27:00Z">
        <w:r>
          <w:rPr>
            <w:lang w:eastAsia="ar-SA"/>
          </w:rPr>
          <w:t xml:space="preserve"> must be unique with respect to all other </w:t>
        </w:r>
        <w:r w:rsidRPr="004875DF">
          <w:rPr>
            <w:rStyle w:val="CODE"/>
            <w:rPrChange w:id="285" w:author="Otter, Martin" w:date="2014-04-15T11:28:00Z">
              <w:rPr>
                <w:lang w:eastAsia="ar-SA"/>
              </w:rPr>
            </w:rPrChange>
          </w:rPr>
          <w:t>name</w:t>
        </w:r>
        <w:r>
          <w:rPr>
            <w:lang w:eastAsia="ar-SA"/>
          </w:rPr>
          <w:t xml:space="preserve"> attributes of the </w:t>
        </w:r>
        <w:r w:rsidRPr="004875DF">
          <w:rPr>
            <w:i/>
            <w:lang w:eastAsia="ar-SA"/>
            <w:rPrChange w:id="286" w:author="Otter, Martin" w:date="2014-04-15T11:28:00Z">
              <w:rPr>
                <w:lang w:eastAsia="ar-SA"/>
              </w:rPr>
            </w:rPrChange>
          </w:rPr>
          <w:t>same</w:t>
        </w:r>
        <w:r>
          <w:rPr>
            <w:lang w:eastAsia="ar-SA"/>
          </w:rPr>
          <w:t xml:space="preserve"> list.</w:t>
        </w:r>
      </w:ins>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77777777"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 </w:t>
      </w:r>
    </w:p>
    <w:p w14:paraId="67CF0EC2" w14:textId="77777777"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 in state space form (ODE). It is not for a general differential-algebraic equation system.</w:t>
      </w:r>
      <w:r w:rsidR="00BE0369" w:rsidRPr="0098259C">
        <w:t xml:space="preserve"> However, algebraic equation systems inside the FMU are supported (</w:t>
      </w:r>
      <w:r w:rsidR="000061EF" w:rsidRPr="0098259C">
        <w:t xml:space="preserve">for example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7777777" w:rsidR="00990EFE" w:rsidRPr="0098259C" w:rsidRDefault="00990EFE" w:rsidP="006E60E6">
      <w:pPr>
        <w:pStyle w:val="Textkrper-Zeileneinzug"/>
        <w:numPr>
          <w:ilvl w:val="0"/>
          <w:numId w:val="25"/>
        </w:numPr>
        <w:spacing w:before="120"/>
      </w:pPr>
      <w:r w:rsidRPr="0098259C">
        <w:t>Special features as might be useful for multi-body system programs, like SIMPACK, are not included.</w:t>
      </w:r>
    </w:p>
    <w:p w14:paraId="05D3119D" w14:textId="77777777"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 xml:space="preserve">ionally needed for trajectory optimization, for example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87" w:name="_Toc240646363"/>
      <w:bookmarkStart w:id="288" w:name="_Toc247884536"/>
      <w:r>
        <w:br w:type="page"/>
      </w:r>
    </w:p>
    <w:p w14:paraId="1C712CBD" w14:textId="77777777" w:rsidR="00990EFE" w:rsidRPr="0098259C" w:rsidRDefault="00990EFE" w:rsidP="00990EFE">
      <w:pPr>
        <w:pStyle w:val="berschrift2"/>
      </w:pPr>
      <w:bookmarkStart w:id="289" w:name="_Toc393466383"/>
      <w:r w:rsidRPr="0098259C">
        <w:lastRenderedPageBreak/>
        <w:t>Acknowledgements</w:t>
      </w:r>
      <w:bookmarkEnd w:id="287"/>
      <w:bookmarkEnd w:id="288"/>
      <w:bookmarkEnd w:id="289"/>
    </w:p>
    <w:p w14:paraId="3CCE153E" w14:textId="7009253F"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ins w:id="290" w:author="Otter, Martin" w:date="2014-07-25T10:50:00Z">
        <w:r w:rsidR="00D5563E">
          <w:fldChar w:fldCharType="begin"/>
        </w:r>
        <w:r w:rsidR="00D5563E">
          <w:instrText xml:space="preserve"> HYPERLINK "https://itea3.org/project/modelisar.html" </w:instrText>
        </w:r>
        <w:r w:rsidR="00D5563E">
          <w:fldChar w:fldCharType="separate"/>
        </w:r>
        <w:r w:rsidR="00D5563E" w:rsidRPr="00D5563E">
          <w:rPr>
            <w:rStyle w:val="Hyperlink"/>
          </w:rPr>
          <w:t>https://itea3.org/project/modelisar.html</w:t>
        </w:r>
        <w:r w:rsidR="00D5563E">
          <w:fldChar w:fldCharType="end"/>
        </w:r>
      </w:ins>
      <w:del w:id="291" w:author="Otter, Martin" w:date="2014-07-25T10:50:00Z">
        <w:r w:rsidR="009949B1" w:rsidDel="00D5563E">
          <w:fldChar w:fldCharType="begin"/>
        </w:r>
        <w:r w:rsidR="009949B1" w:rsidDel="00D5563E">
          <w:delInstrText xml:space="preserve"> HYPERLINK "http://www.itea2.org/public/project_leaflets/MODELISAR_profile_oct-08.pdf" </w:delInstrText>
        </w:r>
        <w:r w:rsidR="009949B1" w:rsidDel="00D5563E">
          <w:fldChar w:fldCharType="separate"/>
        </w:r>
        <w:r w:rsidR="00990EFE" w:rsidRPr="0098259C" w:rsidDel="00D5563E">
          <w:rPr>
            <w:rStyle w:val="Hyperlink"/>
            <w:szCs w:val="21"/>
          </w:rPr>
          <w:delText>www.itea2.org/public/project_leaflets/MODELISAR_profile_oct-08.pdf</w:delText>
        </w:r>
        <w:r w:rsidR="009949B1" w:rsidDel="00D5563E">
          <w:rPr>
            <w:rStyle w:val="Hyperlink"/>
            <w:szCs w:val="21"/>
          </w:rPr>
          <w:fldChar w:fldCharType="end"/>
        </w:r>
      </w:del>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9C554F" w:rsidR="00990EFE" w:rsidRPr="0098259C" w:rsidRDefault="00990EFE" w:rsidP="000B09B1">
      <w:pPr>
        <w:pStyle w:val="BulletItemFirst"/>
        <w:spacing w:before="120"/>
        <w:ind w:left="238" w:hanging="238"/>
      </w:pPr>
      <w:r w:rsidRPr="0098259C">
        <w:t>D</w:t>
      </w:r>
      <w:r w:rsidR="00CA2B0C">
        <w:t>assault Systèmes</w:t>
      </w:r>
      <w:del w:id="292" w:author="Torsten Blochwitz" w:date="2014-07-24T17:51:00Z">
        <w:r w:rsidR="000F539D" w:rsidRPr="0098259C" w:rsidDel="003200BB">
          <w:delText xml:space="preserve"> AB</w:delText>
        </w:r>
      </w:del>
      <w:r w:rsidRPr="0098259C">
        <w:t xml:space="preserve"> </w:t>
      </w:r>
      <w:del w:id="293" w:author="Torsten Blochwitz" w:date="2014-07-24T17:51:00Z">
        <w:r w:rsidR="00CA2B0C" w:rsidDel="0058564A">
          <w:delText xml:space="preserve">Lund </w:delText>
        </w:r>
      </w:del>
      <w:ins w:id="294" w:author="Torsten Blochwitz" w:date="2014-07-24T17:51:00Z">
        <w:r w:rsidR="0058564A">
          <w:t xml:space="preserve">(Sweden) </w:t>
        </w:r>
      </w:ins>
      <w:r w:rsidRPr="0098259C">
        <w:t>thanks the Swedish funding agency VINNOVA (2008-02291) for partial funding of this work within MODELISAR.</w:t>
      </w:r>
    </w:p>
    <w:p w14:paraId="27BB81FE" w14:textId="454F27BA" w:rsidR="000F539D" w:rsidRPr="007B0F62" w:rsidRDefault="000F539D" w:rsidP="000B09B1">
      <w:pPr>
        <w:pStyle w:val="BulletItemFirst"/>
        <w:spacing w:before="120"/>
        <w:ind w:left="238" w:hanging="238"/>
        <w:rPr>
          <w:szCs w:val="21"/>
        </w:rPr>
      </w:pPr>
      <w:r w:rsidRPr="0098259C">
        <w:t xml:space="preserve">LMS Imagine </w:t>
      </w:r>
      <w:ins w:id="295" w:author="Torsten Blochwitz" w:date="2014-07-24T17:58:00Z">
        <w:r w:rsidR="0058564A">
          <w:t xml:space="preserve">and </w:t>
        </w:r>
      </w:ins>
      <w:ins w:id="296" w:author="Torsten Blochwitz" w:date="2014-07-24T17:41:00Z">
        <w:r w:rsidR="003200BB">
          <w:t xml:space="preserve">IFPEN </w:t>
        </w:r>
      </w:ins>
      <w:r w:rsidRPr="0098259C">
        <w:t>thank</w:t>
      </w:r>
      <w:del w:id="297" w:author="Torsten Blochwitz" w:date="2014-07-24T17:42:00Z">
        <w:r w:rsidRPr="0098259C" w:rsidDel="003200BB">
          <w:delText>s</w:delText>
        </w:r>
      </w:del>
      <w:r w:rsidRPr="0098259C">
        <w:t xml:space="preserve"> DGCIS for partial funding of this work within MODELISAR.</w:t>
      </w:r>
    </w:p>
    <w:p w14:paraId="5F76A95D" w14:textId="77777777" w:rsidR="007B0F62" w:rsidRDefault="007B0F62" w:rsidP="007B0F62">
      <w:pPr>
        <w:pStyle w:val="BulletItemFirst"/>
        <w:ind w:left="240"/>
      </w:pPr>
    </w:p>
    <w:p w14:paraId="664C488C" w14:textId="1FE0EFC4" w:rsidR="007B0F62" w:rsidRDefault="007B0F62" w:rsidP="007B0F62">
      <w:pPr>
        <w:pStyle w:val="Textkrper"/>
      </w:pPr>
      <w:r>
        <w:t>Since Sept. 2012</w:t>
      </w:r>
      <w:ins w:id="298" w:author="Otter, Martin" w:date="2014-06-12T10:57:00Z">
        <w:r w:rsidR="00993BC8">
          <w:t xml:space="preserve"> until Nov. 2015</w:t>
        </w:r>
      </w:ins>
      <w:r>
        <w:t xml:space="preserve">, this work is </w:t>
      </w:r>
      <w:ins w:id="299" w:author="Otter, Martin" w:date="2014-04-25T17:55:00Z">
        <w:r w:rsidR="00555412">
          <w:t xml:space="preserve">partially </w:t>
        </w:r>
      </w:ins>
      <w:r>
        <w:t xml:space="preserve">carried out within the ITEA2 MODRIO project (project number: ITEA 2–11004, </w:t>
      </w:r>
      <w:ins w:id="300" w:author="Otter, Martin" w:date="2014-07-25T10:51:00Z">
        <w:r w:rsidR="00D5563E">
          <w:fldChar w:fldCharType="begin"/>
        </w:r>
        <w:r w:rsidR="00D5563E">
          <w:instrText xml:space="preserve"> HYPERLINK "https://itea3.org/project/modrio.html" </w:instrText>
        </w:r>
        <w:r w:rsidR="00D5563E">
          <w:fldChar w:fldCharType="separate"/>
        </w:r>
        <w:r w:rsidR="00D5563E" w:rsidRPr="00D5563E">
          <w:rPr>
            <w:rStyle w:val="Hyperlink"/>
          </w:rPr>
          <w:t>https://itea3.org/project/modrio.html</w:t>
        </w:r>
        <w:r w:rsidR="00D5563E">
          <w:fldChar w:fldCharType="end"/>
        </w:r>
      </w:ins>
      <w:del w:id="301" w:author="Otter, Martin" w:date="2014-07-25T10:51:00Z">
        <w:r w:rsidR="009949B1" w:rsidDel="00D5563E">
          <w:fldChar w:fldCharType="begin"/>
        </w:r>
        <w:r w:rsidR="009949B1" w:rsidDel="00D5563E">
          <w:delInstrText xml:space="preserve"> HYPERLINK "http://www.itea2.org/project/index/view/?project=10114" </w:delInstrText>
        </w:r>
        <w:r w:rsidR="009949B1" w:rsidDel="00D5563E">
          <w:fldChar w:fldCharType="separate"/>
        </w:r>
        <w:r w:rsidRPr="00A87420" w:rsidDel="00D5563E">
          <w:rPr>
            <w:rStyle w:val="Hyperlink"/>
          </w:rPr>
          <w:delText>http://www.itea2.org/project/index/view/?project=10114</w:delText>
        </w:r>
        <w:r w:rsidR="009949B1" w:rsidDel="00D5563E">
          <w:rPr>
            <w:rStyle w:val="Hyperlink"/>
          </w:rPr>
          <w:fldChar w:fldCharType="end"/>
        </w:r>
      </w:del>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3653D7C3" w:rsidR="007B0F62" w:rsidRPr="0098259C" w:rsidRDefault="007B0F62" w:rsidP="006E60E6">
      <w:pPr>
        <w:pStyle w:val="BulletItemFirst"/>
        <w:numPr>
          <w:ilvl w:val="0"/>
          <w:numId w:val="58"/>
        </w:numPr>
        <w:spacing w:before="120"/>
      </w:pPr>
      <w:r w:rsidRPr="0098259C">
        <w:t>D</w:t>
      </w:r>
      <w:r>
        <w:t>assault Systèmes</w:t>
      </w:r>
      <w:del w:id="302" w:author="Torsten Blochwitz" w:date="2014-07-24T17:51:00Z">
        <w:r w:rsidRPr="0098259C" w:rsidDel="003200BB">
          <w:delText xml:space="preserve"> AB</w:delText>
        </w:r>
      </w:del>
      <w:r w:rsidRPr="0098259C">
        <w:t xml:space="preserve"> </w:t>
      </w:r>
      <w:del w:id="303" w:author="Torsten Blochwitz" w:date="2014-07-24T17:52:00Z">
        <w:r w:rsidDel="0058564A">
          <w:delText>Lund</w:delText>
        </w:r>
      </w:del>
      <w:ins w:id="304" w:author="Torsten Blochwitz" w:date="2014-07-24T17:52:00Z">
        <w:r w:rsidR="0058564A">
          <w:t>(Sweden)</w:t>
        </w:r>
      </w:ins>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0EC4E835" w:rsidR="007B0F62" w:rsidRPr="007B0F62" w:rsidRDefault="0058564A" w:rsidP="006E60E6">
      <w:pPr>
        <w:pStyle w:val="BulletItemFirst"/>
        <w:numPr>
          <w:ilvl w:val="0"/>
          <w:numId w:val="58"/>
        </w:numPr>
        <w:spacing w:before="120"/>
        <w:rPr>
          <w:szCs w:val="21"/>
        </w:rPr>
      </w:pPr>
      <w:ins w:id="305" w:author="Torsten Blochwitz" w:date="2014-07-24T17:42:00Z">
        <w:r>
          <w:t>Siemens PLM Software</w:t>
        </w:r>
      </w:ins>
      <w:ins w:id="306" w:author="Torsten Blochwitz" w:date="2014-07-24T18:00:00Z">
        <w:r>
          <w:t xml:space="preserve"> (</w:t>
        </w:r>
      </w:ins>
      <w:ins w:id="307" w:author="Torsten Blochwitz" w:date="2014-07-24T17:42:00Z">
        <w:r w:rsidR="003200BB">
          <w:t>France</w:t>
        </w:r>
      </w:ins>
      <w:ins w:id="308" w:author="Torsten Blochwitz" w:date="2014-07-24T18:01:00Z">
        <w:r>
          <w:t>)</w:t>
        </w:r>
      </w:ins>
      <w:ins w:id="309" w:author="Torsten Blochwitz" w:date="2014-07-24T17:42:00Z">
        <w:r w:rsidR="003200BB">
          <w:t xml:space="preserve"> and IFPEN </w:t>
        </w:r>
      </w:ins>
      <w:del w:id="310" w:author="Torsten Blochwitz" w:date="2014-07-24T17:42:00Z">
        <w:r w:rsidR="007B0F62" w:rsidRPr="0098259C" w:rsidDel="003200BB">
          <w:delText xml:space="preserve">LMS Imagine </w:delText>
        </w:r>
      </w:del>
      <w:r w:rsidR="007B0F62" w:rsidRPr="0098259C">
        <w:t>thank</w:t>
      </w:r>
      <w:del w:id="311" w:author="Torsten Blochwitz" w:date="2014-07-24T17:42:00Z">
        <w:r w:rsidR="007B0F62" w:rsidRPr="0098259C" w:rsidDel="003200BB">
          <w:delText>s</w:delText>
        </w:r>
      </w:del>
      <w:r w:rsidR="007B0F62" w:rsidRPr="0098259C">
        <w:t xml:space="preserve">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12" w:name="_Ref289418462"/>
      <w:bookmarkStart w:id="313" w:name="_Toc393466384"/>
      <w:bookmarkStart w:id="314" w:name="_Ref240515678"/>
      <w:bookmarkStart w:id="315" w:name="_Ref240515685"/>
      <w:bookmarkStart w:id="316" w:name="_Toc240646364"/>
      <w:bookmarkStart w:id="317" w:name="_Toc247884537"/>
      <w:r w:rsidRPr="0098259C">
        <w:lastRenderedPageBreak/>
        <w:t>F</w:t>
      </w:r>
      <w:r w:rsidR="00592436" w:rsidRPr="0098259C">
        <w:t>MI Common Concepts</w:t>
      </w:r>
      <w:bookmarkEnd w:id="312"/>
      <w:r w:rsidR="00564CCD" w:rsidRPr="0098259C">
        <w:t xml:space="preserve"> for Model Exchange and Co-Simulation</w:t>
      </w:r>
      <w:bookmarkEnd w:id="313"/>
    </w:p>
    <w:p w14:paraId="2F170CC2" w14:textId="77777777" w:rsidR="00DD4124" w:rsidRPr="0098259C" w:rsidRDefault="00EE3F8F" w:rsidP="00DD4124">
      <w:pPr>
        <w:pStyle w:val="Textkrper"/>
      </w:pPr>
      <w:r w:rsidRPr="0098259C">
        <w:t>In this chapter, the concepts are de</w:t>
      </w:r>
      <w:r w:rsidR="00DD4124" w:rsidRPr="0098259C">
        <w:t>fined</w:t>
      </w:r>
      <w:r w:rsidRPr="0098259C">
        <w:t xml:space="preserve"> that are common for “model exchange” and for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85465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854655">
        <w:t>4</w:t>
      </w:r>
      <w:r w:rsidR="000954E9" w:rsidRPr="0098259C">
        <w:fldChar w:fldCharType="end"/>
      </w:r>
      <w:r w:rsidR="00DD4124" w:rsidRPr="0098259C">
        <w:t xml:space="preserve">. </w:t>
      </w:r>
    </w:p>
    <w:p w14:paraId="22514B51" w14:textId="77777777"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proofErr w:type="gramStart"/>
      <w:r w:rsidR="000954E9" w:rsidRPr="0098259C">
        <w:t>,</w:t>
      </w:r>
      <w:proofErr w:type="gramEnd"/>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318" w:name="_Ref288030525"/>
      <w:bookmarkStart w:id="319" w:name="_Ref289411602"/>
      <w:bookmarkStart w:id="320" w:name="_Toc393466385"/>
      <w:r w:rsidRPr="0098259C">
        <w:t xml:space="preserve">FMI </w:t>
      </w:r>
      <w:bookmarkEnd w:id="318"/>
      <w:r w:rsidRPr="0098259C">
        <w:t>Application Programming Interface</w:t>
      </w:r>
      <w:bookmarkEnd w:id="319"/>
      <w:bookmarkEnd w:id="320"/>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77777777" w:rsidR="001B2BD4" w:rsidRDefault="00D96DA8" w:rsidP="001B2BD4">
      <w:pPr>
        <w:pStyle w:val="Textkrper"/>
      </w:pPr>
      <w:r>
        <w:t>Note, the following general properties hold for an FMU:</w:t>
      </w:r>
    </w:p>
    <w:p w14:paraId="2C8A9697" w14:textId="77777777" w:rsidR="00D96DA8" w:rsidRDefault="00D96DA8">
      <w:pPr>
        <w:pStyle w:val="Textkrper"/>
        <w:numPr>
          <w:ilvl w:val="0"/>
          <w:numId w:val="53"/>
        </w:numPr>
        <w:pPrChange w:id="321" w:author="Otter, Martin" w:date="2014-06-12T11:00:00Z">
          <w:pPr>
            <w:pStyle w:val="Textkrper"/>
            <w:numPr>
              <w:numId w:val="53"/>
            </w:numPr>
            <w:ind w:left="360" w:hanging="360"/>
            <w:jc w:val="both"/>
          </w:pPr>
        </w:pPrChange>
      </w:pPr>
      <w:r>
        <w:t>FMI function</w:t>
      </w:r>
      <w:r w:rsidR="007E0F17">
        <w:t xml:space="preserve">s of one instance don't </w:t>
      </w:r>
      <w:r w:rsidR="00437F3C">
        <w:t>need</w:t>
      </w:r>
      <w:r w:rsidR="007E0F17">
        <w:t xml:space="preserve"> to be </w:t>
      </w:r>
      <w:proofErr w:type="gramStart"/>
      <w:r w:rsidR="007E0F17">
        <w:t>thread</w:t>
      </w:r>
      <w:proofErr w:type="gramEnd"/>
      <w:r w:rsidR="007E0F17">
        <w:t xml:space="preserve"> 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85465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85465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5ECB79CF" w:rsidR="00B04343" w:rsidRDefault="004149F1">
      <w:pPr>
        <w:pStyle w:val="Textkrper"/>
        <w:numPr>
          <w:ilvl w:val="0"/>
          <w:numId w:val="53"/>
        </w:numPr>
        <w:pPrChange w:id="322" w:author="Otter, Martin" w:date="2014-06-12T11:00:00Z">
          <w:pPr>
            <w:pStyle w:val="Textkrper"/>
            <w:numPr>
              <w:numId w:val="53"/>
            </w:numPr>
            <w:ind w:left="360" w:hanging="360"/>
            <w:jc w:val="both"/>
          </w:pPr>
        </w:pPrChange>
      </w:pPr>
      <w:ins w:id="323" w:author="Otter, Martin" w:date="2014-03-26T15:14:00Z">
        <w:r>
          <w:t>FMI functions must not cha</w:t>
        </w:r>
        <w:r w:rsidR="009826BC">
          <w:t>nge global settings which</w:t>
        </w:r>
      </w:ins>
      <w:ins w:id="324" w:author="Otter, Martin" w:date="2014-03-26T15:22:00Z">
        <w:r w:rsidR="009826BC">
          <w:t xml:space="preserve"> </w:t>
        </w:r>
      </w:ins>
      <w:ins w:id="325" w:author="Otter, Martin" w:date="2014-03-26T15:21:00Z">
        <w:r w:rsidR="009826BC">
          <w:t>a</w:t>
        </w:r>
      </w:ins>
      <w:ins w:id="326" w:author="Otter, Martin" w:date="2014-03-26T15:14:00Z">
        <w:r w:rsidR="009826BC">
          <w:t>ffects</w:t>
        </w:r>
      </w:ins>
      <w:ins w:id="327" w:author="Otter, Martin" w:date="2014-03-26T15:22:00Z">
        <w:r w:rsidR="009826BC">
          <w:t xml:space="preserve"> </w:t>
        </w:r>
      </w:ins>
      <w:ins w:id="328" w:author="Otter, Martin" w:date="2014-03-26T15:14:00Z">
        <w:r>
          <w:t>other processes/threads</w:t>
        </w:r>
      </w:ins>
      <w:ins w:id="329" w:author="Otter, Martin" w:date="2014-03-26T15:15:00Z">
        <w:r>
          <w:t xml:space="preserve">. </w:t>
        </w:r>
      </w:ins>
      <w:ins w:id="330" w:author="Otter, Martin" w:date="2014-03-26T15:16:00Z">
        <w:r>
          <w:t xml:space="preserve">An FMI function </w:t>
        </w:r>
        <w:proofErr w:type="gramStart"/>
        <w:r>
          <w:t>may</w:t>
        </w:r>
        <w:proofErr w:type="gramEnd"/>
        <w:r>
          <w:t xml:space="preserve"> change settings of the process/thread in which it is called</w:t>
        </w:r>
      </w:ins>
      <w:ins w:id="331" w:author="Otter, Martin" w:date="2014-03-26T15:18:00Z">
        <w:r>
          <w:t xml:space="preserve"> (such as floating point control registers)</w:t>
        </w:r>
      </w:ins>
      <w:ins w:id="332" w:author="Otter, Martin" w:date="2014-03-26T15:16:00Z">
        <w:r>
          <w:t xml:space="preserve">, provided these changes are restored </w:t>
        </w:r>
      </w:ins>
      <w:ins w:id="333" w:author="Otter, Martin" w:date="2014-03-26T15:17:00Z">
        <w:r>
          <w:t>before leaving the function</w:t>
        </w:r>
      </w:ins>
      <w:ins w:id="334" w:author="Otter, Martin" w:date="2014-03-26T15:16:00Z">
        <w:r>
          <w:t xml:space="preserve"> or before a callback function is called.</w:t>
        </w:r>
      </w:ins>
      <w:ins w:id="335" w:author="Iakov Nakhimovski" w:date="2014-03-12T11:10:00Z">
        <w:del w:id="336" w:author="Otter, Martin" w:date="2014-03-26T15:20:00Z">
          <w:r w:rsidR="000D39B0" w:rsidDel="004149F1">
            <w:delText xml:space="preserve">FMI interface function calls on </w:delText>
          </w:r>
        </w:del>
      </w:ins>
      <w:ins w:id="337" w:author="Iakov Nakhimovski" w:date="2014-03-12T11:11:00Z">
        <w:del w:id="338" w:author="Otter, Martin" w:date="2014-03-26T15:20:00Z">
          <w:r w:rsidR="000D39B0" w:rsidDel="004149F1">
            <w:delText>i</w:delText>
          </w:r>
        </w:del>
      </w:ins>
      <w:del w:id="339" w:author="Otter, Martin" w:date="2014-03-26T15:20:00Z">
        <w:r w:rsidR="00F03D5F" w:rsidDel="004149F1">
          <w:delText>Instances of the same FMU and instances of different FMUs</w:delText>
        </w:r>
        <w:r w:rsidR="00D96DA8" w:rsidDel="004149F1">
          <w:delText xml:space="preserve"> must not </w:delText>
        </w:r>
        <w:r w:rsidR="007B0F62" w:rsidDel="004149F1">
          <w:delText>change settings of the runtime environment, such as CPU control registers or global settings of the operating system</w:delText>
        </w:r>
      </w:del>
      <w:ins w:id="340" w:author="Iakov Nakhimovski" w:date="2014-03-12T11:12:00Z">
        <w:del w:id="341" w:author="Otter, Martin" w:date="2014-03-26T15:20:00Z">
          <w:r w:rsidR="000D39B0" w:rsidDel="004149F1">
            <w:delText xml:space="preserve">, </w:delText>
          </w:r>
        </w:del>
      </w:ins>
      <w:ins w:id="342" w:author="Iakov Nakhimovski" w:date="2014-03-12T11:22:00Z">
        <w:del w:id="343" w:author="Otter, Martin" w:date="2014-03-26T15:20:00Z">
          <w:r w:rsidR="00D45E30" w:rsidDel="004149F1">
            <w:delText xml:space="preserve">when </w:delText>
          </w:r>
        </w:del>
      </w:ins>
      <w:ins w:id="344" w:author="Iakov Nakhimovski" w:date="2014-03-12T11:23:00Z">
        <w:del w:id="345" w:author="Otter, Martin" w:date="2014-03-26T15:20:00Z">
          <w:r w:rsidR="00D45E30" w:rsidDel="004149F1">
            <w:delText>passing</w:delText>
          </w:r>
        </w:del>
      </w:ins>
      <w:ins w:id="346" w:author="Iakov Nakhimovski" w:date="2014-03-12T11:22:00Z">
        <w:del w:id="347" w:author="Otter, Martin" w:date="2014-03-26T15:20:00Z">
          <w:r w:rsidR="00D45E30" w:rsidDel="004149F1">
            <w:delText xml:space="preserve"> control</w:delText>
          </w:r>
        </w:del>
        <w:del w:id="348" w:author="Otter, Martin" w:date="2014-03-26T15:09:00Z">
          <w:r w:rsidR="00D45E30" w:rsidDel="00C13813">
            <w:delText>l</w:delText>
          </w:r>
        </w:del>
        <w:del w:id="349" w:author="Otter, Martin" w:date="2014-03-26T15:20:00Z">
          <w:r w:rsidR="00D45E30" w:rsidDel="004149F1">
            <w:delText xml:space="preserve"> to the calling process</w:delText>
          </w:r>
        </w:del>
      </w:ins>
      <w:del w:id="350" w:author="Otter, Martin" w:date="2014-03-26T15:20:00Z">
        <w:r w:rsidR="007B0F62" w:rsidDel="004149F1">
          <w:delText>.</w:delText>
        </w:r>
      </w:del>
      <w:ins w:id="351" w:author="Otter, Martin" w:date="2014-03-26T15:13:00Z">
        <w:r>
          <w:t xml:space="preserve"> </w:t>
        </w:r>
      </w:ins>
      <w:r w:rsidR="00B94B26">
        <w:br/>
      </w:r>
      <w:r w:rsidR="00F03D5F">
        <w:t>[</w:t>
      </w:r>
      <w:r w:rsidR="009C36C4">
        <w:rPr>
          <w:i/>
        </w:rPr>
        <w:t>S</w:t>
      </w:r>
      <w:r w:rsidR="00F03D5F" w:rsidRPr="007B0F62">
        <w:rPr>
          <w:i/>
        </w:rPr>
        <w:t xml:space="preserve">o functions of different FMU instances can be called safely in </w:t>
      </w:r>
      <w:ins w:id="352" w:author="Iakov Nakhimovski" w:date="2014-03-12T11:13:00Z">
        <w:r w:rsidR="000D39B0">
          <w:rPr>
            <w:i/>
          </w:rPr>
          <w:t>any order</w:t>
        </w:r>
      </w:ins>
      <w:ins w:id="353" w:author="Otter, Martin" w:date="2014-03-26T15:21:00Z">
        <w:r>
          <w:rPr>
            <w:i/>
          </w:rPr>
          <w:t>. Additionally, they can be called</w:t>
        </w:r>
      </w:ins>
      <w:ins w:id="354" w:author="Otter, Martin" w:date="2014-03-26T15:20:00Z">
        <w:r w:rsidR="009826BC">
          <w:rPr>
            <w:i/>
          </w:rPr>
          <w:t xml:space="preserve"> in parallel </w:t>
        </w:r>
      </w:ins>
      <w:ins w:id="355" w:author="Otter, Martin" w:date="2014-03-26T15:21:00Z">
        <w:r w:rsidR="009826BC">
          <w:rPr>
            <w:i/>
          </w:rPr>
          <w:t xml:space="preserve">provided </w:t>
        </w:r>
      </w:ins>
      <w:ins w:id="356" w:author="Otter, Martin" w:date="2014-03-26T15:20:00Z">
        <w:r>
          <w:rPr>
            <w:i/>
          </w:rPr>
          <w:t>the functions are called in different process/threads</w:t>
        </w:r>
      </w:ins>
      <w:del w:id="357" w:author="Iakov Nakhimovski" w:date="2014-03-12T11:13:00Z">
        <w:r w:rsidR="00F03D5F" w:rsidRPr="007B0F62" w:rsidDel="000D39B0">
          <w:rPr>
            <w:i/>
          </w:rPr>
          <w:delText>parallel</w:delText>
        </w:r>
      </w:del>
      <w:r w:rsidR="00437F3C" w:rsidRPr="007B0F62">
        <w:rPr>
          <w:i/>
        </w:rPr>
        <w:t xml:space="preserve">. </w:t>
      </w:r>
      <w:r w:rsidR="00B94B26" w:rsidRPr="007B0F62">
        <w:rPr>
          <w:i/>
        </w:rPr>
        <w:t xml:space="preserve">If an FMI function changes for example </w:t>
      </w:r>
      <w:del w:id="358" w:author="Otter, Martin" w:date="2014-03-26T15:22:00Z">
        <w:r w:rsidR="00B94B26" w:rsidRPr="007B0F62" w:rsidDel="009826BC">
          <w:rPr>
            <w:i/>
          </w:rPr>
          <w:delText xml:space="preserve">the current working directory of its process, or </w:delText>
        </w:r>
      </w:del>
      <w:r w:rsidR="00B94B26" w:rsidRPr="007B0F62">
        <w:rPr>
          <w:i/>
        </w:rPr>
        <w:t>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59" w:name="_Ref289261358"/>
      <w:bookmarkStart w:id="360" w:name="_Toc393466386"/>
      <w:r w:rsidRPr="0098259C">
        <w:t>Header Files and Naming of Functions</w:t>
      </w:r>
      <w:bookmarkEnd w:id="359"/>
      <w:bookmarkEnd w:id="360"/>
    </w:p>
    <w:p w14:paraId="0A2589DE" w14:textId="29A17822"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del w:id="361" w:author="Otter, Martin" w:date="2014-06-12T11:01:00Z">
        <w:r w:rsidR="003B3242" w:rsidDel="00A82F16">
          <w:delText>s</w:delText>
        </w:r>
      </w:del>
      <w:r w:rsidR="00656E44" w:rsidRPr="0098259C">
        <w:t xml:space="preserve"> and type definitions start with the prefix “</w:t>
      </w:r>
      <w:del w:id="362" w:author="Otter, Martin" w:date="2014-04-09T11:00:00Z">
        <w:r w:rsidR="00656E44" w:rsidRPr="0098259C" w:rsidDel="00140C25">
          <w:rPr>
            <w:u w:val="single"/>
          </w:rPr>
          <w:delText>fmi</w:delText>
        </w:r>
      </w:del>
      <w:ins w:id="363" w:author="Otter, Martin" w:date="2014-04-09T11:00:00Z">
        <w:r w:rsidR="00140C25">
          <w:rPr>
            <w:u w:val="single"/>
          </w:rPr>
          <w:t>fmi2</w:t>
        </w:r>
      </w:ins>
      <w:r w:rsidR="00656E44" w:rsidRPr="0098259C">
        <w:t>”:</w:t>
      </w:r>
    </w:p>
    <w:p w14:paraId="5D26CF7B" w14:textId="5C17441D" w:rsidR="00656E44" w:rsidRPr="0098259C" w:rsidRDefault="00656E44" w:rsidP="006E60E6">
      <w:pPr>
        <w:pStyle w:val="Textkrper-Zeileneinzug"/>
        <w:numPr>
          <w:ilvl w:val="0"/>
          <w:numId w:val="21"/>
        </w:numPr>
        <w:spacing w:before="120"/>
        <w:jc w:val="left"/>
      </w:pPr>
      <w:r w:rsidRPr="0098259C">
        <w:t>“</w:t>
      </w:r>
      <w:del w:id="364" w:author="Otter, Martin" w:date="2014-04-09T11:00:00Z">
        <w:r w:rsidR="00950F8C" w:rsidDel="00140C25">
          <w:rPr>
            <w:rStyle w:val="CODE"/>
          </w:rPr>
          <w:delText>fmi</w:delText>
        </w:r>
      </w:del>
      <w:ins w:id="365" w:author="Otter, Martin" w:date="2014-04-09T11:00:00Z">
        <w:r w:rsidR="00140C25">
          <w:rPr>
            <w:rStyle w:val="CODE"/>
          </w:rPr>
          <w:t>fmi2</w:t>
        </w:r>
      </w:ins>
      <w:r w:rsidR="00950F8C">
        <w:rPr>
          <w:rStyle w:val="CODE"/>
        </w:rPr>
        <w:t>TypesPlatform.h</w:t>
      </w:r>
      <w:del w:id="366" w:author="Emil Fredriksson" w:date="2014-03-20T16:55:00Z">
        <w:r w:rsidR="00950F8C" w:rsidDel="004034F8">
          <w:rPr>
            <w:rStyle w:val="CODE"/>
          </w:rPr>
          <w:delText xml:space="preserve"> </w:delText>
        </w:r>
      </w:del>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Pr="0098259C">
        <w:t xml:space="preserve"> “</w:t>
      </w:r>
      <w:r w:rsidRPr="0098259C">
        <w:rPr>
          <w:rStyle w:val="CODE"/>
          <w:b/>
        </w:rPr>
        <w:t>typedef float</w:t>
      </w:r>
      <w:r w:rsidRPr="0098259C">
        <w:rPr>
          <w:rStyle w:val="CODE"/>
        </w:rPr>
        <w:t xml:space="preserve"> </w:t>
      </w:r>
      <w:del w:id="367" w:author="Otter, Martin" w:date="2014-04-09T11:00:00Z">
        <w:r w:rsidRPr="0098259C" w:rsidDel="00140C25">
          <w:rPr>
            <w:rStyle w:val="CODE"/>
          </w:rPr>
          <w:delText>fmi</w:delText>
        </w:r>
      </w:del>
      <w:ins w:id="368" w:author="Otter, Martin" w:date="2014-04-09T11:00:00Z">
        <w:r w:rsidR="00140C25">
          <w:rPr>
            <w:rStyle w:val="CODE"/>
          </w:rPr>
          <w:t>fmi2</w:t>
        </w:r>
      </w:ins>
      <w:r w:rsidRPr="0098259C">
        <w:rPr>
          <w:rStyle w:val="CODE"/>
        </w:rPr>
        <w:t>Real</w:t>
      </w:r>
      <w:r w:rsidRPr="0098259C">
        <w:t>” instead of “</w:t>
      </w:r>
      <w:r w:rsidRPr="0098259C">
        <w:rPr>
          <w:rStyle w:val="CODE"/>
          <w:b/>
        </w:rPr>
        <w:t>typedef double</w:t>
      </w:r>
      <w:r w:rsidRPr="0098259C">
        <w:rPr>
          <w:rStyle w:val="CODE"/>
        </w:rPr>
        <w:t xml:space="preserve"> </w:t>
      </w:r>
      <w:del w:id="369" w:author="Otter, Martin" w:date="2014-04-09T11:00:00Z">
        <w:r w:rsidRPr="0098259C" w:rsidDel="00140C25">
          <w:rPr>
            <w:rStyle w:val="CODE"/>
          </w:rPr>
          <w:delText>fmi</w:delText>
        </w:r>
      </w:del>
      <w:ins w:id="370" w:author="Otter, Martin" w:date="2014-04-09T11:00:00Z">
        <w:r w:rsidR="00140C25">
          <w:rPr>
            <w:rStyle w:val="CODE"/>
          </w:rPr>
          <w:t>fmi2</w:t>
        </w:r>
      </w:ins>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xml:space="preserve">. Note, the header file platform for which the model was compiled can be inquired in the target simulator with </w:t>
      </w:r>
      <w:del w:id="371" w:author="Otter, Martin" w:date="2014-04-09T11:00:00Z">
        <w:r w:rsidRPr="0098259C" w:rsidDel="00140C25">
          <w:rPr>
            <w:rStyle w:val="CODE"/>
            <w:rFonts w:cs="Courier New"/>
          </w:rPr>
          <w:delText>fmi</w:delText>
        </w:r>
      </w:del>
      <w:ins w:id="372" w:author="Otter, Martin" w:date="2014-04-09T11:00:00Z">
        <w:r w:rsidR="00140C25">
          <w:rPr>
            <w:rStyle w:val="CODE"/>
            <w:rFonts w:cs="Courier New"/>
          </w:rPr>
          <w:t>fmi2</w:t>
        </w:r>
      </w:ins>
      <w:r w:rsidRPr="0098259C">
        <w:rPr>
          <w:rStyle w:val="CODE"/>
          <w:rFonts w:cs="Courier New"/>
        </w:rPr>
        <w:t>GetTypesPlatform</w:t>
      </w:r>
      <w:r w:rsidRPr="0098259C">
        <w:t xml:space="preserve">, 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854655">
        <w:t>2.1.4</w:t>
      </w:r>
      <w:r w:rsidRPr="0098259C">
        <w:fldChar w:fldCharType="end"/>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del w:id="373" w:author="Otter, Martin" w:date="2014-04-09T11:00:00Z">
        <w:r w:rsidR="009239B3" w:rsidRPr="0098259C" w:rsidDel="00140C25">
          <w:rPr>
            <w:rStyle w:val="CODE"/>
          </w:rPr>
          <w:delText>fmi</w:delText>
        </w:r>
      </w:del>
      <w:ins w:id="374" w:author="Otter, Martin" w:date="2014-04-09T11:00:00Z">
        <w:r w:rsidR="00140C25">
          <w:rPr>
            <w:rStyle w:val="CODE"/>
          </w:rPr>
          <w:t>fmi2</w:t>
        </w:r>
      </w:ins>
      <w:r w:rsidR="009239B3" w:rsidRPr="0098259C">
        <w:rPr>
          <w:rStyle w:val="CODE"/>
        </w:rPr>
        <w:t>Real;</w:t>
      </w:r>
      <w:r w:rsidR="009D56AE" w:rsidRPr="0098259C">
        <w:rPr>
          <w:rStyle w:val="CODE"/>
        </w:rPr>
        <w:br/>
        <w:t>]</w:t>
      </w:r>
    </w:p>
    <w:p w14:paraId="34F2869D" w14:textId="65B87E72" w:rsidR="00974F59" w:rsidRPr="0098259C" w:rsidRDefault="00974F59" w:rsidP="006E60E6">
      <w:pPr>
        <w:pStyle w:val="Textkrper-Zeileneinzug"/>
        <w:numPr>
          <w:ilvl w:val="0"/>
          <w:numId w:val="21"/>
        </w:numPr>
        <w:spacing w:before="120"/>
        <w:jc w:val="left"/>
      </w:pPr>
      <w:r w:rsidRPr="0098259C">
        <w:lastRenderedPageBreak/>
        <w:t>“</w:t>
      </w:r>
      <w:del w:id="375" w:author="Otter, Martin" w:date="2014-04-09T11:00:00Z">
        <w:r w:rsidRPr="0098259C" w:rsidDel="00140C25">
          <w:rPr>
            <w:rStyle w:val="CODE"/>
          </w:rPr>
          <w:delText>fmi</w:delText>
        </w:r>
      </w:del>
      <w:ins w:id="376" w:author="Otter, Martin" w:date="2014-04-09T11:00:00Z">
        <w:r w:rsidR="00140C25">
          <w:rPr>
            <w:rStyle w:val="CODE"/>
          </w:rPr>
          <w:t>fmi2</w:t>
        </w:r>
      </w:ins>
      <w:r w:rsidRPr="0098259C">
        <w:rPr>
          <w:rStyle w:val="CODE"/>
        </w:rPr>
        <w:t>FunctionTypes.h</w:t>
      </w:r>
      <w:r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del w:id="377" w:author="Otter, Martin" w:date="2014-04-09T11:00:00Z">
        <w:r w:rsidRPr="0098259C" w:rsidDel="00140C25">
          <w:rPr>
            <w:rStyle w:val="CODE"/>
          </w:rPr>
          <w:delText>fmi</w:delText>
        </w:r>
      </w:del>
      <w:ins w:id="378" w:author="Otter, Martin" w:date="2014-04-09T11:00:00Z">
        <w:r w:rsidR="00140C25">
          <w:rPr>
            <w:rStyle w:val="CODE"/>
          </w:rPr>
          <w:t>fmi2</w:t>
        </w:r>
      </w:ins>
      <w:r w:rsidRPr="0098259C">
        <w:rPr>
          <w:rStyle w:val="CODE"/>
        </w:rPr>
        <w:t xml:space="preserve">Status </w:t>
      </w:r>
      <w:del w:id="379" w:author="Otter, Martin" w:date="2014-04-09T11:00:00Z">
        <w:r w:rsidRPr="0098259C" w:rsidDel="00140C25">
          <w:rPr>
            <w:rStyle w:val="CODE"/>
          </w:rPr>
          <w:delText>fmi</w:delText>
        </w:r>
      </w:del>
      <w:ins w:id="380" w:author="Otter, Martin" w:date="2014-04-09T11:00:00Z">
        <w:r w:rsidR="00140C25">
          <w:rPr>
            <w:rStyle w:val="CODE"/>
          </w:rPr>
          <w:t>fmi2</w:t>
        </w:r>
      </w:ins>
      <w:r w:rsidRPr="0098259C">
        <w:rPr>
          <w:rStyle w:val="CODE"/>
        </w:rPr>
        <w:t>SetTimeTYPE(</w:t>
      </w:r>
      <w:del w:id="381" w:author="Otter, Martin" w:date="2014-04-09T11:00:00Z">
        <w:r w:rsidRPr="0098259C" w:rsidDel="00140C25">
          <w:rPr>
            <w:rStyle w:val="CODE"/>
          </w:rPr>
          <w:delText>fmi</w:delText>
        </w:r>
      </w:del>
      <w:ins w:id="382" w:author="Otter, Martin" w:date="2014-04-09T11:00:00Z">
        <w:r w:rsidR="00140C25">
          <w:rPr>
            <w:rStyle w:val="CODE"/>
          </w:rPr>
          <w:t>fmi2</w:t>
        </w:r>
      </w:ins>
      <w:r w:rsidRPr="0098259C">
        <w:rPr>
          <w:rStyle w:val="CODE"/>
        </w:rPr>
        <w:t xml:space="preserve">Component, </w:t>
      </w:r>
      <w:del w:id="383" w:author="Otter, Martin" w:date="2014-04-09T11:00:00Z">
        <w:r w:rsidRPr="0098259C" w:rsidDel="00140C25">
          <w:rPr>
            <w:rStyle w:val="CODE"/>
          </w:rPr>
          <w:delText>fmi</w:delText>
        </w:r>
      </w:del>
      <w:ins w:id="384" w:author="Otter, Martin" w:date="2014-04-09T11:00:00Z">
        <w:r w:rsidR="00140C25">
          <w:rPr>
            <w:rStyle w:val="CODE"/>
          </w:rPr>
          <w:t>fmi2</w:t>
        </w:r>
      </w:ins>
      <w:r w:rsidRPr="0098259C">
        <w:rPr>
          <w:rStyle w:val="CODE"/>
        </w:rPr>
        <w:t>Real);</w:t>
      </w:r>
      <w:r w:rsidR="009D56AE" w:rsidRPr="0098259C">
        <w:rPr>
          <w:rStyle w:val="CODE"/>
        </w:rPr>
        <w:br/>
        <w:t>]</w:t>
      </w:r>
    </w:p>
    <w:p w14:paraId="57230236" w14:textId="339F56DB" w:rsidR="00656E44" w:rsidRPr="0098259C" w:rsidRDefault="00656E44" w:rsidP="006E60E6">
      <w:pPr>
        <w:pStyle w:val="Textkrper-Zeileneinzug"/>
        <w:numPr>
          <w:ilvl w:val="0"/>
          <w:numId w:val="21"/>
        </w:numPr>
        <w:spacing w:before="120"/>
        <w:jc w:val="left"/>
      </w:pPr>
      <w:r w:rsidRPr="0098259C">
        <w:t>“</w:t>
      </w:r>
      <w:del w:id="385" w:author="Otter, Martin" w:date="2014-04-09T11:00:00Z">
        <w:r w:rsidRPr="0098259C" w:rsidDel="00140C25">
          <w:rPr>
            <w:rStyle w:val="CODE"/>
          </w:rPr>
          <w:delText>fmi</w:delText>
        </w:r>
      </w:del>
      <w:ins w:id="386" w:author="Otter, Martin" w:date="2014-04-09T11:00:00Z">
        <w:r w:rsidR="00140C25">
          <w:rPr>
            <w:rStyle w:val="CODE"/>
          </w:rPr>
          <w:t>fmi2</w:t>
        </w:r>
      </w:ins>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del w:id="387" w:author="Otter, Martin" w:date="2014-04-09T11:00:00Z">
        <w:r w:rsidR="00950F8C" w:rsidDel="00140C25">
          <w:rPr>
            <w:rStyle w:val="CODE"/>
          </w:rPr>
          <w:delText>fmi</w:delText>
        </w:r>
      </w:del>
      <w:ins w:id="388" w:author="Otter, Martin" w:date="2014-04-09T11:00:00Z">
        <w:r w:rsidR="00140C25">
          <w:rPr>
            <w:rStyle w:val="CODE"/>
          </w:rPr>
          <w:t>fmi2</w:t>
        </w:r>
      </w:ins>
      <w:r w:rsidR="00950F8C">
        <w:rPr>
          <w:rStyle w:val="CODE"/>
        </w:rPr>
        <w:t>TypesPlatform.h</w:t>
      </w:r>
      <w:del w:id="389" w:author="Emil Fredriksson" w:date="2014-03-20T16:55:00Z">
        <w:r w:rsidR="00950F8C" w:rsidDel="004034F8">
          <w:rPr>
            <w:rStyle w:val="CODE"/>
          </w:rPr>
          <w:delText xml:space="preserve"> </w:delText>
        </w:r>
      </w:del>
      <w:r w:rsidRPr="0098259C">
        <w:t>”</w:t>
      </w:r>
      <w:r w:rsidR="00DB2CB9" w:rsidRPr="0098259C">
        <w:t xml:space="preserve"> and “</w:t>
      </w:r>
      <w:del w:id="390" w:author="Otter, Martin" w:date="2014-04-09T11:00:00Z">
        <w:r w:rsidR="00DB2CB9" w:rsidRPr="0098259C" w:rsidDel="00140C25">
          <w:rPr>
            <w:rStyle w:val="CODE"/>
          </w:rPr>
          <w:delText>fmi</w:delText>
        </w:r>
      </w:del>
      <w:ins w:id="391" w:author="Otter, Martin" w:date="2014-04-09T11:00:00Z">
        <w:r w:rsidR="00140C25">
          <w:rPr>
            <w:rStyle w:val="CODE"/>
          </w:rPr>
          <w:t>fmi2</w:t>
        </w:r>
      </w:ins>
      <w:r w:rsidR="00DB2CB9" w:rsidRPr="0098259C">
        <w:rPr>
          <w:rStyle w:val="CODE"/>
        </w:rPr>
        <w:t>FunctionTypes.h</w:t>
      </w:r>
      <w:r w:rsidR="00DB2CB9" w:rsidRPr="0098259C">
        <w:t>”</w:t>
      </w:r>
      <w:r w:rsidRPr="0098259C">
        <w:t xml:space="preserve">. Note, the header file version number for which the model was compiled, can be inquired in the target simulator with </w:t>
      </w:r>
      <w:del w:id="392" w:author="Otter, Martin" w:date="2014-04-09T11:00:00Z">
        <w:r w:rsidRPr="0098259C" w:rsidDel="00140C25">
          <w:rPr>
            <w:rStyle w:val="CODE"/>
            <w:rFonts w:cs="Courier New"/>
          </w:rPr>
          <w:delText>fmi</w:delText>
        </w:r>
      </w:del>
      <w:ins w:id="393" w:author="Otter, Martin" w:date="2014-04-09T11:00:00Z">
        <w:r w:rsidR="00140C25">
          <w:rPr>
            <w:rStyle w:val="CODE"/>
            <w:rFonts w:cs="Courier New"/>
          </w:rPr>
          <w:t>fmi2</w:t>
        </w:r>
      </w:ins>
      <w:r w:rsidRPr="0098259C">
        <w:rPr>
          <w:rStyle w:val="CODE"/>
          <w:rFonts w:cs="Courier New"/>
        </w:rPr>
        <w:t>GetVersion</w:t>
      </w:r>
      <w:r w:rsidRPr="0098259C">
        <w:t xml:space="preserve">, 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854655">
        <w:t>2.1.4</w:t>
      </w:r>
      <w:r w:rsidRPr="0098259C">
        <w:fldChar w:fldCharType="end"/>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ins w:id="396" w:author="Otter, Martin" w:date="2014-05-30T19:11:00Z">
        <w:r w:rsidR="00A4068F">
          <w:rPr>
            <w:rStyle w:val="CODE"/>
          </w:rPr>
          <w:t>2</w:t>
        </w:r>
      </w:ins>
      <w:r w:rsidR="005B519C">
        <w:rPr>
          <w:rStyle w:val="CODE"/>
        </w:rPr>
        <w:t>_Export</w:t>
      </w:r>
      <w:r w:rsidR="00DB2CB9" w:rsidRPr="0098259C">
        <w:rPr>
          <w:rStyle w:val="CODE"/>
        </w:rPr>
        <w:t xml:space="preserve"> </w:t>
      </w:r>
      <w:del w:id="397" w:author="Otter, Martin" w:date="2014-04-09T11:00:00Z">
        <w:r w:rsidR="00DB2CB9" w:rsidRPr="0098259C" w:rsidDel="00140C25">
          <w:rPr>
            <w:rStyle w:val="CODE"/>
          </w:rPr>
          <w:delText>fmi</w:delText>
        </w:r>
      </w:del>
      <w:ins w:id="398" w:author="Otter, Martin" w:date="2014-04-09T11:00:00Z">
        <w:r w:rsidR="00140C25">
          <w:rPr>
            <w:rStyle w:val="CODE"/>
          </w:rPr>
          <w:t>fmi2</w:t>
        </w:r>
      </w:ins>
      <w:r w:rsidR="00DB2CB9" w:rsidRPr="0098259C">
        <w:rPr>
          <w:rStyle w:val="CODE"/>
        </w:rPr>
        <w:t xml:space="preserve">SetTimeTYPE </w:t>
      </w:r>
      <w:del w:id="399" w:author="Otter, Martin" w:date="2014-04-09T11:00:00Z">
        <w:r w:rsidR="00DB2CB9" w:rsidRPr="0098259C" w:rsidDel="00140C25">
          <w:rPr>
            <w:rStyle w:val="CODE"/>
          </w:rPr>
          <w:delText>fmi</w:delText>
        </w:r>
      </w:del>
      <w:ins w:id="400" w:author="Otter, Martin" w:date="2014-04-09T11:00:00Z">
        <w:r w:rsidR="00140C25">
          <w:rPr>
            <w:rStyle w:val="CODE"/>
          </w:rPr>
          <w:t>fmi2</w:t>
        </w:r>
      </w:ins>
      <w:r w:rsidR="00DB2CB9" w:rsidRPr="0098259C">
        <w:rPr>
          <w:rStyle w:val="CODE"/>
        </w:rPr>
        <w:t>SetTime;</w:t>
      </w:r>
      <w:r w:rsidR="009D56AE" w:rsidRPr="0098259C">
        <w:rPr>
          <w:rStyle w:val="CODE"/>
        </w:rPr>
        <w:br/>
        <w:t>]</w:t>
      </w:r>
    </w:p>
    <w:p w14:paraId="7518AEE6" w14:textId="56776D67" w:rsidR="00656E44" w:rsidRPr="0098259C"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 or </w:t>
      </w:r>
      <w:proofErr w:type="gramStart"/>
      <w:r w:rsidRPr="0098259C">
        <w:t>function</w:t>
      </w:r>
      <w:proofErr w:type="gramEnd"/>
      <w:r w:rsidRPr="0098259C">
        <w:t xml:space="preserve"> pointers must be used. </w:t>
      </w:r>
      <w:r w:rsidR="007956F5" w:rsidRPr="0098259C">
        <w:t>T</w:t>
      </w:r>
      <w:r w:rsidR="003B2866" w:rsidRPr="0098259C">
        <w:t>o support the first variant</w:t>
      </w:r>
      <w:r w:rsidRPr="0098259C">
        <w:t xml:space="preserve"> macros</w:t>
      </w:r>
      <w:r w:rsidR="003B2866" w:rsidRPr="0098259C">
        <w:t xml:space="preserve"> are provided</w:t>
      </w:r>
      <w:r w:rsidRPr="0098259C">
        <w:t xml:space="preserve"> in “</w:t>
      </w:r>
      <w:del w:id="401" w:author="Otter, Martin" w:date="2014-04-09T11:00:00Z">
        <w:r w:rsidRPr="0098259C" w:rsidDel="00140C25">
          <w:rPr>
            <w:rStyle w:val="CODE"/>
          </w:rPr>
          <w:delText>fmi</w:delText>
        </w:r>
      </w:del>
      <w:ins w:id="402" w:author="Otter, Martin" w:date="2014-04-09T11:00:00Z">
        <w:r w:rsidR="00140C25">
          <w:rPr>
            <w:rStyle w:val="CODE"/>
          </w:rPr>
          <w:t>fmi2</w:t>
        </w:r>
      </w:ins>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9D56AE" w:rsidRPr="0098259C">
        <w:t>Typ</w:t>
      </w:r>
      <w:r w:rsidR="009C43EB" w:rsidRPr="0098259C">
        <w:t>i</w:t>
      </w:r>
      <w:r w:rsidR="009D56AE" w:rsidRPr="0098259C">
        <w:t>cally,</w:t>
      </w:r>
      <w:r w:rsidRPr="0098259C">
        <w:t xml:space="preserve"> FMU functions </w:t>
      </w:r>
      <w:r w:rsidR="009D56AE" w:rsidRPr="0098259C">
        <w:t>are use</w:t>
      </w:r>
      <w:r w:rsidR="009C43EB" w:rsidRPr="0098259C">
        <w:t>d</w:t>
      </w:r>
      <w:r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ins w:id="403" w:author="Otter, Martin" w:date="2014-05-30T19:10:00Z">
        <w:r w:rsidR="00A4068F">
          <w:rPr>
            <w:noProof w:val="0"/>
          </w:rPr>
          <w:t>2</w:t>
        </w:r>
      </w:ins>
      <w:proofErr w:type="gramEnd"/>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EACF357" w:rsidR="00656E44" w:rsidRPr="0098259C" w:rsidRDefault="00656E44" w:rsidP="00656E44">
      <w:pPr>
        <w:pStyle w:val="CODE1"/>
        <w:rPr>
          <w:noProof w:val="0"/>
        </w:rPr>
      </w:pPr>
      <w:r w:rsidRPr="0098259C">
        <w:rPr>
          <w:b/>
          <w:noProof w:val="0"/>
        </w:rPr>
        <w:t>#include</w:t>
      </w:r>
      <w:r w:rsidRPr="0098259C">
        <w:rPr>
          <w:noProof w:val="0"/>
        </w:rPr>
        <w:t xml:space="preserve"> "</w:t>
      </w:r>
      <w:del w:id="404" w:author="Otter, Martin" w:date="2014-04-09T11:00:00Z">
        <w:r w:rsidRPr="0098259C" w:rsidDel="00140C25">
          <w:rPr>
            <w:noProof w:val="0"/>
          </w:rPr>
          <w:delText>fmi</w:delText>
        </w:r>
      </w:del>
      <w:ins w:id="405" w:author="Otter, Martin" w:date="2014-04-09T11:00:00Z">
        <w:r w:rsidR="00140C25">
          <w:rPr>
            <w:noProof w:val="0"/>
          </w:rPr>
          <w:t>fmi2</w:t>
        </w:r>
      </w:ins>
      <w:r w:rsidRPr="0098259C">
        <w:rPr>
          <w:noProof w:val="0"/>
        </w:rPr>
        <w:t>Functions.h"</w:t>
      </w:r>
    </w:p>
    <w:p w14:paraId="787B0F31" w14:textId="77777777" w:rsidR="00656E44" w:rsidRPr="0098259C" w:rsidRDefault="00656E44" w:rsidP="00656E44">
      <w:pPr>
        <w:pStyle w:val="CODE1"/>
        <w:rPr>
          <w:noProof w:val="0"/>
        </w:rPr>
      </w:pPr>
      <w:r w:rsidRPr="0098259C">
        <w:rPr>
          <w:noProof w:val="0"/>
        </w:rPr>
        <w:t xml:space="preserve">&lt; </w:t>
      </w:r>
      <w:proofErr w:type="gramStart"/>
      <w:r w:rsidR="009D56AE" w:rsidRPr="0098259C">
        <w:rPr>
          <w:noProof w:val="0"/>
        </w:rPr>
        <w:t>usage</w:t>
      </w:r>
      <w:proofErr w:type="gramEnd"/>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0C00322A" w:rsidR="00354112" w:rsidRPr="0098259C" w:rsidRDefault="00354112" w:rsidP="00354112">
      <w:pPr>
        <w:pStyle w:val="CODE1"/>
        <w:rPr>
          <w:noProof w:val="0"/>
        </w:rPr>
      </w:pPr>
      <w:r w:rsidRPr="0098259C">
        <w:rPr>
          <w:b/>
          <w:noProof w:val="0"/>
        </w:rPr>
        <w:t>#include</w:t>
      </w:r>
      <w:r w:rsidRPr="0098259C">
        <w:rPr>
          <w:noProof w:val="0"/>
        </w:rPr>
        <w:t xml:space="preserve"> "</w:t>
      </w:r>
      <w:del w:id="406" w:author="Otter, Martin" w:date="2014-04-09T11:00:00Z">
        <w:r w:rsidRPr="0098259C" w:rsidDel="00140C25">
          <w:rPr>
            <w:noProof w:val="0"/>
          </w:rPr>
          <w:delText>fmi</w:delText>
        </w:r>
      </w:del>
      <w:ins w:id="407" w:author="Otter, Martin" w:date="2014-04-09T11:00:00Z">
        <w:r w:rsidR="00140C25">
          <w:rPr>
            <w:noProof w:val="0"/>
          </w:rPr>
          <w:t>fmi2</w:t>
        </w:r>
      </w:ins>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proofErr w:type="gramStart"/>
      <w:r w:rsidR="009D56AE" w:rsidRPr="0098259C">
        <w:rPr>
          <w:noProof w:val="0"/>
        </w:rPr>
        <w:t>usage</w:t>
      </w:r>
      <w:proofErr w:type="gramEnd"/>
      <w:r w:rsidRPr="0098259C">
        <w:rPr>
          <w:noProof w:val="0"/>
        </w:rPr>
        <w:t xml:space="preserve"> of the FMU functions &gt;</w:t>
      </w:r>
    </w:p>
    <w:p w14:paraId="6B6BD928" w14:textId="7E913BC3" w:rsidR="00354112" w:rsidRPr="0098259C" w:rsidRDefault="00656E44" w:rsidP="00354112">
      <w:pPr>
        <w:pStyle w:val="Textkrper"/>
      </w:pPr>
      <w:r w:rsidRPr="0098259C">
        <w:t>A function that is defined as “</w:t>
      </w:r>
      <w:del w:id="408" w:author="Otter, Martin" w:date="2014-04-09T11:00:00Z">
        <w:r w:rsidRPr="0098259C" w:rsidDel="00140C25">
          <w:rPr>
            <w:rStyle w:val="CODE"/>
          </w:rPr>
          <w:delText>fmi</w:delText>
        </w:r>
      </w:del>
      <w:ins w:id="409" w:author="Otter, Martin" w:date="2014-04-09T11:00:00Z">
        <w:r w:rsidR="00140C25">
          <w:rPr>
            <w:rStyle w:val="CODE"/>
          </w:rPr>
          <w:t>fmi2</w:t>
        </w:r>
      </w:ins>
      <w:r w:rsidRPr="0098259C">
        <w:rPr>
          <w:rStyle w:val="CODE"/>
        </w:rPr>
        <w:t>GetReal</w:t>
      </w:r>
      <w:r w:rsidRPr="0098259C">
        <w:t xml:space="preserve">” is changed by the macros to the </w:t>
      </w:r>
      <w:r w:rsidR="007671F4">
        <w:t>following</w:t>
      </w:r>
      <w:r w:rsidRPr="0098259C">
        <w:t xml:space="preserve"> function name</w:t>
      </w:r>
      <w:r w:rsidR="00354112" w:rsidRPr="0098259C">
        <w:t>:</w:t>
      </w:r>
    </w:p>
    <w:p w14:paraId="2376BEC1" w14:textId="5262CEAB" w:rsidR="00C0573A" w:rsidRPr="0098259C" w:rsidRDefault="00354112" w:rsidP="006E60E6">
      <w:pPr>
        <w:pStyle w:val="Textkrper"/>
        <w:numPr>
          <w:ilvl w:val="0"/>
          <w:numId w:val="42"/>
        </w:numPr>
      </w:pPr>
      <w:r w:rsidRPr="0098259C">
        <w:t xml:space="preserve">FMU is shipped with </w:t>
      </w:r>
      <w:r w:rsidR="003B3242">
        <w:t>C source</w:t>
      </w:r>
      <w:r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del w:id="410" w:author="Otter, Martin" w:date="2014-04-09T11:00:00Z">
        <w:r w:rsidR="00656E44" w:rsidRPr="0098259C" w:rsidDel="00140C25">
          <w:rPr>
            <w:rStyle w:val="CODE"/>
          </w:rPr>
          <w:delText>fmi</w:delText>
        </w:r>
      </w:del>
      <w:ins w:id="411" w:author="Otter, Martin" w:date="2014-04-09T11:00:00Z">
        <w:r w:rsidR="00140C25">
          <w:rPr>
            <w:rStyle w:val="CODE"/>
          </w:rPr>
          <w:t>fmi2</w:t>
        </w:r>
      </w:ins>
      <w:r w:rsidR="00656E44" w:rsidRPr="0098259C">
        <w:rPr>
          <w:rStyle w:val="CODE"/>
        </w:rPr>
        <w:t>GetReal</w:t>
      </w:r>
      <w:r w:rsidR="00656E44" w:rsidRPr="0098259C">
        <w:t xml:space="preserve">”, </w:t>
      </w:r>
      <w:r w:rsidR="00D73B94" w:rsidRPr="0098259C">
        <w:t>in other words</w:t>
      </w:r>
      <w:r w:rsidR="00656E44" w:rsidRPr="0098259C">
        <w:t xml:space="preserve"> the function name is prefixed with the model name and </w:t>
      </w:r>
      <w:proofErr w:type="gramStart"/>
      <w:r w:rsidR="00656E44" w:rsidRPr="0098259C">
        <w:t>an</w:t>
      </w:r>
      <w:proofErr w:type="gramEnd"/>
      <w:r w:rsidR="00656E44" w:rsidRPr="0098259C">
        <w:t xml:space="preserve"> “_”. </w:t>
      </w:r>
      <w:r w:rsidRPr="0098259C">
        <w:t xml:space="preserve">As </w:t>
      </w:r>
      <w:r w:rsidR="005B519C">
        <w:rPr>
          <w:rStyle w:val="CODE"/>
        </w:rPr>
        <w:t>FMI</w:t>
      </w:r>
      <w:ins w:id="412" w:author="Otter, Martin" w:date="2014-05-30T19:10:00Z">
        <w:r w:rsidR="00A4068F">
          <w:rPr>
            <w:rStyle w:val="CODE"/>
          </w:rPr>
          <w:t>2</w:t>
        </w:r>
      </w:ins>
      <w:r w:rsidR="005B519C">
        <w:rPr>
          <w:rStyle w:val="CODE"/>
        </w:rPr>
        <w:t>_F</w:t>
      </w:r>
      <w:r w:rsidRPr="0098259C">
        <w:rPr>
          <w:rStyle w:val="CODE"/>
        </w:rPr>
        <w:t>UNCTION_PREFIX</w:t>
      </w:r>
      <w:r w:rsidRPr="0098259C">
        <w:t xml:space="preserve"> t</w:t>
      </w:r>
      <w:r w:rsidR="00656E44" w:rsidRPr="0098259C">
        <w:t>he</w:t>
      </w:r>
      <w:r w:rsidRPr="0098259C">
        <w:t xml:space="preserve"> “</w:t>
      </w:r>
      <w:ins w:id="413" w:author="Emil Fredriksson" w:date="2014-03-20T14:21:00Z">
        <w:r w:rsidR="00DC16DA" w:rsidRPr="0098259C">
          <w:rPr>
            <w:rStyle w:val="CODE"/>
          </w:rPr>
          <w:t>modelIdentifier</w:t>
        </w:r>
        <w:r w:rsidR="00DC16DA">
          <w:rPr>
            <w:rStyle w:val="CODE"/>
          </w:rPr>
          <w:t xml:space="preserve">” </w:t>
        </w:r>
      </w:ins>
      <w:del w:id="414" w:author="Emil Fredriksson" w:date="2014-03-20T14:21:00Z">
        <w:r w:rsidRPr="0098259C" w:rsidDel="00DC16DA">
          <w:delText>modelIdentifier</w:delText>
        </w:r>
      </w:del>
      <w:r w:rsidRPr="0098259C">
        <w:t>”</w:t>
      </w:r>
      <w:del w:id="415" w:author="Emil Fredriksson" w:date="2014-03-20T14:21:00Z">
        <w:r w:rsidR="007671F4" w:rsidDel="00DC16DA">
          <w:delText xml:space="preserve"> </w:delText>
        </w:r>
      </w:del>
      <w:r w:rsidR="007671F4">
        <w:t xml:space="preserve">attribute defined in </w:t>
      </w:r>
      <w:r w:rsidR="007671F4" w:rsidRPr="007671F4">
        <w:rPr>
          <w:rStyle w:val="CODE"/>
        </w:rPr>
        <w:t>&lt;</w:t>
      </w:r>
      <w:r w:rsidR="00107BCB" w:rsidRPr="007671F4">
        <w:rPr>
          <w:rStyle w:val="CODE"/>
        </w:rPr>
        <w:t>fmiModelDescription</w:t>
      </w:r>
      <w:r w:rsidR="007671F4" w:rsidRPr="007671F4">
        <w:rPr>
          <w:rStyle w:val="CODE"/>
        </w:rPr>
        <w:t>&gt;&lt;</w:t>
      </w:r>
      <w:r w:rsidR="00C0573A" w:rsidRPr="007671F4">
        <w:rPr>
          <w:rStyle w:val="CODE"/>
        </w:rPr>
        <w:t>ModelExchange</w:t>
      </w:r>
      <w:r w:rsidR="007671F4" w:rsidRPr="007671F4">
        <w:rPr>
          <w:rStyle w:val="CODE"/>
        </w:rPr>
        <w:t>&gt;</w:t>
      </w:r>
      <w:r w:rsidR="00C0573A" w:rsidRPr="0098259C">
        <w:t xml:space="preserve">, </w:t>
      </w:r>
      <w:r w:rsidR="00107BCB" w:rsidRPr="0098259C">
        <w:t xml:space="preserve">or </w:t>
      </w:r>
      <w:r w:rsidR="007671F4" w:rsidRPr="007671F4">
        <w:rPr>
          <w:rStyle w:val="CODE"/>
        </w:rPr>
        <w:t>&lt;</w:t>
      </w:r>
      <w:r w:rsidR="00107BCB" w:rsidRPr="007671F4">
        <w:rPr>
          <w:rStyle w:val="CODE"/>
        </w:rPr>
        <w:t>fmiModelDescription</w:t>
      </w:r>
      <w:r w:rsidR="007671F4" w:rsidRPr="007671F4">
        <w:rPr>
          <w:rStyle w:val="CODE"/>
        </w:rPr>
        <w:t>&gt;&lt;</w:t>
      </w:r>
      <w:r w:rsidR="00C0573A" w:rsidRPr="007671F4">
        <w:rPr>
          <w:rStyle w:val="CODE"/>
        </w:rPr>
        <w:t>CoSimulation</w:t>
      </w:r>
      <w:r w:rsidR="007671F4" w:rsidRPr="007671F4">
        <w:rPr>
          <w:rStyle w:val="CODE"/>
        </w:rPr>
        <w:t>&gt;</w:t>
      </w:r>
      <w:r w:rsidR="00C0573A" w:rsidRPr="0098259C">
        <w:t xml:space="preserve"> is used, together with “_” at the end</w:t>
      </w:r>
      <w:r w:rsidR="009D56AE" w:rsidRPr="0098259C">
        <w:t xml:space="preserve"> (see sections </w:t>
      </w:r>
      <w:r w:rsidR="009D56AE" w:rsidRPr="0098259C">
        <w:fldChar w:fldCharType="begin"/>
      </w:r>
      <w:r w:rsidR="009D56AE" w:rsidRPr="0098259C">
        <w:instrText xml:space="preserve"> REF _Ref290828041 \n \h </w:instrText>
      </w:r>
      <w:r w:rsidR="009D56AE" w:rsidRPr="0098259C">
        <w:fldChar w:fldCharType="separate"/>
      </w:r>
      <w:r w:rsidR="00854655">
        <w:t>3.3.1</w:t>
      </w:r>
      <w:r w:rsidR="009D56AE" w:rsidRPr="0098259C">
        <w:fldChar w:fldCharType="end"/>
      </w:r>
      <w:r w:rsidR="009D56AE" w:rsidRPr="0098259C">
        <w:t xml:space="preserve"> and </w:t>
      </w:r>
      <w:r w:rsidR="00A27150" w:rsidRPr="0098259C">
        <w:fldChar w:fldCharType="begin"/>
      </w:r>
      <w:r w:rsidR="00A27150" w:rsidRPr="0098259C">
        <w:instrText xml:space="preserve"> REF _Ref298170400 \n \h </w:instrText>
      </w:r>
      <w:r w:rsidR="00A27150" w:rsidRPr="0098259C">
        <w:fldChar w:fldCharType="separate"/>
      </w:r>
      <w:r w:rsidR="00854655">
        <w:t>4.3.1</w:t>
      </w:r>
      <w:r w:rsidR="00A27150" w:rsidRPr="0098259C">
        <w:fldChar w:fldCharType="end"/>
      </w:r>
      <w:r w:rsidR="009D56AE" w:rsidRPr="0098259C">
        <w:t>)</w:t>
      </w:r>
      <w:r w:rsidR="00C0573A" w:rsidRPr="0098259C">
        <w:t>.</w:t>
      </w:r>
      <w:r w:rsidR="00656E44" w:rsidRPr="0098259C">
        <w:t xml:space="preserve"> 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rsidR="00A27150" w:rsidRPr="0098259C">
        <w:t xml:space="preserve">, </w:t>
      </w:r>
      <w:r w:rsidR="00D73B94" w:rsidRPr="0098259C">
        <w:t>in other words</w:t>
      </w:r>
      <w:r w:rsidR="00A27150" w:rsidRPr="0098259C">
        <w:t xml:space="preserve"> the “</w:t>
      </w:r>
      <w:ins w:id="416" w:author="Emil Fredriksson" w:date="2014-03-20T14:21:00Z">
        <w:r w:rsidR="00DC16DA" w:rsidRPr="0098259C">
          <w:rPr>
            <w:rStyle w:val="CODE"/>
          </w:rPr>
          <w:t>modelIdentifier</w:t>
        </w:r>
      </w:ins>
      <w:del w:id="417" w:author="Emil Fredriksson" w:date="2014-03-20T14:21:00Z">
        <w:r w:rsidR="00A27150" w:rsidRPr="0098259C" w:rsidDel="00DC16DA">
          <w:delText>modelIdentifier</w:delText>
        </w:r>
      </w:del>
      <w:r w:rsidR="00A27150" w:rsidRPr="0098259C">
        <w:t>” attribute is used as library name.</w:t>
      </w:r>
    </w:p>
    <w:p w14:paraId="1D80C942" w14:textId="054FE3E9" w:rsidR="00C0573A" w:rsidRPr="0098259C" w:rsidRDefault="00C0573A" w:rsidP="006E60E6">
      <w:pPr>
        <w:pStyle w:val="Textkrper"/>
        <w:numPr>
          <w:ilvl w:val="0"/>
          <w:numId w:val="42"/>
        </w:numPr>
      </w:pPr>
      <w:r w:rsidRPr="0098259C">
        <w:t xml:space="preserve">FMU is shipped with </w:t>
      </w:r>
      <w:r w:rsidR="00107BCB" w:rsidRPr="0098259C">
        <w:t>DLL/SharedObject</w:t>
      </w:r>
      <w:proofErr w:type="gramStart"/>
      <w:r w:rsidRPr="0098259C">
        <w:t>:</w:t>
      </w:r>
      <w:proofErr w:type="gramEnd"/>
      <w:r w:rsidRPr="0098259C">
        <w:br/>
        <w:t>The constructed function name is “</w:t>
      </w:r>
      <w:del w:id="418" w:author="Otter, Martin" w:date="2014-04-09T11:00:00Z">
        <w:r w:rsidRPr="0098259C" w:rsidDel="00140C25">
          <w:rPr>
            <w:rStyle w:val="CODE"/>
          </w:rPr>
          <w:delText>fmi</w:delText>
        </w:r>
      </w:del>
      <w:ins w:id="419" w:author="Otter, Martin" w:date="2014-04-09T11:00:00Z">
        <w:r w:rsidR="00140C25">
          <w:rPr>
            <w:rStyle w:val="CODE"/>
          </w:rPr>
          <w:t>fmi2</w:t>
        </w:r>
      </w:ins>
      <w:r w:rsidRPr="0098259C">
        <w:rPr>
          <w:rStyle w:val="CODE"/>
        </w:rPr>
        <w:t>GetReal</w:t>
      </w:r>
      <w:r w:rsidRPr="0098259C">
        <w:t xml:space="preserve">”, </w:t>
      </w:r>
      <w:r w:rsidR="00D73B94" w:rsidRPr="0098259C">
        <w:t>in other words</w:t>
      </w:r>
      <w:r w:rsidRPr="0098259C">
        <w:t xml:space="preserve"> it is not changed. A simulation environment will then dynamically load this library and will explicitly import the function symbols by providing the FMI function names as strings. The name of the library is MyModel.dll on Windows or </w:t>
      </w:r>
      <w:r w:rsidRPr="0098259C">
        <w:lastRenderedPageBreak/>
        <w:t xml:space="preserve">MyModel.so on Linux, </w:t>
      </w:r>
      <w:r w:rsidR="00D73B94" w:rsidRPr="0098259C">
        <w:t>in other words</w:t>
      </w:r>
      <w:r w:rsidRPr="0098259C">
        <w:t xml:space="preserve"> the “</w:t>
      </w:r>
      <w:ins w:id="420" w:author="Emil Fredriksson" w:date="2014-03-20T14:21:00Z">
        <w:r w:rsidR="00DC16DA" w:rsidRPr="0098259C">
          <w:rPr>
            <w:rStyle w:val="CODE"/>
          </w:rPr>
          <w:t>modelIdentifier</w:t>
        </w:r>
      </w:ins>
      <w:del w:id="421" w:author="Emil Fredriksson" w:date="2014-03-20T14:21:00Z">
        <w:r w:rsidRPr="0098259C" w:rsidDel="00DC16DA">
          <w:delText>modelIdentifier</w:delText>
        </w:r>
      </w:del>
      <w:r w:rsidRPr="0098259C">
        <w:t>” attribute is used as library name.</w:t>
      </w:r>
    </w:p>
    <w:p w14:paraId="70B5A5F7" w14:textId="77777777" w:rsidR="002358C2" w:rsidRDefault="002358C2" w:rsidP="00656E44">
      <w:pPr>
        <w:pStyle w:val="Textkrper"/>
      </w:pPr>
      <w:r>
        <w:t>[</w:t>
      </w:r>
      <w:r w:rsidRPr="003B0888">
        <w:rPr>
          <w:i/>
        </w:rPr>
        <w:t>An FMU can be optionally shipped so that it basically contains only the communication to another tool (needsExec</w:t>
      </w:r>
      <w:r>
        <w:rPr>
          <w:i/>
        </w:rPr>
        <w:t xml:space="preserve">utionTool = true,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85465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77777777"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9115F0" w:rsidRPr="0098259C">
        <w:rPr>
          <w:i/>
        </w:rPr>
        <w:t xml:space="preserve"> if modelName = “A.B.C“, then modelIdentifier might be “A</w:t>
      </w:r>
      <w:r w:rsidRPr="0098259C">
        <w:rPr>
          <w:rFonts w:cs="Arial"/>
          <w:i/>
        </w:rPr>
        <w:t>_B_</w:t>
      </w:r>
      <w:r w:rsidR="009115F0" w:rsidRPr="0098259C">
        <w:rPr>
          <w:rFonts w:cs="Arial"/>
          <w:i/>
        </w:rPr>
        <w:t>C“</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9115F0" w:rsidRPr="0098259C">
        <w:t xml:space="preserve"> the Windows API only supports full path-names of a file up to 260 characters (see: </w:t>
      </w:r>
      <w:hyperlink r:id="rId19" w:history="1">
        <w:r w:rsidR="009115F0" w:rsidRPr="0098259C">
          <w:rPr>
            <w:rStyle w:val="Hyperlink"/>
          </w:rPr>
          <w:t>http://msdn.microsoft.com/en-us/library/aa365247%28VS.85%29.aspx</w:t>
        </w:r>
      </w:hyperlink>
      <w:r w:rsidR="009115F0" w:rsidRPr="0098259C">
        <w:t>).</w:t>
      </w:r>
    </w:p>
    <w:p w14:paraId="1C689025" w14:textId="64E71D49" w:rsidR="003D0107" w:rsidRPr="0098259C" w:rsidRDefault="003D0107" w:rsidP="00FF0916">
      <w:pPr>
        <w:pStyle w:val="berschrift3"/>
      </w:pPr>
      <w:bookmarkStart w:id="422" w:name="_Ref289633171"/>
      <w:bookmarkStart w:id="423" w:name="_Toc393466387"/>
      <w:r w:rsidRPr="0098259C">
        <w:t>Platform Dependent Definitions (</w:t>
      </w:r>
      <w:del w:id="424" w:author="Otter, Martin" w:date="2014-04-09T11:00:00Z">
        <w:r w:rsidR="00950F8C" w:rsidDel="00140C25">
          <w:delText>fmi</w:delText>
        </w:r>
      </w:del>
      <w:proofErr w:type="gramStart"/>
      <w:ins w:id="425" w:author="Otter, Martin" w:date="2014-04-09T11:00:00Z">
        <w:r w:rsidR="00140C25">
          <w:t>fmi2</w:t>
        </w:r>
      </w:ins>
      <w:r w:rsidR="00950F8C">
        <w:t xml:space="preserve">TypesPlatform.h </w:t>
      </w:r>
      <w:r w:rsidRPr="0098259C">
        <w:t>)</w:t>
      </w:r>
      <w:bookmarkEnd w:id="422"/>
      <w:bookmarkEnd w:id="423"/>
      <w:proofErr w:type="gramEnd"/>
    </w:p>
    <w:p w14:paraId="726E937C" w14:textId="115B69D7" w:rsidR="00FF0916" w:rsidRPr="0098259C" w:rsidRDefault="00C275B5" w:rsidP="00FF0916">
      <w:pPr>
        <w:pStyle w:val="Textkrper"/>
        <w:spacing w:after="120"/>
      </w:pPr>
      <w:r w:rsidRPr="0098259C">
        <w:t>T</w:t>
      </w:r>
      <w:r w:rsidR="00FF0916" w:rsidRPr="0098259C">
        <w:t>o simplify porting, no C types are used in the function interfaces, but the alias types defined in this section. All definitions in this section are provided in the header file “</w:t>
      </w:r>
      <w:del w:id="426" w:author="Otter, Martin" w:date="2014-04-09T11:00:00Z">
        <w:r w:rsidR="00950F8C" w:rsidDel="00140C25">
          <w:rPr>
            <w:rStyle w:val="CODE"/>
            <w:rFonts w:eastAsia="StarSymbol"/>
          </w:rPr>
          <w:delText>fmi</w:delText>
        </w:r>
      </w:del>
      <w:ins w:id="427" w:author="Otter, Martin" w:date="2014-04-09T11:00:00Z">
        <w:r w:rsidR="00140C25">
          <w:rPr>
            <w:rStyle w:val="CODE"/>
            <w:rFonts w:eastAsia="StarSymbol"/>
          </w:rPr>
          <w:t>fmi2</w:t>
        </w:r>
      </w:ins>
      <w:r w:rsidR="00950F8C">
        <w:rPr>
          <w:rStyle w:val="CODE"/>
          <w:rFonts w:eastAsia="StarSymbol"/>
        </w:rPr>
        <w:t>TypesPlatform.h</w:t>
      </w:r>
      <w:del w:id="428" w:author="Emil Fredriksson" w:date="2014-03-20T16:54:00Z">
        <w:r w:rsidR="00950F8C" w:rsidDel="004034F8">
          <w:rPr>
            <w:rStyle w:val="CODE"/>
            <w:rFonts w:eastAsia="StarSymbol"/>
          </w:rPr>
          <w:delText xml:space="preserve"> </w:delText>
        </w:r>
      </w:del>
      <w:r w:rsidR="00FF0916" w:rsidRPr="0098259C">
        <w:t xml:space="preserve">”. </w:t>
      </w:r>
    </w:p>
    <w:tbl>
      <w:tblPr>
        <w:tblW w:w="0" w:type="auto"/>
        <w:tblInd w:w="348" w:type="dxa"/>
        <w:tblLook w:val="01E0" w:firstRow="1" w:lastRow="1" w:firstColumn="1" w:lastColumn="1" w:noHBand="0" w:noVBand="0"/>
      </w:tblPr>
      <w:tblGrid>
        <w:gridCol w:w="600"/>
        <w:gridCol w:w="8858"/>
      </w:tblGrid>
      <w:tr w:rsidR="00FF0916" w:rsidRPr="0098259C" w14:paraId="4D427DCA" w14:textId="77777777" w:rsidTr="00885BF4">
        <w:tc>
          <w:tcPr>
            <w:tcW w:w="9458" w:type="dxa"/>
            <w:gridSpan w:val="2"/>
            <w:shd w:val="clear" w:color="auto" w:fill="auto"/>
          </w:tcPr>
          <w:p w14:paraId="171CF728" w14:textId="7AF81B4B"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del w:id="429" w:author="Otter, Martin" w:date="2014-04-09T11:00:00Z">
              <w:r w:rsidRPr="0098259C" w:rsidDel="00140C25">
                <w:rPr>
                  <w:rStyle w:val="CODE"/>
                  <w:rFonts w:cs="Courier New"/>
                </w:rPr>
                <w:delText>fmi</w:delText>
              </w:r>
            </w:del>
            <w:ins w:id="430" w:author="Otter, Martin" w:date="2014-04-09T11:00:00Z">
              <w:r w:rsidR="00140C25">
                <w:rPr>
                  <w:rStyle w:val="CODE"/>
                  <w:rFonts w:cs="Courier New"/>
                </w:rPr>
                <w:t>fmi2</w:t>
              </w:r>
            </w:ins>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6857B94D" w:rsidR="00FD07B1" w:rsidRPr="0098259C" w:rsidRDefault="00FF0916" w:rsidP="00FD07B1">
            <w:pPr>
              <w:pStyle w:val="Textkrper-Tabelle"/>
              <w:rPr>
                <w:rStyle w:val="CODE"/>
              </w:rPr>
            </w:pPr>
            <w:r w:rsidRPr="0098259C">
              <w:t xml:space="preserve">A definition that can be inquired with </w:t>
            </w:r>
            <w:del w:id="431" w:author="Otter, Martin" w:date="2014-04-09T11:00:00Z">
              <w:r w:rsidRPr="0098259C" w:rsidDel="00140C25">
                <w:rPr>
                  <w:rStyle w:val="CODE"/>
                </w:rPr>
                <w:delText>fmi</w:delText>
              </w:r>
            </w:del>
            <w:ins w:id="432" w:author="Otter, Martin" w:date="2014-04-09T11:00:00Z">
              <w:r w:rsidR="00140C25">
                <w:rPr>
                  <w:rStyle w:val="CODE"/>
                </w:rPr>
                <w:t>fmi2</w:t>
              </w:r>
            </w:ins>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del w:id="433" w:author="Otter, Martin" w:date="2014-04-09T11:00:00Z">
              <w:r w:rsidRPr="0098259C" w:rsidDel="00140C25">
                <w:rPr>
                  <w:rStyle w:val="CODE"/>
                </w:rPr>
                <w:delText>fmi</w:delText>
              </w:r>
            </w:del>
            <w:ins w:id="434" w:author="Otter, Martin" w:date="2014-04-09T11:00:00Z">
              <w:r w:rsidR="00140C25">
                <w:rPr>
                  <w:rStyle w:val="CODE"/>
                </w:rPr>
                <w:t>fmi2</w:t>
              </w:r>
            </w:ins>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86CA361" w:rsidR="00FD07B1" w:rsidRPr="0098259C" w:rsidRDefault="00FD07B1" w:rsidP="00FD07B1">
            <w:pPr>
              <w:pStyle w:val="Textkrper-Tabelle"/>
              <w:rPr>
                <w:rStyle w:val="CODE"/>
              </w:rPr>
            </w:pPr>
            <w:r w:rsidRPr="0098259C">
              <w:rPr>
                <w:rStyle w:val="CODE"/>
              </w:rPr>
              <w:t xml:space="preserve">   </w:t>
            </w:r>
            <w:del w:id="435" w:author="Otter, Martin" w:date="2014-04-09T11:00:00Z">
              <w:r w:rsidRPr="0098259C" w:rsidDel="00140C25">
                <w:rPr>
                  <w:rStyle w:val="CODE"/>
                </w:rPr>
                <w:delText>fmi</w:delText>
              </w:r>
            </w:del>
            <w:ins w:id="436" w:author="Otter, Martin" w:date="2014-04-09T11:00:00Z">
              <w:r w:rsidR="00140C25">
                <w:rPr>
                  <w:rStyle w:val="CODE"/>
                </w:rPr>
                <w:t>fmi2</w:t>
              </w:r>
            </w:ins>
            <w:r w:rsidRPr="0098259C">
              <w:rPr>
                <w:rStyle w:val="CODE"/>
              </w:rPr>
              <w:t xml:space="preserve">ComponentEnvironment: </w:t>
            </w:r>
            <w:r w:rsidR="00DE1C0E">
              <w:rPr>
                <w:rStyle w:val="CODE"/>
              </w:rPr>
              <w:t>an opaque object pointer</w:t>
            </w:r>
          </w:p>
          <w:p w14:paraId="0B678DFD" w14:textId="4AC48300" w:rsidR="00FD07B1" w:rsidRPr="0098259C" w:rsidRDefault="00FD07B1" w:rsidP="00FD07B1">
            <w:pPr>
              <w:pStyle w:val="Textkrper-Tabelle"/>
              <w:rPr>
                <w:rStyle w:val="CODE"/>
              </w:rPr>
            </w:pPr>
            <w:r w:rsidRPr="0098259C">
              <w:rPr>
                <w:rStyle w:val="CODE"/>
              </w:rPr>
              <w:t xml:space="preserve">   </w:t>
            </w:r>
            <w:del w:id="437" w:author="Otter, Martin" w:date="2014-04-09T11:00:00Z">
              <w:r w:rsidRPr="0098259C" w:rsidDel="00140C25">
                <w:rPr>
                  <w:rStyle w:val="CODE"/>
                </w:rPr>
                <w:delText>fmi</w:delText>
              </w:r>
            </w:del>
            <w:ins w:id="438" w:author="Otter, Martin" w:date="2014-04-09T11:00:00Z">
              <w:r w:rsidR="00140C25">
                <w:rPr>
                  <w:rStyle w:val="CODE"/>
                </w:rPr>
                <w:t>fmi2</w:t>
              </w:r>
            </w:ins>
            <w:r w:rsidRPr="0098259C">
              <w:rPr>
                <w:rStyle w:val="CODE"/>
              </w:rPr>
              <w:t xml:space="preserve">FMUstate            : </w:t>
            </w:r>
            <w:r w:rsidR="00DE1C0E">
              <w:rPr>
                <w:rStyle w:val="CODE"/>
              </w:rPr>
              <w:t>an opaque object pointer</w:t>
            </w:r>
          </w:p>
          <w:p w14:paraId="1EBEE2E7" w14:textId="6FE26AC4" w:rsidR="00FF0916" w:rsidRPr="0098259C" w:rsidRDefault="00FF0916" w:rsidP="00885BF4">
            <w:pPr>
              <w:pStyle w:val="Textkrper-Tabelle"/>
              <w:rPr>
                <w:rStyle w:val="CODE"/>
              </w:rPr>
            </w:pPr>
            <w:r w:rsidRPr="0098259C">
              <w:rPr>
                <w:rStyle w:val="CODE"/>
              </w:rPr>
              <w:t xml:space="preserve">   </w:t>
            </w:r>
            <w:del w:id="439" w:author="Otter, Martin" w:date="2014-04-09T11:00:00Z">
              <w:r w:rsidRPr="0098259C" w:rsidDel="00140C25">
                <w:rPr>
                  <w:rStyle w:val="CODE"/>
                </w:rPr>
                <w:delText>fmi</w:delText>
              </w:r>
            </w:del>
            <w:ins w:id="440" w:author="Otter, Martin" w:date="2014-04-09T11:00:00Z">
              <w:r w:rsidR="00140C25">
                <w:rPr>
                  <w:rStyle w:val="CODE"/>
                </w:rPr>
                <w:t>fmi2</w:t>
              </w:r>
            </w:ins>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5C26E440" w:rsidR="00FF0916" w:rsidRPr="0098259C" w:rsidRDefault="00FF0916" w:rsidP="00885BF4">
            <w:pPr>
              <w:pStyle w:val="Textkrper-Tabelle"/>
              <w:rPr>
                <w:rStyle w:val="CODE"/>
              </w:rPr>
            </w:pPr>
            <w:r w:rsidRPr="0098259C">
              <w:rPr>
                <w:rStyle w:val="CODE"/>
              </w:rPr>
              <w:t xml:space="preserve">   </w:t>
            </w:r>
            <w:del w:id="441" w:author="Otter, Martin" w:date="2014-04-09T11:00:00Z">
              <w:r w:rsidRPr="0098259C" w:rsidDel="00140C25">
                <w:rPr>
                  <w:rStyle w:val="CODE"/>
                </w:rPr>
                <w:delText>fmi</w:delText>
              </w:r>
            </w:del>
            <w:ins w:id="442" w:author="Otter, Martin" w:date="2014-04-09T11:00:00Z">
              <w:r w:rsidR="00140C25">
                <w:rPr>
                  <w:rStyle w:val="CODE"/>
                </w:rPr>
                <w:t>fmi2</w:t>
              </w:r>
            </w:ins>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5B0F5F9D" w:rsidR="00FF0916" w:rsidRPr="0098259C" w:rsidRDefault="00FF0916" w:rsidP="00885BF4">
            <w:pPr>
              <w:pStyle w:val="Textkrper-Tabelle"/>
              <w:rPr>
                <w:rStyle w:val="CODE"/>
              </w:rPr>
            </w:pPr>
            <w:r w:rsidRPr="0098259C">
              <w:rPr>
                <w:rStyle w:val="CODE"/>
              </w:rPr>
              <w:t xml:space="preserve">   </w:t>
            </w:r>
            <w:del w:id="443" w:author="Otter, Martin" w:date="2014-04-09T11:00:00Z">
              <w:r w:rsidRPr="0098259C" w:rsidDel="00140C25">
                <w:rPr>
                  <w:rStyle w:val="CODE"/>
                </w:rPr>
                <w:delText>fmi</w:delText>
              </w:r>
            </w:del>
            <w:ins w:id="444" w:author="Otter, Martin" w:date="2014-04-09T11:00:00Z">
              <w:r w:rsidR="00140C25">
                <w:rPr>
                  <w:rStyle w:val="CODE"/>
                </w:rPr>
                <w:t>fmi2</w:t>
              </w:r>
            </w:ins>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175B343B" w:rsidR="00DE1C0E" w:rsidRDefault="00FF0916" w:rsidP="00885BF4">
            <w:pPr>
              <w:pStyle w:val="Textkrper-Tabelle"/>
              <w:rPr>
                <w:rStyle w:val="CODE"/>
              </w:rPr>
            </w:pPr>
            <w:r w:rsidRPr="0098259C">
              <w:rPr>
                <w:rStyle w:val="CODE"/>
              </w:rPr>
              <w:t xml:space="preserve">   </w:t>
            </w:r>
            <w:del w:id="445" w:author="Otter, Martin" w:date="2014-04-09T11:00:00Z">
              <w:r w:rsidRPr="0098259C" w:rsidDel="00140C25">
                <w:rPr>
                  <w:rStyle w:val="CODE"/>
                </w:rPr>
                <w:delText>fmi</w:delText>
              </w:r>
            </w:del>
            <w:ins w:id="446" w:author="Otter, Martin" w:date="2014-04-09T11:00:00Z">
              <w:r w:rsidR="00140C25">
                <w:rPr>
                  <w:rStyle w:val="CODE"/>
                </w:rPr>
                <w:t>fmi2</w:t>
              </w:r>
            </w:ins>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del w:id="447" w:author="Otter, Martin" w:date="2014-04-09T11:00:00Z">
              <w:r w:rsidR="00DE1C0E" w:rsidDel="00140C25">
                <w:rPr>
                  <w:rStyle w:val="CODE"/>
                </w:rPr>
                <w:delText>fmi</w:delText>
              </w:r>
            </w:del>
            <w:ins w:id="448" w:author="Otter, Martin" w:date="2014-04-09T11:00:00Z">
              <w:r w:rsidR="00140C25">
                <w:rPr>
                  <w:rStyle w:val="CODE"/>
                </w:rPr>
                <w:t>fmi2</w:t>
              </w:r>
            </w:ins>
            <w:r w:rsidR="00DE1C0E">
              <w:rPr>
                <w:rStyle w:val="CODE"/>
              </w:rPr>
              <w:t>True and</w:t>
            </w:r>
          </w:p>
          <w:p w14:paraId="1B2FA926" w14:textId="211754EC" w:rsidR="00FF0916" w:rsidRDefault="00DE1C0E" w:rsidP="00885BF4">
            <w:pPr>
              <w:pStyle w:val="Textkrper-Tabelle"/>
              <w:rPr>
                <w:ins w:id="449" w:author="Otter, Martin" w:date="2014-03-31T17:26:00Z"/>
                <w:rStyle w:val="CODE"/>
              </w:rPr>
            </w:pPr>
            <w:r>
              <w:rPr>
                <w:rStyle w:val="CODE"/>
              </w:rPr>
              <w:t xml:space="preserve">                           </w:t>
            </w:r>
            <w:ins w:id="450" w:author="Otter, Martin" w:date="2014-06-12T11:09:00Z">
              <w:r w:rsidR="00A82F16">
                <w:rPr>
                  <w:rStyle w:val="CODE"/>
                </w:rPr>
                <w:t xml:space="preserve"> </w:t>
              </w:r>
            </w:ins>
            <w:r>
              <w:rPr>
                <w:rStyle w:val="CODE"/>
              </w:rPr>
              <w:t xml:space="preserve"> </w:t>
            </w:r>
            <w:del w:id="451" w:author="Otter, Martin" w:date="2014-04-09T11:00:00Z">
              <w:r w:rsidDel="00140C25">
                <w:rPr>
                  <w:rStyle w:val="CODE"/>
                </w:rPr>
                <w:delText>fmi</w:delText>
              </w:r>
            </w:del>
            <w:ins w:id="452" w:author="Otter, Martin" w:date="2014-04-09T11:00:00Z">
              <w:r w:rsidR="00140C25">
                <w:rPr>
                  <w:rStyle w:val="CODE"/>
                </w:rPr>
                <w:t>fmi2</w:t>
              </w:r>
            </w:ins>
            <w:r>
              <w:rPr>
                <w:rStyle w:val="CODE"/>
              </w:rPr>
              <w:t>False</w:t>
            </w:r>
          </w:p>
          <w:p w14:paraId="52A33F94" w14:textId="398CBE12" w:rsidR="00E75414" w:rsidRPr="0098259C" w:rsidRDefault="00E75414" w:rsidP="00885BF4">
            <w:pPr>
              <w:pStyle w:val="Textkrper-Tabelle"/>
              <w:rPr>
                <w:rStyle w:val="CODE"/>
              </w:rPr>
            </w:pPr>
            <w:ins w:id="453" w:author="Otter, Martin" w:date="2014-03-31T17:26:00Z">
              <w:r>
                <w:rPr>
                  <w:rStyle w:val="CODE"/>
                </w:rPr>
                <w:t xml:space="preserve">   </w:t>
              </w:r>
            </w:ins>
            <w:ins w:id="454" w:author="Otter, Martin" w:date="2014-04-09T11:00:00Z">
              <w:r w:rsidR="00140C25">
                <w:rPr>
                  <w:rStyle w:val="CODE"/>
                </w:rPr>
                <w:t>fmi2</w:t>
              </w:r>
            </w:ins>
            <w:ins w:id="455" w:author="Otter, Martin" w:date="2014-03-31T17:26:00Z">
              <w:r>
                <w:rPr>
                  <w:rStyle w:val="CODE"/>
                </w:rPr>
                <w:t xml:space="preserve">Char                : character </w:t>
              </w:r>
            </w:ins>
            <w:ins w:id="456" w:author="Otter, Martin" w:date="2014-03-31T17:34:00Z">
              <w:r w:rsidR="000101A2">
                <w:rPr>
                  <w:rStyle w:val="CODE"/>
                </w:rPr>
                <w:t xml:space="preserve">data </w:t>
              </w:r>
            </w:ins>
            <w:ins w:id="457" w:author="Otter, Martin" w:date="2014-03-31T17:26:00Z">
              <w:r>
                <w:rPr>
                  <w:rStyle w:val="CODE"/>
                </w:rPr>
                <w:t>type (size of one character)</w:t>
              </w:r>
            </w:ins>
          </w:p>
          <w:p w14:paraId="0E78C809" w14:textId="17219AFB" w:rsidR="00D6299C" w:rsidRPr="0098259C" w:rsidRDefault="00FF0916" w:rsidP="00FD07B1">
            <w:pPr>
              <w:pStyle w:val="Textkrper-Tabelle"/>
              <w:rPr>
                <w:rStyle w:val="CODE"/>
              </w:rPr>
            </w:pPr>
            <w:r w:rsidRPr="0098259C">
              <w:rPr>
                <w:rStyle w:val="CODE"/>
              </w:rPr>
              <w:t xml:space="preserve">   </w:t>
            </w:r>
            <w:del w:id="458" w:author="Otter, Martin" w:date="2014-04-09T11:00:00Z">
              <w:r w:rsidRPr="0098259C" w:rsidDel="00140C25">
                <w:rPr>
                  <w:rStyle w:val="CODE"/>
                </w:rPr>
                <w:delText>fmi</w:delText>
              </w:r>
            </w:del>
            <w:ins w:id="459" w:author="Otter, Martin" w:date="2014-04-09T11:00:00Z">
              <w:r w:rsidR="00140C25">
                <w:rPr>
                  <w:rStyle w:val="CODE"/>
                </w:rPr>
                <w:t>fmi2</w:t>
              </w:r>
            </w:ins>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ins w:id="460" w:author="Otter, Martin" w:date="2014-03-31T17:27:00Z">
              <w:r w:rsidR="00E75414">
                <w:rPr>
                  <w:rStyle w:val="CODE"/>
                </w:rPr>
                <w:t xml:space="preserve">vector of </w:t>
              </w:r>
            </w:ins>
            <w:ins w:id="461" w:author="Otter, Martin" w:date="2014-04-09T11:00:00Z">
              <w:r w:rsidR="00140C25">
                <w:rPr>
                  <w:rStyle w:val="CODE"/>
                </w:rPr>
                <w:t>fmi2</w:t>
              </w:r>
            </w:ins>
            <w:ins w:id="462" w:author="Otter, Martin" w:date="2014-03-31T17:29:00Z">
              <w:r w:rsidR="000101A2">
                <w:rPr>
                  <w:rStyle w:val="CODE"/>
                </w:rPr>
                <w:t xml:space="preserve">Char </w:t>
              </w:r>
            </w:ins>
            <w:r w:rsidR="00DE1C0E">
              <w:rPr>
                <w:rStyle w:val="CODE"/>
              </w:rPr>
              <w:t>character</w:t>
            </w:r>
            <w:ins w:id="463" w:author="Otter, Martin" w:date="2014-03-31T17:27:00Z">
              <w:r w:rsidR="00E75414">
                <w:rPr>
                  <w:rStyle w:val="CODE"/>
                </w:rPr>
                <w:t>s</w:t>
              </w:r>
            </w:ins>
            <w:del w:id="464" w:author="Otter, Martin" w:date="2014-03-31T17:27:00Z">
              <w:r w:rsidR="00DE1C0E" w:rsidDel="00E75414">
                <w:rPr>
                  <w:rStyle w:val="CODE"/>
                </w:rPr>
                <w:delText xml:space="preserve"> string</w:delText>
              </w:r>
            </w:del>
            <w:ins w:id="465" w:author="Otter, Martin" w:date="2014-03-31T17:27:00Z">
              <w:r w:rsidR="00E75414">
                <w:rPr>
                  <w:rStyle w:val="CODE"/>
                </w:rPr>
                <w:br/>
                <w:t xml:space="preserve">                          </w:t>
              </w:r>
            </w:ins>
            <w:ins w:id="466" w:author="Otter, Martin" w:date="2014-06-12T11:09:00Z">
              <w:r w:rsidR="00A82F16">
                <w:rPr>
                  <w:rStyle w:val="CODE"/>
                </w:rPr>
                <w:t xml:space="preserve"> </w:t>
              </w:r>
            </w:ins>
            <w:ins w:id="467" w:author="Otter, Martin" w:date="2014-03-31T17:27:00Z">
              <w:r w:rsidR="00E75414">
                <w:rPr>
                  <w:rStyle w:val="CODE"/>
                </w:rPr>
                <w:t xml:space="preserve">  (</w:t>
              </w:r>
            </w:ins>
            <w:ins w:id="468" w:author="Otter, Martin" w:date="2014-03-31T17:30:00Z">
              <w:r w:rsidR="000101A2" w:rsidRPr="000101A2">
                <w:rPr>
                  <w:rStyle w:val="CODE"/>
                </w:rPr>
                <w:t>'\0' terminated, UTF8 encoded)</w:t>
              </w:r>
            </w:ins>
          </w:p>
          <w:p w14:paraId="4A9EC1B5" w14:textId="7F436054" w:rsidR="00FD07B1" w:rsidRPr="0098259C" w:rsidRDefault="00FD07B1" w:rsidP="00FD07B1">
            <w:pPr>
              <w:pStyle w:val="Textkrper-Tabelle"/>
              <w:rPr>
                <w:rFonts w:ascii="Courier New" w:hAnsi="Courier New"/>
                <w:sz w:val="19"/>
              </w:rPr>
            </w:pPr>
            <w:r w:rsidRPr="0098259C">
              <w:rPr>
                <w:rStyle w:val="CODE"/>
              </w:rPr>
              <w:t xml:space="preserve">   </w:t>
            </w:r>
            <w:del w:id="469" w:author="Otter, Martin" w:date="2014-04-09T11:00:00Z">
              <w:r w:rsidRPr="0098259C" w:rsidDel="00140C25">
                <w:rPr>
                  <w:rStyle w:val="CODE"/>
                </w:rPr>
                <w:delText>fmi</w:delText>
              </w:r>
            </w:del>
            <w:ins w:id="470" w:author="Otter, Martin" w:date="2014-04-09T11:00:00Z">
              <w:r w:rsidR="00140C25">
                <w:rPr>
                  <w:rStyle w:val="CODE"/>
                </w:rPr>
                <w:t>fmi2</w:t>
              </w:r>
            </w:ins>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ins w:id="471" w:author="Otter, Martin" w:date="2014-06-12T11:09:00Z">
              <w:r w:rsidR="00A82F16">
                <w:rPr>
                  <w:rStyle w:val="CODE"/>
                </w:rPr>
                <w:t xml:space="preserve"> </w:t>
              </w:r>
            </w:ins>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B34375E"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del w:id="472" w:author="Otter, Martin" w:date="2014-04-09T11:00:00Z">
              <w:r w:rsidRPr="0098259C" w:rsidDel="00140C25">
                <w:rPr>
                  <w:rStyle w:val="CODE"/>
                  <w:rFonts w:cs="Courier New"/>
                </w:rPr>
                <w:delText>fmi</w:delText>
              </w:r>
            </w:del>
            <w:ins w:id="473" w:author="Otter, Martin" w:date="2014-04-09T11:00:00Z">
              <w:r w:rsidR="00140C25">
                <w:rPr>
                  <w:rStyle w:val="CODE"/>
                  <w:rFonts w:cs="Courier New"/>
                </w:rPr>
                <w:t>fmi2</w:t>
              </w:r>
            </w:ins>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7777777"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Pr="0098259C">
              <w:t xml:space="preserve">, </w:t>
            </w:r>
            <w:r w:rsidR="00D73B94" w:rsidRPr="0098259C">
              <w:t>in other words</w:t>
            </w:r>
            <w:r w:rsidRPr="0098259C">
              <w:t xml:space="preserve"> the calling environment does not know its content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0D3CECCA"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del w:id="474" w:author="Otter, Martin" w:date="2014-04-09T11:00:00Z">
              <w:r w:rsidRPr="0098259C" w:rsidDel="00140C25">
                <w:rPr>
                  <w:rStyle w:val="CODE"/>
                  <w:rFonts w:cs="Courier New"/>
                </w:rPr>
                <w:delText>fmi</w:delText>
              </w:r>
            </w:del>
            <w:ins w:id="475" w:author="Otter, Martin" w:date="2014-04-09T11:00:00Z">
              <w:r w:rsidR="00140C25">
                <w:rPr>
                  <w:rStyle w:val="CODE"/>
                  <w:rFonts w:cs="Courier New"/>
                </w:rPr>
                <w:t>fmi2</w:t>
              </w:r>
            </w:ins>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070C7D58" w:rsidR="004F680F" w:rsidRPr="0098259C" w:rsidRDefault="004F680F">
            <w:pPr>
              <w:pStyle w:val="Textkrper-Tabelle"/>
            </w:pPr>
            <w:r w:rsidRPr="0098259C">
              <w:t xml:space="preserve">This is a pointer to a data structure in the simulation environment </w:t>
            </w:r>
            <w:r w:rsidR="00371D1C" w:rsidRPr="0098259C">
              <w:t xml:space="preserve">that calls </w:t>
            </w:r>
            <w:r w:rsidRPr="0098259C">
              <w:t>the FMU. Via this poin</w:t>
            </w:r>
            <w:r w:rsidR="00371D1C" w:rsidRPr="0098259C">
              <w:t>ter, data from the modelDescription.</w:t>
            </w:r>
            <w:ins w:id="476" w:author="Otter, Martin" w:date="2014-04-15T14:42:00Z">
              <w:r w:rsidR="008E76A9">
                <w:t>xml</w:t>
              </w:r>
            </w:ins>
            <w:del w:id="477" w:author="Otter, Martin" w:date="2014-04-15T14:42:00Z">
              <w:r w:rsidR="00374F39" w:rsidRPr="0098259C" w:rsidDel="008E76A9">
                <w:delText>XML</w:delText>
              </w:r>
            </w:del>
            <w:r w:rsidR="00CA675C" w:rsidRPr="0098259C">
              <w:t xml:space="preserve"> file </w:t>
            </w:r>
            <w:r w:rsidR="009A77E2" w:rsidRPr="0098259C">
              <w:t>[</w:t>
            </w:r>
            <w:r w:rsidR="00CA675C" w:rsidRPr="0098259C">
              <w:rPr>
                <w:i/>
              </w:rPr>
              <w:t>(</w:t>
            </w:r>
            <w:r w:rsidR="000061EF" w:rsidRPr="0098259C">
              <w:rPr>
                <w:i/>
              </w:rPr>
              <w:t xml:space="preserve">for example </w:t>
            </w:r>
            <w:r w:rsidR="00CA675C" w:rsidRPr="0098259C">
              <w:rPr>
                <w:i/>
              </w:rPr>
              <w:t>mapping of valueReferences</w:t>
            </w:r>
            <w:r w:rsidR="00371D1C" w:rsidRPr="0098259C">
              <w:rPr>
                <w:i/>
              </w:rPr>
              <w:t xml:space="preserve"> </w:t>
            </w:r>
            <w:r w:rsidR="00371D1C" w:rsidRPr="0098259C">
              <w:rPr>
                <w:i/>
              </w:rPr>
              <w:lastRenderedPageBreak/>
              <w:t xml:space="preserve">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85465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7554BA7A"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del w:id="478" w:author="Otter, Martin" w:date="2014-04-09T11:00:00Z">
              <w:r w:rsidRPr="0098259C" w:rsidDel="00140C25">
                <w:rPr>
                  <w:rStyle w:val="CODE"/>
                  <w:rFonts w:cs="Courier New"/>
                </w:rPr>
                <w:delText>fmi</w:delText>
              </w:r>
            </w:del>
            <w:ins w:id="479" w:author="Otter, Martin" w:date="2014-04-09T11:00:00Z">
              <w:r w:rsidR="00140C25">
                <w:rPr>
                  <w:rStyle w:val="CODE"/>
                  <w:rFonts w:cs="Courier New"/>
                </w:rPr>
                <w:t>fmi2</w:t>
              </w:r>
            </w:ins>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777777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854655">
              <w:t>2.1.8</w:t>
            </w:r>
            <w:r w:rsidR="007D19B9">
              <w:fldChar w:fldCharType="end"/>
            </w:r>
            <w:r w:rsidRPr="0098259C">
              <w:t>)</w:t>
            </w:r>
          </w:p>
        </w:tc>
      </w:tr>
      <w:tr w:rsidR="00FF0916" w:rsidRPr="0098259C" w14:paraId="2927E98F" w14:textId="77777777" w:rsidTr="00885BF4">
        <w:tc>
          <w:tcPr>
            <w:tcW w:w="9458" w:type="dxa"/>
            <w:gridSpan w:val="2"/>
            <w:shd w:val="clear" w:color="auto" w:fill="auto"/>
          </w:tcPr>
          <w:p w14:paraId="13E09103" w14:textId="4E82C3E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del w:id="480" w:author="Otter, Martin" w:date="2014-04-09T11:00:00Z">
              <w:r w:rsidRPr="0098259C" w:rsidDel="00140C25">
                <w:rPr>
                  <w:rStyle w:val="CODE"/>
                  <w:rFonts w:cs="Courier New"/>
                </w:rPr>
                <w:delText>fmi</w:delText>
              </w:r>
            </w:del>
            <w:ins w:id="481" w:author="Otter, Martin" w:date="2014-04-09T11:00:00Z">
              <w:r w:rsidR="00140C25">
                <w:rPr>
                  <w:rStyle w:val="CODE"/>
                  <w:rFonts w:cs="Courier New"/>
                </w:rPr>
                <w:t>fmi2</w:t>
              </w:r>
            </w:ins>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9A1FF7D"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del w:id="482" w:author="Otter, Martin" w:date="2014-04-09T11:00:00Z">
              <w:r w:rsidR="00153BE7" w:rsidRPr="0098259C" w:rsidDel="00140C25">
                <w:rPr>
                  <w:rStyle w:val="CODE"/>
                </w:rPr>
                <w:delText>fmi</w:delText>
              </w:r>
            </w:del>
            <w:ins w:id="483" w:author="Otter, Martin" w:date="2014-04-09T11:00:00Z">
              <w:r w:rsidR="00140C25">
                <w:rPr>
                  <w:rStyle w:val="CODE"/>
                </w:rPr>
                <w:t>fmi2</w:t>
              </w:r>
            </w:ins>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 xml:space="preserve">for example </w:t>
            </w:r>
            <w:r w:rsidR="00A27150" w:rsidRPr="0098259C">
              <w:rPr>
                <w:i/>
              </w:rPr>
              <w:t>min/max attributes)</w:t>
            </w:r>
            <w:r w:rsidR="00A27150" w:rsidRPr="0098259C">
              <w:t>]</w:t>
            </w:r>
            <w:r w:rsidR="00E9550E" w:rsidRPr="0098259C">
              <w:t xml:space="preserve">. </w:t>
            </w:r>
          </w:p>
          <w:p w14:paraId="75BE990E" w14:textId="500C94AF" w:rsidR="00FF0916" w:rsidRPr="0098259C" w:rsidRDefault="00FF0916" w:rsidP="00114CA2">
            <w:pPr>
              <w:pStyle w:val="Textkrper-Tabelle"/>
              <w:ind w:left="23" w:firstLine="357"/>
            </w:pPr>
            <w:r w:rsidRPr="0098259C">
              <w:t xml:space="preserve">All structured entities, like records or arrays, are “flattened” into a set of scalar values of type </w:t>
            </w:r>
            <w:del w:id="484" w:author="Otter, Martin" w:date="2014-04-09T11:00:00Z">
              <w:r w:rsidRPr="0098259C" w:rsidDel="00140C25">
                <w:rPr>
                  <w:rStyle w:val="CODE"/>
                </w:rPr>
                <w:delText>fmi</w:delText>
              </w:r>
            </w:del>
            <w:ins w:id="485" w:author="Otter, Martin" w:date="2014-04-09T11:00:00Z">
              <w:r w:rsidR="00140C25">
                <w:rPr>
                  <w:rStyle w:val="CODE"/>
                </w:rPr>
                <w:t>fmi2</w:t>
              </w:r>
            </w:ins>
            <w:r w:rsidRPr="0098259C">
              <w:rPr>
                <w:rStyle w:val="CODE"/>
              </w:rPr>
              <w:t>Real</w:t>
            </w:r>
            <w:r w:rsidRPr="0098259C">
              <w:t xml:space="preserve">, </w:t>
            </w:r>
            <w:del w:id="486" w:author="Otter, Martin" w:date="2014-04-09T11:00:00Z">
              <w:r w:rsidRPr="0098259C" w:rsidDel="00140C25">
                <w:rPr>
                  <w:rStyle w:val="CODE"/>
                </w:rPr>
                <w:delText>fmi</w:delText>
              </w:r>
            </w:del>
            <w:ins w:id="487" w:author="Otter, Martin" w:date="2014-04-09T11:00:00Z">
              <w:r w:rsidR="00140C25">
                <w:rPr>
                  <w:rStyle w:val="CODE"/>
                </w:rPr>
                <w:t>fmi2</w:t>
              </w:r>
            </w:ins>
            <w:r w:rsidRPr="0098259C">
              <w:rPr>
                <w:rStyle w:val="CODE"/>
              </w:rPr>
              <w:t>Integer</w:t>
            </w:r>
            <w:r w:rsidRPr="0098259C">
              <w:t xml:space="preserve"> etc. A</w:t>
            </w:r>
            <w:r w:rsidR="00537C30" w:rsidRPr="0098259C">
              <w:t>n</w:t>
            </w:r>
            <w:r w:rsidRPr="0098259C">
              <w:t xml:space="preserve"> </w:t>
            </w:r>
            <w:del w:id="488" w:author="Otter, Martin" w:date="2014-04-09T11:00:00Z">
              <w:r w:rsidRPr="0098259C" w:rsidDel="00140C25">
                <w:rPr>
                  <w:rStyle w:val="CODE"/>
                </w:rPr>
                <w:delText>fmi</w:delText>
              </w:r>
            </w:del>
            <w:ins w:id="489" w:author="Otter, Martin" w:date="2014-04-09T11:00:00Z">
              <w:r w:rsidR="00140C25">
                <w:rPr>
                  <w:rStyle w:val="CODE"/>
                </w:rPr>
                <w:t>fmi2</w:t>
              </w:r>
            </w:ins>
            <w:r w:rsidRPr="0098259C">
              <w:rPr>
                <w:rStyle w:val="CODE"/>
              </w:rPr>
              <w:t>ValueReference</w:t>
            </w:r>
            <w:r w:rsidRPr="0098259C">
              <w:t xml:space="preserve"> references one such scalar. The coding of </w:t>
            </w:r>
            <w:del w:id="490" w:author="Otter, Martin" w:date="2014-04-09T11:00:00Z">
              <w:r w:rsidRPr="0098259C" w:rsidDel="00140C25">
                <w:rPr>
                  <w:rStyle w:val="CODE"/>
                </w:rPr>
                <w:delText>fmi</w:delText>
              </w:r>
            </w:del>
            <w:ins w:id="491" w:author="Otter, Martin" w:date="2014-04-09T11:00:00Z">
              <w:r w:rsidR="00140C25">
                <w:rPr>
                  <w:rStyle w:val="CODE"/>
                </w:rPr>
                <w:t>fmi2</w:t>
              </w:r>
            </w:ins>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1F164655" w:rsidR="00FF0916" w:rsidRPr="0098259C" w:rsidRDefault="00FF0916" w:rsidP="0059243D">
            <w:pPr>
              <w:pStyle w:val="Textkrper-Tabelle"/>
              <w:ind w:left="23" w:firstLine="357"/>
            </w:pPr>
            <w:r w:rsidRPr="0098259C">
              <w:t>If a function in the following sections is called with a wrong “</w:t>
            </w:r>
            <w:del w:id="492" w:author="Otter, Martin" w:date="2014-04-09T11:00:00Z">
              <w:r w:rsidRPr="0098259C" w:rsidDel="00140C25">
                <w:rPr>
                  <w:rStyle w:val="CODE"/>
                </w:rPr>
                <w:delText>fmi</w:delText>
              </w:r>
            </w:del>
            <w:ins w:id="493" w:author="Otter, Martin" w:date="2014-04-09T11:00:00Z">
              <w:r w:rsidR="00140C25">
                <w:rPr>
                  <w:rStyle w:val="CODE"/>
                </w:rPr>
                <w:t>fmi2</w:t>
              </w:r>
            </w:ins>
            <w:r w:rsidRPr="0098259C">
              <w:rPr>
                <w:rStyle w:val="CODE"/>
              </w:rPr>
              <w:t>ValueReference</w:t>
            </w:r>
            <w:r w:rsidRPr="0098259C">
              <w:t xml:space="preserve">” value </w:t>
            </w:r>
            <w:r w:rsidR="00A27150" w:rsidRPr="0098259C">
              <w:t>[</w:t>
            </w:r>
            <w:r w:rsidRPr="0098259C">
              <w:rPr>
                <w:i/>
              </w:rPr>
              <w:t>(</w:t>
            </w:r>
            <w:r w:rsidR="000061EF" w:rsidRPr="0098259C">
              <w:rPr>
                <w:i/>
              </w:rPr>
              <w:t xml:space="preserve">for example </w:t>
            </w:r>
            <w:r w:rsidRPr="0098259C">
              <w:rPr>
                <w:i/>
              </w:rPr>
              <w:t xml:space="preserve">setting a constant with a </w:t>
            </w:r>
            <w:del w:id="494" w:author="Otter, Martin" w:date="2014-04-09T11:00:00Z">
              <w:r w:rsidRPr="0098259C" w:rsidDel="00140C25">
                <w:rPr>
                  <w:rStyle w:val="CODE"/>
                  <w:i/>
                </w:rPr>
                <w:delText>fmi</w:delText>
              </w:r>
            </w:del>
            <w:ins w:id="495" w:author="Otter, Martin" w:date="2014-04-09T11:00:00Z">
              <w:r w:rsidR="00140C25">
                <w:rPr>
                  <w:rStyle w:val="CODE"/>
                  <w:i/>
                </w:rPr>
                <w:t>fmi2</w:t>
              </w:r>
            </w:ins>
            <w:r w:rsidRPr="0098259C">
              <w:rPr>
                <w:rStyle w:val="CODE"/>
                <w:i/>
              </w:rPr>
              <w:t>SetReal(..)</w:t>
            </w:r>
            <w:r w:rsidRPr="0098259C">
              <w:rPr>
                <w:i/>
              </w:rPr>
              <w:t xml:space="preserve"> function call)</w:t>
            </w:r>
            <w:r w:rsidR="00A27150" w:rsidRPr="0098259C">
              <w:t>]</w:t>
            </w:r>
            <w:r w:rsidRPr="0098259C">
              <w:t>, then the function has to return with an error (</w:t>
            </w:r>
            <w:del w:id="496" w:author="Otter, Martin" w:date="2014-04-09T11:00:00Z">
              <w:r w:rsidRPr="0098259C" w:rsidDel="00140C25">
                <w:rPr>
                  <w:rStyle w:val="CODE"/>
                </w:rPr>
                <w:delText>fmi</w:delText>
              </w:r>
            </w:del>
            <w:ins w:id="497" w:author="Otter, Martin" w:date="2014-04-09T11:00:00Z">
              <w:r w:rsidR="00140C25">
                <w:rPr>
                  <w:rStyle w:val="CODE"/>
                </w:rPr>
                <w:t>fmi2</w:t>
              </w:r>
            </w:ins>
            <w:r w:rsidRPr="0098259C">
              <w:rPr>
                <w:rStyle w:val="CODE"/>
              </w:rPr>
              <w:t xml:space="preserve">Status = </w:t>
            </w:r>
            <w:del w:id="498" w:author="Otter, Martin" w:date="2014-04-09T11:00:00Z">
              <w:r w:rsidRPr="0098259C" w:rsidDel="00140C25">
                <w:rPr>
                  <w:rStyle w:val="CODE"/>
                </w:rPr>
                <w:delText>fmi</w:delText>
              </w:r>
            </w:del>
            <w:ins w:id="499" w:author="Otter, Martin" w:date="2014-04-09T11:00:00Z">
              <w:r w:rsidR="00140C25">
                <w:rPr>
                  <w:rStyle w:val="CODE"/>
                </w:rPr>
                <w:t>fmi2</w:t>
              </w:r>
            </w:ins>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85465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3494EA7E"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ins w:id="500" w:author="Otter, Martin" w:date="2014-03-31T17:31:00Z">
              <w:r w:rsidR="000101A2">
                <w:rPr>
                  <w:rStyle w:val="CODE"/>
                  <w:rFonts w:cs="Courier New"/>
                </w:rPr>
                <w:t xml:space="preserve">   </w:t>
              </w:r>
            </w:ins>
            <w:del w:id="501" w:author="Otter, Martin" w:date="2014-04-09T11:00:00Z">
              <w:r w:rsidRPr="0098259C" w:rsidDel="00140C25">
                <w:rPr>
                  <w:rStyle w:val="CODE"/>
                  <w:rFonts w:cs="Courier New"/>
                </w:rPr>
                <w:delText>fmi</w:delText>
              </w:r>
            </w:del>
            <w:ins w:id="502" w:author="Otter, Martin" w:date="2014-04-09T11:00:00Z">
              <w:r w:rsidR="00140C25">
                <w:rPr>
                  <w:rStyle w:val="CODE"/>
                  <w:rFonts w:cs="Courier New"/>
                </w:rPr>
                <w:t>fmi2</w:t>
              </w:r>
            </w:ins>
            <w:r w:rsidRPr="0098259C">
              <w:rPr>
                <w:rStyle w:val="CODE"/>
                <w:rFonts w:cs="Courier New"/>
              </w:rPr>
              <w:t>Real   ;</w:t>
            </w:r>
            <w:del w:id="503" w:author="Otter, Martin" w:date="2014-03-31T17:31:00Z">
              <w:r w:rsidRPr="0098259C" w:rsidDel="000101A2">
                <w:rPr>
                  <w:rStyle w:val="CODE"/>
                  <w:rFonts w:cs="Courier New"/>
                </w:rPr>
                <w:delText xml:space="preserve"> </w:delText>
              </w:r>
            </w:del>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4FF4C5C7"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ins w:id="504" w:author="Otter, Martin" w:date="2014-03-31T17:31:00Z">
              <w:r w:rsidR="000101A2">
                <w:rPr>
                  <w:rStyle w:val="CODE"/>
                  <w:rFonts w:cs="Courier New"/>
                </w:rPr>
                <w:t xml:space="preserve">   </w:t>
              </w:r>
            </w:ins>
            <w:del w:id="505" w:author="Otter, Martin" w:date="2014-04-09T11:00:00Z">
              <w:r w:rsidRPr="0098259C" w:rsidDel="00140C25">
                <w:rPr>
                  <w:rStyle w:val="CODE"/>
                  <w:rFonts w:cs="Courier New"/>
                </w:rPr>
                <w:delText>fmi</w:delText>
              </w:r>
            </w:del>
            <w:ins w:id="506" w:author="Otter, Martin" w:date="2014-04-09T11:00:00Z">
              <w:r w:rsidR="00140C25">
                <w:rPr>
                  <w:rStyle w:val="CODE"/>
                  <w:rFonts w:cs="Courier New"/>
                </w:rPr>
                <w:t>fmi2</w:t>
              </w:r>
            </w:ins>
            <w:r w:rsidRPr="0098259C">
              <w:rPr>
                <w:rStyle w:val="CODE"/>
                <w:rFonts w:cs="Courier New"/>
              </w:rPr>
              <w:t>Integer;</w:t>
            </w:r>
            <w:del w:id="507" w:author="Otter, Martin" w:date="2014-03-31T17:31:00Z">
              <w:r w:rsidRPr="0098259C" w:rsidDel="000101A2">
                <w:rPr>
                  <w:rStyle w:val="CODE"/>
                  <w:rFonts w:cs="Courier New"/>
                </w:rPr>
                <w:delText xml:space="preserve"> </w:delText>
              </w:r>
            </w:del>
            <w:r w:rsidRPr="0098259C">
              <w:rPr>
                <w:rStyle w:val="CODE"/>
                <w:rFonts w:cs="Courier New"/>
              </w:rPr>
              <w:t xml:space="preserve">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75E69BA5" w:rsidR="00FF0916" w:rsidRDefault="00FF0916" w:rsidP="00885BF4">
            <w:pPr>
              <w:pStyle w:val="Textkrper-Tabelle"/>
              <w:rPr>
                <w:ins w:id="508" w:author="Otter, Martin" w:date="2014-03-31T17:30:00Z"/>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ins w:id="509" w:author="Otter, Martin" w:date="2014-03-31T17:31:00Z">
              <w:r w:rsidR="000101A2">
                <w:rPr>
                  <w:rStyle w:val="CODE"/>
                  <w:rFonts w:cs="Courier New"/>
                </w:rPr>
                <w:t xml:space="preserve">   </w:t>
              </w:r>
            </w:ins>
            <w:del w:id="510" w:author="Otter, Martin" w:date="2014-04-09T11:00:00Z">
              <w:r w:rsidRPr="0098259C" w:rsidDel="00140C25">
                <w:rPr>
                  <w:rStyle w:val="CODE"/>
                  <w:rFonts w:cs="Courier New"/>
                </w:rPr>
                <w:delText>fmi</w:delText>
              </w:r>
            </w:del>
            <w:ins w:id="511" w:author="Otter, Martin" w:date="2014-04-09T11:00:00Z">
              <w:r w:rsidR="00140C25">
                <w:rPr>
                  <w:rStyle w:val="CODE"/>
                  <w:rFonts w:cs="Courier New"/>
                </w:rPr>
                <w:t>fmi2</w:t>
              </w:r>
            </w:ins>
            <w:r w:rsidRPr="0098259C">
              <w:rPr>
                <w:rStyle w:val="CODE"/>
                <w:rFonts w:cs="Courier New"/>
              </w:rPr>
              <w:t>Boolean;</w:t>
            </w:r>
            <w:del w:id="512" w:author="Otter, Martin" w:date="2014-03-31T17:31:00Z">
              <w:r w:rsidRPr="0098259C" w:rsidDel="000101A2">
                <w:rPr>
                  <w:rStyle w:val="CODE"/>
                  <w:rFonts w:cs="Courier New"/>
                </w:rPr>
                <w:delText xml:space="preserve"> </w:delText>
              </w:r>
            </w:del>
            <w:r w:rsidRPr="0098259C">
              <w:rPr>
                <w:rStyle w:val="CODE"/>
                <w:rFonts w:cs="Courier New"/>
              </w:rPr>
              <w:t xml:space="preserve">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ins w:id="513" w:author="Otter, Martin" w:date="2014-03-31T17:31:00Z">
              <w:r w:rsidR="000101A2">
                <w:rPr>
                  <w:rStyle w:val="CODE"/>
                  <w:rFonts w:cs="Courier New"/>
                </w:rPr>
                <w:t xml:space="preserve">   </w:t>
              </w:r>
            </w:ins>
            <w:r w:rsidRPr="0098259C">
              <w:rPr>
                <w:rStyle w:val="CODE"/>
                <w:rFonts w:cs="Courier New"/>
              </w:rPr>
              <w:t xml:space="preserve">        </w:t>
            </w:r>
            <w:ins w:id="514" w:author="Otter, Martin" w:date="2014-06-12T11:11:00Z">
              <w:r w:rsidR="00F95DF8">
                <w:rPr>
                  <w:rStyle w:val="CODE"/>
                  <w:rFonts w:cs="Courier New"/>
                </w:rPr>
                <w:t xml:space="preserve"> </w:t>
              </w:r>
            </w:ins>
            <w:del w:id="515" w:author="Otter, Martin" w:date="2014-03-31T17:31:00Z">
              <w:r w:rsidRPr="0098259C" w:rsidDel="000101A2">
                <w:rPr>
                  <w:rStyle w:val="CODE"/>
                  <w:rFonts w:cs="Courier New"/>
                </w:rPr>
                <w:delText xml:space="preserve"> </w:delText>
              </w:r>
            </w:del>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del w:id="516" w:author="Otter, Martin" w:date="2014-04-09T11:00:00Z">
              <w:r w:rsidRPr="0098259C" w:rsidDel="00140C25">
                <w:rPr>
                  <w:rStyle w:val="CODE"/>
                  <w:rFonts w:cs="Courier New"/>
                </w:rPr>
                <w:delText>fmi</w:delText>
              </w:r>
            </w:del>
            <w:ins w:id="517" w:author="Otter, Martin" w:date="2014-04-09T11:00:00Z">
              <w:r w:rsidR="00140C25">
                <w:rPr>
                  <w:rStyle w:val="CODE"/>
                  <w:rFonts w:cs="Courier New"/>
                </w:rPr>
                <w:t>fmi2</w:t>
              </w:r>
            </w:ins>
            <w:r w:rsidRPr="0098259C">
              <w:rPr>
                <w:rStyle w:val="CODE"/>
                <w:rFonts w:cs="Courier New"/>
              </w:rPr>
              <w:t xml:space="preserve">False, </w:t>
            </w:r>
            <w:del w:id="518" w:author="Otter, Martin" w:date="2014-04-09T11:00:00Z">
              <w:r w:rsidRPr="0098259C" w:rsidDel="00140C25">
                <w:rPr>
                  <w:rStyle w:val="CODE"/>
                  <w:rFonts w:cs="Courier New"/>
                </w:rPr>
                <w:delText>fmi</w:delText>
              </w:r>
            </w:del>
            <w:ins w:id="519" w:author="Otter, Martin" w:date="2014-04-09T11:00:00Z">
              <w:r w:rsidR="00140C25">
                <w:rPr>
                  <w:rStyle w:val="CODE"/>
                  <w:rFonts w:cs="Courier New"/>
                </w:rPr>
                <w:t>fmi2</w:t>
              </w:r>
            </w:ins>
            <w:r w:rsidRPr="0098259C">
              <w:rPr>
                <w:rStyle w:val="CODE"/>
                <w:rFonts w:cs="Courier New"/>
              </w:rPr>
              <w:t>True)</w:t>
            </w:r>
          </w:p>
          <w:p w14:paraId="552B4011" w14:textId="2F6F4828" w:rsidR="000101A2" w:rsidDel="000101A2" w:rsidRDefault="000101A2" w:rsidP="00885BF4">
            <w:pPr>
              <w:pStyle w:val="Textkrper-Tabelle"/>
              <w:rPr>
                <w:del w:id="520" w:author="Otter, Martin" w:date="2014-03-31T17:30:00Z"/>
                <w:rStyle w:val="CODE"/>
                <w:rFonts w:cs="Courier New"/>
              </w:rPr>
            </w:pPr>
            <w:ins w:id="521" w:author="Otter, Martin" w:date="2014-03-31T17:30:00Z">
              <w:r w:rsidRPr="0098259C">
                <w:rPr>
                  <w:rStyle w:val="CODE"/>
                  <w:rFonts w:cs="Courier New"/>
                  <w:b/>
                </w:rPr>
                <w:t>typedef</w:t>
              </w:r>
              <w:r w:rsidRPr="0098259C">
                <w:rPr>
                  <w:rStyle w:val="CODE"/>
                  <w:rFonts w:cs="Courier New"/>
                </w:rPr>
                <w:t xml:space="preserve"> </w:t>
              </w:r>
            </w:ins>
            <w:ins w:id="522" w:author="Otter, Martin" w:date="2014-03-31T17:32:00Z">
              <w:r>
                <w:rPr>
                  <w:rStyle w:val="CODE"/>
                  <w:rFonts w:cs="Courier New"/>
                  <w:b/>
                </w:rPr>
                <w:t>char</w:t>
              </w:r>
            </w:ins>
            <w:ins w:id="523" w:author="Otter, Martin" w:date="2014-03-31T17:30:00Z">
              <w:r w:rsidRPr="0098259C">
                <w:rPr>
                  <w:rStyle w:val="CODE"/>
                  <w:rFonts w:cs="Courier New"/>
                </w:rPr>
                <w:t xml:space="preserve">        </w:t>
              </w:r>
            </w:ins>
            <w:ins w:id="524" w:author="Otter, Martin" w:date="2014-03-31T17:31:00Z">
              <w:r>
                <w:rPr>
                  <w:rStyle w:val="CODE"/>
                  <w:rFonts w:cs="Courier New"/>
                </w:rPr>
                <w:t xml:space="preserve">   </w:t>
              </w:r>
            </w:ins>
            <w:ins w:id="525" w:author="Otter, Martin" w:date="2014-04-09T11:00:00Z">
              <w:r w:rsidR="00140C25">
                <w:rPr>
                  <w:rStyle w:val="CODE"/>
                  <w:rFonts w:cs="Courier New"/>
                </w:rPr>
                <w:t>fmi2</w:t>
              </w:r>
            </w:ins>
            <w:ins w:id="526" w:author="Otter, Martin" w:date="2014-03-31T17:30:00Z">
              <w:r>
                <w:rPr>
                  <w:rStyle w:val="CODE"/>
                  <w:rFonts w:cs="Courier New"/>
                </w:rPr>
                <w:t>Char</w:t>
              </w:r>
              <w:r w:rsidRPr="0098259C">
                <w:rPr>
                  <w:rStyle w:val="CODE"/>
                  <w:rFonts w:cs="Courier New"/>
                </w:rPr>
                <w:t xml:space="preserve">;  </w:t>
              </w:r>
              <w:r>
                <w:rPr>
                  <w:rStyle w:val="CODE"/>
                  <w:rFonts w:cs="Courier New"/>
                </w:rPr>
                <w:t xml:space="preserve">  // Data type for one character</w:t>
              </w:r>
            </w:ins>
          </w:p>
          <w:p w14:paraId="6EDFB44A" w14:textId="77777777" w:rsidR="000101A2" w:rsidRPr="0098259C" w:rsidRDefault="000101A2" w:rsidP="00885BF4">
            <w:pPr>
              <w:pStyle w:val="Textkrper-Tabelle"/>
              <w:rPr>
                <w:ins w:id="527" w:author="Otter, Martin" w:date="2014-03-31T17:31:00Z"/>
                <w:rStyle w:val="CODE"/>
                <w:rFonts w:cs="Courier New"/>
              </w:rPr>
            </w:pPr>
          </w:p>
          <w:p w14:paraId="6AD49C05" w14:textId="086327E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ins w:id="528" w:author="Otter, Martin" w:date="2014-04-09T11:00:00Z">
              <w:r w:rsidR="00140C25">
                <w:rPr>
                  <w:rStyle w:val="CODE"/>
                  <w:rFonts w:cs="Courier New"/>
                </w:rPr>
                <w:t>fmi2</w:t>
              </w:r>
            </w:ins>
            <w:ins w:id="529" w:author="Otter, Martin" w:date="2014-03-31T17:30:00Z">
              <w:r w:rsidR="000101A2">
                <w:rPr>
                  <w:rStyle w:val="CODE"/>
                  <w:rFonts w:cs="Courier New"/>
                </w:rPr>
                <w:t>Char</w:t>
              </w:r>
            </w:ins>
            <w:del w:id="530" w:author="Otter, Martin" w:date="2014-03-31T17:30:00Z">
              <w:r w:rsidRPr="0098259C" w:rsidDel="000101A2">
                <w:rPr>
                  <w:rStyle w:val="CODE"/>
                  <w:rFonts w:cs="Courier New"/>
                  <w:b/>
                </w:rPr>
                <w:delText>char</w:delText>
              </w:r>
            </w:del>
            <w:r w:rsidRPr="0098259C">
              <w:rPr>
                <w:rStyle w:val="CODE"/>
                <w:rFonts w:cs="Courier New"/>
              </w:rPr>
              <w:t xml:space="preserve">* </w:t>
            </w:r>
            <w:del w:id="531" w:author="Otter, Martin" w:date="2014-04-09T11:00:00Z">
              <w:r w:rsidRPr="0098259C" w:rsidDel="00140C25">
                <w:rPr>
                  <w:rStyle w:val="CODE"/>
                  <w:rFonts w:cs="Courier New"/>
                </w:rPr>
                <w:delText>fmi</w:delText>
              </w:r>
            </w:del>
            <w:ins w:id="532" w:author="Otter, Martin" w:date="2014-04-09T11:00:00Z">
              <w:r w:rsidR="00140C25">
                <w:rPr>
                  <w:rStyle w:val="CODE"/>
                  <w:rFonts w:cs="Courier New"/>
                </w:rPr>
                <w:t>fmi2</w:t>
              </w:r>
            </w:ins>
            <w:r w:rsidRPr="0098259C">
              <w:rPr>
                <w:rStyle w:val="CODE"/>
                <w:rFonts w:cs="Courier New"/>
              </w:rPr>
              <w:t>String</w:t>
            </w:r>
            <w:del w:id="533" w:author="Otter, Martin" w:date="2014-03-31T17:31:00Z">
              <w:r w:rsidRPr="0098259C" w:rsidDel="000101A2">
                <w:rPr>
                  <w:rStyle w:val="CODE"/>
                  <w:rFonts w:cs="Courier New"/>
                </w:rPr>
                <w:delText xml:space="preserve"> </w:delText>
              </w:r>
            </w:del>
            <w:r w:rsidRPr="0098259C">
              <w:rPr>
                <w:rStyle w:val="CODE"/>
                <w:rFonts w:cs="Courier New"/>
              </w:rPr>
              <w:t>;</w:t>
            </w:r>
            <w:del w:id="534" w:author="Otter, Martin" w:date="2014-06-12T11:12:00Z">
              <w:r w:rsidRPr="0098259C" w:rsidDel="00F95DF8">
                <w:rPr>
                  <w:rStyle w:val="CODE"/>
                  <w:rFonts w:cs="Courier New"/>
                </w:rPr>
                <w:delText xml:space="preserve"> </w:delText>
              </w:r>
            </w:del>
            <w:r w:rsidRPr="0098259C">
              <w:rPr>
                <w:rStyle w:val="CODE"/>
                <w:rFonts w:cs="Courier New"/>
              </w:rPr>
              <w:t xml:space="preserve">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ins w:id="535" w:author="Otter, Martin" w:date="2014-03-31T17:31:00Z">
              <w:r w:rsidR="000101A2">
                <w:rPr>
                  <w:rStyle w:val="CODE"/>
                  <w:rFonts w:cs="Courier New"/>
                </w:rPr>
                <w:t xml:space="preserve">  </w:t>
              </w:r>
            </w:ins>
            <w:r w:rsidRPr="0098259C">
              <w:rPr>
                <w:rStyle w:val="CODE"/>
                <w:rFonts w:cs="Courier New"/>
              </w:rPr>
              <w:t xml:space="preserve"> </w:t>
            </w:r>
            <w:ins w:id="536" w:author="Otter, Martin" w:date="2014-06-12T11:12:00Z">
              <w:r w:rsidR="00F95DF8">
                <w:rPr>
                  <w:rStyle w:val="CODE"/>
                  <w:rFonts w:cs="Courier New"/>
                </w:rPr>
                <w:t xml:space="preserve"> </w:t>
              </w:r>
            </w:ins>
            <w:r w:rsidRPr="0098259C">
              <w:rPr>
                <w:rStyle w:val="CODE"/>
                <w:rFonts w:cs="Courier New"/>
              </w:rPr>
              <w:t xml:space="preserve">// </w:t>
            </w:r>
            <w:r w:rsidR="0059243D" w:rsidRPr="0098259C">
              <w:rPr>
                <w:rStyle w:val="CODE"/>
                <w:rFonts w:cs="Courier New"/>
              </w:rPr>
              <w:t>(′\0′ terminated, UTF8 encoded</w:t>
            </w:r>
            <w:r w:rsidRPr="0098259C">
              <w:rPr>
                <w:rStyle w:val="CODE"/>
                <w:rFonts w:cs="Courier New"/>
              </w:rPr>
              <w:t>)</w:t>
            </w:r>
          </w:p>
          <w:p w14:paraId="24DB454C" w14:textId="2195825C" w:rsidR="000101A2" w:rsidRDefault="00FD07B1" w:rsidP="00885BF4">
            <w:pPr>
              <w:pStyle w:val="Textkrper-Tabelle"/>
              <w:rPr>
                <w:ins w:id="537" w:author="Otter, Martin" w:date="2014-03-31T17:32:00Z"/>
                <w:rStyle w:val="CODE"/>
                <w:rFonts w:cs="Courier New"/>
              </w:rPr>
            </w:pPr>
            <w:r w:rsidRPr="0098259C">
              <w:rPr>
                <w:rStyle w:val="CODE"/>
                <w:rFonts w:cs="Courier New"/>
                <w:b/>
              </w:rPr>
              <w:t xml:space="preserve">typedef char       </w:t>
            </w:r>
            <w:ins w:id="538" w:author="Otter, Martin" w:date="2014-03-31T17:31:00Z">
              <w:r w:rsidR="000101A2">
                <w:rPr>
                  <w:rStyle w:val="CODE"/>
                  <w:rFonts w:cs="Courier New"/>
                  <w:b/>
                </w:rPr>
                <w:t xml:space="preserve">   </w:t>
              </w:r>
            </w:ins>
            <w:r w:rsidRPr="0098259C">
              <w:rPr>
                <w:rStyle w:val="CODE"/>
                <w:rFonts w:cs="Courier New"/>
                <w:b/>
              </w:rPr>
              <w:t xml:space="preserve"> </w:t>
            </w:r>
            <w:del w:id="539" w:author="Otter, Martin" w:date="2014-04-09T11:00:00Z">
              <w:r w:rsidRPr="0098259C" w:rsidDel="00140C25">
                <w:rPr>
                  <w:rStyle w:val="CODE"/>
                  <w:rFonts w:cs="Courier New"/>
                </w:rPr>
                <w:delText>fmi</w:delText>
              </w:r>
            </w:del>
            <w:ins w:id="540" w:author="Otter, Martin" w:date="2014-04-09T11:00:00Z">
              <w:r w:rsidR="00140C25">
                <w:rPr>
                  <w:rStyle w:val="CODE"/>
                  <w:rFonts w:cs="Courier New"/>
                </w:rPr>
                <w:t>fmi2</w:t>
              </w:r>
            </w:ins>
            <w:r w:rsidRPr="0098259C">
              <w:rPr>
                <w:rStyle w:val="CODE"/>
                <w:rFonts w:cs="Courier New"/>
              </w:rPr>
              <w:t>Byte</w:t>
            </w:r>
            <w:del w:id="541" w:author="Otter, Martin" w:date="2014-03-31T17:31:00Z">
              <w:r w:rsidRPr="0098259C" w:rsidDel="000101A2">
                <w:rPr>
                  <w:rStyle w:val="CODE"/>
                  <w:rFonts w:cs="Courier New"/>
                </w:rPr>
                <w:delText xml:space="preserve">   </w:delText>
              </w:r>
            </w:del>
            <w:r w:rsidRPr="0098259C">
              <w:rPr>
                <w:rStyle w:val="CODE"/>
                <w:rFonts w:cs="Courier New"/>
              </w:rPr>
              <w:t xml:space="preserve">; </w:t>
            </w:r>
            <w:ins w:id="542" w:author="Otter, Martin" w:date="2014-03-31T17:31:00Z">
              <w:r w:rsidR="000101A2">
                <w:rPr>
                  <w:rStyle w:val="CODE"/>
                  <w:rFonts w:cs="Courier New"/>
                </w:rPr>
                <w:t xml:space="preserve"> </w:t>
              </w:r>
            </w:ins>
            <w:ins w:id="543" w:author="Otter, Martin" w:date="2014-03-31T17:32:00Z">
              <w:r w:rsidR="000101A2">
                <w:rPr>
                  <w:rStyle w:val="CODE"/>
                  <w:rFonts w:cs="Courier New"/>
                </w:rPr>
                <w:t xml:space="preserve"> </w:t>
              </w:r>
            </w:ins>
            <w:r w:rsidRPr="0098259C">
              <w:rPr>
                <w:rStyle w:val="CODE"/>
                <w:rFonts w:cs="Courier New"/>
              </w:rPr>
              <w:t xml:space="preserve"> // </w:t>
            </w:r>
            <w:r w:rsidR="00DE1C0E">
              <w:rPr>
                <w:rStyle w:val="CODE"/>
                <w:rFonts w:cs="Courier New"/>
              </w:rPr>
              <w:t>Data type for the smallest addressable</w:t>
            </w:r>
            <w:del w:id="544" w:author="Otter, Martin" w:date="2014-03-31T17:32:00Z">
              <w:r w:rsidR="00DE1C0E" w:rsidDel="000101A2">
                <w:rPr>
                  <w:rStyle w:val="CODE"/>
                  <w:rFonts w:cs="Courier New"/>
                </w:rPr>
                <w:delText xml:space="preserve"> unit,</w:delText>
              </w:r>
              <w:r w:rsidR="00DE1C0E" w:rsidDel="000101A2">
                <w:rPr>
                  <w:rStyle w:val="CODE"/>
                  <w:rFonts w:cs="Courier New"/>
                </w:rPr>
                <w:br/>
              </w:r>
            </w:del>
          </w:p>
          <w:p w14:paraId="79726366" w14:textId="5EFDB89B" w:rsidR="00FD07B1" w:rsidRPr="0098259C" w:rsidRDefault="000101A2" w:rsidP="00885BF4">
            <w:pPr>
              <w:pStyle w:val="Textkrper-Tabelle"/>
              <w:rPr>
                <w:rStyle w:val="CODE"/>
                <w:rFonts w:cs="Courier New"/>
              </w:rPr>
            </w:pPr>
            <w:ins w:id="545" w:author="Otter, Martin" w:date="2014-03-31T17:32:00Z">
              <w:r>
                <w:rPr>
                  <w:rStyle w:val="CODE"/>
                  <w:rFonts w:cs="Courier New"/>
                  <w:b/>
                </w:rPr>
                <w:t xml:space="preserve">  </w:t>
              </w:r>
            </w:ins>
            <w:r w:rsidR="00DE1C0E">
              <w:rPr>
                <w:rStyle w:val="CODE"/>
                <w:rFonts w:cs="Courier New"/>
              </w:rPr>
              <w:t xml:space="preserve">                                 </w:t>
            </w:r>
            <w:ins w:id="546" w:author="Otter, Martin" w:date="2014-06-12T11:12:00Z">
              <w:r w:rsidR="00F95DF8">
                <w:rPr>
                  <w:rStyle w:val="CODE"/>
                  <w:rFonts w:cs="Courier New"/>
                </w:rPr>
                <w:t xml:space="preserve"> </w:t>
              </w:r>
            </w:ins>
            <w:r w:rsidR="00DE1C0E">
              <w:rPr>
                <w:rStyle w:val="CODE"/>
                <w:rFonts w:cs="Courier New"/>
              </w:rPr>
              <w:t xml:space="preserve">// </w:t>
            </w:r>
            <w:ins w:id="547" w:author="Otter, Martin" w:date="2014-03-31T17:31:00Z">
              <w:r>
                <w:rPr>
                  <w:rStyle w:val="CODE"/>
                  <w:rFonts w:cs="Courier New"/>
                </w:rPr>
                <w:t xml:space="preserve">unit, </w:t>
              </w:r>
            </w:ins>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FB6D44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del w:id="548" w:author="Otter, Martin" w:date="2014-04-09T11:00:00Z">
              <w:r w:rsidRPr="0098259C" w:rsidDel="00140C25">
                <w:rPr>
                  <w:rFonts w:ascii="Courier New" w:hAnsi="Courier New" w:cs="Courier New"/>
                  <w:sz w:val="19"/>
                </w:rPr>
                <w:delText>fmi</w:delText>
              </w:r>
            </w:del>
            <w:ins w:id="549" w:author="Otter, Martin" w:date="2014-04-09T11:00:00Z">
              <w:r w:rsidR="00140C25">
                <w:rPr>
                  <w:rFonts w:ascii="Courier New" w:hAnsi="Courier New" w:cs="Courier New"/>
                  <w:sz w:val="19"/>
                </w:rPr>
                <w:t>fmi2</w:t>
              </w:r>
            </w:ins>
            <w:r w:rsidRPr="0098259C">
              <w:rPr>
                <w:rFonts w:ascii="Courier New" w:hAnsi="Courier New" w:cs="Courier New"/>
                <w:sz w:val="19"/>
              </w:rPr>
              <w:t>True  1</w:t>
            </w:r>
          </w:p>
          <w:p w14:paraId="62A71840" w14:textId="23FA3488"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del w:id="550" w:author="Otter, Martin" w:date="2014-04-09T11:00:00Z">
              <w:r w:rsidRPr="0098259C" w:rsidDel="00140C25">
                <w:rPr>
                  <w:rFonts w:ascii="Courier New" w:hAnsi="Courier New" w:cs="Courier New"/>
                  <w:sz w:val="19"/>
                </w:rPr>
                <w:delText>fmi</w:delText>
              </w:r>
            </w:del>
            <w:ins w:id="551" w:author="Otter, Martin" w:date="2014-04-09T11:00:00Z">
              <w:r w:rsidR="00140C25">
                <w:rPr>
                  <w:rFonts w:ascii="Courier New" w:hAnsi="Courier New" w:cs="Courier New"/>
                  <w:sz w:val="19"/>
                </w:rPr>
                <w:t>fmi2</w:t>
              </w:r>
            </w:ins>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50BE1A99" w:rsidR="00FF0916" w:rsidRPr="0098259C" w:rsidRDefault="00FF0916">
            <w:pPr>
              <w:pStyle w:val="Textkrper-Tabelle"/>
              <w:spacing w:before="240"/>
              <w:ind w:left="23"/>
              <w:pPrChange w:id="552" w:author="Otter, Martin" w:date="2014-06-12T11:13:00Z">
                <w:pPr>
                  <w:pStyle w:val="Textkrper-Tabelle"/>
                </w:pPr>
              </w:pPrChange>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Pr="0098259C">
              <w:t xml:space="preserve"> the header file “</w:t>
            </w:r>
            <w:del w:id="553" w:author="Otter, Martin" w:date="2014-04-09T11:00:00Z">
              <w:r w:rsidR="00950F8C" w:rsidDel="00140C25">
                <w:rPr>
                  <w:rStyle w:val="CODE"/>
                  <w:rFonts w:eastAsia="StarSymbol"/>
                </w:rPr>
                <w:delText>fmi</w:delText>
              </w:r>
            </w:del>
            <w:ins w:id="554" w:author="Otter, Martin" w:date="2014-04-09T11:00:00Z">
              <w:r w:rsidR="00140C25">
                <w:rPr>
                  <w:rStyle w:val="CODE"/>
                  <w:rFonts w:eastAsia="StarSymbol"/>
                </w:rPr>
                <w:t>fmi2</w:t>
              </w:r>
            </w:ins>
            <w:r w:rsidR="00950F8C">
              <w:rPr>
                <w:rStyle w:val="CODE"/>
                <w:rFonts w:eastAsia="StarSymbol"/>
              </w:rPr>
              <w:t>TypesPlatform.h</w:t>
            </w:r>
            <w:del w:id="555" w:author="Emil Fredriksson" w:date="2014-03-20T13:50:00Z">
              <w:r w:rsidR="00950F8C" w:rsidDel="00CD10D2">
                <w:rPr>
                  <w:rStyle w:val="CODE"/>
                  <w:rFonts w:eastAsia="StarSymbol"/>
                </w:rPr>
                <w:delText xml:space="preserve"> </w:delText>
              </w:r>
            </w:del>
            <w:r w:rsidRPr="0098259C">
              <w:t xml:space="preserve">”) is provided by the environment where the FMU shall be </w:t>
            </w:r>
            <w:r w:rsidR="00537C30" w:rsidRPr="0098259C">
              <w:t>used</w:t>
            </w:r>
            <w:r w:rsidRPr="0098259C">
              <w:t xml:space="preserve">. In most cases, the definition above will be used. If the target environment has </w:t>
            </w:r>
            <w:del w:id="556" w:author="Emil Fredriksson" w:date="2014-03-20T13:50:00Z">
              <w:r w:rsidRPr="0098259C" w:rsidDel="00CD10D2">
                <w:delText xml:space="preserve"> </w:delText>
              </w:r>
            </w:del>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280F4D94" w:rsidR="00FF0916" w:rsidRPr="0098259C" w:rsidRDefault="00FF0916" w:rsidP="005348C3">
            <w:pPr>
              <w:pStyle w:val="Textkrper-Zeileneinzug"/>
            </w:pPr>
            <w:r w:rsidRPr="0098259C">
              <w:t>If a</w:t>
            </w:r>
            <w:r w:rsidR="00537C30" w:rsidRPr="0098259C">
              <w:t>n</w:t>
            </w:r>
            <w:r w:rsidRPr="0098259C">
              <w:t xml:space="preserve"> </w:t>
            </w:r>
            <w:del w:id="557" w:author="Otter, Martin" w:date="2014-04-09T11:00:00Z">
              <w:r w:rsidRPr="0098259C" w:rsidDel="00140C25">
                <w:rPr>
                  <w:rStyle w:val="CODE"/>
                </w:rPr>
                <w:delText>fmi</w:delText>
              </w:r>
            </w:del>
            <w:ins w:id="558" w:author="Otter, Martin" w:date="2014-04-09T11:00:00Z">
              <w:r w:rsidR="00140C25">
                <w:rPr>
                  <w:rStyle w:val="CODE"/>
                </w:rPr>
                <w:t>fmi2</w:t>
              </w:r>
            </w:ins>
            <w:r w:rsidRPr="0098259C">
              <w:rPr>
                <w:rStyle w:val="CODE"/>
              </w:rPr>
              <w:t>String</w:t>
            </w:r>
            <w:r w:rsidRPr="0098259C">
              <w:t xml:space="preserve"> variable is passed as </w:t>
            </w:r>
            <w:r w:rsidRPr="0098259C">
              <w:rPr>
                <w:u w:val="single"/>
              </w:rPr>
              <w:t>input</w:t>
            </w:r>
            <w:r w:rsidRPr="0098259C">
              <w:t xml:space="preserve"> argument to a</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6E1FF31D" w:rsidR="00FF0916" w:rsidRPr="0098259C" w:rsidRDefault="00FF0916" w:rsidP="0059243D">
            <w:pPr>
              <w:pStyle w:val="Textkrper-Zeileneinzug"/>
            </w:pPr>
            <w:r w:rsidRPr="0098259C">
              <w:lastRenderedPageBreak/>
              <w:t>If a</w:t>
            </w:r>
            <w:r w:rsidR="00377397">
              <w:t>n</w:t>
            </w:r>
            <w:r w:rsidRPr="0098259C">
              <w:t xml:space="preserve"> </w:t>
            </w:r>
            <w:del w:id="559" w:author="Otter, Martin" w:date="2014-04-09T11:00:00Z">
              <w:r w:rsidRPr="0098259C" w:rsidDel="00140C25">
                <w:rPr>
                  <w:rStyle w:val="CODE"/>
                </w:rPr>
                <w:delText>fmi</w:delText>
              </w:r>
            </w:del>
            <w:ins w:id="560" w:author="Otter, Martin" w:date="2014-04-09T11:00:00Z">
              <w:r w:rsidR="00140C25">
                <w:rPr>
                  <w:rStyle w:val="CODE"/>
                </w:rPr>
                <w:t>fmi2</w:t>
              </w:r>
            </w:ins>
            <w:r w:rsidRPr="0098259C">
              <w:rPr>
                <w:rStyle w:val="CODE"/>
              </w:rPr>
              <w:t>String</w:t>
            </w:r>
            <w:r w:rsidRPr="0098259C">
              <w:t xml:space="preserve"> variable is passed as </w:t>
            </w:r>
            <w:r w:rsidRPr="0098259C">
              <w:rPr>
                <w:u w:val="single"/>
              </w:rPr>
              <w:t>output</w:t>
            </w:r>
            <w:r w:rsidRPr="0098259C">
              <w:t xml:space="preserve"> argument from a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 xml:space="preserve">interface functions (the string memory might also be just a buffer, that is reused) </w:t>
            </w:r>
          </w:p>
        </w:tc>
      </w:tr>
    </w:tbl>
    <w:p w14:paraId="63794AFD" w14:textId="77777777" w:rsidR="00DF063F" w:rsidRPr="0098259C" w:rsidRDefault="003D0107" w:rsidP="00DF063F">
      <w:pPr>
        <w:pStyle w:val="berschrift3"/>
      </w:pPr>
      <w:bookmarkStart w:id="561" w:name="_Ref289242802"/>
      <w:bookmarkStart w:id="562" w:name="_Toc393466388"/>
      <w:r w:rsidRPr="0098259C">
        <w:lastRenderedPageBreak/>
        <w:t>Status Returned by Functions</w:t>
      </w:r>
      <w:bookmarkEnd w:id="561"/>
      <w:bookmarkEnd w:id="562"/>
      <w:r w:rsidR="00DF063F" w:rsidRPr="0098259C">
        <w:t xml:space="preserve"> </w:t>
      </w:r>
    </w:p>
    <w:p w14:paraId="3F3EC6DE" w14:textId="5E8A0141"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del w:id="563" w:author="Otter, Martin" w:date="2014-04-09T11:00:00Z">
        <w:r w:rsidRPr="0098259C" w:rsidDel="00140C25">
          <w:rPr>
            <w:rStyle w:val="CODE"/>
          </w:rPr>
          <w:delText>fmi</w:delText>
        </w:r>
      </w:del>
      <w:ins w:id="564" w:author="Otter, Martin" w:date="2014-04-09T11:00:00Z">
        <w:r w:rsidR="00140C25">
          <w:rPr>
            <w:rStyle w:val="CODE"/>
          </w:rPr>
          <w:t>fmi2</w:t>
        </w:r>
      </w:ins>
      <w:r w:rsidRPr="0098259C">
        <w:rPr>
          <w:rStyle w:val="CODE"/>
        </w:rPr>
        <w:t>Status</w:t>
      </w:r>
      <w:r w:rsidRPr="0098259C">
        <w:t xml:space="preserve"> defined in file “</w:t>
      </w:r>
      <w:del w:id="565" w:author="Otter, Martin" w:date="2014-04-09T11:00:00Z">
        <w:r w:rsidR="00C45E15" w:rsidRPr="0098259C" w:rsidDel="00140C25">
          <w:rPr>
            <w:rStyle w:val="CODE"/>
          </w:rPr>
          <w:delText>fmi</w:delText>
        </w:r>
      </w:del>
      <w:ins w:id="566" w:author="Otter, Martin" w:date="2014-04-09T11:00:00Z">
        <w:r w:rsidR="00140C25">
          <w:rPr>
            <w:rStyle w:val="CODE"/>
          </w:rPr>
          <w:t>fmi2</w:t>
        </w:r>
      </w:ins>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458"/>
      </w:tblGrid>
      <w:tr w:rsidR="00DF063F" w:rsidRPr="0098259C" w14:paraId="184AA1A2" w14:textId="77777777" w:rsidTr="00885BF4">
        <w:trPr>
          <w:trHeight w:val="301"/>
        </w:trPr>
        <w:tc>
          <w:tcPr>
            <w:tcW w:w="9458" w:type="dxa"/>
            <w:shd w:val="clear" w:color="auto" w:fill="auto"/>
          </w:tcPr>
          <w:p w14:paraId="66600F42" w14:textId="6F5EF221"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del w:id="567" w:author="Otter, Martin" w:date="2014-04-09T11:00:00Z">
              <w:r w:rsidRPr="0098259C" w:rsidDel="00140C25">
                <w:rPr>
                  <w:rStyle w:val="CODE"/>
                  <w:rFonts w:cs="Courier New"/>
                </w:rPr>
                <w:delText>fmi</w:delText>
              </w:r>
            </w:del>
            <w:ins w:id="568" w:author="Otter, Martin" w:date="2014-04-09T11:00:00Z">
              <w:r w:rsidR="00140C25">
                <w:rPr>
                  <w:rStyle w:val="CODE"/>
                  <w:rFonts w:cs="Courier New"/>
                </w:rPr>
                <w:t>fmi2</w:t>
              </w:r>
            </w:ins>
            <w:r w:rsidRPr="0098259C">
              <w:rPr>
                <w:rStyle w:val="CODE"/>
                <w:rFonts w:cs="Courier New"/>
              </w:rPr>
              <w:t>OK</w:t>
            </w:r>
            <w:r w:rsidRPr="0098259C">
              <w:rPr>
                <w:rStyle w:val="CODE"/>
              </w:rPr>
              <w:t>,</w:t>
            </w:r>
          </w:p>
          <w:p w14:paraId="0E36444D" w14:textId="287BBBD3"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del w:id="569" w:author="Otter, Martin" w:date="2014-04-09T11:00:00Z">
              <w:r w:rsidRPr="0098259C" w:rsidDel="00140C25">
                <w:rPr>
                  <w:rStyle w:val="CODE"/>
                  <w:rFonts w:cs="Courier New"/>
                </w:rPr>
                <w:delText>fmi</w:delText>
              </w:r>
            </w:del>
            <w:ins w:id="570" w:author="Otter, Martin" w:date="2014-04-09T11:00:00Z">
              <w:r w:rsidR="00140C25">
                <w:rPr>
                  <w:rStyle w:val="CODE"/>
                  <w:rFonts w:cs="Courier New"/>
                </w:rPr>
                <w:t>fmi2</w:t>
              </w:r>
            </w:ins>
            <w:r w:rsidRPr="0098259C">
              <w:rPr>
                <w:rStyle w:val="CODE"/>
                <w:rFonts w:cs="Courier New"/>
              </w:rPr>
              <w:t>Warning</w:t>
            </w:r>
            <w:r w:rsidRPr="0098259C">
              <w:rPr>
                <w:rStyle w:val="CODE"/>
              </w:rPr>
              <w:t xml:space="preserve">, </w:t>
            </w:r>
          </w:p>
          <w:p w14:paraId="52E6F1F9" w14:textId="2DE14D6B"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del w:id="571" w:author="Otter, Martin" w:date="2014-04-09T11:00:00Z">
              <w:r w:rsidRPr="0098259C" w:rsidDel="00140C25">
                <w:rPr>
                  <w:rStyle w:val="CODE"/>
                  <w:rFonts w:cs="Courier New"/>
                </w:rPr>
                <w:delText>fmi</w:delText>
              </w:r>
            </w:del>
            <w:ins w:id="572" w:author="Otter, Martin" w:date="2014-04-09T11:00:00Z">
              <w:r w:rsidR="00140C25">
                <w:rPr>
                  <w:rStyle w:val="CODE"/>
                  <w:rFonts w:cs="Courier New"/>
                </w:rPr>
                <w:t>fmi2</w:t>
              </w:r>
            </w:ins>
            <w:r w:rsidRPr="0098259C">
              <w:rPr>
                <w:rStyle w:val="CODE"/>
                <w:rFonts w:cs="Courier New"/>
              </w:rPr>
              <w:t>Discard</w:t>
            </w:r>
            <w:r w:rsidRPr="0098259C">
              <w:rPr>
                <w:rStyle w:val="CODE"/>
              </w:rPr>
              <w:t>,</w:t>
            </w:r>
          </w:p>
          <w:p w14:paraId="00DDB98C" w14:textId="3763CB7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del w:id="573" w:author="Otter, Martin" w:date="2014-04-09T11:00:00Z">
              <w:r w:rsidRPr="0098259C" w:rsidDel="00140C25">
                <w:rPr>
                  <w:rStyle w:val="CODE"/>
                  <w:rFonts w:cs="Courier New"/>
                </w:rPr>
                <w:delText>fmi</w:delText>
              </w:r>
            </w:del>
            <w:ins w:id="574" w:author="Otter, Martin" w:date="2014-04-09T11:00:00Z">
              <w:r w:rsidR="00140C25">
                <w:rPr>
                  <w:rStyle w:val="CODE"/>
                  <w:rFonts w:cs="Courier New"/>
                </w:rPr>
                <w:t>fmi2</w:t>
              </w:r>
            </w:ins>
            <w:r w:rsidRPr="0098259C">
              <w:rPr>
                <w:rStyle w:val="CODE"/>
                <w:rFonts w:cs="Courier New"/>
              </w:rPr>
              <w:t>Error</w:t>
            </w:r>
            <w:r w:rsidRPr="0098259C">
              <w:rPr>
                <w:rStyle w:val="CODE"/>
              </w:rPr>
              <w:t>,</w:t>
            </w:r>
          </w:p>
          <w:p w14:paraId="5523EC67" w14:textId="0A80E2DB"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del w:id="575" w:author="Otter, Martin" w:date="2014-04-09T11:00:00Z">
              <w:r w:rsidRPr="0098259C" w:rsidDel="00140C25">
                <w:rPr>
                  <w:rStyle w:val="CODE"/>
                  <w:rFonts w:cs="Courier New"/>
                </w:rPr>
                <w:delText>fmi</w:delText>
              </w:r>
            </w:del>
            <w:ins w:id="576" w:author="Otter, Martin" w:date="2014-04-09T11:00:00Z">
              <w:r w:rsidR="00140C25">
                <w:rPr>
                  <w:rStyle w:val="CODE"/>
                  <w:rFonts w:cs="Courier New"/>
                </w:rPr>
                <w:t>fmi2</w:t>
              </w:r>
            </w:ins>
            <w:r w:rsidRPr="0098259C">
              <w:rPr>
                <w:rStyle w:val="CODE"/>
                <w:rFonts w:cs="Courier New"/>
              </w:rPr>
              <w:t>Fatal</w:t>
            </w:r>
            <w:r w:rsidR="00ED58AD" w:rsidRPr="0098259C">
              <w:rPr>
                <w:rStyle w:val="CODE"/>
                <w:rFonts w:eastAsia="StarSymbol"/>
              </w:rPr>
              <w:t>,</w:t>
            </w:r>
          </w:p>
          <w:p w14:paraId="5E30FC44" w14:textId="4218BA28"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del w:id="577" w:author="Otter, Martin" w:date="2014-04-09T11:00:00Z">
              <w:r w:rsidRPr="0098259C" w:rsidDel="00140C25">
                <w:rPr>
                  <w:rStyle w:val="CODE"/>
                  <w:rFonts w:eastAsia="StarSymbol" w:cs="Courier New"/>
                </w:rPr>
                <w:delText>fmi</w:delText>
              </w:r>
            </w:del>
            <w:ins w:id="578" w:author="Otter, Martin" w:date="2014-04-09T11:00:00Z">
              <w:r w:rsidR="00140C25">
                <w:rPr>
                  <w:rStyle w:val="CODE"/>
                  <w:rFonts w:eastAsia="StarSymbol" w:cs="Courier New"/>
                </w:rPr>
                <w:t>fmi2</w:t>
              </w:r>
            </w:ins>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del w:id="579" w:author="Otter, Martin" w:date="2014-04-09T11:00:00Z">
              <w:r w:rsidR="00DF063F" w:rsidRPr="0098259C" w:rsidDel="00140C25">
                <w:rPr>
                  <w:rStyle w:val="CODE"/>
                  <w:rFonts w:cs="Courier New"/>
                </w:rPr>
                <w:delText>fmi</w:delText>
              </w:r>
            </w:del>
            <w:ins w:id="580" w:author="Otter, Martin" w:date="2014-04-09T11:00:00Z">
              <w:r w:rsidR="00140C25">
                <w:rPr>
                  <w:rStyle w:val="CODE"/>
                  <w:rFonts w:cs="Courier New"/>
                </w:rPr>
                <w:t>fmi2</w:t>
              </w:r>
            </w:ins>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49AA5936" w:rsidR="00DF063F" w:rsidRPr="0098259C" w:rsidRDefault="00DF063F" w:rsidP="00F51DB8">
            <w:pPr>
              <w:pStyle w:val="BulletItemFirst"/>
              <w:spacing w:before="120"/>
              <w:ind w:left="238" w:hanging="238"/>
            </w:pPr>
            <w:del w:id="581" w:author="Otter, Martin" w:date="2014-04-09T11:00:00Z">
              <w:r w:rsidRPr="0098259C" w:rsidDel="00140C25">
                <w:rPr>
                  <w:rStyle w:val="CODE"/>
                  <w:rFonts w:cs="Courier New"/>
                </w:rPr>
                <w:delText>fmi</w:delText>
              </w:r>
            </w:del>
            <w:ins w:id="582" w:author="Otter, Martin" w:date="2014-04-09T11:00:00Z">
              <w:r w:rsidR="00140C25">
                <w:rPr>
                  <w:rStyle w:val="CODE"/>
                  <w:rFonts w:cs="Courier New"/>
                </w:rPr>
                <w:t>fmi2</w:t>
              </w:r>
            </w:ins>
            <w:r w:rsidRPr="0098259C">
              <w:rPr>
                <w:rStyle w:val="CODE"/>
                <w:rFonts w:cs="Courier New"/>
              </w:rPr>
              <w:t>OK</w:t>
            </w:r>
            <w:r w:rsidRPr="0098259C">
              <w:t xml:space="preserve"> – all well</w:t>
            </w:r>
          </w:p>
          <w:p w14:paraId="15EE2254" w14:textId="272D4DCD" w:rsidR="00DF063F" w:rsidRPr="0098259C" w:rsidRDefault="00DF063F" w:rsidP="00F51DB8">
            <w:pPr>
              <w:pStyle w:val="BulletItemFirst"/>
              <w:spacing w:before="120"/>
              <w:ind w:left="238" w:hanging="238"/>
            </w:pPr>
            <w:del w:id="583" w:author="Otter, Martin" w:date="2014-04-09T11:00:00Z">
              <w:r w:rsidRPr="0098259C" w:rsidDel="00140C25">
                <w:rPr>
                  <w:rStyle w:val="CODE"/>
                  <w:rFonts w:cs="Courier New"/>
                </w:rPr>
                <w:delText>fmi</w:delText>
              </w:r>
            </w:del>
            <w:ins w:id="584" w:author="Otter, Martin" w:date="2014-04-09T11:00:00Z">
              <w:r w:rsidR="00140C25">
                <w:rPr>
                  <w:rStyle w:val="CODE"/>
                  <w:rFonts w:cs="Courier New"/>
                </w:rPr>
                <w:t>fmi2</w:t>
              </w:r>
            </w:ins>
            <w:r w:rsidRPr="0098259C">
              <w:rPr>
                <w:rStyle w:val="CODE"/>
                <w:rFonts w:cs="Courier New"/>
              </w:rPr>
              <w:t>Warning</w:t>
            </w:r>
            <w:r w:rsidRPr="0098259C">
              <w:t xml:space="preserve"> – things </w:t>
            </w:r>
            <w:r w:rsidR="00EF7A27" w:rsidRPr="0098259C">
              <w:t xml:space="preserve">are </w:t>
            </w:r>
            <w:r w:rsidRPr="0098259C">
              <w:t>not quite right, but the computation can continue. Function “</w:t>
            </w:r>
            <w:r w:rsidRPr="0098259C">
              <w:rPr>
                <w:rStyle w:val="CODE"/>
                <w:rFonts w:cs="Courier New"/>
              </w:rPr>
              <w:t>logger</w:t>
            </w:r>
            <w:r w:rsidRPr="0098259C">
              <w:t>” was called in the model (see below) and it is expected that this function has shown the prepared information message to the user.</w:t>
            </w:r>
          </w:p>
          <w:p w14:paraId="6BA7BCCA" w14:textId="36446814" w:rsidR="00DF063F" w:rsidRPr="0098259C" w:rsidRDefault="00DF063F" w:rsidP="00F51DB8">
            <w:pPr>
              <w:pStyle w:val="BulletItemFirst"/>
              <w:spacing w:before="120"/>
              <w:ind w:left="238" w:hanging="238"/>
            </w:pPr>
            <w:del w:id="585" w:author="Otter, Martin" w:date="2014-04-09T11:00:00Z">
              <w:r w:rsidRPr="0098259C" w:rsidDel="00140C25">
                <w:rPr>
                  <w:rStyle w:val="CODE"/>
                  <w:rFonts w:cs="Courier New"/>
                </w:rPr>
                <w:delText>fmi</w:delText>
              </w:r>
            </w:del>
            <w:ins w:id="586" w:author="Otter, Martin" w:date="2014-04-09T11:00:00Z">
              <w:r w:rsidR="00140C25">
                <w:rPr>
                  <w:rStyle w:val="CODE"/>
                  <w:rFonts w:cs="Courier New"/>
                </w:rPr>
                <w:t>fmi2</w:t>
              </w:r>
            </w:ins>
            <w:r w:rsidRPr="0098259C">
              <w:rPr>
                <w:rStyle w:val="CODE"/>
                <w:rFonts w:cs="Courier New"/>
              </w:rPr>
              <w:t>Discard</w:t>
            </w:r>
            <w:r w:rsidRPr="0098259C">
              <w:t xml:space="preserve"> – this return status is only possible, if explicitly defined for the corresponding function</w:t>
            </w:r>
            <w:ins w:id="587" w:author="Otter, Martin" w:date="2014-07-17T08:34:00Z">
              <w:r w:rsidR="003F58B3" w:rsidRPr="0098259C">
                <w:rPr>
                  <w:rStyle w:val="Funotenzeichen"/>
                </w:rPr>
                <w:footnoteReference w:id="3"/>
              </w:r>
            </w:ins>
            <w:r w:rsidRPr="0098259C">
              <w:t xml:space="preserve"> (</w:t>
            </w:r>
            <w:del w:id="590" w:author="Otter, Martin" w:date="2014-07-17T08:34:00Z">
              <w:r w:rsidRPr="0098259C" w:rsidDel="003F58B3">
                <w:delText>currently</w:delText>
              </w:r>
              <w:r w:rsidRPr="0098259C" w:rsidDel="003F58B3">
                <w:rPr>
                  <w:rStyle w:val="Funotenzeichen"/>
                </w:rPr>
                <w:footnoteReference w:id="4"/>
              </w:r>
              <w:r w:rsidRPr="0098259C" w:rsidDel="003F58B3">
                <w:delText>:</w:delText>
              </w:r>
            </w:del>
            <w:ins w:id="621" w:author="Otter, Martin" w:date="2014-07-17T08:34:00Z">
              <w:r w:rsidR="003F58B3">
                <w:t xml:space="preserve">ModelExchange: </w:t>
              </w:r>
            </w:ins>
            <w:del w:id="622" w:author="Otter, Martin" w:date="2014-07-17T08:34:00Z">
              <w:r w:rsidRPr="0098259C" w:rsidDel="003F58B3">
                <w:delText xml:space="preserve"> </w:delText>
              </w:r>
            </w:del>
            <w:del w:id="623" w:author="Otter, Martin" w:date="2014-04-09T11:00:00Z">
              <w:r w:rsidRPr="00321B85" w:rsidDel="00140C25">
                <w:rPr>
                  <w:rStyle w:val="CODE"/>
                </w:rPr>
                <w:delText>fmi</w:delText>
              </w:r>
            </w:del>
            <w:ins w:id="624" w:author="Otter, Martin" w:date="2014-04-09T11:00:00Z">
              <w:r w:rsidR="00140C25">
                <w:rPr>
                  <w:rStyle w:val="CODE"/>
                </w:rPr>
                <w:t>fmi2</w:t>
              </w:r>
            </w:ins>
            <w:r w:rsidRPr="00321B85">
              <w:rPr>
                <w:rStyle w:val="CODE"/>
              </w:rPr>
              <w:t>SetReal</w:t>
            </w:r>
            <w:r w:rsidRPr="00321B85">
              <w:t>,</w:t>
            </w:r>
            <w:r w:rsidR="00ED58AD" w:rsidRPr="00321B85">
              <w:t xml:space="preserve"> </w:t>
            </w:r>
            <w:del w:id="625" w:author="Otter, Martin" w:date="2014-04-09T11:00:00Z">
              <w:r w:rsidR="00EF3C99" w:rsidRPr="00321B85" w:rsidDel="00140C25">
                <w:rPr>
                  <w:rStyle w:val="CODE"/>
                </w:rPr>
                <w:delText>fmi</w:delText>
              </w:r>
            </w:del>
            <w:ins w:id="626" w:author="Otter, Martin" w:date="2014-04-09T11:00:00Z">
              <w:r w:rsidR="00140C25">
                <w:rPr>
                  <w:rStyle w:val="CODE"/>
                </w:rPr>
                <w:t>fmi2</w:t>
              </w:r>
            </w:ins>
            <w:r w:rsidR="00EF3C99" w:rsidRPr="00321B85">
              <w:rPr>
                <w:rStyle w:val="CODE"/>
              </w:rPr>
              <w:t>SetInteger</w:t>
            </w:r>
            <w:r w:rsidR="00EF3C99" w:rsidRPr="00321B85">
              <w:t xml:space="preserve">, </w:t>
            </w:r>
            <w:ins w:id="627" w:author="Otter, Martin" w:date="2014-04-15T10:47:00Z">
              <w:r w:rsidR="00B10813" w:rsidRPr="00B10813">
                <w:rPr>
                  <w:rStyle w:val="CODE"/>
                  <w:rPrChange w:id="628" w:author="Otter, Martin" w:date="2014-04-15T10:47:00Z">
                    <w:rPr/>
                  </w:rPrChange>
                </w:rPr>
                <w:t>fmi2SetBoolean</w:t>
              </w:r>
              <w:r w:rsidR="00B10813">
                <w:t xml:space="preserve">, </w:t>
              </w:r>
              <w:r w:rsidR="00B10813" w:rsidRPr="00B10813">
                <w:rPr>
                  <w:rStyle w:val="CODE"/>
                  <w:rPrChange w:id="629" w:author="Otter, Martin" w:date="2014-04-15T10:47:00Z">
                    <w:rPr/>
                  </w:rPrChange>
                </w:rPr>
                <w:t>fmi2SetString</w:t>
              </w:r>
              <w:r w:rsidR="00B10813">
                <w:t xml:space="preserve">, </w:t>
              </w:r>
            </w:ins>
            <w:del w:id="630" w:author="Otter, Martin" w:date="2014-04-09T11:00:00Z">
              <w:r w:rsidRPr="00321B85" w:rsidDel="00140C25">
                <w:rPr>
                  <w:rStyle w:val="CODE"/>
                </w:rPr>
                <w:delText>fmi</w:delText>
              </w:r>
            </w:del>
            <w:ins w:id="631" w:author="Otter, Martin" w:date="2014-04-09T11:00:00Z">
              <w:r w:rsidR="00140C25">
                <w:rPr>
                  <w:rStyle w:val="CODE"/>
                </w:rPr>
                <w:t>fmi2</w:t>
              </w:r>
            </w:ins>
            <w:r w:rsidRPr="00321B85">
              <w:rPr>
                <w:rStyle w:val="CODE"/>
              </w:rPr>
              <w:t>SetContinuousStates</w:t>
            </w:r>
            <w:r w:rsidRPr="00321B85">
              <w:t xml:space="preserve">, </w:t>
            </w:r>
            <w:r w:rsidR="00ED58AD" w:rsidRPr="00321B85">
              <w:t xml:space="preserve"> </w:t>
            </w:r>
            <w:del w:id="632" w:author="Otter, Martin" w:date="2014-04-09T11:00:00Z">
              <w:r w:rsidRPr="00321B85" w:rsidDel="00140C25">
                <w:rPr>
                  <w:rStyle w:val="CODE"/>
                </w:rPr>
                <w:delText>fmi</w:delText>
              </w:r>
            </w:del>
            <w:ins w:id="633" w:author="Otter, Martin" w:date="2014-04-09T11:00:00Z">
              <w:r w:rsidR="00140C25">
                <w:rPr>
                  <w:rStyle w:val="CODE"/>
                </w:rPr>
                <w:t>fmi2</w:t>
              </w:r>
            </w:ins>
            <w:r w:rsidRPr="00321B85">
              <w:rPr>
                <w:rStyle w:val="CODE"/>
              </w:rPr>
              <w:t>GetReal</w:t>
            </w:r>
            <w:r w:rsidRPr="00321B85">
              <w:t xml:space="preserve">, </w:t>
            </w:r>
            <w:del w:id="634" w:author="Otter, Martin" w:date="2014-04-09T11:00:00Z">
              <w:r w:rsidRPr="00321B85" w:rsidDel="00140C25">
                <w:rPr>
                  <w:rStyle w:val="CODE"/>
                </w:rPr>
                <w:delText>fmi</w:delText>
              </w:r>
            </w:del>
            <w:ins w:id="635" w:author="Otter, Martin" w:date="2014-04-09T11:00:00Z">
              <w:r w:rsidR="00140C25">
                <w:rPr>
                  <w:rStyle w:val="CODE"/>
                </w:rPr>
                <w:t>fmi2</w:t>
              </w:r>
            </w:ins>
            <w:r w:rsidRPr="00321B85">
              <w:rPr>
                <w:rStyle w:val="CODE"/>
              </w:rPr>
              <w:t>GetDerivatives</w:t>
            </w:r>
            <w:r w:rsidRPr="00321B85">
              <w:t xml:space="preserve">, </w:t>
            </w:r>
            <w:ins w:id="636" w:author="Otter, Martin" w:date="2014-04-15T10:54:00Z">
              <w:r w:rsidR="00BE1244" w:rsidRPr="00BE1244">
                <w:rPr>
                  <w:rStyle w:val="CODE"/>
                  <w:rPrChange w:id="637" w:author="Otter, Martin" w:date="2014-04-15T10:54:00Z">
                    <w:rPr/>
                  </w:rPrChange>
                </w:rPr>
                <w:t>fmi2GetContinuousStates,</w:t>
              </w:r>
            </w:ins>
            <w:r w:rsidR="00ED58AD" w:rsidRPr="00321B85">
              <w:t xml:space="preserve"> </w:t>
            </w:r>
            <w:del w:id="638" w:author="Otter, Martin" w:date="2014-04-09T11:00:00Z">
              <w:r w:rsidRPr="00321B85" w:rsidDel="00140C25">
                <w:rPr>
                  <w:rStyle w:val="CODE"/>
                </w:rPr>
                <w:delText>fmi</w:delText>
              </w:r>
            </w:del>
            <w:ins w:id="639" w:author="Otter, Martin" w:date="2014-04-09T11:00:00Z">
              <w:r w:rsidR="00140C25">
                <w:rPr>
                  <w:rStyle w:val="CODE"/>
                </w:rPr>
                <w:t>fmi2</w:t>
              </w:r>
            </w:ins>
            <w:r w:rsidRPr="00321B85">
              <w:rPr>
                <w:rStyle w:val="CODE"/>
              </w:rPr>
              <w:t>GetEventIndicators</w:t>
            </w:r>
            <w:ins w:id="640" w:author="Otter, Martin" w:date="2014-07-17T08:35:00Z">
              <w:r w:rsidR="003F58B3">
                <w:rPr>
                  <w:rStyle w:val="CODE"/>
                </w:rPr>
                <w:t>;</w:t>
              </w:r>
            </w:ins>
            <w:del w:id="641" w:author="Otter, Martin" w:date="2014-07-17T08:35:00Z">
              <w:r w:rsidR="00ED58AD" w:rsidRPr="00321B85" w:rsidDel="003F58B3">
                <w:rPr>
                  <w:rStyle w:val="CODE"/>
                </w:rPr>
                <w:delText xml:space="preserve">, </w:delText>
              </w:r>
            </w:del>
            <w:del w:id="642" w:author="Otter, Martin" w:date="2014-04-09T11:00:00Z">
              <w:r w:rsidR="00ED58AD" w:rsidRPr="00321B85" w:rsidDel="00140C25">
                <w:rPr>
                  <w:rStyle w:val="CODE"/>
                </w:rPr>
                <w:delText>fmi</w:delText>
              </w:r>
            </w:del>
            <w:del w:id="643" w:author="Otter, Martin" w:date="2014-07-17T08:35:00Z">
              <w:r w:rsidR="00ED58AD" w:rsidRPr="00321B85" w:rsidDel="003F58B3">
                <w:rPr>
                  <w:rStyle w:val="CODE"/>
                </w:rPr>
                <w:delText>DoStep</w:delText>
              </w:r>
            </w:del>
            <w:ins w:id="644" w:author="Otter, Martin" w:date="2014-07-17T08:35:00Z">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ins>
            <w:ins w:id="645" w:author="Otter, Martin" w:date="2014-07-17T08:36:00Z">
              <w:r w:rsidR="003F58B3">
                <w:rPr>
                  <w:rStyle w:val="CODE"/>
                </w:rPr>
                <w:t>, fmiGetXXXStatus</w:t>
              </w:r>
            </w:ins>
            <w:r w:rsidRPr="0098259C">
              <w:t xml:space="preserve">): </w:t>
            </w:r>
            <w:r w:rsidR="00ED58AD" w:rsidRPr="0098259C">
              <w:br/>
              <w:t xml:space="preserve">    For “model exchange”: </w:t>
            </w:r>
            <w:r w:rsidRPr="0098259C">
              <w:t xml:space="preserve">It is recommended to perform a smaller step size and evaluate the model equations again, </w:t>
            </w:r>
            <w:r w:rsidR="009F2AEB" w:rsidRPr="0098259C">
              <w:t>for example</w:t>
            </w:r>
            <w:r w:rsidRPr="0098259C">
              <w:t xml:space="preserve"> because an iterative solver in the model did not converge or because a function is outside of its domain (</w:t>
            </w:r>
            <w:r w:rsidR="000061EF" w:rsidRPr="0098259C">
              <w:t xml:space="preserve">for example </w:t>
            </w:r>
            <w:r w:rsidRPr="0098259C">
              <w:t xml:space="preserve">sqrt(&lt;negative number&gt;)). If this is not possible, the simulation has to be terminated. </w:t>
            </w:r>
            <w:r w:rsidR="00ED58AD" w:rsidRPr="0098259C">
              <w:br/>
              <w:t xml:space="preserve">    For “co-simulation”: </w:t>
            </w:r>
            <w:del w:id="646" w:author="Otter, Martin" w:date="2014-04-09T11:00:00Z">
              <w:r w:rsidR="00EF7A27" w:rsidRPr="0098259C" w:rsidDel="00140C25">
                <w:rPr>
                  <w:rStyle w:val="CODE"/>
                  <w:rFonts w:cs="Courier New"/>
                </w:rPr>
                <w:delText>fmi</w:delText>
              </w:r>
            </w:del>
            <w:ins w:id="647" w:author="Otter, Martin" w:date="2014-04-09T11:00:00Z">
              <w:r w:rsidR="00140C25">
                <w:rPr>
                  <w:rStyle w:val="CODE"/>
                  <w:rFonts w:cs="Courier New"/>
                </w:rPr>
                <w:t>fmi2</w:t>
              </w:r>
            </w:ins>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Pr="0098259C">
              <w:t>unction “</w:t>
            </w:r>
            <w:r w:rsidRPr="0098259C">
              <w:rPr>
                <w:rStyle w:val="CODE"/>
                <w:rFonts w:cs="Courier New"/>
              </w:rPr>
              <w:t>logger</w:t>
            </w:r>
            <w:r w:rsidRPr="0098259C">
              <w:t xml:space="preserve">” was called in the </w:t>
            </w:r>
            <w:r w:rsidR="00ED58AD" w:rsidRPr="0098259C">
              <w:t xml:space="preserve">FMU </w:t>
            </w:r>
            <w:r w:rsidRPr="0098259C">
              <w:t xml:space="preserve">(see below) and it is expected that this function has shown the prepared information message to the user if the </w:t>
            </w:r>
            <w:r w:rsidR="00ED58AD" w:rsidRPr="0098259C">
              <w:t xml:space="preserve">FMU </w:t>
            </w:r>
            <w:r w:rsidRPr="0098259C">
              <w:t>was called in debug mode (</w:t>
            </w:r>
            <w:r w:rsidRPr="0098259C">
              <w:rPr>
                <w:rStyle w:val="CODE"/>
              </w:rPr>
              <w:t>loggingOn</w:t>
            </w:r>
            <w:r w:rsidRPr="0098259C">
              <w:t xml:space="preserve"> = </w:t>
            </w:r>
            <w:del w:id="648" w:author="Otter, Martin" w:date="2014-04-09T11:00:00Z">
              <w:r w:rsidRPr="0098259C" w:rsidDel="00140C25">
                <w:rPr>
                  <w:rStyle w:val="CODE"/>
                </w:rPr>
                <w:delText>fmi</w:delText>
              </w:r>
            </w:del>
            <w:ins w:id="649" w:author="Otter, Martin" w:date="2014-04-09T11:00:00Z">
              <w:r w:rsidR="00140C25">
                <w:rPr>
                  <w:rStyle w:val="CODE"/>
                </w:rPr>
                <w:t>fmi2</w:t>
              </w:r>
            </w:ins>
            <w:r w:rsidRPr="0098259C">
              <w:rPr>
                <w:rStyle w:val="CODE"/>
              </w:rPr>
              <w:t>True</w:t>
            </w:r>
            <w:r w:rsidRPr="0098259C">
              <w:t>). Otherwise, “</w:t>
            </w:r>
            <w:r w:rsidRPr="0098259C">
              <w:rPr>
                <w:rStyle w:val="CODE"/>
                <w:rFonts w:cs="Courier New"/>
              </w:rPr>
              <w:t>logger</w:t>
            </w:r>
            <w:r w:rsidRPr="0098259C">
              <w:t xml:space="preserve">” should not show a message. </w:t>
            </w:r>
          </w:p>
          <w:p w14:paraId="1D028E24" w14:textId="7587F5D8" w:rsidR="00DF063F" w:rsidRPr="0098259C" w:rsidRDefault="00DF063F" w:rsidP="00F51DB8">
            <w:pPr>
              <w:pStyle w:val="BulletItemFirst"/>
              <w:spacing w:before="120"/>
              <w:ind w:left="238" w:hanging="238"/>
            </w:pPr>
            <w:del w:id="650" w:author="Otter, Martin" w:date="2014-04-09T11:00:00Z">
              <w:r w:rsidRPr="0098259C" w:rsidDel="00140C25">
                <w:rPr>
                  <w:rStyle w:val="CODE"/>
                  <w:rFonts w:cs="Courier New"/>
                </w:rPr>
                <w:delText>fmi</w:delText>
              </w:r>
            </w:del>
            <w:ins w:id="651" w:author="Otter, Martin" w:date="2014-04-09T11:00:00Z">
              <w:r w:rsidR="00140C25">
                <w:rPr>
                  <w:rStyle w:val="CODE"/>
                  <w:rFonts w:cs="Courier New"/>
                </w:rPr>
                <w:t>fmi2</w:t>
              </w:r>
            </w:ins>
            <w:r w:rsidRPr="0098259C">
              <w:rPr>
                <w:rStyle w:val="CODE"/>
                <w:rFonts w:cs="Courier New"/>
              </w:rPr>
              <w:t>Error</w:t>
            </w:r>
            <w:r w:rsidR="00ED58AD" w:rsidRPr="0098259C">
              <w:t xml:space="preserve"> – the FMU encountered an error. T</w:t>
            </w:r>
            <w:r w:rsidRPr="0098259C">
              <w:t xml:space="preserve">he simulation cannot be continued with this </w:t>
            </w:r>
            <w:r w:rsidR="00ED58AD" w:rsidRPr="0098259C">
              <w:t xml:space="preserve">FMU </w:t>
            </w:r>
            <w:r w:rsidRPr="0098259C">
              <w:t>instance</w:t>
            </w:r>
            <w:r w:rsidR="00ED58AD" w:rsidRPr="0098259C">
              <w:t>.</w:t>
            </w:r>
            <w:ins w:id="652" w:author="Otter, Martin" w:date="2014-07-11T10:02:00Z">
              <w:r w:rsidR="00004724">
                <w:t xml:space="preserve"> </w:t>
              </w:r>
            </w:ins>
            <w:del w:id="653" w:author="Otter, Martin" w:date="2014-07-11T13:03:00Z">
              <w:r w:rsidR="00ED58AD" w:rsidRPr="0098259C" w:rsidDel="004D298B">
                <w:br/>
                <w:delText xml:space="preserve">    For “model exchange”: </w:delText>
              </w:r>
            </w:del>
            <w:del w:id="654" w:author="Otter, Martin" w:date="2014-04-09T11:00:00Z">
              <w:r w:rsidR="005A1732" w:rsidDel="00140C25">
                <w:rPr>
                  <w:rStyle w:val="CODE"/>
                  <w:rFonts w:cs="Courier New"/>
                </w:rPr>
                <w:delText>fmi</w:delText>
              </w:r>
            </w:del>
            <w:del w:id="655" w:author="Otter, Martin" w:date="2014-07-11T13:03:00Z">
              <w:r w:rsidR="005A1732" w:rsidDel="004D298B">
                <w:rPr>
                  <w:rStyle w:val="CODE"/>
                  <w:rFonts w:cs="Courier New"/>
                </w:rPr>
                <w:delText>Free</w:delText>
              </w:r>
              <w:r w:rsidRPr="0098259C" w:rsidDel="004D298B">
                <w:rPr>
                  <w:rStyle w:val="CODE"/>
                  <w:rFonts w:cs="Courier New"/>
                </w:rPr>
                <w:delText>Instance</w:delText>
              </w:r>
              <w:r w:rsidRPr="0098259C" w:rsidDel="004D298B">
                <w:delText xml:space="preserve"> </w:delText>
              </w:r>
              <w:r w:rsidRPr="0098259C" w:rsidDel="004D298B">
                <w:rPr>
                  <w:u w:val="single"/>
                </w:rPr>
                <w:delText>must</w:delText>
              </w:r>
              <w:r w:rsidRPr="0098259C" w:rsidDel="004D298B">
                <w:delText xml:space="preserve"> be called</w:delText>
              </w:r>
              <w:r w:rsidR="00ED58AD" w:rsidRPr="0098259C" w:rsidDel="004D298B">
                <w:delText xml:space="preserve"> afterwards</w:delText>
              </w:r>
              <w:r w:rsidRPr="0098259C" w:rsidDel="004D298B">
                <w:delText>.</w:delText>
              </w:r>
              <w:r w:rsidR="00ED58AD" w:rsidRPr="0098259C" w:rsidDel="004D298B">
                <w:br/>
                <w:delText xml:space="preserve">    For “co-simulation”: </w:delText>
              </w:r>
            </w:del>
            <w:del w:id="656" w:author="Otter, Martin" w:date="2014-07-11T09:36:00Z">
              <w:r w:rsidR="00ED58AD" w:rsidRPr="0098259C" w:rsidDel="00781141">
                <w:delText xml:space="preserve">If one of the functions (except </w:delText>
              </w:r>
            </w:del>
            <w:del w:id="657" w:author="Otter, Martin" w:date="2014-04-09T11:00:00Z">
              <w:r w:rsidR="00ED58AD" w:rsidRPr="0098259C" w:rsidDel="00140C25">
                <w:rPr>
                  <w:rStyle w:val="CODE"/>
                </w:rPr>
                <w:delText>fmi</w:delText>
              </w:r>
            </w:del>
            <w:del w:id="658" w:author="Otter, Martin" w:date="2014-07-11T09:36:00Z">
              <w:r w:rsidR="00ED58AD" w:rsidRPr="0098259C" w:rsidDel="00781141">
                <w:rPr>
                  <w:rStyle w:val="CODE"/>
                </w:rPr>
                <w:delText>DoStep</w:delText>
              </w:r>
              <w:r w:rsidR="00ED58AD" w:rsidRPr="0098259C" w:rsidDel="00781141">
                <w:delText xml:space="preserve">) returns </w:delText>
              </w:r>
            </w:del>
            <w:del w:id="659" w:author="Otter, Martin" w:date="2014-04-09T11:00:00Z">
              <w:r w:rsidR="00ED58AD" w:rsidRPr="0098259C" w:rsidDel="00140C25">
                <w:rPr>
                  <w:rStyle w:val="CODE"/>
                </w:rPr>
                <w:delText>fmi</w:delText>
              </w:r>
            </w:del>
            <w:del w:id="660" w:author="Otter, Martin" w:date="2014-07-11T09:36:00Z">
              <w:r w:rsidR="00ED58AD" w:rsidRPr="0098259C" w:rsidDel="00781141">
                <w:rPr>
                  <w:rStyle w:val="CODE"/>
                </w:rPr>
                <w:delText>Error</w:delText>
              </w:r>
              <w:r w:rsidR="00ED58AD" w:rsidRPr="0098259C" w:rsidDel="00781141">
                <w:delText xml:space="preserve">, the simulation cannot be continued and </w:delText>
              </w:r>
            </w:del>
            <w:del w:id="661" w:author="Otter, Martin" w:date="2014-04-09T11:00:00Z">
              <w:r w:rsidR="00ED58AD" w:rsidRPr="0098259C" w:rsidDel="00140C25">
                <w:rPr>
                  <w:rStyle w:val="CODE"/>
                </w:rPr>
                <w:delText>fmi</w:delText>
              </w:r>
            </w:del>
            <w:del w:id="662" w:author="Otter, Martin" w:date="2014-07-11T09:36:00Z">
              <w:r w:rsidR="00ED58AD" w:rsidRPr="0098259C" w:rsidDel="00781141">
                <w:rPr>
                  <w:rStyle w:val="CODE"/>
                </w:rPr>
                <w:delText>FreeInstance</w:delText>
              </w:r>
              <w:r w:rsidR="00ED58AD" w:rsidRPr="0098259C" w:rsidDel="00781141">
                <w:delText xml:space="preserve"> </w:delText>
              </w:r>
              <w:r w:rsidR="00ED58AD" w:rsidRPr="0098259C" w:rsidDel="00781141">
                <w:rPr>
                  <w:u w:val="single"/>
                </w:rPr>
                <w:delText>must</w:delText>
              </w:r>
              <w:r w:rsidR="00ED58AD" w:rsidRPr="0098259C" w:rsidDel="00781141">
                <w:delText xml:space="preserve"> be called afterwards.</w:delText>
              </w:r>
            </w:del>
            <w:ins w:id="663" w:author="Otter, Martin" w:date="2014-07-11T09:36:00Z">
              <w:r w:rsidR="00781141" w:rsidRPr="00781141">
                <w:t xml:space="preserve">If one of the functions returns </w:t>
              </w:r>
              <w:r w:rsidR="00781141" w:rsidRPr="00781141">
                <w:rPr>
                  <w:rStyle w:val="CODE"/>
                  <w:rPrChange w:id="664" w:author="Otter, Martin" w:date="2014-07-11T09:36:00Z">
                    <w:rPr/>
                  </w:rPrChange>
                </w:rPr>
                <w:lastRenderedPageBreak/>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781141">
                <w:rPr>
                  <w:rStyle w:val="CODE"/>
                  <w:rPrChange w:id="665" w:author="Otter, Martin" w:date="2014-07-11T09:37:00Z">
                    <w:rPr/>
                  </w:rPrChange>
                </w:rPr>
                <w:t>fmi2SetFMUstate</w:t>
              </w:r>
              <w:r w:rsidR="00781141" w:rsidRPr="00781141">
                <w:t xml:space="preserve">. This can be done if the capability flag </w:t>
              </w:r>
              <w:r w:rsidR="00781141" w:rsidRPr="00781141">
                <w:rPr>
                  <w:rStyle w:val="CODE"/>
                  <w:rPrChange w:id="666" w:author="Otter, Martin" w:date="2014-07-11T09:37:00Z">
                    <w:rPr/>
                  </w:rPrChange>
                </w:rPr>
                <w:t>canGetAndSetFMUstate</w:t>
              </w:r>
              <w:r w:rsidR="00781141" w:rsidRPr="00781141">
                <w:t xml:space="preserve"> is true and </w:t>
              </w:r>
              <w:r w:rsidR="00781141" w:rsidRPr="00781141">
                <w:rPr>
                  <w:rStyle w:val="CODE"/>
                  <w:rPrChange w:id="667" w:author="Otter, Martin" w:date="2014-07-11T09:37:00Z">
                    <w:rPr/>
                  </w:rPrChange>
                </w:rPr>
                <w:t>fmu2GetFMUstate</w:t>
              </w:r>
              <w:r w:rsidR="00781141" w:rsidRPr="00781141">
                <w:t xml:space="preserve"> was called before in non-erroneous state. If not</w:t>
              </w:r>
            </w:ins>
            <w:ins w:id="668" w:author="Otter, Martin" w:date="2014-07-11T09:37:00Z">
              <w:r w:rsidR="00781141">
                <w:t>,</w:t>
              </w:r>
            </w:ins>
            <w:ins w:id="669" w:author="Otter, Martin" w:date="2014-07-11T09:36:00Z">
              <w:r w:rsidR="00781141" w:rsidRPr="00781141">
                <w:t xml:space="preserve"> the simulation cannot be continued and </w:t>
              </w:r>
              <w:r w:rsidR="00781141" w:rsidRPr="002C77E3">
                <w:rPr>
                  <w:rStyle w:val="CODE"/>
                  <w:rPrChange w:id="670" w:author="Otter, Martin" w:date="2014-07-11T09:59:00Z">
                    <w:rPr/>
                  </w:rPrChange>
                </w:rPr>
                <w:t>fmi2FreeInstance</w:t>
              </w:r>
              <w:r w:rsidR="00781141" w:rsidRPr="00781141">
                <w:t xml:space="preserve"> or </w:t>
              </w:r>
              <w:r w:rsidR="00781141" w:rsidRPr="002C77E3">
                <w:rPr>
                  <w:rStyle w:val="CODE"/>
                  <w:rPrChange w:id="671" w:author="Otter, Martin" w:date="2014-07-11T09:59:00Z">
                    <w:rPr/>
                  </w:rPrChange>
                </w:rPr>
                <w:t>fmi2Reset</w:t>
              </w:r>
              <w:r w:rsidR="00781141" w:rsidRPr="00781141">
                <w:t xml:space="preserve"> </w:t>
              </w:r>
              <w:r w:rsidR="00781141" w:rsidRPr="00781141">
                <w:rPr>
                  <w:u w:val="single"/>
                  <w:rPrChange w:id="672" w:author="Otter, Martin" w:date="2014-07-11T09:37:00Z">
                    <w:rPr/>
                  </w:rPrChange>
                </w:rPr>
                <w:t>must</w:t>
              </w:r>
              <w:r w:rsidR="00781141" w:rsidRPr="00781141">
                <w:t xml:space="preserve"> be called afterwards.</w:t>
              </w:r>
            </w:ins>
            <w:ins w:id="673" w:author="Otter, Martin" w:date="2014-07-11T13:04:00Z">
              <w:r w:rsidR="004D298B">
                <w:rPr>
                  <w:rStyle w:val="Funotenzeichen"/>
                </w:rPr>
                <w:footnoteReference w:id="5"/>
              </w:r>
            </w:ins>
            <w:r w:rsidR="00ED58AD" w:rsidRPr="0098259C">
              <w:br/>
              <w:t xml:space="preserve">    </w:t>
            </w:r>
            <w:r w:rsidRPr="0098259C">
              <w:t>Further processing is possi</w:t>
            </w:r>
            <w:r w:rsidR="00ED58AD" w:rsidRPr="0098259C">
              <w:t>ble after this call; especially other FMU</w:t>
            </w:r>
            <w:r w:rsidRPr="0098259C">
              <w:t xml:space="preserve"> instances are not affected. Function “</w:t>
            </w:r>
            <w:r w:rsidRPr="0098259C">
              <w:rPr>
                <w:rStyle w:val="CODE"/>
                <w:rFonts w:cs="Courier New"/>
              </w:rPr>
              <w:t>logger</w:t>
            </w:r>
            <w:r w:rsidR="00ED58AD" w:rsidRPr="0098259C">
              <w:t>” was called in the FMU</w:t>
            </w:r>
            <w:r w:rsidRPr="0098259C">
              <w:t xml:space="preserve"> (see below) and it is expected that this function has shown the prepared information message to the user.</w:t>
            </w:r>
          </w:p>
          <w:p w14:paraId="0613BF31" w14:textId="6EBA917D" w:rsidR="00DF063F" w:rsidRPr="0098259C" w:rsidRDefault="00DF063F">
            <w:pPr>
              <w:pStyle w:val="BulletItemFirst"/>
              <w:spacing w:before="120"/>
              <w:ind w:left="238" w:hanging="238"/>
              <w:pPrChange w:id="683" w:author="Otter, Martin" w:date="2014-04-25T17:57:00Z">
                <w:pPr>
                  <w:pStyle w:val="BulletItemFirst"/>
                </w:pPr>
              </w:pPrChange>
            </w:pPr>
            <w:del w:id="684" w:author="Otter, Martin" w:date="2014-04-09T11:00:00Z">
              <w:r w:rsidRPr="00C35041" w:rsidDel="00140C25">
                <w:rPr>
                  <w:rStyle w:val="CODE"/>
                  <w:rFonts w:cs="Courier New"/>
                </w:rPr>
                <w:delText>fmi</w:delText>
              </w:r>
            </w:del>
            <w:ins w:id="685" w:author="Otter, Martin" w:date="2014-04-09T11:00:00Z">
              <w:r w:rsidR="00140C25" w:rsidRPr="00C35041">
                <w:rPr>
                  <w:rStyle w:val="CODE"/>
                  <w:rFonts w:cs="Courier New"/>
                </w:rPr>
                <w:t>fmi2</w:t>
              </w:r>
            </w:ins>
            <w:r w:rsidRPr="00C35041">
              <w:rPr>
                <w:rStyle w:val="CODE"/>
                <w:rFonts w:cs="Courier New"/>
              </w:rPr>
              <w:t>Fatal</w:t>
            </w:r>
            <w:r w:rsidRPr="0098259C">
              <w:t xml:space="preserve"> – the model computations are irr</w:t>
            </w:r>
            <w:r w:rsidR="00ED58AD" w:rsidRPr="0098259C">
              <w:t>eparably corrupted for all FMU</w:t>
            </w:r>
            <w:r w:rsidRPr="0098259C">
              <w:t xml:space="preserve"> instances</w:t>
            </w:r>
            <w:ins w:id="686" w:author="Otter, Martin" w:date="2014-04-23T13:42:00Z">
              <w:r w:rsidR="00C35041">
                <w:t>. [</w:t>
              </w:r>
              <w:r w:rsidR="00C35041" w:rsidRPr="00C35041">
                <w:rPr>
                  <w:i/>
                  <w:rPrChange w:id="687" w:author="Otter, Martin" w:date="2014-04-23T13:42:00Z">
                    <w:rPr/>
                  </w:rPrChange>
                </w:rPr>
                <w:t>For example, due to a run-time exception such as access violation or integer division by zero during the execution of an fmi function</w:t>
              </w:r>
              <w:r w:rsidR="00C35041">
                <w:t>]</w:t>
              </w:r>
            </w:ins>
            <w:r w:rsidRPr="0098259C">
              <w:t>. Function “</w:t>
            </w:r>
            <w:r w:rsidRPr="00C35041">
              <w:rPr>
                <w:rStyle w:val="CODE"/>
                <w:rFonts w:cs="Courier New"/>
              </w:rPr>
              <w:t>logger</w:t>
            </w:r>
            <w:r w:rsidRPr="0098259C">
              <w:t>” was cal</w:t>
            </w:r>
            <w:r w:rsidR="00ED58AD" w:rsidRPr="0098259C">
              <w:t>led in the FMU</w:t>
            </w:r>
            <w:r w:rsidRPr="0098259C">
              <w:t xml:space="preserve"> (see below) and it is expected that this function has shown the prepared information message to the user. It is not possible to call any oth</w:t>
            </w:r>
            <w:r w:rsidR="00ED58AD" w:rsidRPr="0098259C">
              <w:t>er function for any of the FMU</w:t>
            </w:r>
            <w:r w:rsidRPr="0098259C">
              <w:t xml:space="preserve"> instances.</w:t>
            </w:r>
          </w:p>
          <w:p w14:paraId="3E9A728C" w14:textId="76E609A8" w:rsidR="00ED58AD" w:rsidRPr="0098259C" w:rsidRDefault="00ED58AD" w:rsidP="005A1732">
            <w:pPr>
              <w:pStyle w:val="BulletItemFirst"/>
              <w:spacing w:before="120"/>
              <w:ind w:left="238" w:hanging="238"/>
            </w:pPr>
            <w:del w:id="688" w:author="Otter, Martin" w:date="2014-04-09T11:00:00Z">
              <w:r w:rsidRPr="0098259C" w:rsidDel="00140C25">
                <w:rPr>
                  <w:rStyle w:val="CODE"/>
                  <w:rFonts w:eastAsia="StarSymbol"/>
                </w:rPr>
                <w:delText>fmi</w:delText>
              </w:r>
            </w:del>
            <w:ins w:id="689" w:author="Otter, Martin" w:date="2014-04-09T11:00:00Z">
              <w:r w:rsidR="00140C25">
                <w:rPr>
                  <w:rStyle w:val="CODE"/>
                  <w:rFonts w:eastAsia="StarSymbol"/>
                </w:rPr>
                <w:t>fmi2</w:t>
              </w:r>
            </w:ins>
            <w:r w:rsidRPr="0098259C">
              <w:rPr>
                <w:rStyle w:val="CODE"/>
                <w:rFonts w:eastAsia="StarSymbol"/>
              </w:rPr>
              <w:t>Pending</w:t>
            </w:r>
            <w:r w:rsidRPr="0098259C">
              <w:t xml:space="preserve"> – is returned </w:t>
            </w:r>
            <w:r w:rsidR="00512E08" w:rsidRPr="0098259C">
              <w:t xml:space="preserve">only from the co-simulation interface, </w:t>
            </w:r>
            <w:r w:rsidRPr="0098259C">
              <w:t xml:space="preserve">if the slave executes the function in an asynchronous way. That means the slave starts to compute but returns immediately. The master has to call </w:t>
            </w:r>
            <w:del w:id="690" w:author="Otter, Martin" w:date="2014-04-09T11:00:00Z">
              <w:r w:rsidRPr="0098259C" w:rsidDel="00140C25">
                <w:rPr>
                  <w:rStyle w:val="CODE"/>
                  <w:rFonts w:eastAsia="StarSymbol"/>
                </w:rPr>
                <w:delText>fmi</w:delText>
              </w:r>
            </w:del>
            <w:proofErr w:type="gramStart"/>
            <w:ins w:id="691" w:author="Otter, Martin" w:date="2014-04-09T11:00:00Z">
              <w:r w:rsidR="00140C25">
                <w:rPr>
                  <w:rStyle w:val="CODE"/>
                  <w:rFonts w:eastAsia="StarSymbol"/>
                </w:rPr>
                <w:t>fmi2</w:t>
              </w:r>
            </w:ins>
            <w:r w:rsidRPr="0098259C">
              <w:rPr>
                <w:rStyle w:val="CODE"/>
              </w:rPr>
              <w:t>GetStatus(</w:t>
            </w:r>
            <w:proofErr w:type="gramEnd"/>
            <w:r w:rsidRPr="0098259C">
              <w:rPr>
                <w:rStyle w:val="CODE"/>
              </w:rPr>
              <w:t xml:space="preserve">..., </w:t>
            </w:r>
            <w:del w:id="692" w:author="Otter, Martin" w:date="2014-04-09T11:00:00Z">
              <w:r w:rsidRPr="0098259C" w:rsidDel="00140C25">
                <w:rPr>
                  <w:rStyle w:val="CODE"/>
                </w:rPr>
                <w:delText>fmi</w:delText>
              </w:r>
            </w:del>
            <w:ins w:id="693" w:author="Otter, Martin" w:date="2014-04-09T11:00:00Z">
              <w:r w:rsidR="00140C25">
                <w:rPr>
                  <w:rStyle w:val="CODE"/>
                </w:rPr>
                <w:t>fmi2</w:t>
              </w:r>
            </w:ins>
            <w:r w:rsidRPr="0098259C">
              <w:rPr>
                <w:rStyle w:val="CODE"/>
              </w:rPr>
              <w:t>DoStepStatus)</w:t>
            </w:r>
            <w:r w:rsidR="00512E08" w:rsidRPr="0098259C">
              <w:t xml:space="preserve"> to determine</w:t>
            </w:r>
            <w:r w:rsidRPr="0098259C">
              <w:t>, if the slave</w:t>
            </w:r>
            <w:r w:rsidR="00EF7A27" w:rsidRPr="0098259C">
              <w:t xml:space="preserve"> has finished the computation</w:t>
            </w:r>
            <w:r w:rsidR="00512E08" w:rsidRPr="0098259C">
              <w:t xml:space="preserve">. Can be returned only by </w:t>
            </w:r>
            <w:del w:id="694" w:author="Otter, Martin" w:date="2014-04-09T11:00:00Z">
              <w:r w:rsidRPr="0098259C" w:rsidDel="00140C25">
                <w:rPr>
                  <w:rStyle w:val="CODE"/>
                </w:rPr>
                <w:delText>fmi</w:delText>
              </w:r>
            </w:del>
            <w:ins w:id="695" w:author="Otter, Martin" w:date="2014-04-09T11:00:00Z">
              <w:r w:rsidR="00140C25">
                <w:rPr>
                  <w:rStyle w:val="CODE"/>
                </w:rPr>
                <w:t>fmi2</w:t>
              </w:r>
            </w:ins>
            <w:r w:rsidR="00512E08" w:rsidRPr="0098259C">
              <w:rPr>
                <w:rStyle w:val="CODE"/>
              </w:rPr>
              <w:t>DoStep</w:t>
            </w:r>
            <w:r w:rsidRPr="0098259C">
              <w:rPr>
                <w:rStyle w:val="CODE"/>
              </w:rPr>
              <w:t xml:space="preserve"> </w:t>
            </w:r>
            <w:r w:rsidRPr="0098259C">
              <w:t xml:space="preserve">and by </w:t>
            </w:r>
            <w:del w:id="696" w:author="Otter, Martin" w:date="2014-04-09T11:00:00Z">
              <w:r w:rsidRPr="0098259C" w:rsidDel="00140C25">
                <w:rPr>
                  <w:rStyle w:val="CODE"/>
                </w:rPr>
                <w:delText>fmi</w:delText>
              </w:r>
            </w:del>
            <w:ins w:id="697" w:author="Otter, Martin" w:date="2014-04-09T11:00:00Z">
              <w:r w:rsidR="00140C25">
                <w:rPr>
                  <w:rStyle w:val="CODE"/>
                </w:rPr>
                <w:t>fmi2</w:t>
              </w:r>
            </w:ins>
            <w:r w:rsidRPr="0098259C">
              <w:rPr>
                <w:rStyle w:val="CODE"/>
              </w:rPr>
              <w:t>GetStatus</w:t>
            </w:r>
            <w:r w:rsidRPr="0098259C">
              <w:t xml:space="preserve"> (see section</w:t>
            </w:r>
            <w:r w:rsidR="00114EC6" w:rsidRPr="0098259C">
              <w:t xml:space="preserve"> </w:t>
            </w:r>
            <w:r w:rsidR="005A1732">
              <w:fldChar w:fldCharType="begin"/>
            </w:r>
            <w:r w:rsidR="005A1732">
              <w:instrText xml:space="preserve"> REF _Ref369578323 \n \h </w:instrText>
            </w:r>
            <w:r w:rsidR="005A1732">
              <w:fldChar w:fldCharType="separate"/>
            </w:r>
            <w:r w:rsidR="00854655">
              <w:t>4.2.3</w:t>
            </w:r>
            <w:r w:rsidR="005A1732">
              <w:fldChar w:fldCharType="end"/>
            </w:r>
            <w:r w:rsidR="00512E08" w:rsidRPr="0098259C">
              <w:t>).</w:t>
            </w:r>
          </w:p>
        </w:tc>
      </w:tr>
    </w:tbl>
    <w:p w14:paraId="38262163" w14:textId="77777777" w:rsidR="003D0107" w:rsidRPr="0098259C" w:rsidRDefault="003D0107" w:rsidP="00FF0916">
      <w:pPr>
        <w:pStyle w:val="berschrift3"/>
      </w:pPr>
      <w:bookmarkStart w:id="698" w:name="_Ref289256130"/>
      <w:bookmarkStart w:id="699" w:name="_Toc393466389"/>
      <w:r w:rsidRPr="0098259C">
        <w:lastRenderedPageBreak/>
        <w:t>Inquire Platform and Version Number of Header Files</w:t>
      </w:r>
      <w:bookmarkEnd w:id="698"/>
      <w:bookmarkEnd w:id="69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600"/>
        <w:gridCol w:w="8858"/>
      </w:tblGrid>
      <w:tr w:rsidR="00DF063F" w:rsidRPr="0098259C" w14:paraId="55571667" w14:textId="77777777" w:rsidTr="00885BF4">
        <w:tc>
          <w:tcPr>
            <w:tcW w:w="9458" w:type="dxa"/>
            <w:gridSpan w:val="2"/>
            <w:shd w:val="clear" w:color="auto" w:fill="auto"/>
          </w:tcPr>
          <w:p w14:paraId="6CF6DBB1" w14:textId="720D6A3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del w:id="700" w:author="Otter, Martin" w:date="2014-04-09T11:00:00Z">
              <w:r w:rsidR="00C2398F" w:rsidRPr="0098259C" w:rsidDel="00140C25">
                <w:rPr>
                  <w:rStyle w:val="CODE"/>
                  <w:rFonts w:cs="Courier New"/>
                </w:rPr>
                <w:delText>fmi</w:delText>
              </w:r>
            </w:del>
            <w:ins w:id="701" w:author="Otter, Martin" w:date="2014-04-09T11:00:00Z">
              <w:r w:rsidR="00140C25">
                <w:rPr>
                  <w:rStyle w:val="CODE"/>
                  <w:rFonts w:cs="Courier New"/>
                </w:rPr>
                <w:t>fmi2</w:t>
              </w:r>
            </w:ins>
            <w:r w:rsidR="00C2398F" w:rsidRPr="0098259C">
              <w:rPr>
                <w:rStyle w:val="CODE"/>
                <w:rFonts w:cs="Courier New"/>
              </w:rPr>
              <w:t>Get</w:t>
            </w:r>
            <w:r w:rsidRPr="0098259C">
              <w:rPr>
                <w:rStyle w:val="CODE"/>
                <w:rFonts w:cs="Courier New"/>
              </w:rPr>
              <w:t>TypesPlatform(</w:t>
            </w:r>
            <w:ins w:id="702" w:author="Otter, Martin" w:date="2014-03-26T18:16:00Z">
              <w:r w:rsidR="00C615FA">
                <w:rPr>
                  <w:rStyle w:val="CODE"/>
                  <w:rFonts w:cs="Courier New"/>
                </w:rPr>
                <w:t>void</w:t>
              </w:r>
            </w:ins>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840B0F3"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del w:id="703" w:author="Otter, Martin" w:date="2014-04-09T11:00:00Z">
              <w:r w:rsidR="00BD23E6" w:rsidDel="00140C25">
                <w:rPr>
                  <w:rStyle w:val="CODE"/>
                </w:rPr>
                <w:delText>fmi</w:delText>
              </w:r>
            </w:del>
            <w:ins w:id="704" w:author="Otter, Martin" w:date="2014-04-09T11:00:00Z">
              <w:r w:rsidR="00140C25">
                <w:rPr>
                  <w:rStyle w:val="CODE"/>
                </w:rPr>
                <w:t>fmi2</w:t>
              </w:r>
            </w:ins>
            <w:r w:rsidR="00BD23E6">
              <w:rPr>
                <w:rStyle w:val="CODE"/>
              </w:rPr>
              <w:t>TypesPlatform.h</w:t>
            </w:r>
            <w:r w:rsidR="00BD23E6" w:rsidRPr="0098259C">
              <w:t>”</w:t>
            </w:r>
            <w:r w:rsidR="00BD23E6">
              <w:t xml:space="preserve"> header file used for compilation of</w:t>
            </w:r>
            <w:del w:id="705" w:author="Emil Fredriksson" w:date="2014-03-20T16:57:00Z">
              <w:r w:rsidR="00BD23E6" w:rsidDel="006C007F">
                <w:delText xml:space="preserve"> </w:delText>
              </w:r>
            </w:del>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del w:id="706" w:author="Otter, Martin" w:date="2014-04-09T11:00:00Z">
              <w:r w:rsidRPr="0098259C" w:rsidDel="00140C25">
                <w:rPr>
                  <w:rStyle w:val="CODE"/>
                </w:rPr>
                <w:delText>fmi</w:delText>
              </w:r>
            </w:del>
            <w:ins w:id="707" w:author="Otter, Martin" w:date="2014-04-09T11:00:00Z">
              <w:r w:rsidR="00140C25">
                <w:rPr>
                  <w:rStyle w:val="CODE"/>
                </w:rPr>
                <w:t>fmi2</w:t>
              </w:r>
            </w:ins>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del w:id="708" w:author="Otter, Martin" w:date="2014-04-09T11:00:00Z">
              <w:r w:rsidR="00BD23E6" w:rsidRPr="0098259C" w:rsidDel="00140C25">
                <w:rPr>
                  <w:rStyle w:val="CODE"/>
                </w:rPr>
                <w:delText>fmi</w:delText>
              </w:r>
            </w:del>
            <w:ins w:id="709" w:author="Otter, Martin" w:date="2014-04-09T11:00:00Z">
              <w:r w:rsidR="00140C25">
                <w:rPr>
                  <w:rStyle w:val="CODE"/>
                </w:rPr>
                <w:t>fmi2</w:t>
              </w:r>
            </w:ins>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54D11B17"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del w:id="710" w:author="Otter, Martin" w:date="2014-04-09T11:00:00Z">
              <w:r w:rsidRPr="0098259C" w:rsidDel="00140C25">
                <w:rPr>
                  <w:rStyle w:val="CODE"/>
                  <w:rFonts w:cs="Courier New"/>
                </w:rPr>
                <w:delText>fmi</w:delText>
              </w:r>
            </w:del>
            <w:ins w:id="711" w:author="Otter, Martin" w:date="2014-04-09T11:00:00Z">
              <w:r w:rsidR="00140C25">
                <w:rPr>
                  <w:rStyle w:val="CODE"/>
                  <w:rFonts w:cs="Courier New"/>
                </w:rPr>
                <w:t>fmi2</w:t>
              </w:r>
            </w:ins>
            <w:r w:rsidRPr="0098259C">
              <w:rPr>
                <w:rStyle w:val="CODE"/>
                <w:rFonts w:cs="Courier New"/>
              </w:rPr>
              <w:t>GetVersion(</w:t>
            </w:r>
            <w:ins w:id="712" w:author="Otter, Martin" w:date="2014-03-26T18:17:00Z">
              <w:r w:rsidR="00C615FA">
                <w:rPr>
                  <w:rStyle w:val="CODE"/>
                  <w:rFonts w:cs="Courier New"/>
                </w:rPr>
                <w:t>void</w:t>
              </w:r>
            </w:ins>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01E9CBAD" w:rsidR="00DF063F" w:rsidRPr="0098259C" w:rsidRDefault="00DF063F" w:rsidP="00C2398F">
            <w:pPr>
              <w:pStyle w:val="Textkrper-Tabelle"/>
              <w:ind w:left="23"/>
            </w:pPr>
            <w:r w:rsidRPr="0098259C">
              <w:t>Returns the version of the “</w:t>
            </w:r>
            <w:del w:id="713" w:author="Otter, Martin" w:date="2014-04-09T11:00:00Z">
              <w:r w:rsidR="00C2398F" w:rsidRPr="0098259C" w:rsidDel="00140C25">
                <w:rPr>
                  <w:rStyle w:val="CODE"/>
                </w:rPr>
                <w:delText>fmi</w:delText>
              </w:r>
            </w:del>
            <w:ins w:id="714" w:author="Otter, Martin" w:date="2014-04-09T11:00:00Z">
              <w:r w:rsidR="00140C25">
                <w:rPr>
                  <w:rStyle w:val="CODE"/>
                </w:rPr>
                <w:t>fmi2</w:t>
              </w:r>
            </w:ins>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715" w:name="_Ref289413928"/>
      <w:bookmarkStart w:id="716" w:name="_Ref289414283"/>
      <w:bookmarkStart w:id="717" w:name="_Toc393466390"/>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715"/>
      <w:bookmarkEnd w:id="716"/>
      <w:bookmarkEnd w:id="717"/>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8913BDE" w:rsidR="00512046" w:rsidRDefault="0043791A" w:rsidP="0043791A">
            <w:pPr>
              <w:pStyle w:val="Textkrper-Tabelle"/>
              <w:rPr>
                <w:rStyle w:val="CODE"/>
              </w:rPr>
            </w:pPr>
            <w:del w:id="718" w:author="Otter, Martin" w:date="2014-04-09T11:00:00Z">
              <w:r w:rsidRPr="0098259C" w:rsidDel="00140C25">
                <w:rPr>
                  <w:rStyle w:val="CODE"/>
                  <w:rFonts w:cs="Courier New"/>
                </w:rPr>
                <w:delText>fmi</w:delText>
              </w:r>
            </w:del>
            <w:ins w:id="719" w:author="Otter, Martin" w:date="2014-04-09T11:00:00Z">
              <w:r w:rsidR="00140C25">
                <w:rPr>
                  <w:rStyle w:val="CODE"/>
                  <w:rFonts w:cs="Courier New"/>
                </w:rPr>
                <w:t>fmi2</w:t>
              </w:r>
            </w:ins>
            <w:r w:rsidRPr="0098259C">
              <w:rPr>
                <w:rStyle w:val="CODE"/>
                <w:rFonts w:cs="Courier New"/>
              </w:rPr>
              <w:t xml:space="preserve">Component </w:t>
            </w:r>
            <w:del w:id="720" w:author="Otter, Martin" w:date="2014-04-09T11:00:00Z">
              <w:r w:rsidRPr="0098259C" w:rsidDel="00140C25">
                <w:rPr>
                  <w:rStyle w:val="CODE"/>
                  <w:rFonts w:cs="Courier New"/>
                </w:rPr>
                <w:delText>fmi</w:delText>
              </w:r>
            </w:del>
            <w:ins w:id="721" w:author="Otter, Martin" w:date="2014-04-09T11:00:00Z">
              <w:r w:rsidR="00140C25">
                <w:rPr>
                  <w:rStyle w:val="CODE"/>
                  <w:rFonts w:cs="Courier New"/>
                </w:rPr>
                <w:t>fmi2</w:t>
              </w:r>
            </w:ins>
            <w:r w:rsidRPr="0098259C">
              <w:rPr>
                <w:rStyle w:val="CODE"/>
                <w:rFonts w:cs="Courier New"/>
              </w:rPr>
              <w:t>Instantiate(</w:t>
            </w:r>
            <w:del w:id="722" w:author="Otter, Martin" w:date="2014-04-09T11:00:00Z">
              <w:r w:rsidRPr="0098259C" w:rsidDel="00140C25">
                <w:rPr>
                  <w:rStyle w:val="CODE"/>
                  <w:rFonts w:cs="Courier New"/>
                </w:rPr>
                <w:delText>fmi</w:delText>
              </w:r>
            </w:del>
            <w:ins w:id="723" w:author="Otter, Martin" w:date="2014-04-09T11:00:00Z">
              <w:r w:rsidR="00140C25">
                <w:rPr>
                  <w:rStyle w:val="CODE"/>
                  <w:rFonts w:cs="Courier New"/>
                </w:rPr>
                <w:t>fmi2</w:t>
              </w:r>
            </w:ins>
            <w:r w:rsidRPr="0098259C">
              <w:rPr>
                <w:rStyle w:val="CODE"/>
                <w:rFonts w:cs="Courier New"/>
              </w:rPr>
              <w:t xml:space="preserve">String </w:t>
            </w:r>
            <w:r w:rsidR="00B47E60" w:rsidRPr="0098259C">
              <w:rPr>
                <w:rStyle w:val="CODE"/>
                <w:rFonts w:cs="Courier New"/>
              </w:rPr>
              <w:t xml:space="preserve"> </w:t>
            </w:r>
            <w:r w:rsidRPr="0098259C">
              <w:rPr>
                <w:rStyle w:val="CODE"/>
                <w:rFonts w:cs="Courier New"/>
              </w:rPr>
              <w:t>instanceName</w:t>
            </w:r>
            <w:r w:rsidRPr="0098259C">
              <w:rPr>
                <w:rStyle w:val="CODE"/>
              </w:rPr>
              <w:t xml:space="preserve">, </w:t>
            </w:r>
          </w:p>
          <w:p w14:paraId="5F5E7E90" w14:textId="472B1AE1" w:rsidR="00512046" w:rsidRDefault="00512046" w:rsidP="0043791A">
            <w:pPr>
              <w:pStyle w:val="Textkrper-Tabelle"/>
              <w:rPr>
                <w:rStyle w:val="CODE"/>
              </w:rPr>
            </w:pPr>
            <w:r>
              <w:rPr>
                <w:rStyle w:val="CODE"/>
              </w:rPr>
              <w:t xml:space="preserve">                          </w:t>
            </w:r>
            <w:ins w:id="724" w:author="Otter, Martin" w:date="2014-04-25T17:58:00Z">
              <w:r w:rsidR="00555412">
                <w:rPr>
                  <w:rStyle w:val="CODE"/>
                </w:rPr>
                <w:t xml:space="preserve">  </w:t>
              </w:r>
            </w:ins>
            <w:r>
              <w:rPr>
                <w:rStyle w:val="CODE"/>
              </w:rPr>
              <w:t xml:space="preserve">  </w:t>
            </w:r>
            <w:del w:id="725" w:author="Otter, Martin" w:date="2014-04-09T11:00:00Z">
              <w:r w:rsidDel="00140C25">
                <w:rPr>
                  <w:rStyle w:val="CODE"/>
                </w:rPr>
                <w:delText>fmi</w:delText>
              </w:r>
            </w:del>
            <w:ins w:id="726" w:author="Otter, Martin" w:date="2014-04-09T11:00:00Z">
              <w:r w:rsidR="00140C25">
                <w:rPr>
                  <w:rStyle w:val="CODE"/>
                </w:rPr>
                <w:t>fmi2</w:t>
              </w:r>
            </w:ins>
            <w:r>
              <w:rPr>
                <w:rStyle w:val="CODE"/>
              </w:rPr>
              <w:t>Type    fmuType,</w:t>
            </w:r>
          </w:p>
          <w:p w14:paraId="472A3BF2" w14:textId="5BB31269" w:rsidR="0043791A" w:rsidRPr="0098259C" w:rsidRDefault="00512046" w:rsidP="0043791A">
            <w:pPr>
              <w:pStyle w:val="Textkrper-Tabelle"/>
              <w:rPr>
                <w:rStyle w:val="CODE"/>
              </w:rPr>
            </w:pPr>
            <w:r>
              <w:rPr>
                <w:rStyle w:val="CODE"/>
              </w:rPr>
              <w:t xml:space="preserve">                           </w:t>
            </w:r>
            <w:ins w:id="727" w:author="Otter, Martin" w:date="2014-04-25T17:58:00Z">
              <w:r w:rsidR="00555412">
                <w:rPr>
                  <w:rStyle w:val="CODE"/>
                </w:rPr>
                <w:t xml:space="preserve">  </w:t>
              </w:r>
            </w:ins>
            <w:r>
              <w:rPr>
                <w:rStyle w:val="CODE"/>
              </w:rPr>
              <w:t xml:space="preserve"> </w:t>
            </w:r>
            <w:del w:id="728" w:author="Otter, Martin" w:date="2014-04-09T11:00:00Z">
              <w:r w:rsidR="0043791A" w:rsidRPr="0098259C" w:rsidDel="00140C25">
                <w:rPr>
                  <w:rStyle w:val="CODE"/>
                  <w:rFonts w:cs="Courier New"/>
                </w:rPr>
                <w:delText>fmi</w:delText>
              </w:r>
            </w:del>
            <w:ins w:id="729" w:author="Otter, Martin" w:date="2014-04-09T11:00:00Z">
              <w:r w:rsidR="00140C25">
                <w:rPr>
                  <w:rStyle w:val="CODE"/>
                  <w:rFonts w:cs="Courier New"/>
                </w:rPr>
                <w:t>fmi2</w:t>
              </w:r>
            </w:ins>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7FD63CD4" w:rsidR="00F51DB8" w:rsidRPr="0098259C" w:rsidRDefault="00285F16" w:rsidP="00C95A9B">
            <w:pPr>
              <w:pStyle w:val="Textkrper-Tabelle"/>
              <w:rPr>
                <w:rStyle w:val="CODE"/>
              </w:rPr>
            </w:pPr>
            <w:r w:rsidRPr="0098259C">
              <w:rPr>
                <w:rStyle w:val="CODE"/>
              </w:rPr>
              <w:t xml:space="preserve">                           </w:t>
            </w:r>
            <w:ins w:id="730" w:author="Otter, Martin" w:date="2014-04-25T17:58:00Z">
              <w:r w:rsidR="00555412">
                <w:rPr>
                  <w:rStyle w:val="CODE"/>
                </w:rPr>
                <w:t xml:space="preserve">  </w:t>
              </w:r>
            </w:ins>
            <w:r w:rsidRPr="0098259C">
              <w:rPr>
                <w:rStyle w:val="CODE"/>
              </w:rPr>
              <w:t xml:space="preserve"> </w:t>
            </w:r>
            <w:del w:id="731" w:author="Otter, Martin" w:date="2014-04-09T11:00:00Z">
              <w:r w:rsidRPr="0098259C" w:rsidDel="00140C25">
                <w:rPr>
                  <w:rStyle w:val="CODE"/>
                </w:rPr>
                <w:delText>fmi</w:delText>
              </w:r>
            </w:del>
            <w:ins w:id="732" w:author="Otter, Martin" w:date="2014-04-09T11:00:00Z">
              <w:r w:rsidR="00140C25">
                <w:rPr>
                  <w:rStyle w:val="CODE"/>
                </w:rPr>
                <w:t>fmi2</w:t>
              </w:r>
            </w:ins>
            <w:r w:rsidRPr="0098259C">
              <w:rPr>
                <w:rStyle w:val="CODE"/>
              </w:rPr>
              <w:t xml:space="preserve">String </w:t>
            </w:r>
            <w:r w:rsidR="00B47E60" w:rsidRPr="0098259C">
              <w:rPr>
                <w:rStyle w:val="CODE"/>
              </w:rPr>
              <w:t xml:space="preserve"> </w:t>
            </w:r>
            <w:r w:rsidRPr="0098259C">
              <w:rPr>
                <w:rStyle w:val="CODE"/>
              </w:rPr>
              <w:t>fmuResourceLocation,</w:t>
            </w:r>
          </w:p>
          <w:p w14:paraId="572C4F1F" w14:textId="58E8866D" w:rsidR="00141C21" w:rsidRPr="0098259C" w:rsidRDefault="0043791A" w:rsidP="0043791A">
            <w:pPr>
              <w:pStyle w:val="Textkrper-Tabelle"/>
              <w:rPr>
                <w:rStyle w:val="CODE"/>
              </w:rPr>
            </w:pPr>
            <w:r w:rsidRPr="0098259C">
              <w:rPr>
                <w:rStyle w:val="CODE"/>
              </w:rPr>
              <w:t xml:space="preserve">                           </w:t>
            </w:r>
            <w:ins w:id="733" w:author="Otter, Martin" w:date="2014-04-25T17:58:00Z">
              <w:r w:rsidR="00555412">
                <w:rPr>
                  <w:rStyle w:val="CODE"/>
                </w:rPr>
                <w:t xml:space="preserve">  </w:t>
              </w:r>
            </w:ins>
            <w:r w:rsidRPr="0098259C">
              <w:rPr>
                <w:rStyle w:val="CODE"/>
              </w:rPr>
              <w:t xml:space="preserve"> </w:t>
            </w:r>
            <w:r w:rsidR="00934E3D" w:rsidRPr="0098259C">
              <w:rPr>
                <w:rStyle w:val="CODE"/>
                <w:b/>
              </w:rPr>
              <w:t>const</w:t>
            </w:r>
            <w:r w:rsidR="00934E3D" w:rsidRPr="0098259C">
              <w:rPr>
                <w:rStyle w:val="CODE"/>
              </w:rPr>
              <w:t xml:space="preserve"> </w:t>
            </w:r>
            <w:del w:id="734" w:author="Otter, Martin" w:date="2014-04-09T11:00:00Z">
              <w:r w:rsidRPr="0098259C" w:rsidDel="00140C25">
                <w:rPr>
                  <w:rStyle w:val="CODE"/>
                </w:rPr>
                <w:delText>fmi</w:delText>
              </w:r>
            </w:del>
            <w:ins w:id="735" w:author="Otter, Martin" w:date="2014-04-09T11:00:00Z">
              <w:r w:rsidR="00140C25">
                <w:rPr>
                  <w:rStyle w:val="CODE"/>
                </w:rPr>
                <w:t>fmi2</w:t>
              </w:r>
            </w:ins>
            <w:r w:rsidRPr="0098259C">
              <w:rPr>
                <w:rStyle w:val="CODE"/>
              </w:rPr>
              <w:t>CallbackFunctions</w:t>
            </w:r>
            <w:r w:rsidR="00934E3D" w:rsidRPr="0098259C">
              <w:rPr>
                <w:rStyle w:val="CODE"/>
              </w:rPr>
              <w:t>*</w:t>
            </w:r>
            <w:r w:rsidRPr="0098259C">
              <w:rPr>
                <w:rStyle w:val="CODE"/>
              </w:rPr>
              <w:t xml:space="preserve"> functions,</w:t>
            </w:r>
          </w:p>
          <w:p w14:paraId="59E44D73" w14:textId="6B79F5B6" w:rsidR="0043791A" w:rsidRPr="0098259C" w:rsidRDefault="00141C21" w:rsidP="00141C21">
            <w:pPr>
              <w:pStyle w:val="Textkrper-Tabelle"/>
              <w:rPr>
                <w:rStyle w:val="CODE"/>
              </w:rPr>
            </w:pPr>
            <w:r w:rsidRPr="0098259C">
              <w:rPr>
                <w:rStyle w:val="CODE"/>
              </w:rPr>
              <w:t xml:space="preserve">                           </w:t>
            </w:r>
            <w:ins w:id="736" w:author="Otter, Martin" w:date="2014-04-25T17:58:00Z">
              <w:r w:rsidR="00555412">
                <w:rPr>
                  <w:rStyle w:val="CODE"/>
                </w:rPr>
                <w:t xml:space="preserve">  </w:t>
              </w:r>
            </w:ins>
            <w:r w:rsidRPr="0098259C">
              <w:rPr>
                <w:rStyle w:val="CODE"/>
              </w:rPr>
              <w:t xml:space="preserve"> </w:t>
            </w:r>
            <w:del w:id="737" w:author="Otter, Martin" w:date="2014-04-09T11:00:00Z">
              <w:r w:rsidRPr="0098259C" w:rsidDel="00140C25">
                <w:rPr>
                  <w:rStyle w:val="CODE"/>
                </w:rPr>
                <w:delText>fmi</w:delText>
              </w:r>
            </w:del>
            <w:ins w:id="738" w:author="Otter, Martin" w:date="2014-04-09T11:00:00Z">
              <w:r w:rsidR="00140C25">
                <w:rPr>
                  <w:rStyle w:val="CODE"/>
                </w:rPr>
                <w:t>fmi2</w:t>
              </w:r>
            </w:ins>
            <w:r w:rsidRPr="0098259C">
              <w:rPr>
                <w:rStyle w:val="CODE"/>
              </w:rPr>
              <w:t>Boolean                  visible,</w:t>
            </w:r>
            <w:r w:rsidR="0043791A" w:rsidRPr="0098259C">
              <w:rPr>
                <w:rStyle w:val="CODE"/>
              </w:rPr>
              <w:t xml:space="preserve"> </w:t>
            </w:r>
          </w:p>
          <w:p w14:paraId="267C11EA" w14:textId="40D43975" w:rsidR="0043791A" w:rsidRDefault="0043791A" w:rsidP="00512046">
            <w:pPr>
              <w:pStyle w:val="Textkrper-Tabelle"/>
              <w:tabs>
                <w:tab w:val="left" w:pos="3752"/>
              </w:tabs>
              <w:rPr>
                <w:rStyle w:val="CODE"/>
                <w:rFonts w:cs="Courier New"/>
              </w:rPr>
            </w:pPr>
            <w:r w:rsidRPr="0098259C">
              <w:rPr>
                <w:rStyle w:val="CODE"/>
              </w:rPr>
              <w:t xml:space="preserve">                            </w:t>
            </w:r>
            <w:ins w:id="739" w:author="Otter, Martin" w:date="2014-04-25T17:58:00Z">
              <w:r w:rsidR="00555412">
                <w:rPr>
                  <w:rStyle w:val="CODE"/>
                </w:rPr>
                <w:t xml:space="preserve">  </w:t>
              </w:r>
            </w:ins>
            <w:del w:id="740" w:author="Otter, Martin" w:date="2014-04-09T11:00:00Z">
              <w:r w:rsidRPr="0098259C" w:rsidDel="00140C25">
                <w:rPr>
                  <w:rStyle w:val="CODE"/>
                </w:rPr>
                <w:delText>fmi</w:delText>
              </w:r>
            </w:del>
            <w:ins w:id="741" w:author="Otter, Martin" w:date="2014-04-09T11:00:00Z">
              <w:r w:rsidR="00140C25">
                <w:rPr>
                  <w:rStyle w:val="CODE"/>
                </w:rPr>
                <w:t>fmi2</w:t>
              </w:r>
            </w:ins>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01F55722"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del w:id="742" w:author="Otter, Martin" w:date="2014-04-09T11:00:00Z">
              <w:r w:rsidRPr="00512046" w:rsidDel="00140C25">
                <w:rPr>
                  <w:rStyle w:val="CODE"/>
                  <w:rFonts w:eastAsia="StarSymbol" w:cs="Courier New"/>
                </w:rPr>
                <w:delText>fmi</w:delText>
              </w:r>
            </w:del>
            <w:ins w:id="743" w:author="Otter, Martin" w:date="2014-04-09T11:00:00Z">
              <w:r w:rsidR="00140C25">
                <w:rPr>
                  <w:rStyle w:val="CODE"/>
                  <w:rFonts w:eastAsia="StarSymbol" w:cs="Courier New"/>
                </w:rPr>
                <w:t>fmi2</w:t>
              </w:r>
            </w:ins>
            <w:r w:rsidRPr="00512046">
              <w:rPr>
                <w:rStyle w:val="CODE"/>
                <w:rFonts w:eastAsia="StarSymbol" w:cs="Courier New"/>
              </w:rPr>
              <w:t>ModelExchange,</w:t>
            </w:r>
          </w:p>
          <w:p w14:paraId="075CBD9D" w14:textId="3C1C53A5"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del w:id="744" w:author="Otter, Martin" w:date="2014-04-09T11:00:00Z">
              <w:r w:rsidDel="00140C25">
                <w:rPr>
                  <w:rStyle w:val="CODE"/>
                  <w:rFonts w:eastAsia="StarSymbol" w:cs="Courier New"/>
                </w:rPr>
                <w:delText>fmi</w:delText>
              </w:r>
            </w:del>
            <w:ins w:id="745" w:author="Otter, Martin" w:date="2014-04-09T11:00:00Z">
              <w:r w:rsidR="00140C25">
                <w:rPr>
                  <w:rStyle w:val="CODE"/>
                  <w:rFonts w:eastAsia="StarSymbol" w:cs="Courier New"/>
                </w:rPr>
                <w:t>fmi2</w:t>
              </w:r>
            </w:ins>
            <w:r>
              <w:rPr>
                <w:rStyle w:val="CODE"/>
                <w:rFonts w:eastAsia="StarSymbol" w:cs="Courier New"/>
              </w:rPr>
              <w:t>CoSimulation</w:t>
            </w:r>
          </w:p>
          <w:p w14:paraId="0BE2DF6E" w14:textId="25C1C5CD"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del w:id="746" w:author="Otter, Martin" w:date="2014-04-09T11:00:00Z">
              <w:r w:rsidRPr="00512046" w:rsidDel="00140C25">
                <w:rPr>
                  <w:rStyle w:val="CODE"/>
                  <w:rFonts w:eastAsia="StarSymbol" w:cs="Courier New"/>
                </w:rPr>
                <w:delText>fmi</w:delText>
              </w:r>
            </w:del>
            <w:ins w:id="747" w:author="Otter, Martin" w:date="2014-04-09T11:00:00Z">
              <w:r w:rsidR="00140C25">
                <w:rPr>
                  <w:rStyle w:val="CODE"/>
                  <w:rFonts w:eastAsia="StarSymbol" w:cs="Courier New"/>
                </w:rPr>
                <w:t>fmi2</w:t>
              </w:r>
            </w:ins>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77777777"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was 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77777777"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 xml:space="preserve">for example </w:t>
            </w:r>
            <w:r w:rsidRPr="0098259C">
              <w:t>loading the model file, compilation...).</w:t>
            </w:r>
          </w:p>
          <w:p w14:paraId="79C19661" w14:textId="18866409"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 xml:space="preserve">for example </w:t>
            </w:r>
            <w:r w:rsidR="00F47752" w:rsidRPr="0098259C">
              <w:t xml:space="preserve">in error or information messages generated by one of the </w:t>
            </w:r>
            <w:del w:id="748" w:author="Otter, Martin" w:date="2014-04-09T11:00:00Z">
              <w:r w:rsidR="00F47752" w:rsidRPr="0098259C" w:rsidDel="00140C25">
                <w:rPr>
                  <w:rStyle w:val="CODE"/>
                </w:rPr>
                <w:delText>fmi</w:delText>
              </w:r>
            </w:del>
            <w:ins w:id="749" w:author="Otter, Martin" w:date="2014-04-09T11:00:00Z">
              <w:r w:rsidR="00140C25">
                <w:rPr>
                  <w:rStyle w:val="CODE"/>
                </w:rPr>
                <w:t>fmi2</w:t>
              </w:r>
            </w:ins>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w:t>
            </w:r>
            <w:proofErr w:type="gramStart"/>
            <w:r w:rsidR="005A1732">
              <w:rPr>
                <w:rStyle w:val="CODE"/>
                <w:i/>
              </w:rPr>
              <w:t xml:space="preserve">..”&gt; </w:t>
            </w:r>
            <w:r w:rsidR="00C95A9B" w:rsidRPr="0098259C">
              <w:rPr>
                <w:i/>
              </w:rPr>
              <w:t xml:space="preserve"> from</w:t>
            </w:r>
            <w:proofErr w:type="gramEnd"/>
            <w:r w:rsidR="00C95A9B" w:rsidRPr="0098259C">
              <w:rPr>
                <w:i/>
              </w:rPr>
              <w:t xml:space="preserve">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62FD2BBF" w:rsidR="00E96FCF" w:rsidRDefault="00E96FCF" w:rsidP="00E96FCF">
            <w:pPr>
              <w:pStyle w:val="Textkrper-Tabelle"/>
              <w:numPr>
                <w:ilvl w:val="0"/>
                <w:numId w:val="62"/>
              </w:numPr>
            </w:pPr>
            <w:r>
              <w:t xml:space="preserve">= </w:t>
            </w:r>
            <w:del w:id="750" w:author="Otter, Martin" w:date="2014-04-09T11:00:00Z">
              <w:r w:rsidRPr="00E96FCF" w:rsidDel="00140C25">
                <w:rPr>
                  <w:rStyle w:val="CODE"/>
                </w:rPr>
                <w:delText>fmi</w:delText>
              </w:r>
            </w:del>
            <w:ins w:id="751" w:author="Otter, Martin" w:date="2014-04-09T11:00:00Z">
              <w:r w:rsidR="00140C25">
                <w:rPr>
                  <w:rStyle w:val="CODE"/>
                </w:rPr>
                <w:t>fmi2</w:t>
              </w:r>
            </w:ins>
            <w:r w:rsidRPr="00E96FCF">
              <w:rPr>
                <w:rStyle w:val="CODE"/>
              </w:rPr>
              <w:t>ModelExchange</w:t>
            </w:r>
            <w:r>
              <w:t xml:space="preserve">: FMU with initialization and events; between events simulation of continuous systems is performed with external integrators from the </w:t>
            </w:r>
            <w:proofErr w:type="gramStart"/>
            <w:r>
              <w:t>environment</w:t>
            </w:r>
            <w:proofErr w:type="gramEnd"/>
            <w:r>
              <w:br/>
              <w:t xml:space="preserve">(see </w:t>
            </w:r>
            <w:r w:rsidR="005A1732">
              <w:t>section</w:t>
            </w:r>
            <w:r>
              <w:t xml:space="preserve"> </w:t>
            </w:r>
            <w:r>
              <w:fldChar w:fldCharType="begin"/>
            </w:r>
            <w:r>
              <w:instrText xml:space="preserve"> REF _Ref289417789 \n \h </w:instrText>
            </w:r>
            <w:r>
              <w:fldChar w:fldCharType="separate"/>
            </w:r>
            <w:r w:rsidR="00854655">
              <w:t>3</w:t>
            </w:r>
            <w:r>
              <w:fldChar w:fldCharType="end"/>
            </w:r>
            <w:r>
              <w:t>).</w:t>
            </w:r>
          </w:p>
          <w:p w14:paraId="57BE4CB2" w14:textId="7E238DD7" w:rsidR="00E96FCF" w:rsidRPr="0098259C" w:rsidRDefault="00E96FCF" w:rsidP="00E96FCF">
            <w:pPr>
              <w:pStyle w:val="Textkrper-Tabelle"/>
              <w:numPr>
                <w:ilvl w:val="0"/>
                <w:numId w:val="62"/>
              </w:numPr>
            </w:pPr>
            <w:r>
              <w:t xml:space="preserve">= </w:t>
            </w:r>
            <w:del w:id="752" w:author="Otter, Martin" w:date="2014-04-09T11:00:00Z">
              <w:r w:rsidRPr="00E96FCF" w:rsidDel="00140C25">
                <w:rPr>
                  <w:rStyle w:val="CODE"/>
                </w:rPr>
                <w:delText>fmi</w:delText>
              </w:r>
            </w:del>
            <w:ins w:id="753" w:author="Otter, Martin" w:date="2014-04-09T11:00:00Z">
              <w:r w:rsidR="00140C25">
                <w:rPr>
                  <w:rStyle w:val="CODE"/>
                </w:rPr>
                <w:t>fmi2</w:t>
              </w:r>
            </w:ins>
            <w:r w:rsidRPr="00E96FCF">
              <w:rPr>
                <w:rStyle w:val="CODE"/>
              </w:rPr>
              <w:t>CoSimulation</w:t>
            </w:r>
            <w:r>
              <w:t xml:space="preserve">: Black box interface for co-simulation </w:t>
            </w:r>
            <w:del w:id="754" w:author="Otter, Martin" w:date="2014-06-12T11:19:00Z">
              <w:r w:rsidDel="00F95DF8">
                <w:delText xml:space="preserve">without events in the environment </w:delText>
              </w:r>
            </w:del>
            <w:r>
              <w:t xml:space="preserve">(see </w:t>
            </w:r>
            <w:r w:rsidR="005A1732">
              <w:t>section</w:t>
            </w:r>
            <w:r>
              <w:t xml:space="preserve"> </w:t>
            </w:r>
            <w:r>
              <w:fldChar w:fldCharType="begin"/>
            </w:r>
            <w:r>
              <w:instrText xml:space="preserve"> REF _Ref289417790 \n \h </w:instrText>
            </w:r>
            <w:r>
              <w:fldChar w:fldCharType="separate"/>
            </w:r>
            <w:r w:rsidR="00854655">
              <w:t>4</w:t>
            </w:r>
            <w:r>
              <w:fldChar w:fldCharType="end"/>
            </w:r>
            <w:r>
              <w:t>).</w:t>
            </w:r>
          </w:p>
          <w:p w14:paraId="3A9122CE" w14:textId="74261C71"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ins w:id="755" w:author="Otter, Martin" w:date="2014-04-15T14:42:00Z">
              <w:r w:rsidR="008E76A9">
                <w:t>xml</w:t>
              </w:r>
            </w:ins>
            <w:del w:id="756" w:author="Otter, Martin" w:date="2014-04-15T14:42:00Z">
              <w:r w:rsidR="00374F39" w:rsidRPr="0098259C" w:rsidDel="008E76A9">
                <w:delText>XML</w:delText>
              </w:r>
            </w:del>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85465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854655">
              <w:t>2.2.1</w:t>
            </w:r>
            <w:r w:rsidR="006D2A1B" w:rsidRPr="0098259C">
              <w:fldChar w:fldCharType="end"/>
            </w:r>
            <w:r w:rsidR="003E4392" w:rsidRPr="0098259C">
              <w:t xml:space="preserve">) and has to be passed to the </w:t>
            </w:r>
            <w:del w:id="757" w:author="Otter, Martin" w:date="2014-04-09T11:00:00Z">
              <w:r w:rsidR="003E4392" w:rsidRPr="00F95DF8" w:rsidDel="00140C25">
                <w:rPr>
                  <w:rStyle w:val="CODE"/>
                  <w:rPrChange w:id="758" w:author="Otter, Martin" w:date="2014-06-12T11:20:00Z">
                    <w:rPr/>
                  </w:rPrChange>
                </w:rPr>
                <w:delText>fmi</w:delText>
              </w:r>
            </w:del>
            <w:ins w:id="759" w:author="Otter, Martin" w:date="2014-04-09T11:00:00Z">
              <w:r w:rsidR="00140C25" w:rsidRPr="00F95DF8">
                <w:rPr>
                  <w:rStyle w:val="CODE"/>
                  <w:rPrChange w:id="760" w:author="Otter, Martin" w:date="2014-06-12T11:20:00Z">
                    <w:rPr/>
                  </w:rPrChange>
                </w:rPr>
                <w:t>fmi2</w:t>
              </w:r>
            </w:ins>
            <w:r w:rsidR="003E4392" w:rsidRPr="00F95DF8">
              <w:rPr>
                <w:rStyle w:val="CODE"/>
                <w:rPrChange w:id="761" w:author="Otter, Martin" w:date="2014-06-12T11:20:00Z">
                  <w:rPr/>
                </w:rPrChange>
              </w:rPr>
              <w:t>Instan</w:t>
            </w:r>
            <w:r w:rsidR="006D2A1B" w:rsidRPr="00F95DF8">
              <w:rPr>
                <w:rStyle w:val="CODE"/>
                <w:rPrChange w:id="762" w:author="Otter, Martin" w:date="2014-06-12T11:20:00Z">
                  <w:rPr/>
                </w:rPrChange>
              </w:rPr>
              <w:t>t</w:t>
            </w:r>
            <w:r w:rsidR="003E4392" w:rsidRPr="00F95DF8">
              <w:rPr>
                <w:rStyle w:val="CODE"/>
                <w:rPrChange w:id="763" w:author="Otter, Martin" w:date="2014-06-12T11:20:00Z">
                  <w:rPr/>
                </w:rPrChang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del w:id="764" w:author="Otter, Martin" w:date="2014-04-09T11:00:00Z">
              <w:r w:rsidR="003E4392" w:rsidRPr="00F95DF8" w:rsidDel="00140C25">
                <w:rPr>
                  <w:rStyle w:val="CODE"/>
                  <w:rPrChange w:id="765" w:author="Otter, Martin" w:date="2014-06-12T11:20:00Z">
                    <w:rPr/>
                  </w:rPrChange>
                </w:rPr>
                <w:delText>fmi</w:delText>
              </w:r>
            </w:del>
            <w:ins w:id="766" w:author="Otter, Martin" w:date="2014-04-09T11:00:00Z">
              <w:r w:rsidR="00140C25" w:rsidRPr="00F95DF8">
                <w:rPr>
                  <w:rStyle w:val="CODE"/>
                  <w:rPrChange w:id="767" w:author="Otter, Martin" w:date="2014-06-12T11:20:00Z">
                    <w:rPr/>
                  </w:rPrChange>
                </w:rPr>
                <w:t>fmi2</w:t>
              </w:r>
            </w:ins>
            <w:r w:rsidR="003E4392" w:rsidRPr="00F95DF8">
              <w:rPr>
                <w:rStyle w:val="CODE"/>
                <w:rPrChange w:id="768" w:author="Otter, Martin" w:date="2014-06-12T11:20:00Z">
                  <w:rPr/>
                </w:rPrChange>
              </w:rPr>
              <w:t>Instan</w:t>
            </w:r>
            <w:r w:rsidR="006D2A1B" w:rsidRPr="00F95DF8">
              <w:rPr>
                <w:rStyle w:val="CODE"/>
                <w:rPrChange w:id="769" w:author="Otter, Martin" w:date="2014-06-12T11:20:00Z">
                  <w:rPr/>
                </w:rPrChange>
              </w:rPr>
              <w:t>t</w:t>
            </w:r>
            <w:r w:rsidR="003E4392" w:rsidRPr="00F95DF8">
              <w:rPr>
                <w:rStyle w:val="CODE"/>
                <w:rPrChange w:id="770" w:author="Otter, Martin" w:date="2014-06-12T11:20:00Z">
                  <w:rPr/>
                </w:rPrChange>
              </w:rPr>
              <w:t>iate</w:t>
            </w:r>
            <w:r w:rsidR="003E4392" w:rsidRPr="0098259C">
              <w:t xml:space="preserve"> function. 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to each other. This argument cannot be null.</w:t>
            </w:r>
          </w:p>
          <w:p w14:paraId="6CF10004" w14:textId="77777777"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an URI according to the </w:t>
            </w:r>
            <w:hyperlink r:id="rId20"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6E60E6">
            <w:pPr>
              <w:pStyle w:val="Textkrper-Tabelle"/>
              <w:numPr>
                <w:ilvl w:val="0"/>
                <w:numId w:val="44"/>
              </w:numPr>
            </w:pPr>
            <w:r w:rsidRPr="0098259C">
              <w:t>Mandatory: “file”</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“http”, “https”, “ftp”</w:t>
            </w:r>
          </w:p>
          <w:p w14:paraId="18D99E70" w14:textId="5B5AF2ED" w:rsidR="00787BFC" w:rsidRPr="0098259C" w:rsidRDefault="00787BFC" w:rsidP="006E60E6">
            <w:pPr>
              <w:pStyle w:val="Textkrper-Tabelle"/>
              <w:numPr>
                <w:ilvl w:val="0"/>
                <w:numId w:val="44"/>
              </w:numPr>
            </w:pPr>
            <w:r w:rsidRPr="0098259C">
              <w:t>Reserved</w:t>
            </w:r>
            <w:r w:rsidR="005A1732">
              <w:t>:</w:t>
            </w:r>
            <w:r w:rsidRPr="0098259C">
              <w:t xml:space="preserve"> “</w:t>
            </w:r>
            <w:del w:id="771" w:author="Otter, Martin" w:date="2014-04-09T11:00:00Z">
              <w:r w:rsidRPr="0098259C" w:rsidDel="00140C25">
                <w:delText>fmi</w:delText>
              </w:r>
            </w:del>
            <w:ins w:id="772" w:author="Otter, Martin" w:date="2014-04-09T11:00:00Z">
              <w:r w:rsidR="00140C25">
                <w:t>fmi2</w:t>
              </w:r>
            </w:ins>
            <w:r w:rsidRPr="0098259C">
              <w:t>”</w:t>
            </w:r>
            <w:r w:rsidR="00E867BF" w:rsidRPr="0098259C">
              <w:t xml:space="preserve"> for FMI</w:t>
            </w:r>
            <w:r w:rsidRPr="0098259C">
              <w:t xml:space="preserve"> for PLM.</w:t>
            </w:r>
          </w:p>
          <w:p w14:paraId="6F9FF7D1" w14:textId="4B264FE1" w:rsidR="00285F16" w:rsidRPr="0098259C" w:rsidRDefault="00285F16" w:rsidP="000127CB">
            <w:pPr>
              <w:pStyle w:val="Textkrper"/>
              <w:spacing w:before="0"/>
            </w:pPr>
            <w:r w:rsidRPr="0098259C">
              <w:t>[</w:t>
            </w:r>
            <w:r w:rsidRPr="0098259C">
              <w:rPr>
                <w:i/>
              </w:rPr>
              <w:t xml:space="preserve">Example: An FMU is unzipped in directory “C:\temp\MyFMU”, then fmuResourceLocation = </w:t>
            </w:r>
            <w:r w:rsidR="00B24353">
              <w:rPr>
                <w:rFonts w:cs="Arial"/>
                <w:i/>
              </w:rPr>
              <w:t>"</w:t>
            </w:r>
            <w:r w:rsidR="00B24353" w:rsidRPr="00B24353">
              <w:rPr>
                <w:i/>
              </w:rPr>
              <w:t>file:///C:/temp/MyFMU/resources</w:t>
            </w:r>
            <w:r w:rsidR="00B24353">
              <w:rPr>
                <w:rFonts w:cs="Arial"/>
                <w:i/>
              </w:rPr>
              <w:t>"</w:t>
            </w:r>
            <w:r w:rsidR="00B24353">
              <w:rPr>
                <w:i/>
              </w:rPr>
              <w:t xml:space="preserve"> or </w:t>
            </w:r>
            <w:r w:rsidR="00B24353">
              <w:rPr>
                <w:rFonts w:cs="Arial"/>
                <w:i/>
              </w:rPr>
              <w:t>"</w:t>
            </w:r>
            <w:r w:rsidR="00B24353">
              <w:rPr>
                <w:i/>
              </w:rPr>
              <w:t>file:/</w:t>
            </w:r>
            <w:r w:rsidR="00B24353" w:rsidRPr="00B24353">
              <w:rPr>
                <w:i/>
              </w:rPr>
              <w:t>C:/temp/MyFMU/resources</w:t>
            </w:r>
            <w:r w:rsidR="00B24353">
              <w:rPr>
                <w:rFonts w:cs="Arial"/>
                <w:i/>
              </w:rPr>
              <w:t>"</w:t>
            </w:r>
            <w:r w:rsidRPr="0098259C">
              <w:rPr>
                <w:i/>
              </w:rPr>
              <w:t xml:space="preserve">. Function </w:t>
            </w:r>
            <w:del w:id="773" w:author="Otter, Martin" w:date="2014-04-09T11:00:00Z">
              <w:r w:rsidRPr="0098259C" w:rsidDel="00140C25">
                <w:rPr>
                  <w:i/>
                </w:rPr>
                <w:delText>fmi</w:delText>
              </w:r>
            </w:del>
            <w:ins w:id="774" w:author="Otter, Martin" w:date="2014-04-09T11:00:00Z">
              <w:r w:rsidR="00140C25">
                <w:rPr>
                  <w:i/>
                </w:rPr>
                <w:t>fmi2</w:t>
              </w:r>
            </w:ins>
            <w:r w:rsidRPr="0098259C">
              <w:rPr>
                <w:i/>
              </w:rPr>
              <w:t xml:space="preserve">Instantiate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17D34627" w:rsidR="0043791A" w:rsidRPr="0098259C" w:rsidRDefault="00865E89" w:rsidP="00E96FCF">
            <w:pPr>
              <w:pStyle w:val="Textkrper-Tabelle"/>
              <w:spacing w:before="120"/>
              <w:ind w:left="23"/>
            </w:pPr>
            <w:proofErr w:type="gramStart"/>
            <w:r w:rsidRPr="0098259C">
              <w:t xml:space="preserve">Argument </w:t>
            </w:r>
            <w:r w:rsidRPr="0098259C">
              <w:rPr>
                <w:rStyle w:val="CODE"/>
              </w:rPr>
              <w:t>functions</w:t>
            </w:r>
            <w:r w:rsidRPr="0098259C">
              <w:t xml:space="preserve"> provide</w:t>
            </w:r>
            <w:r w:rsidR="00E96FCF">
              <w:t>s</w:t>
            </w:r>
            <w:proofErr w:type="gramEnd"/>
            <w:r w:rsidR="0043791A" w:rsidRPr="0098259C">
              <w:t xml:space="preserve"> callback fun</w:t>
            </w:r>
            <w:r w:rsidRPr="0098259C">
              <w:t>ctions to be used from the FMU</w:t>
            </w:r>
            <w:r w:rsidR="0043791A" w:rsidRPr="0098259C">
              <w:t xml:space="preserve"> functions to utilize resources from the environment (see type </w:t>
            </w:r>
            <w:del w:id="775" w:author="Otter, Martin" w:date="2014-04-09T11:00:00Z">
              <w:r w:rsidR="0043791A" w:rsidRPr="0098259C" w:rsidDel="00140C25">
                <w:rPr>
                  <w:rStyle w:val="CODE"/>
                </w:rPr>
                <w:delText>fmi</w:delText>
              </w:r>
            </w:del>
            <w:ins w:id="776" w:author="Otter, Martin" w:date="2014-04-09T11:00:00Z">
              <w:r w:rsidR="00140C25">
                <w:rPr>
                  <w:rStyle w:val="CODE"/>
                </w:rPr>
                <w:t>fmi2</w:t>
              </w:r>
            </w:ins>
            <w:r w:rsidR="0043791A" w:rsidRPr="0098259C">
              <w:rPr>
                <w:rStyle w:val="CODE"/>
              </w:rPr>
              <w:t>CallbackFunctions</w:t>
            </w:r>
            <w:r w:rsidR="0043791A" w:rsidRPr="0098259C">
              <w:t xml:space="preserve"> below).</w:t>
            </w:r>
          </w:p>
          <w:p w14:paraId="1129AC55" w14:textId="1E8958C9" w:rsidR="00141C21" w:rsidRPr="0098259C" w:rsidRDefault="00141C21" w:rsidP="00E96FCF">
            <w:pPr>
              <w:pStyle w:val="Textkrper-Tabelle"/>
              <w:spacing w:before="120"/>
              <w:ind w:left="23"/>
            </w:pPr>
            <w:r w:rsidRPr="0098259C">
              <w:t xml:space="preserve">Argument </w:t>
            </w:r>
            <w:r w:rsidRPr="0098259C">
              <w:rPr>
                <w:rStyle w:val="CODE"/>
              </w:rPr>
              <w:t xml:space="preserve">visible = </w:t>
            </w:r>
            <w:del w:id="777" w:author="Otter, Martin" w:date="2014-04-09T11:00:00Z">
              <w:r w:rsidRPr="0098259C" w:rsidDel="00140C25">
                <w:rPr>
                  <w:rStyle w:val="CODE"/>
                </w:rPr>
                <w:delText>fmi</w:delText>
              </w:r>
            </w:del>
            <w:ins w:id="778" w:author="Otter, Martin" w:date="2014-04-09T11:00:00Z">
              <w:r w:rsidR="00140C25">
                <w:rPr>
                  <w:rStyle w:val="CODE"/>
                </w:rPr>
                <w:t>fmi2</w:t>
              </w:r>
            </w:ins>
            <w:r w:rsidRPr="0098259C">
              <w:rPr>
                <w:rStyle w:val="CODE"/>
              </w:rPr>
              <w:t>False</w:t>
            </w:r>
            <w:r w:rsidRPr="0098259C">
              <w:t xml:space="preserve"> defines that the interaction with the user should be reduced to a minimum (no application window, no plotting, no animation, etc.), </w:t>
            </w:r>
            <w:r w:rsidR="00D73B94" w:rsidRPr="0098259C">
              <w:t>in other words</w:t>
            </w:r>
            <w:r w:rsidRPr="0098259C">
              <w:t xml:space="preserve"> the FMU is executed in batch mode. If </w:t>
            </w:r>
            <w:r w:rsidRPr="0098259C">
              <w:rPr>
                <w:rStyle w:val="CODE"/>
              </w:rPr>
              <w:t xml:space="preserve">visible = </w:t>
            </w:r>
            <w:del w:id="779" w:author="Otter, Martin" w:date="2014-04-09T11:00:00Z">
              <w:r w:rsidRPr="0098259C" w:rsidDel="00140C25">
                <w:rPr>
                  <w:rStyle w:val="CODE"/>
                </w:rPr>
                <w:delText>fmi</w:delText>
              </w:r>
            </w:del>
            <w:ins w:id="780" w:author="Otter, Martin" w:date="2014-04-09T11:00:00Z">
              <w:r w:rsidR="00140C25">
                <w:rPr>
                  <w:rStyle w:val="CODE"/>
                </w:rPr>
                <w:t>fmi2</w:t>
              </w:r>
            </w:ins>
            <w:r w:rsidRPr="0098259C">
              <w:rPr>
                <w:rStyle w:val="CODE"/>
              </w:rPr>
              <w:t>True</w:t>
            </w:r>
            <w:r w:rsidRPr="0098259C">
              <w:t xml:space="preserve">, the FMU is executed in interactive mode and the FMU might require to explicitly acknowledge start of simulation / </w:t>
            </w:r>
            <w:r w:rsidRPr="0098259C">
              <w:lastRenderedPageBreak/>
              <w:t>instantiati</w:t>
            </w:r>
            <w:r w:rsidR="00EF7A27" w:rsidRPr="0098259C">
              <w:t>on / initialization (acknowledg</w:t>
            </w:r>
            <w:r w:rsidRPr="0098259C">
              <w:t>ment is non-blocking).</w:t>
            </w:r>
          </w:p>
          <w:p w14:paraId="06C4E0E5" w14:textId="5C188246"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del w:id="781" w:author="Otter, Martin" w:date="2014-04-09T11:00:00Z">
              <w:r w:rsidRPr="0098259C" w:rsidDel="00140C25">
                <w:rPr>
                  <w:rStyle w:val="CODE"/>
                  <w:rFonts w:eastAsia="StarSymbol"/>
                </w:rPr>
                <w:delText>fmi</w:delText>
              </w:r>
            </w:del>
            <w:ins w:id="782" w:author="Otter, Martin" w:date="2014-04-09T11:00:00Z">
              <w:r w:rsidR="00140C25">
                <w:rPr>
                  <w:rStyle w:val="CODE"/>
                  <w:rFonts w:eastAsia="StarSymbol"/>
                </w:rPr>
                <w:t>fmi2</w:t>
              </w:r>
            </w:ins>
            <w:r w:rsidRPr="0098259C">
              <w:rPr>
                <w:rStyle w:val="CODE"/>
                <w:rFonts w:eastAsia="StarSymbol"/>
              </w:rPr>
              <w:t>True</w:t>
            </w:r>
            <w:r w:rsidRPr="0098259C">
              <w:t xml:space="preserve">, debug logging is enabled. If </w:t>
            </w:r>
            <w:r w:rsidRPr="0098259C">
              <w:rPr>
                <w:rStyle w:val="CODE"/>
                <w:rFonts w:eastAsia="StarSymbol"/>
              </w:rPr>
              <w:t>loggingOn=</w:t>
            </w:r>
            <w:del w:id="783" w:author="Otter, Martin" w:date="2014-04-09T11:00:00Z">
              <w:r w:rsidRPr="0098259C" w:rsidDel="00140C25">
                <w:rPr>
                  <w:rStyle w:val="CODE"/>
                  <w:rFonts w:eastAsia="StarSymbol"/>
                </w:rPr>
                <w:delText>fmi</w:delText>
              </w:r>
            </w:del>
            <w:ins w:id="784" w:author="Otter, Martin" w:date="2014-04-09T11:00:00Z">
              <w:r w:rsidR="00140C25">
                <w:rPr>
                  <w:rStyle w:val="CODE"/>
                  <w:rFonts w:eastAsia="StarSymbol"/>
                </w:rPr>
                <w:t>fmi2</w:t>
              </w:r>
            </w:ins>
            <w:r w:rsidRPr="0098259C">
              <w:rPr>
                <w:rStyle w:val="CODE"/>
                <w:rFonts w:eastAsia="StarSymbol"/>
              </w:rPr>
              <w:t>False</w:t>
            </w:r>
            <w:r w:rsidRPr="0098259C">
              <w:t>, debug logging is disabled.</w:t>
            </w:r>
            <w:ins w:id="785" w:author="Torsten Blochwitz" w:date="2014-03-27T11:23:00Z">
              <w:r w:rsidR="00E53A5D">
                <w:t xml:space="preserve"> [</w:t>
              </w:r>
            </w:ins>
            <w:ins w:id="786" w:author="Torsten Blochwitz" w:date="2014-03-27T16:13:00Z">
              <w:r w:rsidR="004A3693">
                <w:rPr>
                  <w:i/>
                </w:rPr>
                <w:t>The</w:t>
              </w:r>
            </w:ins>
            <w:ins w:id="787" w:author="Torsten Blochwitz" w:date="2014-03-27T11:23:00Z">
              <w:r w:rsidR="00E53A5D">
                <w:rPr>
                  <w:i/>
                </w:rPr>
                <w:t xml:space="preserve"> FMU </w:t>
              </w:r>
            </w:ins>
            <w:ins w:id="788" w:author="Torsten Blochwitz" w:date="2014-03-27T16:14:00Z">
              <w:r w:rsidR="004A3693">
                <w:rPr>
                  <w:i/>
                </w:rPr>
                <w:t>enable/disables</w:t>
              </w:r>
            </w:ins>
            <w:ins w:id="789" w:author="Torsten Blochwitz" w:date="2014-03-27T11:23:00Z">
              <w:r w:rsidR="00E53A5D">
                <w:rPr>
                  <w:i/>
                </w:rPr>
                <w:t xml:space="preserve"> </w:t>
              </w:r>
            </w:ins>
            <w:ins w:id="790" w:author="Torsten Blochwitz" w:date="2014-03-27T16:17:00Z">
              <w:r w:rsidR="00EC508A" w:rsidRPr="00EC508A">
                <w:rPr>
                  <w:rStyle w:val="CODE"/>
                  <w:rFonts w:eastAsia="StarSymbol"/>
                  <w:rPrChange w:id="791" w:author="Torsten Blochwitz" w:date="2014-03-27T16:18:00Z">
                    <w:rPr>
                      <w:i/>
                    </w:rPr>
                  </w:rPrChange>
                </w:rPr>
                <w:t>L</w:t>
              </w:r>
            </w:ins>
            <w:ins w:id="792" w:author="Torsten Blochwitz" w:date="2014-03-27T11:23:00Z">
              <w:r w:rsidR="00E53A5D" w:rsidRPr="00EC508A">
                <w:rPr>
                  <w:rStyle w:val="CODE"/>
                  <w:rFonts w:eastAsia="StarSymbol"/>
                  <w:rPrChange w:id="793" w:author="Torsten Blochwitz" w:date="2014-03-27T16:18:00Z">
                    <w:rPr>
                      <w:i/>
                    </w:rPr>
                  </w:rPrChange>
                </w:rPr>
                <w:t>ogCategories</w:t>
              </w:r>
            </w:ins>
            <w:ins w:id="794" w:author="Torsten Blochwitz" w:date="2014-03-27T11:24:00Z">
              <w:r w:rsidR="00E53A5D">
                <w:rPr>
                  <w:i/>
                </w:rPr>
                <w:t xml:space="preserve"> </w:t>
              </w:r>
            </w:ins>
            <w:ins w:id="795" w:author="Torsten Blochwitz" w:date="2014-03-27T16:13:00Z">
              <w:r w:rsidR="004A3693">
                <w:rPr>
                  <w:i/>
                </w:rPr>
                <w:t xml:space="preserve">which are useful for debugging </w:t>
              </w:r>
            </w:ins>
            <w:ins w:id="796" w:author="Torsten Blochwitz" w:date="2014-03-27T11:24:00Z">
              <w:r w:rsidR="00E53A5D">
                <w:rPr>
                  <w:i/>
                </w:rPr>
                <w:t>according to this argument.</w:t>
              </w:r>
            </w:ins>
            <w:ins w:id="797" w:author="Torsten Blochwitz" w:date="2014-03-27T11:26:00Z">
              <w:r w:rsidR="00E53A5D">
                <w:rPr>
                  <w:i/>
                </w:rPr>
                <w:t xml:space="preserve"> Which </w:t>
              </w:r>
            </w:ins>
            <w:ins w:id="798" w:author="Torsten Blochwitz" w:date="2014-03-27T16:17:00Z">
              <w:r w:rsidR="00EC508A" w:rsidRPr="00EC508A">
                <w:rPr>
                  <w:rStyle w:val="CODE"/>
                  <w:rFonts w:eastAsia="StarSymbol"/>
                  <w:rPrChange w:id="799" w:author="Torsten Blochwitz" w:date="2014-03-27T16:18:00Z">
                    <w:rPr>
                      <w:i/>
                    </w:rPr>
                  </w:rPrChange>
                </w:rPr>
                <w:t>L</w:t>
              </w:r>
            </w:ins>
            <w:ins w:id="800" w:author="Torsten Blochwitz" w:date="2014-03-27T11:26:00Z">
              <w:r w:rsidR="00E53A5D" w:rsidRPr="00EC508A">
                <w:rPr>
                  <w:rStyle w:val="CODE"/>
                  <w:rFonts w:eastAsia="StarSymbol"/>
                  <w:rPrChange w:id="801" w:author="Torsten Blochwitz" w:date="2014-03-27T16:18:00Z">
                    <w:rPr>
                      <w:i/>
                    </w:rPr>
                  </w:rPrChange>
                </w:rPr>
                <w:t>ogCategor</w:t>
              </w:r>
            </w:ins>
            <w:ins w:id="802" w:author="Torsten Blochwitz" w:date="2014-03-27T16:18:00Z">
              <w:r w:rsidR="00EC508A">
                <w:rPr>
                  <w:rStyle w:val="CODE"/>
                  <w:rFonts w:eastAsia="StarSymbol"/>
                </w:rPr>
                <w:t>ies</w:t>
              </w:r>
            </w:ins>
            <w:ins w:id="803" w:author="Torsten Blochwitz" w:date="2014-03-27T11:26:00Z">
              <w:r w:rsidR="00E53A5D">
                <w:rPr>
                  <w:i/>
                </w:rPr>
                <w:t xml:space="preserve"> the FMU sets is unspecified.</w:t>
              </w:r>
            </w:ins>
            <w:ins w:id="804" w:author="Torsten Blochwitz" w:date="2014-03-27T11:23:00Z">
              <w:r w:rsidR="00E53A5D">
                <w:t>]</w:t>
              </w:r>
            </w:ins>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4017DA3A" w:rsidR="00371D1C" w:rsidRPr="0098259C" w:rsidRDefault="00865E89" w:rsidP="00F54046">
            <w:pPr>
              <w:pStyle w:val="Textkrper-Tabelle"/>
              <w:tabs>
                <w:tab w:val="left" w:pos="1852"/>
                <w:tab w:val="left" w:pos="3552"/>
              </w:tabs>
              <w:rPr>
                <w:rStyle w:val="CODE"/>
                <w:rFonts w:eastAsia="StarSymbol"/>
              </w:rPr>
            </w:pPr>
            <w:del w:id="805" w:author="Otter, Martin" w:date="2014-04-25T17:58:00Z">
              <w:r w:rsidRPr="0098259C" w:rsidDel="00555412">
                <w:rPr>
                  <w:rStyle w:val="CODE"/>
                  <w:rFonts w:eastAsia="StarSymbol"/>
                  <w:b/>
                </w:rPr>
                <w:delText xml:space="preserve">   </w:delText>
              </w:r>
            </w:del>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del w:id="806" w:author="Otter, Martin" w:date="2014-04-09T11:00:00Z">
              <w:r w:rsidR="0043791A" w:rsidRPr="0098259C" w:rsidDel="00140C25">
                <w:rPr>
                  <w:rStyle w:val="CODE"/>
                  <w:rFonts w:eastAsia="StarSymbol"/>
                </w:rPr>
                <w:delText>fmi</w:delText>
              </w:r>
            </w:del>
            <w:ins w:id="807" w:author="Otter, Martin" w:date="2014-04-09T11:00:00Z">
              <w:r w:rsidR="00140C25">
                <w:rPr>
                  <w:rStyle w:val="CODE"/>
                  <w:rFonts w:eastAsia="StarSymbol"/>
                </w:rPr>
                <w:t>fmi2</w:t>
              </w:r>
            </w:ins>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5C5F2849" w:rsidR="00865E89" w:rsidRPr="0098259C" w:rsidRDefault="00371D1C" w:rsidP="00F54046">
            <w:pPr>
              <w:pStyle w:val="Textkrper-Tabelle"/>
              <w:tabs>
                <w:tab w:val="left" w:pos="1852"/>
                <w:tab w:val="left" w:pos="3552"/>
              </w:tabs>
              <w:rPr>
                <w:rStyle w:val="CODE"/>
                <w:rFonts w:eastAsia="StarSymbol"/>
              </w:rPr>
            </w:pPr>
            <w:del w:id="808" w:author="Otter, Martin" w:date="2014-04-25T17:58:00Z">
              <w:r w:rsidRPr="0098259C" w:rsidDel="00555412">
                <w:rPr>
                  <w:rStyle w:val="CODE"/>
                  <w:rFonts w:eastAsia="StarSymbol"/>
                  <w:b/>
                </w:rPr>
                <w:delText xml:space="preserve">   </w:delText>
              </w:r>
            </w:del>
            <w:r w:rsidRPr="0098259C">
              <w:rPr>
                <w:rStyle w:val="CODE"/>
                <w:rFonts w:eastAsia="StarSymbol"/>
                <w:b/>
              </w:rPr>
              <w:t xml:space="preserve">                     </w:t>
            </w:r>
            <w:del w:id="809" w:author="Otter, Martin" w:date="2014-04-09T11:00:00Z">
              <w:r w:rsidR="0043791A" w:rsidRPr="0098259C" w:rsidDel="00140C25">
                <w:rPr>
                  <w:rStyle w:val="CODE"/>
                  <w:rFonts w:eastAsia="StarSymbol"/>
                </w:rPr>
                <w:delText>fmi</w:delText>
              </w:r>
            </w:del>
            <w:ins w:id="810" w:author="Otter, Martin" w:date="2014-04-09T11:00:00Z">
              <w:r w:rsidR="00140C25">
                <w:rPr>
                  <w:rStyle w:val="CODE"/>
                  <w:rFonts w:eastAsia="StarSymbol"/>
                </w:rPr>
                <w:t>fmi2</w:t>
              </w:r>
            </w:ins>
            <w:r w:rsidR="0043791A" w:rsidRPr="0098259C">
              <w:rPr>
                <w:rStyle w:val="CODE"/>
                <w:rFonts w:eastAsia="StarSymbol"/>
              </w:rPr>
              <w:t>String instanceName,</w:t>
            </w:r>
          </w:p>
          <w:p w14:paraId="3AF99CB7" w14:textId="4A4B576A" w:rsidR="00E87161" w:rsidRPr="0098259C" w:rsidRDefault="00371D1C" w:rsidP="00F54046">
            <w:pPr>
              <w:pStyle w:val="Textkrper-Tabelle"/>
              <w:tabs>
                <w:tab w:val="left" w:pos="1852"/>
                <w:tab w:val="left" w:pos="3552"/>
              </w:tabs>
              <w:rPr>
                <w:rStyle w:val="CODE"/>
                <w:rFonts w:eastAsia="StarSymbol"/>
              </w:rPr>
            </w:pPr>
            <w:del w:id="811" w:author="Otter, Martin" w:date="2014-04-25T17:58:00Z">
              <w:r w:rsidRPr="0098259C" w:rsidDel="00555412">
                <w:rPr>
                  <w:rStyle w:val="CODE"/>
                  <w:rFonts w:eastAsia="StarSymbol" w:cs="Courier New"/>
                </w:rPr>
                <w:delText xml:space="preserve">   </w:delText>
              </w:r>
            </w:del>
            <w:r w:rsidRPr="0098259C">
              <w:rPr>
                <w:rStyle w:val="CODE"/>
                <w:rFonts w:eastAsia="StarSymbol" w:cs="Courier New"/>
              </w:rPr>
              <w:t xml:space="preserve">      </w:t>
            </w:r>
            <w:r w:rsidR="00865E89" w:rsidRPr="0098259C">
              <w:rPr>
                <w:rStyle w:val="CODE"/>
                <w:rFonts w:eastAsia="StarSymbol" w:cs="Courier New"/>
              </w:rPr>
              <w:t xml:space="preserve">               </w:t>
            </w:r>
            <w:del w:id="812" w:author="Otter, Martin" w:date="2014-04-09T11:00:00Z">
              <w:r w:rsidR="0043791A" w:rsidRPr="0098259C" w:rsidDel="00140C25">
                <w:rPr>
                  <w:rStyle w:val="CODE"/>
                  <w:rFonts w:eastAsia="StarSymbol" w:cs="Courier New"/>
                </w:rPr>
                <w:delText>fmi</w:delText>
              </w:r>
            </w:del>
            <w:ins w:id="813" w:author="Otter, Martin" w:date="2014-04-09T11:00:00Z">
              <w:r w:rsidR="00140C25">
                <w:rPr>
                  <w:rStyle w:val="CODE"/>
                  <w:rFonts w:eastAsia="StarSymbol" w:cs="Courier New"/>
                </w:rPr>
                <w:t>fmi2</w:t>
              </w:r>
            </w:ins>
            <w:r w:rsidR="0043791A" w:rsidRPr="0098259C">
              <w:rPr>
                <w:rStyle w:val="CODE"/>
                <w:rFonts w:eastAsia="StarSymbol" w:cs="Courier New"/>
              </w:rPr>
              <w:t>Status</w:t>
            </w:r>
            <w:r w:rsidR="0043791A" w:rsidRPr="0098259C">
              <w:rPr>
                <w:rStyle w:val="CODE"/>
                <w:rFonts w:eastAsia="StarSymbol"/>
              </w:rPr>
              <w:t xml:space="preserve"> status,</w:t>
            </w:r>
          </w:p>
          <w:p w14:paraId="14FDF53F" w14:textId="65302F30" w:rsidR="00865E89" w:rsidRPr="0098259C" w:rsidRDefault="00E87161" w:rsidP="00F54046">
            <w:pPr>
              <w:pStyle w:val="Textkrper-Tabelle"/>
              <w:tabs>
                <w:tab w:val="left" w:pos="1852"/>
                <w:tab w:val="left" w:pos="3552"/>
              </w:tabs>
              <w:rPr>
                <w:rStyle w:val="CODE"/>
                <w:rFonts w:eastAsia="StarSymbol"/>
              </w:rPr>
            </w:pPr>
            <w:del w:id="814" w:author="Otter, Martin" w:date="2014-04-25T17:58:00Z">
              <w:r w:rsidRPr="0098259C" w:rsidDel="00555412">
                <w:rPr>
                  <w:rStyle w:val="CODE"/>
                  <w:rFonts w:eastAsia="StarSymbol"/>
                </w:rPr>
                <w:delText xml:space="preserve">   </w:delText>
              </w:r>
            </w:del>
            <w:r w:rsidRPr="0098259C">
              <w:rPr>
                <w:rStyle w:val="CODE"/>
                <w:rFonts w:eastAsia="StarSymbol"/>
              </w:rPr>
              <w:t xml:space="preserve">                     </w:t>
            </w:r>
            <w:del w:id="815" w:author="Otter, Martin" w:date="2014-04-09T11:00:00Z">
              <w:r w:rsidR="0043791A" w:rsidRPr="0098259C" w:rsidDel="00140C25">
                <w:rPr>
                  <w:rStyle w:val="CODE"/>
                  <w:rFonts w:eastAsia="StarSymbol"/>
                </w:rPr>
                <w:delText>fmi</w:delText>
              </w:r>
            </w:del>
            <w:ins w:id="816" w:author="Otter, Martin" w:date="2014-04-09T11:00:00Z">
              <w:r w:rsidR="00140C25">
                <w:rPr>
                  <w:rStyle w:val="CODE"/>
                  <w:rFonts w:eastAsia="StarSymbol"/>
                </w:rPr>
                <w:t>fmi2</w:t>
              </w:r>
            </w:ins>
            <w:r w:rsidR="0043791A" w:rsidRPr="0098259C">
              <w:rPr>
                <w:rStyle w:val="CODE"/>
                <w:rFonts w:eastAsia="StarSymbol"/>
              </w:rPr>
              <w:t>String category,</w:t>
            </w:r>
          </w:p>
          <w:p w14:paraId="6DB6206A" w14:textId="383822C6" w:rsidR="0043791A" w:rsidRPr="0098259C" w:rsidRDefault="00371D1C" w:rsidP="00F54046">
            <w:pPr>
              <w:pStyle w:val="Textkrper-Tabelle"/>
              <w:tabs>
                <w:tab w:val="left" w:pos="1852"/>
                <w:tab w:val="left" w:pos="3552"/>
              </w:tabs>
              <w:rPr>
                <w:rStyle w:val="CODE"/>
                <w:rFonts w:eastAsia="StarSymbol"/>
              </w:rPr>
            </w:pPr>
            <w:del w:id="817" w:author="Otter, Martin" w:date="2014-04-25T17:58:00Z">
              <w:r w:rsidRPr="0098259C" w:rsidDel="00555412">
                <w:rPr>
                  <w:rStyle w:val="CODE"/>
                  <w:rFonts w:eastAsia="StarSymbol"/>
                </w:rPr>
                <w:delText xml:space="preserve">   </w:delText>
              </w:r>
            </w:del>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del w:id="818" w:author="Otter, Martin" w:date="2014-04-09T11:00:00Z">
              <w:r w:rsidR="0043791A" w:rsidRPr="0098259C" w:rsidDel="00140C25">
                <w:rPr>
                  <w:rStyle w:val="CODE"/>
                  <w:rFonts w:eastAsia="StarSymbol"/>
                </w:rPr>
                <w:delText>fmi</w:delText>
              </w:r>
            </w:del>
            <w:ins w:id="819" w:author="Otter, Martin" w:date="2014-04-09T11:00:00Z">
              <w:r w:rsidR="00140C25">
                <w:rPr>
                  <w:rStyle w:val="CODE"/>
                  <w:rFonts w:eastAsia="StarSymbol"/>
                </w:rPr>
                <w:t>fmi2</w:t>
              </w:r>
            </w:ins>
            <w:r w:rsidR="0043791A" w:rsidRPr="0098259C">
              <w:rPr>
                <w:rStyle w:val="CODE"/>
                <w:rFonts w:eastAsia="StarSymbol"/>
              </w:rPr>
              <w:t>String message, ...);</w:t>
            </w:r>
          </w:p>
          <w:p w14:paraId="7F067AFD" w14:textId="19F73435" w:rsidR="0043791A" w:rsidRPr="0098259C" w:rsidRDefault="00865E89" w:rsidP="00F54046">
            <w:pPr>
              <w:pStyle w:val="Textkrper-Tabelle"/>
              <w:tabs>
                <w:tab w:val="left" w:pos="1852"/>
              </w:tabs>
              <w:rPr>
                <w:rStyle w:val="CODE"/>
              </w:rPr>
            </w:pPr>
            <w:del w:id="820" w:author="Otter, Martin" w:date="2014-04-25T17:58:00Z">
              <w:r w:rsidRPr="0098259C" w:rsidDel="00555412">
                <w:rPr>
                  <w:rStyle w:val="CODE"/>
                  <w:b/>
                </w:rPr>
                <w:delText xml:space="preserve">   </w:delText>
              </w:r>
            </w:del>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3F9238F2" w:rsidR="0043791A" w:rsidRPr="0098259C" w:rsidRDefault="00865E89" w:rsidP="00F54046">
            <w:pPr>
              <w:pStyle w:val="Textkrper-Tabelle"/>
              <w:tabs>
                <w:tab w:val="left" w:pos="1852"/>
              </w:tabs>
              <w:rPr>
                <w:rStyle w:val="CODE"/>
              </w:rPr>
            </w:pPr>
            <w:del w:id="821" w:author="Otter, Martin" w:date="2014-04-25T17:58:00Z">
              <w:r w:rsidRPr="0098259C" w:rsidDel="00555412">
                <w:rPr>
                  <w:rStyle w:val="CODE"/>
                  <w:b/>
                </w:rPr>
                <w:delText xml:space="preserve">   </w:delText>
              </w:r>
            </w:del>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775AB91D" w:rsidR="003E1D26" w:rsidRPr="0098259C" w:rsidRDefault="00CA675C" w:rsidP="00CA675C">
            <w:pPr>
              <w:pStyle w:val="Textkrper-Tabelle"/>
              <w:tabs>
                <w:tab w:val="left" w:pos="1852"/>
              </w:tabs>
              <w:rPr>
                <w:rStyle w:val="CODE"/>
                <w:rFonts w:eastAsia="StarSymbol"/>
              </w:rPr>
            </w:pPr>
            <w:del w:id="822" w:author="Otter, Martin" w:date="2014-04-25T17:58:00Z">
              <w:r w:rsidRPr="0098259C" w:rsidDel="00555412">
                <w:rPr>
                  <w:rStyle w:val="CODE"/>
                  <w:rFonts w:eastAsia="StarSymbol"/>
                  <w:b/>
                </w:rPr>
                <w:delText xml:space="preserve">   </w:delText>
              </w:r>
            </w:del>
            <w:r w:rsidRPr="0098259C">
              <w:rPr>
                <w:rStyle w:val="CODE"/>
                <w:rFonts w:eastAsia="StarSymbol"/>
                <w:b/>
              </w:rPr>
              <w:t xml:space="preserve">     void</w:t>
            </w:r>
            <w:r w:rsidRPr="0098259C">
              <w:rPr>
                <w:rStyle w:val="CODE"/>
                <w:rFonts w:eastAsia="StarSymbol"/>
              </w:rPr>
              <w:t xml:space="preserve">  (*stepFinished) </w:t>
            </w:r>
            <w:ins w:id="823" w:author="Otter, Martin" w:date="2014-04-25T17:58:00Z">
              <w:r w:rsidR="00555412">
                <w:rPr>
                  <w:rStyle w:val="CODE"/>
                  <w:rFonts w:eastAsia="StarSymbol"/>
                </w:rPr>
                <w:t xml:space="preserve"> </w:t>
              </w:r>
            </w:ins>
            <w:del w:id="824" w:author="Otter, Martin" w:date="2014-04-25T17:58:00Z">
              <w:r w:rsidR="000C150E" w:rsidRPr="0098259C" w:rsidDel="00555412">
                <w:rPr>
                  <w:rStyle w:val="CODE"/>
                  <w:rFonts w:eastAsia="StarSymbol"/>
                </w:rPr>
                <w:delText xml:space="preserve"> </w:delText>
              </w:r>
            </w:del>
            <w:r w:rsidRPr="0098259C">
              <w:rPr>
                <w:rStyle w:val="CODE"/>
                <w:rFonts w:eastAsia="StarSymbol"/>
              </w:rPr>
              <w:t>(</w:t>
            </w:r>
            <w:del w:id="825" w:author="Otter, Martin" w:date="2014-04-09T11:00:00Z">
              <w:r w:rsidRPr="0098259C" w:rsidDel="00140C25">
                <w:rPr>
                  <w:rStyle w:val="CODE"/>
                  <w:rFonts w:eastAsia="StarSymbol"/>
                </w:rPr>
                <w:delText>fmi</w:delText>
              </w:r>
            </w:del>
            <w:ins w:id="826" w:author="Otter, Martin" w:date="2014-04-09T11:00:00Z">
              <w:r w:rsidR="00140C25">
                <w:rPr>
                  <w:rStyle w:val="CODE"/>
                  <w:rFonts w:eastAsia="StarSymbol"/>
                </w:rPr>
                <w:t>fmi2</w:t>
              </w:r>
            </w:ins>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58600989" w:rsidR="00CA675C" w:rsidRPr="0098259C" w:rsidRDefault="003E1D26" w:rsidP="00CA675C">
            <w:pPr>
              <w:pStyle w:val="Textkrper-Tabelle"/>
              <w:tabs>
                <w:tab w:val="left" w:pos="1852"/>
              </w:tabs>
              <w:rPr>
                <w:rStyle w:val="CODE"/>
                <w:rFonts w:eastAsia="StarSymbol"/>
              </w:rPr>
            </w:pPr>
            <w:del w:id="827" w:author="Otter, Martin" w:date="2014-04-25T17:58:00Z">
              <w:r w:rsidRPr="0098259C" w:rsidDel="00555412">
                <w:rPr>
                  <w:rStyle w:val="CODE"/>
                  <w:rFonts w:eastAsia="StarSymbol"/>
                  <w:b/>
                </w:rPr>
                <w:delText xml:space="preserve">   </w:delText>
              </w:r>
            </w:del>
            <w:ins w:id="828" w:author="Otter, Martin" w:date="2014-04-25T17:58:00Z">
              <w:r w:rsidR="00555412">
                <w:rPr>
                  <w:rStyle w:val="CODE"/>
                  <w:rFonts w:eastAsia="StarSymbol"/>
                  <w:b/>
                </w:rPr>
                <w:t xml:space="preserve"> </w:t>
              </w:r>
            </w:ins>
            <w:r w:rsidRPr="0098259C">
              <w:rPr>
                <w:rStyle w:val="CODE"/>
                <w:rFonts w:eastAsia="StarSymbol"/>
                <w:b/>
              </w:rPr>
              <w:t xml:space="preserve">                           </w:t>
            </w:r>
            <w:del w:id="829" w:author="Otter, Martin" w:date="2014-04-25T17:58:00Z">
              <w:r w:rsidRPr="0098259C" w:rsidDel="00555412">
                <w:rPr>
                  <w:rStyle w:val="CODE"/>
                  <w:rFonts w:eastAsia="StarSymbol"/>
                  <w:b/>
                </w:rPr>
                <w:delText xml:space="preserve"> </w:delText>
              </w:r>
            </w:del>
            <w:r w:rsidR="000C150E" w:rsidRPr="0098259C">
              <w:rPr>
                <w:rStyle w:val="CODE"/>
                <w:rFonts w:eastAsia="StarSymbol"/>
                <w:b/>
              </w:rPr>
              <w:t xml:space="preserve"> </w:t>
            </w:r>
            <w:del w:id="830" w:author="Otter, Martin" w:date="2014-04-09T11:00:00Z">
              <w:r w:rsidR="00CA675C" w:rsidRPr="0098259C" w:rsidDel="00140C25">
                <w:rPr>
                  <w:rStyle w:val="CODE"/>
                  <w:rFonts w:eastAsia="StarSymbol"/>
                </w:rPr>
                <w:delText>fmi</w:delText>
              </w:r>
            </w:del>
            <w:ins w:id="831" w:author="Otter, Martin" w:date="2014-04-09T11:00:00Z">
              <w:r w:rsidR="00140C25">
                <w:rPr>
                  <w:rStyle w:val="CODE"/>
                  <w:rFonts w:eastAsia="StarSymbol"/>
                </w:rPr>
                <w:t>fmi2</w:t>
              </w:r>
            </w:ins>
            <w:r w:rsidR="00CA675C" w:rsidRPr="0098259C">
              <w:rPr>
                <w:rStyle w:val="CODE"/>
                <w:rFonts w:eastAsia="StarSymbol"/>
              </w:rPr>
              <w:t>Status status);</w:t>
            </w:r>
          </w:p>
          <w:p w14:paraId="788C022A" w14:textId="4E549EAD" w:rsidR="00371D1C" w:rsidRPr="0098259C" w:rsidRDefault="00371D1C" w:rsidP="00CA675C">
            <w:pPr>
              <w:pStyle w:val="Textkrper-Tabelle"/>
              <w:tabs>
                <w:tab w:val="left" w:pos="1852"/>
              </w:tabs>
              <w:ind w:left="0"/>
              <w:rPr>
                <w:rStyle w:val="CODE"/>
              </w:rPr>
            </w:pPr>
            <w:del w:id="832" w:author="Otter, Martin" w:date="2014-04-25T17:58:00Z">
              <w:r w:rsidRPr="0098259C" w:rsidDel="00555412">
                <w:rPr>
                  <w:rStyle w:val="CODE"/>
                </w:rPr>
                <w:delText xml:space="preserve">   </w:delText>
              </w:r>
            </w:del>
            <w:r w:rsidRPr="0098259C">
              <w:rPr>
                <w:rStyle w:val="CODE"/>
              </w:rPr>
              <w:t xml:space="preserve">     </w:t>
            </w:r>
            <w:del w:id="833" w:author="Otter, Martin" w:date="2014-04-09T11:00:00Z">
              <w:r w:rsidRPr="0098259C" w:rsidDel="00140C25">
                <w:rPr>
                  <w:rStyle w:val="CODE"/>
                </w:rPr>
                <w:delText>fmi</w:delText>
              </w:r>
            </w:del>
            <w:ins w:id="834" w:author="Otter, Martin" w:date="2014-04-09T11:00:00Z">
              <w:r w:rsidR="00140C25">
                <w:rPr>
                  <w:rStyle w:val="CODE"/>
                </w:rPr>
                <w:t>fmi2</w:t>
              </w:r>
            </w:ins>
            <w:r w:rsidRPr="0098259C">
              <w:rPr>
                <w:rStyle w:val="CODE"/>
              </w:rPr>
              <w:t>ComponentEnvironment componentEnvironment;</w:t>
            </w:r>
          </w:p>
          <w:p w14:paraId="2E3C0456" w14:textId="7C90D3D2" w:rsidR="0043791A" w:rsidRPr="0098259C" w:rsidRDefault="0043791A" w:rsidP="00F54046">
            <w:pPr>
              <w:pStyle w:val="Textkrper-Tabelle"/>
              <w:tabs>
                <w:tab w:val="left" w:pos="1852"/>
              </w:tabs>
            </w:pPr>
            <w:r w:rsidRPr="0098259C">
              <w:rPr>
                <w:rStyle w:val="CODE"/>
                <w:rFonts w:eastAsia="StarSymbol"/>
              </w:rPr>
              <w:t xml:space="preserve">} </w:t>
            </w:r>
            <w:del w:id="835" w:author="Otter, Martin" w:date="2014-04-09T11:00:00Z">
              <w:r w:rsidRPr="0098259C" w:rsidDel="00140C25">
                <w:rPr>
                  <w:rStyle w:val="CODE"/>
                  <w:rFonts w:eastAsia="StarSymbol"/>
                </w:rPr>
                <w:delText>fmi</w:delText>
              </w:r>
            </w:del>
            <w:ins w:id="836" w:author="Otter, Martin" w:date="2014-04-09T11:00:00Z">
              <w:r w:rsidR="00140C25">
                <w:rPr>
                  <w:rStyle w:val="CODE"/>
                  <w:rFonts w:eastAsia="StarSymbol"/>
                </w:rPr>
                <w:t>fmi2</w:t>
              </w:r>
            </w:ins>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12C219FA"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ins w:id="837" w:author="Otter, Martin" w:date="2014-04-04T12:19:00Z">
              <w:r w:rsidR="00E7189A">
                <w:t>It</w:t>
              </w:r>
            </w:ins>
            <w:ins w:id="838" w:author="Otter, Martin" w:date="2014-04-04T12:18:00Z">
              <w:r w:rsidR="00E7189A">
                <w:t xml:space="preserve"> is not allowed to change the</w:t>
              </w:r>
            </w:ins>
            <w:ins w:id="839" w:author="Otter, Martin" w:date="2014-04-04T12:20:00Z">
              <w:r w:rsidR="00E7189A">
                <w:t>se</w:t>
              </w:r>
            </w:ins>
            <w:ins w:id="840" w:author="Otter, Martin" w:date="2014-04-04T12:18:00Z">
              <w:r w:rsidR="00E7189A">
                <w:t xml:space="preserve"> functions</w:t>
              </w:r>
            </w:ins>
            <w:ins w:id="841" w:author="Otter, Martin" w:date="2014-04-04T12:20:00Z">
              <w:r w:rsidR="00E7189A">
                <w:t xml:space="preserve"> between </w:t>
              </w:r>
            </w:ins>
            <w:proofErr w:type="gramStart"/>
            <w:ins w:id="842" w:author="Otter, Martin" w:date="2014-04-09T11:00:00Z">
              <w:r w:rsidR="00140C25">
                <w:rPr>
                  <w:rStyle w:val="CODE"/>
                </w:rPr>
                <w:t>fmi2</w:t>
              </w:r>
            </w:ins>
            <w:ins w:id="843" w:author="Otter, Martin" w:date="2014-04-04T12:20:00Z">
              <w:r w:rsidR="00E7189A" w:rsidRPr="00E7189A">
                <w:rPr>
                  <w:rStyle w:val="CODE"/>
                  <w:rPrChange w:id="844" w:author="Otter, Martin" w:date="2014-04-04T12:20:00Z">
                    <w:rPr/>
                  </w:rPrChange>
                </w:rPr>
                <w:t>Instantiate(</w:t>
              </w:r>
              <w:proofErr w:type="gramEnd"/>
              <w:r w:rsidR="00E7189A" w:rsidRPr="00E7189A">
                <w:rPr>
                  <w:rStyle w:val="CODE"/>
                  <w:rPrChange w:id="845" w:author="Otter, Martin" w:date="2014-04-04T12:20:00Z">
                    <w:rPr/>
                  </w:rPrChange>
                </w:rPr>
                <w:t>..)</w:t>
              </w:r>
              <w:r w:rsidR="00E7189A">
                <w:t xml:space="preserve"> and </w:t>
              </w:r>
            </w:ins>
            <w:ins w:id="846" w:author="Otter, Martin" w:date="2014-04-09T11:00:00Z">
              <w:r w:rsidR="00140C25">
                <w:rPr>
                  <w:rStyle w:val="CODE"/>
                </w:rPr>
                <w:t>fmi2</w:t>
              </w:r>
            </w:ins>
            <w:ins w:id="847" w:author="Otter, Martin" w:date="2014-04-04T12:20:00Z">
              <w:r w:rsidR="00E7189A" w:rsidRPr="00E7189A">
                <w:rPr>
                  <w:rStyle w:val="CODE"/>
                  <w:rPrChange w:id="848" w:author="Otter, Martin" w:date="2014-04-04T12:20:00Z">
                    <w:rPr/>
                  </w:rPrChange>
                </w:rPr>
                <w:t>Terminate(..)</w:t>
              </w:r>
              <w:r w:rsidR="00E7189A">
                <w:t xml:space="preserve"> calls. </w:t>
              </w:r>
            </w:ins>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del w:id="849" w:author="Otter, Martin" w:date="2014-04-09T11:00:00Z">
              <w:r w:rsidR="00CA675C" w:rsidRPr="0053248D" w:rsidDel="00140C25">
                <w:rPr>
                  <w:rStyle w:val="CODE"/>
                </w:rPr>
                <w:delText>fmi</w:delText>
              </w:r>
            </w:del>
            <w:ins w:id="850" w:author="Otter, Martin" w:date="2014-04-09T11:00:00Z">
              <w:r w:rsidR="00140C25">
                <w:rPr>
                  <w:rStyle w:val="CODE"/>
                </w:rPr>
                <w:t>fmi2</w:t>
              </w:r>
            </w:ins>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proofErr w:type="gramStart"/>
            <w:r w:rsidR="003E1D26" w:rsidRPr="0098259C">
              <w:rPr>
                <w:rStyle w:val="CODE"/>
              </w:rPr>
              <w:t>stepFinished(</w:t>
            </w:r>
            <w:proofErr w:type="gramEnd"/>
            <w:r w:rsidR="003E1D26" w:rsidRPr="0098259C">
              <w:rPr>
                <w:rStyle w:val="CODE"/>
              </w:rPr>
              <w:t>..)</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3B6B5986" w:rsidR="0043791A" w:rsidRPr="0098259C" w:rsidRDefault="0043791A" w:rsidP="00F54046">
            <w:pPr>
              <w:pStyle w:val="Textkrper-Tabelle"/>
              <w:spacing w:after="120"/>
            </w:pPr>
            <w:r w:rsidRPr="0098259C">
              <w:t xml:space="preserve">In the default </w:t>
            </w:r>
            <w:del w:id="851" w:author="Otter, Martin" w:date="2014-04-09T11:00:00Z">
              <w:r w:rsidRPr="0098259C" w:rsidDel="00140C25">
                <w:rPr>
                  <w:rStyle w:val="CODE"/>
                  <w:rFonts w:eastAsia="StarSymbol"/>
                </w:rPr>
                <w:delText>fmi</w:delText>
              </w:r>
            </w:del>
            <w:ins w:id="852" w:author="Otter, Martin" w:date="2014-04-09T11:00:00Z">
              <w:r w:rsidR="00140C25">
                <w:rPr>
                  <w:rStyle w:val="CODE"/>
                  <w:rFonts w:eastAsia="StarSymbol"/>
                </w:rPr>
                <w:t>fmi2</w:t>
              </w:r>
            </w:ins>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 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76B86B4F"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proofErr w:type="gramStart"/>
            <w:r w:rsidR="00E87161" w:rsidRPr="0098259C">
              <w:t>a</w:t>
            </w:r>
            <w:proofErr w:type="gramEnd"/>
            <w:r w:rsidR="00E87161" w:rsidRPr="0098259C">
              <w:t xml:space="preserve"> </w:t>
            </w:r>
            <w:del w:id="853" w:author="Otter, Martin" w:date="2014-04-09T11:00:00Z">
              <w:r w:rsidR="00E87161" w:rsidRPr="0098259C" w:rsidDel="00140C25">
                <w:rPr>
                  <w:rStyle w:val="CODE"/>
                </w:rPr>
                <w:delText>fmi</w:delText>
              </w:r>
            </w:del>
            <w:ins w:id="854" w:author="Otter, Martin" w:date="2014-04-09T11:00:00Z">
              <w:r w:rsidR="00140C25">
                <w:rPr>
                  <w:rStyle w:val="CODE"/>
                </w:rPr>
                <w:t>fmi2</w:t>
              </w:r>
            </w:ins>
            <w:r w:rsidR="00E87161" w:rsidRPr="0098259C">
              <w:rPr>
                <w:rStyle w:val="CODE"/>
              </w:rPr>
              <w:t>XXX</w:t>
            </w:r>
            <w:r w:rsidRPr="0098259C">
              <w:t xml:space="preserve"> function does not behave as desired. If “</w:t>
            </w:r>
            <w:r w:rsidRPr="0098259C">
              <w:rPr>
                <w:rStyle w:val="CODE"/>
                <w:rFonts w:eastAsia="StarSymbol"/>
              </w:rPr>
              <w:t>logger</w:t>
            </w:r>
            <w:r w:rsidRPr="0098259C">
              <w:t>” is called with “</w:t>
            </w:r>
            <w:r w:rsidRPr="0098259C">
              <w:rPr>
                <w:rStyle w:val="CODE"/>
                <w:rFonts w:eastAsia="StarSymbol"/>
              </w:rPr>
              <w:t xml:space="preserve">status = </w:t>
            </w:r>
            <w:del w:id="855" w:author="Otter, Martin" w:date="2014-04-09T11:00:00Z">
              <w:r w:rsidRPr="0098259C" w:rsidDel="00140C25">
                <w:rPr>
                  <w:rStyle w:val="CODE"/>
                  <w:rFonts w:eastAsia="StarSymbol"/>
                </w:rPr>
                <w:delText>fmi</w:delText>
              </w:r>
            </w:del>
            <w:ins w:id="856" w:author="Otter, Martin" w:date="2014-04-09T11:00:00Z">
              <w:r w:rsidR="00140C25">
                <w:rPr>
                  <w:rStyle w:val="CODE"/>
                  <w:rFonts w:eastAsia="StarSymbol"/>
                </w:rPr>
                <w:t>fmi2</w:t>
              </w:r>
            </w:ins>
            <w:r w:rsidRPr="0098259C">
              <w:rPr>
                <w:rStyle w:val="CODE"/>
                <w:rFonts w:eastAsia="StarSymbol"/>
              </w:rPr>
              <w:t>OK</w:t>
            </w:r>
            <w:r w:rsidRPr="0098259C">
              <w:t>”, then the message is a pure information message. “</w:t>
            </w:r>
            <w:proofErr w:type="gramStart"/>
            <w:r w:rsidRPr="0098259C">
              <w:rPr>
                <w:rStyle w:val="CODE"/>
                <w:rFonts w:eastAsia="StarSymbol"/>
              </w:rPr>
              <w:t>instanceName</w:t>
            </w:r>
            <w:proofErr w:type="gramEnd"/>
            <w:r w:rsidRPr="0098259C">
              <w:t>” is the instance name of the model that calls this function. “</w:t>
            </w:r>
            <w:proofErr w:type="gramStart"/>
            <w:r w:rsidRPr="0098259C">
              <w:rPr>
                <w:rStyle w:val="CODE"/>
                <w:rFonts w:eastAsia="StarSymbol"/>
              </w:rPr>
              <w:t>category</w:t>
            </w:r>
            <w:proofErr w:type="gramEnd"/>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ins w:id="857" w:author="Otter, Martin" w:date="2014-04-15T14:43:00Z">
              <w:r w:rsidR="008E76A9">
                <w:rPr>
                  <w:rStyle w:val="CODE"/>
                </w:rPr>
                <w:t>xml</w:t>
              </w:r>
            </w:ins>
            <w:del w:id="858" w:author="Otter, Martin" w:date="2014-04-15T14:43:00Z">
              <w:r w:rsidR="00374F39" w:rsidRPr="0098259C" w:rsidDel="008E76A9">
                <w:rPr>
                  <w:rStyle w:val="CODE"/>
                </w:rPr>
                <w:delText>XML</w:delText>
              </w:r>
            </w:del>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r w:rsidR="009F63EE">
              <w:t xml:space="preserve"> </w:t>
            </w:r>
            <w:r w:rsidR="006675E0">
              <w:fldChar w:fldCharType="begin"/>
            </w:r>
            <w:r w:rsidR="006675E0">
              <w:instrText xml:space="preserve"> REF _Ref348900361 \n \h </w:instrText>
            </w:r>
            <w:r w:rsidR="006675E0">
              <w:fldChar w:fldCharType="separate"/>
            </w:r>
            <w:r w:rsidR="00854655">
              <w:t>2.2.4</w:t>
            </w:r>
            <w:r w:rsidR="006675E0">
              <w:fldChar w:fldCharType="end"/>
            </w:r>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del w:id="859" w:author="Otter, Martin" w:date="2014-04-09T11:00:00Z">
              <w:r w:rsidR="00654544" w:rsidRPr="0098259C" w:rsidDel="00140C25">
                <w:rPr>
                  <w:rStyle w:val="CODE"/>
                </w:rPr>
                <w:delText>fmi</w:delText>
              </w:r>
            </w:del>
            <w:ins w:id="860" w:author="Otter, Martin" w:date="2014-04-09T11:00:00Z">
              <w:r w:rsidR="00140C25">
                <w:rPr>
                  <w:rStyle w:val="CODE"/>
                </w:rPr>
                <w:t>fmi2</w:t>
              </w:r>
            </w:ins>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77777777" w:rsidR="0043791A" w:rsidRPr="0098259C" w:rsidRDefault="0043791A" w:rsidP="00865E89">
            <w:pPr>
              <w:pStyle w:val="Textkrper-Tabelle"/>
              <w:ind w:left="23" w:firstLine="357"/>
            </w:pPr>
            <w:r w:rsidRPr="0098259C">
              <w:t xml:space="preserve">The logger function will append a line break to each message when writing messages </w:t>
            </w:r>
            <w:r w:rsidRPr="0098259C">
              <w:lastRenderedPageBreak/>
              <w:t xml:space="preserve">after each other to a terminal or </w:t>
            </w:r>
            <w:r w:rsidR="001F72F2" w:rsidRPr="0098259C">
              <w:t xml:space="preserve">a </w:t>
            </w:r>
            <w:r w:rsidRPr="0098259C">
              <w:t xml:space="preserve">file (the messages may also be shown in other ways, </w:t>
            </w:r>
            <w:r w:rsidR="000061EF" w:rsidRPr="0098259C">
              <w:t xml:space="preserve">for example </w:t>
            </w:r>
            <w:r w:rsidRPr="0098259C">
              <w:t>as separate text-boxes in a GUI). The caller may include line-breaks (using "\n") within the message, but should avoid trailing line breaks.</w:t>
            </w:r>
          </w:p>
          <w:p w14:paraId="655C1429" w14:textId="4E56C055"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del w:id="861" w:author="Otter, Martin" w:date="2014-04-09T11:00:00Z">
              <w:r w:rsidRPr="0098259C" w:rsidDel="00140C25">
                <w:rPr>
                  <w:rStyle w:val="CODE"/>
                </w:rPr>
                <w:delText>fmi</w:delText>
              </w:r>
            </w:del>
            <w:ins w:id="862" w:author="Otter, Martin" w:date="2014-04-09T11:00:00Z">
              <w:r w:rsidR="00140C25">
                <w:rPr>
                  <w:rStyle w:val="CODE"/>
                </w:rPr>
                <w:t>fmi2</w:t>
              </w:r>
            </w:ins>
            <w:r w:rsidRPr="0098259C">
              <w:rPr>
                <w:rStyle w:val="CODE"/>
              </w:rPr>
              <w:t>Real</w:t>
            </w:r>
            <w:r w:rsidRPr="0098259C">
              <w:t xml:space="preserve">, “i” for </w:t>
            </w:r>
            <w:del w:id="863" w:author="Otter, Martin" w:date="2014-04-09T11:00:00Z">
              <w:r w:rsidRPr="0098259C" w:rsidDel="00140C25">
                <w:rPr>
                  <w:rStyle w:val="CODE"/>
                </w:rPr>
                <w:delText>fmi</w:delText>
              </w:r>
            </w:del>
            <w:ins w:id="864" w:author="Otter, Martin" w:date="2014-04-09T11:00:00Z">
              <w:r w:rsidR="00140C25">
                <w:rPr>
                  <w:rStyle w:val="CODE"/>
                </w:rPr>
                <w:t>fmi2</w:t>
              </w:r>
            </w:ins>
            <w:r w:rsidRPr="0098259C">
              <w:rPr>
                <w:rStyle w:val="CODE"/>
              </w:rPr>
              <w:t>Integer</w:t>
            </w:r>
            <w:r w:rsidRPr="0098259C">
              <w:t xml:space="preserve">, “b” for </w:t>
            </w:r>
            <w:del w:id="865" w:author="Otter, Martin" w:date="2014-04-09T11:00:00Z">
              <w:r w:rsidRPr="0098259C" w:rsidDel="00140C25">
                <w:rPr>
                  <w:rStyle w:val="CODE"/>
                </w:rPr>
                <w:delText>fmi</w:delText>
              </w:r>
            </w:del>
            <w:ins w:id="866" w:author="Otter, Martin" w:date="2014-04-09T11:00:00Z">
              <w:r w:rsidR="00140C25">
                <w:rPr>
                  <w:rStyle w:val="CODE"/>
                </w:rPr>
                <w:t>fmi2</w:t>
              </w:r>
            </w:ins>
            <w:r w:rsidRPr="0098259C">
              <w:rPr>
                <w:rStyle w:val="CODE"/>
              </w:rPr>
              <w:t>Boolean</w:t>
            </w:r>
            <w:r w:rsidRPr="0098259C">
              <w:t xml:space="preserve"> and “s” for </w:t>
            </w:r>
            <w:del w:id="867" w:author="Otter, Martin" w:date="2014-04-09T11:00:00Z">
              <w:r w:rsidRPr="0098259C" w:rsidDel="00140C25">
                <w:rPr>
                  <w:rStyle w:val="CODE"/>
                </w:rPr>
                <w:delText>fmi</w:delText>
              </w:r>
            </w:del>
            <w:ins w:id="868" w:author="Otter, Martin" w:date="2014-04-09T11:00:00Z">
              <w:r w:rsidR="00140C25">
                <w:rPr>
                  <w:rStyle w:val="CODE"/>
                </w:rPr>
                <w:t>fmi2</w:t>
              </w:r>
            </w:ins>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D55655D" w:rsidR="0043791A" w:rsidRPr="0098259C" w:rsidRDefault="0043791A" w:rsidP="00F54046">
            <w:pPr>
              <w:pStyle w:val="Blocktext"/>
              <w:spacing w:after="0" w:line="260" w:lineRule="exact"/>
              <w:ind w:left="480" w:right="480"/>
            </w:pPr>
            <w:proofErr w:type="gramStart"/>
            <w:r w:rsidRPr="0098259C">
              <w:rPr>
                <w:i/>
              </w:rPr>
              <w:t>if</w:t>
            </w:r>
            <w:proofErr w:type="gramEnd"/>
            <w:r w:rsidRPr="0098259C">
              <w:rPr>
                <w:i/>
              </w:rPr>
              <w:t xml:space="preserve"> “</w:t>
            </w:r>
            <w:r w:rsidRPr="0098259C">
              <w:rPr>
                <w:rStyle w:val="CODE"/>
                <w:rFonts w:eastAsia="StarSymbol"/>
                <w:i/>
              </w:rPr>
              <w:t>body.m</w:t>
            </w:r>
            <w:r w:rsidRPr="0098259C">
              <w:rPr>
                <w:i/>
              </w:rPr>
              <w:t xml:space="preserve">” is the name of the </w:t>
            </w:r>
            <w:del w:id="869" w:author="Otter, Martin" w:date="2014-04-09T11:00:00Z">
              <w:r w:rsidRPr="0098259C" w:rsidDel="00140C25">
                <w:rPr>
                  <w:rStyle w:val="CODE"/>
                  <w:rFonts w:eastAsia="StarSymbol"/>
                  <w:i/>
                </w:rPr>
                <w:delText>fmi</w:delText>
              </w:r>
            </w:del>
            <w:ins w:id="870" w:author="Otter, Martin" w:date="2014-04-09T11:00:00Z">
              <w:r w:rsidR="00140C25">
                <w:rPr>
                  <w:rStyle w:val="CODE"/>
                  <w:rFonts w:eastAsia="StarSymbol"/>
                  <w:i/>
                </w:rPr>
                <w:t>fmi2</w:t>
              </w:r>
            </w:ins>
            <w:r w:rsidRPr="0098259C">
              <w:rPr>
                <w:rStyle w:val="CODE"/>
                <w:rFonts w:eastAsia="StarSymbol"/>
                <w:i/>
              </w:rPr>
              <w:t>Real</w:t>
            </w:r>
            <w:r w:rsidRPr="0098259C">
              <w:rPr>
                <w:i/>
              </w:rPr>
              <w:t xml:space="preserve"> variable with </w:t>
            </w:r>
            <w:del w:id="871" w:author="Otter, Martin" w:date="2014-04-09T11:00:00Z">
              <w:r w:rsidRPr="0098259C" w:rsidDel="00140C25">
                <w:rPr>
                  <w:rStyle w:val="CODE"/>
                  <w:i/>
                </w:rPr>
                <w:delText>fmi</w:delText>
              </w:r>
            </w:del>
            <w:ins w:id="872" w:author="Otter, Martin" w:date="2014-04-09T11:00:00Z">
              <w:r w:rsidR="00140C25">
                <w:rPr>
                  <w:rStyle w:val="CODE"/>
                  <w:i/>
                </w:rPr>
                <w:t>fmi2</w:t>
              </w:r>
            </w:ins>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gramStart"/>
            <w:r w:rsidRPr="0098259C">
              <w:rPr>
                <w:rStyle w:val="CODE"/>
                <w:rFonts w:cs="Courier New"/>
              </w:rPr>
              <w:t>allocateMemory</w:t>
            </w:r>
            <w:proofErr w:type="gramEnd"/>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proofErr w:type="gramStart"/>
            <w:r w:rsidRPr="0098259C">
              <w:t>:</w:t>
            </w:r>
            <w:proofErr w:type="gramEnd"/>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1ADC5C47" w14:textId="0DA653A1" w:rsidR="00794D85" w:rsidRPr="0098259C" w:rsidRDefault="00672741">
            <w:pPr>
              <w:pStyle w:val="Blocktext"/>
              <w:spacing w:before="120" w:after="0" w:line="260" w:lineRule="exact"/>
              <w:ind w:left="0" w:right="482"/>
            </w:pPr>
            <w:r w:rsidRPr="0098259C">
              <w:t xml:space="preserve">Function </w:t>
            </w:r>
            <w:r w:rsidRPr="0098259C">
              <w:rPr>
                <w:b/>
                <w:szCs w:val="21"/>
              </w:rPr>
              <w:t>stepFinished</w:t>
            </w:r>
            <w:proofErr w:type="gramStart"/>
            <w:r w:rsidRPr="0098259C">
              <w:rPr>
                <w:rStyle w:val="CODE"/>
                <w:rFonts w:eastAsia="StarSymbol"/>
              </w:rPr>
              <w:t>:</w:t>
            </w:r>
            <w:proofErr w:type="gramEnd"/>
            <w:r w:rsidR="00CA0FD9">
              <w:rPr>
                <w:rStyle w:val="CODE"/>
                <w:rFonts w:eastAsia="StarSymbol"/>
              </w:rPr>
              <w:br/>
            </w:r>
            <w:r w:rsidRPr="0098259C">
              <w:t>Optional call back function to signal if the computation of a communication step of a co-simulation slave is finished. A null pointer can be provided. In this case</w:t>
            </w:r>
            <w:ins w:id="873" w:author="Otter, Martin" w:date="2014-04-15T19:20:00Z">
              <w:r w:rsidR="00794D85">
                <w:t xml:space="preserve"> the master must use </w:t>
              </w:r>
              <w:proofErr w:type="gramStart"/>
              <w:r w:rsidR="00794D85" w:rsidRPr="00B07FD5">
                <w:rPr>
                  <w:rStyle w:val="CODE"/>
                  <w:rPrChange w:id="874" w:author="Otter, Martin" w:date="2014-06-12T11:25:00Z">
                    <w:rPr/>
                  </w:rPrChange>
                </w:rPr>
                <w:t>fmiGetStatus(</w:t>
              </w:r>
              <w:proofErr w:type="gramEnd"/>
              <w:r w:rsidR="00794D85" w:rsidRPr="00B07FD5">
                <w:rPr>
                  <w:rStyle w:val="CODE"/>
                  <w:rPrChange w:id="875" w:author="Otter, Martin" w:date="2014-06-12T11:25:00Z">
                    <w:rPr/>
                  </w:rPrChange>
                </w:rPr>
                <w:t>..)</w:t>
              </w:r>
              <w:r w:rsidR="00794D85">
                <w:t xml:space="preserve"> to query the status of </w:t>
              </w:r>
            </w:ins>
            <w:del w:id="876" w:author="Otter, Martin" w:date="2014-04-15T19:20:00Z">
              <w:r w:rsidRPr="0098259C" w:rsidDel="00794D85">
                <w:delText xml:space="preserve"> </w:delText>
              </w:r>
            </w:del>
            <w:del w:id="877" w:author="Otter, Martin" w:date="2014-04-09T11:00:00Z">
              <w:r w:rsidRPr="0098259C" w:rsidDel="00140C25">
                <w:rPr>
                  <w:rStyle w:val="CODE"/>
                </w:rPr>
                <w:delText>fmi</w:delText>
              </w:r>
            </w:del>
            <w:ins w:id="878" w:author="Otter, Martin" w:date="2014-04-09T11:00:00Z">
              <w:r w:rsidR="00140C25">
                <w:rPr>
                  <w:rStyle w:val="CODE"/>
                </w:rPr>
                <w:t>fmi2</w:t>
              </w:r>
            </w:ins>
            <w:r w:rsidRPr="0098259C">
              <w:rPr>
                <w:rStyle w:val="CODE"/>
              </w:rPr>
              <w:t>DoStep</w:t>
            </w:r>
            <w:ins w:id="879" w:author="Otter, Martin" w:date="2014-04-15T19:20:00Z">
              <w:r w:rsidR="00794D85">
                <w:rPr>
                  <w:rStyle w:val="CODE"/>
                </w:rPr>
                <w:t>.</w:t>
              </w:r>
            </w:ins>
            <w:del w:id="880" w:author="Otter, Martin" w:date="2014-04-15T19:20:00Z">
              <w:r w:rsidRPr="0098259C" w:rsidDel="00794D85">
                <w:delText xml:space="preserve"> has to be carried out synchronously.</w:delText>
              </w:r>
            </w:del>
            <w:r w:rsidRPr="0098259C">
              <w:t xml:space="preserve"> If a pointer to a function is provided, it must be called by the FMU after a completed communication step.</w:t>
            </w:r>
          </w:p>
        </w:tc>
      </w:tr>
      <w:tr w:rsidR="0043791A" w:rsidRPr="0098259C" w14:paraId="109EB836" w14:textId="77777777" w:rsidTr="0043791A">
        <w:tc>
          <w:tcPr>
            <w:tcW w:w="9041" w:type="dxa"/>
            <w:gridSpan w:val="2"/>
            <w:shd w:val="clear" w:color="auto" w:fill="auto"/>
          </w:tcPr>
          <w:p w14:paraId="54F330A9" w14:textId="27F57CD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del w:id="881" w:author="Otter, Martin" w:date="2014-04-09T11:00:00Z">
              <w:r w:rsidDel="00140C25">
                <w:rPr>
                  <w:rStyle w:val="CODE"/>
                </w:rPr>
                <w:delText>fmi</w:delText>
              </w:r>
            </w:del>
            <w:ins w:id="882" w:author="Otter, Martin" w:date="2014-04-09T11:00:00Z">
              <w:r w:rsidR="00140C25">
                <w:rPr>
                  <w:rStyle w:val="CODE"/>
                </w:rPr>
                <w:t>fmi2</w:t>
              </w:r>
            </w:ins>
            <w:r>
              <w:rPr>
                <w:rStyle w:val="CODE"/>
              </w:rPr>
              <w:t>Free</w:t>
            </w:r>
            <w:r w:rsidRPr="0098259C">
              <w:rPr>
                <w:rStyle w:val="CODE"/>
              </w:rPr>
              <w:t>Instance(</w:t>
            </w:r>
            <w:del w:id="883" w:author="Otter, Martin" w:date="2014-04-09T11:00:00Z">
              <w:r w:rsidRPr="0098259C" w:rsidDel="00140C25">
                <w:rPr>
                  <w:rStyle w:val="CODE"/>
                </w:rPr>
                <w:delText>fmi</w:delText>
              </w:r>
            </w:del>
            <w:ins w:id="884" w:author="Otter, Martin" w:date="2014-04-09T11:00:00Z">
              <w:r w:rsidR="00140C25">
                <w:rPr>
                  <w:rStyle w:val="CODE"/>
                </w:rPr>
                <w:t>fmi2</w:t>
              </w:r>
            </w:ins>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4310435B" w:rsidR="006A1530" w:rsidRPr="00555412" w:rsidRDefault="006A1530">
            <w:pPr>
              <w:pStyle w:val="CODE1"/>
              <w:spacing w:before="240"/>
              <w:ind w:left="0"/>
              <w:rPr>
                <w:noProof w:val="0"/>
                <w:sz w:val="19"/>
                <w:rPrChange w:id="885" w:author="Otter, Martin" w:date="2014-04-25T17:59:00Z">
                  <w:rPr>
                    <w:noProof w:val="0"/>
                  </w:rPr>
                </w:rPrChange>
              </w:rPr>
            </w:pPr>
            <w:del w:id="886" w:author="Otter, Martin" w:date="2014-04-09T11:00:00Z">
              <w:r w:rsidRPr="00555412" w:rsidDel="00140C25">
                <w:rPr>
                  <w:rStyle w:val="CODE"/>
                  <w:rPrChange w:id="887" w:author="Otter, Martin" w:date="2014-04-25T18:00:00Z">
                    <w:rPr>
                      <w:noProof w:val="0"/>
                    </w:rPr>
                  </w:rPrChange>
                </w:rPr>
                <w:delText>fmi</w:delText>
              </w:r>
            </w:del>
            <w:ins w:id="888" w:author="Otter, Martin" w:date="2014-04-09T11:00:00Z">
              <w:r w:rsidR="00140C25" w:rsidRPr="00555412">
                <w:rPr>
                  <w:rStyle w:val="CODE"/>
                  <w:rPrChange w:id="889" w:author="Otter, Martin" w:date="2014-04-25T18:00:00Z">
                    <w:rPr>
                      <w:noProof w:val="0"/>
                    </w:rPr>
                  </w:rPrChange>
                </w:rPr>
                <w:t>fmi2</w:t>
              </w:r>
            </w:ins>
            <w:r w:rsidRPr="00555412">
              <w:rPr>
                <w:rStyle w:val="CODE"/>
                <w:rPrChange w:id="890" w:author="Otter, Martin" w:date="2014-04-25T18:00:00Z">
                  <w:rPr>
                    <w:noProof w:val="0"/>
                  </w:rPr>
                </w:rPrChange>
              </w:rPr>
              <w:t xml:space="preserve">Status </w:t>
            </w:r>
            <w:del w:id="891" w:author="Otter, Martin" w:date="2014-04-09T11:00:00Z">
              <w:r w:rsidRPr="00555412" w:rsidDel="00140C25">
                <w:rPr>
                  <w:rStyle w:val="CODE"/>
                  <w:rPrChange w:id="892" w:author="Otter, Martin" w:date="2014-04-25T18:00:00Z">
                    <w:rPr>
                      <w:noProof w:val="0"/>
                    </w:rPr>
                  </w:rPrChange>
                </w:rPr>
                <w:delText>fmi</w:delText>
              </w:r>
            </w:del>
            <w:ins w:id="893" w:author="Otter, Martin" w:date="2014-04-09T11:00:00Z">
              <w:r w:rsidR="00140C25" w:rsidRPr="00555412">
                <w:rPr>
                  <w:rStyle w:val="CODE"/>
                  <w:rPrChange w:id="894" w:author="Otter, Martin" w:date="2014-04-25T18:00:00Z">
                    <w:rPr>
                      <w:noProof w:val="0"/>
                    </w:rPr>
                  </w:rPrChange>
                </w:rPr>
                <w:t>fmi2</w:t>
              </w:r>
            </w:ins>
            <w:r w:rsidRPr="00555412">
              <w:rPr>
                <w:rStyle w:val="CODE"/>
                <w:rPrChange w:id="895" w:author="Otter, Martin" w:date="2014-04-25T18:00:00Z">
                  <w:rPr>
                    <w:noProof w:val="0"/>
                  </w:rPr>
                </w:rPrChange>
              </w:rPr>
              <w:t>SetDebugLogging(</w:t>
            </w:r>
            <w:del w:id="896" w:author="Otter, Martin" w:date="2014-04-09T11:00:00Z">
              <w:r w:rsidRPr="00555412" w:rsidDel="00140C25">
                <w:rPr>
                  <w:rStyle w:val="CODE"/>
                  <w:rFonts w:eastAsia="StarSymbol"/>
                  <w:rPrChange w:id="897" w:author="Otter, Martin" w:date="2014-04-25T18:00:00Z">
                    <w:rPr>
                      <w:rStyle w:val="CODE"/>
                      <w:rFonts w:eastAsia="StarSymbol"/>
                      <w:noProof w:val="0"/>
                    </w:rPr>
                  </w:rPrChange>
                </w:rPr>
                <w:delText>fmi</w:delText>
              </w:r>
            </w:del>
            <w:ins w:id="898" w:author="Otter, Martin" w:date="2014-04-09T11:00:00Z">
              <w:r w:rsidR="00140C25" w:rsidRPr="00555412">
                <w:rPr>
                  <w:rStyle w:val="CODE"/>
                  <w:rFonts w:eastAsia="StarSymbol"/>
                  <w:rPrChange w:id="899" w:author="Otter, Martin" w:date="2014-04-25T18:00:00Z">
                    <w:rPr>
                      <w:rStyle w:val="CODE"/>
                      <w:rFonts w:eastAsia="StarSymbol"/>
                      <w:noProof w:val="0"/>
                    </w:rPr>
                  </w:rPrChange>
                </w:rPr>
                <w:t>fmi2</w:t>
              </w:r>
            </w:ins>
            <w:r w:rsidRPr="00555412">
              <w:rPr>
                <w:rStyle w:val="CODE"/>
                <w:rFonts w:eastAsia="StarSymbol"/>
                <w:rPrChange w:id="900" w:author="Otter, Martin" w:date="2014-04-25T18:00:00Z">
                  <w:rPr>
                    <w:rStyle w:val="CODE"/>
                    <w:rFonts w:eastAsia="StarSymbol"/>
                    <w:noProof w:val="0"/>
                  </w:rPr>
                </w:rPrChange>
              </w:rPr>
              <w:t>Component c</w:t>
            </w:r>
            <w:r w:rsidRPr="00555412">
              <w:rPr>
                <w:rStyle w:val="CODE"/>
                <w:rPrChange w:id="901" w:author="Otter, Martin" w:date="2014-04-25T18:00:00Z">
                  <w:rPr>
                    <w:noProof w:val="0"/>
                  </w:rPr>
                </w:rPrChange>
              </w:rPr>
              <w:t xml:space="preserve">, </w:t>
            </w:r>
            <w:del w:id="902" w:author="Otter, Martin" w:date="2014-04-09T11:00:00Z">
              <w:r w:rsidRPr="00555412" w:rsidDel="00140C25">
                <w:rPr>
                  <w:rStyle w:val="CODE"/>
                  <w:rPrChange w:id="903" w:author="Otter, Martin" w:date="2014-04-25T18:00:00Z">
                    <w:rPr>
                      <w:noProof w:val="0"/>
                    </w:rPr>
                  </w:rPrChange>
                </w:rPr>
                <w:delText>fmi</w:delText>
              </w:r>
            </w:del>
            <w:ins w:id="904" w:author="Otter, Martin" w:date="2014-04-09T11:00:00Z">
              <w:r w:rsidR="00140C25" w:rsidRPr="00555412">
                <w:rPr>
                  <w:rStyle w:val="CODE"/>
                  <w:rPrChange w:id="905" w:author="Otter, Martin" w:date="2014-04-25T18:00:00Z">
                    <w:rPr>
                      <w:noProof w:val="0"/>
                    </w:rPr>
                  </w:rPrChange>
                </w:rPr>
                <w:t>fmi2</w:t>
              </w:r>
            </w:ins>
            <w:r w:rsidRPr="00555412">
              <w:rPr>
                <w:rStyle w:val="CODE"/>
                <w:rPrChange w:id="906" w:author="Otter, Martin" w:date="2014-04-25T18:00:00Z">
                  <w:rPr>
                    <w:noProof w:val="0"/>
                  </w:rPr>
                </w:rPrChange>
              </w:rPr>
              <w:t>Boolean loggingOn,</w:t>
            </w:r>
            <w:r w:rsidRPr="0098259C">
              <w:rPr>
                <w:noProof w:val="0"/>
              </w:rPr>
              <w:br/>
            </w:r>
            <w:r w:rsidRPr="00555412">
              <w:rPr>
                <w:rStyle w:val="CODE"/>
                <w:rPrChange w:id="907" w:author="Otter, Martin" w:date="2014-04-25T17:59:00Z">
                  <w:rPr>
                    <w:noProof w:val="0"/>
                  </w:rPr>
                </w:rPrChange>
              </w:rPr>
              <w:t xml:space="preserve">                          </w:t>
            </w:r>
            <w:ins w:id="908" w:author="Otter, Martin" w:date="2014-04-25T18:00:00Z">
              <w:r w:rsidR="00555412">
                <w:rPr>
                  <w:rStyle w:val="CODE"/>
                </w:rPr>
                <w:t xml:space="preserve"> </w:t>
              </w:r>
            </w:ins>
            <w:r w:rsidRPr="00555412">
              <w:rPr>
                <w:rStyle w:val="CODE"/>
                <w:rPrChange w:id="909" w:author="Otter, Martin" w:date="2014-04-25T17:59:00Z">
                  <w:rPr>
                    <w:noProof w:val="0"/>
                  </w:rPr>
                </w:rPrChange>
              </w:rPr>
              <w:t xml:space="preserve">   </w:t>
            </w:r>
            <w:ins w:id="910" w:author="Otter, Martin" w:date="2014-04-25T17:59:00Z">
              <w:r w:rsidR="00555412">
                <w:rPr>
                  <w:rStyle w:val="CODE"/>
                </w:rPr>
                <w:t xml:space="preserve"> </w:t>
              </w:r>
            </w:ins>
            <w:r w:rsidRPr="0098259C">
              <w:rPr>
                <w:rStyle w:val="CODE"/>
                <w:b/>
                <w:noProof w:val="0"/>
              </w:rPr>
              <w:t>size</w:t>
            </w:r>
            <w:r w:rsidRPr="0098259C">
              <w:rPr>
                <w:rStyle w:val="CODE"/>
                <w:rFonts w:ascii="Symbol" w:hAnsi="Symbol"/>
                <w:b/>
                <w:noProof w:val="0"/>
              </w:rPr>
              <w:t></w:t>
            </w:r>
            <w:r w:rsidRPr="0098259C">
              <w:rPr>
                <w:rStyle w:val="CODE"/>
                <w:b/>
                <w:noProof w:val="0"/>
              </w:rPr>
              <w:t>t</w:t>
            </w:r>
            <w:r w:rsidRPr="0098259C">
              <w:rPr>
                <w:rStyle w:val="CODE"/>
                <w:noProof w:val="0"/>
              </w:rPr>
              <w:t xml:space="preserve"> nCategories, </w:t>
            </w:r>
            <w:ins w:id="911" w:author="Otter, Martin" w:date="2014-04-25T17:59:00Z">
              <w:r w:rsidR="00555412">
                <w:rPr>
                  <w:rStyle w:val="CODE"/>
                  <w:noProof w:val="0"/>
                </w:rPr>
                <w:br/>
                <w:t xml:space="preserve">                           </w:t>
              </w:r>
            </w:ins>
            <w:ins w:id="912" w:author="Otter, Martin" w:date="2014-04-25T18:00:00Z">
              <w:r w:rsidR="00555412">
                <w:rPr>
                  <w:rStyle w:val="CODE"/>
                  <w:noProof w:val="0"/>
                </w:rPr>
                <w:t xml:space="preserve"> </w:t>
              </w:r>
            </w:ins>
            <w:ins w:id="913" w:author="Otter, Martin" w:date="2014-04-25T17:59:00Z">
              <w:r w:rsidR="00555412">
                <w:rPr>
                  <w:rStyle w:val="CODE"/>
                  <w:noProof w:val="0"/>
                </w:rPr>
                <w:t xml:space="preserve">   </w:t>
              </w:r>
            </w:ins>
            <w:r w:rsidRPr="0098259C">
              <w:rPr>
                <w:rStyle w:val="CODE"/>
                <w:b/>
                <w:noProof w:val="0"/>
              </w:rPr>
              <w:t>const</w:t>
            </w:r>
            <w:r w:rsidRPr="0098259C">
              <w:rPr>
                <w:rStyle w:val="CODE"/>
                <w:noProof w:val="0"/>
              </w:rPr>
              <w:t xml:space="preserve"> </w:t>
            </w:r>
            <w:del w:id="914" w:author="Otter, Martin" w:date="2014-04-09T11:00:00Z">
              <w:r w:rsidRPr="0098259C" w:rsidDel="00140C25">
                <w:rPr>
                  <w:rStyle w:val="CODE"/>
                  <w:noProof w:val="0"/>
                </w:rPr>
                <w:delText>fmi</w:delText>
              </w:r>
            </w:del>
            <w:ins w:id="915" w:author="Otter, Martin" w:date="2014-04-09T11:00:00Z">
              <w:r w:rsidR="00140C25">
                <w:rPr>
                  <w:rStyle w:val="CODE"/>
                  <w:noProof w:val="0"/>
                </w:rPr>
                <w:t>fmi2</w:t>
              </w:r>
            </w:ins>
            <w:r w:rsidRPr="0098259C">
              <w:rPr>
                <w:rStyle w:val="CODE"/>
                <w:noProof w:val="0"/>
              </w:rPr>
              <w:t>String categories[]</w:t>
            </w:r>
            <w:r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7183C3A4" w14:textId="518AF3D7" w:rsidR="0043791A" w:rsidRPr="0098259C" w:rsidRDefault="0043791A">
            <w:pPr>
              <w:pStyle w:val="Textkrper-Tabelle"/>
              <w:ind w:left="23"/>
            </w:pPr>
            <w:r w:rsidRPr="0098259C">
              <w:t xml:space="preserve">If </w:t>
            </w:r>
            <w:r w:rsidRPr="0098259C">
              <w:rPr>
                <w:rStyle w:val="CODE"/>
                <w:rFonts w:eastAsia="StarSymbol"/>
              </w:rPr>
              <w:t>loggingOn=</w:t>
            </w:r>
            <w:del w:id="916" w:author="Otter, Martin" w:date="2014-04-09T11:00:00Z">
              <w:r w:rsidRPr="0098259C" w:rsidDel="00140C25">
                <w:rPr>
                  <w:rStyle w:val="CODE"/>
                  <w:rFonts w:eastAsia="StarSymbol"/>
                </w:rPr>
                <w:delText>fmi</w:delText>
              </w:r>
            </w:del>
            <w:ins w:id="917" w:author="Otter, Martin" w:date="2014-04-09T11:00:00Z">
              <w:r w:rsidR="00140C25">
                <w:rPr>
                  <w:rStyle w:val="CODE"/>
                  <w:rFonts w:eastAsia="StarSymbol"/>
                </w:rPr>
                <w:t>fmi2</w:t>
              </w:r>
            </w:ins>
            <w:r w:rsidRPr="0098259C">
              <w:rPr>
                <w:rStyle w:val="CODE"/>
                <w:rFonts w:eastAsia="StarSymbol"/>
              </w:rPr>
              <w:t>True</w:t>
            </w:r>
            <w:r w:rsidRPr="0098259C">
              <w:t>, debug logging is enabled, otherwise it is switched off.</w:t>
            </w:r>
            <w:r w:rsidR="00654544" w:rsidRPr="0098259C">
              <w:br/>
              <w:t>If</w:t>
            </w:r>
            <w:r w:rsidR="00654544" w:rsidRPr="0098259C">
              <w:rPr>
                <w:rStyle w:val="CODE"/>
                <w:rFonts w:eastAsia="StarSymbol"/>
              </w:rPr>
              <w:t xml:space="preserve"> loggingOn=</w:t>
            </w:r>
            <w:del w:id="918" w:author="Otter, Martin" w:date="2014-04-09T11:00:00Z">
              <w:r w:rsidR="00654544" w:rsidRPr="0098259C" w:rsidDel="00140C25">
                <w:rPr>
                  <w:rStyle w:val="CODE"/>
                  <w:rFonts w:eastAsia="StarSymbol"/>
                </w:rPr>
                <w:delText>fmi</w:delText>
              </w:r>
            </w:del>
            <w:ins w:id="919" w:author="Otter, Martin" w:date="2014-04-09T11:00:00Z">
              <w:r w:rsidR="00140C25">
                <w:rPr>
                  <w:rStyle w:val="CODE"/>
                  <w:rFonts w:eastAsia="StarSymbol"/>
                </w:rPr>
                <w:t>fmi2</w:t>
              </w:r>
            </w:ins>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then only debug messages according to the </w:t>
            </w:r>
            <w:r w:rsidR="00654544" w:rsidRPr="0098259C">
              <w:rPr>
                <w:rStyle w:val="CODE"/>
              </w:rPr>
              <w:t>categories</w:t>
            </w:r>
            <w:r w:rsidR="00654544" w:rsidRPr="0098259C">
              <w:t xml:space="preserve"> argument shall be printed via the logger function. </w:t>
            </w:r>
            <w:proofErr w:type="gramStart"/>
            <w:r w:rsidR="00F535D8" w:rsidRPr="0098259C">
              <w:t xml:space="preserve">Vector </w:t>
            </w:r>
            <w:r w:rsidR="00F535D8" w:rsidRPr="0098259C">
              <w:rPr>
                <w:rStyle w:val="CODE"/>
              </w:rPr>
              <w:t>categories</w:t>
            </w:r>
            <w:r w:rsidR="00F535D8" w:rsidRPr="0098259C">
              <w:t xml:space="preserve"> has</w:t>
            </w:r>
            <w:proofErr w:type="gramEnd"/>
            <w:r w:rsidR="00F535D8" w:rsidRPr="0098259C">
              <w:t xml:space="preserve"> </w:t>
            </w:r>
            <w:r w:rsidR="00F535D8" w:rsidRPr="0098259C">
              <w:rPr>
                <w:rStyle w:val="CODE"/>
              </w:rPr>
              <w:t>nCategories</w:t>
            </w:r>
            <w:r w:rsidR="00F535D8" w:rsidRPr="0098259C">
              <w:t xml:space="preserve"> elements. </w:t>
            </w:r>
            <w:r w:rsidR="00760DB5" w:rsidRPr="0098259C">
              <w:t>The allowed values of “</w:t>
            </w:r>
            <w:r w:rsidR="00760DB5" w:rsidRPr="0098259C">
              <w:rPr>
                <w:rStyle w:val="CODE"/>
              </w:rPr>
              <w:t>category</w:t>
            </w:r>
            <w:r w:rsidR="00760DB5" w:rsidRPr="0098259C">
              <w:t>” are defined by the modeling environment that generated the FMU. Depending on th</w:t>
            </w:r>
            <w:r w:rsidR="00E8352A" w:rsidRPr="0098259C">
              <w:t>e</w:t>
            </w:r>
            <w:r w:rsidR="00760DB5" w:rsidRPr="0098259C">
              <w:t xml:space="preserve"> </w:t>
            </w:r>
            <w:r w:rsidR="00E8352A" w:rsidRPr="0098259C">
              <w:t xml:space="preserve">generating </w:t>
            </w:r>
            <w:r w:rsidR="00760DB5" w:rsidRPr="0098259C">
              <w:t>modeling environment, none, some or all allowed values for “</w:t>
            </w:r>
            <w:r w:rsidR="00760DB5" w:rsidRPr="0098259C">
              <w:rPr>
                <w:rStyle w:val="CODE"/>
                <w:rFonts w:eastAsia="StarSymbol"/>
              </w:rPr>
              <w:t>categories</w:t>
            </w:r>
            <w:r w:rsidR="00760DB5" w:rsidRPr="0098259C">
              <w:t xml:space="preserve">” for this FMU are defined in the </w:t>
            </w:r>
            <w:r w:rsidR="00760DB5" w:rsidRPr="0098259C">
              <w:rPr>
                <w:rStyle w:val="CODE"/>
              </w:rPr>
              <w:t>modelDescription.</w:t>
            </w:r>
            <w:ins w:id="920" w:author="Otter, Martin" w:date="2014-04-15T14:43:00Z">
              <w:r w:rsidR="008E76A9">
                <w:rPr>
                  <w:rStyle w:val="CODE"/>
                </w:rPr>
                <w:t>xml</w:t>
              </w:r>
            </w:ins>
            <w:del w:id="921" w:author="Otter, Martin" w:date="2014-04-15T14:43:00Z">
              <w:r w:rsidR="00374F39" w:rsidRPr="0098259C" w:rsidDel="008E76A9">
                <w:rPr>
                  <w:rStyle w:val="CODE"/>
                </w:rPr>
                <w:delText>XML</w:delText>
              </w:r>
            </w:del>
            <w:r w:rsidR="00760DB5" w:rsidRPr="0098259C">
              <w:t xml:space="preserve"> file via element “</w:t>
            </w:r>
            <w:r w:rsidR="00760DB5" w:rsidRPr="0098259C">
              <w:rPr>
                <w:rStyle w:val="CODE"/>
              </w:rPr>
              <w:t>fmiModelDescription.LogCategories</w:t>
            </w:r>
            <w:r w:rsidR="00760DB5" w:rsidRPr="0098259C">
              <w:t xml:space="preserve">”, see section </w:t>
            </w:r>
            <w:r w:rsidR="006675E0">
              <w:fldChar w:fldCharType="begin"/>
            </w:r>
            <w:r w:rsidR="006675E0">
              <w:instrText xml:space="preserve"> REF _Ref348900508 \n \h </w:instrText>
            </w:r>
            <w:r w:rsidR="006675E0">
              <w:fldChar w:fldCharType="separate"/>
            </w:r>
            <w:r w:rsidR="00854655">
              <w:t>2.2.4</w:t>
            </w:r>
            <w:r w:rsidR="006675E0">
              <w:fldChar w:fldCharType="end"/>
            </w:r>
            <w:r w:rsidR="00760DB5" w:rsidRPr="0098259C">
              <w:t>.</w:t>
            </w:r>
          </w:p>
        </w:tc>
      </w:tr>
    </w:tbl>
    <w:p w14:paraId="70984631" w14:textId="77777777" w:rsidR="00E93AC0" w:rsidRPr="0098259C" w:rsidRDefault="00E93AC0" w:rsidP="00E93AC0">
      <w:pPr>
        <w:pStyle w:val="berschrift3"/>
      </w:pPr>
      <w:bookmarkStart w:id="922" w:name="_Toc393466391"/>
      <w:bookmarkStart w:id="923" w:name="_Ref289783610"/>
      <w:r w:rsidRPr="0098259C">
        <w:t>Initialization</w:t>
      </w:r>
      <w:r>
        <w:t>,</w:t>
      </w:r>
      <w:r w:rsidRPr="0098259C">
        <w:t xml:space="preserve"> Termination</w:t>
      </w:r>
      <w:r>
        <w:t>, and Resetting an FMU</w:t>
      </w:r>
      <w:bookmarkEnd w:id="922"/>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2C32E571" w:rsidR="00E93AC0" w:rsidRPr="0098259C" w:rsidRDefault="00E93AC0" w:rsidP="00A137EA">
            <w:pPr>
              <w:pStyle w:val="Textkrper-Tabelle"/>
              <w:rPr>
                <w:rStyle w:val="CODE"/>
                <w:rFonts w:eastAsia="StarSymbol" w:cs="Courier New"/>
              </w:rPr>
            </w:pPr>
            <w:del w:id="924" w:author="Otter, Martin" w:date="2014-04-09T11:00:00Z">
              <w:r w:rsidRPr="0098259C" w:rsidDel="00140C25">
                <w:rPr>
                  <w:rStyle w:val="CODE"/>
                  <w:rFonts w:eastAsia="StarSymbol" w:cs="Courier New"/>
                </w:rPr>
                <w:delText>fmi</w:delText>
              </w:r>
            </w:del>
            <w:ins w:id="925" w:author="Otter, Martin" w:date="2014-04-09T11:00:00Z">
              <w:r w:rsidR="00140C25">
                <w:rPr>
                  <w:rStyle w:val="CODE"/>
                  <w:rFonts w:eastAsia="StarSymbol" w:cs="Courier New"/>
                </w:rPr>
                <w:t>fmi2</w:t>
              </w:r>
            </w:ins>
            <w:r w:rsidRPr="0098259C">
              <w:rPr>
                <w:rStyle w:val="CODE"/>
                <w:rFonts w:eastAsia="StarSymbol" w:cs="Courier New"/>
              </w:rPr>
              <w:t xml:space="preserve">Status </w:t>
            </w:r>
            <w:del w:id="926" w:author="Otter, Martin" w:date="2014-04-09T11:00:00Z">
              <w:r w:rsidRPr="0098259C" w:rsidDel="00140C25">
                <w:rPr>
                  <w:rStyle w:val="CODE"/>
                  <w:rFonts w:eastAsia="StarSymbol" w:cs="Courier New"/>
                </w:rPr>
                <w:delText>fmi</w:delText>
              </w:r>
            </w:del>
            <w:ins w:id="927" w:author="Otter, Martin" w:date="2014-04-09T11:00:00Z">
              <w:r w:rsidR="00140C25">
                <w:rPr>
                  <w:rStyle w:val="CODE"/>
                  <w:rFonts w:eastAsia="StarSymbol" w:cs="Courier New"/>
                </w:rPr>
                <w:t>fmi2</w:t>
              </w:r>
            </w:ins>
            <w:r w:rsidR="00101915">
              <w:rPr>
                <w:rStyle w:val="CODE"/>
                <w:rFonts w:eastAsia="StarSymbol" w:cs="Courier New"/>
              </w:rPr>
              <w:t>SetupExperiment</w:t>
            </w:r>
            <w:r w:rsidRPr="0098259C">
              <w:rPr>
                <w:rStyle w:val="CODE"/>
                <w:rFonts w:eastAsia="StarSymbol" w:cs="Courier New"/>
              </w:rPr>
              <w:t>(</w:t>
            </w:r>
            <w:del w:id="928" w:author="Otter, Martin" w:date="2014-04-09T11:00:00Z">
              <w:r w:rsidRPr="0098259C" w:rsidDel="00140C25">
                <w:rPr>
                  <w:rStyle w:val="CODE"/>
                  <w:rFonts w:eastAsia="StarSymbol" w:cs="Courier New"/>
                </w:rPr>
                <w:delText>fmi</w:delText>
              </w:r>
            </w:del>
            <w:ins w:id="929" w:author="Otter, Martin" w:date="2014-04-09T11:00:00Z">
              <w:r w:rsidR="00140C25">
                <w:rPr>
                  <w:rStyle w:val="CODE"/>
                  <w:rFonts w:eastAsia="StarSymbol" w:cs="Courier New"/>
                </w:rPr>
                <w:t>fmi2</w:t>
              </w:r>
            </w:ins>
            <w:r w:rsidRPr="0098259C">
              <w:rPr>
                <w:rStyle w:val="CODE"/>
                <w:rFonts w:eastAsia="StarSymbol" w:cs="Courier New"/>
              </w:rPr>
              <w:t>Component c,</w:t>
            </w:r>
          </w:p>
          <w:p w14:paraId="3B44E6D2" w14:textId="7DAFF07B"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ins w:id="930" w:author="Otter, Martin" w:date="2014-04-25T18:03:00Z">
              <w:r w:rsidR="00555412">
                <w:rPr>
                  <w:rStyle w:val="CODE"/>
                  <w:rFonts w:cs="Courier New"/>
                </w:rPr>
                <w:t xml:space="preserve">  </w:t>
              </w:r>
            </w:ins>
            <w:r w:rsidR="00D900E6">
              <w:rPr>
                <w:rStyle w:val="CODE"/>
                <w:rFonts w:cs="Courier New"/>
              </w:rPr>
              <w:t xml:space="preserve">   </w:t>
            </w:r>
            <w:del w:id="931" w:author="Otter, Martin" w:date="2014-04-09T11:00:00Z">
              <w:r w:rsidR="00D900E6" w:rsidDel="00140C25">
                <w:rPr>
                  <w:rStyle w:val="CODE"/>
                  <w:rFonts w:cs="Courier New"/>
                </w:rPr>
                <w:delText>fmi</w:delText>
              </w:r>
            </w:del>
            <w:ins w:id="932" w:author="Otter, Martin" w:date="2014-04-09T11:00:00Z">
              <w:r w:rsidR="00140C25">
                <w:rPr>
                  <w:rStyle w:val="CODE"/>
                  <w:rFonts w:cs="Courier New"/>
                </w:rPr>
                <w:t>fmi2</w:t>
              </w:r>
            </w:ins>
            <w:r w:rsidR="00D900E6">
              <w:rPr>
                <w:rStyle w:val="CODE"/>
                <w:rFonts w:cs="Courier New"/>
              </w:rPr>
              <w:t>Boolean   t</w:t>
            </w:r>
            <w:r>
              <w:rPr>
                <w:rStyle w:val="CODE"/>
                <w:rFonts w:cs="Courier New"/>
              </w:rPr>
              <w:t>oleranceDefined,</w:t>
            </w:r>
          </w:p>
          <w:p w14:paraId="5D57E080" w14:textId="61A9A2EE"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ins w:id="933" w:author="Otter, Martin" w:date="2014-04-25T18:03:00Z">
              <w:r w:rsidR="00555412">
                <w:rPr>
                  <w:rStyle w:val="CODE"/>
                  <w:rFonts w:cs="Courier New"/>
                </w:rPr>
                <w:t xml:space="preserve">  </w:t>
              </w:r>
            </w:ins>
            <w:r>
              <w:rPr>
                <w:rStyle w:val="CODE"/>
                <w:rFonts w:cs="Courier New"/>
              </w:rPr>
              <w:t xml:space="preserve">  </w:t>
            </w:r>
            <w:del w:id="934" w:author="Otter, Martin" w:date="2014-04-09T11:00:00Z">
              <w:r w:rsidRPr="0098259C" w:rsidDel="00140C25">
                <w:rPr>
                  <w:rStyle w:val="CODE"/>
                  <w:rFonts w:cs="Courier New"/>
                </w:rPr>
                <w:delText>fmi</w:delText>
              </w:r>
            </w:del>
            <w:ins w:id="935" w:author="Otter, Martin" w:date="2014-04-09T11:00:00Z">
              <w:r w:rsidR="00140C25">
                <w:rPr>
                  <w:rStyle w:val="CODE"/>
                  <w:rFonts w:cs="Courier New"/>
                </w:rPr>
                <w:t>fmi2</w:t>
              </w:r>
            </w:ins>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43DC753A"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ins w:id="936" w:author="Otter, Martin" w:date="2014-04-25T18:03:00Z">
              <w:r w:rsidR="00555412">
                <w:rPr>
                  <w:rStyle w:val="CODE"/>
                  <w:rFonts w:eastAsia="StarSymbol" w:cs="Courier New"/>
                </w:rPr>
                <w:t xml:space="preserve">  </w:t>
              </w:r>
            </w:ins>
            <w:r w:rsidRPr="0098259C">
              <w:rPr>
                <w:rStyle w:val="CODE"/>
                <w:rFonts w:eastAsia="StarSymbol" w:cs="Courier New"/>
              </w:rPr>
              <w:t xml:space="preserve"> </w:t>
            </w:r>
            <w:del w:id="937" w:author="Otter, Martin" w:date="2014-04-09T11:00:00Z">
              <w:r w:rsidRPr="0098259C" w:rsidDel="00140C25">
                <w:rPr>
                  <w:rStyle w:val="CODE"/>
                  <w:rFonts w:eastAsia="StarSymbol" w:cs="Courier New"/>
                </w:rPr>
                <w:delText>fmi</w:delText>
              </w:r>
            </w:del>
            <w:ins w:id="938" w:author="Otter, Martin" w:date="2014-04-09T11:00:00Z">
              <w:r w:rsidR="00140C25">
                <w:rPr>
                  <w:rStyle w:val="CODE"/>
                  <w:rFonts w:eastAsia="StarSymbol" w:cs="Courier New"/>
                </w:rPr>
                <w:t>fmi2</w:t>
              </w:r>
            </w:ins>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7B8A1A11"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ins w:id="939" w:author="Otter, Martin" w:date="2014-04-25T18:03:00Z">
              <w:r w:rsidR="00555412">
                <w:rPr>
                  <w:rStyle w:val="CODE"/>
                  <w:rFonts w:eastAsia="StarSymbol" w:cs="Courier New"/>
                </w:rPr>
                <w:t xml:space="preserve">  </w:t>
              </w:r>
            </w:ins>
            <w:del w:id="940" w:author="Otter, Martin" w:date="2014-04-09T11:00:00Z">
              <w:r w:rsidRPr="0098259C" w:rsidDel="00140C25">
                <w:rPr>
                  <w:rStyle w:val="CODE"/>
                  <w:rFonts w:eastAsia="StarSymbol" w:cs="Courier New"/>
                </w:rPr>
                <w:delText>fmi</w:delText>
              </w:r>
            </w:del>
            <w:ins w:id="941" w:author="Otter, Martin" w:date="2014-04-09T11:00:00Z">
              <w:r w:rsidR="00140C25">
                <w:rPr>
                  <w:rStyle w:val="CODE"/>
                  <w:rFonts w:eastAsia="StarSymbol" w:cs="Courier New"/>
                </w:rPr>
                <w:t>fmi2</w:t>
              </w:r>
            </w:ins>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7C1702DF"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ins w:id="942" w:author="Otter, Martin" w:date="2014-04-25T18:03:00Z">
              <w:r w:rsidR="00555412">
                <w:rPr>
                  <w:rStyle w:val="CODE"/>
                  <w:rFonts w:eastAsia="StarSymbol" w:cs="Courier New"/>
                </w:rPr>
                <w:t xml:space="preserve">  </w:t>
              </w:r>
            </w:ins>
            <w:del w:id="943" w:author="Otter, Martin" w:date="2014-04-09T11:00:00Z">
              <w:r w:rsidRPr="0098259C" w:rsidDel="00140C25">
                <w:rPr>
                  <w:rStyle w:val="CODE"/>
                  <w:rFonts w:eastAsia="StarSymbol" w:cs="Courier New"/>
                </w:rPr>
                <w:delText>fmi</w:delText>
              </w:r>
            </w:del>
            <w:ins w:id="944" w:author="Otter, Martin" w:date="2014-04-09T11:00:00Z">
              <w:r w:rsidR="00140C25">
                <w:rPr>
                  <w:rStyle w:val="CODE"/>
                  <w:rFonts w:eastAsia="StarSymbol" w:cs="Courier New"/>
                </w:rPr>
                <w:t>fmi2</w:t>
              </w:r>
            </w:ins>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0B536B26" w:rsidR="00101915" w:rsidRPr="008A0DA7" w:rsidRDefault="00101915" w:rsidP="00101915">
            <w:pPr>
              <w:pStyle w:val="Textkrper-Tabelle"/>
              <w:rPr>
                <w:b/>
              </w:rPr>
            </w:pPr>
            <w:r>
              <w:t xml:space="preserve">Informs the FMU to setup the experiment. This function can be called after </w:t>
            </w:r>
            <w:del w:id="945" w:author="Otter, Martin" w:date="2014-04-09T11:00:00Z">
              <w:r w:rsidRPr="00101915" w:rsidDel="00140C25">
                <w:rPr>
                  <w:rStyle w:val="CODE"/>
                </w:rPr>
                <w:delText>fmi</w:delText>
              </w:r>
            </w:del>
            <w:ins w:id="946" w:author="Otter, Martin" w:date="2014-04-09T11:00:00Z">
              <w:r w:rsidR="00140C25">
                <w:rPr>
                  <w:rStyle w:val="CODE"/>
                </w:rPr>
                <w:t>fmi2</w:t>
              </w:r>
            </w:ins>
            <w:r w:rsidRPr="00101915">
              <w:rPr>
                <w:rStyle w:val="CODE"/>
              </w:rPr>
              <w:t>Instantiate</w:t>
            </w:r>
            <w:r>
              <w:t xml:space="preserve"> and before </w:t>
            </w:r>
            <w:del w:id="947" w:author="Otter, Martin" w:date="2014-04-09T11:00:00Z">
              <w:r w:rsidRPr="00101915" w:rsidDel="00140C25">
                <w:rPr>
                  <w:rStyle w:val="CODE"/>
                </w:rPr>
                <w:delText>fmi</w:delText>
              </w:r>
            </w:del>
            <w:ins w:id="948" w:author="Otter, Martin" w:date="2014-04-09T11:00:00Z">
              <w:r w:rsidR="00140C25">
                <w:rPr>
                  <w:rStyle w:val="CODE"/>
                </w:rPr>
                <w:t>fmi2</w:t>
              </w:r>
            </w:ins>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del w:id="949" w:author="Otter, Martin" w:date="2014-04-09T11:00:00Z">
              <w:r w:rsidR="00341075" w:rsidDel="00140C25">
                <w:rPr>
                  <w:b/>
                </w:rPr>
                <w:delText>fmi</w:delText>
              </w:r>
            </w:del>
            <w:ins w:id="950" w:author="Otter, Martin" w:date="2014-04-09T11:00:00Z">
              <w:r w:rsidR="00140C25">
                <w:rPr>
                  <w:b/>
                </w:rPr>
                <w:t>fmi2</w:t>
              </w:r>
            </w:ins>
            <w:r w:rsidRPr="008A0DA7">
              <w:rPr>
                <w:b/>
              </w:rPr>
              <w:t>ModelExchange:</w:t>
            </w:r>
          </w:p>
          <w:p w14:paraId="7120FFAC" w14:textId="1A4253F1"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del w:id="951" w:author="Otter, Martin" w:date="2014-04-09T11:00:00Z">
              <w:r w:rsidRPr="0098259C" w:rsidDel="00140C25">
                <w:rPr>
                  <w:rStyle w:val="CODE"/>
                </w:rPr>
                <w:delText>fmi</w:delText>
              </w:r>
            </w:del>
            <w:ins w:id="952" w:author="Otter, Martin" w:date="2014-04-09T11:00:00Z">
              <w:r w:rsidR="00140C25">
                <w:rPr>
                  <w:rStyle w:val="CODE"/>
                </w:rPr>
                <w:t>fmi2</w:t>
              </w:r>
            </w:ins>
            <w:r w:rsidRPr="0098259C">
              <w:rPr>
                <w:rStyle w:val="CODE"/>
              </w:rPr>
              <w:t>True</w:t>
            </w:r>
            <w:r w:rsidRPr="0098259C">
              <w:t>”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 to solve non-linear algebraic equations) should also operate with an error estimation of an appropriate smaller relative tolerance.</w:t>
            </w:r>
            <w:r>
              <w:br/>
            </w:r>
          </w:p>
          <w:p w14:paraId="19FD57EE" w14:textId="7D9B14CC" w:rsidR="00101915" w:rsidRPr="008A0DA7" w:rsidRDefault="00101915" w:rsidP="00101915">
            <w:pPr>
              <w:pStyle w:val="Textkrper-Tabelle"/>
              <w:rPr>
                <w:b/>
              </w:rPr>
            </w:pPr>
            <w:r w:rsidRPr="008A0DA7">
              <w:rPr>
                <w:b/>
              </w:rPr>
              <w:t xml:space="preserve">fmuType = </w:t>
            </w:r>
            <w:del w:id="953" w:author="Otter, Martin" w:date="2014-04-09T11:00:00Z">
              <w:r w:rsidR="00341075" w:rsidDel="00140C25">
                <w:rPr>
                  <w:b/>
                </w:rPr>
                <w:delText>fmi</w:delText>
              </w:r>
            </w:del>
            <w:ins w:id="954" w:author="Otter, Martin" w:date="2014-04-09T11:00:00Z">
              <w:r w:rsidR="00140C25">
                <w:rPr>
                  <w:b/>
                </w:rPr>
                <w:t>fmi2</w:t>
              </w:r>
            </w:ins>
            <w:r>
              <w:rPr>
                <w:b/>
              </w:rPr>
              <w:t>CoSimulation</w:t>
            </w:r>
            <w:r w:rsidRPr="008A0DA7">
              <w:rPr>
                <w:b/>
              </w:rPr>
              <w:t>:</w:t>
            </w:r>
          </w:p>
          <w:p w14:paraId="27231569" w14:textId="4179C48E"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del w:id="955" w:author="Otter, Martin" w:date="2014-04-09T11:00:00Z">
              <w:r w:rsidRPr="0098259C" w:rsidDel="00140C25">
                <w:rPr>
                  <w:rStyle w:val="CODE"/>
                </w:rPr>
                <w:delText>fmi</w:delText>
              </w:r>
            </w:del>
            <w:ins w:id="956" w:author="Otter, Martin" w:date="2014-04-09T11:00:00Z">
              <w:r w:rsidR="00140C25">
                <w:rPr>
                  <w:rStyle w:val="CODE"/>
                </w:rPr>
                <w:t>fmi2</w:t>
              </w:r>
            </w:ins>
            <w:r w:rsidRPr="0098259C">
              <w:rPr>
                <w:rStyle w:val="CODE"/>
              </w:rPr>
              <w:t>True</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5FCC0A9A"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ins w:id="957" w:author="Otter, Martin" w:date="2014-04-15T19:35:00Z">
              <w:r w:rsidR="00062146">
                <w:t>fixed initial value of the independent variable</w:t>
              </w:r>
            </w:ins>
            <w:ins w:id="958" w:author="Otter, Martin" w:date="2014-04-15T19:44:00Z">
              <w:r w:rsidR="00BE1273">
                <w:rPr>
                  <w:rStyle w:val="Funotenzeichen"/>
                </w:rPr>
                <w:footnoteReference w:id="6"/>
              </w:r>
            </w:ins>
            <w:ins w:id="967" w:author="Otter, Martin" w:date="2014-04-15T19:36:00Z">
              <w:r w:rsidR="00062146">
                <w:t xml:space="preserve"> [</w:t>
              </w:r>
              <w:r w:rsidR="00062146" w:rsidRPr="00062146">
                <w:rPr>
                  <w:i/>
                  <w:rPrChange w:id="968" w:author="Otter, Martin" w:date="2014-04-15T19:37:00Z">
                    <w:rPr/>
                  </w:rPrChange>
                </w:rPr>
                <w:t>if</w:t>
              </w:r>
            </w:ins>
            <w:ins w:id="969" w:author="Otter, Martin" w:date="2014-04-15T19:35:00Z">
              <w:r w:rsidR="00062146" w:rsidRPr="00062146">
                <w:rPr>
                  <w:i/>
                  <w:rPrChange w:id="970" w:author="Otter, Martin" w:date="2014-04-15T19:37:00Z">
                    <w:rPr/>
                  </w:rPrChange>
                </w:rPr>
                <w:t xml:space="preserve"> the independ</w:t>
              </w:r>
            </w:ins>
            <w:ins w:id="971" w:author="Otter, Martin" w:date="2014-04-15T19:36:00Z">
              <w:r w:rsidR="00062146" w:rsidRPr="00062146">
                <w:rPr>
                  <w:i/>
                  <w:rPrChange w:id="972" w:author="Otter, Martin" w:date="2014-04-15T19:37:00Z">
                    <w:rPr/>
                  </w:rPrChange>
                </w:rPr>
                <w:t>ent variable is “</w:t>
              </w:r>
              <w:r w:rsidR="00062146" w:rsidRPr="00062146">
                <w:rPr>
                  <w:rStyle w:val="CODE"/>
                  <w:i/>
                  <w:rPrChange w:id="973" w:author="Otter, Martin" w:date="2014-04-15T19:37:00Z">
                    <w:rPr/>
                  </w:rPrChange>
                </w:rPr>
                <w:t>time</w:t>
              </w:r>
              <w:r w:rsidR="00062146" w:rsidRPr="00062146">
                <w:rPr>
                  <w:i/>
                  <w:rPrChange w:id="974" w:author="Otter, Martin" w:date="2014-04-15T19:37:00Z">
                    <w:rPr/>
                  </w:rPrChange>
                </w:rPr>
                <w:t xml:space="preserve">”, </w:t>
              </w:r>
              <w:r w:rsidR="00062146" w:rsidRPr="00062146">
                <w:rPr>
                  <w:rStyle w:val="CODE"/>
                  <w:i/>
                  <w:rPrChange w:id="975" w:author="Otter, Martin" w:date="2014-04-15T19:37:00Z">
                    <w:rPr/>
                  </w:rPrChange>
                </w:rPr>
                <w:t>startTime</w:t>
              </w:r>
              <w:r w:rsidR="00062146" w:rsidRPr="00062146">
                <w:rPr>
                  <w:i/>
                  <w:rPrChange w:id="976" w:author="Otter, Martin" w:date="2014-04-15T19:37:00Z">
                    <w:rPr/>
                  </w:rPrChange>
                </w:rPr>
                <w:t xml:space="preserve"> is the</w:t>
              </w:r>
            </w:ins>
            <w:ins w:id="977" w:author="Otter, Martin" w:date="2014-04-15T19:35:00Z">
              <w:r w:rsidR="00062146" w:rsidRPr="00062146">
                <w:rPr>
                  <w:i/>
                  <w:rPrChange w:id="978" w:author="Otter, Martin" w:date="2014-04-15T19:37:00Z">
                    <w:rPr/>
                  </w:rPrChange>
                </w:rPr>
                <w:t xml:space="preserve"> </w:t>
              </w:r>
            </w:ins>
            <w:r w:rsidRPr="00062146">
              <w:rPr>
                <w:i/>
                <w:rPrChange w:id="979" w:author="Otter, Martin" w:date="2014-04-15T19:37:00Z">
                  <w:rPr/>
                </w:rPrChange>
              </w:rPr>
              <w:t>starting time of initializaton</w:t>
            </w:r>
            <w:ins w:id="980" w:author="Otter, Martin" w:date="2014-04-15T19:36:00Z">
              <w:r w:rsidR="00062146">
                <w:t>]</w:t>
              </w:r>
            </w:ins>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del w:id="981" w:author="Otter, Martin" w:date="2014-04-09T11:00:00Z">
              <w:r w:rsidRPr="0098259C" w:rsidDel="00140C25">
                <w:rPr>
                  <w:rStyle w:val="CODE"/>
                </w:rPr>
                <w:delText>fmi</w:delText>
              </w:r>
            </w:del>
            <w:ins w:id="982" w:author="Otter, Martin" w:date="2014-04-09T11:00:00Z">
              <w:r w:rsidR="00140C25">
                <w:rPr>
                  <w:rStyle w:val="CODE"/>
                </w:rPr>
                <w:t>fmi2</w:t>
              </w:r>
            </w:ins>
            <w:r w:rsidRPr="0098259C">
              <w:rPr>
                <w:rStyle w:val="CODE"/>
              </w:rPr>
              <w:t>True</w:t>
            </w:r>
            <w:r w:rsidRPr="0098259C">
              <w:t xml:space="preserve">, then </w:t>
            </w:r>
            <w:r w:rsidR="00CD193A">
              <w:rPr>
                <w:rStyle w:val="CODE"/>
              </w:rPr>
              <w:t>stopTime</w:t>
            </w:r>
            <w:r w:rsidRPr="0098259C">
              <w:t xml:space="preserve"> is the defined </w:t>
            </w:r>
            <w:ins w:id="983" w:author="Otter, Martin" w:date="2014-04-15T19:37:00Z">
              <w:r w:rsidR="00062146">
                <w:t xml:space="preserve">final value of the independent variable </w:t>
              </w:r>
            </w:ins>
            <w:ins w:id="984" w:author="Otter, Martin" w:date="2014-04-15T19:38:00Z">
              <w:r w:rsidR="00062146">
                <w:t>[</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ins>
            <w:del w:id="985" w:author="Otter, Martin" w:date="2014-04-15T19:38:00Z">
              <w:r w:rsidRPr="0098259C" w:rsidDel="00062146">
                <w:delText>stop time</w:delText>
              </w:r>
            </w:del>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del w:id="986" w:author="Otter, Martin" w:date="2014-04-09T11:00:00Z">
              <w:r w:rsidRPr="0098259C" w:rsidDel="00140C25">
                <w:rPr>
                  <w:rStyle w:val="CODE"/>
                </w:rPr>
                <w:delText>fmi</w:delText>
              </w:r>
            </w:del>
            <w:ins w:id="987" w:author="Otter, Martin" w:date="2014-04-09T11:00:00Z">
              <w:r w:rsidR="00140C25">
                <w:rPr>
                  <w:rStyle w:val="CODE"/>
                </w:rPr>
                <w:t>fmi2</w:t>
              </w:r>
            </w:ins>
            <w:r w:rsidRPr="0098259C">
              <w:rPr>
                <w:rStyle w:val="CODE"/>
              </w:rPr>
              <w:t>Status =</w:t>
            </w:r>
            <w:r w:rsidRPr="0098259C">
              <w:t xml:space="preserve"> </w:t>
            </w:r>
            <w:del w:id="988" w:author="Otter, Martin" w:date="2014-04-09T11:00:00Z">
              <w:r w:rsidRPr="0098259C" w:rsidDel="00140C25">
                <w:rPr>
                  <w:rStyle w:val="CODE"/>
                </w:rPr>
                <w:delText>fmi</w:delText>
              </w:r>
            </w:del>
            <w:ins w:id="989" w:author="Otter, Martin" w:date="2014-04-09T11:00:00Z">
              <w:r w:rsidR="00140C25">
                <w:rPr>
                  <w:rStyle w:val="CODE"/>
                </w:rPr>
                <w:t>fmi2</w:t>
              </w:r>
            </w:ins>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del w:id="990" w:author="Otter, Martin" w:date="2014-04-09T11:00:00Z">
              <w:r w:rsidRPr="0098259C" w:rsidDel="00140C25">
                <w:rPr>
                  <w:rStyle w:val="CODE"/>
                </w:rPr>
                <w:delText>fmi</w:delText>
              </w:r>
            </w:del>
            <w:ins w:id="991" w:author="Otter, Martin" w:date="2014-04-09T11:00:00Z">
              <w:r w:rsidR="00140C25">
                <w:rPr>
                  <w:rStyle w:val="CODE"/>
                </w:rPr>
                <w:t>fmi2</w:t>
              </w:r>
            </w:ins>
            <w:r w:rsidRPr="0098259C">
              <w:rPr>
                <w:rStyle w:val="CODE"/>
              </w:rPr>
              <w:t>False</w:t>
            </w:r>
            <w:r w:rsidRPr="0098259C">
              <w:t xml:space="preserve">, then no </w:t>
            </w:r>
            <w:ins w:id="992" w:author="Otter, Martin" w:date="2014-04-15T19:39:00Z">
              <w:r w:rsidR="00062146">
                <w:t>final value of the independent variable</w:t>
              </w:r>
            </w:ins>
            <w:del w:id="993" w:author="Otter, Martin" w:date="2014-04-15T19:39:00Z">
              <w:r w:rsidRPr="0098259C" w:rsidDel="00062146">
                <w:delText>stop time</w:delText>
              </w:r>
            </w:del>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4C8E5B31" w:rsidR="00E93AC0" w:rsidRPr="0098259C" w:rsidRDefault="00E93AC0" w:rsidP="00E93AC0">
            <w:pPr>
              <w:pStyle w:val="Textkrper-Tabelle"/>
              <w:spacing w:before="240"/>
              <w:ind w:left="23"/>
            </w:pPr>
            <w:del w:id="994" w:author="Otter, Martin" w:date="2014-04-09T11:00:00Z">
              <w:r w:rsidRPr="0098259C" w:rsidDel="00140C25">
                <w:rPr>
                  <w:rStyle w:val="CODE"/>
                  <w:rFonts w:eastAsia="StarSymbol" w:cs="Courier New"/>
                </w:rPr>
                <w:delText>fmi</w:delText>
              </w:r>
            </w:del>
            <w:ins w:id="995" w:author="Otter, Martin" w:date="2014-04-09T11:00:00Z">
              <w:r w:rsidR="00140C25">
                <w:rPr>
                  <w:rStyle w:val="CODE"/>
                  <w:rFonts w:eastAsia="StarSymbol" w:cs="Courier New"/>
                </w:rPr>
                <w:t>fmi2</w:t>
              </w:r>
            </w:ins>
            <w:r w:rsidRPr="0098259C">
              <w:rPr>
                <w:rStyle w:val="CODE"/>
                <w:rFonts w:eastAsia="StarSymbol" w:cs="Courier New"/>
              </w:rPr>
              <w:t xml:space="preserve">Status </w:t>
            </w:r>
            <w:del w:id="996" w:author="Otter, Martin" w:date="2014-04-09T11:00:00Z">
              <w:r w:rsidRPr="0098259C" w:rsidDel="00140C25">
                <w:rPr>
                  <w:rStyle w:val="CODE"/>
                  <w:rFonts w:eastAsia="StarSymbol" w:cs="Courier New"/>
                </w:rPr>
                <w:delText>fmi</w:delText>
              </w:r>
            </w:del>
            <w:ins w:id="997" w:author="Otter, Martin" w:date="2014-04-09T11:00:00Z">
              <w:r w:rsidR="00140C25">
                <w:rPr>
                  <w:rStyle w:val="CODE"/>
                  <w:rFonts w:eastAsia="StarSymbol" w:cs="Courier New"/>
                </w:rPr>
                <w:t>fmi2</w:t>
              </w:r>
            </w:ins>
            <w:r>
              <w:rPr>
                <w:rStyle w:val="CODE"/>
                <w:rFonts w:eastAsia="StarSymbol" w:cs="Courier New"/>
              </w:rPr>
              <w:t>Enter</w:t>
            </w:r>
            <w:r>
              <w:rPr>
                <w:rStyle w:val="CODE"/>
                <w:rFonts w:eastAsia="StarSymbol"/>
              </w:rPr>
              <w:t>InitializationMode</w:t>
            </w:r>
            <w:r>
              <w:rPr>
                <w:rStyle w:val="CODE"/>
                <w:rFonts w:eastAsia="StarSymbol" w:cs="Courier New"/>
              </w:rPr>
              <w:t>(</w:t>
            </w:r>
            <w:del w:id="998" w:author="Otter, Martin" w:date="2014-04-09T11:00:00Z">
              <w:r w:rsidDel="00140C25">
                <w:rPr>
                  <w:rStyle w:val="CODE"/>
                  <w:rFonts w:eastAsia="StarSymbol" w:cs="Courier New"/>
                </w:rPr>
                <w:delText>fmi</w:delText>
              </w:r>
            </w:del>
            <w:ins w:id="999" w:author="Otter, Martin" w:date="2014-04-09T11:00:00Z">
              <w:r w:rsidR="00140C25">
                <w:rPr>
                  <w:rStyle w:val="CODE"/>
                  <w:rFonts w:eastAsia="StarSymbol" w:cs="Courier New"/>
                </w:rPr>
                <w:t>fmi2</w:t>
              </w:r>
            </w:ins>
            <w:r>
              <w:rPr>
                <w:rStyle w:val="CODE"/>
                <w:rFonts w:eastAsia="StarSymbol" w:cs="Courier New"/>
              </w:rPr>
              <w:t>Component c</w:t>
            </w:r>
            <w:r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300BB3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del w:id="1000" w:author="Otter, Martin" w:date="2014-04-09T11:00:00Z">
              <w:r w:rsidRPr="0098259C" w:rsidDel="00140C25">
                <w:rPr>
                  <w:rStyle w:val="CODE"/>
                </w:rPr>
                <w:delText>fmi</w:delText>
              </w:r>
            </w:del>
            <w:ins w:id="1001" w:author="Otter, Martin" w:date="2014-04-09T11:00:00Z">
              <w:r w:rsidR="00140C25">
                <w:rPr>
                  <w:rStyle w:val="CODE"/>
                </w:rPr>
                <w:t>fmi2</w:t>
              </w:r>
            </w:ins>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854655">
              <w:t>2.2.7</w:t>
            </w:r>
            <w:r w:rsidR="00101915">
              <w:fldChar w:fldCharType="end"/>
            </w:r>
            <w:r w:rsidRPr="0098259C">
              <w:t>). Setting other variables is not allowed.</w:t>
            </w:r>
            <w:r w:rsidR="00101915">
              <w:t xml:space="preserve"> Furthermore, </w:t>
            </w:r>
            <w:del w:id="1002" w:author="Otter, Martin" w:date="2014-04-09T11:00:00Z">
              <w:r w:rsidR="00101915" w:rsidRPr="00F7673D" w:rsidDel="00140C25">
                <w:rPr>
                  <w:rStyle w:val="CODE"/>
                </w:rPr>
                <w:delText>fmi</w:delText>
              </w:r>
            </w:del>
            <w:ins w:id="1003" w:author="Otter, Martin" w:date="2014-04-09T11:00:00Z">
              <w:r w:rsidR="00140C25">
                <w:rPr>
                  <w:rStyle w:val="CODE"/>
                </w:rPr>
                <w:t>fmi2</w:t>
              </w:r>
            </w:ins>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del w:id="1004" w:author="Otter, Martin" w:date="2014-04-09T11:00:00Z">
              <w:r w:rsidR="00771997" w:rsidRPr="00771997" w:rsidDel="00140C25">
                <w:rPr>
                  <w:rStyle w:val="CODE"/>
                </w:rPr>
                <w:delText>fmi</w:delText>
              </w:r>
            </w:del>
            <w:ins w:id="1005" w:author="Otter, Martin" w:date="2014-04-09T11:00:00Z">
              <w:r w:rsidR="00140C25">
                <w:rPr>
                  <w:rStyle w:val="CODE"/>
                </w:rPr>
                <w:t>fmi2</w:t>
              </w:r>
            </w:ins>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72843356" w:rsidR="00E93AC0" w:rsidRPr="0098259C" w:rsidRDefault="00E93AC0" w:rsidP="00A137EA">
            <w:pPr>
              <w:pStyle w:val="Textkrper-Tabelle"/>
              <w:spacing w:before="240"/>
              <w:ind w:left="23"/>
              <w:rPr>
                <w:rStyle w:val="CODE"/>
                <w:rFonts w:eastAsia="StarSymbol" w:cs="Courier New"/>
              </w:rPr>
            </w:pPr>
            <w:del w:id="1006" w:author="Otter, Martin" w:date="2014-04-09T11:00:00Z">
              <w:r w:rsidRPr="0098259C" w:rsidDel="00140C25">
                <w:rPr>
                  <w:rStyle w:val="CODE"/>
                  <w:rFonts w:eastAsia="StarSymbol" w:cs="Courier New"/>
                </w:rPr>
                <w:delText>fmi</w:delText>
              </w:r>
            </w:del>
            <w:ins w:id="1007" w:author="Otter, Martin" w:date="2014-04-09T11:00:00Z">
              <w:r w:rsidR="00140C25">
                <w:rPr>
                  <w:rStyle w:val="CODE"/>
                  <w:rFonts w:eastAsia="StarSymbol" w:cs="Courier New"/>
                </w:rPr>
                <w:t>fmi2</w:t>
              </w:r>
            </w:ins>
            <w:r w:rsidRPr="0098259C">
              <w:rPr>
                <w:rStyle w:val="CODE"/>
                <w:rFonts w:eastAsia="StarSymbol" w:cs="Courier New"/>
              </w:rPr>
              <w:t xml:space="preserve">Status </w:t>
            </w:r>
            <w:del w:id="1008" w:author="Otter, Martin" w:date="2014-04-09T11:00:00Z">
              <w:r w:rsidRPr="0098259C" w:rsidDel="00140C25">
                <w:rPr>
                  <w:rStyle w:val="CODE"/>
                  <w:rFonts w:eastAsia="StarSymbol" w:cs="Courier New"/>
                </w:rPr>
                <w:delText>fmi</w:delText>
              </w:r>
            </w:del>
            <w:ins w:id="1009" w:author="Otter, Martin" w:date="2014-04-09T11:00:00Z">
              <w:r w:rsidR="00140C25">
                <w:rPr>
                  <w:rStyle w:val="CODE"/>
                  <w:rFonts w:eastAsia="StarSymbol" w:cs="Courier New"/>
                </w:rPr>
                <w:t>fmi2</w:t>
              </w:r>
            </w:ins>
            <w:r>
              <w:rPr>
                <w:rStyle w:val="CODE"/>
                <w:rFonts w:eastAsia="StarSymbol" w:cs="Courier New"/>
              </w:rPr>
              <w:t>Exit</w:t>
            </w:r>
            <w:r>
              <w:rPr>
                <w:rStyle w:val="CODE"/>
                <w:rFonts w:eastAsia="StarSymbol"/>
              </w:rPr>
              <w:t>InitializationMode</w:t>
            </w:r>
            <w:r>
              <w:rPr>
                <w:rStyle w:val="CODE"/>
                <w:rFonts w:eastAsia="StarSymbol" w:cs="Courier New"/>
              </w:rPr>
              <w:t>(</w:t>
            </w:r>
            <w:del w:id="1010" w:author="Otter, Martin" w:date="2014-04-09T11:00:00Z">
              <w:r w:rsidDel="00140C25">
                <w:rPr>
                  <w:rStyle w:val="CODE"/>
                  <w:rFonts w:eastAsia="StarSymbol" w:cs="Courier New"/>
                </w:rPr>
                <w:delText>fmi</w:delText>
              </w:r>
            </w:del>
            <w:ins w:id="1011" w:author="Otter, Martin" w:date="2014-04-09T11:00:00Z">
              <w:r w:rsidR="00140C25">
                <w:rPr>
                  <w:rStyle w:val="CODE"/>
                  <w:rFonts w:eastAsia="StarSymbol" w:cs="Courier New"/>
                </w:rPr>
                <w:t>fmi2</w:t>
              </w:r>
            </w:ins>
            <w:r>
              <w:rPr>
                <w:rStyle w:val="CODE"/>
                <w:rFonts w:eastAsia="StarSymbol" w:cs="Courier New"/>
              </w:rPr>
              <w:t>Component c</w:t>
            </w:r>
            <w:r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54B26D71" w:rsidR="004100A9" w:rsidRPr="0098259C" w:rsidRDefault="00E93AC0" w:rsidP="004100A9">
            <w:pPr>
              <w:pStyle w:val="Textkrper-Tabelle"/>
            </w:pPr>
            <w:r>
              <w:t>Informs the FMU to exit Initialization Mode.</w:t>
            </w:r>
            <w:r w:rsidR="004100A9">
              <w:br/>
              <w:t xml:space="preserve">For </w:t>
            </w:r>
            <w:r w:rsidR="004100A9" w:rsidRPr="004100A9">
              <w:rPr>
                <w:rStyle w:val="CODE"/>
              </w:rPr>
              <w:t xml:space="preserve">fmuType = </w:t>
            </w:r>
            <w:del w:id="1012" w:author="Otter, Martin" w:date="2014-04-09T11:00:00Z">
              <w:r w:rsidR="004100A9" w:rsidRPr="004100A9" w:rsidDel="00140C25">
                <w:rPr>
                  <w:rStyle w:val="CODE"/>
                </w:rPr>
                <w:delText>fmi</w:delText>
              </w:r>
            </w:del>
            <w:ins w:id="1013" w:author="Otter, Martin" w:date="2014-04-09T11:00:00Z">
              <w:r w:rsidR="00140C25">
                <w:rPr>
                  <w:rStyle w:val="CODE"/>
                </w:rPr>
                <w:t>fmi2</w:t>
              </w:r>
            </w:ins>
            <w:r w:rsidR="004100A9" w:rsidRPr="004100A9">
              <w:rPr>
                <w:rStyle w:val="CODE"/>
              </w:rPr>
              <w:t>ModelExchange</w:t>
            </w:r>
            <w:r w:rsidR="004100A9">
              <w:t>, this function switches off all initialization equations and the FMU enters implicitely Event Mode, that is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66FB51D3" w:rsidR="00E93AC0" w:rsidRPr="0098259C" w:rsidRDefault="00E93AC0" w:rsidP="00E93AC0">
            <w:pPr>
              <w:pStyle w:val="Textkrper-Tabelle"/>
              <w:spacing w:before="240"/>
              <w:ind w:left="23"/>
            </w:pPr>
            <w:del w:id="1014" w:author="Otter, Martin" w:date="2014-04-09T11:00:00Z">
              <w:r w:rsidRPr="0098259C" w:rsidDel="00140C25">
                <w:rPr>
                  <w:rStyle w:val="CODE"/>
                  <w:rFonts w:eastAsia="StarSymbol" w:cs="Courier New"/>
                </w:rPr>
                <w:delText>fmi</w:delText>
              </w:r>
            </w:del>
            <w:ins w:id="1015" w:author="Otter, Martin" w:date="2014-04-09T11:00:00Z">
              <w:r w:rsidR="00140C25">
                <w:rPr>
                  <w:rStyle w:val="CODE"/>
                  <w:rFonts w:eastAsia="StarSymbol" w:cs="Courier New"/>
                </w:rPr>
                <w:t>fmi2</w:t>
              </w:r>
            </w:ins>
            <w:r w:rsidRPr="0098259C">
              <w:rPr>
                <w:rStyle w:val="CODE"/>
                <w:rFonts w:eastAsia="StarSymbol" w:cs="Courier New"/>
              </w:rPr>
              <w:t xml:space="preserve">Status </w:t>
            </w:r>
            <w:del w:id="1016" w:author="Otter, Martin" w:date="2014-04-09T11:00:00Z">
              <w:r w:rsidRPr="0098259C" w:rsidDel="00140C25">
                <w:rPr>
                  <w:rStyle w:val="CODE"/>
                  <w:rFonts w:eastAsia="StarSymbol" w:cs="Courier New"/>
                </w:rPr>
                <w:delText>fmi</w:delText>
              </w:r>
            </w:del>
            <w:ins w:id="1017" w:author="Otter, Martin" w:date="2014-04-09T11:00:00Z">
              <w:r w:rsidR="00140C25">
                <w:rPr>
                  <w:rStyle w:val="CODE"/>
                  <w:rFonts w:eastAsia="StarSymbol" w:cs="Courier New"/>
                </w:rPr>
                <w:t>fmi2</w:t>
              </w:r>
            </w:ins>
            <w:r w:rsidRPr="0098259C">
              <w:rPr>
                <w:rStyle w:val="CODE"/>
                <w:rFonts w:eastAsia="StarSymbol"/>
              </w:rPr>
              <w:t>Terminate</w:t>
            </w:r>
            <w:r w:rsidRPr="0098259C">
              <w:rPr>
                <w:rStyle w:val="CODE"/>
                <w:rFonts w:eastAsia="StarSymbol" w:cs="Courier New"/>
              </w:rPr>
              <w:t>(</w:t>
            </w:r>
            <w:del w:id="1018" w:author="Otter, Martin" w:date="2014-04-09T11:00:00Z">
              <w:r w:rsidRPr="0098259C" w:rsidDel="00140C25">
                <w:rPr>
                  <w:rStyle w:val="CODE"/>
                  <w:rFonts w:eastAsia="StarSymbol" w:cs="Courier New"/>
                </w:rPr>
                <w:delText>fmi</w:delText>
              </w:r>
            </w:del>
            <w:ins w:id="1019" w:author="Otter, Martin" w:date="2014-04-09T11:00:00Z">
              <w:r w:rsidR="00140C25">
                <w:rPr>
                  <w:rStyle w:val="CODE"/>
                  <w:rFonts w:eastAsia="StarSymbol" w:cs="Courier New"/>
                </w:rPr>
                <w:t>fmi2</w:t>
              </w:r>
            </w:ins>
            <w:r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7EE0C05A"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del w:id="1020" w:author="Otter, Martin" w:date="2014-04-09T11:00:00Z">
              <w:r w:rsidR="004100A9" w:rsidRPr="0098259C" w:rsidDel="00140C25">
                <w:rPr>
                  <w:rStyle w:val="CODE"/>
                </w:rPr>
                <w:delText>fmi</w:delText>
              </w:r>
            </w:del>
            <w:proofErr w:type="gramStart"/>
            <w:ins w:id="1021" w:author="Otter, Martin" w:date="2014-04-09T11:00:00Z">
              <w:r w:rsidR="00140C25">
                <w:rPr>
                  <w:rStyle w:val="CODE"/>
                </w:rPr>
                <w:t>fmi2</w:t>
              </w:r>
            </w:ins>
            <w:r w:rsidR="004100A9" w:rsidRPr="0098259C">
              <w:rPr>
                <w:rStyle w:val="CODE"/>
              </w:rPr>
              <w:t>Get</w:t>
            </w:r>
            <w:r w:rsidR="004100A9">
              <w:rPr>
                <w:rStyle w:val="CODE"/>
              </w:rPr>
              <w:t>XXX(</w:t>
            </w:r>
            <w:proofErr w:type="gramEnd"/>
            <w:r w:rsidR="004100A9">
              <w:rPr>
                <w:rStyle w:val="CODE"/>
              </w:rPr>
              <w:t>..)</w:t>
            </w:r>
            <w:r w:rsidR="004100A9">
              <w:t xml:space="preserve"> f</w:t>
            </w:r>
            <w:r w:rsidR="004100A9" w:rsidRPr="0098259C">
              <w:t xml:space="preserve">unctions. It is not allowed to call this function after one of the functions returned with a status flag of </w:t>
            </w:r>
            <w:del w:id="1022" w:author="Otter, Martin" w:date="2014-04-09T11:00:00Z">
              <w:r w:rsidR="004100A9" w:rsidRPr="0098259C" w:rsidDel="00140C25">
                <w:rPr>
                  <w:rStyle w:val="CODE"/>
                </w:rPr>
                <w:delText>fmi</w:delText>
              </w:r>
            </w:del>
            <w:ins w:id="1023" w:author="Otter, Martin" w:date="2014-04-09T11:00:00Z">
              <w:r w:rsidR="00140C25">
                <w:rPr>
                  <w:rStyle w:val="CODE"/>
                </w:rPr>
                <w:t>fmi2</w:t>
              </w:r>
            </w:ins>
            <w:r w:rsidR="004100A9" w:rsidRPr="0098259C">
              <w:rPr>
                <w:rStyle w:val="CODE"/>
              </w:rPr>
              <w:t>Error</w:t>
            </w:r>
            <w:r w:rsidR="004100A9" w:rsidRPr="0098259C">
              <w:t xml:space="preserve"> or </w:t>
            </w:r>
            <w:del w:id="1024" w:author="Otter, Martin" w:date="2014-04-09T11:00:00Z">
              <w:r w:rsidR="004100A9" w:rsidRPr="0098259C" w:rsidDel="00140C25">
                <w:rPr>
                  <w:rStyle w:val="CODE"/>
                </w:rPr>
                <w:delText>fmi</w:delText>
              </w:r>
            </w:del>
            <w:ins w:id="1025" w:author="Otter, Martin" w:date="2014-04-09T11:00:00Z">
              <w:r w:rsidR="00140C25">
                <w:rPr>
                  <w:rStyle w:val="CODE"/>
                </w:rPr>
                <w:t>fmi2</w:t>
              </w:r>
            </w:ins>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2C3A63D3" w:rsidR="00E93AC0" w:rsidRPr="0098259C" w:rsidRDefault="00E93AC0" w:rsidP="00E93AC0">
            <w:pPr>
              <w:pStyle w:val="Textkrper-Tabelle"/>
              <w:spacing w:before="240"/>
              <w:ind w:left="23"/>
            </w:pPr>
            <w:del w:id="1026" w:author="Otter, Martin" w:date="2014-04-09T11:00:00Z">
              <w:r w:rsidRPr="0098259C" w:rsidDel="00140C25">
                <w:rPr>
                  <w:rStyle w:val="CODE"/>
                  <w:rFonts w:eastAsia="StarSymbol" w:cs="Courier New"/>
                </w:rPr>
                <w:delText>fmi</w:delText>
              </w:r>
            </w:del>
            <w:ins w:id="1027" w:author="Otter, Martin" w:date="2014-04-09T11:00:00Z">
              <w:r w:rsidR="00140C25">
                <w:rPr>
                  <w:rStyle w:val="CODE"/>
                  <w:rFonts w:eastAsia="StarSymbol" w:cs="Courier New"/>
                </w:rPr>
                <w:t>fmi2</w:t>
              </w:r>
            </w:ins>
            <w:r w:rsidRPr="0098259C">
              <w:rPr>
                <w:rStyle w:val="CODE"/>
                <w:rFonts w:eastAsia="StarSymbol" w:cs="Courier New"/>
              </w:rPr>
              <w:t xml:space="preserve">Status </w:t>
            </w:r>
            <w:del w:id="1028" w:author="Otter, Martin" w:date="2014-04-09T11:00:00Z">
              <w:r w:rsidRPr="0098259C" w:rsidDel="00140C25">
                <w:rPr>
                  <w:rStyle w:val="CODE"/>
                  <w:rFonts w:eastAsia="StarSymbol" w:cs="Courier New"/>
                </w:rPr>
                <w:delText>fmi</w:delText>
              </w:r>
            </w:del>
            <w:ins w:id="1029" w:author="Otter, Martin" w:date="2014-04-09T11:00:00Z">
              <w:r w:rsidR="00140C25">
                <w:rPr>
                  <w:rStyle w:val="CODE"/>
                  <w:rFonts w:eastAsia="StarSymbol" w:cs="Courier New"/>
                </w:rPr>
                <w:t>fmi2</w:t>
              </w:r>
            </w:ins>
            <w:r w:rsidRPr="0098259C">
              <w:rPr>
                <w:rStyle w:val="CODE"/>
                <w:rFonts w:eastAsia="StarSymbol"/>
              </w:rPr>
              <w:t>Reset</w:t>
            </w:r>
            <w:r w:rsidRPr="0098259C">
              <w:rPr>
                <w:rStyle w:val="CODE"/>
                <w:rFonts w:eastAsia="StarSymbol" w:cs="Courier New"/>
              </w:rPr>
              <w:t>(</w:t>
            </w:r>
            <w:del w:id="1030" w:author="Otter, Martin" w:date="2014-04-09T11:00:00Z">
              <w:r w:rsidRPr="0098259C" w:rsidDel="00140C25">
                <w:rPr>
                  <w:rStyle w:val="CODE"/>
                  <w:rFonts w:eastAsia="StarSymbol" w:cs="Courier New"/>
                </w:rPr>
                <w:delText>fmi</w:delText>
              </w:r>
            </w:del>
            <w:ins w:id="1031" w:author="Otter, Martin" w:date="2014-04-09T11:00:00Z">
              <w:r w:rsidR="00140C25">
                <w:rPr>
                  <w:rStyle w:val="CODE"/>
                  <w:rFonts w:eastAsia="StarSymbol" w:cs="Courier New"/>
                </w:rPr>
                <w:t>fmi2</w:t>
              </w:r>
            </w:ins>
            <w:r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20078A43"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ins w:id="1032" w:author="Torsten Blochwitz" w:date="2014-03-27T10:17:00Z">
              <w:r w:rsidR="0097219E">
                <w:t>The FMU goes into the same state as</w:t>
              </w:r>
            </w:ins>
            <w:ins w:id="1033" w:author="Torsten Blochwitz" w:date="2014-03-27T11:10:00Z">
              <w:r w:rsidR="002F1EF2">
                <w:t xml:space="preserve"> if</w:t>
              </w:r>
            </w:ins>
            <w:ins w:id="1034" w:author="Torsten Blochwitz" w:date="2014-03-27T10:17:00Z">
              <w:r w:rsidR="0097219E">
                <w:t xml:space="preserve"> </w:t>
              </w:r>
              <w:del w:id="1035" w:author="Otter, Martin" w:date="2014-04-09T11:00:00Z">
                <w:r w:rsidR="0097219E" w:rsidRPr="0097219E" w:rsidDel="00140C25">
                  <w:rPr>
                    <w:rStyle w:val="CODE"/>
                    <w:rPrChange w:id="1036" w:author="Torsten Blochwitz" w:date="2014-03-27T10:19:00Z">
                      <w:rPr/>
                    </w:rPrChange>
                  </w:rPr>
                  <w:delText>fmi</w:delText>
                </w:r>
              </w:del>
            </w:ins>
            <w:ins w:id="1037" w:author="Otter, Martin" w:date="2014-04-09T11:00:00Z">
              <w:r w:rsidR="00140C25">
                <w:rPr>
                  <w:rStyle w:val="CODE"/>
                </w:rPr>
                <w:t>fmi2</w:t>
              </w:r>
            </w:ins>
            <w:ins w:id="1038" w:author="Torsten Blochwitz" w:date="2014-03-27T10:17:00Z">
              <w:r w:rsidR="0097219E" w:rsidRPr="0097219E">
                <w:rPr>
                  <w:rStyle w:val="CODE"/>
                  <w:rPrChange w:id="1039" w:author="Torsten Blochwitz" w:date="2014-03-27T10:19:00Z">
                    <w:rPr/>
                  </w:rPrChange>
                </w:rPr>
                <w:t>Instantiate</w:t>
              </w:r>
              <w:r w:rsidR="0097219E">
                <w:t xml:space="preserve"> would have been called. </w:t>
              </w:r>
            </w:ins>
            <w:ins w:id="1040" w:author="Torsten Blochwitz" w:date="2014-03-27T10:18:00Z">
              <w:r w:rsidR="0097219E">
                <w:t xml:space="preserve">All variables have their default values. </w:t>
              </w:r>
            </w:ins>
            <w:r w:rsidRPr="0098259C">
              <w:t xml:space="preserve">Before starting a new run, </w:t>
            </w:r>
            <w:ins w:id="1041" w:author="Torsten Blochwitz" w:date="2014-03-27T10:18:00Z">
              <w:del w:id="1042" w:author="Otter, Martin" w:date="2014-04-09T11:00:00Z">
                <w:r w:rsidR="0097219E" w:rsidRPr="0097219E" w:rsidDel="00140C25">
                  <w:rPr>
                    <w:rStyle w:val="CODE"/>
                    <w:rPrChange w:id="1043" w:author="Torsten Blochwitz" w:date="2014-03-27T10:19:00Z">
                      <w:rPr/>
                    </w:rPrChange>
                  </w:rPr>
                  <w:delText>fmi</w:delText>
                </w:r>
              </w:del>
            </w:ins>
            <w:ins w:id="1044" w:author="Otter, Martin" w:date="2014-04-09T11:00:00Z">
              <w:r w:rsidR="00140C25">
                <w:rPr>
                  <w:rStyle w:val="CODE"/>
                </w:rPr>
                <w:t>fmi2</w:t>
              </w:r>
            </w:ins>
            <w:ins w:id="1045" w:author="Torsten Blochwitz" w:date="2014-03-27T10:18:00Z">
              <w:r w:rsidR="0097219E" w:rsidRPr="0097219E">
                <w:rPr>
                  <w:rStyle w:val="CODE"/>
                  <w:rPrChange w:id="1046" w:author="Torsten Blochwitz" w:date="2014-03-27T10:19:00Z">
                    <w:rPr/>
                  </w:rPrChange>
                </w:rPr>
                <w:t>SetupExperiment</w:t>
              </w:r>
              <w:r w:rsidR="0097219E">
                <w:t xml:space="preserve"> </w:t>
              </w:r>
            </w:ins>
            <w:ins w:id="1047" w:author="Torsten Blochwitz" w:date="2014-03-27T10:16:00Z">
              <w:r w:rsidR="0097219E">
                <w:t xml:space="preserve">and </w:t>
              </w:r>
            </w:ins>
            <w:del w:id="1048" w:author="Otter, Martin" w:date="2014-04-09T11:00:00Z">
              <w:r w:rsidRPr="0098259C" w:rsidDel="00140C25">
                <w:rPr>
                  <w:rStyle w:val="CODE"/>
                </w:rPr>
                <w:delText>fmi</w:delText>
              </w:r>
            </w:del>
            <w:ins w:id="1049" w:author="Otter, Martin" w:date="2014-04-09T11:00:00Z">
              <w:r w:rsidR="00140C25">
                <w:rPr>
                  <w:rStyle w:val="CODE"/>
                </w:rPr>
                <w:t>fmi2</w:t>
              </w:r>
            </w:ins>
            <w:r>
              <w:rPr>
                <w:rStyle w:val="CODE"/>
              </w:rPr>
              <w:t>Enter</w:t>
            </w:r>
            <w:r w:rsidRPr="0098259C">
              <w:rPr>
                <w:rStyle w:val="CODE"/>
              </w:rPr>
              <w:t>Initializ</w:t>
            </w:r>
            <w:r>
              <w:rPr>
                <w:rStyle w:val="CODE"/>
              </w:rPr>
              <w:t>ationMode</w:t>
            </w:r>
            <w:r w:rsidRPr="0098259C">
              <w:t xml:space="preserve"> </w:t>
            </w:r>
            <w:del w:id="1050" w:author="Torsten Blochwitz" w:date="2014-03-27T15:54:00Z">
              <w:r w:rsidRPr="0098259C" w:rsidDel="00D01B29">
                <w:delText xml:space="preserve">has </w:delText>
              </w:r>
            </w:del>
            <w:ins w:id="1051" w:author="Torsten Blochwitz" w:date="2014-03-27T15:54:00Z">
              <w:r w:rsidR="00D01B29" w:rsidRPr="0098259C">
                <w:t>ha</w:t>
              </w:r>
              <w:r w:rsidR="00D01B29">
                <w:t>ve</w:t>
              </w:r>
              <w:r w:rsidR="00D01B29" w:rsidRPr="0098259C">
                <w:t xml:space="preserve"> </w:t>
              </w:r>
            </w:ins>
            <w:r w:rsidRPr="0098259C">
              <w:t>to be</w:t>
            </w:r>
            <w:r w:rsidR="00101915">
              <w:t xml:space="preserve"> called</w:t>
            </w:r>
            <w:r w:rsidRPr="0098259C">
              <w:t>.</w:t>
            </w:r>
          </w:p>
        </w:tc>
      </w:tr>
    </w:tbl>
    <w:p w14:paraId="7DCB729F" w14:textId="38AF1458" w:rsidR="003D0107" w:rsidRPr="0098259C" w:rsidRDefault="00B35DE5" w:rsidP="00FF0916">
      <w:pPr>
        <w:pStyle w:val="berschrift3"/>
      </w:pPr>
      <w:bookmarkStart w:id="1052" w:name="_Ref383617125"/>
      <w:bookmarkStart w:id="1053" w:name="_Ref383617168"/>
      <w:bookmarkStart w:id="1054" w:name="_Toc393466392"/>
      <w:r w:rsidRPr="0098259C">
        <w:t xml:space="preserve">Getting and </w:t>
      </w:r>
      <w:r w:rsidR="00DF4861" w:rsidRPr="0098259C">
        <w:t>Set</w:t>
      </w:r>
      <w:r w:rsidR="00EC58B8" w:rsidRPr="0098259C">
        <w:t xml:space="preserve">ting </w:t>
      </w:r>
      <w:r w:rsidR="00DF4861" w:rsidRPr="0098259C">
        <w:t>Variable Values</w:t>
      </w:r>
      <w:bookmarkEnd w:id="923"/>
      <w:bookmarkEnd w:id="1052"/>
      <w:bookmarkEnd w:id="1053"/>
      <w:bookmarkEnd w:id="1054"/>
    </w:p>
    <w:p w14:paraId="00F93CC5" w14:textId="1AA7FC1A"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ins w:id="1055" w:author="Otter, Martin" w:date="2014-04-15T14:43:00Z">
        <w:r w:rsidR="008E76A9">
          <w:rPr>
            <w:rStyle w:val="CODE"/>
          </w:rPr>
          <w:t>xml</w:t>
        </w:r>
      </w:ins>
      <w:del w:id="1056" w:author="Otter, Martin" w:date="2014-04-15T14:43:00Z">
        <w:r w:rsidR="00374F39" w:rsidRPr="0098259C" w:rsidDel="008E76A9">
          <w:rPr>
            <w:rStyle w:val="CODE"/>
          </w:rPr>
          <w:delText>XML</w:delText>
        </w:r>
      </w:del>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del w:id="1057" w:author="Otter, Martin" w:date="2014-04-09T11:00:00Z">
        <w:r w:rsidR="00E9550E" w:rsidRPr="0098259C" w:rsidDel="00140C25">
          <w:rPr>
            <w:rStyle w:val="CODE"/>
          </w:rPr>
          <w:delText>fmi</w:delText>
        </w:r>
      </w:del>
      <w:ins w:id="1058" w:author="Otter, Martin" w:date="2014-04-09T11:00:00Z">
        <w:r w:rsidR="00140C25">
          <w:rPr>
            <w:rStyle w:val="CODE"/>
          </w:rPr>
          <w:t>fmi2</w:t>
        </w:r>
      </w:ins>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 xml:space="preserve">for example </w:t>
      </w:r>
      <w:r w:rsidR="00760DB5" w:rsidRPr="0098259C">
        <w:rPr>
          <w:i/>
        </w:rPr>
        <w:t>min/max attributes)</w:t>
      </w:r>
      <w:r w:rsidR="00760DB5" w:rsidRPr="0098259C">
        <w:t>]</w:t>
      </w:r>
      <w:r w:rsidR="00E9550E" w:rsidRPr="0098259C">
        <w:t xml:space="preserve">. </w:t>
      </w:r>
    </w:p>
    <w:p w14:paraId="749D008B" w14:textId="787226DC" w:rsidR="003D0107" w:rsidRPr="0098259C" w:rsidRDefault="00DF4861" w:rsidP="003D0107">
      <w:pPr>
        <w:pStyle w:val="Textkrper"/>
      </w:pPr>
      <w:r w:rsidRPr="0098259C">
        <w:t xml:space="preserve">The actual values of the variables that are defined in the </w:t>
      </w:r>
      <w:r w:rsidRPr="0098259C">
        <w:rPr>
          <w:rStyle w:val="CODE"/>
        </w:rPr>
        <w:t>modelDescription.</w:t>
      </w:r>
      <w:ins w:id="1059" w:author="Otter, Martin" w:date="2014-04-15T14:43:00Z">
        <w:r w:rsidR="008E76A9">
          <w:rPr>
            <w:rStyle w:val="CODE"/>
          </w:rPr>
          <w:t>xml</w:t>
        </w:r>
      </w:ins>
      <w:del w:id="1060" w:author="Otter, Martin" w:date="2014-04-15T14:43:00Z">
        <w:r w:rsidR="00374F39" w:rsidRPr="0098259C" w:rsidDel="008E76A9">
          <w:rPr>
            <w:rStyle w:val="CODE"/>
          </w:rPr>
          <w:delText>XML</w:delText>
        </w:r>
      </w:del>
      <w:r w:rsidRPr="0098259C">
        <w:t xml:space="preserve"> file can be inquired after </w:t>
      </w:r>
      <w:r w:rsidR="00674861">
        <w:t xml:space="preserve">calling </w:t>
      </w:r>
      <w:del w:id="1061" w:author="Otter, Martin" w:date="2014-04-09T11:00:00Z">
        <w:r w:rsidR="00674861" w:rsidRPr="00674861" w:rsidDel="00140C25">
          <w:rPr>
            <w:rStyle w:val="CODE"/>
          </w:rPr>
          <w:delText>fmi</w:delText>
        </w:r>
      </w:del>
      <w:ins w:id="1062" w:author="Otter, Martin" w:date="2014-04-09T11:00:00Z">
        <w:r w:rsidR="00140C25">
          <w:rPr>
            <w:rStyle w:val="CODE"/>
          </w:rPr>
          <w:t>fmi2</w:t>
        </w:r>
      </w:ins>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600"/>
        <w:gridCol w:w="8858"/>
      </w:tblGrid>
      <w:tr w:rsidR="00DF4861" w:rsidRPr="0098259C" w14:paraId="23D092E7" w14:textId="77777777" w:rsidTr="00656E44">
        <w:tc>
          <w:tcPr>
            <w:tcW w:w="9458" w:type="dxa"/>
            <w:gridSpan w:val="2"/>
            <w:shd w:val="clear" w:color="auto" w:fill="auto"/>
          </w:tcPr>
          <w:p w14:paraId="462AD06E" w14:textId="573C373C" w:rsidR="00DF4861" w:rsidRPr="0098259C" w:rsidDel="00555412" w:rsidRDefault="00DF4861" w:rsidP="00DF4861">
            <w:pPr>
              <w:pStyle w:val="Textkrper-Tabelle"/>
              <w:spacing w:before="240"/>
              <w:ind w:left="23"/>
              <w:rPr>
                <w:del w:id="1063" w:author="Otter, Martin" w:date="2014-04-25T18:00:00Z"/>
                <w:rStyle w:val="CODE"/>
              </w:rPr>
            </w:pPr>
            <w:del w:id="1064" w:author="Otter, Martin" w:date="2014-04-09T11:00:00Z">
              <w:r w:rsidRPr="0098259C" w:rsidDel="00140C25">
                <w:rPr>
                  <w:rStyle w:val="CODE"/>
                </w:rPr>
                <w:delText>fmi</w:delText>
              </w:r>
            </w:del>
            <w:ins w:id="1065" w:author="Otter, Martin" w:date="2014-04-09T11:00:00Z">
              <w:r w:rsidR="00140C25">
                <w:rPr>
                  <w:rStyle w:val="CODE"/>
                </w:rPr>
                <w:t>fmi2</w:t>
              </w:r>
            </w:ins>
            <w:r w:rsidRPr="0098259C">
              <w:rPr>
                <w:rStyle w:val="CODE"/>
              </w:rPr>
              <w:t xml:space="preserve">Status </w:t>
            </w:r>
            <w:del w:id="1066" w:author="Otter, Martin" w:date="2014-04-09T11:00:00Z">
              <w:r w:rsidRPr="0098259C" w:rsidDel="00140C25">
                <w:rPr>
                  <w:rStyle w:val="CODE"/>
                </w:rPr>
                <w:delText>fmi</w:delText>
              </w:r>
            </w:del>
            <w:ins w:id="1067" w:author="Otter, Martin" w:date="2014-04-09T11:00:00Z">
              <w:r w:rsidR="00140C25">
                <w:rPr>
                  <w:rStyle w:val="CODE"/>
                </w:rPr>
                <w:t>fmi2</w:t>
              </w:r>
            </w:ins>
            <w:r w:rsidRPr="0098259C">
              <w:rPr>
                <w:rStyle w:val="CODE"/>
              </w:rPr>
              <w:t>GetReal   (</w:t>
            </w:r>
            <w:del w:id="1068" w:author="Otter, Martin" w:date="2014-04-09T11:00:00Z">
              <w:r w:rsidRPr="0098259C" w:rsidDel="00140C25">
                <w:rPr>
                  <w:rStyle w:val="CODE"/>
                </w:rPr>
                <w:delText>fmi</w:delText>
              </w:r>
            </w:del>
            <w:ins w:id="1069" w:author="Otter, Martin" w:date="2014-04-09T11:00:00Z">
              <w:r w:rsidR="00140C25">
                <w:rPr>
                  <w:rStyle w:val="CODE"/>
                </w:rPr>
                <w:t>fmi2</w:t>
              </w:r>
            </w:ins>
            <w:r w:rsidRPr="0098259C">
              <w:rPr>
                <w:rStyle w:val="CODE"/>
              </w:rPr>
              <w:t xml:space="preserve">Component c, </w:t>
            </w:r>
            <w:r w:rsidRPr="0098259C">
              <w:rPr>
                <w:rStyle w:val="CODE"/>
                <w:b/>
              </w:rPr>
              <w:t>const</w:t>
            </w:r>
            <w:r w:rsidRPr="0098259C">
              <w:rPr>
                <w:rStyle w:val="CODE"/>
              </w:rPr>
              <w:t xml:space="preserve"> </w:t>
            </w:r>
            <w:del w:id="1070" w:author="Otter, Martin" w:date="2014-04-09T11:00:00Z">
              <w:r w:rsidRPr="0098259C" w:rsidDel="00140C25">
                <w:rPr>
                  <w:rStyle w:val="CODE"/>
                </w:rPr>
                <w:delText>fmi</w:delText>
              </w:r>
            </w:del>
            <w:ins w:id="1071" w:author="Otter, Martin" w:date="2014-04-09T11:00:00Z">
              <w:r w:rsidR="00140C25">
                <w:rPr>
                  <w:rStyle w:val="CODE"/>
                </w:rPr>
                <w:t>fmi2</w:t>
              </w:r>
            </w:ins>
            <w:r w:rsidRPr="0098259C">
              <w:rPr>
                <w:rStyle w:val="CODE"/>
              </w:rPr>
              <w:t xml:space="preserve">ValueReference vr[], </w:t>
            </w:r>
            <w:ins w:id="1072" w:author="Otter, Martin" w:date="2014-04-25T18:00:00Z">
              <w:r w:rsidR="00555412">
                <w:rPr>
                  <w:rStyle w:val="CODE"/>
                </w:rPr>
                <w:br/>
                <w:t xml:space="preserve">                          </w:t>
              </w:r>
            </w:ins>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ins w:id="1073" w:author="Otter, Martin" w:date="2014-04-25T18:00:00Z">
              <w:r w:rsidR="00555412">
                <w:rPr>
                  <w:rStyle w:val="CODE"/>
                </w:rPr>
                <w:t xml:space="preserve"> </w:t>
              </w:r>
            </w:ins>
          </w:p>
          <w:p w14:paraId="738ADB9B" w14:textId="40A363E6" w:rsidR="00DF4861" w:rsidRPr="0098259C" w:rsidRDefault="00DF4861">
            <w:pPr>
              <w:pStyle w:val="Textkrper-Tabelle"/>
              <w:spacing w:before="240"/>
              <w:ind w:left="23"/>
              <w:rPr>
                <w:rStyle w:val="CODE"/>
                <w:rFonts w:cs="Courier New"/>
                <w:szCs w:val="24"/>
                <w:lang w:eastAsia="nl-NL"/>
              </w:rPr>
              <w:pPrChange w:id="1074" w:author="Otter, Martin" w:date="2014-04-25T18:00:00Z">
                <w:pPr>
                  <w:pStyle w:val="Textkrper-Tabelle"/>
                </w:pPr>
              </w:pPrChange>
            </w:pPr>
            <w:del w:id="1075" w:author="Otter, Martin" w:date="2014-04-25T18:00:00Z">
              <w:r w:rsidRPr="0098259C" w:rsidDel="00555412">
                <w:rPr>
                  <w:rStyle w:val="CODE"/>
                </w:rPr>
                <w:delText xml:space="preserve">                        </w:delText>
              </w:r>
            </w:del>
            <w:del w:id="1076" w:author="Otter, Martin" w:date="2014-04-09T11:00:00Z">
              <w:r w:rsidRPr="0098259C" w:rsidDel="00140C25">
                <w:rPr>
                  <w:rStyle w:val="CODE"/>
                </w:rPr>
                <w:delText>fmi</w:delText>
              </w:r>
            </w:del>
            <w:ins w:id="1077" w:author="Otter, Martin" w:date="2014-04-09T11:00:00Z">
              <w:r w:rsidR="00140C25">
                <w:rPr>
                  <w:rStyle w:val="CODE"/>
                </w:rPr>
                <w:t>fmi2</w:t>
              </w:r>
            </w:ins>
            <w:r w:rsidRPr="0098259C">
              <w:rPr>
                <w:rStyle w:val="CODE"/>
              </w:rPr>
              <w:t>Real value[]);</w:t>
            </w:r>
          </w:p>
          <w:p w14:paraId="3117CCBC" w14:textId="62EB64A7" w:rsidR="00DF4861" w:rsidRPr="0098259C" w:rsidDel="00555412" w:rsidRDefault="00DF4861" w:rsidP="00656E44">
            <w:pPr>
              <w:pStyle w:val="Textkrper-Tabelle"/>
              <w:rPr>
                <w:del w:id="1078" w:author="Otter, Martin" w:date="2014-04-25T18:00:00Z"/>
                <w:rStyle w:val="CODE"/>
              </w:rPr>
            </w:pPr>
            <w:del w:id="1079" w:author="Otter, Martin" w:date="2014-04-09T11:00:00Z">
              <w:r w:rsidRPr="0098259C" w:rsidDel="00140C25">
                <w:rPr>
                  <w:rStyle w:val="CODE"/>
                </w:rPr>
                <w:delText>fmi</w:delText>
              </w:r>
            </w:del>
            <w:ins w:id="1080" w:author="Otter, Martin" w:date="2014-04-09T11:00:00Z">
              <w:r w:rsidR="00140C25">
                <w:rPr>
                  <w:rStyle w:val="CODE"/>
                </w:rPr>
                <w:t>fmi2</w:t>
              </w:r>
            </w:ins>
            <w:r w:rsidRPr="0098259C">
              <w:rPr>
                <w:rStyle w:val="CODE"/>
              </w:rPr>
              <w:t>Status</w:t>
            </w:r>
            <w:r w:rsidRPr="0098259C">
              <w:rPr>
                <w:rStyle w:val="CODE"/>
                <w:rFonts w:cs="Courier New"/>
              </w:rPr>
              <w:t xml:space="preserve"> </w:t>
            </w:r>
            <w:del w:id="1081" w:author="Otter, Martin" w:date="2014-04-09T11:00:00Z">
              <w:r w:rsidRPr="0098259C" w:rsidDel="00140C25">
                <w:rPr>
                  <w:rStyle w:val="CODE"/>
                  <w:rFonts w:cs="Courier New"/>
                </w:rPr>
                <w:delText>fmi</w:delText>
              </w:r>
            </w:del>
            <w:ins w:id="1082" w:author="Otter, Martin" w:date="2014-04-09T11:00:00Z">
              <w:r w:rsidR="00140C25">
                <w:rPr>
                  <w:rStyle w:val="CODE"/>
                  <w:rFonts w:cs="Courier New"/>
                </w:rPr>
                <w:t>fmi2</w:t>
              </w:r>
            </w:ins>
            <w:r w:rsidRPr="0098259C">
              <w:rPr>
                <w:rStyle w:val="CODE"/>
                <w:rFonts w:cs="Courier New"/>
              </w:rPr>
              <w:t>GetInteger(</w:t>
            </w:r>
            <w:del w:id="1083" w:author="Otter, Martin" w:date="2014-04-09T11:00:00Z">
              <w:r w:rsidRPr="0098259C" w:rsidDel="00140C25">
                <w:rPr>
                  <w:rStyle w:val="CODE"/>
                  <w:rFonts w:cs="Courier New"/>
                </w:rPr>
                <w:delText>fmi</w:delText>
              </w:r>
            </w:del>
            <w:ins w:id="1084" w:author="Otter, Martin" w:date="2014-04-09T11:00:00Z">
              <w:r w:rsidR="00140C25">
                <w:rPr>
                  <w:rStyle w:val="CODE"/>
                  <w:rFonts w:cs="Courier New"/>
                </w:rPr>
                <w:t>fmi2</w:t>
              </w:r>
            </w:ins>
            <w:r w:rsidRPr="0098259C">
              <w:rPr>
                <w:rStyle w:val="CODE"/>
                <w:rFonts w:cs="Courier New"/>
              </w:rPr>
              <w:t xml:space="preserve">Component c, </w:t>
            </w:r>
            <w:r w:rsidRPr="0098259C">
              <w:rPr>
                <w:rStyle w:val="CODE"/>
                <w:b/>
              </w:rPr>
              <w:t>const</w:t>
            </w:r>
            <w:r w:rsidRPr="0098259C">
              <w:rPr>
                <w:rStyle w:val="CODE"/>
              </w:rPr>
              <w:t xml:space="preserve"> </w:t>
            </w:r>
            <w:del w:id="1085" w:author="Otter, Martin" w:date="2014-04-09T11:00:00Z">
              <w:r w:rsidRPr="0098259C" w:rsidDel="00140C25">
                <w:rPr>
                  <w:rStyle w:val="CODE"/>
                  <w:rFonts w:cs="Courier New"/>
                </w:rPr>
                <w:delText>fmi</w:delText>
              </w:r>
            </w:del>
            <w:ins w:id="1086" w:author="Otter, Martin" w:date="2014-04-09T11:00:00Z">
              <w:r w:rsidR="00140C25">
                <w:rPr>
                  <w:rStyle w:val="CODE"/>
                  <w:rFonts w:cs="Courier New"/>
                </w:rPr>
                <w:t>fmi2</w:t>
              </w:r>
            </w:ins>
            <w:r w:rsidRPr="0098259C">
              <w:rPr>
                <w:rStyle w:val="CODE"/>
                <w:rFonts w:cs="Courier New"/>
              </w:rPr>
              <w:t>ValueReference vr[],</w:t>
            </w:r>
            <w:del w:id="1087" w:author="Otter, Martin" w:date="2014-04-25T18:00:00Z">
              <w:r w:rsidRPr="0098259C" w:rsidDel="00555412">
                <w:rPr>
                  <w:rStyle w:val="CODE"/>
                  <w:rFonts w:cs="Courier New"/>
                </w:rPr>
                <w:delText xml:space="preserve"> </w:delText>
              </w:r>
            </w:del>
            <w:ins w:id="1088" w:author="Otter, Martin" w:date="2014-04-25T18:00:00Z">
              <w:r w:rsidR="00555412">
                <w:rPr>
                  <w:rStyle w:val="CODE"/>
                  <w:rFonts w:cs="Courier New"/>
                </w:rPr>
                <w:br/>
                <w:t xml:space="preserve">                          </w:t>
              </w:r>
            </w:ins>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p>
          <w:p w14:paraId="791612D9" w14:textId="17F03D17" w:rsidR="00DF4861" w:rsidRPr="0098259C" w:rsidRDefault="00DF4861" w:rsidP="00656E44">
            <w:pPr>
              <w:pStyle w:val="Textkrper-Tabelle"/>
              <w:rPr>
                <w:rStyle w:val="CODE"/>
                <w:rFonts w:cs="Courier New"/>
              </w:rPr>
            </w:pPr>
            <w:del w:id="1089" w:author="Otter, Martin" w:date="2014-04-25T18:00:00Z">
              <w:r w:rsidRPr="0098259C" w:rsidDel="00555412">
                <w:rPr>
                  <w:rStyle w:val="CODE"/>
                </w:rPr>
                <w:delText xml:space="preserve">                       </w:delText>
              </w:r>
            </w:del>
            <w:r w:rsidRPr="0098259C">
              <w:rPr>
                <w:rStyle w:val="CODE"/>
              </w:rPr>
              <w:t xml:space="preserve"> </w:t>
            </w:r>
            <w:del w:id="1090" w:author="Otter, Martin" w:date="2014-04-09T11:00:00Z">
              <w:r w:rsidRPr="0098259C" w:rsidDel="00140C25">
                <w:rPr>
                  <w:rStyle w:val="CODE"/>
                  <w:rFonts w:cs="Courier New"/>
                </w:rPr>
                <w:delText>fmi</w:delText>
              </w:r>
            </w:del>
            <w:ins w:id="1091" w:author="Otter, Martin" w:date="2014-04-09T11:00:00Z">
              <w:r w:rsidR="00140C25">
                <w:rPr>
                  <w:rStyle w:val="CODE"/>
                  <w:rFonts w:cs="Courier New"/>
                </w:rPr>
                <w:t>fmi2</w:t>
              </w:r>
            </w:ins>
            <w:r w:rsidRPr="0098259C">
              <w:rPr>
                <w:rStyle w:val="CODE"/>
                <w:rFonts w:cs="Courier New"/>
              </w:rPr>
              <w:t>Integer value</w:t>
            </w:r>
            <w:r w:rsidRPr="0098259C">
              <w:rPr>
                <w:rStyle w:val="CODE"/>
              </w:rPr>
              <w:t>[]</w:t>
            </w:r>
            <w:r w:rsidRPr="0098259C">
              <w:rPr>
                <w:rStyle w:val="CODE"/>
                <w:rFonts w:cs="Courier New"/>
              </w:rPr>
              <w:t>);</w:t>
            </w:r>
          </w:p>
          <w:p w14:paraId="5EDE04C5" w14:textId="19C1E26E" w:rsidR="00DF4861" w:rsidRPr="0098259C" w:rsidDel="00555412" w:rsidRDefault="00DF4861" w:rsidP="00656E44">
            <w:pPr>
              <w:pStyle w:val="Textkrper-Tabelle"/>
              <w:rPr>
                <w:del w:id="1092" w:author="Otter, Martin" w:date="2014-04-25T18:00:00Z"/>
                <w:rStyle w:val="CODE"/>
              </w:rPr>
            </w:pPr>
            <w:del w:id="1093" w:author="Otter, Martin" w:date="2014-04-09T11:00:00Z">
              <w:r w:rsidRPr="0098259C" w:rsidDel="00140C25">
                <w:rPr>
                  <w:rStyle w:val="CODE"/>
                </w:rPr>
                <w:delText>fmi</w:delText>
              </w:r>
            </w:del>
            <w:ins w:id="1094" w:author="Otter, Martin" w:date="2014-04-09T11:00:00Z">
              <w:r w:rsidR="00140C25">
                <w:rPr>
                  <w:rStyle w:val="CODE"/>
                </w:rPr>
                <w:t>fmi2</w:t>
              </w:r>
            </w:ins>
            <w:r w:rsidRPr="0098259C">
              <w:rPr>
                <w:rStyle w:val="CODE"/>
              </w:rPr>
              <w:t xml:space="preserve">Status </w:t>
            </w:r>
            <w:del w:id="1095" w:author="Otter, Martin" w:date="2014-04-09T11:00:00Z">
              <w:r w:rsidRPr="0098259C" w:rsidDel="00140C25">
                <w:rPr>
                  <w:rStyle w:val="CODE"/>
                  <w:rFonts w:cs="Courier New"/>
                </w:rPr>
                <w:delText>fmi</w:delText>
              </w:r>
            </w:del>
            <w:ins w:id="1096" w:author="Otter, Martin" w:date="2014-04-09T11:00:00Z">
              <w:r w:rsidR="00140C25">
                <w:rPr>
                  <w:rStyle w:val="CODE"/>
                  <w:rFonts w:cs="Courier New"/>
                </w:rPr>
                <w:t>fmi2</w:t>
              </w:r>
            </w:ins>
            <w:r w:rsidRPr="0098259C">
              <w:rPr>
                <w:rStyle w:val="CODE"/>
                <w:rFonts w:cs="Courier New"/>
              </w:rPr>
              <w:t>GetBoolean(</w:t>
            </w:r>
            <w:del w:id="1097" w:author="Otter, Martin" w:date="2014-04-09T11:00:00Z">
              <w:r w:rsidRPr="0098259C" w:rsidDel="00140C25">
                <w:rPr>
                  <w:rStyle w:val="CODE"/>
                  <w:rFonts w:cs="Courier New"/>
                </w:rPr>
                <w:delText>fmi</w:delText>
              </w:r>
            </w:del>
            <w:ins w:id="1098" w:author="Otter, Martin" w:date="2014-04-09T11:00:00Z">
              <w:r w:rsidR="00140C25">
                <w:rPr>
                  <w:rStyle w:val="CODE"/>
                  <w:rFonts w:cs="Courier New"/>
                </w:rPr>
                <w:t>fmi2</w:t>
              </w:r>
            </w:ins>
            <w:r w:rsidRPr="0098259C">
              <w:rPr>
                <w:rStyle w:val="CODE"/>
                <w:rFonts w:cs="Courier New"/>
              </w:rPr>
              <w:t xml:space="preserve">Component c, </w:t>
            </w:r>
            <w:r w:rsidRPr="0098259C">
              <w:rPr>
                <w:rStyle w:val="CODE"/>
                <w:b/>
              </w:rPr>
              <w:t>const</w:t>
            </w:r>
            <w:r w:rsidRPr="0098259C">
              <w:rPr>
                <w:rStyle w:val="CODE"/>
              </w:rPr>
              <w:t xml:space="preserve"> </w:t>
            </w:r>
            <w:del w:id="1099" w:author="Otter, Martin" w:date="2014-04-09T11:00:00Z">
              <w:r w:rsidRPr="0098259C" w:rsidDel="00140C25">
                <w:rPr>
                  <w:rStyle w:val="CODE"/>
                  <w:rFonts w:cs="Courier New"/>
                </w:rPr>
                <w:delText>fmi</w:delText>
              </w:r>
            </w:del>
            <w:ins w:id="1100" w:author="Otter, Martin" w:date="2014-04-09T11:00:00Z">
              <w:r w:rsidR="00140C25">
                <w:rPr>
                  <w:rStyle w:val="CODE"/>
                  <w:rFonts w:cs="Courier New"/>
                </w:rPr>
                <w:t>fmi2</w:t>
              </w:r>
            </w:ins>
            <w:r w:rsidRPr="0098259C">
              <w:rPr>
                <w:rStyle w:val="CODE"/>
                <w:rFonts w:cs="Courier New"/>
              </w:rPr>
              <w:t>ValueReference v</w:t>
            </w:r>
            <w:r w:rsidRPr="0098259C">
              <w:rPr>
                <w:rStyle w:val="CODE"/>
              </w:rPr>
              <w:t>r[],</w:t>
            </w:r>
            <w:del w:id="1101" w:author="Otter, Martin" w:date="2014-04-25T18:00:00Z">
              <w:r w:rsidRPr="0098259C" w:rsidDel="00555412">
                <w:rPr>
                  <w:rStyle w:val="CODE"/>
                </w:rPr>
                <w:delText xml:space="preserve"> </w:delText>
              </w:r>
            </w:del>
            <w:ins w:id="1102" w:author="Otter, Martin" w:date="2014-04-25T18:00:00Z">
              <w:r w:rsidR="00555412">
                <w:rPr>
                  <w:rStyle w:val="CODE"/>
                </w:rPr>
                <w:br/>
                <w:t xml:space="preserve">                          </w:t>
              </w:r>
            </w:ins>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ins w:id="1103" w:author="Otter, Martin" w:date="2014-04-25T18:00:00Z">
              <w:r w:rsidR="00555412">
                <w:rPr>
                  <w:rStyle w:val="CODE"/>
                </w:rPr>
                <w:t xml:space="preserve"> </w:t>
              </w:r>
            </w:ins>
          </w:p>
          <w:p w14:paraId="0669CFD0" w14:textId="7852C0F8" w:rsidR="00DF4861" w:rsidRPr="0098259C" w:rsidRDefault="00DF4861" w:rsidP="00656E44">
            <w:pPr>
              <w:pStyle w:val="Textkrper-Tabelle"/>
              <w:rPr>
                <w:rStyle w:val="CODE"/>
                <w:rFonts w:cs="Courier New"/>
              </w:rPr>
            </w:pPr>
            <w:del w:id="1104" w:author="Otter, Martin" w:date="2014-04-25T18:00:00Z">
              <w:r w:rsidRPr="0098259C" w:rsidDel="00555412">
                <w:rPr>
                  <w:rStyle w:val="CODE"/>
                </w:rPr>
                <w:delText xml:space="preserve">                        </w:delText>
              </w:r>
            </w:del>
            <w:del w:id="1105" w:author="Otter, Martin" w:date="2014-04-09T11:00:00Z">
              <w:r w:rsidRPr="0098259C" w:rsidDel="00140C25">
                <w:rPr>
                  <w:rStyle w:val="CODE"/>
                </w:rPr>
                <w:delText>fmi</w:delText>
              </w:r>
            </w:del>
            <w:ins w:id="1106" w:author="Otter, Martin" w:date="2014-04-09T11:00:00Z">
              <w:r w:rsidR="00140C25">
                <w:rPr>
                  <w:rStyle w:val="CODE"/>
                </w:rPr>
                <w:t>fmi2</w:t>
              </w:r>
            </w:ins>
            <w:r w:rsidRPr="0098259C">
              <w:rPr>
                <w:rStyle w:val="CODE"/>
              </w:rPr>
              <w:t>Boolean</w:t>
            </w:r>
            <w:r w:rsidRPr="0098259C">
              <w:rPr>
                <w:rStyle w:val="CODE"/>
                <w:rFonts w:cs="Courier New"/>
              </w:rPr>
              <w:t xml:space="preserve"> value</w:t>
            </w:r>
            <w:r w:rsidRPr="0098259C">
              <w:rPr>
                <w:rStyle w:val="CODE"/>
              </w:rPr>
              <w:t>[]</w:t>
            </w:r>
            <w:r w:rsidRPr="0098259C">
              <w:rPr>
                <w:rStyle w:val="CODE"/>
                <w:rFonts w:cs="Courier New"/>
              </w:rPr>
              <w:t>);</w:t>
            </w:r>
          </w:p>
          <w:p w14:paraId="245614AA" w14:textId="05A57C85" w:rsidR="00DF4861" w:rsidRPr="0098259C" w:rsidDel="00555412" w:rsidRDefault="00DF4861">
            <w:pPr>
              <w:pStyle w:val="Textkrper-Tabelle"/>
              <w:rPr>
                <w:del w:id="1107" w:author="Otter, Martin" w:date="2014-04-25T18:00:00Z"/>
                <w:rStyle w:val="CODE"/>
              </w:rPr>
            </w:pPr>
            <w:del w:id="1108" w:author="Otter, Martin" w:date="2014-04-09T11:00:00Z">
              <w:r w:rsidRPr="0098259C" w:rsidDel="00140C25">
                <w:rPr>
                  <w:rStyle w:val="CODE"/>
                </w:rPr>
                <w:delText>fmi</w:delText>
              </w:r>
            </w:del>
            <w:ins w:id="1109" w:author="Otter, Martin" w:date="2014-04-09T11:00:00Z">
              <w:r w:rsidR="00140C25">
                <w:rPr>
                  <w:rStyle w:val="CODE"/>
                </w:rPr>
                <w:t>fmi2</w:t>
              </w:r>
            </w:ins>
            <w:r w:rsidRPr="0098259C">
              <w:rPr>
                <w:rStyle w:val="CODE"/>
              </w:rPr>
              <w:t xml:space="preserve">Status </w:t>
            </w:r>
            <w:del w:id="1110" w:author="Otter, Martin" w:date="2014-04-09T11:00:00Z">
              <w:r w:rsidRPr="0098259C" w:rsidDel="00140C25">
                <w:rPr>
                  <w:rStyle w:val="CODE"/>
                  <w:rFonts w:cs="Courier New"/>
                </w:rPr>
                <w:delText>fmi</w:delText>
              </w:r>
            </w:del>
            <w:ins w:id="1111" w:author="Otter, Martin" w:date="2014-04-09T11:00:00Z">
              <w:r w:rsidR="00140C25">
                <w:rPr>
                  <w:rStyle w:val="CODE"/>
                  <w:rFonts w:cs="Courier New"/>
                </w:rPr>
                <w:t>fmi2</w:t>
              </w:r>
            </w:ins>
            <w:r w:rsidRPr="0098259C">
              <w:rPr>
                <w:rStyle w:val="CODE"/>
                <w:rFonts w:cs="Courier New"/>
              </w:rPr>
              <w:t>GetString (</w:t>
            </w:r>
            <w:del w:id="1112" w:author="Otter, Martin" w:date="2014-04-09T11:00:00Z">
              <w:r w:rsidRPr="0098259C" w:rsidDel="00140C25">
                <w:rPr>
                  <w:rStyle w:val="CODE"/>
                  <w:rFonts w:cs="Courier New"/>
                </w:rPr>
                <w:delText>fmi</w:delText>
              </w:r>
            </w:del>
            <w:ins w:id="1113" w:author="Otter, Martin" w:date="2014-04-09T11:00:00Z">
              <w:r w:rsidR="00140C25">
                <w:rPr>
                  <w:rStyle w:val="CODE"/>
                  <w:rFonts w:cs="Courier New"/>
                </w:rPr>
                <w:t>fmi2</w:t>
              </w:r>
            </w:ins>
            <w:r w:rsidRPr="0098259C">
              <w:rPr>
                <w:rStyle w:val="CODE"/>
                <w:rFonts w:cs="Courier New"/>
              </w:rPr>
              <w:t xml:space="preserve">Component c, </w:t>
            </w:r>
            <w:r w:rsidRPr="0098259C">
              <w:rPr>
                <w:rStyle w:val="CODE"/>
                <w:b/>
              </w:rPr>
              <w:t>const</w:t>
            </w:r>
            <w:r w:rsidRPr="0098259C">
              <w:rPr>
                <w:rStyle w:val="CODE"/>
              </w:rPr>
              <w:t xml:space="preserve"> </w:t>
            </w:r>
            <w:del w:id="1114" w:author="Otter, Martin" w:date="2014-04-09T11:00:00Z">
              <w:r w:rsidRPr="0098259C" w:rsidDel="00140C25">
                <w:rPr>
                  <w:rStyle w:val="CODE"/>
                  <w:rFonts w:cs="Courier New"/>
                </w:rPr>
                <w:delText>fmi</w:delText>
              </w:r>
            </w:del>
            <w:ins w:id="1115" w:author="Otter, Martin" w:date="2014-04-09T11:00:00Z">
              <w:r w:rsidR="00140C25">
                <w:rPr>
                  <w:rStyle w:val="CODE"/>
                  <w:rFonts w:cs="Courier New"/>
                </w:rPr>
                <w:t>fmi2</w:t>
              </w:r>
            </w:ins>
            <w:r w:rsidRPr="0098259C">
              <w:rPr>
                <w:rStyle w:val="CODE"/>
                <w:rFonts w:cs="Courier New"/>
              </w:rPr>
              <w:t>ValueReference vr[],</w:t>
            </w:r>
            <w:ins w:id="1116" w:author="Otter, Martin" w:date="2014-04-25T18:00:00Z">
              <w:r w:rsidR="00555412">
                <w:rPr>
                  <w:rStyle w:val="CODE"/>
                  <w:rFonts w:cs="Courier New"/>
                </w:rPr>
                <w:br/>
              </w:r>
              <w:r w:rsidR="00555412">
                <w:rPr>
                  <w:rStyle w:val="CODE"/>
                  <w:rFonts w:cs="Courier New"/>
                </w:rPr>
                <w:lastRenderedPageBreak/>
                <w:t xml:space="preserve">                          </w:t>
              </w:r>
            </w:ins>
            <w:del w:id="1117" w:author="Otter, Martin" w:date="2014-04-25T18:00:00Z">
              <w:r w:rsidRPr="0098259C" w:rsidDel="00555412">
                <w:rPr>
                  <w:rStyle w:val="CODE"/>
                  <w:rFonts w:cs="Courier New"/>
                </w:rPr>
                <w:delText xml:space="preserve"> </w:delText>
              </w:r>
            </w:del>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ins w:id="1118" w:author="Otter, Martin" w:date="2014-04-25T18:00:00Z">
              <w:r w:rsidR="00555412">
                <w:rPr>
                  <w:rStyle w:val="CODE"/>
                </w:rPr>
                <w:t xml:space="preserve"> </w:t>
              </w:r>
            </w:ins>
          </w:p>
          <w:p w14:paraId="156376C8" w14:textId="79EC9F3A" w:rsidR="000E0ED2" w:rsidRPr="0098259C" w:rsidRDefault="00DF4861">
            <w:pPr>
              <w:pStyle w:val="Textkrper-Tabelle"/>
              <w:rPr>
                <w:rFonts w:ascii="Courier New" w:hAnsi="Courier New" w:cs="Courier New"/>
                <w:sz w:val="19"/>
              </w:rPr>
              <w:pPrChange w:id="1119" w:author="Otter, Martin" w:date="2014-04-25T18:00:00Z">
                <w:pPr>
                  <w:pStyle w:val="Textkrper-Tabelle"/>
                  <w:ind w:left="0"/>
                </w:pPr>
              </w:pPrChange>
            </w:pPr>
            <w:del w:id="1120" w:author="Otter, Martin" w:date="2014-04-25T18:00:00Z">
              <w:r w:rsidRPr="0098259C" w:rsidDel="00555412">
                <w:rPr>
                  <w:rStyle w:val="CODE"/>
                </w:rPr>
                <w:delText xml:space="preserve">                        </w:delText>
              </w:r>
            </w:del>
            <w:del w:id="1121" w:author="Otter, Martin" w:date="2014-04-09T11:00:00Z">
              <w:r w:rsidRPr="0098259C" w:rsidDel="00140C25">
                <w:rPr>
                  <w:rStyle w:val="CODE"/>
                  <w:rFonts w:cs="Courier New"/>
                </w:rPr>
                <w:delText>fmi</w:delText>
              </w:r>
            </w:del>
            <w:ins w:id="1122" w:author="Otter, Martin" w:date="2014-04-09T11:00:00Z">
              <w:r w:rsidR="00140C25">
                <w:rPr>
                  <w:rStyle w:val="CODE"/>
                  <w:rFonts w:cs="Courier New"/>
                </w:rPr>
                <w:t>fmi2</w:t>
              </w:r>
            </w:ins>
            <w:r w:rsidRPr="0098259C">
              <w:rPr>
                <w:rStyle w:val="CODE"/>
                <w:rFonts w:cs="Courier New"/>
              </w:rPr>
              <w:t>String value</w:t>
            </w:r>
            <w:r w:rsidRPr="0098259C">
              <w:rPr>
                <w:rStyle w:val="CODE"/>
              </w:rPr>
              <w:t>[]</w:t>
            </w:r>
            <w:r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77AB9794"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ins w:id="1123" w:author="Otter, Martin" w:date="2014-04-15T14:43:00Z">
              <w:r w:rsidR="008E76A9">
                <w:rPr>
                  <w:i/>
                </w:rPr>
                <w:t>xml</w:t>
              </w:r>
            </w:ins>
            <w:del w:id="1124" w:author="Otter, Martin" w:date="2014-04-15T14:43:00Z">
              <w:r w:rsidR="00374F39" w:rsidRPr="0098259C" w:rsidDel="008E76A9">
                <w:rPr>
                  <w:i/>
                </w:rPr>
                <w:delText>XML</w:delText>
              </w:r>
            </w:del>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85465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0CC33755" w:rsidR="00E8352A" w:rsidRPr="0098259C" w:rsidRDefault="00DF4861" w:rsidP="006E60E6">
            <w:pPr>
              <w:pStyle w:val="Textkrper-Tabelle"/>
              <w:numPr>
                <w:ilvl w:val="0"/>
                <w:numId w:val="47"/>
              </w:numPr>
            </w:pPr>
            <w:r w:rsidRPr="0098259C">
              <w:t>The string</w:t>
            </w:r>
            <w:r w:rsidR="00674861">
              <w:t>s</w:t>
            </w:r>
            <w:r w:rsidRPr="0098259C">
              <w:t xml:space="preserve"> returned by </w:t>
            </w:r>
            <w:del w:id="1125" w:author="Otter, Martin" w:date="2014-04-09T11:00:00Z">
              <w:r w:rsidRPr="0098259C" w:rsidDel="00140C25">
                <w:rPr>
                  <w:rStyle w:val="CODE"/>
                </w:rPr>
                <w:delText>fmi</w:delText>
              </w:r>
            </w:del>
            <w:ins w:id="1126" w:author="Otter, Martin" w:date="2014-04-09T11:00:00Z">
              <w:r w:rsidR="00140C25">
                <w:rPr>
                  <w:rStyle w:val="CODE"/>
                </w:rPr>
                <w:t>fmi2</w:t>
              </w:r>
            </w:ins>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del w:id="1127" w:author="Otter, Martin" w:date="2014-04-09T11:00:00Z">
              <w:r w:rsidRPr="0098259C" w:rsidDel="00140C25">
                <w:delText>fmi</w:delText>
              </w:r>
            </w:del>
            <w:ins w:id="1128" w:author="Otter, Martin" w:date="2014-04-09T11:00:00Z">
              <w:r w:rsidR="00140C25">
                <w:t>fmi2</w:t>
              </w:r>
            </w:ins>
            <w:r w:rsidRPr="0098259C">
              <w:t xml:space="preserve"> interface functions or it might be an internal string buffer that is reused.</w:t>
            </w:r>
          </w:p>
          <w:p w14:paraId="3791F7A3" w14:textId="7E9A7992" w:rsidR="00DF4861" w:rsidRPr="0098259C" w:rsidRDefault="00DF4861" w:rsidP="006E60E6">
            <w:pPr>
              <w:pStyle w:val="Textkrper-Tabelle"/>
              <w:numPr>
                <w:ilvl w:val="0"/>
                <w:numId w:val="47"/>
              </w:numPr>
            </w:pPr>
            <w:r w:rsidRPr="0098259C">
              <w:t>Note</w:t>
            </w:r>
            <w:ins w:id="1129" w:author="Otter, Martin" w:date="2014-07-17T08:37:00Z">
              <w:r w:rsidR="003F58B3">
                <w:t xml:space="preserve"> for ModelExchange</w:t>
              </w:r>
            </w:ins>
            <w:r w:rsidRPr="0098259C">
              <w:t xml:space="preserve">: </w:t>
            </w:r>
            <w:del w:id="1130" w:author="Otter, Martin" w:date="2014-04-09T11:00:00Z">
              <w:r w:rsidRPr="0098259C" w:rsidDel="00140C25">
                <w:rPr>
                  <w:rStyle w:val="CODE"/>
                </w:rPr>
                <w:delText>fmi</w:delText>
              </w:r>
            </w:del>
            <w:ins w:id="1131" w:author="Otter, Martin" w:date="2014-04-09T11:00:00Z">
              <w:r w:rsidR="00140C25">
                <w:rPr>
                  <w:rStyle w:val="CODE"/>
                </w:rPr>
                <w:t>fmi2</w:t>
              </w:r>
            </w:ins>
            <w:r w:rsidRPr="0098259C">
              <w:rPr>
                <w:rStyle w:val="CODE"/>
              </w:rPr>
              <w:t xml:space="preserve">Status = </w:t>
            </w:r>
            <w:del w:id="1132" w:author="Otter, Martin" w:date="2014-04-09T11:00:00Z">
              <w:r w:rsidRPr="0098259C" w:rsidDel="00140C25">
                <w:rPr>
                  <w:rStyle w:val="CODE"/>
                </w:rPr>
                <w:delText>fmi</w:delText>
              </w:r>
            </w:del>
            <w:ins w:id="1133" w:author="Otter, Martin" w:date="2014-04-09T11:00:00Z">
              <w:r w:rsidR="00140C25">
                <w:rPr>
                  <w:rStyle w:val="CODE"/>
                </w:rPr>
                <w:t>fmi2</w:t>
              </w:r>
            </w:ins>
            <w:r w:rsidRPr="0098259C">
              <w:rPr>
                <w:rStyle w:val="CODE"/>
              </w:rPr>
              <w:t>Discard</w:t>
            </w:r>
            <w:r w:rsidRPr="0098259C">
              <w:t xml:space="preserve"> is possible for </w:t>
            </w:r>
            <w:del w:id="1134" w:author="Otter, Martin" w:date="2014-04-09T11:00:00Z">
              <w:r w:rsidRPr="0098259C" w:rsidDel="00140C25">
                <w:rPr>
                  <w:rStyle w:val="CODE"/>
                </w:rPr>
                <w:delText>fmi</w:delText>
              </w:r>
            </w:del>
            <w:ins w:id="1135" w:author="Otter, Martin" w:date="2014-04-09T11:00:00Z">
              <w:r w:rsidR="00140C25">
                <w:rPr>
                  <w:rStyle w:val="CODE"/>
                </w:rPr>
                <w:t>fmi2</w:t>
              </w:r>
            </w:ins>
            <w:r w:rsidRPr="0098259C">
              <w:rPr>
                <w:rStyle w:val="CODE"/>
              </w:rPr>
              <w:t>GetReal</w:t>
            </w:r>
            <w:r w:rsidRPr="0098259C">
              <w:t xml:space="preserve"> </w:t>
            </w:r>
            <w:r w:rsidR="008C5F9E" w:rsidRPr="0098259C">
              <w:t xml:space="preserve">only, </w:t>
            </w:r>
            <w:r w:rsidRPr="0098259C">
              <w:t xml:space="preserve">but not for </w:t>
            </w:r>
            <w:del w:id="1136" w:author="Otter, Martin" w:date="2014-04-09T11:00:00Z">
              <w:r w:rsidRPr="0098259C" w:rsidDel="00140C25">
                <w:rPr>
                  <w:rStyle w:val="CODE"/>
                </w:rPr>
                <w:delText>fmi</w:delText>
              </w:r>
            </w:del>
            <w:ins w:id="1137" w:author="Otter, Martin" w:date="2014-04-09T11:00:00Z">
              <w:r w:rsidR="00140C25">
                <w:rPr>
                  <w:rStyle w:val="CODE"/>
                </w:rPr>
                <w:t>fmi2</w:t>
              </w:r>
            </w:ins>
            <w:r w:rsidRPr="0098259C">
              <w:rPr>
                <w:rStyle w:val="CODE"/>
              </w:rPr>
              <w:t>GetInteger</w:t>
            </w:r>
            <w:r w:rsidRPr="0098259C">
              <w:t xml:space="preserve">, </w:t>
            </w:r>
            <w:del w:id="1138" w:author="Otter, Martin" w:date="2014-04-09T11:00:00Z">
              <w:r w:rsidRPr="0098259C" w:rsidDel="00140C25">
                <w:rPr>
                  <w:rStyle w:val="CODE"/>
                </w:rPr>
                <w:delText>fmi</w:delText>
              </w:r>
            </w:del>
            <w:ins w:id="1139" w:author="Otter, Martin" w:date="2014-04-09T11:00:00Z">
              <w:r w:rsidR="00140C25">
                <w:rPr>
                  <w:rStyle w:val="CODE"/>
                </w:rPr>
                <w:t>fmi2</w:t>
              </w:r>
            </w:ins>
            <w:r w:rsidRPr="0098259C">
              <w:rPr>
                <w:rStyle w:val="CODE"/>
              </w:rPr>
              <w:t>GetBoolean</w:t>
            </w:r>
            <w:r w:rsidRPr="0098259C">
              <w:t xml:space="preserve">, </w:t>
            </w:r>
            <w:del w:id="1140" w:author="Otter, Martin" w:date="2014-04-09T11:00:00Z">
              <w:r w:rsidRPr="0098259C" w:rsidDel="00140C25">
                <w:rPr>
                  <w:rStyle w:val="CODE"/>
                </w:rPr>
                <w:delText>fmi</w:delText>
              </w:r>
            </w:del>
            <w:ins w:id="1141" w:author="Otter, Martin" w:date="2014-04-09T11:00:00Z">
              <w:r w:rsidR="00140C25">
                <w:rPr>
                  <w:rStyle w:val="CODE"/>
                </w:rPr>
                <w:t>fmi2</w:t>
              </w:r>
            </w:ins>
            <w:r w:rsidRPr="0098259C">
              <w:rPr>
                <w:rStyle w:val="CODE"/>
              </w:rPr>
              <w:t>GetString</w:t>
            </w:r>
            <w:r w:rsidRPr="0098259C">
              <w:t>, because these are discrete</w:t>
            </w:r>
            <w:r w:rsidR="00674861">
              <w:t>-time</w:t>
            </w:r>
            <w:r w:rsidRPr="0098259C">
              <w:t xml:space="preserve"> variables and their values can only change at an event instant where </w:t>
            </w:r>
            <w:del w:id="1142" w:author="Otter, Martin" w:date="2014-04-09T11:00:00Z">
              <w:r w:rsidRPr="0098259C" w:rsidDel="00140C25">
                <w:rPr>
                  <w:rStyle w:val="CODE"/>
                </w:rPr>
                <w:delText>fmi</w:delText>
              </w:r>
            </w:del>
            <w:ins w:id="1143" w:author="Otter, Martin" w:date="2014-04-09T11:00:00Z">
              <w:r w:rsidR="00140C25">
                <w:rPr>
                  <w:rStyle w:val="CODE"/>
                </w:rPr>
                <w:t>fmi2</w:t>
              </w:r>
            </w:ins>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600"/>
        <w:gridCol w:w="8858"/>
      </w:tblGrid>
      <w:tr w:rsidR="003F0941" w:rsidRPr="0098259C" w14:paraId="14496F65" w14:textId="77777777" w:rsidTr="00656E44">
        <w:tc>
          <w:tcPr>
            <w:tcW w:w="9458" w:type="dxa"/>
            <w:gridSpan w:val="2"/>
            <w:shd w:val="clear" w:color="auto" w:fill="auto"/>
          </w:tcPr>
          <w:p w14:paraId="7B606AE6" w14:textId="665940B6" w:rsidR="003F0941" w:rsidRPr="0098259C" w:rsidDel="00555412" w:rsidRDefault="003F0941" w:rsidP="00520CE8">
            <w:pPr>
              <w:pStyle w:val="Textkrper-Tabelle"/>
              <w:spacing w:before="240"/>
              <w:ind w:left="23"/>
              <w:rPr>
                <w:del w:id="1144" w:author="Otter, Martin" w:date="2014-04-25T18:01:00Z"/>
                <w:rStyle w:val="CODE"/>
              </w:rPr>
            </w:pPr>
            <w:del w:id="1145" w:author="Otter, Martin" w:date="2014-04-09T11:00:00Z">
              <w:r w:rsidRPr="0098259C" w:rsidDel="00140C25">
                <w:rPr>
                  <w:rStyle w:val="CODE"/>
                </w:rPr>
                <w:delText>fmi</w:delText>
              </w:r>
            </w:del>
            <w:ins w:id="1146" w:author="Otter, Martin" w:date="2014-04-09T11:00:00Z">
              <w:r w:rsidR="00140C25">
                <w:rPr>
                  <w:rStyle w:val="CODE"/>
                </w:rPr>
                <w:t>fmi2</w:t>
              </w:r>
            </w:ins>
            <w:r w:rsidRPr="0098259C">
              <w:rPr>
                <w:rStyle w:val="CODE"/>
              </w:rPr>
              <w:t xml:space="preserve">Status </w:t>
            </w:r>
            <w:del w:id="1147" w:author="Otter, Martin" w:date="2014-04-09T11:00:00Z">
              <w:r w:rsidRPr="0098259C" w:rsidDel="00140C25">
                <w:rPr>
                  <w:rStyle w:val="CODE"/>
                </w:rPr>
                <w:delText>fmi</w:delText>
              </w:r>
            </w:del>
            <w:ins w:id="1148" w:author="Otter, Martin" w:date="2014-04-09T11:00:00Z">
              <w:r w:rsidR="00140C25">
                <w:rPr>
                  <w:rStyle w:val="CODE"/>
                </w:rPr>
                <w:t>fmi2</w:t>
              </w:r>
            </w:ins>
            <w:r w:rsidRPr="0098259C">
              <w:rPr>
                <w:rStyle w:val="CODE"/>
              </w:rPr>
              <w:t>SetReal   (</w:t>
            </w:r>
            <w:del w:id="1149" w:author="Otter, Martin" w:date="2014-04-09T11:00:00Z">
              <w:r w:rsidRPr="0098259C" w:rsidDel="00140C25">
                <w:rPr>
                  <w:rStyle w:val="CODE"/>
                </w:rPr>
                <w:delText>fmi</w:delText>
              </w:r>
            </w:del>
            <w:ins w:id="1150" w:author="Otter, Martin" w:date="2014-04-09T11:00:00Z">
              <w:r w:rsidR="00140C25">
                <w:rPr>
                  <w:rStyle w:val="CODE"/>
                </w:rPr>
                <w:t>fmi2</w:t>
              </w:r>
            </w:ins>
            <w:r w:rsidRPr="0098259C">
              <w:rPr>
                <w:rStyle w:val="CODE"/>
              </w:rPr>
              <w:t xml:space="preserve">Component c, </w:t>
            </w:r>
            <w:r w:rsidRPr="0098259C">
              <w:rPr>
                <w:rStyle w:val="CODE"/>
                <w:b/>
              </w:rPr>
              <w:t>const</w:t>
            </w:r>
            <w:r w:rsidRPr="0098259C">
              <w:rPr>
                <w:rStyle w:val="CODE"/>
              </w:rPr>
              <w:t xml:space="preserve"> </w:t>
            </w:r>
            <w:del w:id="1151" w:author="Otter, Martin" w:date="2014-04-09T11:00:00Z">
              <w:r w:rsidRPr="0098259C" w:rsidDel="00140C25">
                <w:rPr>
                  <w:rStyle w:val="CODE"/>
                </w:rPr>
                <w:delText>fmi</w:delText>
              </w:r>
            </w:del>
            <w:ins w:id="1152" w:author="Otter, Martin" w:date="2014-04-09T11:00:00Z">
              <w:r w:rsidR="00140C25">
                <w:rPr>
                  <w:rStyle w:val="CODE"/>
                </w:rPr>
                <w:t>fmi2</w:t>
              </w:r>
            </w:ins>
            <w:r w:rsidRPr="0098259C">
              <w:rPr>
                <w:rStyle w:val="CODE"/>
              </w:rPr>
              <w:t xml:space="preserve">ValueReference vr[], </w:t>
            </w:r>
            <w:ins w:id="1153" w:author="Otter, Martin" w:date="2014-04-25T18:00:00Z">
              <w:r w:rsidR="00555412">
                <w:rPr>
                  <w:rStyle w:val="CODE"/>
                </w:rPr>
                <w:br/>
                <w:t xml:space="preserve">                     </w:t>
              </w:r>
            </w:ins>
            <w:ins w:id="1154" w:author="Otter, Martin" w:date="2014-04-25T18:01:00Z">
              <w:r w:rsidR="00555412">
                <w:rPr>
                  <w:rStyle w:val="CODE"/>
                </w:rPr>
                <w:t xml:space="preserve">     </w:t>
              </w:r>
            </w:ins>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p>
          <w:p w14:paraId="3CF1E680" w14:textId="7E7F01E3" w:rsidR="003F0941" w:rsidRPr="0098259C" w:rsidRDefault="003F0941">
            <w:pPr>
              <w:pStyle w:val="Textkrper-Tabelle"/>
              <w:spacing w:before="240"/>
              <w:ind w:left="23"/>
              <w:rPr>
                <w:rStyle w:val="CODE"/>
                <w:rFonts w:cs="Courier New"/>
                <w:szCs w:val="24"/>
                <w:lang w:eastAsia="nl-NL"/>
              </w:rPr>
              <w:pPrChange w:id="1155" w:author="Otter, Martin" w:date="2014-04-25T18:01:00Z">
                <w:pPr>
                  <w:pStyle w:val="Textkrper-Tabelle"/>
                </w:pPr>
              </w:pPrChange>
            </w:pPr>
            <w:del w:id="1156" w:author="Otter, Martin" w:date="2014-04-25T18:01:00Z">
              <w:r w:rsidRPr="0098259C" w:rsidDel="00555412">
                <w:rPr>
                  <w:rStyle w:val="CODE"/>
                </w:rPr>
                <w:delText xml:space="preserve">                       </w:delText>
              </w:r>
            </w:del>
            <w:r w:rsidRPr="0098259C">
              <w:rPr>
                <w:rStyle w:val="CODE"/>
              </w:rPr>
              <w:t xml:space="preserve"> </w:t>
            </w:r>
            <w:r w:rsidRPr="0098259C">
              <w:rPr>
                <w:rStyle w:val="CODE"/>
                <w:b/>
              </w:rPr>
              <w:t>const</w:t>
            </w:r>
            <w:r w:rsidRPr="0098259C">
              <w:rPr>
                <w:rStyle w:val="CODE"/>
              </w:rPr>
              <w:t xml:space="preserve"> </w:t>
            </w:r>
            <w:del w:id="1157" w:author="Otter, Martin" w:date="2014-04-09T11:00:00Z">
              <w:r w:rsidRPr="0098259C" w:rsidDel="00140C25">
                <w:rPr>
                  <w:rStyle w:val="CODE"/>
                </w:rPr>
                <w:delText>fmi</w:delText>
              </w:r>
            </w:del>
            <w:ins w:id="1158" w:author="Otter, Martin" w:date="2014-04-09T11:00:00Z">
              <w:r w:rsidR="00140C25">
                <w:rPr>
                  <w:rStyle w:val="CODE"/>
                </w:rPr>
                <w:t>fmi2</w:t>
              </w:r>
            </w:ins>
            <w:r w:rsidRPr="0098259C">
              <w:rPr>
                <w:rStyle w:val="CODE"/>
              </w:rPr>
              <w:t>Real value[]);</w:t>
            </w:r>
          </w:p>
          <w:p w14:paraId="27249A89" w14:textId="392576F1" w:rsidR="003F0941" w:rsidRPr="0098259C" w:rsidDel="00555412" w:rsidRDefault="003F0941" w:rsidP="00656E44">
            <w:pPr>
              <w:pStyle w:val="Textkrper-Tabelle"/>
              <w:rPr>
                <w:del w:id="1159" w:author="Otter, Martin" w:date="2014-04-25T18:02:00Z"/>
                <w:rStyle w:val="CODE"/>
              </w:rPr>
            </w:pPr>
            <w:del w:id="1160" w:author="Otter, Martin" w:date="2014-04-09T11:00:00Z">
              <w:r w:rsidRPr="0098259C" w:rsidDel="00140C25">
                <w:rPr>
                  <w:rStyle w:val="CODE"/>
                </w:rPr>
                <w:delText>fmi</w:delText>
              </w:r>
            </w:del>
            <w:ins w:id="1161" w:author="Otter, Martin" w:date="2014-04-09T11:00:00Z">
              <w:r w:rsidR="00140C25">
                <w:rPr>
                  <w:rStyle w:val="CODE"/>
                </w:rPr>
                <w:t>fmi2</w:t>
              </w:r>
            </w:ins>
            <w:r w:rsidRPr="0098259C">
              <w:rPr>
                <w:rStyle w:val="CODE"/>
              </w:rPr>
              <w:t>Status</w:t>
            </w:r>
            <w:r w:rsidRPr="0098259C">
              <w:rPr>
                <w:rStyle w:val="CODE"/>
                <w:rFonts w:cs="Courier New"/>
              </w:rPr>
              <w:t xml:space="preserve"> </w:t>
            </w:r>
            <w:del w:id="1162" w:author="Otter, Martin" w:date="2014-04-09T11:00:00Z">
              <w:r w:rsidRPr="0098259C" w:rsidDel="00140C25">
                <w:rPr>
                  <w:rStyle w:val="CODE"/>
                  <w:rFonts w:cs="Courier New"/>
                </w:rPr>
                <w:delText>fmi</w:delText>
              </w:r>
            </w:del>
            <w:ins w:id="1163" w:author="Otter, Martin" w:date="2014-04-09T11:00:00Z">
              <w:r w:rsidR="00140C25">
                <w:rPr>
                  <w:rStyle w:val="CODE"/>
                  <w:rFonts w:cs="Courier New"/>
                </w:rPr>
                <w:t>fmi2</w:t>
              </w:r>
            </w:ins>
            <w:r w:rsidRPr="0098259C">
              <w:rPr>
                <w:rStyle w:val="CODE"/>
                <w:rFonts w:cs="Courier New"/>
              </w:rPr>
              <w:t>SetInteger(</w:t>
            </w:r>
            <w:del w:id="1164" w:author="Otter, Martin" w:date="2014-04-09T11:00:00Z">
              <w:r w:rsidRPr="0098259C" w:rsidDel="00140C25">
                <w:rPr>
                  <w:rStyle w:val="CODE"/>
                  <w:rFonts w:cs="Courier New"/>
                </w:rPr>
                <w:delText>fmi</w:delText>
              </w:r>
            </w:del>
            <w:ins w:id="1165" w:author="Otter, Martin" w:date="2014-04-09T11:00:00Z">
              <w:r w:rsidR="00140C25">
                <w:rPr>
                  <w:rStyle w:val="CODE"/>
                  <w:rFonts w:cs="Courier New"/>
                </w:rPr>
                <w:t>fmi2</w:t>
              </w:r>
            </w:ins>
            <w:r w:rsidRPr="0098259C">
              <w:rPr>
                <w:rStyle w:val="CODE"/>
                <w:rFonts w:cs="Courier New"/>
              </w:rPr>
              <w:t xml:space="preserve">Component c, </w:t>
            </w:r>
            <w:r w:rsidRPr="0098259C">
              <w:rPr>
                <w:rStyle w:val="CODE"/>
                <w:b/>
              </w:rPr>
              <w:t>const</w:t>
            </w:r>
            <w:r w:rsidRPr="0098259C">
              <w:rPr>
                <w:rStyle w:val="CODE"/>
              </w:rPr>
              <w:t xml:space="preserve"> </w:t>
            </w:r>
            <w:del w:id="1166" w:author="Otter, Martin" w:date="2014-04-09T11:00:00Z">
              <w:r w:rsidRPr="0098259C" w:rsidDel="00140C25">
                <w:rPr>
                  <w:rStyle w:val="CODE"/>
                  <w:rFonts w:cs="Courier New"/>
                </w:rPr>
                <w:delText>fmi</w:delText>
              </w:r>
            </w:del>
            <w:ins w:id="1167" w:author="Otter, Martin" w:date="2014-04-09T11:00:00Z">
              <w:r w:rsidR="00140C25">
                <w:rPr>
                  <w:rStyle w:val="CODE"/>
                  <w:rFonts w:cs="Courier New"/>
                </w:rPr>
                <w:t>fmi2</w:t>
              </w:r>
            </w:ins>
            <w:r w:rsidRPr="0098259C">
              <w:rPr>
                <w:rStyle w:val="CODE"/>
                <w:rFonts w:cs="Courier New"/>
              </w:rPr>
              <w:t xml:space="preserve">ValueReference vr[], </w:t>
            </w:r>
            <w:ins w:id="1168" w:author="Otter, Martin" w:date="2014-04-25T18:02:00Z">
              <w:r w:rsidR="00555412">
                <w:rPr>
                  <w:rStyle w:val="CODE"/>
                  <w:rFonts w:cs="Courier New"/>
                </w:rPr>
                <w:br/>
                <w:t xml:space="preserve">                          </w:t>
              </w:r>
            </w:ins>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p>
          <w:p w14:paraId="42495209" w14:textId="0CE56ADA" w:rsidR="003F0941" w:rsidRPr="0098259C" w:rsidRDefault="003F0941" w:rsidP="00656E44">
            <w:pPr>
              <w:pStyle w:val="Textkrper-Tabelle"/>
              <w:rPr>
                <w:rStyle w:val="CODE"/>
                <w:rFonts w:cs="Courier New"/>
              </w:rPr>
            </w:pPr>
            <w:del w:id="1169" w:author="Otter, Martin" w:date="2014-04-25T18:02:00Z">
              <w:r w:rsidRPr="0098259C" w:rsidDel="00555412">
                <w:rPr>
                  <w:rStyle w:val="CODE"/>
                </w:rPr>
                <w:delText xml:space="preserve">                       </w:delText>
              </w:r>
              <w:r w:rsidRPr="0098259C" w:rsidDel="00555412">
                <w:rPr>
                  <w:rStyle w:val="CODE"/>
                  <w:rFonts w:cs="Courier New"/>
                </w:rPr>
                <w:delText xml:space="preserve"> </w:delText>
              </w:r>
            </w:del>
            <w:ins w:id="1170" w:author="Otter, Martin" w:date="2014-04-25T18:02:00Z">
              <w:r w:rsidR="00555412">
                <w:rPr>
                  <w:rStyle w:val="CODE"/>
                  <w:rFonts w:cs="Courier New"/>
                </w:rPr>
                <w:t xml:space="preserve"> </w:t>
              </w:r>
            </w:ins>
            <w:r w:rsidRPr="0098259C">
              <w:rPr>
                <w:rStyle w:val="CODE"/>
                <w:b/>
              </w:rPr>
              <w:t>const</w:t>
            </w:r>
            <w:r w:rsidRPr="0098259C">
              <w:rPr>
                <w:rStyle w:val="CODE"/>
              </w:rPr>
              <w:t xml:space="preserve"> </w:t>
            </w:r>
            <w:del w:id="1171" w:author="Otter, Martin" w:date="2014-04-09T11:00:00Z">
              <w:r w:rsidRPr="0098259C" w:rsidDel="00140C25">
                <w:rPr>
                  <w:rStyle w:val="CODE"/>
                  <w:rFonts w:cs="Courier New"/>
                </w:rPr>
                <w:delText>fmi</w:delText>
              </w:r>
            </w:del>
            <w:ins w:id="1172" w:author="Otter, Martin" w:date="2014-04-09T11:00:00Z">
              <w:r w:rsidR="00140C25">
                <w:rPr>
                  <w:rStyle w:val="CODE"/>
                  <w:rFonts w:cs="Courier New"/>
                </w:rPr>
                <w:t>fmi2</w:t>
              </w:r>
            </w:ins>
            <w:r w:rsidRPr="0098259C">
              <w:rPr>
                <w:rStyle w:val="CODE"/>
                <w:rFonts w:cs="Courier New"/>
              </w:rPr>
              <w:t>Integer value</w:t>
            </w:r>
            <w:r w:rsidRPr="0098259C">
              <w:rPr>
                <w:rStyle w:val="CODE"/>
              </w:rPr>
              <w:t>[]</w:t>
            </w:r>
            <w:r w:rsidRPr="0098259C">
              <w:rPr>
                <w:rStyle w:val="CODE"/>
                <w:rFonts w:cs="Courier New"/>
              </w:rPr>
              <w:t>);</w:t>
            </w:r>
          </w:p>
          <w:p w14:paraId="11DCFC10" w14:textId="38059525" w:rsidR="003F0941" w:rsidRPr="0098259C" w:rsidDel="00555412" w:rsidRDefault="003F0941" w:rsidP="00656E44">
            <w:pPr>
              <w:pStyle w:val="Textkrper-Tabelle"/>
              <w:rPr>
                <w:del w:id="1173" w:author="Otter, Martin" w:date="2014-04-25T18:02:00Z"/>
                <w:rStyle w:val="CODE"/>
              </w:rPr>
            </w:pPr>
            <w:del w:id="1174" w:author="Otter, Martin" w:date="2014-04-09T11:00:00Z">
              <w:r w:rsidRPr="0098259C" w:rsidDel="00140C25">
                <w:rPr>
                  <w:rStyle w:val="CODE"/>
                </w:rPr>
                <w:delText>fmi</w:delText>
              </w:r>
            </w:del>
            <w:ins w:id="1175" w:author="Otter, Martin" w:date="2014-04-09T11:00:00Z">
              <w:r w:rsidR="00140C25">
                <w:rPr>
                  <w:rStyle w:val="CODE"/>
                </w:rPr>
                <w:t>fmi2</w:t>
              </w:r>
            </w:ins>
            <w:r w:rsidRPr="0098259C">
              <w:rPr>
                <w:rStyle w:val="CODE"/>
              </w:rPr>
              <w:t xml:space="preserve">Status </w:t>
            </w:r>
            <w:del w:id="1176" w:author="Otter, Martin" w:date="2014-04-09T11:00:00Z">
              <w:r w:rsidRPr="0098259C" w:rsidDel="00140C25">
                <w:rPr>
                  <w:rStyle w:val="CODE"/>
                  <w:rFonts w:cs="Courier New"/>
                </w:rPr>
                <w:delText>fmi</w:delText>
              </w:r>
            </w:del>
            <w:ins w:id="1177" w:author="Otter, Martin" w:date="2014-04-09T11:00:00Z">
              <w:r w:rsidR="00140C25">
                <w:rPr>
                  <w:rStyle w:val="CODE"/>
                  <w:rFonts w:cs="Courier New"/>
                </w:rPr>
                <w:t>fmi2</w:t>
              </w:r>
            </w:ins>
            <w:r w:rsidRPr="0098259C">
              <w:rPr>
                <w:rStyle w:val="CODE"/>
                <w:rFonts w:cs="Courier New"/>
              </w:rPr>
              <w:t>SetBoolean(</w:t>
            </w:r>
            <w:del w:id="1178" w:author="Otter, Martin" w:date="2014-04-09T11:00:00Z">
              <w:r w:rsidRPr="0098259C" w:rsidDel="00140C25">
                <w:rPr>
                  <w:rStyle w:val="CODE"/>
                  <w:rFonts w:cs="Courier New"/>
                </w:rPr>
                <w:delText>fmi</w:delText>
              </w:r>
            </w:del>
            <w:ins w:id="1179" w:author="Otter, Martin" w:date="2014-04-09T11:00:00Z">
              <w:r w:rsidR="00140C25">
                <w:rPr>
                  <w:rStyle w:val="CODE"/>
                  <w:rFonts w:cs="Courier New"/>
                </w:rPr>
                <w:t>fmi2</w:t>
              </w:r>
            </w:ins>
            <w:r w:rsidRPr="0098259C">
              <w:rPr>
                <w:rStyle w:val="CODE"/>
                <w:rFonts w:cs="Courier New"/>
              </w:rPr>
              <w:t xml:space="preserve">Component c, </w:t>
            </w:r>
            <w:r w:rsidRPr="0098259C">
              <w:rPr>
                <w:rStyle w:val="CODE"/>
                <w:b/>
              </w:rPr>
              <w:t>const</w:t>
            </w:r>
            <w:r w:rsidRPr="0098259C">
              <w:rPr>
                <w:rStyle w:val="CODE"/>
              </w:rPr>
              <w:t xml:space="preserve"> </w:t>
            </w:r>
            <w:del w:id="1180" w:author="Otter, Martin" w:date="2014-04-09T11:00:00Z">
              <w:r w:rsidRPr="0098259C" w:rsidDel="00140C25">
                <w:rPr>
                  <w:rStyle w:val="CODE"/>
                  <w:rFonts w:cs="Courier New"/>
                </w:rPr>
                <w:delText>fmi</w:delText>
              </w:r>
            </w:del>
            <w:ins w:id="1181" w:author="Otter, Martin" w:date="2014-04-09T11:00:00Z">
              <w:r w:rsidR="00140C25">
                <w:rPr>
                  <w:rStyle w:val="CODE"/>
                  <w:rFonts w:cs="Courier New"/>
                </w:rPr>
                <w:t>fmi2</w:t>
              </w:r>
            </w:ins>
            <w:r w:rsidRPr="0098259C">
              <w:rPr>
                <w:rStyle w:val="CODE"/>
                <w:rFonts w:cs="Courier New"/>
              </w:rPr>
              <w:t>ValueReference v</w:t>
            </w:r>
            <w:r w:rsidRPr="0098259C">
              <w:rPr>
                <w:rStyle w:val="CODE"/>
              </w:rPr>
              <w:t>r[],</w:t>
            </w:r>
            <w:ins w:id="1182" w:author="Otter, Martin" w:date="2014-04-25T18:02:00Z">
              <w:r w:rsidR="00555412">
                <w:rPr>
                  <w:rStyle w:val="CODE"/>
                </w:rPr>
                <w:br/>
                <w:t xml:space="preserve">                          </w:t>
              </w:r>
            </w:ins>
            <w:del w:id="1183" w:author="Otter, Martin" w:date="2014-04-25T18:02:00Z">
              <w:r w:rsidRPr="0098259C" w:rsidDel="00555412">
                <w:rPr>
                  <w:rStyle w:val="CODE"/>
                </w:rPr>
                <w:delText xml:space="preserve"> </w:delText>
              </w:r>
            </w:del>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p>
          <w:p w14:paraId="65BEAEA7" w14:textId="55CC75FE" w:rsidR="003F0941" w:rsidRPr="0098259C" w:rsidRDefault="003F0941" w:rsidP="00656E44">
            <w:pPr>
              <w:pStyle w:val="Textkrper-Tabelle"/>
              <w:rPr>
                <w:rStyle w:val="CODE"/>
                <w:rFonts w:cs="Courier New"/>
              </w:rPr>
            </w:pPr>
            <w:del w:id="1184" w:author="Otter, Martin" w:date="2014-04-25T18:02:00Z">
              <w:r w:rsidRPr="0098259C" w:rsidDel="00555412">
                <w:rPr>
                  <w:rStyle w:val="CODE"/>
                </w:rPr>
                <w:delText xml:space="preserve">                       </w:delText>
              </w:r>
            </w:del>
            <w:r w:rsidRPr="0098259C">
              <w:rPr>
                <w:rStyle w:val="CODE"/>
              </w:rPr>
              <w:t xml:space="preserve"> </w:t>
            </w:r>
            <w:r w:rsidRPr="0098259C">
              <w:rPr>
                <w:rStyle w:val="CODE"/>
                <w:b/>
              </w:rPr>
              <w:t>const</w:t>
            </w:r>
            <w:r w:rsidRPr="0098259C">
              <w:rPr>
                <w:rStyle w:val="CODE"/>
              </w:rPr>
              <w:t xml:space="preserve"> </w:t>
            </w:r>
            <w:del w:id="1185" w:author="Otter, Martin" w:date="2014-04-09T11:00:00Z">
              <w:r w:rsidRPr="0098259C" w:rsidDel="00140C25">
                <w:rPr>
                  <w:rStyle w:val="CODE"/>
                  <w:rFonts w:cs="Courier New"/>
                </w:rPr>
                <w:delText>fmi</w:delText>
              </w:r>
            </w:del>
            <w:ins w:id="1186" w:author="Otter, Martin" w:date="2014-04-09T11:00:00Z">
              <w:r w:rsidR="00140C25">
                <w:rPr>
                  <w:rStyle w:val="CODE"/>
                  <w:rFonts w:cs="Courier New"/>
                </w:rPr>
                <w:t>fmi2</w:t>
              </w:r>
            </w:ins>
            <w:r w:rsidRPr="0098259C">
              <w:rPr>
                <w:rStyle w:val="CODE"/>
                <w:rFonts w:cs="Courier New"/>
              </w:rPr>
              <w:t>Boolean value</w:t>
            </w:r>
            <w:r w:rsidRPr="0098259C">
              <w:rPr>
                <w:rStyle w:val="CODE"/>
              </w:rPr>
              <w:t>[]</w:t>
            </w:r>
            <w:r w:rsidRPr="0098259C">
              <w:rPr>
                <w:rStyle w:val="CODE"/>
                <w:rFonts w:cs="Courier New"/>
              </w:rPr>
              <w:t>);</w:t>
            </w:r>
          </w:p>
          <w:p w14:paraId="5F3F2963" w14:textId="18B11E07" w:rsidR="003F0941" w:rsidRPr="0098259C" w:rsidDel="00555412" w:rsidRDefault="003F0941">
            <w:pPr>
              <w:pStyle w:val="Textkrper-Tabelle"/>
              <w:rPr>
                <w:del w:id="1187" w:author="Otter, Martin" w:date="2014-04-25T18:02:00Z"/>
                <w:rStyle w:val="CODE"/>
              </w:rPr>
            </w:pPr>
            <w:del w:id="1188" w:author="Otter, Martin" w:date="2014-04-09T11:00:00Z">
              <w:r w:rsidRPr="0098259C" w:rsidDel="00140C25">
                <w:rPr>
                  <w:rStyle w:val="CODE"/>
                </w:rPr>
                <w:delText>fmi</w:delText>
              </w:r>
            </w:del>
            <w:ins w:id="1189" w:author="Otter, Martin" w:date="2014-04-09T11:00:00Z">
              <w:r w:rsidR="00140C25">
                <w:rPr>
                  <w:rStyle w:val="CODE"/>
                </w:rPr>
                <w:t>fmi2</w:t>
              </w:r>
            </w:ins>
            <w:r w:rsidRPr="0098259C">
              <w:rPr>
                <w:rStyle w:val="CODE"/>
              </w:rPr>
              <w:t xml:space="preserve">Status </w:t>
            </w:r>
            <w:del w:id="1190" w:author="Otter, Martin" w:date="2014-04-09T11:00:00Z">
              <w:r w:rsidRPr="0098259C" w:rsidDel="00140C25">
                <w:rPr>
                  <w:rStyle w:val="CODE"/>
                  <w:rFonts w:cs="Courier New"/>
                </w:rPr>
                <w:delText>fmi</w:delText>
              </w:r>
            </w:del>
            <w:ins w:id="1191" w:author="Otter, Martin" w:date="2014-04-09T11:00:00Z">
              <w:r w:rsidR="00140C25">
                <w:rPr>
                  <w:rStyle w:val="CODE"/>
                  <w:rFonts w:cs="Courier New"/>
                </w:rPr>
                <w:t>fmi2</w:t>
              </w:r>
            </w:ins>
            <w:r w:rsidRPr="0098259C">
              <w:rPr>
                <w:rStyle w:val="CODE"/>
                <w:rFonts w:cs="Courier New"/>
              </w:rPr>
              <w:t>SetString (</w:t>
            </w:r>
            <w:del w:id="1192" w:author="Otter, Martin" w:date="2014-04-09T11:00:00Z">
              <w:r w:rsidRPr="0098259C" w:rsidDel="00140C25">
                <w:rPr>
                  <w:rStyle w:val="CODE"/>
                  <w:rFonts w:cs="Courier New"/>
                </w:rPr>
                <w:delText>fmi</w:delText>
              </w:r>
            </w:del>
            <w:ins w:id="1193" w:author="Otter, Martin" w:date="2014-04-09T11:00:00Z">
              <w:r w:rsidR="00140C25">
                <w:rPr>
                  <w:rStyle w:val="CODE"/>
                  <w:rFonts w:cs="Courier New"/>
                </w:rPr>
                <w:t>fmi2</w:t>
              </w:r>
            </w:ins>
            <w:r w:rsidRPr="0098259C">
              <w:rPr>
                <w:rStyle w:val="CODE"/>
                <w:rFonts w:cs="Courier New"/>
              </w:rPr>
              <w:t xml:space="preserve">Component c, </w:t>
            </w:r>
            <w:r w:rsidRPr="0098259C">
              <w:rPr>
                <w:rStyle w:val="CODE"/>
                <w:b/>
              </w:rPr>
              <w:t>const</w:t>
            </w:r>
            <w:r w:rsidRPr="0098259C">
              <w:rPr>
                <w:rStyle w:val="CODE"/>
              </w:rPr>
              <w:t xml:space="preserve"> </w:t>
            </w:r>
            <w:del w:id="1194" w:author="Otter, Martin" w:date="2014-04-09T11:00:00Z">
              <w:r w:rsidRPr="0098259C" w:rsidDel="00140C25">
                <w:rPr>
                  <w:rStyle w:val="CODE"/>
                  <w:rFonts w:cs="Courier New"/>
                </w:rPr>
                <w:delText>fmi</w:delText>
              </w:r>
            </w:del>
            <w:ins w:id="1195" w:author="Otter, Martin" w:date="2014-04-09T11:00:00Z">
              <w:r w:rsidR="00140C25">
                <w:rPr>
                  <w:rStyle w:val="CODE"/>
                  <w:rFonts w:cs="Courier New"/>
                </w:rPr>
                <w:t>fmi2</w:t>
              </w:r>
            </w:ins>
            <w:r w:rsidRPr="0098259C">
              <w:rPr>
                <w:rStyle w:val="CODE"/>
                <w:rFonts w:cs="Courier New"/>
              </w:rPr>
              <w:t>ValueReference vr[],</w:t>
            </w:r>
            <w:del w:id="1196" w:author="Otter, Martin" w:date="2014-04-25T18:02:00Z">
              <w:r w:rsidRPr="0098259C" w:rsidDel="00555412">
                <w:rPr>
                  <w:rStyle w:val="CODE"/>
                  <w:rFonts w:cs="Courier New"/>
                </w:rPr>
                <w:delText xml:space="preserve"> </w:delText>
              </w:r>
            </w:del>
            <w:ins w:id="1197" w:author="Otter, Martin" w:date="2014-04-25T18:02:00Z">
              <w:r w:rsidR="00555412">
                <w:rPr>
                  <w:rStyle w:val="CODE"/>
                  <w:rFonts w:cs="Courier New"/>
                </w:rPr>
                <w:br/>
                <w:t xml:space="preserve">                          </w:t>
              </w:r>
            </w:ins>
            <w:r w:rsidRPr="0098259C">
              <w:rPr>
                <w:rStyle w:val="CODE"/>
                <w:b/>
              </w:rPr>
              <w:t>size</w:t>
            </w:r>
            <w:r w:rsidRPr="0098259C">
              <w:rPr>
                <w:rStyle w:val="CODE"/>
                <w:rFonts w:ascii="Symbol" w:hAnsi="Symbol"/>
                <w:b/>
              </w:rPr>
              <w:t></w:t>
            </w:r>
            <w:r w:rsidRPr="0098259C">
              <w:rPr>
                <w:rStyle w:val="CODE"/>
                <w:b/>
              </w:rPr>
              <w:t>t</w:t>
            </w:r>
            <w:r w:rsidRPr="0098259C">
              <w:rPr>
                <w:rStyle w:val="CODE"/>
              </w:rPr>
              <w:t xml:space="preserve"> nvr,</w:t>
            </w:r>
          </w:p>
          <w:p w14:paraId="1523AA50" w14:textId="1D63E154" w:rsidR="000E0ED2" w:rsidRPr="0098259C" w:rsidRDefault="003F0941">
            <w:pPr>
              <w:pStyle w:val="Textkrper-Tabelle"/>
              <w:rPr>
                <w:rFonts w:ascii="Courier New" w:hAnsi="Courier New"/>
                <w:sz w:val="19"/>
              </w:rPr>
            </w:pPr>
            <w:del w:id="1198" w:author="Otter, Martin" w:date="2014-04-25T18:02:00Z">
              <w:r w:rsidRPr="0098259C" w:rsidDel="00555412">
                <w:rPr>
                  <w:rStyle w:val="CODE"/>
                </w:rPr>
                <w:delText xml:space="preserve">                       </w:delText>
              </w:r>
            </w:del>
            <w:r w:rsidRPr="0098259C">
              <w:rPr>
                <w:rStyle w:val="CODE"/>
              </w:rPr>
              <w:t xml:space="preserve"> </w:t>
            </w:r>
            <w:r w:rsidRPr="0098259C">
              <w:rPr>
                <w:rStyle w:val="CODE"/>
                <w:b/>
              </w:rPr>
              <w:t>const</w:t>
            </w:r>
            <w:r w:rsidRPr="0098259C">
              <w:rPr>
                <w:rStyle w:val="CODE"/>
              </w:rPr>
              <w:t xml:space="preserve"> </w:t>
            </w:r>
            <w:del w:id="1199" w:author="Otter, Martin" w:date="2014-04-09T11:00:00Z">
              <w:r w:rsidRPr="0098259C" w:rsidDel="00140C25">
                <w:rPr>
                  <w:rStyle w:val="CODE"/>
                  <w:rFonts w:cs="Courier New"/>
                </w:rPr>
                <w:delText>fmi</w:delText>
              </w:r>
            </w:del>
            <w:ins w:id="1200" w:author="Otter, Martin" w:date="2014-04-09T11:00:00Z">
              <w:r w:rsidR="00140C25">
                <w:rPr>
                  <w:rStyle w:val="CODE"/>
                  <w:rFonts w:cs="Courier New"/>
                </w:rPr>
                <w:t>fmi2</w:t>
              </w:r>
            </w:ins>
            <w:r w:rsidRPr="0098259C">
              <w:rPr>
                <w:rStyle w:val="CODE"/>
                <w:rFonts w:cs="Courier New"/>
              </w:rPr>
              <w:t>String value</w:t>
            </w:r>
            <w:r w:rsidRPr="0098259C">
              <w:rPr>
                <w:rStyle w:val="CODE"/>
              </w:rPr>
              <w:t>[]</w:t>
            </w:r>
            <w:r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283C0F13" w:rsidR="003F0941" w:rsidRPr="0098259C" w:rsidRDefault="003F0941" w:rsidP="00656E44">
            <w:pPr>
              <w:pStyle w:val="Textkrper-Tabelle"/>
            </w:pPr>
            <w:r w:rsidRPr="0098259C">
              <w:t xml:space="preserve">Set </w:t>
            </w:r>
            <w:del w:id="1201" w:author="Otter, Martin" w:date="2014-04-01T18:52:00Z">
              <w:r w:rsidRPr="0098259C" w:rsidDel="00A6617F">
                <w:delText xml:space="preserve">independent </w:delText>
              </w:r>
            </w:del>
            <w:r w:rsidRPr="0098259C">
              <w:t>parameters, inputs, start values and re-initialize caching of variables that depend on these variables</w:t>
            </w:r>
            <w:ins w:id="1202" w:author="Otter, Martin" w:date="2014-04-01T18:57:00Z">
              <w:r w:rsidR="00A6617F">
                <w:t xml:space="preserve"> (see section </w:t>
              </w:r>
            </w:ins>
            <w:ins w:id="1203" w:author="Otter, Martin" w:date="2014-04-01T18:58:00Z">
              <w:r w:rsidR="00A6617F">
                <w:fldChar w:fldCharType="begin"/>
              </w:r>
              <w:r w:rsidR="00A6617F">
                <w:instrText xml:space="preserve"> REF _Ref249423326 \n \h </w:instrText>
              </w:r>
            </w:ins>
            <w:r w:rsidR="00A6617F">
              <w:fldChar w:fldCharType="separate"/>
            </w:r>
            <w:r w:rsidR="00854655">
              <w:t>2.2.7</w:t>
            </w:r>
            <w:ins w:id="1204" w:author="Otter, Martin" w:date="2014-04-01T18:58:00Z">
              <w:r w:rsidR="00A6617F">
                <w:fldChar w:fldCharType="end"/>
              </w:r>
            </w:ins>
            <w:ins w:id="1205" w:author="Otter, Martin" w:date="2014-04-01T18:57:00Z">
              <w:r w:rsidR="00A6617F">
                <w:t xml:space="preserve"> for the exact</w:t>
              </w:r>
            </w:ins>
            <w:ins w:id="1206" w:author="Otter, Martin" w:date="2014-04-01T18:59:00Z">
              <w:r w:rsidR="00A6617F">
                <w:t xml:space="preserve"> </w:t>
              </w:r>
            </w:ins>
            <w:ins w:id="1207" w:author="Otter, Martin" w:date="2014-04-01T18:57:00Z">
              <w:r w:rsidR="00A6617F">
                <w:t>rules on which type of variable</w:t>
              </w:r>
            </w:ins>
            <w:ins w:id="1208" w:author="Otter, Martin" w:date="2014-04-01T19:00:00Z">
              <w:r w:rsidR="00A6617F">
                <w:t>s</w:t>
              </w:r>
            </w:ins>
            <w:ins w:id="1209" w:author="Otter, Martin" w:date="2014-04-01T18:57:00Z">
              <w:r w:rsidR="00A6617F">
                <w:t xml:space="preserve"> </w:t>
              </w:r>
            </w:ins>
            <w:ins w:id="1210" w:author="Otter, Martin" w:date="2014-04-09T11:00:00Z">
              <w:r w:rsidR="00140C25">
                <w:rPr>
                  <w:rStyle w:val="CODE"/>
                </w:rPr>
                <w:t>fmi2</w:t>
              </w:r>
            </w:ins>
            <w:ins w:id="1211" w:author="Otter, Martin" w:date="2014-04-01T18:57:00Z">
              <w:r w:rsidR="00A6617F" w:rsidRPr="00A6617F">
                <w:rPr>
                  <w:rStyle w:val="CODE"/>
                  <w:rPrChange w:id="1212" w:author="Otter, Martin" w:date="2014-04-01T19:00:00Z">
                    <w:rPr/>
                  </w:rPrChange>
                </w:rPr>
                <w:t>SetXXX</w:t>
              </w:r>
              <w:r w:rsidR="00A6617F">
                <w:t xml:space="preserve"> can be called</w:t>
              </w:r>
            </w:ins>
            <w:ins w:id="1213" w:author="Otter, Martin" w:date="2014-04-01T18:59:00Z">
              <w:r w:rsidR="00A6617F">
                <w:t>, as well as section</w:t>
              </w:r>
              <w:r w:rsidR="00A6617F" w:rsidRPr="0098259C">
                <w:t xml:space="preserve"> </w:t>
              </w:r>
            </w:ins>
            <w:ins w:id="1214" w:author="Otter, Martin" w:date="2014-04-01T19:24:00Z">
              <w:r w:rsidR="00A85BC7">
                <w:fldChar w:fldCharType="begin"/>
              </w:r>
              <w:r w:rsidR="00A85BC7">
                <w:instrText xml:space="preserve"> REF _Ref235843871 \n \h </w:instrText>
              </w:r>
            </w:ins>
            <w:r w:rsidR="00A85BC7">
              <w:fldChar w:fldCharType="separate"/>
            </w:r>
            <w:r w:rsidR="00854655">
              <w:t>3.2.3</w:t>
            </w:r>
            <w:ins w:id="1215" w:author="Otter, Martin" w:date="2014-04-01T19:24:00Z">
              <w:r w:rsidR="00A85BC7">
                <w:fldChar w:fldCharType="end"/>
              </w:r>
            </w:ins>
            <w:ins w:id="1216" w:author="Otter, Martin" w:date="2014-04-01T18:59:00Z">
              <w:r w:rsidR="00A6617F">
                <w:t xml:space="preserve"> in case of ModelExchange and </w:t>
              </w:r>
              <w:r w:rsidR="00A6617F" w:rsidRPr="0098259C">
                <w:rPr>
                  <w:color w:val="000000"/>
                  <w:szCs w:val="20"/>
                </w:rPr>
                <w:t>section</w:t>
              </w:r>
              <w:r w:rsidR="00A6617F">
                <w:rPr>
                  <w:color w:val="000000"/>
                  <w:szCs w:val="20"/>
                </w:rPr>
                <w:t xml:space="preserve"> </w:t>
              </w:r>
            </w:ins>
            <w:ins w:id="1217" w:author="Otter, Martin" w:date="2014-04-01T19:24:00Z">
              <w:r w:rsidR="00A85BC7">
                <w:rPr>
                  <w:color w:val="000000"/>
                  <w:szCs w:val="20"/>
                </w:rPr>
                <w:fldChar w:fldCharType="begin"/>
              </w:r>
              <w:r w:rsidR="00A85BC7">
                <w:rPr>
                  <w:color w:val="000000"/>
                  <w:szCs w:val="20"/>
                </w:rPr>
                <w:instrText xml:space="preserve"> REF _Ref349039747 \n \h </w:instrText>
              </w:r>
            </w:ins>
            <w:r w:rsidR="00A85BC7">
              <w:rPr>
                <w:color w:val="000000"/>
                <w:szCs w:val="20"/>
              </w:rPr>
            </w:r>
            <w:r w:rsidR="00A85BC7">
              <w:rPr>
                <w:color w:val="000000"/>
                <w:szCs w:val="20"/>
              </w:rPr>
              <w:fldChar w:fldCharType="separate"/>
            </w:r>
            <w:r w:rsidR="00854655">
              <w:rPr>
                <w:color w:val="000000"/>
                <w:szCs w:val="20"/>
              </w:rPr>
              <w:t>4.2.4</w:t>
            </w:r>
            <w:ins w:id="1218" w:author="Otter, Martin" w:date="2014-04-01T19:24:00Z">
              <w:r w:rsidR="00A85BC7">
                <w:rPr>
                  <w:color w:val="000000"/>
                  <w:szCs w:val="20"/>
                </w:rPr>
                <w:fldChar w:fldCharType="end"/>
              </w:r>
            </w:ins>
            <w:ins w:id="1219" w:author="Otter, Martin" w:date="2014-04-01T18:59:00Z">
              <w:r w:rsidR="00A6617F">
                <w:rPr>
                  <w:color w:val="000000"/>
                  <w:szCs w:val="20"/>
                </w:rPr>
                <w:t xml:space="preserve"> in case of CoSimulation</w:t>
              </w:r>
            </w:ins>
            <w:ins w:id="1220" w:author="Otter, Martin" w:date="2014-04-01T18:57:00Z">
              <w:r w:rsidR="00A6617F">
                <w:t>)</w:t>
              </w:r>
            </w:ins>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231B066C" w:rsidR="003F0941" w:rsidRPr="0098259C" w:rsidRDefault="003F0941" w:rsidP="006E60E6">
            <w:pPr>
              <w:pStyle w:val="Textkrper-Zeileneinzug"/>
              <w:numPr>
                <w:ilvl w:val="0"/>
                <w:numId w:val="37"/>
              </w:numPr>
            </w:pPr>
            <w:r w:rsidRPr="0098259C">
              <w:t xml:space="preserve">All strings passed as arguments to </w:t>
            </w:r>
            <w:del w:id="1221" w:author="Otter, Martin" w:date="2014-04-09T11:00:00Z">
              <w:r w:rsidRPr="0098259C" w:rsidDel="00140C25">
                <w:rPr>
                  <w:rStyle w:val="CODE"/>
                </w:rPr>
                <w:delText>fmi</w:delText>
              </w:r>
            </w:del>
            <w:ins w:id="1222" w:author="Otter, Martin" w:date="2014-04-09T11:00:00Z">
              <w:r w:rsidR="00140C25">
                <w:rPr>
                  <w:rStyle w:val="CODE"/>
                </w:rPr>
                <w:t>fmi2</w:t>
              </w:r>
            </w:ins>
            <w:r w:rsidRPr="0098259C">
              <w:rPr>
                <w:rStyle w:val="CODE"/>
              </w:rPr>
              <w:t>SetString</w:t>
            </w:r>
            <w:r w:rsidRPr="0098259C">
              <w:t xml:space="preserve"> must be copied inside this function, because there is no guarantee of the lifetime of strings, when this function returns.</w:t>
            </w:r>
          </w:p>
          <w:p w14:paraId="1C5CB11C" w14:textId="219D72DE" w:rsidR="003F0941" w:rsidRPr="0098259C" w:rsidDel="00555412" w:rsidRDefault="003F0941">
            <w:pPr>
              <w:pStyle w:val="Textkrper-Zeileneinzug"/>
              <w:numPr>
                <w:ilvl w:val="0"/>
                <w:numId w:val="37"/>
              </w:numPr>
              <w:jc w:val="left"/>
              <w:rPr>
                <w:del w:id="1223" w:author="Otter, Martin" w:date="2014-04-25T18:02:00Z"/>
              </w:rPr>
              <w:pPrChange w:id="1224" w:author="Otter, Martin" w:date="2014-04-25T18:02:00Z">
                <w:pPr>
                  <w:pStyle w:val="Textkrper-Zeileneinzug"/>
                  <w:numPr>
                    <w:numId w:val="37"/>
                  </w:numPr>
                  <w:tabs>
                    <w:tab w:val="num" w:pos="270"/>
                  </w:tabs>
                  <w:ind w:left="270" w:hanging="250"/>
                </w:pPr>
              </w:pPrChange>
            </w:pPr>
            <w:r w:rsidRPr="0098259C">
              <w:t xml:space="preserve">Note: </w:t>
            </w:r>
            <w:del w:id="1225" w:author="Otter, Martin" w:date="2014-04-09T11:00:00Z">
              <w:r w:rsidRPr="0098259C" w:rsidDel="00140C25">
                <w:rPr>
                  <w:rStyle w:val="CODE"/>
                </w:rPr>
                <w:delText>fmi</w:delText>
              </w:r>
            </w:del>
            <w:ins w:id="1226" w:author="Otter, Martin" w:date="2014-04-09T11:00:00Z">
              <w:r w:rsidR="00140C25">
                <w:rPr>
                  <w:rStyle w:val="CODE"/>
                </w:rPr>
                <w:t>fmi2</w:t>
              </w:r>
            </w:ins>
            <w:r w:rsidRPr="0098259C">
              <w:rPr>
                <w:rStyle w:val="CODE"/>
              </w:rPr>
              <w:t xml:space="preserve">Status = </w:t>
            </w:r>
            <w:del w:id="1227" w:author="Otter, Martin" w:date="2014-04-09T11:00:00Z">
              <w:r w:rsidRPr="0098259C" w:rsidDel="00140C25">
                <w:rPr>
                  <w:rStyle w:val="CODE"/>
                </w:rPr>
                <w:delText>fmi</w:delText>
              </w:r>
            </w:del>
            <w:ins w:id="1228" w:author="Otter, Martin" w:date="2014-04-09T11:00:00Z">
              <w:r w:rsidR="00140C25">
                <w:rPr>
                  <w:rStyle w:val="CODE"/>
                </w:rPr>
                <w:t>fmi2</w:t>
              </w:r>
            </w:ins>
            <w:r w:rsidRPr="0098259C">
              <w:rPr>
                <w:rStyle w:val="CODE"/>
              </w:rPr>
              <w:t>Discard</w:t>
            </w:r>
            <w:r w:rsidRPr="0098259C">
              <w:t xml:space="preserve"> is </w:t>
            </w:r>
            <w:del w:id="1229" w:author="Otter, Martin" w:date="2014-04-25T18:04:00Z">
              <w:r w:rsidR="008C5F9E" w:rsidRPr="0098259C" w:rsidDel="00555412">
                <w:delText xml:space="preserve">only </w:delText>
              </w:r>
            </w:del>
            <w:r w:rsidRPr="0098259C">
              <w:t xml:space="preserve">possible for </w:t>
            </w:r>
            <w:ins w:id="1230" w:author="Otter, Martin" w:date="2014-04-25T18:04:00Z">
              <w:r w:rsidR="00555412">
                <w:t xml:space="preserve">the </w:t>
              </w:r>
            </w:ins>
            <w:del w:id="1231" w:author="Otter, Martin" w:date="2014-04-09T11:00:00Z">
              <w:r w:rsidRPr="0098259C" w:rsidDel="00140C25">
                <w:rPr>
                  <w:rStyle w:val="CODE"/>
                </w:rPr>
                <w:delText>fmi</w:delText>
              </w:r>
            </w:del>
            <w:ins w:id="1232" w:author="Otter, Martin" w:date="2014-04-09T11:00:00Z">
              <w:r w:rsidR="00140C25">
                <w:rPr>
                  <w:rStyle w:val="CODE"/>
                </w:rPr>
                <w:t>fmi2</w:t>
              </w:r>
            </w:ins>
            <w:r w:rsidRPr="0098259C">
              <w:rPr>
                <w:rStyle w:val="CODE"/>
              </w:rPr>
              <w:t>Set</w:t>
            </w:r>
            <w:ins w:id="1233" w:author="Otter, Martin" w:date="2014-04-25T18:04:00Z">
              <w:r w:rsidR="00555412">
                <w:rPr>
                  <w:rStyle w:val="CODE"/>
                </w:rPr>
                <w:t xml:space="preserve">XXX </w:t>
              </w:r>
            </w:ins>
            <w:ins w:id="1234" w:author="Otter, Martin" w:date="2014-04-25T18:05:00Z">
              <w:r w:rsidR="00555412">
                <w:t>functions</w:t>
              </w:r>
            </w:ins>
            <w:del w:id="1235" w:author="Otter, Martin" w:date="2014-04-25T18:04:00Z">
              <w:r w:rsidRPr="0098259C" w:rsidDel="00555412">
                <w:rPr>
                  <w:rStyle w:val="CODE"/>
                </w:rPr>
                <w:delText>Real</w:delText>
              </w:r>
              <w:r w:rsidRPr="0098259C" w:rsidDel="00555412">
                <w:delText xml:space="preserve"> </w:delText>
              </w:r>
              <w:r w:rsidR="00660E0C" w:rsidDel="00555412">
                <w:delText xml:space="preserve">and </w:delText>
              </w:r>
            </w:del>
            <w:del w:id="1236" w:author="Otter, Martin" w:date="2014-04-09T11:00:00Z">
              <w:r w:rsidR="00660E0C" w:rsidRPr="003B5CBA" w:rsidDel="00140C25">
                <w:rPr>
                  <w:rStyle w:val="CODE"/>
                </w:rPr>
                <w:delText>fmi</w:delText>
              </w:r>
            </w:del>
            <w:del w:id="1237" w:author="Otter, Martin" w:date="2014-04-25T18:04:00Z">
              <w:r w:rsidR="00660E0C" w:rsidRPr="003B5CBA" w:rsidDel="00555412">
                <w:rPr>
                  <w:rStyle w:val="CODE"/>
                </w:rPr>
                <w:delText>SetInteger</w:delText>
              </w:r>
            </w:del>
            <w:r w:rsidR="00660E0C">
              <w:t>.</w:t>
            </w:r>
          </w:p>
          <w:p w14:paraId="2B0333D9" w14:textId="1BC8256A" w:rsidR="003F0941" w:rsidRPr="0098259C" w:rsidDel="00A6617F" w:rsidRDefault="003F0941">
            <w:pPr>
              <w:pStyle w:val="Textkrper-Zeileneinzug"/>
              <w:numPr>
                <w:ilvl w:val="0"/>
                <w:numId w:val="37"/>
              </w:numPr>
              <w:jc w:val="left"/>
              <w:rPr>
                <w:del w:id="1238" w:author="Otter, Martin" w:date="2014-04-01T19:00:00Z"/>
              </w:rPr>
              <w:pPrChange w:id="1239" w:author="Otter, Martin" w:date="2014-04-25T18:02:00Z">
                <w:pPr>
                  <w:pStyle w:val="Textkrper-Tabelle"/>
                  <w:spacing w:before="120"/>
                  <w:ind w:left="23"/>
                </w:pPr>
              </w:pPrChange>
            </w:pPr>
            <w:del w:id="1240" w:author="Otter, Martin" w:date="2014-04-01T19:00:00Z">
              <w:r w:rsidRPr="0098259C" w:rsidDel="00A6617F">
                <w:delText>Restrictions on using the “</w:delText>
              </w:r>
              <w:r w:rsidRPr="0098259C" w:rsidDel="00A6617F">
                <w:rPr>
                  <w:rStyle w:val="CODE"/>
                </w:rPr>
                <w:delText>fmiSetReal/Integer/Boolean/String</w:delText>
              </w:r>
              <w:r w:rsidRPr="0098259C" w:rsidDel="00A6617F">
                <w:delText>” functions</w:delText>
              </w:r>
            </w:del>
          </w:p>
          <w:p w14:paraId="34E8D9E9" w14:textId="4CEAFD14" w:rsidR="003F0941" w:rsidRPr="0098259C" w:rsidDel="00A6617F" w:rsidRDefault="00473BC8">
            <w:pPr>
              <w:pStyle w:val="Textkrper-Zeileneinzug"/>
              <w:jc w:val="left"/>
              <w:rPr>
                <w:del w:id="1241" w:author="Otter, Martin" w:date="2014-04-01T19:00:00Z"/>
              </w:rPr>
              <w:pPrChange w:id="1242" w:author="Otter, Martin" w:date="2014-04-25T18:02:00Z">
                <w:pPr>
                  <w:pStyle w:val="Textkrper-Tabelle"/>
                  <w:numPr>
                    <w:numId w:val="19"/>
                  </w:numPr>
                  <w:tabs>
                    <w:tab w:val="num" w:pos="380"/>
                  </w:tabs>
                  <w:ind w:left="380" w:hanging="360"/>
                </w:pPr>
              </w:pPrChange>
            </w:pPr>
            <w:del w:id="1243" w:author="Otter, Martin" w:date="2014-04-01T19:00:00Z">
              <w:r w:rsidRPr="0098259C" w:rsidDel="00A6617F">
                <w:delText>F</w:delText>
              </w:r>
              <w:r w:rsidR="003F0941" w:rsidRPr="0098259C" w:rsidDel="00A6617F">
                <w:delText xml:space="preserve">or model exchange (see also section </w:delText>
              </w:r>
              <w:r w:rsidR="003F0941" w:rsidRPr="0098259C" w:rsidDel="00A6617F">
                <w:fldChar w:fldCharType="begin"/>
              </w:r>
              <w:r w:rsidR="003F0941" w:rsidRPr="0098259C" w:rsidDel="00A6617F">
                <w:delInstrText xml:space="preserve"> REF _Ref235843871 \r \h  \* MERGEFORMAT </w:delInstrText>
              </w:r>
              <w:r w:rsidR="003F0941" w:rsidRPr="0098259C" w:rsidDel="00A6617F">
                <w:fldChar w:fldCharType="separate"/>
              </w:r>
              <w:r w:rsidR="000D02E8" w:rsidDel="00A6617F">
                <w:delText>3.2.4</w:delText>
              </w:r>
              <w:r w:rsidR="003F0941" w:rsidRPr="0098259C" w:rsidDel="00A6617F">
                <w:fldChar w:fldCharType="end"/>
              </w:r>
              <w:r w:rsidR="003F0941" w:rsidRPr="0098259C" w:rsidDel="00A6617F">
                <w:delText>):</w:delText>
              </w:r>
            </w:del>
          </w:p>
          <w:p w14:paraId="63FC7D75" w14:textId="68501B70" w:rsidR="005A0F5A" w:rsidRPr="0098259C" w:rsidDel="00A6617F" w:rsidRDefault="00473BC8">
            <w:pPr>
              <w:pStyle w:val="Textkrper-Zeileneinzug"/>
              <w:jc w:val="left"/>
              <w:rPr>
                <w:del w:id="1244" w:author="Otter, Martin" w:date="2014-04-01T19:00:00Z"/>
              </w:rPr>
              <w:pPrChange w:id="1245" w:author="Otter, Martin" w:date="2014-04-25T18:02:00Z">
                <w:pPr>
                  <w:pStyle w:val="Textkrper-Tabelle"/>
                  <w:numPr>
                    <w:numId w:val="27"/>
                  </w:numPr>
                  <w:tabs>
                    <w:tab w:val="num" w:pos="740"/>
                  </w:tabs>
                  <w:ind w:left="740" w:hanging="360"/>
                </w:pPr>
              </w:pPrChange>
            </w:pPr>
            <w:del w:id="1246" w:author="Otter, Martin" w:date="2014-04-01T19:00:00Z">
              <w:r w:rsidRPr="0098259C" w:rsidDel="00A6617F">
                <w:lastRenderedPageBreak/>
                <w:delText>The setting is with respect to the time defined with</w:delText>
              </w:r>
              <w:r w:rsidR="008C5F9E" w:rsidRPr="0098259C" w:rsidDel="00A6617F">
                <w:delText xml:space="preserve"> the last call to</w:delText>
              </w:r>
              <w:r w:rsidRPr="0098259C" w:rsidDel="00A6617F">
                <w:delText xml:space="preserve"> </w:delText>
              </w:r>
              <w:r w:rsidRPr="0098259C" w:rsidDel="00A6617F">
                <w:rPr>
                  <w:rStyle w:val="CODE"/>
                </w:rPr>
                <w:delText>fmiSetTime</w:delText>
              </w:r>
              <w:r w:rsidRPr="0098259C" w:rsidDel="00A6617F">
                <w:delText>.</w:delText>
              </w:r>
            </w:del>
          </w:p>
          <w:p w14:paraId="6865EC16" w14:textId="22B12BC2" w:rsidR="005A0F5A" w:rsidRPr="0098259C" w:rsidDel="00A6617F" w:rsidRDefault="005A0F5A">
            <w:pPr>
              <w:pStyle w:val="Textkrper-Zeileneinzug"/>
              <w:jc w:val="left"/>
              <w:rPr>
                <w:del w:id="1247" w:author="Otter, Martin" w:date="2014-04-01T19:00:00Z"/>
              </w:rPr>
              <w:pPrChange w:id="1248" w:author="Otter, Martin" w:date="2014-04-25T18:02:00Z">
                <w:pPr>
                  <w:pStyle w:val="Textkrper-Tabelle"/>
                  <w:numPr>
                    <w:numId w:val="27"/>
                  </w:numPr>
                  <w:tabs>
                    <w:tab w:val="num" w:pos="740"/>
                  </w:tabs>
                  <w:ind w:left="740" w:hanging="360"/>
                </w:pPr>
              </w:pPrChange>
            </w:pPr>
            <w:del w:id="1249" w:author="Otter, Martin" w:date="2014-04-01T19:00:00Z">
              <w:r w:rsidRPr="0098259C" w:rsidDel="00A6617F">
                <w:delText>These functions shall not be called on constants (</w:delText>
              </w:r>
              <w:r w:rsidR="00674861" w:rsidDel="00A6617F">
                <w:delText>&lt;</w:delText>
              </w:r>
              <w:r w:rsidR="00674861" w:rsidDel="00A6617F">
                <w:rPr>
                  <w:rStyle w:val="CODE"/>
                </w:rPr>
                <w:delText xml:space="preserve">ScalarVariable </w:delText>
              </w:r>
              <w:r w:rsidRPr="0098259C" w:rsidDel="00A6617F">
                <w:rPr>
                  <w:rStyle w:val="CODE"/>
                </w:rPr>
                <w:delText>variability=</w:delText>
              </w:r>
              <w:r w:rsidR="004445E9" w:rsidRPr="0098259C" w:rsidDel="00A6617F">
                <w:rPr>
                  <w:rStyle w:val="CODE"/>
                  <w:rFonts w:cs="Courier New"/>
                </w:rPr>
                <w:delText>"</w:delText>
              </w:r>
              <w:r w:rsidRPr="0098259C" w:rsidDel="00A6617F">
                <w:rPr>
                  <w:rStyle w:val="CODE"/>
                </w:rPr>
                <w:delText>constant</w:delText>
              </w:r>
              <w:r w:rsidR="004445E9" w:rsidRPr="0098259C" w:rsidDel="00A6617F">
                <w:rPr>
                  <w:rStyle w:val="CODE"/>
                  <w:rFonts w:cs="Courier New"/>
                </w:rPr>
                <w:delText>"</w:delText>
              </w:r>
              <w:r w:rsidR="00674861" w:rsidDel="00A6617F">
                <w:rPr>
                  <w:rStyle w:val="CODE"/>
                  <w:rFonts w:cs="Courier New"/>
                </w:rPr>
                <w:delText>&gt;</w:delText>
              </w:r>
              <w:r w:rsidRPr="0098259C" w:rsidDel="00A6617F">
                <w:delText>).</w:delText>
              </w:r>
            </w:del>
          </w:p>
          <w:p w14:paraId="291EE820" w14:textId="0CED00E3" w:rsidR="003F0941" w:rsidRPr="0098259C" w:rsidDel="00A6617F" w:rsidRDefault="003F0941">
            <w:pPr>
              <w:pStyle w:val="Textkrper-Zeileneinzug"/>
              <w:jc w:val="left"/>
              <w:rPr>
                <w:del w:id="1250" w:author="Otter, Martin" w:date="2014-04-01T19:00:00Z"/>
              </w:rPr>
              <w:pPrChange w:id="1251" w:author="Otter, Martin" w:date="2014-04-25T18:02:00Z">
                <w:pPr>
                  <w:pStyle w:val="Textkrper-Tabelle"/>
                  <w:numPr>
                    <w:numId w:val="27"/>
                  </w:numPr>
                  <w:tabs>
                    <w:tab w:val="num" w:pos="740"/>
                  </w:tabs>
                  <w:ind w:left="740" w:hanging="360"/>
                </w:pPr>
              </w:pPrChange>
            </w:pPr>
            <w:del w:id="1252" w:author="Otter, Martin" w:date="2014-04-01T19:00:00Z">
              <w:r w:rsidRPr="0098259C" w:rsidDel="00A6617F">
                <w:delText>These functions can be called on inputs (</w:delText>
              </w:r>
              <w:r w:rsidR="00674861" w:rsidDel="00A6617F">
                <w:delText>&lt;</w:delText>
              </w:r>
              <w:r w:rsidR="00674861" w:rsidDel="00A6617F">
                <w:rPr>
                  <w:rStyle w:val="CODE"/>
                </w:rPr>
                <w:delText xml:space="preserve">ScalarVariable </w:delText>
              </w:r>
              <w:r w:rsidR="004445E9" w:rsidRPr="0098259C" w:rsidDel="00A6617F">
                <w:rPr>
                  <w:rStyle w:val="CODE"/>
                </w:rPr>
                <w:delText>c</w:delText>
              </w:r>
              <w:r w:rsidRPr="0098259C" w:rsidDel="00A6617F">
                <w:rPr>
                  <w:rStyle w:val="CODE"/>
                </w:rPr>
                <w:delText xml:space="preserve">ausality = </w:delText>
              </w:r>
              <w:r w:rsidR="004445E9" w:rsidRPr="0098259C" w:rsidDel="00A6617F">
                <w:rPr>
                  <w:rStyle w:val="CODE"/>
                  <w:rFonts w:cs="Courier New"/>
                </w:rPr>
                <w:delText>"</w:delText>
              </w:r>
              <w:r w:rsidRPr="0098259C" w:rsidDel="00A6617F">
                <w:rPr>
                  <w:rStyle w:val="CODE"/>
                </w:rPr>
                <w:delText>input</w:delText>
              </w:r>
              <w:r w:rsidR="004445E9" w:rsidRPr="0098259C" w:rsidDel="00A6617F">
                <w:rPr>
                  <w:rStyle w:val="CODE"/>
                  <w:rFonts w:cs="Courier New"/>
                </w:rPr>
                <w:delText>"</w:delText>
              </w:r>
              <w:r w:rsidR="00674861" w:rsidDel="00A6617F">
                <w:rPr>
                  <w:rStyle w:val="CODE"/>
                  <w:rFonts w:cs="Courier New"/>
                </w:rPr>
                <w:delText>&gt;</w:delText>
              </w:r>
              <w:r w:rsidRPr="0098259C" w:rsidDel="00A6617F">
                <w:delText>)</w:delText>
              </w:r>
              <w:r w:rsidR="005A0F5A" w:rsidRPr="0098259C" w:rsidDel="00A6617F">
                <w:delText>, and on tunable parameters (</w:delText>
              </w:r>
              <w:r w:rsidR="005A0F5A" w:rsidRPr="0098259C" w:rsidDel="00A6617F">
                <w:rPr>
                  <w:rStyle w:val="CODE"/>
                </w:rPr>
                <w:delText>causality=</w:delText>
              </w:r>
              <w:r w:rsidR="004445E9" w:rsidRPr="0098259C" w:rsidDel="00A6617F">
                <w:rPr>
                  <w:rStyle w:val="CODE"/>
                </w:rPr>
                <w:delText>"</w:delText>
              </w:r>
              <w:r w:rsidR="005A0F5A" w:rsidRPr="0098259C" w:rsidDel="00A6617F">
                <w:rPr>
                  <w:rStyle w:val="CODE"/>
                </w:rPr>
                <w:delText>parameter</w:delText>
              </w:r>
              <w:r w:rsidR="004445E9" w:rsidRPr="0098259C" w:rsidDel="00A6617F">
                <w:rPr>
                  <w:rStyle w:val="CODE"/>
                </w:rPr>
                <w:delText>"</w:delText>
              </w:r>
              <w:r w:rsidR="004445E9" w:rsidRPr="0098259C" w:rsidDel="00A6617F">
                <w:delText xml:space="preserve">, </w:delText>
              </w:r>
              <w:r w:rsidR="004445E9" w:rsidRPr="0098259C" w:rsidDel="00A6617F">
                <w:rPr>
                  <w:rStyle w:val="CODE"/>
                </w:rPr>
                <w:delText>v</w:delText>
              </w:r>
              <w:r w:rsidR="005A0F5A" w:rsidRPr="0098259C" w:rsidDel="00A6617F">
                <w:rPr>
                  <w:rStyle w:val="CODE"/>
                </w:rPr>
                <w:delText>ariability=</w:delText>
              </w:r>
              <w:r w:rsidR="004445E9" w:rsidRPr="0098259C" w:rsidDel="00A6617F">
                <w:rPr>
                  <w:rStyle w:val="CODE"/>
                </w:rPr>
                <w:delText>"</w:delText>
              </w:r>
              <w:r w:rsidR="005A0F5A" w:rsidRPr="0098259C" w:rsidDel="00A6617F">
                <w:rPr>
                  <w:rStyle w:val="CODE"/>
                </w:rPr>
                <w:delText>tunable</w:delText>
              </w:r>
              <w:r w:rsidR="004445E9" w:rsidRPr="0098259C" w:rsidDel="00A6617F">
                <w:rPr>
                  <w:rStyle w:val="CODE"/>
                </w:rPr>
                <w:delText>"</w:delText>
              </w:r>
              <w:r w:rsidR="004445E9" w:rsidRPr="0098259C" w:rsidDel="00A6617F">
                <w:delText>)</w:delText>
              </w:r>
              <w:r w:rsidRPr="0098259C" w:rsidDel="00A6617F">
                <w:delText xml:space="preserve">, after calling </w:delText>
              </w:r>
              <w:r w:rsidR="00850C66" w:rsidDel="00A6617F">
                <w:rPr>
                  <w:rStyle w:val="CODE"/>
                </w:rPr>
                <w:delText>fmiInstantiate</w:delText>
              </w:r>
              <w:r w:rsidRPr="0098259C" w:rsidDel="00A6617F">
                <w:delText xml:space="preserve"> and before </w:delText>
              </w:r>
              <w:r w:rsidR="00850C66" w:rsidDel="00A6617F">
                <w:rPr>
                  <w:rStyle w:val="CODE"/>
                </w:rPr>
                <w:delText>fmiFree</w:delText>
              </w:r>
              <w:r w:rsidR="00674861" w:rsidDel="00A6617F">
                <w:rPr>
                  <w:rStyle w:val="CODE"/>
                </w:rPr>
                <w:delText>Instance</w:delText>
              </w:r>
              <w:r w:rsidRPr="0098259C" w:rsidDel="00A6617F">
                <w:delText>.</w:delText>
              </w:r>
            </w:del>
          </w:p>
          <w:p w14:paraId="21BBEF31" w14:textId="0B7F122C" w:rsidR="003F0941" w:rsidRPr="0098259C" w:rsidDel="00A6617F" w:rsidRDefault="003F0941">
            <w:pPr>
              <w:pStyle w:val="Textkrper-Zeileneinzug"/>
              <w:jc w:val="left"/>
              <w:rPr>
                <w:del w:id="1253" w:author="Otter, Martin" w:date="2014-04-01T19:00:00Z"/>
              </w:rPr>
              <w:pPrChange w:id="1254" w:author="Otter, Martin" w:date="2014-04-25T18:02:00Z">
                <w:pPr>
                  <w:pStyle w:val="Textkrper-Tabelle"/>
                  <w:numPr>
                    <w:numId w:val="27"/>
                  </w:numPr>
                  <w:tabs>
                    <w:tab w:val="num" w:pos="740"/>
                  </w:tabs>
                  <w:ind w:left="740" w:hanging="360"/>
                </w:pPr>
              </w:pPrChange>
            </w:pPr>
            <w:del w:id="1255" w:author="Otter, Martin" w:date="2014-04-01T19:00:00Z">
              <w:r w:rsidRPr="0098259C" w:rsidDel="00A6617F">
                <w:delText>Additionally, these functions can be c</w:delText>
              </w:r>
              <w:r w:rsidR="00674861" w:rsidDel="00A6617F">
                <w:delText>alled on variables that have a &lt;</w:delText>
              </w:r>
              <w:r w:rsidRPr="0098259C" w:rsidDel="00A6617F">
                <w:rPr>
                  <w:rStyle w:val="CODE"/>
                </w:rPr>
                <w:delText>ScalarVariable</w:delText>
              </w:r>
              <w:r w:rsidR="00674861" w:rsidDel="00A6617F">
                <w:rPr>
                  <w:rStyle w:val="CODE"/>
                </w:rPr>
                <w:delText>&gt;</w:delText>
              </w:r>
              <w:r w:rsidR="00674861" w:rsidDel="00A6617F">
                <w:delText xml:space="preserve"> &lt;</w:delText>
              </w:r>
              <w:r w:rsidR="00674861" w:rsidRPr="00674861" w:rsidDel="00A6617F">
                <w:rPr>
                  <w:rStyle w:val="CODE"/>
                </w:rPr>
                <w:delText>Real/Integer/Boolean/String/Enumeration</w:delText>
              </w:r>
              <w:r w:rsidRPr="0098259C" w:rsidDel="00A6617F">
                <w:delText xml:space="preserve"> </w:delText>
              </w:r>
              <w:r w:rsidRPr="0098259C" w:rsidDel="00A6617F">
                <w:rPr>
                  <w:rStyle w:val="CODE"/>
                </w:rPr>
                <w:delText>start</w:delText>
              </w:r>
              <w:r w:rsidR="00674861" w:rsidDel="00A6617F">
                <w:rPr>
                  <w:rStyle w:val="CODE"/>
                </w:rPr>
                <w:delText>=...&gt;</w:delText>
              </w:r>
              <w:r w:rsidRPr="0098259C" w:rsidDel="00A6617F">
                <w:delText xml:space="preserve">” attribute, after calling </w:delText>
              </w:r>
              <w:r w:rsidR="00850C66" w:rsidDel="00A6617F">
                <w:rPr>
                  <w:rStyle w:val="CODE"/>
                </w:rPr>
                <w:delText>fmiInstantiate</w:delText>
              </w:r>
              <w:r w:rsidRPr="0098259C" w:rsidDel="00A6617F">
                <w:delText xml:space="preserve"> and before calling</w:delText>
              </w:r>
              <w:r w:rsidR="001366D8" w:rsidRPr="005666E8" w:rsidDel="00A6617F">
                <w:rPr>
                  <w:rStyle w:val="CODE"/>
                </w:rPr>
                <w:delText xml:space="preserve"> </w:delText>
              </w:r>
              <w:r w:rsidR="00A137EA" w:rsidDel="00A6617F">
                <w:rPr>
                  <w:rStyle w:val="CODE"/>
                </w:rPr>
                <w:delText>fmiEnterInitializationMode</w:delText>
              </w:r>
              <w:r w:rsidRPr="0098259C" w:rsidDel="00A6617F">
                <w:delText>. If these functions are not called on a variable with a “</w:delText>
              </w:r>
              <w:r w:rsidRPr="0098259C" w:rsidDel="00A6617F">
                <w:rPr>
                  <w:rStyle w:val="CODE"/>
                </w:rPr>
                <w:delText>start</w:delText>
              </w:r>
              <w:r w:rsidRPr="0098259C" w:rsidDel="00A6617F">
                <w:delText>” attribute, then the “</w:delText>
              </w:r>
              <w:r w:rsidRPr="0098259C" w:rsidDel="00A6617F">
                <w:rPr>
                  <w:rStyle w:val="CODE"/>
                </w:rPr>
                <w:delText>start</w:delText>
              </w:r>
              <w:r w:rsidRPr="0098259C" w:rsidDel="00A6617F">
                <w:delText xml:space="preserve">” value of this variable in the </w:delText>
              </w:r>
              <w:r w:rsidR="003B3242" w:rsidDel="00A6617F">
                <w:delText>C functions</w:delText>
              </w:r>
              <w:r w:rsidRPr="0098259C" w:rsidDel="00A6617F">
                <w:delText xml:space="preserve"> is this “</w:delText>
              </w:r>
              <w:r w:rsidRPr="0098259C" w:rsidDel="00A6617F">
                <w:rPr>
                  <w:rStyle w:val="CODE"/>
                </w:rPr>
                <w:delText>start</w:delText>
              </w:r>
              <w:r w:rsidRPr="0098259C" w:rsidDel="00A6617F">
                <w:delText xml:space="preserve">” value (so this </w:delText>
              </w:r>
              <w:r w:rsidRPr="0098259C" w:rsidDel="00A6617F">
                <w:rPr>
                  <w:rStyle w:val="CODE"/>
                </w:rPr>
                <w:delText>start</w:delText>
              </w:r>
              <w:r w:rsidRPr="0098259C" w:rsidDel="00A6617F">
                <w:delText xml:space="preserve"> value must be stored both in the </w:delText>
              </w:r>
              <w:r w:rsidR="00374F39" w:rsidRPr="0098259C" w:rsidDel="00A6617F">
                <w:delText>XML</w:delText>
              </w:r>
              <w:r w:rsidR="005A2A81" w:rsidRPr="0098259C" w:rsidDel="00A6617F">
                <w:delText xml:space="preserve"> file</w:delText>
              </w:r>
              <w:r w:rsidRPr="0098259C" w:rsidDel="00A6617F">
                <w:delText xml:space="preserve"> and in the </w:delText>
              </w:r>
              <w:r w:rsidR="003B3242" w:rsidDel="00A6617F">
                <w:delText>C functions</w:delText>
              </w:r>
              <w:r w:rsidRPr="0098259C" w:rsidDel="00A6617F">
                <w:delText>).</w:delText>
              </w:r>
            </w:del>
          </w:p>
          <w:p w14:paraId="41D3DCEE" w14:textId="0344F115" w:rsidR="003F0941" w:rsidRPr="0098259C" w:rsidDel="00A6617F" w:rsidRDefault="003F0941">
            <w:pPr>
              <w:pStyle w:val="Textkrper-Zeileneinzug"/>
              <w:jc w:val="left"/>
              <w:rPr>
                <w:del w:id="1256" w:author="Otter, Martin" w:date="2014-04-01T19:00:00Z"/>
              </w:rPr>
              <w:pPrChange w:id="1257" w:author="Otter, Martin" w:date="2014-04-25T18:02:00Z">
                <w:pPr>
                  <w:pStyle w:val="Textkrper-Tabelle"/>
                  <w:numPr>
                    <w:numId w:val="19"/>
                  </w:numPr>
                  <w:tabs>
                    <w:tab w:val="num" w:pos="380"/>
                  </w:tabs>
                  <w:ind w:left="380" w:hanging="360"/>
                </w:pPr>
              </w:pPrChange>
            </w:pPr>
            <w:del w:id="1258" w:author="Otter, Martin" w:date="2014-04-01T19:00:00Z">
              <w:r w:rsidRPr="0098259C" w:rsidDel="00A6617F">
                <w:delText>For co-simulation (</w:delText>
              </w:r>
              <w:r w:rsidRPr="0098259C" w:rsidDel="00A6617F">
                <w:rPr>
                  <w:color w:val="000000"/>
                  <w:szCs w:val="20"/>
                </w:rPr>
                <w:delText>see also section</w:delText>
              </w:r>
              <w:r w:rsidR="002A2099" w:rsidDel="00A6617F">
                <w:rPr>
                  <w:color w:val="000000"/>
                  <w:szCs w:val="20"/>
                </w:rPr>
                <w:delText xml:space="preserve"> </w:delText>
              </w:r>
              <w:r w:rsidR="002A2099" w:rsidDel="00A6617F">
                <w:rPr>
                  <w:color w:val="000000"/>
                  <w:szCs w:val="20"/>
                </w:rPr>
                <w:fldChar w:fldCharType="begin"/>
              </w:r>
              <w:r w:rsidR="002A2099" w:rsidDel="00A6617F">
                <w:rPr>
                  <w:color w:val="000000"/>
                  <w:szCs w:val="20"/>
                </w:rPr>
                <w:delInstrText xml:space="preserve"> REF _Ref349039747 \n \h </w:delInstrText>
              </w:r>
              <w:r w:rsidR="002A2099" w:rsidDel="00A6617F">
                <w:rPr>
                  <w:color w:val="000000"/>
                  <w:szCs w:val="20"/>
                </w:rPr>
              </w:r>
              <w:r w:rsidR="002A2099" w:rsidDel="00A6617F">
                <w:rPr>
                  <w:color w:val="000000"/>
                  <w:szCs w:val="20"/>
                </w:rPr>
                <w:fldChar w:fldCharType="separate"/>
              </w:r>
              <w:r w:rsidR="002A2099" w:rsidDel="00A6617F">
                <w:rPr>
                  <w:color w:val="000000"/>
                  <w:szCs w:val="20"/>
                </w:rPr>
                <w:delText>4.2.4</w:delText>
              </w:r>
              <w:r w:rsidR="002A2099" w:rsidDel="00A6617F">
                <w:rPr>
                  <w:color w:val="000000"/>
                  <w:szCs w:val="20"/>
                </w:rPr>
                <w:fldChar w:fldCharType="end"/>
              </w:r>
              <w:r w:rsidRPr="0098259C" w:rsidDel="00A6617F">
                <w:rPr>
                  <w:color w:val="000000"/>
                  <w:szCs w:val="20"/>
                </w:rPr>
                <w:delText>):</w:delText>
              </w:r>
            </w:del>
          </w:p>
          <w:p w14:paraId="77CF5DCA" w14:textId="19BEA35C" w:rsidR="00473BC8" w:rsidRPr="0098259C" w:rsidDel="00A6617F" w:rsidRDefault="00473BC8">
            <w:pPr>
              <w:pStyle w:val="Textkrper-Zeileneinzug"/>
              <w:jc w:val="left"/>
              <w:rPr>
                <w:del w:id="1259" w:author="Otter, Martin" w:date="2014-04-01T19:00:00Z"/>
                <w:color w:val="000000"/>
                <w:szCs w:val="20"/>
              </w:rPr>
              <w:pPrChange w:id="1260" w:author="Otter, Martin" w:date="2014-04-25T18:02:00Z">
                <w:pPr>
                  <w:pStyle w:val="Textkrper-Tabelle"/>
                  <w:numPr>
                    <w:numId w:val="33"/>
                  </w:numPr>
                  <w:tabs>
                    <w:tab w:val="num" w:pos="360"/>
                  </w:tabs>
                  <w:autoSpaceDE w:val="0"/>
                  <w:autoSpaceDN w:val="0"/>
                  <w:adjustRightInd w:val="0"/>
                  <w:spacing w:line="260" w:lineRule="exact"/>
                  <w:ind w:left="740" w:hanging="360"/>
                </w:pPr>
              </w:pPrChange>
            </w:pPr>
            <w:del w:id="1261" w:author="Otter, Martin" w:date="2014-04-01T19:00:00Z">
              <w:r w:rsidRPr="0098259C" w:rsidDel="00A6617F">
                <w:rPr>
                  <w:color w:val="000000"/>
                  <w:szCs w:val="20"/>
                </w:rPr>
                <w:delText>The setting is</w:delText>
              </w:r>
              <w:r w:rsidRPr="0098259C" w:rsidDel="00A6617F">
                <w:delText xml:space="preserve"> with respect to the beginning of a communication time step.</w:delText>
              </w:r>
            </w:del>
          </w:p>
          <w:p w14:paraId="694E0B96" w14:textId="135D6106" w:rsidR="00FB5AAC" w:rsidRPr="0098259C" w:rsidDel="00A6617F" w:rsidRDefault="00FB5AAC">
            <w:pPr>
              <w:pStyle w:val="Textkrper-Zeileneinzug"/>
              <w:jc w:val="left"/>
              <w:rPr>
                <w:del w:id="1262" w:author="Otter, Martin" w:date="2014-04-01T19:00:00Z"/>
              </w:rPr>
              <w:pPrChange w:id="1263" w:author="Otter, Martin" w:date="2014-04-25T18:02:00Z">
                <w:pPr>
                  <w:pStyle w:val="Textkrper-Tabelle"/>
                  <w:numPr>
                    <w:numId w:val="33"/>
                  </w:numPr>
                  <w:tabs>
                    <w:tab w:val="num" w:pos="360"/>
                  </w:tabs>
                  <w:autoSpaceDE w:val="0"/>
                  <w:autoSpaceDN w:val="0"/>
                  <w:adjustRightInd w:val="0"/>
                  <w:spacing w:line="260" w:lineRule="exact"/>
                  <w:ind w:left="740" w:hanging="360"/>
                </w:pPr>
              </w:pPrChange>
            </w:pPr>
            <w:del w:id="1264" w:author="Otter, Martin" w:date="2014-04-01T19:00:00Z">
              <w:r w:rsidRPr="0098259C" w:rsidDel="00A6617F">
                <w:rPr>
                  <w:color w:val="000000"/>
                  <w:szCs w:val="20"/>
                </w:rPr>
                <w:delText xml:space="preserve">These functions can only be called after calling </w:delText>
              </w:r>
              <w:r w:rsidR="00850C66" w:rsidDel="00A6617F">
                <w:rPr>
                  <w:rStyle w:val="CODE"/>
                  <w:rFonts w:eastAsia="StarSymbol"/>
                  <w:color w:val="000000"/>
                  <w:sz w:val="20"/>
                  <w:szCs w:val="20"/>
                </w:rPr>
                <w:delText>fmiInstantiate</w:delText>
              </w:r>
              <w:r w:rsidRPr="0098259C" w:rsidDel="00A6617F">
                <w:rPr>
                  <w:color w:val="000000"/>
                  <w:szCs w:val="20"/>
                </w:rPr>
                <w:delText xml:space="preserve"> and before </w:delText>
              </w:r>
              <w:r w:rsidR="002A2099" w:rsidDel="00A6617F">
                <w:rPr>
                  <w:rStyle w:val="CODE"/>
                  <w:rFonts w:eastAsia="StarSymbol"/>
                  <w:color w:val="000000"/>
                  <w:sz w:val="20"/>
                  <w:szCs w:val="20"/>
                </w:rPr>
                <w:delText>fmiFreeInstance</w:delText>
              </w:r>
              <w:r w:rsidR="00473BC8" w:rsidRPr="0098259C" w:rsidDel="00A6617F">
                <w:rPr>
                  <w:rFonts w:eastAsia="StarSymbol"/>
                </w:rPr>
                <w:delText>.</w:delText>
              </w:r>
            </w:del>
          </w:p>
          <w:p w14:paraId="721F6769" w14:textId="0E0D8F42" w:rsidR="00BA7B4F" w:rsidRPr="0098259C" w:rsidDel="00A6617F" w:rsidRDefault="00BA7B4F">
            <w:pPr>
              <w:pStyle w:val="Textkrper-Zeileneinzug"/>
              <w:jc w:val="left"/>
              <w:rPr>
                <w:del w:id="1265" w:author="Otter, Martin" w:date="2014-04-01T19:00:00Z"/>
              </w:rPr>
              <w:pPrChange w:id="1266" w:author="Otter, Martin" w:date="2014-04-25T18:02:00Z">
                <w:pPr>
                  <w:pStyle w:val="Textkrper-Tabelle"/>
                  <w:numPr>
                    <w:numId w:val="33"/>
                  </w:numPr>
                  <w:tabs>
                    <w:tab w:val="num" w:pos="360"/>
                  </w:tabs>
                  <w:autoSpaceDE w:val="0"/>
                  <w:autoSpaceDN w:val="0"/>
                  <w:adjustRightInd w:val="0"/>
                  <w:spacing w:line="260" w:lineRule="exact"/>
                  <w:ind w:left="740" w:hanging="360"/>
                </w:pPr>
              </w:pPrChange>
            </w:pPr>
            <w:del w:id="1267" w:author="Otter, Martin" w:date="2014-04-01T19:00:00Z">
              <w:r w:rsidRPr="0098259C" w:rsidDel="00A6617F">
                <w:delText>These functions shall not be called on constants (</w:delText>
              </w:r>
              <w:r w:rsidR="002A2099" w:rsidDel="00A6617F">
                <w:delText>&lt;</w:delText>
              </w:r>
              <w:r w:rsidR="002A2099" w:rsidDel="00A6617F">
                <w:rPr>
                  <w:rStyle w:val="CODE"/>
                </w:rPr>
                <w:delText xml:space="preserve">ScalarVariable </w:delText>
              </w:r>
              <w:r w:rsidRPr="0098259C" w:rsidDel="00A6617F">
                <w:rPr>
                  <w:rStyle w:val="CODE"/>
                </w:rPr>
                <w:delText>variability</w:delText>
              </w:r>
              <w:r w:rsidR="008C5F9E" w:rsidRPr="0098259C" w:rsidDel="00A6617F">
                <w:rPr>
                  <w:rStyle w:val="CODE"/>
                </w:rPr>
                <w:delText xml:space="preserve"> </w:delText>
              </w:r>
              <w:r w:rsidRPr="0098259C" w:rsidDel="00A6617F">
                <w:rPr>
                  <w:rStyle w:val="CODE"/>
                </w:rPr>
                <w:delText>=</w:delText>
              </w:r>
              <w:r w:rsidR="008C5F9E" w:rsidRPr="0098259C" w:rsidDel="00A6617F">
                <w:rPr>
                  <w:rStyle w:val="CODE"/>
                </w:rPr>
                <w:delText xml:space="preserve"> </w:delText>
              </w:r>
              <w:r w:rsidR="008C5F9E" w:rsidRPr="0098259C" w:rsidDel="00A6617F">
                <w:rPr>
                  <w:rStyle w:val="CODE"/>
                  <w:rFonts w:cs="Courier New"/>
                </w:rPr>
                <w:delText>"</w:delText>
              </w:r>
              <w:r w:rsidRPr="0098259C" w:rsidDel="00A6617F">
                <w:rPr>
                  <w:rStyle w:val="CODE"/>
                </w:rPr>
                <w:delText>constant</w:delText>
              </w:r>
              <w:r w:rsidR="008C5F9E" w:rsidRPr="0098259C" w:rsidDel="00A6617F">
                <w:rPr>
                  <w:rStyle w:val="CODE"/>
                  <w:rFonts w:cs="Courier New"/>
                </w:rPr>
                <w:delText>"</w:delText>
              </w:r>
              <w:r w:rsidR="002A2099" w:rsidDel="00A6617F">
                <w:rPr>
                  <w:rStyle w:val="CODE"/>
                  <w:rFonts w:cs="Courier New"/>
                </w:rPr>
                <w:delText>&gt;</w:delText>
              </w:r>
              <w:r w:rsidRPr="0098259C" w:rsidDel="00A6617F">
                <w:delText>).</w:delText>
              </w:r>
            </w:del>
          </w:p>
          <w:p w14:paraId="39CF12E4" w14:textId="7AF0D7B6" w:rsidR="00FB5AAC" w:rsidRPr="0098259C" w:rsidDel="00A6617F" w:rsidRDefault="004445E9">
            <w:pPr>
              <w:pStyle w:val="Textkrper-Zeileneinzug"/>
              <w:jc w:val="left"/>
              <w:rPr>
                <w:del w:id="1268" w:author="Otter, Martin" w:date="2014-04-01T19:00:00Z"/>
              </w:rPr>
              <w:pPrChange w:id="1269" w:author="Otter, Martin" w:date="2014-04-25T18:02:00Z">
                <w:pPr>
                  <w:pStyle w:val="Textkrper-Tabelle"/>
                  <w:numPr>
                    <w:numId w:val="33"/>
                  </w:numPr>
                  <w:tabs>
                    <w:tab w:val="num" w:pos="360"/>
                  </w:tabs>
                  <w:autoSpaceDE w:val="0"/>
                  <w:autoSpaceDN w:val="0"/>
                  <w:adjustRightInd w:val="0"/>
                  <w:spacing w:line="260" w:lineRule="exact"/>
                  <w:ind w:left="740" w:hanging="360"/>
                </w:pPr>
              </w:pPrChange>
            </w:pPr>
            <w:del w:id="1270" w:author="Otter, Martin" w:date="2014-04-01T19:00:00Z">
              <w:r w:rsidRPr="0098259C" w:rsidDel="00A6617F">
                <w:delText>These functions can be called on inputs (</w:delText>
              </w:r>
              <w:r w:rsidR="002A2099" w:rsidDel="00A6617F">
                <w:delText>&lt;</w:delText>
              </w:r>
              <w:r w:rsidR="002A2099" w:rsidDel="00A6617F">
                <w:rPr>
                  <w:rStyle w:val="CODE"/>
                </w:rPr>
                <w:delText xml:space="preserve">ScalarVariable </w:delText>
              </w:r>
              <w:r w:rsidRPr="0098259C" w:rsidDel="00A6617F">
                <w:rPr>
                  <w:rStyle w:val="CODE"/>
                </w:rPr>
                <w:delText xml:space="preserve">causality = </w:delText>
              </w:r>
              <w:r w:rsidRPr="0098259C" w:rsidDel="00A6617F">
                <w:rPr>
                  <w:rStyle w:val="CODE"/>
                  <w:rFonts w:cs="Courier New"/>
                </w:rPr>
                <w:delText>"</w:delText>
              </w:r>
              <w:r w:rsidRPr="0098259C" w:rsidDel="00A6617F">
                <w:rPr>
                  <w:rStyle w:val="CODE"/>
                </w:rPr>
                <w:delText>input</w:delText>
              </w:r>
              <w:r w:rsidRPr="0098259C" w:rsidDel="00A6617F">
                <w:rPr>
                  <w:rStyle w:val="CODE"/>
                  <w:rFonts w:cs="Courier New"/>
                </w:rPr>
                <w:delText>"</w:delText>
              </w:r>
              <w:r w:rsidR="002A2099" w:rsidDel="00A6617F">
                <w:rPr>
                  <w:rStyle w:val="CODE"/>
                  <w:rFonts w:cs="Courier New"/>
                </w:rPr>
                <w:delText>&gt;</w:delText>
              </w:r>
              <w:r w:rsidRPr="0098259C" w:rsidDel="00A6617F">
                <w:delText>), and on tunable parameters (</w:delText>
              </w:r>
              <w:r w:rsidRPr="0098259C" w:rsidDel="00A6617F">
                <w:rPr>
                  <w:rStyle w:val="CODE"/>
                </w:rPr>
                <w:delText>causality="parameter"</w:delText>
              </w:r>
              <w:r w:rsidRPr="0098259C" w:rsidDel="00A6617F">
                <w:delText xml:space="preserve">, </w:delText>
              </w:r>
              <w:r w:rsidRPr="0098259C" w:rsidDel="00A6617F">
                <w:rPr>
                  <w:rStyle w:val="CODE"/>
                </w:rPr>
                <w:delText>variability="tunable"</w:delText>
              </w:r>
              <w:r w:rsidRPr="0098259C" w:rsidDel="00A6617F">
                <w:delText xml:space="preserve">), after calling </w:delText>
              </w:r>
              <w:r w:rsidR="00850C66" w:rsidDel="00A6617F">
                <w:rPr>
                  <w:rStyle w:val="CODE"/>
                </w:rPr>
                <w:delText>fmiInstantiate</w:delText>
              </w:r>
              <w:r w:rsidRPr="0098259C" w:rsidDel="00A6617F">
                <w:delText xml:space="preserve"> and before </w:delText>
              </w:r>
              <w:r w:rsidR="004100A9" w:rsidDel="00A6617F">
                <w:rPr>
                  <w:rStyle w:val="CODE"/>
                </w:rPr>
                <w:delText>fmiTerminate</w:delText>
              </w:r>
              <w:r w:rsidRPr="0098259C" w:rsidDel="00A6617F">
                <w:delText>.</w:delText>
              </w:r>
            </w:del>
          </w:p>
          <w:p w14:paraId="58149675" w14:textId="3379552F" w:rsidR="00FB5AAC" w:rsidRPr="0098259C" w:rsidDel="00A6617F" w:rsidRDefault="00FB5AAC">
            <w:pPr>
              <w:pStyle w:val="Textkrper-Zeileneinzug"/>
              <w:jc w:val="left"/>
              <w:rPr>
                <w:del w:id="1271" w:author="Otter, Martin" w:date="2014-04-01T19:00:00Z"/>
              </w:rPr>
              <w:pPrChange w:id="1272" w:author="Otter, Martin" w:date="2014-04-25T18:02:00Z">
                <w:pPr>
                  <w:pStyle w:val="Textkrper-Tabelle"/>
                  <w:numPr>
                    <w:numId w:val="33"/>
                  </w:numPr>
                  <w:tabs>
                    <w:tab w:val="num" w:pos="360"/>
                  </w:tabs>
                  <w:autoSpaceDE w:val="0"/>
                  <w:autoSpaceDN w:val="0"/>
                  <w:adjustRightInd w:val="0"/>
                  <w:spacing w:line="260" w:lineRule="exact"/>
                  <w:ind w:left="740" w:hanging="360"/>
                </w:pPr>
              </w:pPrChange>
            </w:pPr>
            <w:del w:id="1273" w:author="Otter, Martin" w:date="2014-04-01T19:00:00Z">
              <w:r w:rsidRPr="0098259C" w:rsidDel="00A6617F">
                <w:rPr>
                  <w:color w:val="000000"/>
                  <w:szCs w:val="20"/>
                </w:rPr>
                <w:delText xml:space="preserve">For </w:delText>
              </w:r>
              <w:r w:rsidR="00BA7B4F" w:rsidRPr="0098259C" w:rsidDel="00A6617F">
                <w:rPr>
                  <w:color w:val="000000"/>
                  <w:szCs w:val="20"/>
                </w:rPr>
                <w:delText xml:space="preserve">non-tunable </w:delText>
              </w:r>
              <w:r w:rsidRPr="0098259C" w:rsidDel="00A6617F">
                <w:rPr>
                  <w:color w:val="000000"/>
                  <w:szCs w:val="20"/>
                </w:rPr>
                <w:delText>parameters (</w:delText>
              </w:r>
              <w:r w:rsidR="002A2099" w:rsidDel="00A6617F">
                <w:rPr>
                  <w:color w:val="000000"/>
                  <w:szCs w:val="20"/>
                </w:rPr>
                <w:delText>&lt;</w:delText>
              </w:r>
              <w:r w:rsidR="002A2099" w:rsidDel="00A6617F">
                <w:rPr>
                  <w:rStyle w:val="CODE"/>
                </w:rPr>
                <w:delText xml:space="preserve">ScalarVariable </w:delText>
              </w:r>
              <w:r w:rsidRPr="0098259C" w:rsidDel="00A6617F">
                <w:rPr>
                  <w:rStyle w:val="CODE"/>
                </w:rPr>
                <w:delText xml:space="preserve">causality = </w:delText>
              </w:r>
              <w:r w:rsidR="00BE4E91" w:rsidRPr="0098259C" w:rsidDel="00A6617F">
                <w:rPr>
                  <w:rStyle w:val="CODE"/>
                </w:rPr>
                <w:delText>"</w:delText>
              </w:r>
              <w:r w:rsidR="00BA7B4F" w:rsidRPr="0098259C" w:rsidDel="00A6617F">
                <w:rPr>
                  <w:rStyle w:val="CODE"/>
                </w:rPr>
                <w:delText>parameter</w:delText>
              </w:r>
              <w:r w:rsidR="00BE4E91" w:rsidRPr="0098259C" w:rsidDel="00A6617F">
                <w:rPr>
                  <w:rStyle w:val="CODE"/>
                </w:rPr>
                <w:delText>"</w:delText>
              </w:r>
              <w:r w:rsidR="002A2099" w:rsidDel="00A6617F">
                <w:rPr>
                  <w:rStyle w:val="CODE"/>
                </w:rPr>
                <w:delText xml:space="preserve"> </w:delText>
              </w:r>
              <w:r w:rsidRPr="0098259C" w:rsidDel="00A6617F">
                <w:rPr>
                  <w:rStyle w:val="CODE"/>
                </w:rPr>
                <w:delText xml:space="preserve">variability = </w:delText>
              </w:r>
              <w:r w:rsidR="00BE4E91" w:rsidRPr="0098259C" w:rsidDel="00A6617F">
                <w:rPr>
                  <w:rStyle w:val="CODE"/>
                </w:rPr>
                <w:delText>"</w:delText>
              </w:r>
              <w:r w:rsidR="00BA7B4F" w:rsidRPr="0098259C" w:rsidDel="00A6617F">
                <w:rPr>
                  <w:rStyle w:val="CODE"/>
                </w:rPr>
                <w:delText>fixed</w:delText>
              </w:r>
              <w:r w:rsidR="00BE4E91" w:rsidRPr="0098259C" w:rsidDel="00A6617F">
                <w:rPr>
                  <w:rStyle w:val="CODE"/>
                </w:rPr>
                <w:delText>"</w:delText>
              </w:r>
              <w:r w:rsidR="002A2099" w:rsidDel="00A6617F">
                <w:rPr>
                  <w:rStyle w:val="CODE"/>
                </w:rPr>
                <w:delText>&gt;</w:delText>
              </w:r>
              <w:r w:rsidRPr="0098259C" w:rsidDel="00A6617F">
                <w:rPr>
                  <w:color w:val="000000"/>
                  <w:szCs w:val="20"/>
                </w:rPr>
                <w:delText xml:space="preserve">) the functions can only be called between </w:delText>
              </w:r>
              <w:r w:rsidR="00850C66" w:rsidDel="00A6617F">
                <w:rPr>
                  <w:rStyle w:val="CODE"/>
                  <w:rFonts w:eastAsia="StarSymbol"/>
                  <w:color w:val="000000"/>
                </w:rPr>
                <w:delText>fmiInstantiate</w:delText>
              </w:r>
              <w:r w:rsidR="00473BC8" w:rsidRPr="0098259C" w:rsidDel="00A6617F">
                <w:rPr>
                  <w:rStyle w:val="CODE"/>
                  <w:color w:val="000000"/>
                </w:rPr>
                <w:delText xml:space="preserve"> </w:delText>
              </w:r>
              <w:r w:rsidRPr="0098259C" w:rsidDel="00A6617F">
                <w:rPr>
                  <w:color w:val="000000"/>
                  <w:szCs w:val="20"/>
                </w:rPr>
                <w:delText xml:space="preserve">and </w:delText>
              </w:r>
              <w:r w:rsidR="00A137EA" w:rsidDel="00A6617F">
                <w:rPr>
                  <w:rStyle w:val="CODE"/>
                  <w:rFonts w:eastAsia="StarSymbol"/>
                  <w:color w:val="000000"/>
                </w:rPr>
                <w:delText>fmiExitInitializationMode</w:delText>
              </w:r>
              <w:r w:rsidRPr="0098259C" w:rsidDel="00A6617F">
                <w:delText>.</w:delText>
              </w:r>
            </w:del>
          </w:p>
          <w:p w14:paraId="28DCFA58" w14:textId="732E46E2" w:rsidR="000E0ED2" w:rsidRPr="0098259C" w:rsidRDefault="00FB5AAC">
            <w:pPr>
              <w:pStyle w:val="Textkrper-Zeileneinzug"/>
              <w:numPr>
                <w:ilvl w:val="0"/>
                <w:numId w:val="37"/>
              </w:numPr>
              <w:jc w:val="left"/>
              <w:rPr>
                <w:color w:val="000000"/>
                <w:szCs w:val="20"/>
              </w:rPr>
              <w:pPrChange w:id="1274" w:author="Otter, Martin" w:date="2014-04-25T18:02:00Z">
                <w:pPr>
                  <w:pStyle w:val="Textkrper-Tabelle"/>
                  <w:ind w:left="400"/>
                </w:pPr>
              </w:pPrChange>
            </w:pPr>
            <w:del w:id="1275" w:author="Otter, Martin" w:date="2014-04-01T19:00:00Z">
              <w:r w:rsidRPr="0098259C" w:rsidDel="00A6617F">
                <w:rPr>
                  <w:color w:val="000000"/>
                  <w:szCs w:val="20"/>
                </w:rPr>
                <w:delText>If no set function is called for a variable, it is initialized by the slave to its default value.</w:delText>
              </w:r>
            </w:del>
          </w:p>
        </w:tc>
      </w:tr>
    </w:tbl>
    <w:p w14:paraId="0FFB3208" w14:textId="77777777" w:rsidR="003F0941" w:rsidRDefault="00473BC8" w:rsidP="003D0107">
      <w:pPr>
        <w:pStyle w:val="Textkrper"/>
      </w:pPr>
      <w:r w:rsidRPr="0098259C">
        <w:lastRenderedPageBreak/>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85465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276" w:name="_Ref290826787"/>
      <w:bookmarkStart w:id="1277" w:name="_Ref290826791"/>
      <w:bookmarkStart w:id="1278" w:name="_Toc393466393"/>
      <w:r w:rsidRPr="0098259C">
        <w:t xml:space="preserve">Getting and </w:t>
      </w:r>
      <w:r w:rsidR="00C31261" w:rsidRPr="0098259C">
        <w:t>Setting the Complete FMU State</w:t>
      </w:r>
      <w:bookmarkEnd w:id="1276"/>
      <w:bookmarkEnd w:id="1277"/>
      <w:bookmarkEnd w:id="1278"/>
    </w:p>
    <w:p w14:paraId="4DEECB95" w14:textId="1649011C" w:rsidR="00213980" w:rsidRDefault="0097786D">
      <w:pPr>
        <w:pStyle w:val="Textkrper"/>
        <w:jc w:val="both"/>
        <w:pPrChange w:id="1279" w:author="Otter, Martin" w:date="2014-04-25T18:05:00Z">
          <w:pPr>
            <w:pStyle w:val="Textkrper"/>
          </w:pPr>
        </w:pPrChange>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w:t>
      </w:r>
      <w:del w:id="1280" w:author="Otter, Martin" w:date="2014-04-15T10:21:00Z">
        <w:r w:rsidRPr="0098259C" w:rsidDel="00E86BE6">
          <w:delText>discrete</w:delText>
        </w:r>
        <w:r w:rsidR="000D0C24" w:rsidDel="00E86BE6">
          <w:delText>-time</w:delText>
        </w:r>
        <w:r w:rsidRPr="0098259C" w:rsidDel="00E86BE6">
          <w:delText xml:space="preserve"> states, </w:delText>
        </w:r>
      </w:del>
      <w:r w:rsidRPr="0098259C">
        <w:t>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77777777"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77777777" w:rsidR="00C31261" w:rsidRPr="0098259C" w:rsidRDefault="00D53B4F" w:rsidP="00C31261">
      <w:pPr>
        <w:pStyle w:val="Textkrper"/>
      </w:pPr>
      <w:r w:rsidRPr="0098259C">
        <w:lastRenderedPageBreak/>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Pr="0098259C">
        <w:rPr>
          <w:i/>
        </w:rPr>
        <w:t xml:space="preserve"> used to </w:t>
      </w:r>
      <w:r w:rsidR="00044961" w:rsidRPr="0098259C">
        <w:rPr>
          <w:i/>
        </w:rPr>
        <w:t>perform an expens</w:t>
      </w:r>
      <w:r w:rsidR="0004467B" w:rsidRPr="0098259C">
        <w:rPr>
          <w:i/>
        </w:rPr>
        <w:t xml:space="preserve">ive steady-state initialization, copy the received FMU state in a byte vector and store this vector on file. </w:t>
      </w:r>
      <w:proofErr w:type="gramStart"/>
      <w:r w:rsidR="0004467B" w:rsidRPr="0098259C">
        <w:rPr>
          <w:i/>
        </w:rPr>
        <w:t xml:space="preserve">Whenever needed, the byte vector can be loaded from file, can be deserialized and </w:t>
      </w:r>
      <w:r w:rsidR="004D404E" w:rsidRPr="0098259C">
        <w:rPr>
          <w:i/>
        </w:rPr>
        <w:t xml:space="preserve">the </w:t>
      </w:r>
      <w:r w:rsidR="0004467B" w:rsidRPr="0098259C">
        <w:rPr>
          <w:i/>
        </w:rPr>
        <w:t xml:space="preserve">simulation is restarted from this FMU state, </w:t>
      </w:r>
      <w:r w:rsidR="00D73B94" w:rsidRPr="0098259C">
        <w:rPr>
          <w:i/>
        </w:rPr>
        <w:t>in other words</w:t>
      </w:r>
      <w:r w:rsidR="0004467B" w:rsidRPr="0098259C">
        <w:rPr>
          <w:i/>
        </w:rPr>
        <w:t xml:space="preserve"> from the steady-state initialization.</w:t>
      </w:r>
      <w:r w:rsidR="00BE4E91" w:rsidRPr="0098259C">
        <w:t>]</w:t>
      </w:r>
      <w:proofErr w:type="gramEnd"/>
      <w:r w:rsidR="0004467B" w:rsidRPr="0098259C">
        <w:t xml:space="preserve"> </w:t>
      </w:r>
    </w:p>
    <w:tbl>
      <w:tblPr>
        <w:tblW w:w="0" w:type="auto"/>
        <w:tblInd w:w="348" w:type="dxa"/>
        <w:tblLook w:val="01E0" w:firstRow="1" w:lastRow="1" w:firstColumn="1" w:lastColumn="1" w:noHBand="0" w:noVBand="0"/>
      </w:tblPr>
      <w:tblGrid>
        <w:gridCol w:w="600"/>
        <w:gridCol w:w="8858"/>
      </w:tblGrid>
      <w:tr w:rsidR="00520CE8" w:rsidRPr="0098259C" w14:paraId="40ED5574" w14:textId="77777777" w:rsidTr="00FB334E">
        <w:tc>
          <w:tcPr>
            <w:tcW w:w="9458" w:type="dxa"/>
            <w:gridSpan w:val="2"/>
            <w:shd w:val="clear" w:color="auto" w:fill="auto"/>
          </w:tcPr>
          <w:p w14:paraId="07087C11" w14:textId="0C3CA8C6" w:rsidR="00520CE8" w:rsidRPr="0098259C" w:rsidRDefault="00520CE8" w:rsidP="00520CE8">
            <w:pPr>
              <w:pStyle w:val="Textkrper-Tabelle"/>
              <w:spacing w:before="240"/>
              <w:ind w:left="23"/>
              <w:rPr>
                <w:rStyle w:val="CODE"/>
              </w:rPr>
            </w:pPr>
            <w:del w:id="1281" w:author="Otter, Martin" w:date="2014-04-09T11:00:00Z">
              <w:r w:rsidRPr="0098259C" w:rsidDel="00140C25">
                <w:rPr>
                  <w:rStyle w:val="CODE"/>
                </w:rPr>
                <w:delText>fmi</w:delText>
              </w:r>
            </w:del>
            <w:ins w:id="1282" w:author="Otter, Martin" w:date="2014-04-09T11:00:00Z">
              <w:r w:rsidR="00140C25">
                <w:rPr>
                  <w:rStyle w:val="CODE"/>
                </w:rPr>
                <w:t>fmi2</w:t>
              </w:r>
            </w:ins>
            <w:r w:rsidRPr="0098259C">
              <w:rPr>
                <w:rStyle w:val="CODE"/>
              </w:rPr>
              <w:t xml:space="preserve">Status </w:t>
            </w:r>
            <w:del w:id="1283" w:author="Otter, Martin" w:date="2014-04-09T11:00:00Z">
              <w:r w:rsidRPr="0098259C" w:rsidDel="00140C25">
                <w:rPr>
                  <w:rStyle w:val="CODE"/>
                </w:rPr>
                <w:delText>fmi</w:delText>
              </w:r>
            </w:del>
            <w:ins w:id="1284" w:author="Otter, Martin" w:date="2014-04-09T11:00:00Z">
              <w:r w:rsidR="00140C25">
                <w:rPr>
                  <w:rStyle w:val="CODE"/>
                </w:rPr>
                <w:t>fmi2</w:t>
              </w:r>
            </w:ins>
            <w:r w:rsidRPr="0098259C">
              <w:rPr>
                <w:rStyle w:val="CODE"/>
              </w:rPr>
              <w:t>GetFMUstate (</w:t>
            </w:r>
            <w:del w:id="1285" w:author="Otter, Martin" w:date="2014-04-09T11:00:00Z">
              <w:r w:rsidRPr="0098259C" w:rsidDel="00140C25">
                <w:rPr>
                  <w:rStyle w:val="CODE"/>
                </w:rPr>
                <w:delText>fmi</w:delText>
              </w:r>
            </w:del>
            <w:ins w:id="1286" w:author="Otter, Martin" w:date="2014-04-09T11:00:00Z">
              <w:r w:rsidR="00140C25">
                <w:rPr>
                  <w:rStyle w:val="CODE"/>
                </w:rPr>
                <w:t>fmi2</w:t>
              </w:r>
            </w:ins>
            <w:r w:rsidRPr="0098259C">
              <w:rPr>
                <w:rStyle w:val="CODE"/>
              </w:rPr>
              <w:t xml:space="preserve">Component c, </w:t>
            </w:r>
            <w:del w:id="1287" w:author="Otter, Martin" w:date="2014-04-09T11:00:00Z">
              <w:r w:rsidRPr="0098259C" w:rsidDel="00140C25">
                <w:rPr>
                  <w:rStyle w:val="CODE"/>
                </w:rPr>
                <w:delText>fmi</w:delText>
              </w:r>
            </w:del>
            <w:ins w:id="1288" w:author="Otter, Martin" w:date="2014-04-09T11:00:00Z">
              <w:r w:rsidR="00140C25">
                <w:rPr>
                  <w:rStyle w:val="CODE"/>
                </w:rPr>
                <w:t>fmi2</w:t>
              </w:r>
            </w:ins>
            <w:r w:rsidRPr="0098259C">
              <w:rPr>
                <w:rStyle w:val="CODE"/>
              </w:rPr>
              <w:t>FMUstate* FMUstate);</w:t>
            </w:r>
          </w:p>
          <w:p w14:paraId="6B8C4129" w14:textId="222A8C07" w:rsidR="00520CE8" w:rsidRPr="0098259C" w:rsidRDefault="00520CE8" w:rsidP="00520CE8">
            <w:pPr>
              <w:pStyle w:val="Textkrper-Tabelle"/>
              <w:rPr>
                <w:rStyle w:val="CODE"/>
              </w:rPr>
            </w:pPr>
            <w:del w:id="1289" w:author="Otter, Martin" w:date="2014-04-09T11:00:00Z">
              <w:r w:rsidRPr="0098259C" w:rsidDel="00140C25">
                <w:rPr>
                  <w:rStyle w:val="CODE"/>
                </w:rPr>
                <w:delText>fmi</w:delText>
              </w:r>
            </w:del>
            <w:ins w:id="1290" w:author="Otter, Martin" w:date="2014-04-09T11:00:00Z">
              <w:r w:rsidR="00140C25">
                <w:rPr>
                  <w:rStyle w:val="CODE"/>
                </w:rPr>
                <w:t>fmi2</w:t>
              </w:r>
            </w:ins>
            <w:r w:rsidRPr="0098259C">
              <w:rPr>
                <w:rStyle w:val="CODE"/>
              </w:rPr>
              <w:t xml:space="preserve">Status </w:t>
            </w:r>
            <w:del w:id="1291" w:author="Otter, Martin" w:date="2014-04-09T11:00:00Z">
              <w:r w:rsidRPr="0098259C" w:rsidDel="00140C25">
                <w:rPr>
                  <w:rStyle w:val="CODE"/>
                </w:rPr>
                <w:delText>fmi</w:delText>
              </w:r>
            </w:del>
            <w:ins w:id="1292" w:author="Otter, Martin" w:date="2014-04-09T11:00:00Z">
              <w:r w:rsidR="00140C25">
                <w:rPr>
                  <w:rStyle w:val="CODE"/>
                </w:rPr>
                <w:t>fmi2</w:t>
              </w:r>
            </w:ins>
            <w:r w:rsidRPr="0098259C">
              <w:rPr>
                <w:rStyle w:val="CODE"/>
              </w:rPr>
              <w:t>SetFMUstate (</w:t>
            </w:r>
            <w:del w:id="1293" w:author="Otter, Martin" w:date="2014-04-09T11:00:00Z">
              <w:r w:rsidRPr="0098259C" w:rsidDel="00140C25">
                <w:rPr>
                  <w:rStyle w:val="CODE"/>
                </w:rPr>
                <w:delText>fmi</w:delText>
              </w:r>
            </w:del>
            <w:ins w:id="1294" w:author="Otter, Martin" w:date="2014-04-09T11:00:00Z">
              <w:r w:rsidR="00140C25">
                <w:rPr>
                  <w:rStyle w:val="CODE"/>
                </w:rPr>
                <w:t>fmi2</w:t>
              </w:r>
            </w:ins>
            <w:r w:rsidRPr="0098259C">
              <w:rPr>
                <w:rStyle w:val="CODE"/>
              </w:rPr>
              <w:t xml:space="preserve">Component c, </w:t>
            </w:r>
            <w:del w:id="1295" w:author="Otter, Martin" w:date="2014-04-09T11:00:00Z">
              <w:r w:rsidRPr="0098259C" w:rsidDel="00140C25">
                <w:rPr>
                  <w:rStyle w:val="CODE"/>
                </w:rPr>
                <w:delText>fmi</w:delText>
              </w:r>
            </w:del>
            <w:ins w:id="1296" w:author="Otter, Martin" w:date="2014-04-09T11:00:00Z">
              <w:r w:rsidR="00140C25">
                <w:rPr>
                  <w:rStyle w:val="CODE"/>
                </w:rPr>
                <w:t>fmi2</w:t>
              </w:r>
            </w:ins>
            <w:r w:rsidRPr="0098259C">
              <w:rPr>
                <w:rStyle w:val="CODE"/>
              </w:rPr>
              <w:t>FMUstate  FMUstate);</w:t>
            </w:r>
          </w:p>
          <w:p w14:paraId="7EACA971" w14:textId="06C38DB6" w:rsidR="00520CE8" w:rsidRPr="0098259C" w:rsidRDefault="00520CE8" w:rsidP="00520CE8">
            <w:pPr>
              <w:pStyle w:val="Textkrper-Tabelle"/>
              <w:ind w:left="0"/>
              <w:rPr>
                <w:rFonts w:ascii="Courier New" w:hAnsi="Courier New" w:cs="Courier New"/>
                <w:sz w:val="19"/>
              </w:rPr>
            </w:pPr>
            <w:del w:id="1297" w:author="Otter, Martin" w:date="2014-04-09T11:00:00Z">
              <w:r w:rsidRPr="0098259C" w:rsidDel="00140C25">
                <w:rPr>
                  <w:rStyle w:val="CODE"/>
                </w:rPr>
                <w:delText>fmi</w:delText>
              </w:r>
            </w:del>
            <w:ins w:id="1298" w:author="Otter, Martin" w:date="2014-04-09T11:00:00Z">
              <w:r w:rsidR="00140C25">
                <w:rPr>
                  <w:rStyle w:val="CODE"/>
                </w:rPr>
                <w:t>fmi2</w:t>
              </w:r>
            </w:ins>
            <w:r w:rsidRPr="0098259C">
              <w:rPr>
                <w:rStyle w:val="CODE"/>
              </w:rPr>
              <w:t xml:space="preserve">Status </w:t>
            </w:r>
            <w:del w:id="1299" w:author="Otter, Martin" w:date="2014-04-09T11:00:00Z">
              <w:r w:rsidRPr="0098259C" w:rsidDel="00140C25">
                <w:rPr>
                  <w:rStyle w:val="CODE"/>
                </w:rPr>
                <w:delText>fmi</w:delText>
              </w:r>
            </w:del>
            <w:ins w:id="1300" w:author="Otter, Martin" w:date="2014-04-09T11:00:00Z">
              <w:r w:rsidR="00140C25">
                <w:rPr>
                  <w:rStyle w:val="CODE"/>
                </w:rPr>
                <w:t>fmi2</w:t>
              </w:r>
            </w:ins>
            <w:r w:rsidRPr="0098259C">
              <w:rPr>
                <w:rStyle w:val="CODE"/>
              </w:rPr>
              <w:t>FreeFMUstate(</w:t>
            </w:r>
            <w:del w:id="1301" w:author="Otter, Martin" w:date="2014-04-09T11:00:00Z">
              <w:r w:rsidRPr="0098259C" w:rsidDel="00140C25">
                <w:rPr>
                  <w:rStyle w:val="CODE"/>
                </w:rPr>
                <w:delText>fmi</w:delText>
              </w:r>
            </w:del>
            <w:ins w:id="1302" w:author="Otter, Martin" w:date="2014-04-09T11:00:00Z">
              <w:r w:rsidR="00140C25">
                <w:rPr>
                  <w:rStyle w:val="CODE"/>
                </w:rPr>
                <w:t>fmi2</w:t>
              </w:r>
            </w:ins>
            <w:r w:rsidRPr="0098259C">
              <w:rPr>
                <w:rStyle w:val="CODE"/>
              </w:rPr>
              <w:t xml:space="preserve">Component c, </w:t>
            </w:r>
            <w:del w:id="1303" w:author="Otter, Martin" w:date="2014-04-09T11:00:00Z">
              <w:r w:rsidRPr="0098259C" w:rsidDel="00140C25">
                <w:rPr>
                  <w:rStyle w:val="CODE"/>
                </w:rPr>
                <w:delText>fmi</w:delText>
              </w:r>
            </w:del>
            <w:ins w:id="1304" w:author="Otter, Martin" w:date="2014-04-09T11:00:00Z">
              <w:r w:rsidR="00140C25">
                <w:rPr>
                  <w:rStyle w:val="CODE"/>
                </w:rPr>
                <w:t>fmi2</w:t>
              </w:r>
            </w:ins>
            <w:r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1786B98" w:rsidR="00520CE8" w:rsidRPr="0098259C" w:rsidRDefault="00520CE8" w:rsidP="00B85BF7">
            <w:pPr>
              <w:pStyle w:val="Textkrper-Tabelle"/>
            </w:pPr>
            <w:del w:id="1305" w:author="Otter, Martin" w:date="2014-04-09T11:00:00Z">
              <w:r w:rsidRPr="0098259C" w:rsidDel="00140C25">
                <w:rPr>
                  <w:rStyle w:val="CODE"/>
                </w:rPr>
                <w:delText>fmi</w:delText>
              </w:r>
            </w:del>
            <w:proofErr w:type="gramStart"/>
            <w:ins w:id="1306" w:author="Otter, Martin" w:date="2014-04-09T11:00:00Z">
              <w:r w:rsidR="00140C25">
                <w:rPr>
                  <w:rStyle w:val="CODE"/>
                </w:rPr>
                <w:t>fmi2</w:t>
              </w:r>
            </w:ins>
            <w:r w:rsidRPr="0098259C">
              <w:rPr>
                <w:rStyle w:val="CODE"/>
              </w:rPr>
              <w:t>GetFMUstate</w:t>
            </w:r>
            <w:proofErr w:type="gramEnd"/>
            <w:r w:rsidRPr="0098259C">
              <w:t xml:space="preserve"> makes a copy of the internal FMU state and returns a pointer to this copy (</w:t>
            </w:r>
            <w:r w:rsidRPr="0098259C">
              <w:rPr>
                <w:rStyle w:val="CODE"/>
              </w:rPr>
              <w:t>FMUstate</w:t>
            </w:r>
            <w:r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w:t>
            </w:r>
            <w:proofErr w:type="gramStart"/>
            <w:r w:rsidR="00B85BF7" w:rsidRPr="000D0C24">
              <w:rPr>
                <w:rStyle w:val="CODE"/>
              </w:rPr>
              <w:t>FMUstate !</w:t>
            </w:r>
            <w:proofErr w:type="gramEnd"/>
            <w:r w:rsidR="00B85BF7" w:rsidRPr="000D0C24">
              <w:rPr>
                <w:rStyle w:val="CODE"/>
              </w:rPr>
              <w:t>=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del w:id="1307" w:author="Otter, Martin" w:date="2014-04-09T11:00:00Z">
              <w:r w:rsidR="00B85BF7" w:rsidRPr="000D0C24" w:rsidDel="00140C25">
                <w:rPr>
                  <w:rStyle w:val="CODE"/>
                </w:rPr>
                <w:delText>fmi</w:delText>
              </w:r>
            </w:del>
            <w:ins w:id="1308" w:author="Otter, Martin" w:date="2014-04-09T11:00:00Z">
              <w:r w:rsidR="00140C25">
                <w:rPr>
                  <w:rStyle w:val="CODE"/>
                </w:rPr>
                <w:t>fmi2</w:t>
              </w:r>
            </w:ins>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del w:id="1309" w:author="Otter, Martin" w:date="2014-04-09T11:00:00Z">
              <w:r w:rsidR="00B85BF7" w:rsidRPr="000D0C24" w:rsidDel="00140C25">
                <w:rPr>
                  <w:rStyle w:val="CODE"/>
                  <w:i/>
                </w:rPr>
                <w:delText>fmi</w:delText>
              </w:r>
            </w:del>
            <w:ins w:id="1310" w:author="Otter, Martin" w:date="2014-04-09T11:00:00Z">
              <w:r w:rsidR="00140C25">
                <w:rPr>
                  <w:rStyle w:val="CODE"/>
                  <w:i/>
                </w:rPr>
                <w:t>fmi2</w:t>
              </w:r>
            </w:ins>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13C47D70" w:rsidR="00520CE8" w:rsidRPr="0098259C" w:rsidRDefault="00520CE8" w:rsidP="00DC6FAE">
            <w:pPr>
              <w:pStyle w:val="Textkrper-Tabelle"/>
              <w:spacing w:before="120"/>
              <w:ind w:left="23"/>
            </w:pPr>
            <w:del w:id="1311" w:author="Otter, Martin" w:date="2014-04-09T11:00:00Z">
              <w:r w:rsidRPr="0098259C" w:rsidDel="00140C25">
                <w:rPr>
                  <w:rStyle w:val="CODE"/>
                </w:rPr>
                <w:delText>fmi</w:delText>
              </w:r>
            </w:del>
            <w:proofErr w:type="gramStart"/>
            <w:ins w:id="1312" w:author="Otter, Martin" w:date="2014-04-09T11:00:00Z">
              <w:r w:rsidR="00140C25">
                <w:rPr>
                  <w:rStyle w:val="CODE"/>
                </w:rPr>
                <w:t>fmi2</w:t>
              </w:r>
            </w:ins>
            <w:r w:rsidRPr="0098259C">
              <w:rPr>
                <w:rStyle w:val="CODE"/>
              </w:rPr>
              <w:t>SetFMUstate</w:t>
            </w:r>
            <w:proofErr w:type="gramEnd"/>
            <w:r w:rsidRPr="0098259C">
              <w:t xml:space="preserve"> copies the content of the previously copied </w:t>
            </w:r>
            <w:r w:rsidRPr="0098259C">
              <w:rPr>
                <w:rStyle w:val="CODE"/>
              </w:rPr>
              <w:t>FMUstate</w:t>
            </w:r>
            <w:r w:rsidRPr="0098259C">
              <w:t xml:space="preserve"> back and uses </w:t>
            </w:r>
            <w:r w:rsidR="0004467B" w:rsidRPr="0098259C">
              <w:t xml:space="preserve">it </w:t>
            </w:r>
            <w:r w:rsidRPr="0098259C">
              <w:t xml:space="preserve">as actual new </w:t>
            </w:r>
            <w:r w:rsidR="0004467B" w:rsidRPr="0098259C">
              <w:t xml:space="preserve">FMU </w:t>
            </w:r>
            <w:r w:rsidRPr="0098259C">
              <w:t xml:space="preserve">state. The </w:t>
            </w:r>
            <w:r w:rsidRPr="0098259C">
              <w:rPr>
                <w:rStyle w:val="CODE"/>
              </w:rPr>
              <w:t>FMUstate</w:t>
            </w:r>
            <w:r w:rsidRPr="0098259C">
              <w:t xml:space="preserve"> copy does still exist.</w:t>
            </w:r>
          </w:p>
          <w:p w14:paraId="4CFBC49D" w14:textId="3038B17B" w:rsidR="00520CE8" w:rsidRPr="0098259C" w:rsidRDefault="00520CE8" w:rsidP="0004467B">
            <w:pPr>
              <w:pStyle w:val="Textkrper-Tabelle"/>
              <w:spacing w:before="120"/>
              <w:ind w:left="23"/>
            </w:pPr>
            <w:del w:id="1313" w:author="Otter, Martin" w:date="2014-04-09T11:00:00Z">
              <w:r w:rsidRPr="0098259C" w:rsidDel="00140C25">
                <w:rPr>
                  <w:rStyle w:val="CODE"/>
                </w:rPr>
                <w:delText>fmi</w:delText>
              </w:r>
            </w:del>
            <w:proofErr w:type="gramStart"/>
            <w:ins w:id="1314" w:author="Otter, Martin" w:date="2014-04-09T11:00:00Z">
              <w:r w:rsidR="00140C25">
                <w:rPr>
                  <w:rStyle w:val="CODE"/>
                </w:rPr>
                <w:t>fmi2</w:t>
              </w:r>
            </w:ins>
            <w:r w:rsidRPr="0098259C">
              <w:rPr>
                <w:rStyle w:val="CODE"/>
              </w:rPr>
              <w:t>FreeFMUstate</w:t>
            </w:r>
            <w:proofErr w:type="gramEnd"/>
            <w:r w:rsidRPr="0098259C">
              <w:t xml:space="preserve"> frees all memory and other resources allocated with the </w:t>
            </w:r>
            <w:del w:id="1315" w:author="Otter, Martin" w:date="2014-04-09T11:00:00Z">
              <w:r w:rsidRPr="0098259C" w:rsidDel="00140C25">
                <w:rPr>
                  <w:rStyle w:val="CODE"/>
                </w:rPr>
                <w:delText>fmi</w:delText>
              </w:r>
            </w:del>
            <w:ins w:id="1316" w:author="Otter, Martin" w:date="2014-04-09T11:00:00Z">
              <w:r w:rsidR="00140C25">
                <w:rPr>
                  <w:rStyle w:val="CODE"/>
                </w:rPr>
                <w:t>fmi2</w:t>
              </w:r>
            </w:ins>
            <w:r w:rsidRPr="0098259C">
              <w:rPr>
                <w:rStyle w:val="CODE"/>
              </w:rPr>
              <w:t>GetFMUstate</w:t>
            </w:r>
            <w:r w:rsidRPr="0098259C">
              <w:t xml:space="preserve"> call for this </w:t>
            </w:r>
            <w:r w:rsidRPr="0098259C">
              <w:rPr>
                <w:rStyle w:val="CODE"/>
              </w:rPr>
              <w:t>FMUstate</w:t>
            </w:r>
            <w:r w:rsidRPr="0098259C">
              <w:t xml:space="preserve">. The input argument to this function is the </w:t>
            </w:r>
            <w:r w:rsidR="00DC6FAE" w:rsidRPr="0098259C">
              <w:rPr>
                <w:rStyle w:val="CODE"/>
              </w:rPr>
              <w:t>FMUstate</w:t>
            </w:r>
            <w:r w:rsidRPr="0098259C">
              <w:t xml:space="preserve"> to be freed. If a </w:t>
            </w:r>
            <w:r w:rsidR="00DC6FAE" w:rsidRPr="0098259C">
              <w:t xml:space="preserve">null </w:t>
            </w:r>
            <w:r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5AB9580B" w:rsidR="00295BF9" w:rsidRPr="0098259C" w:rsidRDefault="00295BF9" w:rsidP="000D0C24">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Pr="0098259C">
              <w:fldChar w:fldCharType="begin"/>
            </w:r>
            <w:r w:rsidRPr="0098259C">
              <w:instrText xml:space="preserve"> REF _Ref290828041 \r \h </w:instrText>
            </w:r>
            <w:r w:rsidRPr="0098259C">
              <w:fldChar w:fldCharType="separate"/>
            </w:r>
            <w:r w:rsidR="00854655">
              <w:t>3.3.1</w:t>
            </w:r>
            <w:r w:rsidRPr="0098259C">
              <w:fldChar w:fldCharType="end"/>
            </w:r>
            <w:r w:rsidRPr="0098259C">
              <w:t xml:space="preserve"> and </w:t>
            </w:r>
            <w:r w:rsidRPr="0098259C">
              <w:fldChar w:fldCharType="begin"/>
            </w:r>
            <w:r w:rsidRPr="0098259C">
              <w:instrText xml:space="preserve"> REF _Ref289268602 \r \h </w:instrText>
            </w:r>
            <w:r w:rsidRPr="0098259C">
              <w:fldChar w:fldCharType="separate"/>
            </w:r>
            <w:r w:rsidR="0085465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47EEAB54" w:rsidR="00823CAF" w:rsidRPr="0098259C" w:rsidRDefault="00823CAF" w:rsidP="00823CAF">
            <w:pPr>
              <w:pStyle w:val="Textkrper-Tabelle"/>
              <w:spacing w:before="240"/>
              <w:ind w:left="23"/>
              <w:rPr>
                <w:rStyle w:val="CODE"/>
              </w:rPr>
            </w:pPr>
            <w:del w:id="1317" w:author="Otter, Martin" w:date="2014-04-09T11:00:00Z">
              <w:r w:rsidRPr="0098259C" w:rsidDel="00140C25">
                <w:rPr>
                  <w:rStyle w:val="CODE"/>
                </w:rPr>
                <w:delText>fmi</w:delText>
              </w:r>
            </w:del>
            <w:ins w:id="1318" w:author="Otter, Martin" w:date="2014-04-09T11:00:00Z">
              <w:r w:rsidR="00140C25">
                <w:rPr>
                  <w:rStyle w:val="CODE"/>
                </w:rPr>
                <w:t>fmi2</w:t>
              </w:r>
            </w:ins>
            <w:r w:rsidRPr="0098259C">
              <w:rPr>
                <w:rStyle w:val="CODE"/>
              </w:rPr>
              <w:t xml:space="preserve">Status </w:t>
            </w:r>
            <w:del w:id="1319" w:author="Otter, Martin" w:date="2014-04-09T11:00:00Z">
              <w:r w:rsidRPr="0098259C" w:rsidDel="00140C25">
                <w:rPr>
                  <w:rStyle w:val="CODE"/>
                </w:rPr>
                <w:delText>fmi</w:delText>
              </w:r>
            </w:del>
            <w:ins w:id="1320" w:author="Otter, Martin" w:date="2014-04-09T11:00:00Z">
              <w:r w:rsidR="00140C25">
                <w:rPr>
                  <w:rStyle w:val="CODE"/>
                </w:rPr>
                <w:t>fmi2</w:t>
              </w:r>
            </w:ins>
            <w:r w:rsidRPr="0098259C">
              <w:rPr>
                <w:rStyle w:val="CODE"/>
              </w:rPr>
              <w:t>SerializedFMUstateSize(</w:t>
            </w:r>
            <w:del w:id="1321" w:author="Otter, Martin" w:date="2014-04-09T11:00:00Z">
              <w:r w:rsidRPr="0098259C" w:rsidDel="00140C25">
                <w:rPr>
                  <w:rStyle w:val="CODE"/>
                </w:rPr>
                <w:delText>fmi</w:delText>
              </w:r>
            </w:del>
            <w:ins w:id="1322" w:author="Otter, Martin" w:date="2014-04-09T11:00:00Z">
              <w:r w:rsidR="00140C25">
                <w:rPr>
                  <w:rStyle w:val="CODE"/>
                </w:rPr>
                <w:t>fmi2</w:t>
              </w:r>
            </w:ins>
            <w:r w:rsidRPr="0098259C">
              <w:rPr>
                <w:rStyle w:val="CODE"/>
              </w:rPr>
              <w:t xml:space="preserve">Component c, </w:t>
            </w:r>
            <w:del w:id="1323" w:author="Otter, Martin" w:date="2014-04-09T11:00:00Z">
              <w:r w:rsidRPr="0098259C" w:rsidDel="00140C25">
                <w:rPr>
                  <w:rStyle w:val="CODE"/>
                </w:rPr>
                <w:delText>fmi</w:delText>
              </w:r>
            </w:del>
            <w:ins w:id="1324" w:author="Otter, Martin" w:date="2014-04-09T11:00:00Z">
              <w:r w:rsidR="00140C25">
                <w:rPr>
                  <w:rStyle w:val="CODE"/>
                </w:rPr>
                <w:t>fmi2</w:t>
              </w:r>
            </w:ins>
            <w:r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ins w:id="1325" w:author="Otter, Martin" w:date="2014-04-25T18:05:00Z">
              <w:r w:rsidR="0065491B">
                <w:rPr>
                  <w:rStyle w:val="CODE"/>
                </w:rPr>
                <w:t xml:space="preserve">  </w:t>
              </w:r>
            </w:ins>
            <w:r w:rsidRPr="0098259C">
              <w:rPr>
                <w:rStyle w:val="CODE"/>
              </w:rPr>
              <w:t xml:space="preserve">   size_t *size);</w:t>
            </w:r>
          </w:p>
          <w:p w14:paraId="60D53E20" w14:textId="7A84A469" w:rsidR="00823CAF" w:rsidRPr="0098259C" w:rsidRDefault="00823CAF" w:rsidP="00823CAF">
            <w:pPr>
              <w:pStyle w:val="Textkrper-Tabelle"/>
              <w:rPr>
                <w:rStyle w:val="CODE"/>
              </w:rPr>
            </w:pPr>
            <w:del w:id="1326" w:author="Otter, Martin" w:date="2014-04-09T11:00:00Z">
              <w:r w:rsidRPr="0098259C" w:rsidDel="00140C25">
                <w:rPr>
                  <w:rStyle w:val="CODE"/>
                </w:rPr>
                <w:delText>fmi</w:delText>
              </w:r>
            </w:del>
            <w:ins w:id="1327" w:author="Otter, Martin" w:date="2014-04-09T11:00:00Z">
              <w:r w:rsidR="00140C25">
                <w:rPr>
                  <w:rStyle w:val="CODE"/>
                </w:rPr>
                <w:t>fmi2</w:t>
              </w:r>
            </w:ins>
            <w:r w:rsidRPr="0098259C">
              <w:rPr>
                <w:rStyle w:val="CODE"/>
              </w:rPr>
              <w:t xml:space="preserve">Status </w:t>
            </w:r>
            <w:del w:id="1328" w:author="Otter, Martin" w:date="2014-04-09T11:00:00Z">
              <w:r w:rsidRPr="0098259C" w:rsidDel="00140C25">
                <w:rPr>
                  <w:rStyle w:val="CODE"/>
                </w:rPr>
                <w:delText>fmi</w:delText>
              </w:r>
            </w:del>
            <w:ins w:id="1329" w:author="Otter, Martin" w:date="2014-04-09T11:00:00Z">
              <w:r w:rsidR="00140C25">
                <w:rPr>
                  <w:rStyle w:val="CODE"/>
                </w:rPr>
                <w:t>fmi2</w:t>
              </w:r>
            </w:ins>
            <w:r w:rsidRPr="0098259C">
              <w:rPr>
                <w:rStyle w:val="CODE"/>
              </w:rPr>
              <w:t>SerializeFMUstate     (</w:t>
            </w:r>
            <w:del w:id="1330" w:author="Otter, Martin" w:date="2014-04-09T11:00:00Z">
              <w:r w:rsidRPr="0098259C" w:rsidDel="00140C25">
                <w:rPr>
                  <w:rStyle w:val="CODE"/>
                </w:rPr>
                <w:delText>fmi</w:delText>
              </w:r>
            </w:del>
            <w:ins w:id="1331" w:author="Otter, Martin" w:date="2014-04-09T11:00:00Z">
              <w:r w:rsidR="00140C25">
                <w:rPr>
                  <w:rStyle w:val="CODE"/>
                </w:rPr>
                <w:t>fmi2</w:t>
              </w:r>
            </w:ins>
            <w:r w:rsidRPr="0098259C">
              <w:rPr>
                <w:rStyle w:val="CODE"/>
              </w:rPr>
              <w:t xml:space="preserve">Component c, </w:t>
            </w:r>
            <w:del w:id="1332" w:author="Otter, Martin" w:date="2014-04-09T11:00:00Z">
              <w:r w:rsidRPr="0098259C" w:rsidDel="00140C25">
                <w:rPr>
                  <w:rStyle w:val="CODE"/>
                </w:rPr>
                <w:delText>fmi</w:delText>
              </w:r>
            </w:del>
            <w:ins w:id="1333" w:author="Otter, Martin" w:date="2014-04-09T11:00:00Z">
              <w:r w:rsidR="00140C25">
                <w:rPr>
                  <w:rStyle w:val="CODE"/>
                </w:rPr>
                <w:t>fmi2</w:t>
              </w:r>
            </w:ins>
            <w:r w:rsidRPr="0098259C">
              <w:rPr>
                <w:rStyle w:val="CODE"/>
              </w:rPr>
              <w:t>FMUstate FMUstate,</w:t>
            </w:r>
          </w:p>
          <w:p w14:paraId="6FBD42EA" w14:textId="57B18A7F" w:rsidR="00823CAF" w:rsidRPr="0098259C" w:rsidRDefault="00823CAF" w:rsidP="00823CAF">
            <w:pPr>
              <w:pStyle w:val="Textkrper-Tabelle"/>
              <w:rPr>
                <w:rStyle w:val="CODE"/>
              </w:rPr>
            </w:pPr>
            <w:r w:rsidRPr="0098259C">
              <w:rPr>
                <w:rStyle w:val="CODE"/>
              </w:rPr>
              <w:t xml:space="preserve">                                 </w:t>
            </w:r>
            <w:ins w:id="1334" w:author="Otter, Martin" w:date="2014-04-25T18:05:00Z">
              <w:r w:rsidR="0065491B">
                <w:rPr>
                  <w:rStyle w:val="CODE"/>
                </w:rPr>
                <w:t xml:space="preserve">  </w:t>
              </w:r>
            </w:ins>
            <w:r w:rsidRPr="0098259C">
              <w:rPr>
                <w:rStyle w:val="CODE"/>
              </w:rPr>
              <w:t xml:space="preserve">   </w:t>
            </w:r>
            <w:del w:id="1335" w:author="Otter, Martin" w:date="2014-04-09T11:00:00Z">
              <w:r w:rsidRPr="0098259C" w:rsidDel="00140C25">
                <w:rPr>
                  <w:rStyle w:val="CODE"/>
                </w:rPr>
                <w:delText>fmi</w:delText>
              </w:r>
            </w:del>
            <w:ins w:id="1336" w:author="Otter, Martin" w:date="2014-04-09T11:00:00Z">
              <w:r w:rsidR="00140C25">
                <w:rPr>
                  <w:rStyle w:val="CODE"/>
                </w:rPr>
                <w:t>fmi2</w:t>
              </w:r>
            </w:ins>
            <w:r w:rsidRPr="0098259C">
              <w:rPr>
                <w:rStyle w:val="CODE"/>
              </w:rPr>
              <w:t>Byte serializedState[], size_t size);</w:t>
            </w:r>
          </w:p>
          <w:p w14:paraId="4ABCFD6C" w14:textId="70F72A68" w:rsidR="00823CAF" w:rsidRPr="0098259C" w:rsidRDefault="00823CAF" w:rsidP="00823CAF">
            <w:pPr>
              <w:pStyle w:val="Textkrper-Tabelle"/>
              <w:rPr>
                <w:rStyle w:val="CODE"/>
              </w:rPr>
            </w:pPr>
            <w:del w:id="1337" w:author="Otter, Martin" w:date="2014-04-09T11:00:00Z">
              <w:r w:rsidRPr="0098259C" w:rsidDel="00140C25">
                <w:rPr>
                  <w:rStyle w:val="CODE"/>
                </w:rPr>
                <w:delText>fmi</w:delText>
              </w:r>
            </w:del>
            <w:ins w:id="1338" w:author="Otter, Martin" w:date="2014-04-09T11:00:00Z">
              <w:r w:rsidR="00140C25">
                <w:rPr>
                  <w:rStyle w:val="CODE"/>
                </w:rPr>
                <w:t>fmi2</w:t>
              </w:r>
            </w:ins>
            <w:r w:rsidRPr="0098259C">
              <w:rPr>
                <w:rStyle w:val="CODE"/>
              </w:rPr>
              <w:t xml:space="preserve">Status </w:t>
            </w:r>
            <w:del w:id="1339" w:author="Otter, Martin" w:date="2014-04-09T11:00:00Z">
              <w:r w:rsidRPr="0098259C" w:rsidDel="00140C25">
                <w:rPr>
                  <w:rStyle w:val="CODE"/>
                </w:rPr>
                <w:delText>fmi</w:delText>
              </w:r>
            </w:del>
            <w:ins w:id="1340" w:author="Otter, Martin" w:date="2014-04-09T11:00:00Z">
              <w:r w:rsidR="00140C25">
                <w:rPr>
                  <w:rStyle w:val="CODE"/>
                </w:rPr>
                <w:t>fmi2</w:t>
              </w:r>
            </w:ins>
            <w:r w:rsidRPr="0098259C">
              <w:rPr>
                <w:rStyle w:val="CODE"/>
              </w:rPr>
              <w:t>DeSerialize</w:t>
            </w:r>
            <w:r w:rsidR="006523D8">
              <w:rPr>
                <w:rStyle w:val="CODE"/>
              </w:rPr>
              <w:t>FMU</w:t>
            </w:r>
            <w:r w:rsidR="004D208B">
              <w:rPr>
                <w:rStyle w:val="CODE"/>
              </w:rPr>
              <w:t>s</w:t>
            </w:r>
            <w:r w:rsidRPr="0098259C">
              <w:rPr>
                <w:rStyle w:val="CODE"/>
              </w:rPr>
              <w:t>tate   (</w:t>
            </w:r>
            <w:del w:id="1341" w:author="Otter, Martin" w:date="2014-04-09T11:00:00Z">
              <w:r w:rsidRPr="0098259C" w:rsidDel="00140C25">
                <w:rPr>
                  <w:rStyle w:val="CODE"/>
                </w:rPr>
                <w:delText>fmi</w:delText>
              </w:r>
            </w:del>
            <w:ins w:id="1342" w:author="Otter, Martin" w:date="2014-04-09T11:00:00Z">
              <w:r w:rsidR="00140C25">
                <w:rPr>
                  <w:rStyle w:val="CODE"/>
                </w:rPr>
                <w:t>fmi2</w:t>
              </w:r>
            </w:ins>
            <w:r w:rsidRPr="0098259C">
              <w:rPr>
                <w:rStyle w:val="CODE"/>
              </w:rPr>
              <w:t xml:space="preserve">Component c, </w:t>
            </w:r>
          </w:p>
          <w:p w14:paraId="4F530029" w14:textId="511B1236" w:rsidR="00823CAF" w:rsidRPr="0098259C" w:rsidRDefault="00823CAF" w:rsidP="00823CAF">
            <w:pPr>
              <w:pStyle w:val="Textkrper-Tabelle"/>
              <w:rPr>
                <w:rStyle w:val="CODE"/>
              </w:rPr>
            </w:pPr>
            <w:r w:rsidRPr="0098259C">
              <w:rPr>
                <w:rStyle w:val="CODE"/>
              </w:rPr>
              <w:t xml:space="preserve">                                 </w:t>
            </w:r>
            <w:ins w:id="1343" w:author="Otter, Martin" w:date="2014-04-25T18:05:00Z">
              <w:r w:rsidR="0065491B">
                <w:rPr>
                  <w:rStyle w:val="CODE"/>
                </w:rPr>
                <w:t xml:space="preserve">  </w:t>
              </w:r>
            </w:ins>
            <w:r w:rsidRPr="0098259C">
              <w:rPr>
                <w:rStyle w:val="CODE"/>
              </w:rPr>
              <w:t xml:space="preserve">   </w:t>
            </w:r>
            <w:r w:rsidRPr="0098259C">
              <w:rPr>
                <w:rStyle w:val="CODE"/>
                <w:b/>
              </w:rPr>
              <w:t>const</w:t>
            </w:r>
            <w:r w:rsidRPr="0098259C">
              <w:rPr>
                <w:rStyle w:val="CODE"/>
              </w:rPr>
              <w:t xml:space="preserve"> </w:t>
            </w:r>
            <w:del w:id="1344" w:author="Otter, Martin" w:date="2014-04-09T11:00:00Z">
              <w:r w:rsidRPr="0098259C" w:rsidDel="00140C25">
                <w:rPr>
                  <w:rStyle w:val="CODE"/>
                </w:rPr>
                <w:delText>fmi</w:delText>
              </w:r>
            </w:del>
            <w:ins w:id="1345" w:author="Otter, Martin" w:date="2014-04-09T11:00:00Z">
              <w:r w:rsidR="00140C25">
                <w:rPr>
                  <w:rStyle w:val="CODE"/>
                </w:rPr>
                <w:t>fmi2</w:t>
              </w:r>
            </w:ins>
            <w:r w:rsidRPr="0098259C">
              <w:rPr>
                <w:rStyle w:val="CODE"/>
              </w:rPr>
              <w:t>Byte serializedState[],</w:t>
            </w:r>
          </w:p>
          <w:p w14:paraId="3E39FC43" w14:textId="169686EC" w:rsidR="0004467B" w:rsidRPr="0098259C" w:rsidRDefault="00823CAF" w:rsidP="00823CAF">
            <w:pPr>
              <w:pStyle w:val="Textkrper-Tabelle"/>
            </w:pPr>
            <w:r w:rsidRPr="0098259C">
              <w:rPr>
                <w:rStyle w:val="CODE"/>
              </w:rPr>
              <w:t xml:space="preserve">                                 </w:t>
            </w:r>
            <w:ins w:id="1346" w:author="Otter, Martin" w:date="2014-04-25T18:05:00Z">
              <w:r w:rsidR="0065491B">
                <w:rPr>
                  <w:rStyle w:val="CODE"/>
                </w:rPr>
                <w:t xml:space="preserve">  </w:t>
              </w:r>
            </w:ins>
            <w:r w:rsidRPr="0098259C">
              <w:rPr>
                <w:rStyle w:val="CODE"/>
              </w:rPr>
              <w:t xml:space="preserve">   size_t size, </w:t>
            </w:r>
            <w:del w:id="1347" w:author="Otter, Martin" w:date="2014-04-09T11:00:00Z">
              <w:r w:rsidRPr="0098259C" w:rsidDel="00140C25">
                <w:rPr>
                  <w:rStyle w:val="CODE"/>
                </w:rPr>
                <w:delText>fmi</w:delText>
              </w:r>
            </w:del>
            <w:ins w:id="1348" w:author="Otter, Martin" w:date="2014-04-09T11:00:00Z">
              <w:r w:rsidR="00140C25">
                <w:rPr>
                  <w:rStyle w:val="CODE"/>
                </w:rPr>
                <w:t>fmi2</w:t>
              </w:r>
            </w:ins>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2F3E1EC9" w:rsidR="0004467B" w:rsidRPr="0098259C" w:rsidRDefault="00FB334E" w:rsidP="00FB334E">
            <w:pPr>
              <w:pStyle w:val="Textkrper-Tabelle"/>
            </w:pPr>
            <w:del w:id="1349" w:author="Otter, Martin" w:date="2014-04-09T11:00:00Z">
              <w:r w:rsidRPr="0098259C" w:rsidDel="00140C25">
                <w:rPr>
                  <w:rStyle w:val="CODE"/>
                </w:rPr>
                <w:delText>fmi</w:delText>
              </w:r>
            </w:del>
            <w:proofErr w:type="gramStart"/>
            <w:ins w:id="1350" w:author="Otter, Martin" w:date="2014-04-09T11:00:00Z">
              <w:r w:rsidR="00140C25">
                <w:rPr>
                  <w:rStyle w:val="CODE"/>
                </w:rPr>
                <w:t>fmi2</w:t>
              </w:r>
            </w:ins>
            <w:r w:rsidRPr="0098259C">
              <w:rPr>
                <w:rStyle w:val="CODE"/>
              </w:rPr>
              <w:t>SerializedFMUstateSize</w:t>
            </w:r>
            <w:proofErr w:type="gramEnd"/>
            <w:r w:rsidRPr="0098259C">
              <w:t xml:space="preserve"> returns the </w:t>
            </w:r>
            <w:r w:rsidRPr="0098259C">
              <w:rPr>
                <w:rStyle w:val="CODE"/>
              </w:rPr>
              <w:t>size</w:t>
            </w:r>
            <w:r w:rsidRPr="0098259C">
              <w:t xml:space="preserve"> of the byte vector, in order that </w:t>
            </w:r>
            <w:r w:rsidRPr="0098259C">
              <w:rPr>
                <w:rStyle w:val="CODE"/>
              </w:rPr>
              <w:t>FMUstate</w:t>
            </w:r>
            <w:r w:rsidRPr="0098259C">
              <w:t xml:space="preserve"> can be stored in it. With this information, the environment has to allocate a</w:t>
            </w:r>
            <w:r w:rsidR="00235809" w:rsidRPr="0098259C">
              <w:t>n</w:t>
            </w:r>
            <w:r w:rsidRPr="0098259C">
              <w:t xml:space="preserve"> </w:t>
            </w:r>
            <w:del w:id="1351" w:author="Otter, Martin" w:date="2014-04-09T11:00:00Z">
              <w:r w:rsidRPr="0098259C" w:rsidDel="00140C25">
                <w:rPr>
                  <w:rStyle w:val="CODE"/>
                </w:rPr>
                <w:delText>fmi</w:delText>
              </w:r>
            </w:del>
            <w:ins w:id="1352" w:author="Otter, Martin" w:date="2014-04-09T11:00:00Z">
              <w:r w:rsidR="00140C25">
                <w:rPr>
                  <w:rStyle w:val="CODE"/>
                </w:rPr>
                <w:t>fmi2</w:t>
              </w:r>
            </w:ins>
            <w:r w:rsidRPr="0098259C">
              <w:rPr>
                <w:rStyle w:val="CODE"/>
              </w:rPr>
              <w:t>Byte</w:t>
            </w:r>
            <w:r w:rsidRPr="0098259C">
              <w:t xml:space="preserve"> vector of the required length </w:t>
            </w:r>
            <w:r w:rsidRPr="0098259C">
              <w:rPr>
                <w:rStyle w:val="CODE"/>
              </w:rPr>
              <w:t>size</w:t>
            </w:r>
            <w:r w:rsidRPr="0098259C">
              <w:t>.</w:t>
            </w:r>
          </w:p>
          <w:p w14:paraId="3DEF2701" w14:textId="7D2FD56A" w:rsidR="00FB334E" w:rsidRPr="0098259C" w:rsidRDefault="00FB334E" w:rsidP="00331990">
            <w:pPr>
              <w:pStyle w:val="Textkrper-Tabelle"/>
              <w:spacing w:before="120"/>
              <w:ind w:left="23"/>
            </w:pPr>
            <w:del w:id="1353" w:author="Otter, Martin" w:date="2014-04-09T11:00:00Z">
              <w:r w:rsidRPr="0098259C" w:rsidDel="00140C25">
                <w:rPr>
                  <w:rStyle w:val="CODE"/>
                </w:rPr>
                <w:delText>fmi</w:delText>
              </w:r>
            </w:del>
            <w:proofErr w:type="gramStart"/>
            <w:ins w:id="1354" w:author="Otter, Martin" w:date="2014-04-09T11:00:00Z">
              <w:r w:rsidR="00140C25">
                <w:rPr>
                  <w:rStyle w:val="CODE"/>
                </w:rPr>
                <w:t>fmi2</w:t>
              </w:r>
            </w:ins>
            <w:r w:rsidRPr="0098259C">
              <w:rPr>
                <w:rStyle w:val="CODE"/>
              </w:rPr>
              <w:t>SerializeFMUstate</w:t>
            </w:r>
            <w:proofErr w:type="gramEnd"/>
            <w:r w:rsidRPr="0098259C">
              <w:t xml:space="preserve"> serializes the data which is referenced by pointer </w:t>
            </w:r>
            <w:r w:rsidRPr="0098259C">
              <w:rPr>
                <w:rStyle w:val="CODE"/>
              </w:rPr>
              <w:t>FMUstate</w:t>
            </w:r>
            <w:r w:rsidRPr="0098259C">
              <w:t xml:space="preserve"> and copies this data in </w:t>
            </w:r>
            <w:r w:rsidR="00235809" w:rsidRPr="0098259C">
              <w:t xml:space="preserve">to </w:t>
            </w:r>
            <w:r w:rsidRPr="0098259C">
              <w:t xml:space="preserve">the byte vector </w:t>
            </w:r>
            <w:r w:rsidRPr="0098259C">
              <w:rPr>
                <w:rStyle w:val="CODE"/>
              </w:rPr>
              <w:t>serializedState</w:t>
            </w:r>
            <w:r w:rsidRPr="0098259C">
              <w:t xml:space="preserve"> of length </w:t>
            </w:r>
            <w:r w:rsidRPr="0098259C">
              <w:rPr>
                <w:rStyle w:val="CODE"/>
              </w:rPr>
              <w:t>size</w:t>
            </w:r>
            <w:r w:rsidRPr="0098259C">
              <w:t>, that must be provided by the environment.</w:t>
            </w:r>
          </w:p>
          <w:p w14:paraId="1AB83924" w14:textId="436ED562" w:rsidR="00FB334E" w:rsidRPr="0098259C" w:rsidRDefault="00FB334E" w:rsidP="00331990">
            <w:pPr>
              <w:pStyle w:val="Textkrper-Tabelle"/>
              <w:spacing w:before="120"/>
              <w:ind w:left="23"/>
            </w:pPr>
            <w:del w:id="1355" w:author="Otter, Martin" w:date="2014-04-09T11:00:00Z">
              <w:r w:rsidRPr="0098259C" w:rsidDel="00140C25">
                <w:rPr>
                  <w:rStyle w:val="CODE"/>
                </w:rPr>
                <w:delText>fmi</w:delText>
              </w:r>
            </w:del>
            <w:proofErr w:type="gramStart"/>
            <w:ins w:id="1356" w:author="Otter, Martin" w:date="2014-04-09T11:00:00Z">
              <w:r w:rsidR="00140C25">
                <w:rPr>
                  <w:rStyle w:val="CODE"/>
                </w:rPr>
                <w:t>fmi2</w:t>
              </w:r>
            </w:ins>
            <w:r w:rsidRPr="0098259C">
              <w:rPr>
                <w:rStyle w:val="CODE"/>
              </w:rPr>
              <w:t>DeSerialize</w:t>
            </w:r>
            <w:r w:rsidR="004D208B">
              <w:rPr>
                <w:rStyle w:val="CODE"/>
              </w:rPr>
              <w:t>FMUs</w:t>
            </w:r>
            <w:r w:rsidRPr="0098259C">
              <w:rPr>
                <w:rStyle w:val="CODE"/>
              </w:rPr>
              <w:t>tate</w:t>
            </w:r>
            <w:proofErr w:type="gramEnd"/>
            <w:r w:rsidRPr="0098259C">
              <w:t xml:space="preserve"> deserializes the byte vector </w:t>
            </w:r>
            <w:r w:rsidRPr="0098259C">
              <w:rPr>
                <w:rStyle w:val="CODE"/>
              </w:rPr>
              <w:t>serializedState</w:t>
            </w:r>
            <w:r w:rsidRPr="0098259C">
              <w:t xml:space="preserve"> of length </w:t>
            </w:r>
            <w:r w:rsidRPr="0098259C">
              <w:rPr>
                <w:rStyle w:val="CODE"/>
              </w:rPr>
              <w:t>size</w:t>
            </w:r>
            <w:r w:rsidRPr="0098259C">
              <w:t xml:space="preserve">, constructs a copy of the FMU state and returns </w:t>
            </w:r>
            <w:r w:rsidRPr="0098259C">
              <w:rPr>
                <w:rStyle w:val="CODE"/>
              </w:rPr>
              <w:t>FMUstate</w:t>
            </w:r>
            <w:r w:rsidRPr="0098259C">
              <w:t>, the pointer to this copy.</w:t>
            </w:r>
            <w:r w:rsidR="00235809" w:rsidRPr="0098259C">
              <w:t xml:space="preserve"> [</w:t>
            </w:r>
            <w:r w:rsidR="00235809" w:rsidRPr="0098259C">
              <w:rPr>
                <w:i/>
              </w:rPr>
              <w:t xml:space="preserve">The simulation is restarted at this state, when calling </w:t>
            </w:r>
            <w:del w:id="1357" w:author="Otter, Martin" w:date="2014-04-09T11:00:00Z">
              <w:r w:rsidR="00235809" w:rsidRPr="0098259C" w:rsidDel="00140C25">
                <w:rPr>
                  <w:i/>
                </w:rPr>
                <w:delText>fmi</w:delText>
              </w:r>
            </w:del>
            <w:ins w:id="1358" w:author="Otter, Martin" w:date="2014-04-09T11:00:00Z">
              <w:r w:rsidR="00140C25">
                <w:rPr>
                  <w:i/>
                </w:rPr>
                <w:t>fmi2</w:t>
              </w:r>
            </w:ins>
            <w:r w:rsidR="00235809" w:rsidRPr="0098259C">
              <w:rPr>
                <w:i/>
              </w:rPr>
              <w:t>SetFMUState with FMUstate.</w:t>
            </w:r>
            <w:r w:rsidR="00235809" w:rsidRPr="0098259C">
              <w:t>]</w:t>
            </w:r>
          </w:p>
          <w:p w14:paraId="2874E382" w14:textId="13738F24" w:rsidR="00331990" w:rsidRPr="00AE0662" w:rsidRDefault="00331990" w:rsidP="00AE066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lastRenderedPageBreak/>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Pr="0098259C">
              <w:fldChar w:fldCharType="begin"/>
            </w:r>
            <w:r w:rsidRPr="0098259C">
              <w:instrText xml:space="preserve"> REF _Ref290828041 \r \h </w:instrText>
            </w:r>
            <w:r w:rsidRPr="0098259C">
              <w:fldChar w:fldCharType="separate"/>
            </w:r>
            <w:r w:rsidR="00854655">
              <w:t>3.3.1</w:t>
            </w:r>
            <w:r w:rsidRPr="0098259C">
              <w:fldChar w:fldCharType="end"/>
            </w:r>
            <w:r w:rsidRPr="0098259C">
              <w:t xml:space="preserve"> and </w:t>
            </w:r>
            <w:r w:rsidRPr="0098259C">
              <w:fldChar w:fldCharType="begin"/>
            </w:r>
            <w:r w:rsidRPr="0098259C">
              <w:instrText xml:space="preserve"> REF _Ref289268602 \r \h </w:instrText>
            </w:r>
            <w:r w:rsidRPr="0098259C">
              <w:fldChar w:fldCharType="separate"/>
            </w:r>
            <w:r w:rsidR="00854655">
              <w:t>4.3.1</w:t>
            </w:r>
            <w:r w:rsidRPr="0098259C">
              <w:fldChar w:fldCharType="end"/>
            </w:r>
            <w:r w:rsidRPr="0098259C">
              <w:t>).</w:t>
            </w:r>
          </w:p>
        </w:tc>
      </w:tr>
    </w:tbl>
    <w:p w14:paraId="2ED4F955" w14:textId="77777777" w:rsidR="008B73CE" w:rsidRPr="0098259C" w:rsidRDefault="008B73CE" w:rsidP="008B73CE">
      <w:pPr>
        <w:pStyle w:val="berschrift3"/>
      </w:pPr>
      <w:bookmarkStart w:id="1359" w:name="_Toc393466394"/>
      <w:r w:rsidRPr="0098259C">
        <w:lastRenderedPageBreak/>
        <w:t>Getting Partial Derivatives</w:t>
      </w:r>
      <w:bookmarkEnd w:id="1359"/>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600"/>
        <w:gridCol w:w="8861"/>
      </w:tblGrid>
      <w:tr w:rsidR="00AB63B7" w:rsidRPr="0098259C" w14:paraId="77A0DD7D" w14:textId="77777777" w:rsidTr="00EC1A69">
        <w:tc>
          <w:tcPr>
            <w:tcW w:w="9461" w:type="dxa"/>
            <w:gridSpan w:val="2"/>
            <w:shd w:val="clear" w:color="auto" w:fill="auto"/>
          </w:tcPr>
          <w:p w14:paraId="053AC0BF" w14:textId="78812601" w:rsidR="00AB63B7" w:rsidRPr="0098259C" w:rsidRDefault="00AB63B7" w:rsidP="00EC1A69">
            <w:pPr>
              <w:pStyle w:val="Textkrper-Tabelle"/>
              <w:spacing w:before="240"/>
              <w:ind w:left="23"/>
              <w:rPr>
                <w:rStyle w:val="CODE"/>
              </w:rPr>
            </w:pPr>
            <w:del w:id="1360" w:author="Otter, Martin" w:date="2014-04-09T11:00:00Z">
              <w:r w:rsidRPr="0098259C" w:rsidDel="00140C25">
                <w:rPr>
                  <w:rStyle w:val="CODE"/>
                </w:rPr>
                <w:delText>fmi</w:delText>
              </w:r>
            </w:del>
            <w:ins w:id="1361" w:author="Otter, Martin" w:date="2014-04-09T11:00:00Z">
              <w:r w:rsidR="00140C25">
                <w:rPr>
                  <w:rStyle w:val="CODE"/>
                </w:rPr>
                <w:t>fmi2</w:t>
              </w:r>
            </w:ins>
            <w:r w:rsidRPr="0098259C">
              <w:rPr>
                <w:rStyle w:val="CODE"/>
              </w:rPr>
              <w:t xml:space="preserve">Status </w:t>
            </w:r>
            <w:del w:id="1362" w:author="Otter, Martin" w:date="2014-04-09T11:00:00Z">
              <w:r w:rsidRPr="0098259C" w:rsidDel="00140C25">
                <w:rPr>
                  <w:rStyle w:val="CODE"/>
                </w:rPr>
                <w:delText>fmi</w:delText>
              </w:r>
            </w:del>
            <w:ins w:id="1363" w:author="Otter, Martin" w:date="2014-04-09T11:00:00Z">
              <w:r w:rsidR="00140C25">
                <w:rPr>
                  <w:rStyle w:val="CODE"/>
                </w:rPr>
                <w:t>fmi2</w:t>
              </w:r>
            </w:ins>
            <w:r w:rsidR="00130200" w:rsidRPr="0098259C">
              <w:rPr>
                <w:rStyle w:val="CODE"/>
              </w:rPr>
              <w:t>Get</w:t>
            </w:r>
            <w:r w:rsidRPr="0098259C">
              <w:rPr>
                <w:rStyle w:val="CODE"/>
              </w:rPr>
              <w:t>DirectionalDerivative(</w:t>
            </w:r>
            <w:del w:id="1364" w:author="Otter, Martin" w:date="2014-04-09T11:00:00Z">
              <w:r w:rsidRPr="0098259C" w:rsidDel="00140C25">
                <w:rPr>
                  <w:rStyle w:val="CODE"/>
                </w:rPr>
                <w:delText>fmi</w:delText>
              </w:r>
            </w:del>
            <w:ins w:id="1365" w:author="Otter, Martin" w:date="2014-04-09T11:00:00Z">
              <w:r w:rsidR="00140C25">
                <w:rPr>
                  <w:rStyle w:val="CODE"/>
                </w:rPr>
                <w:t>fmi2</w:t>
              </w:r>
            </w:ins>
            <w:r w:rsidRPr="0098259C">
              <w:rPr>
                <w:rStyle w:val="CODE"/>
              </w:rPr>
              <w:t>Component</w:t>
            </w:r>
            <w:r w:rsidR="00674EEC">
              <w:rPr>
                <w:rStyle w:val="CODE"/>
              </w:rPr>
              <w:t xml:space="preserve"> c,</w:t>
            </w:r>
            <w:r w:rsidR="00674EEC">
              <w:rPr>
                <w:rStyle w:val="CODE"/>
              </w:rPr>
              <w:br/>
            </w:r>
            <w:del w:id="1366" w:author="Otter, Martin" w:date="2014-04-25T18:05:00Z">
              <w:r w:rsidR="00674EEC" w:rsidDel="0065491B">
                <w:rPr>
                  <w:rStyle w:val="CODE"/>
                </w:rPr>
                <w:delText xml:space="preserve"> </w:delText>
              </w:r>
            </w:del>
            <w:del w:id="1367" w:author="Otter, Martin" w:date="2014-04-25T18:06:00Z">
              <w:r w:rsidR="00674EEC" w:rsidDel="0065491B">
                <w:rPr>
                  <w:rStyle w:val="CODE"/>
                </w:rPr>
                <w:delText xml:space="preserve"> </w:delText>
              </w:r>
            </w:del>
            <w:r w:rsidR="00674EEC">
              <w:rPr>
                <w:rStyle w:val="CODE"/>
              </w:rPr>
              <w:t xml:space="preserve">                     </w:t>
            </w:r>
            <w:r w:rsidR="00130200" w:rsidRPr="0098259C">
              <w:rPr>
                <w:rStyle w:val="CODE"/>
              </w:rPr>
              <w:t xml:space="preserve"> </w:t>
            </w:r>
            <w:r w:rsidRPr="0098259C">
              <w:rPr>
                <w:rStyle w:val="CODE"/>
                <w:b/>
              </w:rPr>
              <w:t>const</w:t>
            </w:r>
            <w:r w:rsidRPr="0098259C">
              <w:rPr>
                <w:rStyle w:val="CODE"/>
              </w:rPr>
              <w:t xml:space="preserve"> </w:t>
            </w:r>
            <w:del w:id="1368" w:author="Otter, Martin" w:date="2014-04-09T11:00:00Z">
              <w:r w:rsidRPr="0098259C" w:rsidDel="00140C25">
                <w:rPr>
                  <w:rStyle w:val="CODE"/>
                </w:rPr>
                <w:delText>fmi</w:delText>
              </w:r>
            </w:del>
            <w:ins w:id="1369" w:author="Otter, Martin" w:date="2014-04-09T11:00:00Z">
              <w:r w:rsidR="00140C25">
                <w:rPr>
                  <w:rStyle w:val="CODE"/>
                </w:rPr>
                <w:t>fmi2</w:t>
              </w:r>
            </w:ins>
            <w:r w:rsidRPr="0098259C">
              <w:rPr>
                <w:rStyle w:val="CODE"/>
              </w:rPr>
              <w:t>ValueReference v</w:t>
            </w:r>
            <w:r w:rsidR="00674EEC">
              <w:rPr>
                <w:rStyle w:val="CODE"/>
              </w:rPr>
              <w:t>Unknown</w:t>
            </w:r>
            <w:r w:rsidRPr="0098259C">
              <w:rPr>
                <w:rStyle w:val="CODE"/>
              </w:rPr>
              <w:t xml:space="preserve">_ref[], </w:t>
            </w:r>
            <w:r w:rsidRPr="0098259C">
              <w:rPr>
                <w:rStyle w:val="CODE"/>
                <w:b/>
              </w:rPr>
              <w:t>size_t</w:t>
            </w:r>
            <w:r w:rsidR="00674EEC">
              <w:rPr>
                <w:rStyle w:val="CODE"/>
              </w:rPr>
              <w:t xml:space="preserve"> nUnknown,</w:t>
            </w:r>
          </w:p>
          <w:p w14:paraId="3A011D0E" w14:textId="341BE3C0" w:rsidR="00AB63B7" w:rsidRPr="0098259C" w:rsidRDefault="00AB63B7" w:rsidP="00EC1A69">
            <w:pPr>
              <w:pStyle w:val="Textkrper-Tabelle"/>
              <w:rPr>
                <w:rStyle w:val="CODE"/>
              </w:rPr>
            </w:pPr>
            <w:del w:id="1370" w:author="Otter, Martin" w:date="2014-04-25T18:06:00Z">
              <w:r w:rsidRPr="0098259C" w:rsidDel="0065491B">
                <w:rPr>
                  <w:rStyle w:val="CODE"/>
                </w:rPr>
                <w:delText xml:space="preserve">  </w:delText>
              </w:r>
            </w:del>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del w:id="1371" w:author="Otter, Martin" w:date="2014-04-09T11:00:00Z">
              <w:r w:rsidRPr="0098259C" w:rsidDel="00140C25">
                <w:rPr>
                  <w:rStyle w:val="CODE"/>
                </w:rPr>
                <w:delText>fmi</w:delText>
              </w:r>
            </w:del>
            <w:ins w:id="1372" w:author="Otter, Martin" w:date="2014-04-09T11:00:00Z">
              <w:r w:rsidR="00140C25">
                <w:rPr>
                  <w:rStyle w:val="CODE"/>
                </w:rPr>
                <w:t>fmi2</w:t>
              </w:r>
            </w:ins>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024A6833" w:rsidR="00AB63B7" w:rsidRPr="0098259C" w:rsidRDefault="00AB63B7" w:rsidP="00EC1A69">
            <w:pPr>
              <w:pStyle w:val="Textkrper-Tabelle"/>
              <w:rPr>
                <w:rStyle w:val="CODE"/>
              </w:rPr>
            </w:pPr>
            <w:del w:id="1373" w:author="Otter, Martin" w:date="2014-04-25T18:06:00Z">
              <w:r w:rsidRPr="0098259C" w:rsidDel="0065491B">
                <w:rPr>
                  <w:rStyle w:val="CODE"/>
                  <w:b/>
                </w:rPr>
                <w:delText xml:space="preserve">  </w:delText>
              </w:r>
            </w:del>
            <w:r w:rsidRPr="0098259C">
              <w:rPr>
                <w:rStyle w:val="CODE"/>
                <w:b/>
              </w:rPr>
              <w:t xml:space="preserve">                      const</w:t>
            </w:r>
            <w:r w:rsidR="00674EEC">
              <w:rPr>
                <w:rStyle w:val="CODE"/>
              </w:rPr>
              <w:t xml:space="preserve"> </w:t>
            </w:r>
            <w:del w:id="1374" w:author="Otter, Martin" w:date="2014-04-09T11:00:00Z">
              <w:r w:rsidR="00674EEC" w:rsidDel="00140C25">
                <w:rPr>
                  <w:rStyle w:val="CODE"/>
                </w:rPr>
                <w:delText>fmi</w:delText>
              </w:r>
            </w:del>
            <w:ins w:id="1375" w:author="Otter, Martin" w:date="2014-04-09T11:00:00Z">
              <w:r w:rsidR="00140C25">
                <w:rPr>
                  <w:rStyle w:val="CODE"/>
                </w:rPr>
                <w:t>fmi2</w:t>
              </w:r>
            </w:ins>
            <w:r w:rsidR="00674EEC">
              <w:rPr>
                <w:rStyle w:val="CODE"/>
              </w:rPr>
              <w:t>Real dvK</w:t>
            </w:r>
            <w:r w:rsidR="00122BA1">
              <w:rPr>
                <w:rStyle w:val="CODE"/>
              </w:rPr>
              <w:t>nown</w:t>
            </w:r>
            <w:r w:rsidRPr="0098259C">
              <w:rPr>
                <w:rStyle w:val="CODE"/>
              </w:rPr>
              <w:t>[],</w:t>
            </w:r>
          </w:p>
          <w:p w14:paraId="24E4C687" w14:textId="47AC4F72" w:rsidR="00AB63B7" w:rsidRPr="0098259C" w:rsidRDefault="00674EEC">
            <w:pPr>
              <w:pStyle w:val="Textkrper-Tabelle"/>
              <w:rPr>
                <w:rFonts w:ascii="Courier New" w:hAnsi="Courier New"/>
                <w:sz w:val="19"/>
              </w:rPr>
            </w:pPr>
            <w:del w:id="1376" w:author="Otter, Martin" w:date="2014-04-25T18:06:00Z">
              <w:r w:rsidDel="0065491B">
                <w:rPr>
                  <w:rStyle w:val="CODE"/>
                  <w:b/>
                </w:rPr>
                <w:delText xml:space="preserve"> </w:delText>
              </w:r>
              <w:r w:rsidR="00AB63B7" w:rsidRPr="0098259C" w:rsidDel="0065491B">
                <w:rPr>
                  <w:rStyle w:val="CODE"/>
                  <w:b/>
                </w:rPr>
                <w:delText xml:space="preserve"> </w:delText>
              </w:r>
            </w:del>
            <w:r w:rsidR="00AB63B7" w:rsidRPr="0098259C">
              <w:rPr>
                <w:rStyle w:val="CODE"/>
                <w:b/>
              </w:rPr>
              <w:t xml:space="preserve">                      </w:t>
            </w:r>
            <w:r w:rsidR="00130200" w:rsidRPr="0098259C">
              <w:rPr>
                <w:rStyle w:val="CODE"/>
                <w:b/>
              </w:rPr>
              <w:t xml:space="preserve">  </w:t>
            </w:r>
            <w:r w:rsidR="00AB63B7" w:rsidRPr="0098259C">
              <w:rPr>
                <w:rStyle w:val="CODE"/>
                <w:b/>
              </w:rPr>
              <w:t xml:space="preserve">    </w:t>
            </w:r>
            <w:del w:id="1377" w:author="Otter, Martin" w:date="2014-04-09T11:00:00Z">
              <w:r w:rsidR="00AB63B7" w:rsidRPr="0098259C" w:rsidDel="00140C25">
                <w:rPr>
                  <w:rStyle w:val="CODE"/>
                </w:rPr>
                <w:delText>fmi</w:delText>
              </w:r>
            </w:del>
            <w:ins w:id="1378" w:author="Otter, Martin" w:date="2014-04-09T11:00:00Z">
              <w:r w:rsidR="00140C25">
                <w:rPr>
                  <w:rStyle w:val="CODE"/>
                </w:rPr>
                <w:t>fmi2</w:t>
              </w:r>
            </w:ins>
            <w:r w:rsidR="00AB63B7" w:rsidRPr="0098259C">
              <w:rPr>
                <w:rStyle w:val="CODE"/>
              </w:rPr>
              <w:t>Real d</w:t>
            </w:r>
            <w:r>
              <w:rPr>
                <w:rStyle w:val="CODE"/>
              </w:rPr>
              <w:t>vU</w:t>
            </w:r>
            <w:r w:rsidR="00122BA1">
              <w:rPr>
                <w:rStyle w:val="CODE"/>
              </w:rPr>
              <w:t>nknown</w:t>
            </w:r>
            <w:r w:rsidR="00AB63B7"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067F9796"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854655">
              <w:t>3.1</w:t>
            </w:r>
            <w:r>
              <w:fldChar w:fldCharType="end"/>
            </w:r>
            <w:r>
              <w:t xml:space="preserve">) and Co-Simulation (section </w:t>
            </w:r>
            <w:r>
              <w:fldChar w:fldCharType="begin"/>
            </w:r>
            <w:r>
              <w:instrText xml:space="preserve"> REF _Ref356504426 \n \h </w:instrText>
            </w:r>
            <w:r>
              <w:fldChar w:fldCharType="separate"/>
            </w:r>
            <w:r w:rsidR="00854655">
              <w:t>4.1</w:t>
            </w:r>
            <w:r>
              <w:fldChar w:fldCharType="end"/>
            </w:r>
            <w:r>
              <w:t>). In every Mode, the general form of th</w:t>
            </w:r>
            <w:r w:rsidR="00122BA1">
              <w:t>e FMU equations are</w:t>
            </w:r>
            <w:r>
              <w:t>:</w:t>
            </w:r>
          </w:p>
          <w:p w14:paraId="011B64C9" w14:textId="77777777" w:rsidR="00C81421" w:rsidRDefault="00C8792E" w:rsidP="00EC1A69">
            <w:pPr>
              <w:pStyle w:val="Textkrper-Tabelle"/>
            </w:pPr>
            <m:oMathPara>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m:oMathPara>
          </w:p>
          <w:p w14:paraId="12F613D7" w14:textId="77777777" w:rsidR="003E5933" w:rsidRDefault="003E5933" w:rsidP="00EC1A69">
            <w:pPr>
              <w:pStyle w:val="Textkrper-Tabelle"/>
            </w:pPr>
            <w:r>
              <w:t>where</w:t>
            </w:r>
          </w:p>
          <w:p w14:paraId="203294AC" w14:textId="18C01120" w:rsidR="00B10E5A" w:rsidRPr="00B10E5A" w:rsidRDefault="00C8792E" w:rsidP="006E60E6">
            <w:pPr>
              <w:pStyle w:val="Textkrper-Tabelle"/>
              <w:numPr>
                <w:ilvl w:val="0"/>
                <w:numId w:val="19"/>
              </w:numPr>
              <w:rPr>
                <w:ins w:id="1379" w:author="Otter, Martin" w:date="2014-07-02T11:39:00Z"/>
                <w:i/>
                <w:rPrChange w:id="1380" w:author="Otter, Martin" w:date="2014-07-02T11:39:00Z">
                  <w:rPr>
                    <w:ins w:id="1381" w:author="Otter, Martin" w:date="2014-07-02T11:39:00Z"/>
                  </w:rPr>
                </w:rPrChange>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ins w:id="1382" w:author="Otter, Martin" w:date="2014-07-02T11:41:00Z">
              <w:r w:rsidR="00B10E5A">
                <w:t>:</w:t>
              </w:r>
            </w:ins>
          </w:p>
          <w:p w14:paraId="1B5DC401" w14:textId="1A8F78E6" w:rsidR="00B10E5A" w:rsidRPr="00B10E5A" w:rsidRDefault="00B10E5A">
            <w:pPr>
              <w:pStyle w:val="Textkrper-Tabelle"/>
              <w:numPr>
                <w:ilvl w:val="1"/>
                <w:numId w:val="19"/>
              </w:numPr>
              <w:tabs>
                <w:tab w:val="clear" w:pos="1460"/>
                <w:tab w:val="num" w:pos="753"/>
              </w:tabs>
              <w:ind w:left="753" w:hanging="329"/>
              <w:rPr>
                <w:ins w:id="1383" w:author="Otter, Martin" w:date="2014-07-02T11:44:00Z"/>
                <w:rStyle w:val="CODE"/>
                <w:rFonts w:ascii="Arial" w:hAnsi="Arial"/>
                <w:i/>
                <w:sz w:val="20"/>
                <w:rPrChange w:id="1384" w:author="Otter, Martin" w:date="2014-07-02T11:44:00Z">
                  <w:rPr>
                    <w:ins w:id="1385" w:author="Otter, Martin" w:date="2014-07-02T11:44:00Z"/>
                    <w:rStyle w:val="CODE"/>
                  </w:rPr>
                </w:rPrChange>
              </w:rPr>
              <w:pPrChange w:id="1386" w:author="Otter, Martin" w:date="2014-07-02T11:40:00Z">
                <w:pPr>
                  <w:pStyle w:val="Textkrper-Tabelle"/>
                  <w:numPr>
                    <w:numId w:val="19"/>
                  </w:numPr>
                  <w:tabs>
                    <w:tab w:val="num" w:pos="380"/>
                  </w:tabs>
                  <w:ind w:left="380" w:hanging="360"/>
                </w:pPr>
              </w:pPrChange>
            </w:pPr>
            <w:ins w:id="1387" w:author="Otter, Martin" w:date="2014-07-02T11:42:00Z">
              <w:r w:rsidRPr="00B10E5A">
                <w:rPr>
                  <w:i/>
                  <w:rPrChange w:id="1388" w:author="Otter, Martin" w:date="2014-07-02T11:43:00Z">
                    <w:rPr>
                      <w:rFonts w:ascii="Courier New" w:hAnsi="Courier New"/>
                      <w:sz w:val="19"/>
                    </w:rPr>
                  </w:rPrChange>
                </w:rPr>
                <w:t>Initialization Mode</w:t>
              </w:r>
              <w:r>
                <w:t xml:space="preserve">: The exposed unknowns listed under </w:t>
              </w:r>
              <w:r w:rsidRPr="00B10E5A">
                <w:rPr>
                  <w:rStyle w:val="CODE"/>
                  <w:rPrChange w:id="1389" w:author="Otter, Martin" w:date="2014-07-02T11:44:00Z">
                    <w:rPr/>
                  </w:rPrChange>
                </w:rPr>
                <w:t>&lt;ModelStructure&gt;&lt;InitialUnknowns&gt;</w:t>
              </w:r>
            </w:ins>
            <w:ins w:id="1390" w:author="Otter, Martin" w:date="2014-07-02T11:45:00Z">
              <w:r w:rsidRPr="00B10E5A">
                <w:rPr>
                  <w:rPrChange w:id="1391" w:author="Otter, Martin" w:date="2014-07-02T11:46:00Z">
                    <w:rPr>
                      <w:rStyle w:val="CODE"/>
                    </w:rPr>
                  </w:rPrChange>
                </w:rPr>
                <w:t xml:space="preserve"> </w:t>
              </w:r>
            </w:ins>
            <w:ins w:id="1392" w:author="Otter, Martin" w:date="2014-07-02T11:46:00Z">
              <w:r w:rsidRPr="00B10E5A">
                <w:rPr>
                  <w:rPrChange w:id="1393" w:author="Otter, Martin" w:date="2014-07-02T11:46:00Z">
                    <w:rPr>
                      <w:rStyle w:val="CODE"/>
                    </w:rPr>
                  </w:rPrChange>
                </w:rPr>
                <w:t>that have type Real.</w:t>
              </w:r>
            </w:ins>
          </w:p>
          <w:p w14:paraId="3AFBD8CB" w14:textId="08300903" w:rsidR="00B10E5A" w:rsidRPr="00B10E5A" w:rsidRDefault="00B10E5A">
            <w:pPr>
              <w:pStyle w:val="Textkrper-Tabelle"/>
              <w:numPr>
                <w:ilvl w:val="1"/>
                <w:numId w:val="19"/>
              </w:numPr>
              <w:tabs>
                <w:tab w:val="clear" w:pos="1460"/>
                <w:tab w:val="num" w:pos="753"/>
              </w:tabs>
              <w:ind w:left="753" w:hanging="329"/>
              <w:rPr>
                <w:ins w:id="1394" w:author="Otter, Martin" w:date="2014-07-02T11:49:00Z"/>
                <w:rPrChange w:id="1395" w:author="Otter, Martin" w:date="2014-07-02T11:49:00Z">
                  <w:rPr>
                    <w:ins w:id="1396" w:author="Otter, Martin" w:date="2014-07-02T11:49:00Z"/>
                    <w:i/>
                  </w:rPr>
                </w:rPrChange>
              </w:rPr>
              <w:pPrChange w:id="1397" w:author="Otter, Martin" w:date="2014-07-02T11:40:00Z">
                <w:pPr>
                  <w:pStyle w:val="Textkrper-Tabelle"/>
                  <w:numPr>
                    <w:numId w:val="19"/>
                  </w:numPr>
                  <w:tabs>
                    <w:tab w:val="num" w:pos="380"/>
                  </w:tabs>
                  <w:ind w:left="380" w:hanging="360"/>
                </w:pPr>
              </w:pPrChange>
            </w:pPr>
            <w:ins w:id="1398" w:author="Otter, Martin" w:date="2014-07-02T11:44:00Z">
              <w:r>
                <w:rPr>
                  <w:i/>
                </w:rPr>
                <w:t>Continuous-Time Mode</w:t>
              </w:r>
              <w:r w:rsidRPr="00B10E5A">
                <w:rPr>
                  <w:rPrChange w:id="1399" w:author="Otter, Martin" w:date="2014-07-02T11:44:00Z">
                    <w:rPr>
                      <w:i/>
                    </w:rPr>
                  </w:rPrChange>
                </w:rPr>
                <w:t xml:space="preserve"> (ModelExchange):</w:t>
              </w:r>
              <w:r>
                <w:rPr>
                  <w:i/>
                </w:rPr>
                <w:t xml:space="preserve"> </w:t>
              </w:r>
            </w:ins>
            <w:ins w:id="1400" w:author="Otter, Martin" w:date="2014-07-02T11:47:00Z">
              <w:r w:rsidRPr="00B10E5A">
                <w:rPr>
                  <w:rPrChange w:id="1401" w:author="Otter, Martin" w:date="2014-07-02T11:49:00Z">
                    <w:rPr>
                      <w:i/>
                    </w:rPr>
                  </w:rPrChange>
                </w:rPr>
                <w:t>The continuous-time outputs and state derivatives (= the variables listed under</w:t>
              </w:r>
            </w:ins>
            <w:ins w:id="1402" w:author="Otter, Martin" w:date="2014-07-02T11:48:00Z">
              <w:r w:rsidRPr="00B10E5A">
                <w:rPr>
                  <w:rPrChange w:id="1403" w:author="Otter, Martin" w:date="2014-07-02T11:49:00Z">
                    <w:rPr>
                      <w:i/>
                    </w:rPr>
                  </w:rPrChange>
                </w:rPr>
                <w:t xml:space="preserve"> </w:t>
              </w:r>
              <w:r w:rsidRPr="001A3197">
                <w:rPr>
                  <w:rStyle w:val="CODE"/>
                  <w:rPrChange w:id="1404" w:author="Otter, Martin" w:date="2014-07-02T11:49:00Z">
                    <w:rPr>
                      <w:i/>
                    </w:rPr>
                  </w:rPrChange>
                </w:rPr>
                <w:t>&lt;ModelStructure&gt;&lt;Outputs&gt;</w:t>
              </w:r>
              <w:r w:rsidR="001A3197">
                <w:t xml:space="preserve"> with type Real and</w:t>
              </w:r>
              <w:r w:rsidRPr="00B10E5A">
                <w:rPr>
                  <w:rPrChange w:id="1405" w:author="Otter, Martin" w:date="2014-07-02T11:49:00Z">
                    <w:rPr>
                      <w:i/>
                    </w:rPr>
                  </w:rPrChange>
                </w:rPr>
                <w:t xml:space="preserve"> </w:t>
              </w:r>
              <w:r w:rsidRPr="001A3197">
                <w:rPr>
                  <w:rStyle w:val="CODE"/>
                  <w:rPrChange w:id="1406" w:author="Otter, Martin" w:date="2014-07-02T11:50:00Z">
                    <w:rPr>
                      <w:i/>
                    </w:rPr>
                  </w:rPrChange>
                </w:rPr>
                <w:t>variability</w:t>
              </w:r>
            </w:ins>
            <w:ins w:id="1407" w:author="Otter, Martin" w:date="2014-07-02T11:49:00Z">
              <w:r w:rsidRPr="001A3197">
                <w:rPr>
                  <w:rStyle w:val="CODE"/>
                  <w:rPrChange w:id="1408" w:author="Otter, Martin" w:date="2014-07-02T11:50:00Z">
                    <w:rPr>
                      <w:i/>
                    </w:rPr>
                  </w:rPrChange>
                </w:rPr>
                <w:t xml:space="preserve"> =</w:t>
              </w:r>
            </w:ins>
            <w:ins w:id="1409" w:author="Otter, Martin" w:date="2014-07-02T11:48:00Z">
              <w:r w:rsidRPr="001A3197">
                <w:rPr>
                  <w:rStyle w:val="CODE"/>
                  <w:rPrChange w:id="1410" w:author="Otter, Martin" w:date="2014-07-02T11:50:00Z">
                    <w:rPr>
                      <w:i/>
                    </w:rPr>
                  </w:rPrChange>
                </w:rPr>
                <w:t xml:space="preserve"> </w:t>
              </w:r>
            </w:ins>
            <w:ins w:id="1411" w:author="Otter, Martin" w:date="2014-07-02T11:50:00Z">
              <w:r w:rsidR="001A3197">
                <w:rPr>
                  <w:rStyle w:val="CODE"/>
                  <w:rFonts w:cs="Courier New"/>
                </w:rPr>
                <w:t>″</w:t>
              </w:r>
            </w:ins>
            <w:ins w:id="1412" w:author="Otter, Martin" w:date="2014-07-02T11:48:00Z">
              <w:r w:rsidR="001A3197">
                <w:rPr>
                  <w:rStyle w:val="CODE"/>
                </w:rPr>
                <w:t>continuous</w:t>
              </w:r>
            </w:ins>
            <w:ins w:id="1413" w:author="Otter, Martin" w:date="2014-07-02T11:50:00Z">
              <w:r w:rsidR="001A3197">
                <w:rPr>
                  <w:rStyle w:val="CODE"/>
                  <w:rFonts w:cs="Courier New"/>
                </w:rPr>
                <w:t>″</w:t>
              </w:r>
            </w:ins>
            <w:ins w:id="1414" w:author="Otter, Martin" w:date="2014-07-02T11:48:00Z">
              <w:r w:rsidRPr="00B10E5A">
                <w:rPr>
                  <w:rPrChange w:id="1415" w:author="Otter, Martin" w:date="2014-07-02T11:49:00Z">
                    <w:rPr>
                      <w:i/>
                    </w:rPr>
                  </w:rPrChange>
                </w:rPr>
                <w:t xml:space="preserve"> and the variables listed</w:t>
              </w:r>
            </w:ins>
            <w:ins w:id="1416" w:author="Otter, Martin" w:date="2014-07-02T11:49:00Z">
              <w:r w:rsidR="00180796">
                <w:t xml:space="preserve"> </w:t>
              </w:r>
            </w:ins>
            <w:ins w:id="1417" w:author="Otter, Martin" w:date="2014-07-02T18:20:00Z">
              <w:r w:rsidR="00180796">
                <w:t xml:space="preserve">as </w:t>
              </w:r>
            </w:ins>
            <w:ins w:id="1418" w:author="Otter, Martin" w:date="2014-07-02T11:49:00Z">
              <w:r w:rsidRPr="00B10E5A">
                <w:rPr>
                  <w:rPrChange w:id="1419" w:author="Otter, Martin" w:date="2014-07-02T11:49:00Z">
                    <w:rPr>
                      <w:i/>
                    </w:rPr>
                  </w:rPrChange>
                </w:rPr>
                <w:t>state</w:t>
              </w:r>
            </w:ins>
            <w:ins w:id="1420" w:author="Otter, Martin" w:date="2014-07-02T18:20:00Z">
              <w:r w:rsidR="00180796">
                <w:t xml:space="preserve"> derivatives</w:t>
              </w:r>
            </w:ins>
            <w:ins w:id="1421" w:author="Otter, Martin" w:date="2014-07-02T11:49:00Z">
              <w:r w:rsidRPr="00B10E5A">
                <w:rPr>
                  <w:rPrChange w:id="1422" w:author="Otter, Martin" w:date="2014-07-02T11:49:00Z">
                    <w:rPr>
                      <w:i/>
                    </w:rPr>
                  </w:rPrChange>
                </w:rPr>
                <w:t xml:space="preserve"> under </w:t>
              </w:r>
              <w:r w:rsidRPr="001A3197">
                <w:rPr>
                  <w:rStyle w:val="CODE"/>
                  <w:rPrChange w:id="1423" w:author="Otter, Martin" w:date="2014-07-02T11:50:00Z">
                    <w:rPr>
                      <w:i/>
                    </w:rPr>
                  </w:rPrChange>
                </w:rPr>
                <w:t>&lt;ModelStructure&gt;&lt;Derivatives&gt;</w:t>
              </w:r>
            </w:ins>
            <w:ins w:id="1424" w:author="Otter, Martin" w:date="2014-07-02T11:55:00Z">
              <w:r w:rsidR="001A3197">
                <w:t>).</w:t>
              </w:r>
            </w:ins>
          </w:p>
          <w:p w14:paraId="5EE77920" w14:textId="2B6BA958" w:rsidR="00B10E5A" w:rsidRDefault="00B10E5A">
            <w:pPr>
              <w:pStyle w:val="Textkrper-Tabelle"/>
              <w:numPr>
                <w:ilvl w:val="1"/>
                <w:numId w:val="19"/>
              </w:numPr>
              <w:tabs>
                <w:tab w:val="clear" w:pos="1460"/>
                <w:tab w:val="num" w:pos="753"/>
              </w:tabs>
              <w:ind w:left="753" w:hanging="329"/>
              <w:rPr>
                <w:ins w:id="1425" w:author="Otter, Martin" w:date="2014-07-02T11:51:00Z"/>
                <w:i/>
              </w:rPr>
              <w:pPrChange w:id="1426" w:author="Otter, Martin" w:date="2014-07-02T11:40:00Z">
                <w:pPr>
                  <w:pStyle w:val="Textkrper-Tabelle"/>
                  <w:numPr>
                    <w:numId w:val="19"/>
                  </w:numPr>
                  <w:tabs>
                    <w:tab w:val="num" w:pos="380"/>
                  </w:tabs>
                  <w:ind w:left="380" w:hanging="360"/>
                </w:pPr>
              </w:pPrChange>
            </w:pPr>
            <w:ins w:id="1427" w:author="Otter, Martin" w:date="2014-07-02T11:49:00Z">
              <w:r>
                <w:rPr>
                  <w:i/>
                </w:rPr>
                <w:t>Event Mode (ModelExchange):</w:t>
              </w:r>
            </w:ins>
            <w:ins w:id="1428" w:author="Otter, Martin" w:date="2014-07-02T11:53:00Z">
              <w:r w:rsidR="001A3197">
                <w:rPr>
                  <w:i/>
                </w:rPr>
                <w:t xml:space="preserve"> </w:t>
              </w:r>
            </w:ins>
            <w:ins w:id="1429" w:author="Otter, Martin" w:date="2014-07-02T11:52:00Z">
              <w:r w:rsidR="001A3197" w:rsidRPr="001A3197">
                <w:rPr>
                  <w:rPrChange w:id="1430" w:author="Otter, Martin" w:date="2014-07-02T11:53:00Z">
                    <w:rPr>
                      <w:i/>
                    </w:rPr>
                  </w:rPrChange>
                </w:rPr>
                <w:t xml:space="preserve">The same variables as in the </w:t>
              </w:r>
              <w:r w:rsidR="001A3197">
                <w:rPr>
                  <w:i/>
                </w:rPr>
                <w:t>Continuous-Time Mode</w:t>
              </w:r>
              <w:r w:rsidR="001A3197" w:rsidRPr="001A3197">
                <w:rPr>
                  <w:rPrChange w:id="1431" w:author="Otter, Martin" w:date="2014-07-02T11:53:00Z">
                    <w:rPr>
                      <w:i/>
                    </w:rPr>
                  </w:rPrChange>
                </w:rPr>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ins>
            <w:ins w:id="1432" w:author="Otter, Martin" w:date="2014-07-02T11:53:00Z">
              <w:r w:rsidR="001A3197">
                <w:rPr>
                  <w:rStyle w:val="CODE"/>
                </w:rPr>
                <w:t>discrete</w:t>
              </w:r>
            </w:ins>
            <w:ins w:id="1433" w:author="Otter, Martin" w:date="2014-07-02T11:52:00Z">
              <w:r w:rsidR="001A3197">
                <w:rPr>
                  <w:rStyle w:val="CODE"/>
                  <w:rFonts w:cs="Courier New"/>
                </w:rPr>
                <w:t>″</w:t>
              </w:r>
            </w:ins>
            <w:ins w:id="1434" w:author="Otter, Martin" w:date="2014-07-02T11:53:00Z">
              <w:r w:rsidR="001A3197">
                <w:rPr>
                  <w:rStyle w:val="CODE"/>
                  <w:rFonts w:cs="Courier New"/>
                </w:rPr>
                <w:t>.</w:t>
              </w:r>
            </w:ins>
          </w:p>
          <w:p w14:paraId="0563E804" w14:textId="55247E51" w:rsidR="003E5933" w:rsidRPr="001A3197" w:rsidRDefault="001A3197">
            <w:pPr>
              <w:pStyle w:val="Textkrper-Tabelle"/>
              <w:numPr>
                <w:ilvl w:val="1"/>
                <w:numId w:val="19"/>
              </w:numPr>
              <w:tabs>
                <w:tab w:val="clear" w:pos="1460"/>
                <w:tab w:val="num" w:pos="753"/>
              </w:tabs>
              <w:ind w:left="753" w:hanging="329"/>
              <w:rPr>
                <w:rPrChange w:id="1435" w:author="Otter, Martin" w:date="2014-07-02T11:57:00Z">
                  <w:rPr>
                    <w:i/>
                  </w:rPr>
                </w:rPrChange>
              </w:rPr>
              <w:pPrChange w:id="1436" w:author="Otter, Martin" w:date="2014-07-02T11:40:00Z">
                <w:pPr>
                  <w:pStyle w:val="Textkrper-Tabelle"/>
                  <w:numPr>
                    <w:numId w:val="19"/>
                  </w:numPr>
                  <w:tabs>
                    <w:tab w:val="num" w:pos="380"/>
                  </w:tabs>
                  <w:ind w:left="380" w:hanging="360"/>
                </w:pPr>
              </w:pPrChange>
            </w:pPr>
            <w:ins w:id="1437" w:author="Otter, Martin" w:date="2014-07-02T11:51:00Z">
              <w:r w:rsidRPr="001A3197">
                <w:rPr>
                  <w:i/>
                </w:rPr>
                <w:t>Step Mode (CoSimulation):</w:t>
              </w:r>
            </w:ins>
            <w:ins w:id="1438" w:author="Otter, Martin" w:date="2014-07-02T11:53:00Z">
              <w:r w:rsidRPr="001A3197">
                <w:rPr>
                  <w:i/>
                </w:rPr>
                <w:t xml:space="preserve"> </w:t>
              </w:r>
            </w:ins>
            <w:ins w:id="1439" w:author="Otter, Martin" w:date="2014-07-02T11:54:00Z">
              <w:r>
                <w:t>T</w:t>
              </w:r>
            </w:ins>
            <w:ins w:id="1440" w:author="Otter, Martin" w:date="2014-07-02T11:53:00Z">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w:t>
              </w:r>
            </w:ins>
            <w:ins w:id="1441" w:author="Otter, Martin" w:date="2014-07-02T11:54:00Z">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ins>
            <w:del w:id="1442" w:author="Otter, Martin" w:date="2014-07-02T11:44:00Z">
              <w:r w:rsidR="003E5933" w:rsidDel="00B10E5A">
                <w:br/>
              </w:r>
            </w:del>
            <w:del w:id="1443" w:author="Otter, Martin" w:date="2014-07-02T11:54:00Z">
              <w:r w:rsidR="003E5933" w:rsidDel="001A3197">
                <w:delText>[</w:delText>
              </w:r>
              <w:r w:rsidR="003E5933" w:rsidRPr="001A3197" w:rsidDel="001A3197">
                <w:rPr>
                  <w:i/>
                </w:rPr>
                <w:delText>for example continuous-time outputs</w:delText>
              </w:r>
              <w:r w:rsidR="00122BA1" w:rsidRPr="001A3197" w:rsidDel="001A3197">
                <w:rPr>
                  <w:i/>
                </w:rPr>
                <w:delText xml:space="preserve"> and state derivatives</w:delText>
              </w:r>
              <w:r w:rsidR="003E5933" w:rsidRPr="001A3197" w:rsidDel="001A3197">
                <w:rPr>
                  <w:i/>
                </w:rPr>
                <w:delText xml:space="preserve"> in Continuous-Time Mode</w:delText>
              </w:r>
              <w:r w:rsidR="00FB3701" w:rsidRPr="001A3197" w:rsidDel="001A3197">
                <w:rPr>
                  <w:i/>
                </w:rPr>
                <w:delText>, or Real (continuous-time and discrete-time) outputs, and state derivatives in Event Mode</w:delText>
              </w:r>
              <w:r w:rsidR="003E5933" w:rsidRPr="001A3197" w:rsidDel="001A3197">
                <w:rPr>
                  <w:i/>
                </w:rPr>
                <w:delText>]</w:delText>
              </w:r>
            </w:del>
            <w:r w:rsidR="003E5933" w:rsidRPr="001A3197">
              <w:rPr>
                <w:i/>
              </w:rPr>
              <w:t>.</w:t>
            </w:r>
            <w:ins w:id="1444" w:author="Otter, Martin" w:date="2014-07-02T11:56:00Z">
              <w:r>
                <w:rPr>
                  <w:i/>
                </w:rPr>
                <w:t xml:space="preserve"> </w:t>
              </w:r>
              <w:r w:rsidRPr="001A3197">
                <w:rPr>
                  <w:rPrChange w:id="1445" w:author="Otter, Martin" w:date="2014-07-02T11:57:00Z">
                    <w:rPr>
                      <w:i/>
                    </w:rPr>
                  </w:rPrChange>
                </w:rPr>
                <w:t xml:space="preserve">If </w:t>
              </w:r>
              <w:r w:rsidRPr="001A3197">
                <w:rPr>
                  <w:rStyle w:val="CODE"/>
                  <w:rPrChange w:id="1446" w:author="Otter, Martin" w:date="2014-07-02T11:57:00Z">
                    <w:rPr>
                      <w:i/>
                    </w:rPr>
                  </w:rPrChange>
                </w:rPr>
                <w:t>&lt;ModelStructure&gt;&lt;Derivatives&gt;</w:t>
              </w:r>
              <w:r>
                <w:rPr>
                  <w:i/>
                </w:rPr>
                <w:t xml:space="preserve"> </w:t>
              </w:r>
              <w:r w:rsidRPr="001A3197">
                <w:rPr>
                  <w:rPrChange w:id="1447" w:author="Otter, Martin" w:date="2014-07-02T11:57:00Z">
                    <w:rPr>
                      <w:i/>
                    </w:rPr>
                  </w:rPrChange>
                </w:rPr>
                <w:t xml:space="preserve">is present, also the variables listed here as </w:t>
              </w:r>
            </w:ins>
            <w:ins w:id="1448" w:author="Otter, Martin" w:date="2014-07-02T18:20:00Z">
              <w:r w:rsidR="00180796">
                <w:t>state derivatives</w:t>
              </w:r>
            </w:ins>
            <w:ins w:id="1449" w:author="Otter, Martin" w:date="2014-07-02T11:57:00Z">
              <w:r>
                <w:t>.</w:t>
              </w:r>
            </w:ins>
          </w:p>
          <w:p w14:paraId="64C89650" w14:textId="15594844" w:rsidR="003E5933" w:rsidRDefault="00C8792E"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proofErr w:type="gramStart"/>
            <w:r w:rsidR="00674EEC">
              <w:t>is</w:t>
            </w:r>
            <w:proofErr w:type="gramEnd"/>
            <w:r w:rsidR="00674EEC">
              <w:t xml:space="preserve">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0B3668">
              <w:rPr>
                <w:noProof/>
              </w:rPr>
              <w:t>61</w:t>
            </w:r>
            <w:r w:rsidR="000B3668">
              <w:fldChar w:fldCharType="end"/>
            </w:r>
            <w:r w:rsidR="000B3668">
              <w:t xml:space="preserve"> </w:t>
            </w:r>
            <w:r w:rsidR="003E5933">
              <w:t>[</w:t>
            </w:r>
            <w:r w:rsidR="003E5933" w:rsidRPr="00334E98">
              <w:rPr>
                <w:i/>
              </w:rPr>
              <w:t>for example continuous-time inputs</w:t>
            </w:r>
            <w:r w:rsidR="003E5933">
              <w:rPr>
                <w:i/>
              </w:rPr>
              <w:t xml:space="preserve"> in Continuous-Time Mode</w:t>
            </w:r>
            <w:r w:rsidR="003E5933">
              <w:t>.</w:t>
            </w:r>
            <w:ins w:id="1450" w:author="Otter, Martin" w:date="2014-04-24T14:57:00Z">
              <w:r w:rsidR="00A11986">
                <w:t xml:space="preserve"> </w:t>
              </w:r>
              <w:r w:rsidR="00A11986" w:rsidRPr="00A11986">
                <w:rPr>
                  <w:i/>
                  <w:rPrChange w:id="1451" w:author="Otter, Martin" w:date="2014-04-24T14:59:00Z">
                    <w:rPr/>
                  </w:rPrChange>
                </w:rPr>
                <w:t xml:space="preserve">If a variable with </w:t>
              </w:r>
              <w:r w:rsidR="00A11986" w:rsidRPr="00A11986">
                <w:rPr>
                  <w:rStyle w:val="CODE"/>
                  <w:i/>
                  <w:rPrChange w:id="1452" w:author="Otter, Martin" w:date="2014-04-24T14:59:00Z">
                    <w:rPr/>
                  </w:rPrChange>
                </w:rPr>
                <w:t>causality</w:t>
              </w:r>
              <w:r w:rsidR="00A11986" w:rsidRPr="00A11986">
                <w:rPr>
                  <w:i/>
                  <w:rPrChange w:id="1453" w:author="Otter, Martin" w:date="2014-04-24T14:59:00Z">
                    <w:rPr/>
                  </w:rPrChange>
                </w:rPr>
                <w:t xml:space="preserve"> = </w:t>
              </w:r>
              <w:r w:rsidR="00A11986" w:rsidRPr="00A11986">
                <w:rPr>
                  <w:rFonts w:cs="Arial"/>
                  <w:i/>
                  <w:rPrChange w:id="1454" w:author="Otter, Martin" w:date="2014-04-24T14:59:00Z">
                    <w:rPr>
                      <w:rFonts w:cs="Arial"/>
                    </w:rPr>
                  </w:rPrChange>
                </w:rPr>
                <w:t>″</w:t>
              </w:r>
            </w:ins>
            <w:ins w:id="1455" w:author="Otter, Martin" w:date="2014-04-24T14:58:00Z">
              <w:r w:rsidR="00A11986" w:rsidRPr="00A11986">
                <w:rPr>
                  <w:rStyle w:val="CODE"/>
                  <w:i/>
                  <w:rPrChange w:id="1456" w:author="Otter, Martin" w:date="2014-04-24T14:59:00Z">
                    <w:rPr>
                      <w:rStyle w:val="CODE"/>
                    </w:rPr>
                  </w:rPrChange>
                </w:rPr>
                <w:t>independent</w:t>
              </w:r>
            </w:ins>
            <w:ins w:id="1457" w:author="Otter, Martin" w:date="2014-04-24T14:57:00Z">
              <w:r w:rsidR="00A11986" w:rsidRPr="00A11986">
                <w:rPr>
                  <w:rFonts w:cs="Arial"/>
                  <w:i/>
                  <w:rPrChange w:id="1458" w:author="Otter, Martin" w:date="2014-04-24T14:59:00Z">
                    <w:rPr>
                      <w:rFonts w:cs="Arial"/>
                    </w:rPr>
                  </w:rPrChange>
                </w:rPr>
                <w:t>″</w:t>
              </w:r>
            </w:ins>
            <w:ins w:id="1459" w:author="Otter, Martin" w:date="2014-04-24T14:58:00Z">
              <w:r w:rsidR="00A11986" w:rsidRPr="00A11986">
                <w:rPr>
                  <w:rFonts w:cs="Arial"/>
                  <w:i/>
                  <w:rPrChange w:id="1460" w:author="Otter, Martin" w:date="2014-04-24T14:59:00Z">
                    <w:rPr>
                      <w:rFonts w:cs="Arial"/>
                    </w:rPr>
                  </w:rPrChange>
                </w:rPr>
                <w:t xml:space="preserve"> is explicitely defined under </w:t>
              </w:r>
              <w:r w:rsidR="00A11986" w:rsidRPr="00A11986">
                <w:rPr>
                  <w:rStyle w:val="CODE"/>
                  <w:i/>
                  <w:rPrChange w:id="1461" w:author="Otter, Martin" w:date="2014-04-24T14:59:00Z">
                    <w:rPr>
                      <w:rFonts w:cs="Arial"/>
                    </w:rPr>
                  </w:rPrChange>
                </w:rPr>
                <w:t>ScalarVariables</w:t>
              </w:r>
              <w:r w:rsidR="00A11986" w:rsidRPr="00A11986">
                <w:rPr>
                  <w:rFonts w:cs="Arial"/>
                  <w:i/>
                  <w:rPrChange w:id="1462" w:author="Otter, Martin" w:date="2014-04-24T14:59:00Z">
                    <w:rPr>
                      <w:rFonts w:cs="Arial"/>
                    </w:rPr>
                  </w:rPrChange>
                </w:rPr>
                <w:t>, a directional derivative with respect to this var</w:t>
              </w:r>
              <w:r w:rsidR="00636955">
                <w:rPr>
                  <w:rFonts w:cs="Arial"/>
                  <w:i/>
                </w:rPr>
                <w:t xml:space="preserve">iable can be computed. </w:t>
              </w:r>
            </w:ins>
            <w:ins w:id="1463" w:author="Otter, Martin" w:date="2014-06-04T16:51:00Z">
              <w:r w:rsidR="00636955">
                <w:rPr>
                  <w:rFonts w:cs="Arial"/>
                  <w:i/>
                </w:rPr>
                <w:t>If such a variable is not defined</w:t>
              </w:r>
            </w:ins>
            <w:ins w:id="1464" w:author="Otter, Martin" w:date="2014-04-24T14:58:00Z">
              <w:r w:rsidR="00A11986" w:rsidRPr="00A11986">
                <w:rPr>
                  <w:rFonts w:cs="Arial"/>
                  <w:i/>
                  <w:rPrChange w:id="1465" w:author="Otter, Martin" w:date="2014-04-24T14:59:00Z">
                    <w:rPr>
                      <w:rFonts w:cs="Arial"/>
                    </w:rPr>
                  </w:rPrChange>
                </w:rPr>
                <w:t xml:space="preserve">, </w:t>
              </w:r>
            </w:ins>
            <w:ins w:id="1466" w:author="Otter, Martin" w:date="2014-06-04T16:51:00Z">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ins>
            <w:ins w:id="1467" w:author="Otter, Martin" w:date="2014-04-24T14:59:00Z">
              <w:r w:rsidR="00A11986">
                <w:rPr>
                  <w:rFonts w:cs="Arial"/>
                </w:rPr>
                <w:t>]</w:t>
              </w:r>
            </w:ins>
            <w:ins w:id="1468" w:author="Otter, Martin" w:date="2014-04-24T14:58:00Z">
              <w:r w:rsidR="00A11986">
                <w:rPr>
                  <w:rFonts w:cs="Arial"/>
                </w:rPr>
                <w:t>.</w:t>
              </w:r>
            </w:ins>
          </w:p>
          <w:p w14:paraId="7E3B6DBD" w14:textId="77777777" w:rsidR="003E5933" w:rsidRDefault="00C8792E"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 discrete</w:t>
            </w:r>
            <w:r w:rsidR="003E5933" w:rsidRPr="00334E98">
              <w:rPr>
                <w:i/>
              </w:rPr>
              <w:t>-time inputs</w:t>
            </w:r>
            <w:r w:rsidR="003E5933">
              <w:rPr>
                <w:i/>
              </w:rPr>
              <w:t xml:space="preserve"> in Continuous-Time Mode</w:t>
            </w:r>
            <w:r w:rsidR="000404A9">
              <w:t>].</w:t>
            </w:r>
          </w:p>
          <w:p w14:paraId="48EDD8C1" w14:textId="0EED172D"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del w:id="1469" w:author="Otter, Martin" w:date="2014-04-09T11:00:00Z">
              <w:r w:rsidRPr="0098259C" w:rsidDel="00140C25">
                <w:rPr>
                  <w:rStyle w:val="CODE"/>
                </w:rPr>
                <w:delText>fmi</w:delText>
              </w:r>
            </w:del>
            <w:ins w:id="1470" w:author="Otter, Martin" w:date="2014-04-09T11:00:00Z">
              <w:r w:rsidR="00140C25">
                <w:rPr>
                  <w:rStyle w:val="CODE"/>
                </w:rPr>
                <w:t>fmi2</w:t>
              </w:r>
            </w:ins>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77777777" w:rsidR="000404A9" w:rsidRDefault="00D424FE" w:rsidP="00EC1A69">
            <w:pPr>
              <w:pStyle w:val="Textkrper-Tabelle"/>
            </w:pPr>
            <m:oMathPara>
              <m:oMath>
                <m:r>
                  <w:rPr>
                    <w:rFonts w:ascii="Cambria Math" w:hAnsi="Cambria Math"/>
                  </w:rPr>
                  <w:lastRenderedPageBreak/>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C8792E"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77777777" w:rsidR="00DA6E1B" w:rsidRDefault="00AB63B7" w:rsidP="00EC1A69">
            <w:pPr>
              <w:pStyle w:val="Textkrper"/>
              <w:rPr>
                <w:i/>
              </w:rPr>
            </w:pPr>
            <w:proofErr w:type="gramStart"/>
            <w:r w:rsidRPr="0098259C">
              <w:rPr>
                <w:i/>
              </w:rPr>
              <w:t>and</w:t>
            </w:r>
            <w:proofErr w:type="gramEnd"/>
            <w:r w:rsidRPr="0098259C">
              <w:rPr>
                <w:i/>
              </w:rPr>
              <w:t xml:space="preserve">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w:t>
            </w:r>
            <w:proofErr w:type="gramStart"/>
            <w:r w:rsidRPr="0098259C">
              <w:rPr>
                <w:i/>
              </w:rPr>
              <w:t>is</w:t>
            </w:r>
            <w:proofErr w:type="gramEnd"/>
            <w:r w:rsidRPr="0098259C">
              <w:rPr>
                <w:i/>
              </w:rPr>
              <w:t xml:space="preserve"> available. Depending on the environment where the FMUs are connected, these derivatives can be provided </w:t>
            </w:r>
          </w:p>
          <w:p w14:paraId="28FE044C" w14:textId="389ECB7A"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del w:id="1471" w:author="Otter, Martin" w:date="2014-04-09T11:00:00Z">
              <w:r w:rsidR="0065442A" w:rsidDel="00140C25">
                <w:rPr>
                  <w:i/>
                </w:rPr>
                <w:delText>fmi</w:delText>
              </w:r>
            </w:del>
            <w:ins w:id="1472" w:author="Otter, Martin" w:date="2014-04-09T11:00:00Z">
              <w:r w:rsidR="00140C25">
                <w:rPr>
                  <w:i/>
                </w:rPr>
                <w:t>fmi2</w:t>
              </w:r>
            </w:ins>
            <w:r w:rsidR="0065442A">
              <w:rPr>
                <w:i/>
              </w:rPr>
              <w:t>GetDirectionalDerivative</w:t>
            </w:r>
            <w:r w:rsidRPr="0098259C">
              <w:rPr>
                <w:i/>
              </w:rPr>
              <w:t xml:space="preserve"> to compute the directional derivatives with respect to these two variables (</w:t>
            </w:r>
            <w:r w:rsidR="00D73B94" w:rsidRPr="0098259C">
              <w:rPr>
                <w:i/>
              </w:rPr>
              <w:t>in other words</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3EF0CEA7" w:rsidR="00AB63B7" w:rsidRPr="0098259C" w:rsidRDefault="00DA6E1B" w:rsidP="006E60E6">
            <w:pPr>
              <w:pStyle w:val="Textkrper"/>
              <w:numPr>
                <w:ilvl w:val="0"/>
                <w:numId w:val="51"/>
              </w:numPr>
              <w:rPr>
                <w:i/>
              </w:rPr>
            </w:pPr>
            <w:proofErr w:type="gramStart"/>
            <w:r>
              <w:rPr>
                <w:i/>
              </w:rPr>
              <w:t>with</w:t>
            </w:r>
            <w:proofErr w:type="gramEnd"/>
            <w:r>
              <w:rPr>
                <w:i/>
              </w:rPr>
              <w:t xml:space="preserve">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del w:id="1473" w:author="Otter, Martin" w:date="2014-04-09T11:00:00Z">
              <w:r w:rsidR="0065442A" w:rsidDel="00140C25">
                <w:rPr>
                  <w:i/>
                </w:rPr>
                <w:delText>fmi</w:delText>
              </w:r>
            </w:del>
            <w:ins w:id="1474" w:author="Otter, Martin" w:date="2014-04-09T11:00:00Z">
              <w:r w:rsidR="00140C25">
                <w:rPr>
                  <w:i/>
                </w:rPr>
                <w:t>fmi2</w:t>
              </w:r>
            </w:ins>
            <w:r w:rsidR="0065442A">
              <w:rPr>
                <w:i/>
              </w:rPr>
              <w:t>GetDirectionalDerivative</w:t>
            </w:r>
            <w:r w:rsidR="002A3213">
              <w:rPr>
                <w:i/>
              </w:rPr>
              <w:t xml:space="preserve"> </w:t>
            </w:r>
            <w:r w:rsidR="00AB63B7" w:rsidRPr="0098259C">
              <w:rPr>
                <w:i/>
              </w:rPr>
              <w:t>(</w:t>
            </w:r>
            <w:r w:rsidR="00D73B94" w:rsidRPr="0098259C">
              <w:rPr>
                <w:i/>
              </w:rPr>
              <w:t>in other words</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77777777" w:rsidR="00DA6E1B" w:rsidRDefault="00DA6E1B" w:rsidP="00F93A3A">
            <w:pPr>
              <w:pStyle w:val="Textkrper"/>
              <w:spacing w:before="240"/>
              <w:rPr>
                <w:i/>
              </w:rPr>
            </w:pPr>
            <w:r w:rsidRPr="0098259C">
              <w:rPr>
                <w:i/>
              </w:rPr>
              <w:t xml:space="preserve">Note, a direct implementation of this function </w:t>
            </w:r>
            <w:r>
              <w:rPr>
                <w:i/>
              </w:rPr>
              <w:t xml:space="preserve">with analytic derivatives </w:t>
            </w:r>
            <w:r w:rsidRPr="0098259C">
              <w:rPr>
                <w:i/>
              </w:rPr>
              <w:t>provides</w:t>
            </w:r>
            <w:r>
              <w:rPr>
                <w:i/>
              </w:rPr>
              <w:t>:</w:t>
            </w:r>
            <w:r w:rsidRPr="0098259C">
              <w:rPr>
                <w:i/>
              </w:rPr>
              <w:t xml:space="preserve"> </w:t>
            </w:r>
          </w:p>
          <w:p w14:paraId="58C0FCC0" w14:textId="77777777" w:rsidR="00DA6E1B" w:rsidRDefault="00DA6E1B" w:rsidP="006E60E6">
            <w:pPr>
              <w:pStyle w:val="Textkrper"/>
              <w:numPr>
                <w:ilvl w:val="0"/>
                <w:numId w:val="50"/>
              </w:numPr>
              <w:spacing w:before="40"/>
              <w:ind w:left="357" w:hanging="357"/>
              <w:rPr>
                <w:i/>
              </w:rPr>
            </w:pPr>
            <w:r>
              <w:rPr>
                <w:i/>
              </w:rPr>
              <w:t>T</w:t>
            </w:r>
            <w:r w:rsidRPr="00A42C55">
              <w:rPr>
                <w:i/>
              </w:rPr>
              <w:t>he directional derivative for all i</w:t>
            </w:r>
            <w:r>
              <w:rPr>
                <w:i/>
              </w:rPr>
              <w:t>n</w:t>
            </w:r>
            <w:r w:rsidR="00616DB6">
              <w:rPr>
                <w:i/>
              </w:rPr>
              <w:t>put</w:t>
            </w:r>
            <w:r>
              <w:rPr>
                <w:i/>
              </w:rPr>
              <w:t xml:space="preserve"> variables;</w:t>
            </w:r>
            <w:r>
              <w:rPr>
                <w:i/>
              </w:rPr>
              <w:br/>
              <w:t xml:space="preserve">so in the above example: </w:t>
            </w:r>
            <w:r w:rsidRPr="004B48B1">
              <w:rPr>
                <w:position w:val="-28"/>
              </w:rPr>
              <w:object w:dxaOrig="4180" w:dyaOrig="620" w14:anchorId="105A42BC">
                <v:shape id="_x0000_i1025" type="#_x0000_t75" style="width:209.1pt;height:31.3pt" o:ole="">
                  <v:imagedata r:id="rId21" o:title=""/>
                </v:shape>
                <o:OLEObject Type="Embed" ProgID="Equation.DSMT4" ShapeID="_x0000_i1025" DrawAspect="Content" ObjectID="_1467799336" r:id="rId22"/>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6" type="#_x0000_t75" style="width:108.95pt;height:15.65pt" o:ole="">
                  <v:imagedata r:id="rId23" o:title=""/>
                </v:shape>
                <o:OLEObject Type="Embed" ProgID="Equation.DSMT4" ShapeID="_x0000_i1026" DrawAspect="Content" ObjectID="_1467799337" r:id="rId24"/>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711E9C7C" w:rsidR="00A33508" w:rsidRPr="0098259C" w:rsidRDefault="00A33508" w:rsidP="00A33508">
      <w:pPr>
        <w:pStyle w:val="Textkrper-Tabelle"/>
        <w:spacing w:before="120"/>
        <w:ind w:left="23"/>
        <w:rPr>
          <w:i/>
        </w:rPr>
      </w:pPr>
      <w:bookmarkStart w:id="1475" w:name="_Ref308190567"/>
      <w:bookmarkStart w:id="1476" w:name="_Ref308190605"/>
      <w:r w:rsidRPr="007A6A51">
        <w:lastRenderedPageBreak/>
        <w:t>[</w:t>
      </w:r>
      <w:r>
        <w:rPr>
          <w:i/>
        </w:rPr>
        <w:t xml:space="preserve">Note, function </w:t>
      </w:r>
      <w:del w:id="1477" w:author="Otter, Martin" w:date="2014-04-09T11:00:00Z">
        <w:r w:rsidDel="00140C25">
          <w:rPr>
            <w:i/>
          </w:rPr>
          <w:delText>fmi</w:delText>
        </w:r>
      </w:del>
      <w:ins w:id="1478" w:author="Otter, Martin" w:date="2014-04-09T11:00:00Z">
        <w:r w:rsidR="00140C25">
          <w:rPr>
            <w:i/>
          </w:rPr>
          <w:t>fmi2</w:t>
        </w:r>
      </w:ins>
      <w:r>
        <w:rPr>
          <w:i/>
        </w:rPr>
        <w:t>Get</w:t>
      </w:r>
      <w:r w:rsidR="006D2A0D">
        <w:rPr>
          <w:i/>
        </w:rPr>
        <w:t>Directional</w:t>
      </w:r>
      <w:r>
        <w:rPr>
          <w:i/>
        </w:rPr>
        <w:t>Derivative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proofErr w:type="gramStart"/>
      <w:r w:rsidRPr="0098259C">
        <w:rPr>
          <w:i/>
        </w:rPr>
        <w:t>matrix</w:t>
      </w:r>
      <w:r w:rsidR="00407FD3">
        <w:rPr>
          <w:i/>
        </w:rPr>
        <w:t xml:space="preserve"> </w:t>
      </w:r>
      <w:proofErr w:type="gramEnd"/>
      <w:r w:rsidRPr="007A6A51">
        <w:rPr>
          <w:position w:val="-26"/>
        </w:rPr>
        <w:object w:dxaOrig="340" w:dyaOrig="600" w14:anchorId="418D146A">
          <v:shape id="_x0000_i1027" type="#_x0000_t75" style="width:18.15pt;height:30.05pt" o:ole="">
            <v:imagedata r:id="rId25" o:title=""/>
          </v:shape>
          <o:OLEObject Type="Embed" ProgID="Equation.DSMT4" ShapeID="_x0000_i1027" DrawAspect="Content" ObjectID="_1467799338" r:id="rId26"/>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8" type="#_x0000_t75" style="width:18.15pt;height:30.05pt" o:ole="">
            <v:imagedata r:id="rId25" o:title=""/>
          </v:shape>
          <o:OLEObject Type="Embed" ProgID="Equation.DSMT4" ShapeID="_x0000_i1028" DrawAspect="Content" ObjectID="_1467799339" r:id="rId27"/>
        </w:object>
      </w:r>
      <w:r>
        <w:t xml:space="preserve"> and </w:t>
      </w:r>
      <w:r w:rsidRPr="007A6A51">
        <w:rPr>
          <w:position w:val="-26"/>
        </w:rPr>
        <w:object w:dxaOrig="340" w:dyaOrig="600" w14:anchorId="410FC9A1">
          <v:shape id="_x0000_i1029" type="#_x0000_t75" style="width:18.15pt;height:30.05pt" o:ole="">
            <v:imagedata r:id="rId28" o:title=""/>
          </v:shape>
          <o:OLEObject Type="Embed" ProgID="Equation.DSMT4" ShapeID="_x0000_i1029" DrawAspect="Content" ObjectID="_1467799340" r:id="rId29"/>
        </w:object>
      </w:r>
      <w:r>
        <w:t xml:space="preserve"> are needed.</w:t>
      </w:r>
    </w:p>
    <w:p w14:paraId="5666C0EC" w14:textId="1F89ACED" w:rsidR="00A33508" w:rsidRDefault="00A33508" w:rsidP="00A33508">
      <w:pPr>
        <w:pStyle w:val="Textkrper"/>
        <w:spacing w:after="120"/>
        <w:rPr>
          <w:i/>
        </w:rPr>
      </w:pPr>
      <w:r w:rsidRPr="007A6A51">
        <w:rPr>
          <w:i/>
        </w:rPr>
        <w:lastRenderedPageBreak/>
        <w:t xml:space="preserve">If </w:t>
      </w:r>
      <w:r>
        <w:rPr>
          <w:i/>
        </w:rPr>
        <w:t xml:space="preserve">a dense matrix shall be computed, the columns of the matrix can be easily constructed by successive calls of </w:t>
      </w:r>
      <w:del w:id="1479" w:author="Otter, Martin" w:date="2014-04-09T11:00:00Z">
        <w:r w:rsidDel="00140C25">
          <w:rPr>
            <w:i/>
          </w:rPr>
          <w:delText>fmi</w:delText>
        </w:r>
      </w:del>
      <w:ins w:id="1480" w:author="Otter, Martin" w:date="2014-04-09T11:00:00Z">
        <w:r w:rsidR="00140C25">
          <w:rPr>
            <w:i/>
          </w:rPr>
          <w:t>fmi2</w:t>
        </w:r>
      </w:ins>
      <w:r>
        <w:rPr>
          <w:i/>
        </w:rPr>
        <w:t>Get</w:t>
      </w:r>
      <w:ins w:id="1481" w:author="Emil Fredriksson" w:date="2014-03-20T13:55:00Z">
        <w:r w:rsidR="00827276">
          <w:rPr>
            <w:i/>
          </w:rPr>
          <w:t>Directiona</w:t>
        </w:r>
      </w:ins>
      <w:del w:id="1482" w:author="Emil Fredriksson" w:date="2014-03-20T13:55:00Z">
        <w:r w:rsidDel="00827276">
          <w:rPr>
            <w:i/>
          </w:rPr>
          <w:delText>Partia</w:delText>
        </w:r>
      </w:del>
      <w:r>
        <w:rPr>
          <w:i/>
        </w:rPr>
        <w:t>lDerivative</w:t>
      </w:r>
      <w:del w:id="1483" w:author="Emil Fredriksson" w:date="2014-03-20T16:53:00Z">
        <w:r w:rsidDel="004034F8">
          <w:rPr>
            <w:i/>
          </w:rPr>
          <w:delText>s</w:delText>
        </w:r>
      </w:del>
      <w:r>
        <w:rPr>
          <w:i/>
        </w:rPr>
        <w:t xml:space="preserve">. For example, constructing the system Jacobian </w:t>
      </w:r>
      <w:r w:rsidRPr="007A6A51">
        <w:rPr>
          <w:position w:val="-26"/>
        </w:rPr>
        <w:object w:dxaOrig="720" w:dyaOrig="600" w14:anchorId="15B6FC2F">
          <v:shape id="_x0000_i1030" type="#_x0000_t75" style="width:36.95pt;height:30.05pt" o:ole="">
            <v:imagedata r:id="rId30" o:title=""/>
          </v:shape>
          <o:OLEObject Type="Embed" ProgID="Equation.DSMT4" ShapeID="_x0000_i1030" DrawAspect="Content" ObjectID="_1467799341" r:id="rId31"/>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12F34752" w:rsidR="00A33508" w:rsidRPr="00E32E4A" w:rsidRDefault="00850C66" w:rsidP="00E32E4A">
            <w:pPr>
              <w:pStyle w:val="HTMLVorformatiert"/>
              <w:rPr>
                <w:lang w:val="en-US"/>
              </w:rPr>
            </w:pPr>
            <w:r>
              <w:rPr>
                <w:lang w:val="en-US"/>
              </w:rPr>
              <w:t>m = M_</w:t>
            </w:r>
            <w:del w:id="1484" w:author="Otter, Martin" w:date="2014-04-09T11:00:00Z">
              <w:r w:rsidDel="00140C25">
                <w:rPr>
                  <w:lang w:val="en-US"/>
                </w:rPr>
                <w:delText>fmi</w:delText>
              </w:r>
            </w:del>
            <w:ins w:id="1485" w:author="Otter, Martin" w:date="2014-04-09T11:00:00Z">
              <w:r w:rsidR="00140C25">
                <w:rPr>
                  <w:lang w:val="en-US"/>
                </w:rPr>
                <w:t>fmi2</w:t>
              </w:r>
            </w:ins>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ins w:id="1486" w:author="Otter, Martin" w:date="2014-04-03T11:50:00Z"/>
                <w:color w:val="008000"/>
                <w:lang w:val="en-US"/>
              </w:rPr>
            </w:pPr>
            <w:ins w:id="1487" w:author="Otter, Martin" w:date="2014-04-03T11:50:00Z">
              <w:r>
                <w:rPr>
                  <w:color w:val="008000"/>
                  <w:lang w:val="en-US"/>
                </w:rPr>
                <w:t>// f</w:t>
              </w:r>
              <w:r w:rsidRPr="00E32E4A">
                <w:rPr>
                  <w:color w:val="008000"/>
                  <w:lang w:val="en-US"/>
                </w:rPr>
                <w:t>rom XML file</w:t>
              </w:r>
            </w:ins>
          </w:p>
          <w:p w14:paraId="552E3D3F" w14:textId="251E8CCE" w:rsidR="00A33508" w:rsidRDefault="00A33508" w:rsidP="00E32E4A">
            <w:pPr>
              <w:pStyle w:val="HTMLVorformatiert"/>
              <w:rPr>
                <w:ins w:id="1488" w:author="Otter, Martin" w:date="2014-04-03T11:49:00Z"/>
                <w:color w:val="008000"/>
                <w:lang w:val="en-US"/>
              </w:rPr>
            </w:pPr>
            <w:r w:rsidRPr="00E32E4A">
              <w:rPr>
                <w:lang w:val="en-US"/>
              </w:rPr>
              <w:t xml:space="preserve">nx </w:t>
            </w:r>
            <w:ins w:id="1489" w:author="Otter, Martin" w:date="2014-04-03T11:49:00Z">
              <w:r w:rsidR="00055AE3">
                <w:rPr>
                  <w:lang w:val="en-US"/>
                </w:rPr>
                <w:t xml:space="preserve">    </w:t>
              </w:r>
            </w:ins>
            <w:r w:rsidRPr="00E32E4A">
              <w:rPr>
                <w:lang w:val="en-US"/>
              </w:rPr>
              <w:t xml:space="preserve">= ...   </w:t>
            </w:r>
            <w:r w:rsidRPr="00E32E4A">
              <w:rPr>
                <w:color w:val="008000"/>
                <w:lang w:val="en-US"/>
              </w:rPr>
              <w:t>// number of states</w:t>
            </w:r>
            <w:del w:id="1490" w:author="Otter, Martin" w:date="2014-04-03T11:50:00Z">
              <w:r w:rsidRPr="00E32E4A" w:rsidDel="00055AE3">
                <w:rPr>
                  <w:color w:val="008000"/>
                  <w:lang w:val="en-US"/>
                </w:rPr>
                <w:delText>, from XML file</w:delText>
              </w:r>
            </w:del>
          </w:p>
          <w:p w14:paraId="7CEAF4E8" w14:textId="6D0775BF" w:rsidR="00055AE3" w:rsidRPr="00E32E4A" w:rsidRDefault="00055AE3" w:rsidP="00055AE3">
            <w:pPr>
              <w:pStyle w:val="HTMLVorformatiert"/>
              <w:rPr>
                <w:ins w:id="1491" w:author="Otter, Martin" w:date="2014-04-03T11:49:00Z"/>
                <w:lang w:val="en-US"/>
              </w:rPr>
            </w:pPr>
            <w:ins w:id="1492" w:author="Otter, Martin" w:date="2014-04-03T11:49:00Z">
              <w:r>
                <w:rPr>
                  <w:lang w:val="en-US"/>
                </w:rPr>
                <w:t>x_ref</w:t>
              </w:r>
              <w:r w:rsidRPr="00E32E4A">
                <w:rPr>
                  <w:lang w:val="en-US"/>
                </w:rPr>
                <w:t xml:space="preserve"> </w:t>
              </w:r>
            </w:ins>
            <w:ins w:id="1493" w:author="Otter, Martin" w:date="2014-04-03T11:50:00Z">
              <w:r>
                <w:rPr>
                  <w:lang w:val="en-US"/>
                </w:rPr>
                <w:t>[</w:t>
              </w:r>
              <w:proofErr w:type="gramStart"/>
              <w:r>
                <w:rPr>
                  <w:lang w:val="en-US"/>
                </w:rPr>
                <w:t>..]</w:t>
              </w:r>
            </w:ins>
            <w:proofErr w:type="gramEnd"/>
            <w:ins w:id="1494" w:author="Otter, Martin" w:date="2014-04-03T11:49:00Z">
              <w:r>
                <w:rPr>
                  <w:lang w:val="en-US"/>
                </w:rPr>
                <w:t xml:space="preserve"> </w:t>
              </w:r>
              <w:r w:rsidRPr="00E32E4A">
                <w:rPr>
                  <w:lang w:val="en-US"/>
                </w:rPr>
                <w:t xml:space="preserve">= ...   </w:t>
              </w:r>
              <w:r>
                <w:rPr>
                  <w:color w:val="008000"/>
                  <w:lang w:val="en-US"/>
                </w:rPr>
                <w:t xml:space="preserve">// </w:t>
              </w:r>
            </w:ins>
            <w:ins w:id="1495" w:author="Otter, Martin" w:date="2014-04-03T11:50:00Z">
              <w:r>
                <w:rPr>
                  <w:color w:val="008000"/>
                  <w:lang w:val="en-US"/>
                </w:rPr>
                <w:t xml:space="preserve">vector of </w:t>
              </w:r>
            </w:ins>
            <w:ins w:id="1496" w:author="Otter, Martin" w:date="2014-04-03T11:49:00Z">
              <w:r>
                <w:rPr>
                  <w:color w:val="008000"/>
                  <w:lang w:val="en-US"/>
                </w:rPr>
                <w:t xml:space="preserve">value references of </w:t>
              </w:r>
            </w:ins>
            <w:ins w:id="1497" w:author="Otter, Martin" w:date="2014-04-03T11:51:00Z">
              <w:r>
                <w:rPr>
                  <w:color w:val="008000"/>
                  <w:lang w:val="en-US"/>
                </w:rPr>
                <w:t xml:space="preserve">cont.-time </w:t>
              </w:r>
            </w:ins>
            <w:ins w:id="1498" w:author="Otter, Martin" w:date="2014-04-03T11:49:00Z">
              <w:r>
                <w:rPr>
                  <w:color w:val="008000"/>
                  <w:lang w:val="en-US"/>
                </w:rPr>
                <w:t>states</w:t>
              </w:r>
            </w:ins>
          </w:p>
          <w:p w14:paraId="0E65FB54" w14:textId="141B046A" w:rsidR="00055AE3" w:rsidRPr="00E32E4A" w:rsidRDefault="00055AE3" w:rsidP="00E32E4A">
            <w:pPr>
              <w:pStyle w:val="HTMLVorformatiert"/>
              <w:rPr>
                <w:lang w:val="en-US"/>
              </w:rPr>
            </w:pPr>
            <w:ins w:id="1499" w:author="Otter, Martin" w:date="2014-04-03T11:49:00Z">
              <w:r>
                <w:rPr>
                  <w:lang w:val="en-US"/>
                </w:rPr>
                <w:t>xd_</w:t>
              </w:r>
              <w:proofErr w:type="gramStart"/>
              <w:r>
                <w:rPr>
                  <w:lang w:val="en-US"/>
                </w:rPr>
                <w:t>ref</w:t>
              </w:r>
            </w:ins>
            <w:ins w:id="1500" w:author="Otter, Martin" w:date="2014-04-03T11:50:00Z">
              <w:r>
                <w:rPr>
                  <w:lang w:val="en-US"/>
                </w:rPr>
                <w:t>[</w:t>
              </w:r>
              <w:proofErr w:type="gramEnd"/>
              <w:r>
                <w:rPr>
                  <w:lang w:val="en-US"/>
                </w:rPr>
                <w:t>..]</w:t>
              </w:r>
            </w:ins>
            <w:ins w:id="1501" w:author="Otter, Martin" w:date="2014-04-03T11:49:00Z">
              <w:r w:rsidRPr="00E32E4A">
                <w:rPr>
                  <w:lang w:val="en-US"/>
                </w:rPr>
                <w:t xml:space="preserve"> = ...   </w:t>
              </w:r>
              <w:r>
                <w:rPr>
                  <w:color w:val="008000"/>
                  <w:lang w:val="en-US"/>
                </w:rPr>
                <w:t xml:space="preserve">// </w:t>
              </w:r>
            </w:ins>
            <w:ins w:id="1502" w:author="Otter, Martin" w:date="2014-04-03T11:50:00Z">
              <w:r>
                <w:rPr>
                  <w:color w:val="008000"/>
                  <w:lang w:val="en-US"/>
                </w:rPr>
                <w:t xml:space="preserve">vector of </w:t>
              </w:r>
            </w:ins>
            <w:ins w:id="1503" w:author="Otter, Martin" w:date="2014-04-03T11:49:00Z">
              <w:r>
                <w:rPr>
                  <w:color w:val="008000"/>
                  <w:lang w:val="en-US"/>
                </w:rPr>
                <w:t>value references of state derivatives</w:t>
              </w:r>
            </w:ins>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1A03D41B" w:rsidR="00A33508" w:rsidRPr="00E32E4A" w:rsidRDefault="00A33508" w:rsidP="00E32E4A">
            <w:pPr>
              <w:pStyle w:val="HTMLVorformatiert"/>
              <w:rPr>
                <w:lang w:val="en-US"/>
              </w:rPr>
            </w:pPr>
            <w:r w:rsidRPr="00E32E4A">
              <w:rPr>
                <w:lang w:val="en-US"/>
              </w:rPr>
              <w:t xml:space="preserve">   M_</w:t>
            </w:r>
            <w:del w:id="1504" w:author="Otter, Martin" w:date="2014-04-09T11:00:00Z">
              <w:r w:rsidRPr="00E32E4A" w:rsidDel="00140C25">
                <w:rPr>
                  <w:lang w:val="en-US"/>
                </w:rPr>
                <w:delText>fmi</w:delText>
              </w:r>
            </w:del>
            <w:ins w:id="1505" w:author="Otter, Martin" w:date="2014-04-09T11:00:00Z">
              <w:r w:rsidR="00140C25">
                <w:rPr>
                  <w:lang w:val="en-US"/>
                </w:rPr>
                <w:t>fmi2</w:t>
              </w:r>
            </w:ins>
            <w:r w:rsidRPr="00E32E4A">
              <w:rPr>
                <w:lang w:val="en-US"/>
              </w:rPr>
              <w:t>SetTime(m, time)</w:t>
            </w:r>
          </w:p>
          <w:p w14:paraId="305912B3" w14:textId="1FECD5F2" w:rsidR="00A33508" w:rsidRPr="00E32E4A" w:rsidRDefault="00A33508" w:rsidP="00E32E4A">
            <w:pPr>
              <w:pStyle w:val="HTMLVorformatiert"/>
              <w:rPr>
                <w:lang w:val="en-US"/>
              </w:rPr>
            </w:pPr>
            <w:r w:rsidRPr="00E32E4A">
              <w:rPr>
                <w:lang w:val="en-US"/>
              </w:rPr>
              <w:t xml:space="preserve">   M_</w:t>
            </w:r>
            <w:del w:id="1506" w:author="Otter, Martin" w:date="2014-04-09T11:00:00Z">
              <w:r w:rsidRPr="00E32E4A" w:rsidDel="00140C25">
                <w:rPr>
                  <w:lang w:val="en-US"/>
                </w:rPr>
                <w:delText>fmi</w:delText>
              </w:r>
            </w:del>
            <w:ins w:id="1507" w:author="Otter, Martin" w:date="2014-04-09T11:00:00Z">
              <w:r w:rsidR="00140C25">
                <w:rPr>
                  <w:lang w:val="en-US"/>
                </w:rPr>
                <w:t>fmi2</w:t>
              </w:r>
            </w:ins>
            <w:r w:rsidRPr="00E32E4A">
              <w:rPr>
                <w:lang w:val="en-US"/>
              </w:rPr>
              <w:t>SetContinuousStates(m, x, nx)</w:t>
            </w:r>
          </w:p>
          <w:p w14:paraId="642F2974" w14:textId="5BD858FD" w:rsidR="00A33508" w:rsidRPr="00E32E4A" w:rsidRDefault="00A33508" w:rsidP="00E32E4A">
            <w:pPr>
              <w:pStyle w:val="HTMLVorformatiert"/>
              <w:rPr>
                <w:lang w:val="en-US"/>
              </w:rPr>
            </w:pPr>
            <w:r w:rsidRPr="00E32E4A">
              <w:rPr>
                <w:lang w:val="en-US"/>
              </w:rPr>
              <w:t xml:space="preserve">   M_</w:t>
            </w:r>
            <w:del w:id="1508" w:author="Otter, Martin" w:date="2014-04-09T11:00:00Z">
              <w:r w:rsidRPr="00E32E4A" w:rsidDel="00140C25">
                <w:rPr>
                  <w:lang w:val="en-US"/>
                </w:rPr>
                <w:delText>fmi</w:delText>
              </w:r>
            </w:del>
            <w:ins w:id="1509" w:author="Otter, Martin" w:date="2014-04-09T11:00:00Z">
              <w:r w:rsidR="00140C25">
                <w:rPr>
                  <w:lang w:val="en-US"/>
                </w:rPr>
                <w:t>fmi2</w:t>
              </w:r>
            </w:ins>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168BA7D5"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del w:id="1510" w:author="Otter, Martin" w:date="2014-04-03T12:16:00Z">
              <w:r w:rsidRPr="00E32E4A" w:rsidDel="00C82296">
                <w:rPr>
                  <w:color w:val="008000"/>
                  <w:lang w:val="en-US"/>
                </w:rPr>
                <w:delText>A</w:delText>
              </w:r>
            </w:del>
            <w:ins w:id="1511" w:author="Otter, Martin" w:date="2014-04-03T12:16:00Z">
              <w:r w:rsidR="00C82296">
                <w:rPr>
                  <w:color w:val="008000"/>
                  <w:lang w:val="en-US"/>
                </w:rPr>
                <w:t>J</w:t>
              </w:r>
            </w:ins>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15DAC4F8" w:rsidR="00A33508" w:rsidRPr="00E32E4A" w:rsidRDefault="00A33508" w:rsidP="00E32E4A">
            <w:pPr>
              <w:pStyle w:val="HTMLVorformatiert"/>
              <w:rPr>
                <w:lang w:val="en-US"/>
              </w:rPr>
            </w:pPr>
            <w:r w:rsidRPr="00E32E4A">
              <w:rPr>
                <w:lang w:val="en-US"/>
              </w:rPr>
              <w:t xml:space="preserve">      M_</w:t>
            </w:r>
            <w:del w:id="1512" w:author="Otter, Martin" w:date="2014-04-09T11:00:00Z">
              <w:r w:rsidRPr="00AE2A4F" w:rsidDel="00140C25">
                <w:rPr>
                  <w:rStyle w:val="CODE"/>
                  <w:lang w:val="en-US"/>
                </w:rPr>
                <w:delText>fmi</w:delText>
              </w:r>
            </w:del>
            <w:ins w:id="1513" w:author="Otter, Martin" w:date="2014-04-09T11:00:00Z">
              <w:r w:rsidR="00140C25">
                <w:rPr>
                  <w:rStyle w:val="CODE"/>
                  <w:lang w:val="en-US"/>
                </w:rPr>
                <w:t>fmi2</w:t>
              </w:r>
            </w:ins>
            <w:r w:rsidRPr="00AE2A4F">
              <w:rPr>
                <w:rStyle w:val="CODE"/>
                <w:lang w:val="en-US"/>
              </w:rPr>
              <w:t>GetDirectionalDerivative(m, x_ref[i], 1, xd_ref, nx, 1.0, ci);</w:t>
            </w:r>
          </w:p>
          <w:p w14:paraId="54E75D78" w14:textId="06B244EA" w:rsidR="00A33508" w:rsidRDefault="00A33508" w:rsidP="00E32E4A">
            <w:pPr>
              <w:pStyle w:val="HTMLVorformatiert"/>
              <w:rPr>
                <w:ins w:id="1514" w:author="Otter, Martin" w:date="2014-04-03T11:53:00Z"/>
                <w:lang w:val="en-US"/>
              </w:rPr>
            </w:pPr>
            <w:r w:rsidRPr="00E32E4A">
              <w:rPr>
                <w:lang w:val="en-US"/>
              </w:rPr>
              <w:t xml:space="preserve">      </w:t>
            </w:r>
            <w:ins w:id="1515" w:author="Otter, Martin" w:date="2014-04-03T12:16:00Z">
              <w:r w:rsidR="00C82296">
                <w:rPr>
                  <w:lang w:val="en-US"/>
                </w:rPr>
                <w:t>J</w:t>
              </w:r>
            </w:ins>
            <w:del w:id="1516" w:author="Otter, Martin" w:date="2014-04-03T12:16:00Z">
              <w:r w:rsidRPr="00E32E4A" w:rsidDel="00C82296">
                <w:rPr>
                  <w:lang w:val="en-US"/>
                </w:rPr>
                <w:delText>A</w:delText>
              </w:r>
            </w:del>
            <w:r w:rsidRPr="00E32E4A">
              <w:rPr>
                <w:lang w:val="en-US"/>
              </w:rPr>
              <w:t>[:,i] = ci</w:t>
            </w:r>
            <w:ins w:id="1517" w:author="Otter, Martin" w:date="2014-04-03T11:52:00Z">
              <w:r w:rsidR="00055AE3">
                <w:rPr>
                  <w:lang w:val="en-US"/>
                </w:rPr>
                <w:t>;   // ci is a</w:t>
              </w:r>
            </w:ins>
            <w:ins w:id="1518" w:author="Otter, Martin" w:date="2014-04-03T11:53:00Z">
              <w:r w:rsidR="00055AE3">
                <w:rPr>
                  <w:lang w:val="en-US"/>
                </w:rPr>
                <w:t>n auxiliary</w:t>
              </w:r>
            </w:ins>
            <w:ins w:id="1519" w:author="Otter, Martin" w:date="2014-04-03T11:52:00Z">
              <w:r w:rsidR="00055AE3">
                <w:rPr>
                  <w:lang w:val="en-US"/>
                </w:rPr>
                <w:t xml:space="preserve"> vector of nx elements</w:t>
              </w:r>
            </w:ins>
          </w:p>
          <w:p w14:paraId="15E94B8F" w14:textId="7117DE4E" w:rsidR="00055AE3" w:rsidRPr="00E32E4A" w:rsidRDefault="00055AE3" w:rsidP="00E32E4A">
            <w:pPr>
              <w:pStyle w:val="HTMLVorformatiert"/>
              <w:rPr>
                <w:lang w:val="en-US"/>
              </w:rPr>
            </w:pPr>
            <w:ins w:id="1520" w:author="Otter, Martin" w:date="2014-04-03T11:53:00Z">
              <w:r>
                <w:rPr>
                  <w:lang w:val="en-US"/>
                </w:rPr>
                <w:t xml:space="preserve">                     // (it holds the i-th column of the Jacobian)</w:t>
              </w:r>
            </w:ins>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6E60E6">
      <w:pPr>
        <w:pStyle w:val="Textkrper"/>
        <w:numPr>
          <w:ilvl w:val="0"/>
          <w:numId w:val="52"/>
        </w:numPr>
        <w:rPr>
          <w:i/>
        </w:rPr>
      </w:pPr>
      <w:r w:rsidRPr="00A33508">
        <w:rPr>
          <w:i/>
        </w:rPr>
        <w:t>The incidence information of the matrix (whether an element is zero or not zero) is extracted from the xml file from element &lt;ModelStructure&gt;.</w:t>
      </w:r>
    </w:p>
    <w:p w14:paraId="0529CEF2" w14:textId="04C31685" w:rsidR="00A33508" w:rsidRPr="00A33508" w:rsidRDefault="00A33508" w:rsidP="006E60E6">
      <w:pPr>
        <w:pStyle w:val="Textkrper"/>
        <w:numPr>
          <w:ilvl w:val="0"/>
          <w:numId w:val="52"/>
        </w:numPr>
        <w:rPr>
          <w:i/>
        </w:rPr>
      </w:pPr>
      <w:r w:rsidRPr="00A33508">
        <w:rPr>
          <w:i/>
        </w:rPr>
        <w:t>A so called graph coloring algorithm is employed to determine the columns of the matrix that can be computed by one call</w:t>
      </w:r>
      <w:r w:rsidR="0065442A">
        <w:rPr>
          <w:i/>
        </w:rPr>
        <w:t xml:space="preserve"> of </w:t>
      </w:r>
      <w:del w:id="1521" w:author="Otter, Martin" w:date="2014-04-09T11:00:00Z">
        <w:r w:rsidR="0065442A" w:rsidDel="00140C25">
          <w:rPr>
            <w:i/>
          </w:rPr>
          <w:delText>fmi</w:delText>
        </w:r>
      </w:del>
      <w:ins w:id="1522" w:author="Otter, Martin" w:date="2014-04-09T11:00:00Z">
        <w:r w:rsidR="00140C25">
          <w:rPr>
            <w:i/>
          </w:rPr>
          <w:t>fmi2</w:t>
        </w:r>
      </w:ins>
      <w:r w:rsidR="0065442A">
        <w:rPr>
          <w:i/>
        </w:rPr>
        <w:t>GetDirectionalDerivative</w:t>
      </w:r>
      <w:r w:rsidRPr="00A33508">
        <w:rPr>
          <w:i/>
        </w:rPr>
        <w:t>. Efficient graph coloring algorithms are freely available, such as library ColPack (</w:t>
      </w:r>
      <w:hyperlink r:id="rId32"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33" w:history="1">
        <w:r w:rsidRPr="00A33508">
          <w:rPr>
            <w:rStyle w:val="Hyperlink"/>
            <w:i/>
          </w:rPr>
          <w:t>http://www.netlib.org/toms/618</w:t>
        </w:r>
      </w:hyperlink>
      <w:r w:rsidRPr="00A33508">
        <w:rPr>
          <w:i/>
        </w:rPr>
        <w:t>.</w:t>
      </w:r>
    </w:p>
    <w:p w14:paraId="2FF4CB25" w14:textId="4B43972D" w:rsidR="00A33508" w:rsidRPr="00A33508" w:rsidRDefault="00A33508" w:rsidP="006E60E6">
      <w:pPr>
        <w:pStyle w:val="Textkrper"/>
        <w:numPr>
          <w:ilvl w:val="0"/>
          <w:numId w:val="52"/>
        </w:numPr>
        <w:rPr>
          <w:i/>
        </w:rPr>
      </w:pPr>
      <w:r w:rsidRPr="00A33508">
        <w:rPr>
          <w:i/>
        </w:rPr>
        <w:t xml:space="preserve">For the columns determined in (2), one call to </w:t>
      </w:r>
      <w:del w:id="1523" w:author="Otter, Martin" w:date="2014-04-09T11:00:00Z">
        <w:r w:rsidRPr="00A33508" w:rsidDel="00140C25">
          <w:rPr>
            <w:i/>
          </w:rPr>
          <w:delText>fmi</w:delText>
        </w:r>
      </w:del>
      <w:ins w:id="1524" w:author="Otter, Martin" w:date="2014-04-09T11:00:00Z">
        <w:r w:rsidR="00140C25">
          <w:rPr>
            <w:i/>
          </w:rPr>
          <w:t>fmi2</w:t>
        </w:r>
      </w:ins>
      <w:r w:rsidRPr="00A33508">
        <w:rPr>
          <w:i/>
        </w:rPr>
        <w:t>DirectionalDerivative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77777777" w:rsidR="003D0107" w:rsidRPr="0098259C" w:rsidRDefault="00324B2A" w:rsidP="003D0107">
      <w:pPr>
        <w:pStyle w:val="berschrift2"/>
      </w:pPr>
      <w:bookmarkStart w:id="1525" w:name="_Ref386213289"/>
      <w:bookmarkStart w:id="1526" w:name="_Toc393466395"/>
      <w:r w:rsidRPr="0098259C">
        <w:t xml:space="preserve">FMI </w:t>
      </w:r>
      <w:r w:rsidR="003D0107" w:rsidRPr="0098259C">
        <w:t>Description Schema</w:t>
      </w:r>
      <w:bookmarkEnd w:id="1475"/>
      <w:bookmarkEnd w:id="1476"/>
      <w:bookmarkEnd w:id="1525"/>
      <w:bookmarkEnd w:id="1526"/>
      <w:r w:rsidRPr="0098259C">
        <w:t xml:space="preserve"> </w:t>
      </w:r>
    </w:p>
    <w:p w14:paraId="3D79FC6B" w14:textId="53471631"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ins w:id="1527" w:author="Otter, Martin" w:date="2014-04-15T14:43:00Z">
        <w:r w:rsidR="008E76A9">
          <w:rPr>
            <w:rStyle w:val="CODE"/>
          </w:rPr>
          <w:t>xml</w:t>
        </w:r>
      </w:ins>
      <w:del w:id="1528" w:author="Otter, Martin" w:date="2014-04-15T14:43:00Z">
        <w:r w:rsidR="00374F39" w:rsidRPr="0098259C" w:rsidDel="008E76A9">
          <w:rPr>
            <w:rStyle w:val="CODE"/>
          </w:rPr>
          <w:delText>XML</w:delText>
        </w:r>
      </w:del>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605EEB3F" w:rsidR="00EF5273" w:rsidRPr="0098259C" w:rsidRDefault="007909D6" w:rsidP="005971B8">
      <w:pPr>
        <w:pStyle w:val="Textkrper"/>
        <w:ind w:left="720"/>
        <w:rPr>
          <w:rStyle w:val="CODE"/>
        </w:rPr>
      </w:pPr>
      <w:del w:id="1529" w:author="Otter, Martin" w:date="2014-04-09T11:00:00Z">
        <w:r w:rsidRPr="0098259C" w:rsidDel="00140C25">
          <w:rPr>
            <w:rStyle w:val="CODE"/>
          </w:rPr>
          <w:delText>fmi</w:delText>
        </w:r>
      </w:del>
      <w:ins w:id="1530" w:author="Otter, Martin" w:date="2014-04-09T11:00:00Z">
        <w:r w:rsidR="00140C25">
          <w:rPr>
            <w:rStyle w:val="CODE"/>
          </w:rPr>
          <w:t>fmi2</w:t>
        </w:r>
      </w:ins>
      <w:r w:rsidRPr="0098259C">
        <w:rPr>
          <w:rStyle w:val="CODE"/>
        </w:rPr>
        <w:t>Annotation.xsd</w:t>
      </w:r>
      <w:r w:rsidR="00EF5273">
        <w:rPr>
          <w:rStyle w:val="CODE"/>
        </w:rPr>
        <w:br/>
      </w:r>
      <w:del w:id="1531" w:author="Otter, Martin" w:date="2014-04-09T11:00:00Z">
        <w:r w:rsidR="00EF5273" w:rsidDel="00140C25">
          <w:rPr>
            <w:rStyle w:val="CODE"/>
          </w:rPr>
          <w:delText>fmi</w:delText>
        </w:r>
      </w:del>
      <w:ins w:id="1532" w:author="Otter, Martin" w:date="2014-04-09T11:00:00Z">
        <w:r w:rsidR="00140C25">
          <w:rPr>
            <w:rStyle w:val="CODE"/>
          </w:rPr>
          <w:t>fmi2</w:t>
        </w:r>
      </w:ins>
      <w:r w:rsidR="00EF5273">
        <w:rPr>
          <w:rStyle w:val="CODE"/>
        </w:rPr>
        <w:t>AttributeGroups.xsd</w:t>
      </w:r>
    </w:p>
    <w:p w14:paraId="16AEA629" w14:textId="3473B0FF" w:rsidR="007909D6" w:rsidRPr="0098259C" w:rsidRDefault="00324B2A" w:rsidP="007909D6">
      <w:pPr>
        <w:pStyle w:val="Textkrper"/>
        <w:spacing w:before="0"/>
        <w:ind w:left="720"/>
        <w:rPr>
          <w:rStyle w:val="CODE"/>
        </w:rPr>
      </w:pPr>
      <w:del w:id="1533" w:author="Otter, Martin" w:date="2014-04-09T11:00:00Z">
        <w:r w:rsidRPr="0098259C" w:rsidDel="00140C25">
          <w:rPr>
            <w:rStyle w:val="CODE"/>
          </w:rPr>
          <w:lastRenderedPageBreak/>
          <w:delText>fmi</w:delText>
        </w:r>
      </w:del>
      <w:ins w:id="1534" w:author="Otter, Martin" w:date="2014-04-09T11:00:00Z">
        <w:r w:rsidR="00140C25">
          <w:rPr>
            <w:rStyle w:val="CODE"/>
          </w:rPr>
          <w:t>fmi2</w:t>
        </w:r>
      </w:ins>
      <w:r w:rsidRPr="0098259C">
        <w:rPr>
          <w:rStyle w:val="CODE"/>
        </w:rPr>
        <w:t>ScalarVariable.xsd</w:t>
      </w:r>
    </w:p>
    <w:p w14:paraId="45293F52" w14:textId="7D56892B" w:rsidR="00E4700E" w:rsidRPr="0098259C" w:rsidRDefault="007909D6" w:rsidP="007909D6">
      <w:pPr>
        <w:pStyle w:val="Textkrper"/>
        <w:spacing w:before="0"/>
        <w:ind w:left="720"/>
        <w:rPr>
          <w:rStyle w:val="CODE"/>
        </w:rPr>
      </w:pPr>
      <w:del w:id="1535" w:author="Otter, Martin" w:date="2014-04-09T11:00:00Z">
        <w:r w:rsidRPr="0098259C" w:rsidDel="00140C25">
          <w:rPr>
            <w:rStyle w:val="CODE"/>
          </w:rPr>
          <w:delText>fmi</w:delText>
        </w:r>
      </w:del>
      <w:ins w:id="1536" w:author="Otter, Martin" w:date="2014-04-09T11:00:00Z">
        <w:r w:rsidR="00140C25">
          <w:rPr>
            <w:rStyle w:val="CODE"/>
          </w:rPr>
          <w:t>fmi2</w:t>
        </w:r>
      </w:ins>
      <w:r w:rsidRPr="0098259C">
        <w:rPr>
          <w:rStyle w:val="CODE"/>
        </w:rPr>
        <w:t>Type.xsd</w:t>
      </w:r>
      <w:r w:rsidR="00022158" w:rsidRPr="0098259C">
        <w:rPr>
          <w:rStyle w:val="CODE"/>
        </w:rPr>
        <w:br/>
      </w:r>
      <w:del w:id="1537" w:author="Otter, Martin" w:date="2014-04-09T11:00:00Z">
        <w:r w:rsidR="00AE1320" w:rsidRPr="0098259C" w:rsidDel="00140C25">
          <w:rPr>
            <w:rStyle w:val="CODE"/>
          </w:rPr>
          <w:delText>fmi</w:delText>
        </w:r>
      </w:del>
      <w:ins w:id="1538" w:author="Otter, Martin" w:date="2014-04-09T11:00:00Z">
        <w:r w:rsidR="00140C25">
          <w:rPr>
            <w:rStyle w:val="CODE"/>
          </w:rPr>
          <w:t>fmi2</w:t>
        </w:r>
      </w:ins>
      <w:r w:rsidR="00AE1320" w:rsidRPr="0098259C">
        <w:rPr>
          <w:rStyle w:val="CODE"/>
        </w:rPr>
        <w:t>VariableDependency.xsd</w:t>
      </w:r>
      <w:r w:rsidR="00E4700E" w:rsidRPr="0098259C">
        <w:rPr>
          <w:rStyle w:val="CODE"/>
        </w:rPr>
        <w:br/>
      </w:r>
      <w:del w:id="1539" w:author="Otter, Martin" w:date="2014-04-09T11:00:00Z">
        <w:r w:rsidR="00E4700E" w:rsidRPr="0098259C" w:rsidDel="00140C25">
          <w:rPr>
            <w:rStyle w:val="CODE"/>
          </w:rPr>
          <w:delText>fmi</w:delText>
        </w:r>
      </w:del>
      <w:ins w:id="1540" w:author="Otter, Martin" w:date="2014-04-09T11:00:00Z">
        <w:r w:rsidR="00140C25">
          <w:rPr>
            <w:rStyle w:val="CODE"/>
          </w:rPr>
          <w:t>fmi2</w:t>
        </w:r>
      </w:ins>
      <w:r w:rsidR="00E4700E" w:rsidRPr="0098259C">
        <w:rPr>
          <w:rStyle w:val="CODE"/>
        </w:rPr>
        <w:t>Unit.xsd</w:t>
      </w:r>
    </w:p>
    <w:p w14:paraId="5A6F111E" w14:textId="7BD93F5D"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7"/>
      </w:r>
      <w:r w:rsidRPr="0098259C">
        <w:t>. Below, optional elements are marked with a “dashed” box. The required data types (like: xs</w:t>
      </w:r>
      <w:proofErr w:type="gramStart"/>
      <w:r w:rsidRPr="0098259C">
        <w:t>:normalizedString</w:t>
      </w:r>
      <w:proofErr w:type="gramEnd"/>
      <w:r w:rsidRPr="0098259C">
        <w:t xml:space="preserve">) are defined in the </w:t>
      </w:r>
      <w:r w:rsidR="00374F39" w:rsidRPr="0098259C">
        <w:t>XML</w:t>
      </w:r>
      <w:r w:rsidRPr="0098259C">
        <w:t xml:space="preserve">-schema standard: </w:t>
      </w:r>
      <w:hyperlink r:id="rId34"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del w:id="1541" w:author="Otter, Martin" w:date="2014-04-09T11:00:00Z">
        <w:r w:rsidRPr="0098259C" w:rsidDel="00140C25">
          <w:delText>fmi</w:delText>
        </w:r>
      </w:del>
      <w:ins w:id="1542" w:author="Otter, Martin" w:date="2014-04-09T11:00:00Z">
        <w:r w:rsidR="00140C25">
          <w:t>fmi2</w:t>
        </w:r>
      </w:ins>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35"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543" w:name="_Toc247884548"/>
      <w:bookmarkStart w:id="1544"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6E6A141A" w:rsidR="00324B2A" w:rsidRPr="0098259C" w:rsidRDefault="00324B2A" w:rsidP="00324B2A">
      <w:pPr>
        <w:pStyle w:val="CODEF"/>
        <w:rPr>
          <w:noProof w:val="0"/>
        </w:rPr>
      </w:pPr>
      <w:proofErr w:type="gramStart"/>
      <w:r w:rsidRPr="0098259C">
        <w:rPr>
          <w:noProof w:val="0"/>
        </w:rPr>
        <w:t>&lt;?</w:t>
      </w:r>
      <w:ins w:id="1545" w:author="Otter, Martin" w:date="2014-04-15T14:40:00Z">
        <w:r w:rsidR="008E76A9">
          <w:rPr>
            <w:noProof w:val="0"/>
          </w:rPr>
          <w:t>xml</w:t>
        </w:r>
      </w:ins>
      <w:proofErr w:type="gramEnd"/>
      <w:del w:id="1546" w:author="Otter, Martin" w:date="2014-04-15T14:40:00Z">
        <w:r w:rsidR="00374F39" w:rsidRPr="0098259C" w:rsidDel="008E76A9">
          <w:rPr>
            <w:noProof w:val="0"/>
          </w:rPr>
          <w:delText>XML</w:delText>
        </w:r>
      </w:del>
      <w:r w:rsidRPr="0098259C">
        <w:rPr>
          <w:noProof w:val="0"/>
        </w:rPr>
        <w:t xml:space="preserve"> version="1.0" encoding="UTF-8"?&gt;</w:t>
      </w:r>
    </w:p>
    <w:p w14:paraId="553579B5" w14:textId="77777777" w:rsidR="00324B2A" w:rsidRDefault="00324B2A" w:rsidP="00324B2A">
      <w:pPr>
        <w:pStyle w:val="Textkrper"/>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 xml:space="preserve">Note,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r w:rsidR="00526C2A">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77777777" w:rsidR="001A15E0" w:rsidRPr="0098259C" w:rsidRDefault="001A15E0" w:rsidP="00324B2A">
      <w:pPr>
        <w:pStyle w:val="Textkrper"/>
      </w:pPr>
      <w:r w:rsidRPr="0098259C">
        <w:t xml:space="preserve">Note,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36"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Pr="0098259C">
        <w:t>].</w:t>
      </w:r>
    </w:p>
    <w:p w14:paraId="5BECE950" w14:textId="1FDF8672" w:rsidR="00324B2A" w:rsidRPr="0098259C" w:rsidRDefault="005A3ED9" w:rsidP="003734ED">
      <w:pPr>
        <w:pStyle w:val="berschrift3"/>
      </w:pPr>
      <w:bookmarkStart w:id="1547" w:name="_Ref251789138"/>
      <w:bookmarkStart w:id="1548" w:name="_Toc393466396"/>
      <w:bookmarkEnd w:id="1543"/>
      <w:r w:rsidRPr="0098259C">
        <w:lastRenderedPageBreak/>
        <w:t>De</w:t>
      </w:r>
      <w:r w:rsidR="00286B87" w:rsidRPr="0098259C">
        <w:t>finition</w:t>
      </w:r>
      <w:r w:rsidRPr="0098259C">
        <w:t xml:space="preserve"> of an FMU</w:t>
      </w:r>
      <w:r w:rsidR="00324B2A" w:rsidRPr="0098259C">
        <w:t xml:space="preserve"> (fmiModelDescription</w:t>
      </w:r>
      <w:bookmarkEnd w:id="1544"/>
      <w:r w:rsidR="00324B2A" w:rsidRPr="0098259C">
        <w:t>)</w:t>
      </w:r>
      <w:bookmarkEnd w:id="1547"/>
      <w:bookmarkEnd w:id="1548"/>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089736E5">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ins w:id="1549" w:author="Otter, Martin" w:date="2014-07-18T16:50:00Z">
        <w:r w:rsidR="00594D1D">
          <w:rPr>
            <w:rStyle w:val="Funotenzeichen"/>
            <w:szCs w:val="21"/>
          </w:rPr>
          <w:footnoteReference w:id="8"/>
        </w:r>
      </w:ins>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77777777"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77777777"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 xml:space="preserve">and the environment provides the master algorithm to run </w:t>
            </w:r>
            <w:r w:rsidRPr="0098259C">
              <w:rPr>
                <w:rStyle w:val="FormatvorlageArial"/>
                <w:i/>
              </w:rPr>
              <w:lastRenderedPageBreak/>
              <w:t>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lastRenderedPageBreak/>
              <w:t>UnitDefinitions</w:t>
            </w:r>
          </w:p>
        </w:tc>
        <w:tc>
          <w:tcPr>
            <w:tcW w:w="6271" w:type="dxa"/>
            <w:shd w:val="clear" w:color="auto" w:fill="auto"/>
          </w:tcPr>
          <w:p w14:paraId="14BAE2AE" w14:textId="77777777"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 xml:space="preserve">for example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77777777" w:rsidR="00286B87" w:rsidRPr="0098259C" w:rsidRDefault="00286B87" w:rsidP="007C1A44">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w:t>
            </w:r>
            <w:proofErr w:type="gramStart"/>
            <w:r w:rsidRPr="0098259C">
              <w:rPr>
                <w:rStyle w:val="FormatvorlageArial"/>
              </w:rPr>
              <w:t>visible/accessible</w:t>
            </w:r>
            <w:proofErr w:type="gramEnd"/>
            <w:r w:rsidRPr="0098259C">
              <w:rPr>
                <w:rStyle w:val="FormatvorlageArial"/>
              </w:rPr>
              <w:t xml:space="preserv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1277388E"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Pr="0098259C">
              <w:rPr>
                <w:rStyle w:val="FormatvorlageArial"/>
                <w:i/>
              </w:rPr>
              <w:t xml:space="preserve"> used to compute efficiently a sparse Jacobian for simulation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Pr="0098259C">
              <w:rPr>
                <w:rStyle w:val="FormatvorlageArial"/>
              </w:rPr>
              <w:t>].</w:t>
            </w:r>
          </w:p>
        </w:tc>
      </w:tr>
    </w:tbl>
    <w:p w14:paraId="75B1A509" w14:textId="77777777" w:rsidR="00AA63BB" w:rsidRPr="0098259C" w:rsidRDefault="00C6645C" w:rsidP="00B9515D">
      <w:pPr>
        <w:pStyle w:val="Textkrper"/>
      </w:pPr>
      <w:bookmarkStart w:id="1579"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xml:space="preserve">. The details of these elements are defined in section </w:t>
      </w:r>
      <w:r w:rsidR="0017658C" w:rsidRPr="0098259C">
        <w:fldChar w:fldCharType="begin"/>
      </w:r>
      <w:r w:rsidR="0017658C" w:rsidRPr="0098259C">
        <w:instrText xml:space="preserve"> REF _Ref290828041 \w \h </w:instrText>
      </w:r>
      <w:r w:rsidR="0017658C" w:rsidRPr="0098259C">
        <w:fldChar w:fldCharType="separate"/>
      </w:r>
      <w:r w:rsidR="00854655">
        <w:t>3.3.1</w:t>
      </w:r>
      <w:r w:rsidR="0017658C" w:rsidRPr="0098259C">
        <w:fldChar w:fldCharType="end"/>
      </w:r>
      <w:r w:rsidR="0017658C" w:rsidRPr="0098259C">
        <w:t xml:space="preserve"> and section </w:t>
      </w:r>
      <w:r w:rsidR="0017658C" w:rsidRPr="0098259C">
        <w:fldChar w:fldCharType="begin"/>
      </w:r>
      <w:r w:rsidR="0017658C" w:rsidRPr="0098259C">
        <w:instrText xml:space="preserve"> REF _Ref298170400 \w \h </w:instrText>
      </w:r>
      <w:r w:rsidR="0017658C" w:rsidRPr="0098259C">
        <w:fldChar w:fldCharType="separate"/>
      </w:r>
      <w:r w:rsidR="00854655">
        <w:t>4.3.1</w:t>
      </w:r>
      <w:r w:rsidR="0017658C" w:rsidRPr="0098259C">
        <w:fldChar w:fldCharType="end"/>
      </w:r>
      <w:r w:rsidR="0017658C" w:rsidRPr="0098259C">
        <w:t>.</w:t>
      </w:r>
    </w:p>
    <w:p w14:paraId="3B153CD6" w14:textId="25CC53C0" w:rsidR="00635E56" w:rsidRPr="0098259C" w:rsidRDefault="00324B2A" w:rsidP="00B9515D">
      <w:pPr>
        <w:pStyle w:val="Textkrper"/>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579"/>
    <w:p w14:paraId="38CBAD3E" w14:textId="676CB1FF" w:rsidR="00702CF6" w:rsidRPr="0098259C" w:rsidRDefault="002B5A31" w:rsidP="00324B2A">
      <w:pPr>
        <w:pStyle w:val="Textkrper"/>
        <w:jc w:val="center"/>
      </w:pPr>
      <w:ins w:id="1580" w:author="Otter, Martin" w:date="2014-07-17T18:24:00Z">
        <w:r>
          <w:rPr>
            <w:noProof/>
            <w:lang w:eastAsia="en-US"/>
          </w:rPr>
          <w:lastRenderedPageBreak/>
          <w:drawing>
            <wp:inline distT="0" distB="0" distL="0" distR="0" wp14:anchorId="4FF56797" wp14:editId="1493F18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1905" cy="6990477"/>
                      </a:xfrm>
                      <a:prstGeom prst="rect">
                        <a:avLst/>
                      </a:prstGeom>
                    </pic:spPr>
                  </pic:pic>
                </a:graphicData>
              </a:graphic>
            </wp:inline>
          </w:drawing>
        </w:r>
      </w:ins>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46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1032AEC0" w14:textId="5F382AC4" w:rsidR="00324B2A" w:rsidRPr="0098259C" w:rsidRDefault="00324B2A" w:rsidP="00885BF4">
            <w:pPr>
              <w:pStyle w:val="Textkrper-Tabelle"/>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ins w:id="1581" w:author="Otter, Martin" w:date="2014-07-17T18:24:00Z">
              <w:r w:rsidR="002B5A31">
                <w:rPr>
                  <w:rStyle w:val="FormatvorlageArial"/>
                </w:rPr>
                <w:t xml:space="preserve"> Future minor revisions are denoted as </w:t>
              </w:r>
            </w:ins>
            <w:ins w:id="1582" w:author="Otter, Martin" w:date="2014-07-17T18:25:00Z">
              <w:r w:rsidR="002B5A31">
                <w:rPr>
                  <w:rStyle w:val="FormatvorlageArial"/>
                </w:rPr>
                <w:t>“2.0.1”, “2.0.2”, …</w:t>
              </w:r>
            </w:ins>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77777777"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xml:space="preserve">. Typically when </w:t>
            </w:r>
            <w:r w:rsidRPr="0098259C">
              <w:lastRenderedPageBreak/>
              <w:t xml:space="preserve">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lastRenderedPageBreak/>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xs</w:t>
            </w:r>
            <w:proofErr w:type="gramStart"/>
            <w:r w:rsidR="00324B2A" w:rsidRPr="0098259C">
              <w:t>:dateTime</w:t>
            </w:r>
            <w:proofErr w:type="gramEnd"/>
            <w:r w:rsidR="00324B2A" w:rsidRPr="0098259C">
              <w:t xml:space="preserv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77777777"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85465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i/>
              </w:rPr>
              <w:t>flat</w:t>
            </w:r>
            <w:proofErr w:type="gramEnd"/>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7A5E8DD4" w:rsidR="00324B2A" w:rsidRPr="00E57D40" w:rsidRDefault="0012081E" w:rsidP="00D02248">
      <w:pPr>
        <w:pStyle w:val="Textkrper"/>
        <w:rPr>
          <w:rStyle w:val="FormatvorlageArial"/>
          <w:i/>
          <w:szCs w:val="21"/>
        </w:rPr>
      </w:pPr>
      <w:r w:rsidRPr="0098259C">
        <w:rPr>
          <w:rStyle w:val="FormatvorlageArial"/>
          <w:szCs w:val="21"/>
        </w:rPr>
        <w:t>[</w:t>
      </w:r>
      <w:ins w:id="1583" w:author="Emil Fredriksson" w:date="2014-03-20T14:03:00Z">
        <w:r w:rsidR="00441F0F">
          <w:rPr>
            <w:rStyle w:val="FormatvorlageArial"/>
            <w:szCs w:val="21"/>
          </w:rPr>
          <w:t xml:space="preserve">The </w:t>
        </w:r>
        <w:r w:rsidR="00441F0F">
          <w:rPr>
            <w:rStyle w:val="FormatvorlageArial"/>
            <w:i/>
            <w:szCs w:val="21"/>
          </w:rPr>
          <w:t>a</w:t>
        </w:r>
      </w:ins>
      <w:del w:id="1584" w:author="Emil Fredriksson" w:date="2014-03-20T14:03:00Z">
        <w:r w:rsidR="00E57D40" w:rsidDel="00441F0F">
          <w:rPr>
            <w:rStyle w:val="FormatvorlageArial"/>
            <w:i/>
            <w:szCs w:val="21"/>
          </w:rPr>
          <w:delText>A</w:delText>
        </w:r>
      </w:del>
      <w:r w:rsidR="00D02248" w:rsidRPr="0098259C">
        <w:rPr>
          <w:rStyle w:val="FormatvorlageArial"/>
          <w:i/>
          <w:szCs w:val="21"/>
        </w:rPr>
        <w:t>ttribute</w:t>
      </w:r>
      <w:del w:id="1585" w:author="Emil Fredriksson" w:date="2014-03-20T14:03:00Z">
        <w:r w:rsidR="00D02248" w:rsidRPr="0098259C" w:rsidDel="00441F0F">
          <w:rPr>
            <w:rStyle w:val="FormatvorlageArial"/>
            <w:i/>
            <w:szCs w:val="21"/>
          </w:rPr>
          <w:delText>s</w:delText>
        </w:r>
      </w:del>
      <w:r w:rsidR="00D02248" w:rsidRPr="0098259C">
        <w:rPr>
          <w:rStyle w:val="FormatvorlageArial"/>
          <w:i/>
          <w:szCs w:val="21"/>
        </w:rPr>
        <w:t xml:space="preserve"> </w:t>
      </w:r>
      <w:del w:id="1586" w:author="Emil Fredriksson" w:date="2014-03-20T14:02:00Z">
        <w:r w:rsidR="00702CF6" w:rsidRPr="0098259C" w:rsidDel="00441F0F">
          <w:rPr>
            <w:rStyle w:val="FormatvorlageArial"/>
            <w:i/>
            <w:szCs w:val="21"/>
          </w:rPr>
          <w:delText>“numberOfScalarVariables”,</w:delText>
        </w:r>
      </w:del>
      <w:r w:rsidR="00702CF6" w:rsidRPr="0098259C">
        <w:rPr>
          <w:rStyle w:val="FormatvorlageArial"/>
          <w:i/>
          <w:szCs w:val="21"/>
        </w:rPr>
        <w:t xml:space="preserve"> </w:t>
      </w:r>
      <w:r w:rsidR="00D02248" w:rsidRPr="0098259C">
        <w:rPr>
          <w:rStyle w:val="FormatvorlageArial"/>
          <w:i/>
          <w:szCs w:val="21"/>
        </w:rPr>
        <w:t>“numberOfContinuousStates”</w:t>
      </w:r>
      <w:del w:id="1587" w:author="Emil Fredriksson" w:date="2014-03-20T14:03:00Z">
        <w:r w:rsidR="00D02248" w:rsidRPr="0098259C" w:rsidDel="00441F0F">
          <w:rPr>
            <w:rStyle w:val="FormatvorlageArial"/>
            <w:i/>
            <w:szCs w:val="21"/>
          </w:rPr>
          <w:delText>, “numberOfInputs”</w:delText>
        </w:r>
        <w:r w:rsidR="0017658C" w:rsidRPr="0098259C" w:rsidDel="00441F0F">
          <w:rPr>
            <w:rStyle w:val="FormatvorlageArial"/>
            <w:i/>
            <w:szCs w:val="21"/>
          </w:rPr>
          <w:delText>,</w:delText>
        </w:r>
        <w:r w:rsidR="00D02248" w:rsidRPr="0098259C" w:rsidDel="00441F0F">
          <w:rPr>
            <w:rStyle w:val="FormatvorlageArial"/>
            <w:i/>
            <w:szCs w:val="21"/>
          </w:rPr>
          <w:delText xml:space="preserve"> “numberOfOutputs”</w:delText>
        </w:r>
      </w:del>
      <w:r w:rsidR="00D02248" w:rsidRPr="0098259C">
        <w:rPr>
          <w:rStyle w:val="FormatvorlageArial"/>
          <w:i/>
          <w:szCs w:val="21"/>
        </w:rPr>
        <w:t xml:space="preserve"> </w:t>
      </w:r>
      <w:r w:rsidR="00E57D40">
        <w:rPr>
          <w:rStyle w:val="FormatvorlageArial"/>
          <w:i/>
          <w:szCs w:val="21"/>
        </w:rPr>
        <w:t>available in FMI 1.0 ha</w:t>
      </w:r>
      <w:ins w:id="1588" w:author="Emil Fredriksson" w:date="2014-03-20T16:43:00Z">
        <w:r w:rsidR="00AD29C4">
          <w:rPr>
            <w:rStyle w:val="FormatvorlageArial"/>
            <w:i/>
            <w:szCs w:val="21"/>
          </w:rPr>
          <w:t>s</w:t>
        </w:r>
      </w:ins>
      <w:del w:id="1589" w:author="Emil Fredriksson" w:date="2014-03-20T16:43:00Z">
        <w:r w:rsidR="00E57D40" w:rsidDel="00AD29C4">
          <w:rPr>
            <w:rStyle w:val="FormatvorlageArial"/>
            <w:i/>
            <w:szCs w:val="21"/>
          </w:rPr>
          <w:delText>ve</w:delText>
        </w:r>
      </w:del>
      <w:r w:rsidR="00E57D40">
        <w:rPr>
          <w:rStyle w:val="FormatvorlageArial"/>
          <w:i/>
          <w:szCs w:val="21"/>
        </w:rPr>
        <w:t xml:space="preserve"> been removed for FMI 2.0, since this information can be deduced from the remaining data in the XML file</w:t>
      </w:r>
      <w:r w:rsidRPr="0098259C">
        <w:rPr>
          <w:rStyle w:val="FormatvorlageArial"/>
          <w:i/>
          <w:szCs w:val="21"/>
        </w:rPr>
        <w:t>]</w:t>
      </w:r>
    </w:p>
    <w:p w14:paraId="6B7B321D" w14:textId="77777777" w:rsidR="0065491B" w:rsidRDefault="0065491B">
      <w:pPr>
        <w:spacing w:line="240" w:lineRule="auto"/>
        <w:rPr>
          <w:ins w:id="1590" w:author="Otter, Martin" w:date="2014-04-25T18:07:00Z"/>
          <w:b/>
          <w:iCs/>
          <w:spacing w:val="4"/>
        </w:rPr>
      </w:pPr>
      <w:ins w:id="1591" w:author="Otter, Martin" w:date="2014-04-25T18:07:00Z">
        <w:r>
          <w:br w:type="page"/>
        </w:r>
      </w:ins>
    </w:p>
    <w:p w14:paraId="72CB5C97" w14:textId="05F38D2A" w:rsidR="00296BAA" w:rsidRPr="0098259C" w:rsidRDefault="00296BAA" w:rsidP="001469A4">
      <w:pPr>
        <w:pStyle w:val="berschrift3"/>
      </w:pPr>
      <w:bookmarkStart w:id="1592" w:name="_Toc393466397"/>
      <w:r w:rsidRPr="0098259C">
        <w:lastRenderedPageBreak/>
        <w:t>Definition of Units (</w:t>
      </w:r>
      <w:r w:rsidR="00381199" w:rsidRPr="0098259C">
        <w:t>Unit</w:t>
      </w:r>
      <w:ins w:id="1593" w:author="Otter, Martin" w:date="2014-04-03T11:15:00Z">
        <w:r w:rsidR="00D54D07">
          <w:t>Definitions</w:t>
        </w:r>
      </w:ins>
      <w:r w:rsidRPr="0098259C">
        <w:t>)</w:t>
      </w:r>
      <w:bookmarkEnd w:id="1592"/>
    </w:p>
    <w:p w14:paraId="7EAC07BC" w14:textId="77777777" w:rsidR="00797254" w:rsidRPr="0098259C" w:rsidRDefault="00797254" w:rsidP="00324B2A">
      <w:pPr>
        <w:pStyle w:val="Textkrper"/>
      </w:pPr>
      <w:r w:rsidRPr="0098259C">
        <w:t>[</w:t>
      </w:r>
      <w:r w:rsidRPr="0098259C">
        <w:rPr>
          <w:i/>
        </w:rPr>
        <w:t xml:space="preserve">In this section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 and there seems to be no method available that is really satisfactory</w:t>
      </w:r>
      <w:r w:rsidR="00FD5CE5" w:rsidRPr="0098259C">
        <w:rPr>
          <w:i/>
        </w:rPr>
        <w:t xml:space="preserve"> for all applications such as unit check, unit </w:t>
      </w:r>
      <w:r w:rsidR="004805A5" w:rsidRPr="0098259C">
        <w:rPr>
          <w:i/>
        </w:rPr>
        <w:t>conversion, unit propagation or</w:t>
      </w:r>
      <w:r w:rsidR="00FD5CE5" w:rsidRPr="0098259C">
        <w:rPr>
          <w:i/>
        </w:rPr>
        <w:t xml:space="preserve"> dimensional analysis</w:t>
      </w:r>
      <w:r w:rsidRPr="0098259C">
        <w:rPr>
          <w:i/>
        </w:rPr>
        <w:t>. In FMI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to 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ins w:id="1594" w:author="Otter, Martin" w:date="2014-04-15T11:20:00Z">
        <w:r>
          <w:rPr>
            <w:noProof/>
            <w:lang w:eastAsia="en-US"/>
          </w:rPr>
          <w:drawing>
            <wp:inline distT="0" distB="0" distL="0" distR="0" wp14:anchorId="42A41FC6" wp14:editId="69CEEB94">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98400" cy="2678400"/>
                      </a:xfrm>
                      <a:prstGeom prst="rect">
                        <a:avLst/>
                      </a:prstGeom>
                    </pic:spPr>
                  </pic:pic>
                </a:graphicData>
              </a:graphic>
            </wp:inline>
          </w:drawing>
        </w:r>
      </w:ins>
    </w:p>
    <w:p w14:paraId="46F2D65E" w14:textId="7FD0E172"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ins w:id="1595" w:author="Otter, Martin" w:date="2014-07-18T16:49:00Z">
        <w:r w:rsidR="00594D1D">
          <w:rPr>
            <w:rStyle w:val="Funotenzeichen"/>
          </w:rPr>
          <w:footnoteReference w:id="9"/>
        </w:r>
      </w:ins>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ins w:id="1597" w:author="Otter, Martin" w:date="2014-04-15T11:21:00Z">
        <w:r w:rsidR="004875DF">
          <w:t xml:space="preserve"> elements of the</w:t>
        </w:r>
      </w:ins>
      <w:r w:rsidRPr="0098259C">
        <w:t xml:space="preserve"> </w:t>
      </w:r>
      <w:r w:rsidRPr="0098259C">
        <w:rPr>
          <w:rStyle w:val="CODE"/>
        </w:rPr>
        <w:t>Unit</w:t>
      </w:r>
      <w:ins w:id="1598" w:author="Otter, Martin" w:date="2014-04-15T11:21:00Z">
        <w:r w:rsidR="004875DF">
          <w:rPr>
            <w:rStyle w:val="CODE"/>
          </w:rPr>
          <w:t>Definition</w:t>
        </w:r>
      </w:ins>
      <w:r w:rsidR="00FD5CE5" w:rsidRPr="0098259C">
        <w:rPr>
          <w:rStyle w:val="CODE"/>
        </w:rPr>
        <w:t>s</w:t>
      </w:r>
      <w:del w:id="1599" w:author="Otter, Martin" w:date="2014-04-15T11:21:00Z">
        <w:r w:rsidRPr="0098259C" w:rsidDel="004875DF">
          <w:delText>.</w:delText>
        </w:r>
      </w:del>
      <w:ins w:id="1600" w:author="Otter, Martin" w:date="2014-04-15T11:21:00Z">
        <w:r w:rsidR="004875DF">
          <w:t xml:space="preserve"> list.</w:t>
        </w:r>
      </w:ins>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del w:id="1601" w:author="Otter, Martin" w:date="2014-04-09T11:00:00Z">
        <w:r w:rsidR="00C11D49" w:rsidRPr="0098259C" w:rsidDel="00140C25">
          <w:rPr>
            <w:rStyle w:val="CODE"/>
          </w:rPr>
          <w:delText>fmi</w:delText>
        </w:r>
      </w:del>
      <w:ins w:id="1602" w:author="Otter, Martin" w:date="2014-04-09T11:00:00Z">
        <w:r w:rsidR="00140C25">
          <w:rPr>
            <w:rStyle w:val="CODE"/>
          </w:rPr>
          <w:t>fmi2</w:t>
        </w:r>
      </w:ins>
      <w:r w:rsidR="00C11D49" w:rsidRPr="0098259C">
        <w:rPr>
          <w:rStyle w:val="CODE"/>
        </w:rPr>
        <w:t>SetXXX</w:t>
      </w:r>
      <w:r w:rsidR="00C11D49" w:rsidRPr="0098259C">
        <w:t xml:space="preserve"> functions or is returned by the </w:t>
      </w:r>
      <w:del w:id="1603" w:author="Otter, Martin" w:date="2014-04-09T11:00:00Z">
        <w:r w:rsidR="00C11D49" w:rsidRPr="0098259C" w:rsidDel="00140C25">
          <w:rPr>
            <w:rStyle w:val="CODE"/>
          </w:rPr>
          <w:delText>fmi</w:delText>
        </w:r>
      </w:del>
      <w:ins w:id="1604" w:author="Otter, Martin" w:date="2014-04-09T11:00:00Z">
        <w:r w:rsidR="00140C25">
          <w:rPr>
            <w:rStyle w:val="CODE"/>
          </w:rPr>
          <w:t>fmi2</w:t>
        </w:r>
      </w:ins>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6D16AFA2" w14:textId="77777777" w:rsidR="00CB1840" w:rsidRPr="0098259C" w:rsidRDefault="00C34B74" w:rsidP="007148FE">
      <w:pPr>
        <w:pStyle w:val="Textkrper"/>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lastRenderedPageBreak/>
        <w:drawing>
          <wp:inline distT="0" distB="0" distL="0" distR="0" wp14:anchorId="682BAC86" wp14:editId="6E8684B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75E70B1C" w14:textId="77777777" w:rsidR="00CB1840"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77777777" w:rsidR="00660A7D" w:rsidRPr="0098259C" w:rsidRDefault="00C11D49" w:rsidP="00660A7D">
      <w:pPr>
        <w:pStyle w:val="Textkrper"/>
        <w:jc w:val="cente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 </w:t>
      </w:r>
      <w:r w:rsidR="00660A7D" w:rsidRPr="0098259C">
        <w:rPr>
          <w:rStyle w:val="CODE"/>
        </w:rPr>
        <w:t>offset</w:t>
      </w:r>
    </w:p>
    <w:p w14:paraId="3AE653E9" w14:textId="77777777" w:rsidR="007F1D29" w:rsidRPr="0098259C" w:rsidRDefault="007F1D29" w:rsidP="009A753C">
      <w:pPr>
        <w:pStyle w:val="Textkrper"/>
      </w:pPr>
    </w:p>
    <w:p w14:paraId="312DED22" w14:textId="77777777" w:rsidR="00660A7D" w:rsidRPr="0098259C" w:rsidRDefault="00660A7D" w:rsidP="009A753C">
      <w:pPr>
        <w:pStyle w:val="Textkrper"/>
        <w:rPr>
          <w:i/>
        </w:rPr>
      </w:pPr>
      <w:r w:rsidRPr="0098259C">
        <w:lastRenderedPageBreak/>
        <w:t>[</w:t>
      </w:r>
      <w:r w:rsidR="009F2AEB" w:rsidRPr="0098259C">
        <w:rPr>
          <w:i/>
        </w:rPr>
        <w:t>For example</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 xml:space="preserve">“bar” and </w:t>
      </w:r>
      <w:proofErr w:type="gramStart"/>
      <w:r w:rsidR="00C11D49" w:rsidRPr="0098259C">
        <w:rPr>
          <w:i/>
        </w:rPr>
        <w:t>p</w:t>
      </w:r>
      <w:r w:rsidR="00C11D49" w:rsidRPr="0098259C">
        <w:rPr>
          <w:i/>
          <w:vertAlign w:val="subscript"/>
        </w:rPr>
        <w:t>Pa</w:t>
      </w:r>
      <w:proofErr w:type="gramEnd"/>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proofErr w:type="gramStart"/>
      <w:r w:rsidRPr="0098259C">
        <w:rPr>
          <w:i/>
        </w:rPr>
        <w:t>p</w:t>
      </w:r>
      <w:r w:rsidRPr="0098259C">
        <w:rPr>
          <w:i/>
          <w:vertAlign w:val="subscript"/>
        </w:rPr>
        <w:t>Pa</w:t>
      </w:r>
      <w:proofErr w:type="gram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77777777" w:rsidR="00C11D49" w:rsidRPr="0098259C" w:rsidRDefault="00C11D49" w:rsidP="009A753C">
      <w:pPr>
        <w:pStyle w:val="Textkrper"/>
      </w:pPr>
      <w:proofErr w:type="gramStart"/>
      <w:r w:rsidRPr="0098259C">
        <w:rPr>
          <w:i/>
        </w:rPr>
        <w:t>and</w:t>
      </w:r>
      <w:proofErr w:type="gramEnd"/>
      <w:r w:rsidRPr="0098259C">
        <w:rPr>
          <w:i/>
        </w:rPr>
        <w:t xml:space="preserve"> therefore</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77777777" w:rsidR="00885F90" w:rsidRPr="0098259C" w:rsidRDefault="00885F90" w:rsidP="00885F90">
      <w:pPr>
        <w:pStyle w:val="Textkrper"/>
        <w:spacing w:after="120"/>
      </w:pPr>
      <w:r w:rsidRPr="0098259C">
        <w:rPr>
          <w:i/>
        </w:rPr>
        <w:t>In the following table several unit examples are given (note,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1" type="#_x0000_t75" style="width:47.6pt;height:18.15pt" o:ole="">
                  <v:imagedata r:id="rId41" o:title=""/>
                </v:shape>
                <o:OLEObject Type="Embed" ProgID="Equation.DSMT4" ShapeID="_x0000_i1031" DrawAspect="Content" ObjectID="_1467799342" r:id="rId42"/>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2" type="#_x0000_t75" style="width:47.6pt;height:18.15pt" o:ole="">
                  <v:imagedata r:id="rId41" o:title=""/>
                </v:shape>
                <o:OLEObject Type="Embed" ProgID="Equation.DSMT4" ShapeID="_x0000_i1032" DrawAspect="Content" ObjectID="_1467799343" r:id="rId43"/>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3" type="#_x0000_t75" style="width:29.45pt;height:29.45pt" o:ole="">
                  <v:imagedata r:id="rId44" o:title=""/>
                </v:shape>
                <o:OLEObject Type="Embed" ProgID="Equation.DSMT4" ShapeID="_x0000_i1033" DrawAspect="Content" ObjectID="_1467799344" r:id="rId45"/>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77777777" w:rsidR="001628AD" w:rsidRPr="0098259C" w:rsidRDefault="001628AD" w:rsidP="007148FE">
      <w:pPr>
        <w:pStyle w:val="Textkrper"/>
        <w:spacing w:after="120"/>
        <w:rPr>
          <w:i/>
        </w:rPr>
      </w:pPr>
      <w:r w:rsidRPr="0098259C">
        <w:rPr>
          <w:i/>
        </w:rPr>
        <w:t xml:space="preserve">Note,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75FDB9DC"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del w:id="1605" w:author="Otter, Martin" w:date="2014-04-09T11:00:00Z">
        <w:r w:rsidR="000C2CB0" w:rsidRPr="0098259C" w:rsidDel="00140C25">
          <w:rPr>
            <w:rStyle w:val="CODE"/>
          </w:rPr>
          <w:delText>fmi</w:delText>
        </w:r>
      </w:del>
      <w:ins w:id="1606" w:author="Otter, Martin" w:date="2014-04-09T11:00:00Z">
        <w:r w:rsidR="00140C25">
          <w:rPr>
            <w:rStyle w:val="CODE"/>
          </w:rPr>
          <w:t>fmi2</w:t>
        </w:r>
      </w:ins>
      <w:r w:rsidR="000C2CB0" w:rsidRPr="0098259C">
        <w:rPr>
          <w:rStyle w:val="CODE"/>
        </w:rPr>
        <w:t>GetXXX</w:t>
      </w:r>
      <w:r w:rsidR="000C2CB0" w:rsidRPr="0098259C">
        <w:rPr>
          <w:i/>
        </w:rPr>
        <w:t xml:space="preserve"> the value of v1 is inquired and used as value for v2 by calling </w:t>
      </w:r>
      <w:del w:id="1607" w:author="Otter, Martin" w:date="2014-04-09T11:00:00Z">
        <w:r w:rsidR="000C2CB0" w:rsidRPr="0098259C" w:rsidDel="00140C25">
          <w:rPr>
            <w:rStyle w:val="CODE"/>
          </w:rPr>
          <w:delText>fmi</w:delText>
        </w:r>
      </w:del>
      <w:ins w:id="1608" w:author="Otter, Martin" w:date="2014-04-09T11:00:00Z">
        <w:r w:rsidR="00140C25">
          <w:rPr>
            <w:rStyle w:val="CODE"/>
          </w:rPr>
          <w:t>fmi2</w:t>
        </w:r>
      </w:ins>
      <w:r w:rsidR="000C2CB0" w:rsidRPr="0098259C">
        <w:rPr>
          <w:rStyle w:val="CODE"/>
        </w:rPr>
        <w:t>SetXXX</w:t>
      </w:r>
      <w:r w:rsidR="000C2CB0" w:rsidRPr="0098259C">
        <w:rPr>
          <w:i/>
        </w:rPr>
        <w:t>).</w:t>
      </w:r>
    </w:p>
    <w:p w14:paraId="48943795" w14:textId="77777777"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 </w:t>
      </w:r>
      <w:r w:rsidR="00D73B94" w:rsidRPr="0098259C">
        <w:rPr>
          <w:i/>
        </w:rPr>
        <w:t>in other words</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 since absolute or relative quantities)</w:t>
      </w:r>
      <w:r w:rsidRPr="0098259C">
        <w:rPr>
          <w:i/>
        </w:rPr>
        <w:t>:</w:t>
      </w:r>
    </w:p>
    <w:p w14:paraId="79252B10" w14:textId="77777777" w:rsidR="00FA00CB" w:rsidRPr="0098259C" w:rsidRDefault="00A3686F" w:rsidP="00C12648">
      <w:pPr>
        <w:pStyle w:val="Textkrper"/>
        <w:spacing w:after="120"/>
        <w:ind w:left="873"/>
        <w:rPr>
          <w:rStyle w:val="CODE"/>
          <w:i/>
        </w:rPr>
      </w:pPr>
      <w:proofErr w:type="gramStart"/>
      <w:r w:rsidRPr="0098259C">
        <w:rPr>
          <w:rStyle w:val="CODE"/>
          <w:i/>
        </w:rPr>
        <w:t>factor(</w:t>
      </w:r>
      <w:proofErr w:type="gramEnd"/>
      <w:r w:rsidRPr="0098259C">
        <w:rPr>
          <w:rStyle w:val="CODE"/>
          <w:i/>
        </w:rPr>
        <w:t>v1)*v1 + offset(v1) = factor(v2)*v2 + offset(v2)</w:t>
      </w:r>
    </w:p>
    <w:p w14:paraId="21F20026" w14:textId="77777777" w:rsidR="00291708" w:rsidRPr="0098259C" w:rsidRDefault="00291708" w:rsidP="00C12648">
      <w:pPr>
        <w:pStyle w:val="Textkrper"/>
        <w:rPr>
          <w:i/>
        </w:rPr>
      </w:pPr>
      <w:r w:rsidRPr="0098259C">
        <w:rPr>
          <w:i/>
        </w:rPr>
        <w:lastRenderedPageBreak/>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 xml:space="preserve">for example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proofErr w:type="gramStart"/>
      <w:r w:rsidR="00F141F9" w:rsidRPr="0098259C">
        <w:rPr>
          <w:i/>
        </w:rPr>
        <w:t>,</w:t>
      </w:r>
      <w:proofErr w:type="gramEnd"/>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 quantity definitions have to be taken into account (see TypeDefinitions) and quantity names need to be standardized.</w:t>
      </w:r>
    </w:p>
    <w:p w14:paraId="5BFC64AE" w14:textId="77777777"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 xml:space="preserve">for example </w:t>
      </w:r>
      <w:r w:rsidR="000C2CB0" w:rsidRPr="0098259C">
        <w:rPr>
          <w:i/>
        </w:rPr>
        <w:t xml:space="preserve">in FMI 1.0, a unit could be defined as “N.m” in </w:t>
      </w:r>
      <w:r w:rsidR="00291708" w:rsidRPr="0098259C">
        <w:rPr>
          <w:i/>
        </w:rPr>
        <w:t xml:space="preserve">one FMU and as “N*m” </w:t>
      </w:r>
      <w:r w:rsidR="000C2CB0" w:rsidRPr="0098259C">
        <w:rPr>
          <w:i/>
        </w:rPr>
        <w:t>in another FMU and a tool would have to reject a connection, since the units are not identical</w:t>
      </w:r>
      <w:r w:rsidR="00C12648" w:rsidRPr="0098259C">
        <w:rPr>
          <w:i/>
        </w:rPr>
        <w:t>, In FMI 2.0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77777777"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proofErr w:type="gramStart"/>
      <w:r w:rsidRPr="0098259C">
        <w:rPr>
          <w:i/>
        </w:rPr>
        <w:t>:</w:t>
      </w:r>
      <w:proofErr w:type="gramEnd"/>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80499A" w:rsidRPr="0098259C">
        <w:rPr>
          <w:i/>
        </w:rPr>
        <w:t xml:space="preserve"> if BaseUnit(c) = “rad/s”, then </w:t>
      </w:r>
      <w:proofErr w:type="gramStart"/>
      <w:r w:rsidR="0080499A" w:rsidRPr="0098259C">
        <w:rPr>
          <w:i/>
        </w:rPr>
        <w:t>BaseUnit(</w:t>
      </w:r>
      <w:proofErr w:type="gramEnd"/>
      <w:r w:rsidR="0080499A" w:rsidRPr="0098259C">
        <w:rPr>
          <w:i/>
        </w:rPr>
        <w: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proofErr w:type="gramStart"/>
      <w:r w:rsidRPr="0098259C">
        <w:rPr>
          <w:i/>
        </w:rPr>
        <w:t>:</w:t>
      </w:r>
      <w:proofErr w:type="gramEnd"/>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gramStart"/>
      <w:r w:rsidR="004712E2" w:rsidRPr="0098259C">
        <w:rPr>
          <w:i/>
        </w:rPr>
        <w:t>BaseUnit(</w:t>
      </w:r>
      <w:proofErr w:type="gramEnd"/>
      <w:r w:rsidR="004712E2" w:rsidRPr="0098259C">
        <w:rPr>
          <w:i/>
        </w:rPr>
        <w: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w:t>
      </w:r>
      <w:proofErr w:type="gramStart"/>
      <w:r w:rsidR="004712E2" w:rsidRPr="0098259C">
        <w:rPr>
          <w:i/>
        </w:rPr>
        <w:t>a and</w:t>
      </w:r>
      <w:proofErr w:type="gramEnd"/>
      <w:r w:rsidR="004712E2" w:rsidRPr="0098259C">
        <w:rPr>
          <w:i/>
        </w:rPr>
        <w:t xml:space="preserve">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5295D265" w14:textId="77777777" w:rsidR="00C34B74" w:rsidRPr="0098259C" w:rsidRDefault="007148FE" w:rsidP="007148FE">
      <w:pPr>
        <w:pStyle w:val="Textkrper"/>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ins w:id="1609" w:author="Otter, Martin" w:date="2014-04-15T11:22:00Z">
        <w:r>
          <w:rPr>
            <w:noProof/>
            <w:lang w:eastAsia="en-US"/>
          </w:rPr>
          <w:lastRenderedPageBreak/>
          <w:drawing>
            <wp:inline distT="0" distB="0" distL="0" distR="0" wp14:anchorId="31DFAF59" wp14:editId="6D56BD40">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00000" cy="2504762"/>
                      </a:xfrm>
                      <a:prstGeom prst="rect">
                        <a:avLst/>
                      </a:prstGeom>
                    </pic:spPr>
                  </pic:pic>
                </a:graphicData>
              </a:graphic>
            </wp:inline>
          </w:drawing>
        </w:r>
      </w:ins>
    </w:p>
    <w:p w14:paraId="3FD804A0" w14:textId="17920C5A" w:rsidR="007148FE" w:rsidRPr="0098259C" w:rsidRDefault="00FE2F8F" w:rsidP="007148FE">
      <w:pPr>
        <w:pStyle w:val="Textkrper"/>
      </w:pPr>
      <w:ins w:id="1610" w:author="Otter, Martin" w:date="2014-04-15T11:36:00Z">
        <w:r>
          <w:t xml:space="preserve">A </w:t>
        </w:r>
        <w:r w:rsidRPr="00FE2F8F">
          <w:rPr>
            <w:rStyle w:val="CODE"/>
            <w:rPrChange w:id="1611" w:author="Otter, Martin" w:date="2014-04-15T11:37:00Z">
              <w:rPr/>
            </w:rPrChange>
          </w:rPr>
          <w:t>DisplayUnit</w:t>
        </w:r>
        <w:r>
          <w:t xml:space="preserve"> is defined by </w:t>
        </w:r>
        <w:r w:rsidRPr="00FE2F8F">
          <w:rPr>
            <w:rStyle w:val="CODE"/>
            <w:rPrChange w:id="1612" w:author="Otter, Martin" w:date="2014-04-15T11:37:00Z">
              <w:rPr/>
            </w:rPrChange>
          </w:rPr>
          <w:t>name</w:t>
        </w:r>
        <w:r>
          <w:t xml:space="preserve">, </w:t>
        </w:r>
        <w:r w:rsidRPr="00FE2F8F">
          <w:rPr>
            <w:rStyle w:val="CODE"/>
            <w:rPrChange w:id="1613" w:author="Otter, Martin" w:date="2014-04-15T11:37:00Z">
              <w:rPr/>
            </w:rPrChange>
          </w:rPr>
          <w:t>factor</w:t>
        </w:r>
        <w:r>
          <w:t xml:space="preserve"> and </w:t>
        </w:r>
        <w:r w:rsidRPr="00FE2F8F">
          <w:rPr>
            <w:rStyle w:val="CODE"/>
            <w:rPrChange w:id="1614" w:author="Otter, Martin" w:date="2014-04-15T11:37:00Z">
              <w:rPr/>
            </w:rPrChange>
          </w:rPr>
          <w:t>offset</w:t>
        </w:r>
        <w:r>
          <w:t>.</w:t>
        </w:r>
      </w:ins>
      <w:ins w:id="1615" w:author="Otter, Martin" w:date="2014-06-04T16:40:00Z">
        <w:r w:rsidR="00386E25">
          <w:t xml:space="preserve"> The attribute</w:t>
        </w:r>
      </w:ins>
      <w:ins w:id="1616" w:author="Otter, Martin" w:date="2014-04-15T11:36:00Z">
        <w:r>
          <w:t xml:space="preserve"> </w:t>
        </w:r>
        <w:r w:rsidRPr="00FE2F8F">
          <w:rPr>
            <w:rStyle w:val="CODE"/>
            <w:rPrChange w:id="1617" w:author="Otter, Martin" w:date="2014-04-15T11:37:00Z">
              <w:rPr/>
            </w:rPrChange>
          </w:rPr>
          <w:t>name</w:t>
        </w:r>
        <w:r>
          <w:t xml:space="preserve"> must be unique with respect to all other </w:t>
        </w:r>
        <w:r w:rsidRPr="00FE2F8F">
          <w:rPr>
            <w:rStyle w:val="CODE"/>
            <w:rPrChange w:id="1618" w:author="Otter, Martin" w:date="2014-04-15T11:37:00Z">
              <w:rPr/>
            </w:rPrChange>
          </w:rPr>
          <w:t>name</w:t>
        </w:r>
        <w:r>
          <w:t xml:space="preserve">s of the </w:t>
        </w:r>
        <w:r w:rsidRPr="00FE2F8F">
          <w:rPr>
            <w:rStyle w:val="CODE"/>
            <w:rPrChange w:id="1619" w:author="Otter, Martin" w:date="2014-04-15T11:37:00Z">
              <w:rPr/>
            </w:rPrChange>
          </w:rPr>
          <w:t>DisplayUnit</w:t>
        </w:r>
        <w:r>
          <w:t xml:space="preserve"> definitions of the same </w:t>
        </w:r>
        <w:r w:rsidRPr="00FE2F8F">
          <w:rPr>
            <w:rStyle w:val="CODE"/>
            <w:rPrChange w:id="1620" w:author="Otter, Martin" w:date="2014-04-15T11:37:00Z">
              <w:rPr/>
            </w:rPrChange>
          </w:rPr>
          <w:t>Unit</w:t>
        </w:r>
        <w:r>
          <w:t xml:space="preserve"> [(different </w:t>
        </w:r>
        <w:r w:rsidRPr="00FE2F8F">
          <w:rPr>
            <w:rStyle w:val="CODE"/>
            <w:rPrChange w:id="1621" w:author="Otter, Martin" w:date="2014-04-15T11:37:00Z">
              <w:rPr/>
            </w:rPrChange>
          </w:rPr>
          <w:t>Unit</w:t>
        </w:r>
        <w:r>
          <w:t xml:space="preserve"> elements may have the same </w:t>
        </w:r>
        <w:r w:rsidRPr="00FE2F8F">
          <w:rPr>
            <w:rStyle w:val="CODE"/>
            <w:rPrChange w:id="1622" w:author="Otter, Martin" w:date="2014-04-15T11:38:00Z">
              <w:rPr/>
            </w:rPrChange>
          </w:rPr>
          <w:t>DisplayUnit</w:t>
        </w:r>
        <w:r>
          <w:t xml:space="preserve"> </w:t>
        </w:r>
        <w:r w:rsidRPr="00FE2F8F">
          <w:rPr>
            <w:rStyle w:val="CODE"/>
            <w:rPrChange w:id="1623" w:author="Otter, Martin" w:date="2014-04-15T11:38:00Z">
              <w:rPr/>
            </w:rPrChange>
          </w:rPr>
          <w:t>name</w:t>
        </w:r>
        <w:r>
          <w:t>s)]</w:t>
        </w:r>
      </w:ins>
      <w:ins w:id="1624" w:author="Otter, Martin" w:date="2014-04-15T11:37:00Z">
        <w:r>
          <w:t>.</w:t>
        </w:r>
      </w:ins>
      <w:ins w:id="1625" w:author="Otter, Martin" w:date="2014-04-15T11:36:00Z">
        <w:r>
          <w:t xml:space="preserve"> </w:t>
        </w:r>
      </w:ins>
      <w:del w:id="1626" w:author="Otter, Martin" w:date="2014-04-15T11:22:00Z">
        <w:r w:rsidR="007148FE" w:rsidRPr="0098259C" w:rsidDel="004875DF">
          <w:delText xml:space="preserve"> </w:delText>
        </w:r>
      </w:del>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77777777" w:rsidR="00B575B3" w:rsidRPr="0098259C" w:rsidRDefault="00B575B3" w:rsidP="007148FE">
      <w:pPr>
        <w:pStyle w:val="Textkrper"/>
      </w:pPr>
      <w:r w:rsidRPr="0098259C">
        <w:t>[</w:t>
      </w:r>
      <w:r w:rsidR="007148FE" w:rsidRPr="0098259C">
        <w:rPr>
          <w:i/>
        </w:rPr>
        <w:t>“</w:t>
      </w:r>
      <w:proofErr w:type="gramStart"/>
      <w:r w:rsidR="007148FE" w:rsidRPr="0098259C">
        <w:rPr>
          <w:i/>
        </w:rPr>
        <w:t>offset</w:t>
      </w:r>
      <w:proofErr w:type="gramEnd"/>
      <w:r w:rsidR="007148FE" w:rsidRPr="0098259C">
        <w:rPr>
          <w:i/>
        </w:rPr>
        <w:t xml:space="preserve">” is, </w:t>
      </w:r>
      <w:r w:rsidR="009F2AEB" w:rsidRPr="0098259C">
        <w:rPr>
          <w:i/>
        </w:rPr>
        <w:t>for example</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77777777" w:rsidR="00B575B3" w:rsidRPr="0098259C" w:rsidRDefault="00B575B3" w:rsidP="00B575B3">
      <w:pPr>
        <w:pStyle w:val="Textkrper"/>
        <w:rPr>
          <w:i/>
        </w:rPr>
      </w:pPr>
      <w:r w:rsidRPr="0098259C">
        <w:t>[</w:t>
      </w:r>
      <w:r w:rsidR="009F2AEB" w:rsidRPr="0098259C">
        <w:rPr>
          <w:i/>
        </w:rPr>
        <w:t>For example</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77777777" w:rsidR="00B575B3" w:rsidRPr="0098259C" w:rsidRDefault="00B575B3" w:rsidP="00B575B3">
      <w:pPr>
        <w:pStyle w:val="Textkrper"/>
        <w:rPr>
          <w:i/>
        </w:rPr>
      </w:pPr>
      <w:proofErr w:type="gramStart"/>
      <w:r w:rsidRPr="0098259C">
        <w:rPr>
          <w:i/>
        </w:rPr>
        <w:t>and</w:t>
      </w:r>
      <w:proofErr w:type="gramEnd"/>
      <w:r w:rsidRPr="0098259C">
        <w:rPr>
          <w:i/>
        </w:rPr>
        <w:t xml:space="preserve"> therefore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proofErr w:type="gramStart"/>
      <w:r w:rsidRPr="0098259C">
        <w:rPr>
          <w:noProof w:val="0"/>
        </w:rPr>
        <w:t>&gt;  /</w:t>
      </w:r>
      <w:proofErr w:type="gramEnd"/>
      <w:r w:rsidRPr="0098259C">
        <w:rPr>
          <w:noProof w:val="0"/>
        </w:rPr>
        <w:t xml:space="preserve">/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21D01227" w:rsidR="00324B2A" w:rsidRPr="0098259C" w:rsidRDefault="00324B2A" w:rsidP="00324B2A">
      <w:pPr>
        <w:pStyle w:val="Textkrper"/>
      </w:pPr>
      <w:r w:rsidRPr="0098259C">
        <w:t>The schema definition is present in a separate file “</w:t>
      </w:r>
      <w:del w:id="1627" w:author="Otter, Martin" w:date="2014-04-09T11:00:00Z">
        <w:r w:rsidRPr="0098259C" w:rsidDel="00140C25">
          <w:rPr>
            <w:rStyle w:val="CODE"/>
          </w:rPr>
          <w:delText>fmi</w:delText>
        </w:r>
      </w:del>
      <w:ins w:id="1628" w:author="Otter, Martin" w:date="2014-04-09T11:00:00Z">
        <w:r w:rsidR="00140C25">
          <w:rPr>
            <w:rStyle w:val="CODE"/>
          </w:rPr>
          <w:t>fmi2</w:t>
        </w:r>
      </w:ins>
      <w:r w:rsidRPr="0098259C">
        <w:rPr>
          <w:rStyle w:val="CODE"/>
        </w:rPr>
        <w:t>Unit.xsd</w:t>
      </w:r>
      <w:r w:rsidRPr="0098259C">
        <w:t>”.</w:t>
      </w:r>
    </w:p>
    <w:p w14:paraId="543B6737" w14:textId="77777777" w:rsidR="0065491B" w:rsidRDefault="0065491B">
      <w:pPr>
        <w:spacing w:line="240" w:lineRule="auto"/>
        <w:rPr>
          <w:ins w:id="1629" w:author="Otter, Martin" w:date="2014-04-25T18:07:00Z"/>
          <w:b/>
          <w:iCs/>
          <w:spacing w:val="4"/>
        </w:rPr>
      </w:pPr>
      <w:bookmarkStart w:id="1630" w:name="_Ref248879321"/>
      <w:ins w:id="1631" w:author="Otter, Martin" w:date="2014-04-25T18:07:00Z">
        <w:r>
          <w:br w:type="page"/>
        </w:r>
      </w:ins>
    </w:p>
    <w:p w14:paraId="18557AF2" w14:textId="3870A374" w:rsidR="001C53BD" w:rsidRPr="0098259C" w:rsidRDefault="00A51269" w:rsidP="001C53BD">
      <w:pPr>
        <w:pStyle w:val="berschrift3"/>
      </w:pPr>
      <w:bookmarkStart w:id="1632" w:name="_Toc393466398"/>
      <w:r w:rsidRPr="0098259C">
        <w:lastRenderedPageBreak/>
        <w:t xml:space="preserve">Definition of </w:t>
      </w:r>
      <w:r w:rsidR="001C53BD" w:rsidRPr="0098259C">
        <w:t>Type</w:t>
      </w:r>
      <w:r w:rsidRPr="0098259C">
        <w:t>s</w:t>
      </w:r>
      <w:r w:rsidR="001C53BD" w:rsidRPr="0098259C">
        <w:t xml:space="preserve"> (</w:t>
      </w:r>
      <w:bookmarkStart w:id="1633" w:name="_Ref248546594"/>
      <w:r w:rsidR="00381199" w:rsidRPr="0098259C">
        <w:t>Type</w:t>
      </w:r>
      <w:bookmarkEnd w:id="1633"/>
      <w:ins w:id="1634" w:author="Otter, Martin" w:date="2014-04-03T11:15:00Z">
        <w:r w:rsidR="00D54D07">
          <w:t>Definitions</w:t>
        </w:r>
      </w:ins>
      <w:r w:rsidR="001C53BD" w:rsidRPr="0098259C">
        <w:t>)</w:t>
      </w:r>
      <w:bookmarkEnd w:id="1630"/>
      <w:bookmarkEnd w:id="1632"/>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ins w:id="1635" w:author="Otter, Martin" w:date="2014-04-15T11:39:00Z">
        <w:r>
          <w:rPr>
            <w:noProof/>
            <w:lang w:eastAsia="en-US"/>
          </w:rPr>
          <w:drawing>
            <wp:inline distT="0" distB="0" distL="0" distR="0" wp14:anchorId="7712BB0A" wp14:editId="249E6D1D">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76191" cy="3838096"/>
                      </a:xfrm>
                      <a:prstGeom prst="rect">
                        <a:avLst/>
                      </a:prstGeom>
                    </pic:spPr>
                  </pic:pic>
                </a:graphicData>
              </a:graphic>
            </wp:inline>
          </w:drawing>
        </w:r>
      </w:ins>
    </w:p>
    <w:p w14:paraId="0D1BD684" w14:textId="0A74904A"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del w:id="1636" w:author="Otter, Martin" w:date="2014-04-09T11:00:00Z">
        <w:r w:rsidR="00756106" w:rsidRPr="0098259C" w:rsidDel="00140C25">
          <w:rPr>
            <w:rStyle w:val="CODE"/>
          </w:rPr>
          <w:delText>fmi</w:delText>
        </w:r>
      </w:del>
      <w:ins w:id="1637" w:author="Otter, Martin" w:date="2014-04-09T11:00:00Z">
        <w:r w:rsidR="00140C25">
          <w:rPr>
            <w:rStyle w:val="CODE"/>
          </w:rPr>
          <w:t>fmi2</w:t>
        </w:r>
      </w:ins>
      <w:r w:rsidR="00756106" w:rsidRPr="0098259C">
        <w:rPr>
          <w:rStyle w:val="CODE"/>
        </w:rPr>
        <w:t>SimpleType</w:t>
      </w:r>
      <w:r w:rsidR="00756106" w:rsidRPr="0098259C">
        <w:t xml:space="preserve">” in </w:t>
      </w:r>
      <w:r w:rsidRPr="0098259C">
        <w:t>file “</w:t>
      </w:r>
      <w:del w:id="1638" w:author="Otter, Martin" w:date="2014-04-09T11:00:00Z">
        <w:r w:rsidRPr="0098259C" w:rsidDel="00140C25">
          <w:rPr>
            <w:rStyle w:val="CODE"/>
          </w:rPr>
          <w:delText>fmi</w:delText>
        </w:r>
      </w:del>
      <w:ins w:id="1639" w:author="Otter, Martin" w:date="2014-04-09T11:00:00Z">
        <w:r w:rsidR="00140C25">
          <w:rPr>
            <w:rStyle w:val="CODE"/>
          </w:rPr>
          <w:t>fmi2</w:t>
        </w:r>
      </w:ins>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ins w:id="1640" w:author="Otter, Martin" w:date="2014-04-15T14:04:00Z">
        <w:r w:rsidR="00E73D03">
          <w:t>.</w:t>
        </w:r>
      </w:ins>
      <w:ins w:id="1641" w:author="Otter, Martin" w:date="2014-04-15T11:39:00Z">
        <w:r w:rsidR="002C553D">
          <w:t xml:space="preserve"> </w:t>
        </w:r>
      </w:ins>
      <w:ins w:id="1642" w:author="Otter, Martin" w:date="2014-04-15T14:03:00Z">
        <w:r w:rsidR="00E73D03">
          <w:t xml:space="preserve">Attribute </w:t>
        </w:r>
      </w:ins>
      <w:ins w:id="1643" w:author="Otter, Martin" w:date="2014-04-15T11:39:00Z">
        <w:r w:rsidR="002C553D">
          <w:t>“</w:t>
        </w:r>
        <w:r w:rsidR="002C553D" w:rsidRPr="00477B23">
          <w:rPr>
            <w:rStyle w:val="CODE"/>
            <w:rPrChange w:id="1644" w:author="Otter, Martin" w:date="2014-04-15T11:48:00Z">
              <w:rPr/>
            </w:rPrChange>
          </w:rPr>
          <w:t>name</w:t>
        </w:r>
        <w:r w:rsidR="002C553D">
          <w:t xml:space="preserve">” must be unique with respect to all other elements of the </w:t>
        </w:r>
        <w:r w:rsidR="002C553D" w:rsidRPr="00477B23">
          <w:rPr>
            <w:rStyle w:val="CODE"/>
            <w:rPrChange w:id="1645" w:author="Otter, Martin" w:date="2014-04-15T11:49:00Z">
              <w:rPr/>
            </w:rPrChange>
          </w:rPr>
          <w:t>TypeDefinitions</w:t>
        </w:r>
        <w:r w:rsidR="002C553D">
          <w:t xml:space="preserve"> list.</w:t>
        </w:r>
      </w:ins>
      <w:ins w:id="1646" w:author="Otter, Martin" w:date="2014-04-15T11:40:00Z">
        <w:r w:rsidR="002C553D">
          <w:t xml:space="preserve"> Furthermore, “</w:t>
        </w:r>
        <w:r w:rsidR="002C553D" w:rsidRPr="00E73D03">
          <w:rPr>
            <w:rStyle w:val="CODE"/>
            <w:rPrChange w:id="1647" w:author="Otter, Martin" w:date="2014-04-15T14:04:00Z">
              <w:rPr/>
            </w:rPrChange>
          </w:rPr>
          <w:t>name</w:t>
        </w:r>
        <w:r w:rsidR="002C553D">
          <w:t>” of a “</w:t>
        </w:r>
        <w:r w:rsidR="002C553D" w:rsidRPr="00477B23">
          <w:rPr>
            <w:rStyle w:val="CODE"/>
            <w:rPrChange w:id="1648" w:author="Otter, Martin" w:date="2014-04-15T11:49:00Z">
              <w:rPr/>
            </w:rPrChange>
          </w:rPr>
          <w:t>SimpleType</w:t>
        </w:r>
        <w:r w:rsidR="002C553D">
          <w:t>” must be different to all “</w:t>
        </w:r>
        <w:r w:rsidR="002C553D" w:rsidRPr="00477B23">
          <w:rPr>
            <w:rStyle w:val="CODE"/>
            <w:rPrChange w:id="1649" w:author="Otter, Martin" w:date="2014-04-15T11:49:00Z">
              <w:rPr/>
            </w:rPrChange>
          </w:rPr>
          <w:t>name</w:t>
        </w:r>
        <w:r w:rsidR="002C553D">
          <w:t xml:space="preserve">” attributes of </w:t>
        </w:r>
        <w:r w:rsidR="00477B23">
          <w:t>ScalarVariables</w:t>
        </w:r>
      </w:ins>
      <w:ins w:id="1650" w:author="Otter, Martin" w:date="2014-04-15T11:49:00Z">
        <w:r w:rsidR="00477B23">
          <w:t xml:space="preserve"> [</w:t>
        </w:r>
        <w:r w:rsidR="00477B23" w:rsidRPr="00E73D03">
          <w:rPr>
            <w:i/>
            <w:rPrChange w:id="1651" w:author="Otter, Martin" w:date="2014-04-15T14:04:00Z">
              <w:rPr/>
            </w:rPrChange>
          </w:rPr>
          <w:t>if the same names would be used, then this would nearly always g</w:t>
        </w:r>
        <w:r w:rsidR="00E73D03" w:rsidRPr="00E73D03">
          <w:rPr>
            <w:i/>
            <w:rPrChange w:id="1652" w:author="Otter, Martin" w:date="2014-04-15T14:04:00Z">
              <w:rPr/>
            </w:rPrChange>
          </w:rPr>
          <w:t>ive problems when importing th</w:t>
        </w:r>
      </w:ins>
      <w:ins w:id="1653" w:author="Otter, Martin" w:date="2014-04-15T14:04:00Z">
        <w:r w:rsidR="00E73D03" w:rsidRPr="00E73D03">
          <w:rPr>
            <w:i/>
            <w:rPrChange w:id="1654" w:author="Otter, Martin" w:date="2014-04-15T14:04:00Z">
              <w:rPr/>
            </w:rPrChange>
          </w:rPr>
          <w:t>e FMU</w:t>
        </w:r>
      </w:ins>
      <w:ins w:id="1655" w:author="Otter, Martin" w:date="2014-04-15T11:49:00Z">
        <w:r w:rsidR="00477B23" w:rsidRPr="00E73D03">
          <w:rPr>
            <w:i/>
            <w:rPrChange w:id="1656" w:author="Otter, Martin" w:date="2014-04-15T14:04:00Z">
              <w:rPr/>
            </w:rPrChange>
          </w:rPr>
          <w:t xml:space="preserve"> in an environment such as Modelica, where a type name cannot be used as instance name</w:t>
        </w:r>
        <w:r w:rsidR="00477B23">
          <w:t>]</w:t>
        </w:r>
      </w:ins>
      <w:ins w:id="1657" w:author="Otter, Martin" w:date="2014-04-15T11:41:00Z">
        <w:r w:rsidR="00477B23">
          <w:t>.</w:t>
        </w:r>
      </w:ins>
      <w:del w:id="1658" w:author="Otter, Martin" w:date="2014-04-15T11:41:00Z">
        <w:r w:rsidRPr="0098259C" w:rsidDel="00477B23">
          <w:delText xml:space="preserve"> and</w:delText>
        </w:r>
      </w:del>
      <w:del w:id="1659" w:author="Otter, Martin" w:date="2014-04-15T11:42:00Z">
        <w:r w:rsidRPr="0098259C" w:rsidDel="00477B23">
          <w:delText xml:space="preserve"> </w:delText>
        </w:r>
      </w:del>
      <w:ins w:id="1660" w:author="Otter, Martin" w:date="2014-04-15T14:05:00Z">
        <w:r w:rsidR="00E73D03">
          <w:t xml:space="preserve">Additionally, </w:t>
        </w:r>
      </w:ins>
      <w:r w:rsidRPr="0098259C">
        <w:t>one of</w:t>
      </w:r>
      <w:ins w:id="1661" w:author="Otter, Martin" w:date="2014-04-15T14:05:00Z">
        <w:r w:rsidR="00E73D03">
          <w:t xml:space="preserve"> the elements</w:t>
        </w:r>
      </w:ins>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ins w:id="1662" w:author="Otter, Martin" w:date="2014-04-15T14:05:00Z">
        <w:r w:rsidR="00E73D03">
          <w:t>y</w:t>
        </w:r>
      </w:ins>
      <w:del w:id="1663" w:author="Otter, Martin" w:date="2014-04-15T14:05:00Z">
        <w:r w:rsidRPr="0098259C" w:rsidDel="00E73D03">
          <w:delText xml:space="preserve"> latter</w:delText>
        </w:r>
      </w:del>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ins w:id="1664" w:author="Otter, Martin" w:date="2014-04-09T11:15:00Z">
        <w:r>
          <w:rPr>
            <w:noProof/>
            <w:lang w:eastAsia="en-US"/>
          </w:rPr>
          <w:lastRenderedPageBreak/>
          <w:drawing>
            <wp:inline distT="0" distB="0" distL="0" distR="0" wp14:anchorId="314FB138" wp14:editId="594E715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66667" cy="5447619"/>
                      </a:xfrm>
                      <a:prstGeom prst="rect">
                        <a:avLst/>
                      </a:prstGeom>
                    </pic:spPr>
                  </pic:pic>
                </a:graphicData>
              </a:graphic>
            </wp:inline>
          </w:drawing>
        </w:r>
      </w:ins>
      <w:r w:rsidR="005C055F">
        <w:t xml:space="preserve">   </w:t>
      </w:r>
      <w:r w:rsidR="00F6638D" w:rsidRPr="0098259C">
        <w:t xml:space="preserve">  </w:t>
      </w:r>
      <w:ins w:id="1665" w:author="Otter, Martin" w:date="2014-04-09T11:15:00Z">
        <w:r>
          <w:rPr>
            <w:noProof/>
            <w:lang w:eastAsia="en-US"/>
          </w:rPr>
          <w:drawing>
            <wp:inline distT="0" distB="0" distL="0" distR="0" wp14:anchorId="6E2AA29B" wp14:editId="74AD0AFE">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00000" cy="2000000"/>
                      </a:xfrm>
                      <a:prstGeom prst="rect">
                        <a:avLst/>
                      </a:prstGeom>
                    </pic:spPr>
                  </pic:pic>
                </a:graphicData>
              </a:graphic>
            </wp:inline>
          </w:drawing>
        </w:r>
      </w:ins>
    </w:p>
    <w:p w14:paraId="56B71DB7" w14:textId="7AFA54DD" w:rsidR="00F6638D" w:rsidRPr="00F6638D" w:rsidRDefault="00F6638D" w:rsidP="00F6638D">
      <w:pPr>
        <w:pStyle w:val="Textkrper"/>
        <w:rPr>
          <w:i/>
        </w:rPr>
      </w:pPr>
      <w:r>
        <w:t>[</w:t>
      </w:r>
      <w:r>
        <w:rPr>
          <w:i/>
        </w:rPr>
        <w:t>The attributes of “Real” and “Integer” are collected in the attribute groups “</w:t>
      </w:r>
      <w:del w:id="1666" w:author="Otter, Martin" w:date="2014-04-09T11:00:00Z">
        <w:r w:rsidDel="00140C25">
          <w:rPr>
            <w:i/>
          </w:rPr>
          <w:delText>fmi</w:delText>
        </w:r>
      </w:del>
      <w:ins w:id="1667" w:author="Otter, Martin" w:date="2014-04-09T11:00:00Z">
        <w:r w:rsidR="00140C25">
          <w:rPr>
            <w:i/>
          </w:rPr>
          <w:t>fmi2</w:t>
        </w:r>
      </w:ins>
      <w:r>
        <w:rPr>
          <w:i/>
        </w:rPr>
        <w:t>RealAttributes” and “</w:t>
      </w:r>
      <w:del w:id="1668" w:author="Otter, Martin" w:date="2014-04-09T11:00:00Z">
        <w:r w:rsidDel="00140C25">
          <w:rPr>
            <w:i/>
          </w:rPr>
          <w:delText>fmi</w:delText>
        </w:r>
      </w:del>
      <w:ins w:id="1669" w:author="Otter, Martin" w:date="2014-04-09T11:00:00Z">
        <w:r w:rsidR="00140C25">
          <w:rPr>
            <w:i/>
          </w:rPr>
          <w:t>fmi2</w:t>
        </w:r>
      </w:ins>
      <w:r>
        <w:rPr>
          <w:i/>
        </w:rPr>
        <w:t>IntegerAttributes” in file “</w:t>
      </w:r>
      <w:del w:id="1670" w:author="Otter, Martin" w:date="2014-04-09T11:00:00Z">
        <w:r w:rsidDel="00140C25">
          <w:rPr>
            <w:i/>
          </w:rPr>
          <w:delText>fmi</w:delText>
        </w:r>
      </w:del>
      <w:ins w:id="1671" w:author="Otter, Martin" w:date="2014-04-09T11:00:00Z">
        <w:r w:rsidR="00140C25">
          <w:rPr>
            <w:i/>
          </w:rPr>
          <w:t>fmi2</w:t>
        </w:r>
      </w:ins>
      <w:r>
        <w:rPr>
          <w:i/>
        </w:rPr>
        <w:t>AttributeGroups.xsd”, since these attributes are reused in the ScalarVariable element definitions below.]</w:t>
      </w:r>
    </w:p>
    <w:p w14:paraId="49FBC86D" w14:textId="65FE3B45" w:rsidR="00756106" w:rsidRPr="0098259C" w:rsidRDefault="00166878" w:rsidP="001C53BD">
      <w:pPr>
        <w:pStyle w:val="Textkrper"/>
        <w:jc w:val="center"/>
      </w:pPr>
      <w:ins w:id="1672" w:author="Otter, Martin" w:date="2014-03-31T17:15:00Z">
        <w:r>
          <w:rPr>
            <w:noProof/>
            <w:lang w:eastAsia="en-US"/>
          </w:rPr>
          <w:drawing>
            <wp:inline distT="0" distB="0" distL="0" distR="0" wp14:anchorId="6534AC1E" wp14:editId="30BBE3E0">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1429" cy="2542857"/>
                      </a:xfrm>
                      <a:prstGeom prst="rect">
                        <a:avLst/>
                      </a:prstGeom>
                    </pic:spPr>
                  </pic:pic>
                </a:graphicData>
              </a:graphic>
            </wp:inline>
          </w:drawing>
        </w:r>
      </w:ins>
    </w:p>
    <w:p w14:paraId="5B44DA5C" w14:textId="77777777" w:rsidR="001C53BD" w:rsidRPr="0098259C" w:rsidRDefault="001C53BD" w:rsidP="001C53BD">
      <w:pPr>
        <w:pStyle w:val="Textkrper"/>
        <w:spacing w:after="120"/>
      </w:pPr>
      <w:r w:rsidRPr="0098259C">
        <w:lastRenderedPageBreak/>
        <w:t xml:space="preserve">These definitions are used as default values in element </w:t>
      </w:r>
      <w:proofErr w:type="gramStart"/>
      <w:r w:rsidR="001814F7" w:rsidRPr="0098259C">
        <w:rPr>
          <w:rStyle w:val="CODE"/>
        </w:rPr>
        <w:t>Scalar</w:t>
      </w:r>
      <w:r w:rsidRPr="0098259C">
        <w:rPr>
          <w:rStyle w:val="CODE"/>
        </w:rPr>
        <w:t>Variables</w:t>
      </w:r>
      <w:r w:rsidR="001814F7" w:rsidRPr="0098259C">
        <w:t>[</w:t>
      </w:r>
      <w:proofErr w:type="gramEnd"/>
      <w:r w:rsidRPr="0098259C">
        <w:rPr>
          <w:i/>
        </w:rPr>
        <w:t>, 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047A2DDF" w14:textId="77777777" w:rsidR="001C53BD" w:rsidRPr="0098259C" w:rsidRDefault="001C53BD" w:rsidP="001C53BD">
            <w:pPr>
              <w:pStyle w:val="Textkrper-Tabelle"/>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510963" w:rsidRPr="0098259C">
              <w:t xml:space="preserve"> </w:t>
            </w:r>
            <w:r w:rsidR="00510963" w:rsidRPr="0098259C">
              <w:rPr>
                <w:i/>
              </w:rPr>
              <w:t>[</w:t>
            </w:r>
            <w:r w:rsidRPr="0098259C">
              <w:rPr>
                <w:i/>
              </w:rPr>
              <w:t xml:space="preserve">, </w:t>
            </w:r>
            <w:r w:rsidR="009F2AEB" w:rsidRPr="0098259C">
              <w:rPr>
                <w:i/>
              </w:rPr>
              <w:t>for example</w:t>
            </w:r>
            <w:r w:rsidRPr="0098259C">
              <w:rPr>
                <w:i/>
              </w:rPr>
              <w:t xml:space="preserve"> “N.m”</w:t>
            </w:r>
            <w:r w:rsidR="00510963" w:rsidRPr="0098259C">
              <w:rPr>
                <w:i/>
              </w:rPr>
              <w:t>:</w:t>
            </w:r>
            <w:r w:rsidR="009B2B74" w:rsidRPr="0098259C">
              <w:rPr>
                <w:i/>
              </w:rPr>
              <w:t xml:space="preserve"> in this case a </w:t>
            </w:r>
            <w:r w:rsidR="009B2B74" w:rsidRPr="0098259C">
              <w:rPr>
                <w:rStyle w:val="CODE"/>
                <w:i/>
              </w:rPr>
              <w:t xml:space="preserve">Unit.name </w:t>
            </w:r>
            <w:r w:rsidR="00510963" w:rsidRPr="0098259C">
              <w:rPr>
                <w:rStyle w:val="CODE"/>
                <w:i/>
              </w:rPr>
              <w:t xml:space="preserve">= </w:t>
            </w:r>
            <w:r w:rsidR="00510963" w:rsidRPr="0098259C">
              <w:rPr>
                <w:rStyle w:val="CODE"/>
                <w:rFonts w:cs="Courier New"/>
                <w:i/>
              </w:rPr>
              <w:t>"</w:t>
            </w:r>
            <w:r w:rsidR="009B2B74" w:rsidRPr="0098259C">
              <w:rPr>
                <w:rStyle w:val="CODE"/>
                <w:i/>
              </w:rPr>
              <w:t>N.m</w:t>
            </w:r>
            <w:r w:rsidR="00510963" w:rsidRPr="0098259C">
              <w:rPr>
                <w:rStyle w:val="CODE"/>
                <w:rFonts w:cs="Courier New"/>
                <w:i/>
              </w:rPr>
              <w:t>"</w:t>
            </w:r>
            <w:r w:rsidR="009B2B74" w:rsidRPr="0098259C">
              <w:rPr>
                <w:i/>
              </w:rPr>
              <w:t xml:space="preserve"> must be present under UnitDefinitions</w:t>
            </w:r>
            <w:r w:rsidR="00510963" w:rsidRPr="0098259C">
              <w:t>]</w:t>
            </w:r>
            <w:r w:rsidRPr="0098259C">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192E8E24" w:rsidR="001C53BD" w:rsidRPr="0098259C" w:rsidRDefault="001C53BD">
            <w:pPr>
              <w:pStyle w:val="Textkrper-Tabelle"/>
              <w:keepNext/>
              <w:overflowPunct w:val="0"/>
              <w:autoSpaceDE w:val="0"/>
              <w:autoSpaceDN w:val="0"/>
              <w:adjustRightInd w:val="0"/>
              <w:ind w:left="23"/>
              <w:jc w:val="both"/>
              <w:textAlignment w:val="baseline"/>
              <w:outlineLvl w:val="5"/>
              <w:rPr>
                <w:b/>
              </w:rPr>
              <w:pPrChange w:id="1673" w:author="Otter, Martin" w:date="2014-04-24T16:31:00Z">
                <w:pPr>
                  <w:pStyle w:val="Textkrper-Tabelle"/>
                  <w:keepNext/>
                  <w:overflowPunct w:val="0"/>
                  <w:autoSpaceDE w:val="0"/>
                  <w:autoSpaceDN w:val="0"/>
                  <w:adjustRightInd w:val="0"/>
                  <w:ind w:firstLine="227"/>
                  <w:jc w:val="both"/>
                  <w:textAlignment w:val="baseline"/>
                  <w:outlineLvl w:val="5"/>
                </w:pPr>
              </w:pPrChange>
            </w:pPr>
            <w:r w:rsidRPr="0098259C">
              <w:t>Default display unit. The conversion to the “</w:t>
            </w:r>
            <w:r w:rsidRPr="0098259C">
              <w:rPr>
                <w:rStyle w:val="CODE"/>
              </w:rPr>
              <w:t>unit</w:t>
            </w:r>
            <w:r w:rsidRPr="0098259C">
              <w:t>” is defined with the element “</w:t>
            </w:r>
            <w:ins w:id="1674" w:author="Otter, Martin" w:date="2014-04-24T16:31:00Z">
              <w:r w:rsidR="00D33004">
                <w:t>&lt;</w:t>
              </w:r>
            </w:ins>
            <w:r w:rsidRPr="0098259C">
              <w:rPr>
                <w:rStyle w:val="CODE"/>
              </w:rPr>
              <w:t>fmiModelDescription</w:t>
            </w:r>
            <w:ins w:id="1675" w:author="Otter, Martin" w:date="2014-04-15T11:43:00Z">
              <w:r w:rsidR="00477B23">
                <w:rPr>
                  <w:rStyle w:val="CODE"/>
                </w:rPr>
                <w:t>&gt;&lt;</w:t>
              </w:r>
            </w:ins>
            <w:del w:id="1676" w:author="Otter, Martin" w:date="2014-04-15T11:43:00Z">
              <w:r w:rsidRPr="0098259C" w:rsidDel="00477B23">
                <w:rPr>
                  <w:rStyle w:val="CODE"/>
                </w:rPr>
                <w:delText xml:space="preserve"> / </w:delText>
              </w:r>
            </w:del>
            <w:r w:rsidRPr="0098259C">
              <w:rPr>
                <w:rStyle w:val="CODE"/>
              </w:rPr>
              <w:t>UnitDefinitions</w:t>
            </w:r>
            <w:ins w:id="1677" w:author="Otter, Martin" w:date="2014-04-15T11:43:00Z">
              <w:r w:rsidR="00477B23">
                <w:rPr>
                  <w:rStyle w:val="CODE"/>
                </w:rPr>
                <w:t>&gt;</w:t>
              </w:r>
            </w:ins>
            <w:r w:rsidRPr="0098259C">
              <w:t>”. If the corresponding “</w:t>
            </w:r>
            <w:r w:rsidRPr="0098259C">
              <w:rPr>
                <w:rStyle w:val="CODE"/>
              </w:rPr>
              <w:t>displayUnit</w:t>
            </w:r>
            <w:r w:rsidRPr="0098259C">
              <w:t xml:space="preserve">” is not defined </w:t>
            </w:r>
            <w:ins w:id="1678" w:author="Otter, Martin" w:date="2014-03-31T17:44:00Z">
              <w:r w:rsidR="00AD04C4">
                <w:t xml:space="preserve">under </w:t>
              </w:r>
            </w:ins>
            <w:ins w:id="1679" w:author="Otter, Martin" w:date="2014-04-15T11:43:00Z">
              <w:r w:rsidR="00477B23">
                <w:t>&lt;</w:t>
              </w:r>
            </w:ins>
            <w:ins w:id="1680" w:author="Otter, Martin" w:date="2014-03-31T17:44:00Z">
              <w:r w:rsidR="00AD04C4" w:rsidRPr="00AD04C4">
                <w:rPr>
                  <w:rStyle w:val="CODE"/>
                  <w:rPrChange w:id="1681" w:author="Otter, Martin" w:date="2014-03-31T17:44:00Z">
                    <w:rPr/>
                  </w:rPrChange>
                </w:rPr>
                <w:t>UnitDefinitions</w:t>
              </w:r>
            </w:ins>
            <w:ins w:id="1682" w:author="Otter, Martin" w:date="2014-04-15T11:43:00Z">
              <w:r w:rsidR="00477B23">
                <w:rPr>
                  <w:rStyle w:val="CODE"/>
                </w:rPr>
                <w:t>&gt;</w:t>
              </w:r>
            </w:ins>
            <w:ins w:id="1683" w:author="Otter, Martin" w:date="2014-04-24T16:31:00Z">
              <w:r w:rsidR="00D33004">
                <w:rPr>
                  <w:rStyle w:val="CODE"/>
                </w:rPr>
                <w:t xml:space="preserve"> </w:t>
              </w:r>
            </w:ins>
            <w:ins w:id="1684" w:author="Otter, Martin" w:date="2014-04-15T11:43:00Z">
              <w:r w:rsidR="00477B23">
                <w:rPr>
                  <w:rStyle w:val="CODE"/>
                </w:rPr>
                <w:t>&lt;</w:t>
              </w:r>
            </w:ins>
            <w:ins w:id="1685" w:author="Otter, Martin" w:date="2014-03-31T17:49:00Z">
              <w:r w:rsidR="00D107D9">
                <w:rPr>
                  <w:rStyle w:val="CODE"/>
                </w:rPr>
                <w:t>Unit</w:t>
              </w:r>
            </w:ins>
            <w:ins w:id="1686" w:author="Otter, Martin" w:date="2014-04-15T11:43:00Z">
              <w:r w:rsidR="00477B23">
                <w:rPr>
                  <w:rStyle w:val="CODE"/>
                </w:rPr>
                <w:t>&gt;</w:t>
              </w:r>
            </w:ins>
            <w:ins w:id="1687" w:author="Otter, Martin" w:date="2014-04-24T16:31:00Z">
              <w:r w:rsidR="00D33004">
                <w:rPr>
                  <w:rStyle w:val="CODE"/>
                </w:rPr>
                <w:t xml:space="preserve"> </w:t>
              </w:r>
            </w:ins>
            <w:ins w:id="1688" w:author="Otter, Martin" w:date="2014-04-15T11:43:00Z">
              <w:r w:rsidR="00477B23">
                <w:rPr>
                  <w:rStyle w:val="CODE"/>
                </w:rPr>
                <w:t>&lt;</w:t>
              </w:r>
            </w:ins>
            <w:ins w:id="1689" w:author="Otter, Martin" w:date="2014-03-31T17:44:00Z">
              <w:r w:rsidR="00AD04C4" w:rsidRPr="00AD04C4">
                <w:rPr>
                  <w:rStyle w:val="CODE"/>
                  <w:rPrChange w:id="1690" w:author="Otter, Martin" w:date="2014-03-31T17:44:00Z">
                    <w:rPr/>
                  </w:rPrChange>
                </w:rPr>
                <w:t>DisplayUnit</w:t>
              </w:r>
            </w:ins>
            <w:ins w:id="1691" w:author="Otter, Martin" w:date="2014-04-15T11:43:00Z">
              <w:r w:rsidR="00477B23">
                <w:rPr>
                  <w:rStyle w:val="CODE"/>
                </w:rPr>
                <w:t>&gt;</w:t>
              </w:r>
            </w:ins>
            <w:del w:id="1692" w:author="Otter, Martin" w:date="2014-03-31T17:44:00Z">
              <w:r w:rsidRPr="0098259C" w:rsidDel="00AD04C4">
                <w:delText>here</w:delText>
              </w:r>
            </w:del>
            <w:r w:rsidRPr="0098259C">
              <w:t xml:space="preserve">, then </w:t>
            </w:r>
            <w:del w:id="1693" w:author="Otter, Martin" w:date="2014-03-31T17:45:00Z">
              <w:r w:rsidRPr="0098259C" w:rsidDel="00AD04C4">
                <w:delText>“</w:delText>
              </w:r>
              <w:r w:rsidRPr="0098259C" w:rsidDel="00AD04C4">
                <w:rPr>
                  <w:rStyle w:val="CODE"/>
                </w:rPr>
                <w:delText>unit</w:delText>
              </w:r>
              <w:r w:rsidRPr="0098259C" w:rsidDel="00AD04C4">
                <w:delText xml:space="preserve">” is used for input/output and </w:delText>
              </w:r>
            </w:del>
            <w:r w:rsidRPr="0098259C">
              <w:rPr>
                <w:rStyle w:val="CODE"/>
              </w:rPr>
              <w:t>displayUnit</w:t>
            </w:r>
            <w:r w:rsidRPr="0098259C">
              <w:t xml:space="preserve"> is ignored.</w:t>
            </w:r>
            <w:ins w:id="1694" w:author="Otter, Martin" w:date="2014-03-31T17:49:00Z">
              <w:r w:rsidR="00D107D9">
                <w:t xml:space="preserve"> </w:t>
              </w:r>
            </w:ins>
            <w:ins w:id="1695" w:author="Otter, Martin" w:date="2014-03-31T17:50:00Z">
              <w:r w:rsidR="00D107D9">
                <w:t xml:space="preserve">It is an error if </w:t>
              </w:r>
              <w:r w:rsidR="00D107D9" w:rsidRPr="00D107D9">
                <w:rPr>
                  <w:rStyle w:val="CODE"/>
                  <w:rPrChange w:id="1696" w:author="Otter, Martin" w:date="2014-03-31T17:51:00Z">
                    <w:rPr/>
                  </w:rPrChange>
                </w:rPr>
                <w:t>displayUnit</w:t>
              </w:r>
              <w:r w:rsidR="00D107D9">
                <w:t xml:space="preserve"> is defined in element </w:t>
              </w:r>
              <w:r w:rsidR="00D107D9" w:rsidRPr="00D107D9">
                <w:rPr>
                  <w:rStyle w:val="CODE"/>
                  <w:rPrChange w:id="1697" w:author="Otter, Martin" w:date="2014-03-31T17:51:00Z">
                    <w:rPr/>
                  </w:rPrChange>
                </w:rPr>
                <w:t>Real</w:t>
              </w:r>
              <w:r w:rsidR="00D107D9">
                <w:t xml:space="preserve">, but </w:t>
              </w:r>
              <w:r w:rsidR="00D107D9" w:rsidRPr="00D107D9">
                <w:rPr>
                  <w:rStyle w:val="CODE"/>
                  <w:rPrChange w:id="1698" w:author="Otter, Martin" w:date="2014-03-31T17:51:00Z">
                    <w:rPr/>
                  </w:rPrChange>
                </w:rPr>
                <w:t>unit</w:t>
              </w:r>
              <w:r w:rsidR="00D107D9">
                <w:t xml:space="preserve"> is not, or </w:t>
              </w:r>
            </w:ins>
            <w:ins w:id="1699" w:author="Otter, Martin" w:date="2014-03-31T17:52:00Z">
              <w:r w:rsidR="00D107D9" w:rsidRPr="00D107D9">
                <w:rPr>
                  <w:rStyle w:val="CODE"/>
                  <w:rPrChange w:id="1700" w:author="Otter, Martin" w:date="2014-03-31T17:52:00Z">
                    <w:rPr/>
                  </w:rPrChange>
                </w:rPr>
                <w:t>unit</w:t>
              </w:r>
              <w:r w:rsidR="00D107D9">
                <w:t xml:space="preserve"> </w:t>
              </w:r>
            </w:ins>
            <w:ins w:id="1701" w:author="Otter, Martin" w:date="2014-03-31T17:50:00Z">
              <w:r w:rsidR="00D107D9">
                <w:t xml:space="preserve">is not defined under </w:t>
              </w:r>
            </w:ins>
            <w:ins w:id="1702" w:author="Otter, Martin" w:date="2014-04-15T11:44:00Z">
              <w:r w:rsidR="00477B23">
                <w:t>&lt;</w:t>
              </w:r>
            </w:ins>
            <w:ins w:id="1703" w:author="Otter, Martin" w:date="2014-03-31T17:50:00Z">
              <w:r w:rsidR="00D107D9" w:rsidRPr="00D107D9">
                <w:rPr>
                  <w:rStyle w:val="CODE"/>
                  <w:rPrChange w:id="1704" w:author="Otter, Martin" w:date="2014-03-31T17:52:00Z">
                    <w:rPr/>
                  </w:rPrChange>
                </w:rPr>
                <w:t>UnitDefinitions</w:t>
              </w:r>
            </w:ins>
            <w:ins w:id="1705" w:author="Otter, Martin" w:date="2014-04-15T11:44:00Z">
              <w:r w:rsidR="00477B23">
                <w:rPr>
                  <w:rStyle w:val="CODE"/>
                </w:rPr>
                <w:t>&gt;&lt;</w:t>
              </w:r>
            </w:ins>
            <w:ins w:id="1706" w:author="Otter, Martin" w:date="2014-03-31T17:50:00Z">
              <w:r w:rsidR="00D107D9" w:rsidRPr="00D107D9">
                <w:rPr>
                  <w:rStyle w:val="CODE"/>
                  <w:rPrChange w:id="1707" w:author="Otter, Martin" w:date="2014-03-31T17:52:00Z">
                    <w:rPr/>
                  </w:rPrChange>
                </w:rPr>
                <w:t>Unit</w:t>
              </w:r>
            </w:ins>
            <w:ins w:id="1708" w:author="Otter, Martin" w:date="2014-04-15T11:44:00Z">
              <w:r w:rsidR="00477B23">
                <w:rPr>
                  <w:rStyle w:val="CODE"/>
                </w:rPr>
                <w:t>&gt;</w:t>
              </w:r>
            </w:ins>
            <w:ins w:id="1709" w:author="Otter, Martin" w:date="2014-03-31T17:50:00Z">
              <w:r w:rsidR="00D107D9">
                <w:t>.</w:t>
              </w:r>
            </w:ins>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77777777" w:rsidR="001C53BD" w:rsidRPr="0098259C" w:rsidRDefault="001C53BD" w:rsidP="001C53BD">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 “</w:t>
            </w:r>
            <w:r w:rsidRPr="0098259C">
              <w:rPr>
                <w:rStyle w:val="CODE"/>
              </w:rPr>
              <w:t>displayUnit</w:t>
            </w:r>
            <w:r w:rsidRPr="0098259C">
              <w:t>” must be ignored (</w:t>
            </w:r>
            <w:r w:rsidR="000061EF" w:rsidRPr="0098259C">
              <w:t xml:space="preserve">for example </w:t>
            </w:r>
            <w:r w:rsidRPr="0098259C">
              <w:t>10 degree Celsius = 10 Kelvin if “</w:t>
            </w:r>
            <w:r w:rsidRPr="0098259C">
              <w:rPr>
                <w:rStyle w:val="CODE"/>
              </w:rPr>
              <w:t>relativeQuantity = true</w:t>
            </w:r>
            <w:r w:rsidRPr="0098259C">
              <w:t>” and not 283</w:t>
            </w:r>
            <w:proofErr w:type="gramStart"/>
            <w:r w:rsidR="006E58AB" w:rsidRPr="0098259C">
              <w:t>,15</w:t>
            </w:r>
            <w:proofErr w:type="gramEnd"/>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77777777"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proofErr w:type="gramStart"/>
            <w:r w:rsidR="00220C29" w:rsidRPr="00220C29">
              <w:t>an information</w:t>
            </w:r>
            <w:proofErr w:type="gramEnd"/>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7777777"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proofErr w:type="gramStart"/>
            <w:r w:rsidR="00220C29" w:rsidRPr="00220C29">
              <w:t>an information</w:t>
            </w:r>
            <w:proofErr w:type="gramEnd"/>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77777777" w:rsidR="00D900E6"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77777777" w:rsidR="0090064E" w:rsidRPr="0098259C" w:rsidRDefault="00D900E6" w:rsidP="000A6219">
            <w:pPr>
              <w:pStyle w:val="Textkrper-Tabelle"/>
            </w:pPr>
            <w:proofErr w:type="gramStart"/>
            <w:r>
              <w:rPr>
                <w:i/>
              </w:rPr>
              <w:t>where</w:t>
            </w:r>
            <w:proofErr w:type="gramEnd"/>
            <w:r>
              <w:rPr>
                <w:i/>
              </w:rPr>
              <w:t xml:space="preserve"> </w:t>
            </w:r>
            <w:r w:rsidRPr="00D900E6">
              <w:rPr>
                <w:rStyle w:val="CODE"/>
              </w:rPr>
              <w:t>tolerance</w:t>
            </w:r>
            <w:r>
              <w:rPr>
                <w:i/>
              </w:rPr>
              <w:t xml:space="preserve"> is, e.g.,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85465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77777777" w:rsidR="005C055F" w:rsidRPr="0098259C" w:rsidRDefault="005C055F" w:rsidP="005C055F">
            <w:pPr>
              <w:pStyle w:val="Textkrper-Tabelle"/>
            </w:pPr>
            <w:r>
              <w:t xml:space="preserve">If true, indicates </w:t>
            </w:r>
            <w:r w:rsidR="00643265">
              <w:t>that the variable</w:t>
            </w:r>
            <w:r>
              <w:t xml:space="preserve"> get</w:t>
            </w:r>
            <w:r w:rsidR="00643265">
              <w:t>s</w:t>
            </w:r>
            <w:r>
              <w:t xml:space="preserve"> during time integration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7E592E98" w:rsidR="001C53BD" w:rsidRPr="0098259C" w:rsidRDefault="001C53BD" w:rsidP="00166878">
            <w:pPr>
              <w:pStyle w:val="Textkrper-Tabelle"/>
              <w:rPr>
                <w:rStyle w:val="FormatvorlageArial"/>
              </w:rPr>
            </w:pPr>
            <w:r w:rsidRPr="0098259C">
              <w:rPr>
                <w:rStyle w:val="FormatvorlageArial"/>
              </w:rPr>
              <w:t>Items of an enumeration 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ins w:id="1710" w:author="Otter, Martin" w:date="2014-03-31T17:15:00Z">
              <w:r w:rsidR="00166878">
                <w:rPr>
                  <w:rStyle w:val="FormatvorlageArial"/>
                </w:rPr>
                <w:t xml:space="preserve"> An </w:t>
              </w:r>
              <w:r w:rsidR="00166878" w:rsidRPr="00166878">
                <w:rPr>
                  <w:rStyle w:val="CODE"/>
                  <w:rPrChange w:id="1711" w:author="Otter, Martin" w:date="2014-03-31T17:16:00Z">
                    <w:rPr>
                      <w:rStyle w:val="FormatvorlageArial"/>
                    </w:rPr>
                  </w:rPrChange>
                </w:rPr>
                <w:t>Enumeration</w:t>
              </w:r>
              <w:r w:rsidR="00166878">
                <w:rPr>
                  <w:rStyle w:val="FormatvorlageArial"/>
                </w:rPr>
                <w:t xml:space="preserve"> element must have at least one </w:t>
              </w:r>
              <w:r w:rsidR="00166878" w:rsidRPr="00166878">
                <w:rPr>
                  <w:rStyle w:val="CODE"/>
                  <w:rPrChange w:id="1712" w:author="Otter, Martin" w:date="2014-03-31T17:16:00Z">
                    <w:rPr>
                      <w:rStyle w:val="FormatvorlageArial"/>
                    </w:rPr>
                  </w:rPrChange>
                </w:rPr>
                <w:t>Item</w:t>
              </w:r>
            </w:ins>
            <w:ins w:id="1713" w:author="Otter, Martin" w:date="2014-03-31T17:16:00Z">
              <w:r w:rsidR="00166878">
                <w:rPr>
                  <w:rStyle w:val="FormatvorlageArial"/>
                </w:rPr>
                <w:t>.</w:t>
              </w:r>
            </w:ins>
          </w:p>
        </w:tc>
      </w:tr>
    </w:tbl>
    <w:p w14:paraId="1A95DB2A" w14:textId="629819CF" w:rsidR="00220C29" w:rsidRPr="005E26FE" w:rsidRDefault="00220C29" w:rsidP="00220C29">
      <w:pPr>
        <w:pStyle w:val="Textkrper"/>
        <w:rPr>
          <w:i/>
          <w:lang w:eastAsia="de-DE"/>
        </w:rPr>
      </w:pPr>
      <w:bookmarkStart w:id="1714" w:name="_Ref289707490"/>
      <w:r w:rsidRPr="00021D03">
        <w:rPr>
          <w:lang w:eastAsia="de-DE"/>
        </w:rPr>
        <w:lastRenderedPageBreak/>
        <w:t>[A</w:t>
      </w:r>
      <w:r w:rsidRPr="00021D03">
        <w:rPr>
          <w:i/>
          <w:lang w:eastAsia="de-DE"/>
        </w:rPr>
        <w:t>ttributes „min</w:t>
      </w:r>
      <w:proofErr w:type="gramStart"/>
      <w:r w:rsidRPr="00021D03">
        <w:rPr>
          <w:i/>
          <w:lang w:eastAsia="de-DE"/>
        </w:rPr>
        <w:t>“ and</w:t>
      </w:r>
      <w:proofErr w:type="gramEnd"/>
      <w:r w:rsidRPr="00021D03">
        <w:rPr>
          <w:i/>
          <w:lang w:eastAsia="de-DE"/>
        </w:rPr>
        <w:t xml:space="preserve"> „max“ can be set for variables of type Real, Integer or Enumeration. The question is how </w:t>
      </w:r>
      <w:del w:id="1715" w:author="Otter, Martin" w:date="2014-04-09T11:00:00Z">
        <w:r w:rsidRPr="00021D03" w:rsidDel="00140C25">
          <w:rPr>
            <w:i/>
            <w:lang w:eastAsia="de-DE"/>
          </w:rPr>
          <w:delText>fmi</w:delText>
        </w:r>
      </w:del>
      <w:ins w:id="1716" w:author="Otter, Martin" w:date="2014-04-09T11:00:00Z">
        <w:r w:rsidR="00140C25">
          <w:rPr>
            <w:i/>
            <w:lang w:eastAsia="de-DE"/>
          </w:rPr>
          <w:t>fmi2</w:t>
        </w:r>
      </w:ins>
      <w:r w:rsidRPr="00021D03">
        <w:rPr>
          <w:i/>
          <w:lang w:eastAsia="de-DE"/>
        </w:rPr>
        <w:t xml:space="preserve">SetReal, </w:t>
      </w:r>
      <w:del w:id="1717" w:author="Otter, Martin" w:date="2014-04-09T11:00:00Z">
        <w:r w:rsidRPr="00021D03" w:rsidDel="00140C25">
          <w:rPr>
            <w:i/>
            <w:lang w:eastAsia="de-DE"/>
          </w:rPr>
          <w:delText>fmi</w:delText>
        </w:r>
      </w:del>
      <w:ins w:id="1718" w:author="Otter, Martin" w:date="2014-04-09T11:00:00Z">
        <w:r w:rsidR="00140C25">
          <w:rPr>
            <w:i/>
            <w:lang w:eastAsia="de-DE"/>
          </w:rPr>
          <w:t>fmi2</w:t>
        </w:r>
      </w:ins>
      <w:r w:rsidRPr="00021D03">
        <w:rPr>
          <w:i/>
          <w:lang w:eastAsia="de-DE"/>
        </w:rPr>
        <w:t xml:space="preserve">SetInteger, </w:t>
      </w:r>
      <w:del w:id="1719" w:author="Otter, Martin" w:date="2014-04-09T11:00:00Z">
        <w:r w:rsidRPr="00021D03" w:rsidDel="00140C25">
          <w:rPr>
            <w:i/>
            <w:lang w:eastAsia="de-DE"/>
          </w:rPr>
          <w:delText>fmi</w:delText>
        </w:r>
      </w:del>
      <w:ins w:id="1720" w:author="Otter, Martin" w:date="2014-04-09T11:00:00Z">
        <w:r w:rsidR="00140C25">
          <w:rPr>
            <w:i/>
            <w:lang w:eastAsia="de-DE"/>
          </w:rPr>
          <w:t>fmi2</w:t>
        </w:r>
      </w:ins>
      <w:r w:rsidRPr="00021D03">
        <w:rPr>
          <w:i/>
          <w:lang w:eastAsia="de-DE"/>
        </w:rPr>
        <w:t xml:space="preserve">GetReal, </w:t>
      </w:r>
      <w:del w:id="1721" w:author="Otter, Martin" w:date="2014-04-09T11:00:00Z">
        <w:r w:rsidRPr="00021D03" w:rsidDel="00140C25">
          <w:rPr>
            <w:i/>
            <w:lang w:eastAsia="de-DE"/>
          </w:rPr>
          <w:delText>fmi</w:delText>
        </w:r>
      </w:del>
      <w:ins w:id="1722" w:author="Otter, Martin" w:date="2014-04-09T11:00:00Z">
        <w:r w:rsidR="00140C25">
          <w:rPr>
            <w:i/>
            <w:lang w:eastAsia="de-DE"/>
          </w:rPr>
          <w:t>fmi2</w:t>
        </w:r>
      </w:ins>
      <w:r w:rsidRPr="00021D03">
        <w:rPr>
          <w:i/>
          <w:lang w:eastAsia="de-DE"/>
        </w:rPr>
        <w:t xml:space="preserve">GetInteger shall utilize this definition. </w:t>
      </w:r>
      <w:r w:rsidRPr="005E26FE">
        <w:rPr>
          <w:i/>
          <w:lang w:eastAsia="de-DE"/>
        </w:rPr>
        <w:t>There are several conflicting requirements:</w:t>
      </w:r>
    </w:p>
    <w:p w14:paraId="0205AD5C" w14:textId="77777777" w:rsidR="00220C29" w:rsidRPr="00021D03" w:rsidRDefault="00220C29" w:rsidP="00220C29">
      <w:pPr>
        <w:pStyle w:val="BulletItemFirst"/>
        <w:rPr>
          <w:i/>
          <w:lang w:eastAsia="de-DE"/>
        </w:rPr>
      </w:pPr>
      <w:r w:rsidRPr="00021D03">
        <w:rPr>
          <w:i/>
          <w:lang w:eastAsia="de-DE"/>
        </w:rPr>
        <w:t>Avoiding forbidden regions (e.g. if „u</w:t>
      </w:r>
      <w:proofErr w:type="gramStart"/>
      <w:r w:rsidRPr="00021D03">
        <w:rPr>
          <w:i/>
          <w:lang w:eastAsia="de-DE"/>
        </w:rPr>
        <w:t>“ is</w:t>
      </w:r>
      <w:proofErr w:type="gramEnd"/>
      <w:r w:rsidRPr="00021D03">
        <w:rPr>
          <w:i/>
          <w:lang w:eastAsia="de-DE"/>
        </w:rPr>
        <w:t xml:space="preserve"> an input and „sqrt(u)“ is computed in the FMU, min=0 on „u“ shall guarantee that only values of „u“ in the allowed regions are provided).</w:t>
      </w:r>
    </w:p>
    <w:p w14:paraId="2ED85766" w14:textId="002312FD" w:rsidR="00220C29" w:rsidRPr="00021D03" w:rsidRDefault="00220C29" w:rsidP="00220C29">
      <w:pPr>
        <w:pStyle w:val="BulletItemFirs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del w:id="1723" w:author="Otter, Martin" w:date="2014-04-09T11:00:00Z">
        <w:r w:rsidRPr="00021D03" w:rsidDel="00140C25">
          <w:rPr>
            <w:i/>
            <w:lang w:eastAsia="de-DE"/>
          </w:rPr>
          <w:delText>fmi</w:delText>
        </w:r>
      </w:del>
      <w:ins w:id="1724" w:author="Otter, Martin" w:date="2014-04-09T11:00:00Z">
        <w:r w:rsidR="00140C25">
          <w:rPr>
            <w:i/>
            <w:lang w:eastAsia="de-DE"/>
          </w:rPr>
          <w:t>fmi2</w:t>
        </w:r>
      </w:ins>
      <w:r w:rsidRPr="00021D03">
        <w:rPr>
          <w:i/>
          <w:lang w:eastAsia="de-DE"/>
        </w:rPr>
        <w:t>GetReal during an iteration of such a solver might return values that are not in the defined min/max region. After the iteration is finalized, it is only guaranteed that a value is within its bounds upto a certain numerical precision.</w:t>
      </w:r>
    </w:p>
    <w:p w14:paraId="3C9DA7A5" w14:textId="77777777" w:rsidR="00220C29" w:rsidRPr="00021D03" w:rsidRDefault="00220C29" w:rsidP="00220C29">
      <w:pPr>
        <w:pStyle w:val="BulletItemFirst"/>
        <w:rPr>
          <w:i/>
          <w:lang w:eastAsia="de-DE"/>
        </w:rPr>
      </w:pPr>
      <w:r w:rsidRPr="00021D03">
        <w:rPr>
          <w:i/>
          <w:lang w:eastAsia="de-DE"/>
        </w:rPr>
        <w:t>In debug mode checks on min/max should be performed. For maximum performance on a real-time system the checks might not be performed.</w:t>
      </w:r>
    </w:p>
    <w:p w14:paraId="07352948" w14:textId="5C9C36E5"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proofErr w:type="gramStart"/>
      <w:r w:rsidRPr="008713CD">
        <w:rPr>
          <w:i/>
        </w:rPr>
        <w:t>an information</w:t>
      </w:r>
      <w:proofErr w:type="gramEnd"/>
      <w:r w:rsidRPr="008713CD">
        <w:rPr>
          <w:i/>
        </w:rPr>
        <w:t xml:space="preserve">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del w:id="1725" w:author="Otter, Martin" w:date="2014-04-09T11:00:00Z">
        <w:r w:rsidRPr="00021D03" w:rsidDel="00140C25">
          <w:rPr>
            <w:i/>
            <w:lang w:eastAsia="de-DE"/>
          </w:rPr>
          <w:delText>fmi</w:delText>
        </w:r>
      </w:del>
      <w:ins w:id="1726" w:author="Otter, Martin" w:date="2014-04-09T11:00:00Z">
        <w:r w:rsidR="00140C25">
          <w:rPr>
            <w:i/>
            <w:lang w:eastAsia="de-DE"/>
          </w:rPr>
          <w:t>fmi2</w:t>
        </w:r>
      </w:ins>
      <w:r w:rsidRPr="00021D03">
        <w:rPr>
          <w:i/>
          <w:lang w:eastAsia="de-DE"/>
        </w:rPr>
        <w:t>Error, or the FMU is able to handle this situation in other ways.</w:t>
      </w:r>
    </w:p>
    <w:p w14:paraId="1D7D5572" w14:textId="77777777" w:rsidR="00220C29" w:rsidRPr="00021D03" w:rsidRDefault="00220C29" w:rsidP="00220C29">
      <w:pPr>
        <w:pStyle w:val="BulletItemFirst"/>
        <w:rPr>
          <w:i/>
          <w:lang w:eastAsia="de-DE"/>
        </w:rPr>
      </w:pPr>
    </w:p>
    <w:p w14:paraId="6C43C948" w14:textId="77777777" w:rsidR="00220C29" w:rsidRPr="00021D03" w:rsidRDefault="00220C29" w:rsidP="00220C29">
      <w:pPr>
        <w:pStyle w:val="BulletItemFirst"/>
        <w:rPr>
          <w:i/>
          <w:lang w:eastAsia="de-DE"/>
        </w:rPr>
      </w:pPr>
      <w:r w:rsidRPr="00021D03">
        <w:rPr>
          <w:i/>
          <w:lang w:eastAsia="de-DE"/>
        </w:rPr>
        <w:t>If the FMU is generated so that min/max shall be checked whenever meaningful (e.g. for debug purposes) then the following strategy should be used:</w:t>
      </w:r>
    </w:p>
    <w:p w14:paraId="7F8DCB4F" w14:textId="52503E5B" w:rsidR="00220C29" w:rsidRPr="00021D03" w:rsidRDefault="00220C29" w:rsidP="00220C29">
      <w:pPr>
        <w:pStyle w:val="Textkrper"/>
        <w:rPr>
          <w:i/>
          <w:lang w:eastAsia="de-DE"/>
        </w:rPr>
      </w:pPr>
      <w:r w:rsidRPr="00021D03">
        <w:rPr>
          <w:i/>
          <w:lang w:eastAsia="de-DE"/>
        </w:rPr>
        <w:t xml:space="preserve">If </w:t>
      </w:r>
      <w:del w:id="1727" w:author="Otter, Martin" w:date="2014-04-09T11:00:00Z">
        <w:r w:rsidRPr="008713CD" w:rsidDel="00140C25">
          <w:rPr>
            <w:rStyle w:val="CODE"/>
          </w:rPr>
          <w:delText>fmi</w:delText>
        </w:r>
      </w:del>
      <w:ins w:id="1728" w:author="Otter, Martin" w:date="2014-04-09T11:00:00Z">
        <w:r w:rsidR="00140C25">
          <w:rPr>
            <w:rStyle w:val="CODE"/>
          </w:rPr>
          <w:t>fmi2</w:t>
        </w:r>
      </w:ins>
      <w:r w:rsidRPr="008713CD">
        <w:rPr>
          <w:rStyle w:val="CODE"/>
        </w:rPr>
        <w:t>SetReal</w:t>
      </w:r>
      <w:r w:rsidRPr="00021D03">
        <w:rPr>
          <w:i/>
          <w:lang w:eastAsia="de-DE"/>
        </w:rPr>
        <w:t xml:space="preserve"> or </w:t>
      </w:r>
      <w:del w:id="1729" w:author="Otter, Martin" w:date="2014-04-09T11:00:00Z">
        <w:r w:rsidRPr="008713CD" w:rsidDel="00140C25">
          <w:rPr>
            <w:rStyle w:val="CODE"/>
          </w:rPr>
          <w:delText>fmi</w:delText>
        </w:r>
      </w:del>
      <w:ins w:id="1730" w:author="Otter, Martin" w:date="2014-04-09T11:00:00Z">
        <w:r w:rsidR="00140C25">
          <w:rPr>
            <w:rStyle w:val="CODE"/>
          </w:rPr>
          <w:t>fmi2</w:t>
        </w:r>
      </w:ins>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0666DBEA" w:rsidR="00220C29" w:rsidRPr="00021D03" w:rsidRDefault="00220C29" w:rsidP="006E60E6">
      <w:pPr>
        <w:pStyle w:val="Textkrper"/>
        <w:numPr>
          <w:ilvl w:val="0"/>
          <w:numId w:val="19"/>
        </w:numPr>
        <w:rPr>
          <w:i/>
          <w:lang w:eastAsia="de-DE"/>
        </w:rPr>
      </w:pPr>
      <w:r w:rsidRPr="00021D03">
        <w:rPr>
          <w:i/>
          <w:lang w:eastAsia="de-DE"/>
        </w:rPr>
        <w:t xml:space="preserve">On a fixed or tunable parameter </w:t>
      </w:r>
      <w:del w:id="1731" w:author="Otter, Martin" w:date="2014-04-09T11:00:00Z">
        <w:r w:rsidRPr="008713CD" w:rsidDel="00140C25">
          <w:rPr>
            <w:rStyle w:val="CODE"/>
          </w:rPr>
          <w:delText>fmi</w:delText>
        </w:r>
      </w:del>
      <w:ins w:id="1732" w:author="Otter, Martin" w:date="2014-04-09T11:00:00Z">
        <w:r w:rsidR="00140C25">
          <w:rPr>
            <w:rStyle w:val="CODE"/>
          </w:rPr>
          <w:t>fmi2</w:t>
        </w:r>
      </w:ins>
      <w:r w:rsidRPr="008713CD">
        <w:rPr>
          <w:rStyle w:val="CODE"/>
        </w:rPr>
        <w:t>Status</w:t>
      </w:r>
      <w:r w:rsidRPr="00021D03">
        <w:rPr>
          <w:lang w:eastAsia="de-DE"/>
        </w:rPr>
        <w:t xml:space="preserve"> = </w:t>
      </w:r>
      <w:del w:id="1733" w:author="Otter, Martin" w:date="2014-04-09T11:00:00Z">
        <w:r w:rsidRPr="008713CD" w:rsidDel="00140C25">
          <w:rPr>
            <w:rStyle w:val="CODE"/>
          </w:rPr>
          <w:delText>fmi</w:delText>
        </w:r>
      </w:del>
      <w:ins w:id="1734" w:author="Otter, Martin" w:date="2014-04-09T11:00:00Z">
        <w:r w:rsidR="00140C25">
          <w:rPr>
            <w:rStyle w:val="CODE"/>
          </w:rPr>
          <w:t>fmi2</w:t>
        </w:r>
      </w:ins>
      <w:r w:rsidRPr="008713CD">
        <w:rPr>
          <w:rStyle w:val="CODE"/>
        </w:rPr>
        <w:t>Discard</w:t>
      </w:r>
      <w:r w:rsidRPr="00021D03">
        <w:rPr>
          <w:i/>
          <w:lang w:eastAsia="de-DE"/>
        </w:rPr>
        <w:t xml:space="preserve"> is returned.</w:t>
      </w:r>
    </w:p>
    <w:p w14:paraId="6D0FD1F5" w14:textId="2EC03F89"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del w:id="1735" w:author="Otter, Martin" w:date="2014-04-09T11:00:00Z">
        <w:r w:rsidRPr="008713CD" w:rsidDel="00140C25">
          <w:rPr>
            <w:rStyle w:val="CODE"/>
          </w:rPr>
          <w:delText>fmi</w:delText>
        </w:r>
      </w:del>
      <w:ins w:id="1736" w:author="Otter, Martin" w:date="2014-04-09T11:00:00Z">
        <w:r w:rsidR="00140C25">
          <w:rPr>
            <w:rStyle w:val="CODE"/>
          </w:rPr>
          <w:t>fmi2</w:t>
        </w:r>
      </w:ins>
      <w:r w:rsidRPr="008713CD">
        <w:rPr>
          <w:rStyle w:val="CODE"/>
        </w:rPr>
        <w:t>Status</w:t>
      </w:r>
      <w:r w:rsidRPr="00021D03">
        <w:rPr>
          <w:lang w:eastAsia="de-DE"/>
        </w:rPr>
        <w:t xml:space="preserve"> = </w:t>
      </w:r>
      <w:del w:id="1737" w:author="Otter, Martin" w:date="2014-04-09T11:00:00Z">
        <w:r w:rsidRPr="008713CD" w:rsidDel="00140C25">
          <w:rPr>
            <w:rStyle w:val="CODE"/>
          </w:rPr>
          <w:delText>fmi</w:delText>
        </w:r>
      </w:del>
      <w:ins w:id="1738" w:author="Otter, Martin" w:date="2014-04-09T11:00:00Z">
        <w:r w:rsidR="00140C25">
          <w:rPr>
            <w:rStyle w:val="CODE"/>
          </w:rPr>
          <w:t>fmi2</w:t>
        </w:r>
      </w:ins>
      <w:r w:rsidRPr="008713CD">
        <w:rPr>
          <w:rStyle w:val="CODE"/>
        </w:rPr>
        <w:t>Discard</w:t>
      </w:r>
      <w:r w:rsidRPr="00021D03">
        <w:rPr>
          <w:i/>
          <w:lang w:eastAsia="de-DE"/>
        </w:rPr>
        <w:t xml:space="preserve">, in other situations it may return </w:t>
      </w:r>
      <w:del w:id="1739" w:author="Otter, Martin" w:date="2014-04-09T11:00:00Z">
        <w:r w:rsidRPr="008713CD" w:rsidDel="00140C25">
          <w:rPr>
            <w:rStyle w:val="CODE"/>
          </w:rPr>
          <w:delText>fmi</w:delText>
        </w:r>
      </w:del>
      <w:ins w:id="1740" w:author="Otter, Martin" w:date="2014-04-09T11:00:00Z">
        <w:r w:rsidR="00140C25">
          <w:rPr>
            <w:rStyle w:val="CODE"/>
          </w:rPr>
          <w:t>fmi2</w:t>
        </w:r>
      </w:ins>
      <w:r w:rsidRPr="008713CD">
        <w:rPr>
          <w:rStyle w:val="CODE"/>
        </w:rPr>
        <w:t>Warning</w:t>
      </w:r>
      <w:r w:rsidRPr="00021D03">
        <w:rPr>
          <w:i/>
          <w:lang w:eastAsia="de-DE"/>
        </w:rPr>
        <w:t xml:space="preserve"> or </w:t>
      </w:r>
      <w:del w:id="1741" w:author="Otter, Martin" w:date="2014-04-09T11:00:00Z">
        <w:r w:rsidRPr="008713CD" w:rsidDel="00140C25">
          <w:rPr>
            <w:rStyle w:val="CODE"/>
          </w:rPr>
          <w:delText>fmi</w:delText>
        </w:r>
      </w:del>
      <w:ins w:id="1742" w:author="Otter, Martin" w:date="2014-04-09T11:00:00Z">
        <w:r w:rsidR="00140C25">
          <w:rPr>
            <w:rStyle w:val="CODE"/>
          </w:rPr>
          <w:t>fmi2</w:t>
        </w:r>
      </w:ins>
      <w:r w:rsidRPr="008713CD">
        <w:rPr>
          <w:rStyle w:val="CODE"/>
        </w:rPr>
        <w:t>Error</w:t>
      </w:r>
      <w:r w:rsidRPr="00021D03">
        <w:rPr>
          <w:i/>
          <w:lang w:eastAsia="de-DE"/>
        </w:rPr>
        <w:t xml:space="preserve">, or </w:t>
      </w:r>
      <w:del w:id="1743" w:author="Otter, Martin" w:date="2014-04-09T11:00:00Z">
        <w:r w:rsidRPr="008713CD" w:rsidDel="00140C25">
          <w:rPr>
            <w:rStyle w:val="CODE"/>
          </w:rPr>
          <w:delText>fmi</w:delText>
        </w:r>
      </w:del>
      <w:ins w:id="1744" w:author="Otter, Martin" w:date="2014-04-09T11:00:00Z">
        <w:r w:rsidR="00140C25">
          <w:rPr>
            <w:rStyle w:val="CODE"/>
          </w:rPr>
          <w:t>fmi2</w:t>
        </w:r>
      </w:ins>
      <w:r w:rsidRPr="008713CD">
        <w:rPr>
          <w:rStyle w:val="CODE"/>
        </w:rPr>
        <w:t>OK</w:t>
      </w:r>
      <w:r w:rsidRPr="00021D03">
        <w:rPr>
          <w:i/>
          <w:lang w:eastAsia="de-DE"/>
        </w:rPr>
        <w:t>, if it is uncritical).</w:t>
      </w:r>
    </w:p>
    <w:p w14:paraId="12F68749" w14:textId="205226CA"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del w:id="1745" w:author="Otter, Martin" w:date="2014-04-09T11:00:00Z">
        <w:r w:rsidRPr="008713CD" w:rsidDel="00140C25">
          <w:rPr>
            <w:rStyle w:val="CODE"/>
            <w:i/>
          </w:rPr>
          <w:delText>fmi</w:delText>
        </w:r>
      </w:del>
      <w:ins w:id="1746" w:author="Otter, Martin" w:date="2014-04-09T11:00:00Z">
        <w:r w:rsidR="00140C25">
          <w:rPr>
            <w:rStyle w:val="CODE"/>
            <w:i/>
          </w:rPr>
          <w:t>fmi2</w:t>
        </w:r>
      </w:ins>
      <w:r w:rsidRPr="008713CD">
        <w:rPr>
          <w:rStyle w:val="CODE"/>
          <w:i/>
        </w:rPr>
        <w:t>GetInteger</w:t>
      </w:r>
      <w:r w:rsidRPr="00021D03">
        <w:rPr>
          <w:i/>
          <w:lang w:eastAsia="de-DE"/>
        </w:rPr>
        <w:t xml:space="preserve"> returns values in the defined range.</w:t>
      </w:r>
    </w:p>
    <w:p w14:paraId="16B0C8EC" w14:textId="0AA6D9D2" w:rsidR="00220C29" w:rsidRPr="008713CD" w:rsidRDefault="00220C29" w:rsidP="00220C29">
      <w:pPr>
        <w:pStyle w:val="Textkrper"/>
        <w:rPr>
          <w:i/>
        </w:rPr>
      </w:pPr>
      <w:r w:rsidRPr="00021D03">
        <w:rPr>
          <w:i/>
          <w:lang w:eastAsia="de-DE"/>
        </w:rPr>
        <w:t xml:space="preserve">If an FMU defines min/max values for Reals, then the expected behavior of the FMU is that </w:t>
      </w:r>
      <w:del w:id="1747" w:author="Otter, Martin" w:date="2014-04-09T11:00:00Z">
        <w:r w:rsidRPr="008713CD" w:rsidDel="00140C25">
          <w:rPr>
            <w:rStyle w:val="CODE"/>
            <w:i/>
          </w:rPr>
          <w:delText>fmi</w:delText>
        </w:r>
      </w:del>
      <w:ins w:id="1748" w:author="Otter, Martin" w:date="2014-04-09T11:00:00Z">
        <w:r w:rsidR="00140C25">
          <w:rPr>
            <w:rStyle w:val="CODE"/>
            <w:i/>
          </w:rPr>
          <w:t>fmi2</w:t>
        </w:r>
      </w:ins>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p>
    <w:p w14:paraId="1718D191" w14:textId="77777777" w:rsidR="00220C29" w:rsidRDefault="00220C29" w:rsidP="00220C29">
      <w:pPr>
        <w:pStyle w:val="BulletItemFirst"/>
      </w:pPr>
      <w:r>
        <w:rPr>
          <w:lang w:val="de-DE" w:eastAsia="de-DE"/>
        </w:rPr>
        <w:t>]</w:t>
      </w:r>
    </w:p>
    <w:p w14:paraId="245C15C3" w14:textId="77777777" w:rsidR="0065491B" w:rsidRDefault="0065491B">
      <w:pPr>
        <w:spacing w:line="240" w:lineRule="auto"/>
        <w:rPr>
          <w:ins w:id="1749" w:author="Otter, Martin" w:date="2014-04-25T18:07:00Z"/>
          <w:b/>
          <w:iCs/>
          <w:spacing w:val="4"/>
        </w:rPr>
      </w:pPr>
      <w:bookmarkStart w:id="1750" w:name="_Ref348900361"/>
      <w:bookmarkStart w:id="1751" w:name="_Ref348900508"/>
      <w:ins w:id="1752" w:author="Otter, Martin" w:date="2014-04-25T18:07:00Z">
        <w:r>
          <w:br w:type="page"/>
        </w:r>
      </w:ins>
    </w:p>
    <w:p w14:paraId="2E2C5442" w14:textId="703E62AA" w:rsidR="00BD0956" w:rsidRPr="0098259C" w:rsidRDefault="00A51269" w:rsidP="00BD0956">
      <w:pPr>
        <w:pStyle w:val="berschrift3"/>
      </w:pPr>
      <w:bookmarkStart w:id="1753" w:name="_Toc393466399"/>
      <w:r w:rsidRPr="0098259C">
        <w:lastRenderedPageBreak/>
        <w:t>Definition of Log C</w:t>
      </w:r>
      <w:r w:rsidR="002C5A1B">
        <w:t>ategories (</w:t>
      </w:r>
      <w:r w:rsidR="00BD0956" w:rsidRPr="0098259C">
        <w:t>LogCategories)</w:t>
      </w:r>
      <w:bookmarkEnd w:id="1714"/>
      <w:bookmarkEnd w:id="1750"/>
      <w:bookmarkEnd w:id="1751"/>
      <w:bookmarkEnd w:id="1753"/>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ins w:id="1754" w:author="Otter, Martin" w:date="2014-04-15T11:45:00Z">
        <w:r>
          <w:rPr>
            <w:noProof/>
            <w:lang w:eastAsia="en-US"/>
          </w:rPr>
          <w:drawing>
            <wp:inline distT="0" distB="0" distL="0" distR="0" wp14:anchorId="7D9906C8" wp14:editId="72A62668">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66667" cy="2171429"/>
                      </a:xfrm>
                      <a:prstGeom prst="rect">
                        <a:avLst/>
                      </a:prstGeom>
                    </pic:spPr>
                  </pic:pic>
                </a:graphicData>
              </a:graphic>
            </wp:inline>
          </w:drawing>
        </w:r>
      </w:ins>
    </w:p>
    <w:p w14:paraId="7736AF38" w14:textId="46BC39AB" w:rsidR="00E970A6" w:rsidRDefault="00BD0956" w:rsidP="008A391E">
      <w:pPr>
        <w:pStyle w:val="Textkrper"/>
        <w:spacing w:after="120"/>
        <w:rPr>
          <w:ins w:id="1755" w:author="Otter, Martin" w:date="2014-04-04T12:25:00Z"/>
        </w:rPr>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854655">
        <w:t>2.1.5</w:t>
      </w:r>
      <w:r w:rsidR="00654544" w:rsidRPr="0098259C">
        <w:fldChar w:fldCharType="end"/>
      </w:r>
      <w:r w:rsidR="00654544" w:rsidRPr="0098259C">
        <w:t xml:space="preserve">. A tool is free to use any normalizedString for a category value. </w:t>
      </w:r>
      <w:ins w:id="1756" w:author="Otter, Martin" w:date="2014-04-15T11:45:00Z">
        <w:r w:rsidR="00477B23">
          <w:t>The “</w:t>
        </w:r>
        <w:r w:rsidR="00477B23" w:rsidRPr="00477B23">
          <w:rPr>
            <w:rStyle w:val="CODE"/>
            <w:rPrChange w:id="1757" w:author="Otter, Martin" w:date="2014-04-15T11:46:00Z">
              <w:rPr/>
            </w:rPrChange>
          </w:rPr>
          <w:t>name</w:t>
        </w:r>
        <w:r w:rsidR="00477B23">
          <w:t>” attribute of “</w:t>
        </w:r>
        <w:r w:rsidR="00477B23" w:rsidRPr="00477B23">
          <w:rPr>
            <w:rStyle w:val="CODE"/>
            <w:rPrChange w:id="1758" w:author="Otter, Martin" w:date="2014-04-15T11:46:00Z">
              <w:rPr/>
            </w:rPrChange>
          </w:rPr>
          <w:t>Cate</w:t>
        </w:r>
      </w:ins>
      <w:ins w:id="1759" w:author="Otter, Martin" w:date="2014-04-15T11:46:00Z">
        <w:r w:rsidR="00477B23" w:rsidRPr="00477B23">
          <w:rPr>
            <w:rStyle w:val="CODE"/>
            <w:rPrChange w:id="1760" w:author="Otter, Martin" w:date="2014-04-15T11:46:00Z">
              <w:rPr/>
            </w:rPrChange>
          </w:rPr>
          <w:t>g</w:t>
        </w:r>
      </w:ins>
      <w:ins w:id="1761" w:author="Otter, Martin" w:date="2014-04-15T11:45:00Z">
        <w:r w:rsidR="00477B23" w:rsidRPr="00477B23">
          <w:rPr>
            <w:rStyle w:val="CODE"/>
            <w:rPrChange w:id="1762" w:author="Otter, Martin" w:date="2014-04-15T11:46:00Z">
              <w:rPr/>
            </w:rPrChange>
          </w:rPr>
          <w:t>ory</w:t>
        </w:r>
        <w:r w:rsidR="00477B23">
          <w:t xml:space="preserve">” must be unique with respect to all other elements of the </w:t>
        </w:r>
        <w:r w:rsidR="00477B23" w:rsidRPr="00477B23">
          <w:rPr>
            <w:rStyle w:val="CODE"/>
            <w:rPrChange w:id="1763" w:author="Otter, Martin" w:date="2014-04-15T11:46:00Z">
              <w:rPr/>
            </w:rPrChange>
          </w:rPr>
          <w:t>LogCategories</w:t>
        </w:r>
        <w:r w:rsidR="00477B23">
          <w:t xml:space="preserve"> list.</w:t>
        </w:r>
      </w:ins>
    </w:p>
    <w:p w14:paraId="74683A7A" w14:textId="466D152D" w:rsidR="00BD0956" w:rsidRPr="0098259C" w:rsidRDefault="00654544" w:rsidP="008A391E">
      <w:pPr>
        <w:pStyle w:val="Textkrper"/>
        <w:spacing w:after="120"/>
      </w:pPr>
      <w:r w:rsidRPr="0098259C">
        <w:t>There are</w:t>
      </w:r>
      <w:del w:id="1764" w:author="Otter, Martin" w:date="2014-04-15T11:46:00Z">
        <w:r w:rsidRPr="0098259C" w:rsidDel="00477B23">
          <w:delText>, however,</w:delText>
        </w:r>
      </w:del>
      <w:r w:rsidRPr="0098259C">
        <w:t xml:space="preserve"> the following standardized names </w:t>
      </w:r>
      <w:ins w:id="1765" w:author="Otter, Martin" w:date="2014-04-15T11:46:00Z">
        <w:r w:rsidR="00477B23">
          <w:t>for “</w:t>
        </w:r>
        <w:r w:rsidR="00477B23" w:rsidRPr="00477B23">
          <w:rPr>
            <w:rStyle w:val="CODE"/>
            <w:rPrChange w:id="1766" w:author="Otter, Martin" w:date="2014-04-15T11:46:00Z">
              <w:rPr/>
            </w:rPrChange>
          </w:rPr>
          <w:t>Category</w:t>
        </w:r>
        <w:r w:rsidR="00477B23">
          <w:t xml:space="preserve">” </w:t>
        </w:r>
      </w:ins>
      <w:r w:rsidRPr="0098259C">
        <w:t>and t</w:t>
      </w:r>
      <w:r w:rsidR="008A391E" w:rsidRPr="0098259C">
        <w:t>hese names should be used if a tool supports the corresponding log category</w:t>
      </w:r>
      <w:ins w:id="1767" w:author="Otter, Martin" w:date="2014-04-04T12:26:00Z">
        <w:r w:rsidR="00E970A6">
          <w:t>.</w:t>
        </w:r>
      </w:ins>
      <w:ins w:id="1768" w:author="Otter, Martin" w:date="2014-04-04T12:25:00Z">
        <w:r w:rsidR="00E970A6">
          <w:t xml:space="preserve"> If a tool supports one of these log categories and want</w:t>
        </w:r>
      </w:ins>
      <w:ins w:id="1769" w:author="Otter, Martin" w:date="2014-04-04T12:30:00Z">
        <w:r w:rsidR="00994DDF">
          <w:t>s</w:t>
        </w:r>
      </w:ins>
      <w:ins w:id="1770" w:author="Otter, Martin" w:date="2014-04-04T12:25:00Z">
        <w:r w:rsidR="00E970A6">
          <w:t xml:space="preserve"> to expose it, then </w:t>
        </w:r>
      </w:ins>
      <w:ins w:id="1771" w:author="Otter, Martin" w:date="2014-04-04T12:26:00Z">
        <w:r w:rsidR="00E970A6">
          <w:t>an element</w:t>
        </w:r>
        <w:r w:rsidR="00994DDF">
          <w:t xml:space="preserve"> Category with this name </w:t>
        </w:r>
      </w:ins>
      <w:ins w:id="1772" w:author="Otter, Martin" w:date="2014-04-04T12:30:00Z">
        <w:r w:rsidR="00994DDF">
          <w:t>should</w:t>
        </w:r>
      </w:ins>
      <w:ins w:id="1773" w:author="Otter, Martin" w:date="2014-04-04T12:26:00Z">
        <w:r w:rsidR="00E970A6">
          <w:t xml:space="preserve"> be added to LogCategories [</w:t>
        </w:r>
        <w:r w:rsidR="00E970A6" w:rsidRPr="00E970A6">
          <w:rPr>
            <w:i/>
            <w:rPrChange w:id="1774" w:author="Otter, Martin" w:date="2014-04-04T12:29:00Z">
              <w:rPr/>
            </w:rPrChange>
          </w:rPr>
          <w:t xml:space="preserve">To be clear: </w:t>
        </w:r>
      </w:ins>
      <w:ins w:id="1775" w:author="Otter, Martin" w:date="2014-04-04T12:29:00Z">
        <w:r w:rsidR="00E970A6" w:rsidRPr="00E970A6">
          <w:rPr>
            <w:i/>
            <w:rPrChange w:id="1776" w:author="Otter, Martin" w:date="2014-04-04T12:29:00Z">
              <w:rPr/>
            </w:rPrChange>
          </w:rPr>
          <w:t>o</w:t>
        </w:r>
      </w:ins>
      <w:ins w:id="1777" w:author="Otter, Martin" w:date="2014-04-04T12:26:00Z">
        <w:r w:rsidR="00E970A6" w:rsidRPr="00E970A6">
          <w:rPr>
            <w:i/>
            <w:rPrChange w:id="1778" w:author="Otter, Martin" w:date="2014-04-04T12:29:00Z">
              <w:rPr/>
            </w:rPrChange>
          </w:rPr>
          <w:t xml:space="preserve">nly the Category names listed under LogCategories </w:t>
        </w:r>
      </w:ins>
      <w:ins w:id="1779" w:author="Otter, Martin" w:date="2014-04-04T12:27:00Z">
        <w:r w:rsidR="00E970A6" w:rsidRPr="00E970A6">
          <w:rPr>
            <w:i/>
            <w:rPrChange w:id="1780" w:author="Otter, Martin" w:date="2014-04-04T12:29:00Z">
              <w:rPr/>
            </w:rPrChange>
          </w:rPr>
          <w:t>in the xml-file are known to the environment in which the FMU is called.</w:t>
        </w:r>
        <w:r w:rsidR="00E970A6">
          <w:t>]</w:t>
        </w:r>
      </w:ins>
      <w:del w:id="1781" w:author="Otter, Martin" w:date="2014-04-04T12:28:00Z">
        <w:r w:rsidR="008A391E" w:rsidRPr="0098259C" w:rsidDel="00E970A6">
          <w:delText>:</w:delText>
        </w:r>
      </w:del>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21"/>
        <w:gridCol w:w="6473"/>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7951C1F1" w:rsidR="00FE2B19" w:rsidRPr="0098259C" w:rsidRDefault="00FE2B19" w:rsidP="00BC7893">
            <w:pPr>
              <w:pStyle w:val="Textkrper-Tabelle"/>
            </w:pPr>
            <w:r>
              <w:t>L</w:t>
            </w:r>
            <w:r w:rsidRPr="00FE2B19">
              <w:t xml:space="preserve">og messages when returning </w:t>
            </w:r>
            <w:del w:id="1782" w:author="Otter, Martin" w:date="2014-04-09T11:00:00Z">
              <w:r w:rsidRPr="00FE2B19" w:rsidDel="00140C25">
                <w:delText>fmi</w:delText>
              </w:r>
            </w:del>
            <w:ins w:id="1783" w:author="Otter, Martin" w:date="2014-04-09T11:00:00Z">
              <w:r w:rsidR="00140C25">
                <w:t>fmi2</w:t>
              </w:r>
            </w:ins>
            <w:r w:rsidRPr="00FE2B19">
              <w:t>Warning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508A4132" w:rsidR="00FE2B19" w:rsidRPr="0098259C" w:rsidRDefault="00FE2B19" w:rsidP="00BC7893">
            <w:pPr>
              <w:pStyle w:val="Textkrper-Tabelle"/>
            </w:pPr>
            <w:r>
              <w:t>L</w:t>
            </w:r>
            <w:r w:rsidRPr="00FE2B19">
              <w:t xml:space="preserve">og messages when returning </w:t>
            </w:r>
            <w:del w:id="1784" w:author="Otter, Martin" w:date="2014-04-09T11:00:00Z">
              <w:r w:rsidRPr="00FE2B19" w:rsidDel="00140C25">
                <w:delText>fmi</w:delText>
              </w:r>
            </w:del>
            <w:ins w:id="1785" w:author="Otter, Martin" w:date="2014-04-09T11:00:00Z">
              <w:r w:rsidR="00140C25">
                <w:t>fmi2</w:t>
              </w:r>
            </w:ins>
            <w:r w:rsidRPr="00FE2B19">
              <w:t>D</w:t>
            </w:r>
            <w:r>
              <w:t>iscard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62F404BC" w:rsidR="00FE2B19" w:rsidRPr="0098259C" w:rsidRDefault="00FE2B19" w:rsidP="00BC7893">
            <w:pPr>
              <w:pStyle w:val="Textkrper-Tabelle"/>
            </w:pPr>
            <w:r>
              <w:t>L</w:t>
            </w:r>
            <w:r w:rsidRPr="00FE2B19">
              <w:t xml:space="preserve">og messages when returning </w:t>
            </w:r>
            <w:del w:id="1786" w:author="Otter, Martin" w:date="2014-04-09T11:00:00Z">
              <w:r w:rsidRPr="00FE2B19" w:rsidDel="00140C25">
                <w:delText>fmi</w:delText>
              </w:r>
            </w:del>
            <w:ins w:id="1787" w:author="Otter, Martin" w:date="2014-04-09T11:00:00Z">
              <w:r w:rsidR="00140C25">
                <w:t>fmi2</w:t>
              </w:r>
            </w:ins>
            <w:r w:rsidRPr="00FE2B19">
              <w:t>Error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46669DE0" w:rsidR="00FE2B19" w:rsidRPr="0098259C" w:rsidRDefault="00FE2B19" w:rsidP="00BC7893">
            <w:pPr>
              <w:pStyle w:val="Textkrper-Tabelle"/>
            </w:pPr>
            <w:r>
              <w:t>L</w:t>
            </w:r>
            <w:r w:rsidRPr="00FE2B19">
              <w:t xml:space="preserve">og messages when returning </w:t>
            </w:r>
            <w:del w:id="1788" w:author="Otter, Martin" w:date="2014-04-09T11:00:00Z">
              <w:r w:rsidRPr="00FE2B19" w:rsidDel="00140C25">
                <w:delText>fmi</w:delText>
              </w:r>
            </w:del>
            <w:ins w:id="1789" w:author="Otter, Martin" w:date="2014-04-09T11:00:00Z">
              <w:r w:rsidR="00140C25">
                <w:t>fmi2</w:t>
              </w:r>
            </w:ins>
            <w:r w:rsidRPr="00FE2B19">
              <w:t>Fatal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9C384B2" w:rsidR="00FE2B19" w:rsidRPr="0098259C" w:rsidRDefault="00FE2B19" w:rsidP="00BC7893">
            <w:pPr>
              <w:pStyle w:val="Textkrper-Tabelle"/>
            </w:pPr>
            <w:r>
              <w:t>L</w:t>
            </w:r>
            <w:r w:rsidRPr="00FE2B19">
              <w:t xml:space="preserve">og messages when returning </w:t>
            </w:r>
            <w:del w:id="1790" w:author="Otter, Martin" w:date="2014-04-09T11:00:00Z">
              <w:r w:rsidRPr="00FE2B19" w:rsidDel="00140C25">
                <w:delText>fmi</w:delText>
              </w:r>
            </w:del>
            <w:ins w:id="1791" w:author="Otter, Martin" w:date="2014-04-09T11:00:00Z">
              <w:r w:rsidR="00140C25">
                <w:t>fmi2</w:t>
              </w:r>
            </w:ins>
            <w:r w:rsidRPr="00FE2B19">
              <w:t>Pending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ins w:id="1792" w:author="Otter, Martin" w:date="2014-03-31T09:09:00Z"/>
          <w:rStyle w:val="FormatvorlageArial"/>
        </w:rPr>
      </w:pPr>
      <w:ins w:id="1793" w:author="Otter, Martin" w:date="2014-03-31T09:09:00Z">
        <w:r>
          <w:rPr>
            <w:rStyle w:val="FormatvorlageArial"/>
          </w:rPr>
          <w:t xml:space="preserve">The optional attribute </w:t>
        </w:r>
        <w:r w:rsidRPr="004F4219">
          <w:rPr>
            <w:rStyle w:val="CODE"/>
            <w:rPrChange w:id="1794" w:author="Otter, Martin" w:date="2014-03-31T09:11:00Z">
              <w:rPr>
                <w:rStyle w:val="FormatvorlageArial"/>
              </w:rPr>
            </w:rPrChange>
          </w:rPr>
          <w:t>description</w:t>
        </w:r>
        <w:r>
          <w:rPr>
            <w:rStyle w:val="FormatvorlageArial"/>
          </w:rPr>
          <w:t xml:space="preserve"> shall contain a description of the respective log category</w:t>
        </w:r>
      </w:ins>
      <w:ins w:id="1795" w:author="Otter, Martin" w:date="2014-03-31T09:10:00Z">
        <w:r>
          <w:rPr>
            <w:rStyle w:val="FormatvorlageArial"/>
          </w:rPr>
          <w:t>.</w:t>
        </w:r>
      </w:ins>
      <w:ins w:id="1796" w:author="Otter, Martin" w:date="2014-03-31T09:09:00Z">
        <w:r>
          <w:rPr>
            <w:rStyle w:val="FormatvorlageArial"/>
          </w:rPr>
          <w:t xml:space="preserve"> [</w:t>
        </w:r>
      </w:ins>
      <w:ins w:id="1797" w:author="Otter, Martin" w:date="2014-03-31T09:10:00Z">
        <w:r w:rsidRPr="004F4219">
          <w:rPr>
            <w:rStyle w:val="FormatvorlageArial"/>
            <w:i/>
            <w:rPrChange w:id="1798" w:author="Otter, Martin" w:date="2014-03-31T09:11:00Z">
              <w:rPr>
                <w:rStyle w:val="FormatvorlageArial"/>
              </w:rPr>
            </w:rPrChange>
          </w:rPr>
          <w:t>Typically, this string can be shown by a tool if more details for a log category shall be presented.</w:t>
        </w:r>
      </w:ins>
      <w:ins w:id="1799" w:author="Otter, Martin" w:date="2014-03-31T09:11:00Z">
        <w:r>
          <w:rPr>
            <w:rStyle w:val="FormatvorlageArial"/>
          </w:rPr>
          <w:t>]</w:t>
        </w:r>
      </w:ins>
      <w:ins w:id="1800" w:author="Otter, Martin" w:date="2014-03-31T09:10:00Z">
        <w:r>
          <w:rPr>
            <w:rStyle w:val="FormatvorlageArial"/>
          </w:rPr>
          <w:t xml:space="preserve"> </w:t>
        </w:r>
      </w:ins>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6F27D16C"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 since element </w:t>
      </w:r>
      <w:ins w:id="1801" w:author="Otter, Martin" w:date="2014-07-18T16:54:00Z">
        <w:r w:rsidR="00594D1D" w:rsidRPr="00594D1D">
          <w:rPr>
            <w:rStyle w:val="CODE"/>
            <w:rPrChange w:id="1802" w:author="Otter, Martin" w:date="2014-07-18T16:54:00Z">
              <w:rPr>
                <w:rStyle w:val="FormatvorlageArial"/>
                <w:i/>
              </w:rPr>
            </w:rPrChange>
          </w:rPr>
          <w:t>&lt;</w:t>
        </w:r>
      </w:ins>
      <w:r w:rsidR="003B2866" w:rsidRPr="00594D1D">
        <w:rPr>
          <w:rStyle w:val="CODE"/>
          <w:rPrChange w:id="1803" w:author="Otter, Martin" w:date="2014-07-18T16:54:00Z">
            <w:rPr>
              <w:rStyle w:val="FormatvorlageArial"/>
              <w:i/>
            </w:rPr>
          </w:rPrChange>
        </w:rPr>
        <w:t>LogCategories</w:t>
      </w:r>
      <w:ins w:id="1804" w:author="Otter, Martin" w:date="2014-07-18T16:54:00Z">
        <w:r w:rsidR="00594D1D" w:rsidRPr="00594D1D">
          <w:rPr>
            <w:rStyle w:val="CODE"/>
            <w:rPrChange w:id="1805" w:author="Otter, Martin" w:date="2014-07-18T16:54:00Z">
              <w:rPr>
                <w:rStyle w:val="FormatvorlageArial"/>
                <w:i/>
              </w:rPr>
            </w:rPrChange>
          </w:rPr>
          <w:t>&gt;</w:t>
        </w:r>
      </w:ins>
      <w:r w:rsidR="003B2866" w:rsidRPr="0098259C">
        <w:rPr>
          <w:rStyle w:val="FormatvorlageArial"/>
          <w:i/>
        </w:rPr>
        <w:t xml:space="preserve"> is </w:t>
      </w:r>
      <w:proofErr w:type="gramStart"/>
      <w:r w:rsidR="003B2866" w:rsidRPr="0098259C">
        <w:rPr>
          <w:rStyle w:val="FormatvorlageArial"/>
          <w:i/>
        </w:rPr>
        <w:t>optional,</w:t>
      </w:r>
      <w:proofErr w:type="gramEnd"/>
      <w:r w:rsidR="003B2866" w:rsidRPr="0098259C">
        <w:rPr>
          <w:rStyle w:val="FormatvorlageArial"/>
          <w:i/>
        </w:rPr>
        <w:t xml:space="preserve">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ins w:id="1806" w:author="Otter, Martin" w:date="2014-07-18T17:01:00Z">
        <w:r w:rsidR="00ED499D">
          <w:rPr>
            <w:rStyle w:val="FormatvorlageArial"/>
            <w:i/>
          </w:rPr>
          <w:t xml:space="preserve"> </w:t>
        </w:r>
      </w:ins>
    </w:p>
    <w:p w14:paraId="7EA612AC" w14:textId="0CC69734"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del w:id="1807" w:author="Otter, Martin" w:date="2014-04-09T11:00:00Z">
        <w:r w:rsidRPr="0098259C" w:rsidDel="00140C25">
          <w:rPr>
            <w:rStyle w:val="CODE"/>
          </w:rPr>
          <w:delText>fmi</w:delText>
        </w:r>
      </w:del>
      <w:ins w:id="1808" w:author="Otter, Martin" w:date="2014-04-09T11:00:00Z">
        <w:r w:rsidR="00140C25">
          <w:rPr>
            <w:rStyle w:val="CODE"/>
          </w:rPr>
          <w:t>fmi2</w:t>
        </w:r>
      </w:ins>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809" w:name="_Ref369611262"/>
      <w:bookmarkStart w:id="1810" w:name="_Toc393466400"/>
      <w:r w:rsidRPr="0098259C">
        <w:t>Definition of a D</w:t>
      </w:r>
      <w:r w:rsidR="00296BAA" w:rsidRPr="0098259C">
        <w:t xml:space="preserve">efault </w:t>
      </w:r>
      <w:r w:rsidRPr="0098259C">
        <w:t>E</w:t>
      </w:r>
      <w:r w:rsidR="002C5A1B">
        <w:t>xperiment (</w:t>
      </w:r>
      <w:r w:rsidR="00296BAA" w:rsidRPr="0098259C">
        <w:t>DefaultExperiment)</w:t>
      </w:r>
      <w:bookmarkEnd w:id="1809"/>
      <w:bookmarkEnd w:id="1810"/>
    </w:p>
    <w:p w14:paraId="25CCA8F0" w14:textId="37FE5FDE" w:rsidR="00324B2A" w:rsidRPr="0098259C" w:rsidRDefault="00324B2A" w:rsidP="00324B2A">
      <w:pPr>
        <w:pStyle w:val="Textkrper"/>
      </w:pPr>
      <w:r w:rsidRPr="0098259C">
        <w:t>Element “</w:t>
      </w:r>
      <w:bookmarkStart w:id="1811" w:name="_Toc240646377"/>
      <w:bookmarkStart w:id="1812" w:name="_Toc247884550"/>
      <w:r w:rsidRPr="0098259C">
        <w:rPr>
          <w:rStyle w:val="CODE"/>
          <w:b/>
        </w:rPr>
        <w:t>DefaultExperiment</w:t>
      </w:r>
      <w:bookmarkEnd w:id="1811"/>
      <w:bookmarkEnd w:id="1812"/>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471BE58B">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1FEBDA2F"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ins w:id="1813" w:author="Torsten Blochwitz" w:date="2014-04-04T08:04:00Z">
        <w:r w:rsidR="00451AE3">
          <w:rPr>
            <w:rStyle w:val="FormatvorlageArial"/>
            <w:szCs w:val="21"/>
          </w:rPr>
          <w:t>l</w:t>
        </w:r>
      </w:ins>
      <w:r w:rsidR="006F33C5">
        <w:rPr>
          <w:rStyle w:val="FormatvorlageArial"/>
          <w:szCs w:val="21"/>
        </w:rPr>
        <w:t>a</w:t>
      </w:r>
      <w:del w:id="1814" w:author="Torsten Blochwitz" w:date="2014-04-04T08:04:00Z">
        <w:r w:rsidR="006F33C5" w:rsidDel="00451AE3">
          <w:rPr>
            <w:rStyle w:val="FormatvorlageArial"/>
            <w:szCs w:val="21"/>
          </w:rPr>
          <w:delText>l</w:delText>
        </w:r>
      </w:del>
      <w:r w:rsidR="006F33C5">
        <w:rPr>
          <w:rStyle w:val="FormatvorlageArial"/>
          <w:szCs w:val="21"/>
        </w:rPr>
        <w:t xml:space="preserve">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ins w:id="1815" w:author="Torsten Blochwitz" w:date="2014-04-04T08:05:00Z">
        <w:r w:rsidR="00451AE3">
          <w:rPr>
            <w:rStyle w:val="CODE"/>
          </w:rPr>
          <w:t>i</w:t>
        </w:r>
      </w:ins>
      <w:r w:rsidR="006F33C5" w:rsidRPr="004865EB">
        <w:rPr>
          <w:rStyle w:val="CODE"/>
        </w:rPr>
        <w:t>c</w:t>
      </w:r>
      <w:del w:id="1816" w:author="Torsten Blochwitz" w:date="2014-04-04T08:05:00Z">
        <w:r w:rsidR="006F33C5" w:rsidRPr="004865EB" w:rsidDel="00451AE3">
          <w:rPr>
            <w:rStyle w:val="CODE"/>
          </w:rPr>
          <w:delText>i</w:delText>
        </w:r>
      </w:del>
      <w:r w:rsidR="006F33C5" w:rsidRPr="004865EB">
        <w:rPr>
          <w:rStyle w:val="CODE"/>
        </w:rPr>
        <w:t>ationStepSize</w:t>
      </w:r>
      <w:r w:rsidR="006F33C5">
        <w:rPr>
          <w:rStyle w:val="FormatvorlageArial"/>
          <w:szCs w:val="21"/>
        </w:rPr>
        <w:t>.</w:t>
      </w:r>
    </w:p>
    <w:p w14:paraId="436F401C" w14:textId="77777777" w:rsidR="00296BAA" w:rsidRPr="0098259C" w:rsidRDefault="00A51269" w:rsidP="00296BAA">
      <w:pPr>
        <w:pStyle w:val="berschrift3"/>
      </w:pPr>
      <w:bookmarkStart w:id="1817" w:name="_Toc393466401"/>
      <w:r w:rsidRPr="0098259C">
        <w:t>Definition of Vendor A</w:t>
      </w:r>
      <w:r w:rsidR="002C5A1B">
        <w:t>nnotations (</w:t>
      </w:r>
      <w:r w:rsidR="00296BAA" w:rsidRPr="0098259C">
        <w:t>VendorAnnotations)</w:t>
      </w:r>
      <w:bookmarkEnd w:id="1817"/>
    </w:p>
    <w:p w14:paraId="1DFB5228" w14:textId="34B0A95B" w:rsidR="00324B2A" w:rsidRPr="0098259C" w:rsidRDefault="00324B2A" w:rsidP="00324B2A">
      <w:pPr>
        <w:pStyle w:val="Textkrper"/>
      </w:pPr>
      <w:r w:rsidRPr="0098259C">
        <w:t>Element “</w:t>
      </w:r>
      <w:bookmarkStart w:id="1818" w:name="_Toc240646378"/>
      <w:bookmarkStart w:id="1819" w:name="_Toc247884551"/>
      <w:r w:rsidRPr="0098259C">
        <w:rPr>
          <w:rStyle w:val="CODE"/>
          <w:b/>
        </w:rPr>
        <w:t>VendorAnnotations</w:t>
      </w:r>
      <w:bookmarkEnd w:id="1818"/>
      <w:bookmarkEnd w:id="1819"/>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ins w:id="1820" w:author="Otter, Martin" w:date="2014-04-15T11:47:00Z">
        <w:r>
          <w:rPr>
            <w:noProof/>
            <w:lang w:eastAsia="en-US"/>
          </w:rPr>
          <w:drawing>
            <wp:inline distT="0" distB="0" distL="0" distR="0" wp14:anchorId="44B1DA8F" wp14:editId="761A6EC5">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71429" cy="2085714"/>
                      </a:xfrm>
                      <a:prstGeom prst="rect">
                        <a:avLst/>
                      </a:prstGeom>
                    </pic:spPr>
                  </pic:pic>
                </a:graphicData>
              </a:graphic>
            </wp:inline>
          </w:drawing>
        </w:r>
      </w:ins>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ins w:id="1821" w:author="Otter, Martin" w:date="2014-04-15T11:48:00Z">
        <w:r w:rsidR="00477B23">
          <w:t xml:space="preserve"> Attribute “</w:t>
        </w:r>
        <w:r w:rsidR="00477B23" w:rsidRPr="00477B23">
          <w:rPr>
            <w:rStyle w:val="CODE"/>
            <w:rPrChange w:id="1822" w:author="Otter, Martin" w:date="2014-04-15T11:48:00Z">
              <w:rPr/>
            </w:rPrChange>
          </w:rPr>
          <w:t>name</w:t>
        </w:r>
        <w:r w:rsidR="00477B23">
          <w:t xml:space="preserve">” must be unique with respect to all other elements of the </w:t>
        </w:r>
        <w:r w:rsidR="00477B23" w:rsidRPr="00477B23">
          <w:rPr>
            <w:rStyle w:val="CODE"/>
            <w:rPrChange w:id="1823" w:author="Otter, Martin" w:date="2014-04-15T11:48:00Z">
              <w:rPr/>
            </w:rPrChange>
          </w:rPr>
          <w:t>VendorAnnotation</w:t>
        </w:r>
        <w:r w:rsidR="00477B23">
          <w:t xml:space="preserve"> list.</w:t>
        </w:r>
      </w:ins>
    </w:p>
    <w:p w14:paraId="1862C04A" w14:textId="77777777" w:rsidR="00324B2A" w:rsidRPr="0098259C" w:rsidRDefault="00324B2A" w:rsidP="001C53BD">
      <w:pPr>
        <w:pStyle w:val="berschrift3"/>
      </w:pPr>
      <w:bookmarkStart w:id="1824" w:name="_Ref240457838"/>
      <w:bookmarkStart w:id="1825" w:name="_Ref240457869"/>
      <w:bookmarkStart w:id="1826" w:name="_Toc240646379"/>
      <w:bookmarkStart w:id="1827" w:name="_Ref248547015"/>
      <w:bookmarkStart w:id="1828" w:name="_Ref249423326"/>
      <w:bookmarkStart w:id="1829" w:name="_Toc393466402"/>
      <w:r w:rsidRPr="0098259C">
        <w:t xml:space="preserve">Definition of </w:t>
      </w:r>
      <w:r w:rsidR="00702CF6" w:rsidRPr="0098259C">
        <w:t>Model Variables</w:t>
      </w:r>
      <w:r w:rsidRPr="0098259C">
        <w:t xml:space="preserve"> (</w:t>
      </w:r>
      <w:r w:rsidR="00FB334E" w:rsidRPr="0098259C">
        <w:t>ModelVariables</w:t>
      </w:r>
      <w:bookmarkEnd w:id="1824"/>
      <w:bookmarkEnd w:id="1825"/>
      <w:bookmarkEnd w:id="1826"/>
      <w:bookmarkEnd w:id="1827"/>
      <w:r w:rsidRPr="0098259C">
        <w:t>)</w:t>
      </w:r>
      <w:bookmarkEnd w:id="1828"/>
      <w:bookmarkEnd w:id="1829"/>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ins w:id="1830" w:author="Otter, Martin" w:date="2014-04-09T11:17:00Z">
        <w:r>
          <w:rPr>
            <w:noProof/>
            <w:lang w:eastAsia="en-US"/>
          </w:rPr>
          <w:drawing>
            <wp:inline distT="0" distB="0" distL="0" distR="0" wp14:anchorId="3894DADB" wp14:editId="419CCD23">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1429" cy="3009524"/>
                      </a:xfrm>
                      <a:prstGeom prst="rect">
                        <a:avLst/>
                      </a:prstGeom>
                    </pic:spPr>
                  </pic:pic>
                </a:graphicData>
              </a:graphic>
            </wp:inline>
          </w:drawing>
        </w:r>
      </w:ins>
    </w:p>
    <w:p w14:paraId="71E144FC" w14:textId="7CEA6F56" w:rsidR="00324B2A" w:rsidRPr="0098259C" w:rsidRDefault="00324B2A" w:rsidP="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del w:id="1831" w:author="Otter, Martin" w:date="2014-04-09T11:00:00Z">
        <w:r w:rsidRPr="0098259C" w:rsidDel="00140C25">
          <w:rPr>
            <w:rStyle w:val="CODE"/>
          </w:rPr>
          <w:delText>fmi</w:delText>
        </w:r>
      </w:del>
      <w:ins w:id="1832" w:author="Otter, Martin" w:date="2014-04-09T11:00:00Z">
        <w:r w:rsidR="00140C25">
          <w:rPr>
            <w:rStyle w:val="CODE"/>
          </w:rPr>
          <w:t>fmi2</w:t>
        </w:r>
      </w:ins>
      <w:r w:rsidRPr="0098259C">
        <w:rPr>
          <w:rStyle w:val="CODE"/>
        </w:rPr>
        <w:t>ScalarVariable.xsd</w:t>
      </w:r>
      <w:r w:rsidRPr="0098259C">
        <w:t>”. The attributes of “</w:t>
      </w:r>
      <w:r w:rsidRPr="0098259C">
        <w:rPr>
          <w:rStyle w:val="CODE"/>
        </w:rPr>
        <w:t>ScalarVariable</w:t>
      </w:r>
      <w:r w:rsidRPr="0098259C">
        <w:t>” are:</w:t>
      </w:r>
    </w:p>
    <w:p w14:paraId="6A205AC0" w14:textId="72D989C3" w:rsidR="00222D6C" w:rsidRDefault="00C80AB6" w:rsidP="00701600">
      <w:pPr>
        <w:pStyle w:val="Textkrper"/>
        <w:spacing w:after="120"/>
        <w:ind w:left="720"/>
        <w:jc w:val="center"/>
      </w:pPr>
      <w:ins w:id="1833" w:author="Otter, Martin" w:date="2014-04-15T14:32:00Z">
        <w:r>
          <w:rPr>
            <w:noProof/>
            <w:lang w:eastAsia="en-US"/>
          </w:rPr>
          <w:lastRenderedPageBreak/>
          <w:drawing>
            <wp:inline distT="0" distB="0" distL="0" distR="0" wp14:anchorId="1E86F188" wp14:editId="39ECB344">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9524" cy="7323810"/>
                      </a:xfrm>
                      <a:prstGeom prst="rect">
                        <a:avLst/>
                      </a:prstGeom>
                    </pic:spPr>
                  </pic:pic>
                </a:graphicData>
              </a:graphic>
            </wp:inline>
          </w:drawing>
        </w:r>
      </w:ins>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800"/>
        <w:gridCol w:w="7934"/>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77777777" w:rsidR="00EF0323" w:rsidRPr="0098259C" w:rsidRDefault="00324B2A" w:rsidP="00076957">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Pr="0098259C">
              <w:rPr>
                <w:rStyle w:val="FormatvorlageArial"/>
              </w:rPr>
              <w:t>. It is not required to be unique.</w:t>
            </w:r>
            <w:r w:rsidRPr="0098259C">
              <w:t xml:space="preserve"> The only guarantee is that </w:t>
            </w:r>
            <w:r w:rsidRPr="0098259C">
              <w:rPr>
                <w:rStyle w:val="CODE"/>
              </w:rPr>
              <w:t>valueReference</w:t>
            </w:r>
            <w:r w:rsidRPr="0098259C">
              <w:t xml:space="preserve"> is sufficient to identify the </w:t>
            </w:r>
            <w:r w:rsidRPr="0098259C">
              <w:lastRenderedPageBreak/>
              <w:t xml:space="preserve">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02A53FB1" w:rsidR="00701600" w:rsidRDefault="00E71A51" w:rsidP="00BE60CB">
            <w:pPr>
              <w:pStyle w:val="Textkrper-Tabelle"/>
              <w:numPr>
                <w:ilvl w:val="0"/>
                <w:numId w:val="24"/>
              </w:numPr>
              <w:spacing w:before="60"/>
              <w:ind w:hanging="357"/>
            </w:pPr>
            <w:r w:rsidRPr="0098259C">
              <w:rPr>
                <w:rStyle w:val="CODE"/>
              </w:rPr>
              <w:t>"</w:t>
            </w:r>
            <w:proofErr w:type="gramStart"/>
            <w:r w:rsidR="006277A9" w:rsidRPr="0098259C">
              <w:rPr>
                <w:rStyle w:val="CODE"/>
              </w:rPr>
              <w:t>parameter</w:t>
            </w:r>
            <w:proofErr w:type="gramEnd"/>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ins w:id="1834" w:author="Otter, Martin" w:date="2014-07-16T19:37:00Z">
              <w:r w:rsidR="00D46D86">
                <w:t xml:space="preserve"> and </w:t>
              </w:r>
            </w:ins>
            <w:del w:id="1835" w:author="Otter, Martin" w:date="2014-07-16T19:37:00Z">
              <w:r w:rsidR="00701600" w:rsidDel="00D46D86">
                <w:delText xml:space="preserve"> and </w:delText>
              </w:r>
            </w:del>
            <w:r w:rsidR="00701600">
              <w:t>cannot be used in connections</w:t>
            </w:r>
            <w:r w:rsidR="001878DE">
              <w:t>)</w:t>
            </w:r>
            <w:r w:rsidR="00CE14FE">
              <w:t xml:space="preserve">. </w:t>
            </w:r>
            <w:proofErr w:type="gramStart"/>
            <w:r w:rsidR="00CE14FE" w:rsidRPr="00F067A2">
              <w:rPr>
                <w:rStyle w:val="CODE"/>
              </w:rPr>
              <w:t>variability</w:t>
            </w:r>
            <w:proofErr w:type="gramEnd"/>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836" w:name="OLE_LINK6"/>
            <w:bookmarkStart w:id="1837" w:name="OLE_LINK8"/>
            <w:proofErr w:type="gramStart"/>
            <w:r w:rsidR="00701600" w:rsidRPr="00F067A2">
              <w:rPr>
                <w:rStyle w:val="CODE"/>
              </w:rPr>
              <w:t>initial</w:t>
            </w:r>
            <w:proofErr w:type="gramEnd"/>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36C02A77" w:rsidR="006277A9" w:rsidRPr="0098259C" w:rsidRDefault="00701600" w:rsidP="00BE60CB">
            <w:pPr>
              <w:pStyle w:val="Textkrper-Tabelle"/>
              <w:numPr>
                <w:ilvl w:val="0"/>
                <w:numId w:val="24"/>
              </w:numPr>
              <w:spacing w:before="60"/>
              <w:ind w:hanging="357"/>
            </w:pPr>
            <w:r w:rsidRPr="0098259C">
              <w:rPr>
                <w:rStyle w:val="CODE"/>
              </w:rPr>
              <w:t>"</w:t>
            </w:r>
            <w:proofErr w:type="gramStart"/>
            <w:r>
              <w:rPr>
                <w:rStyle w:val="CODE"/>
              </w:rPr>
              <w:t>calculatedP</w:t>
            </w:r>
            <w:r w:rsidRPr="0098259C">
              <w:rPr>
                <w:rStyle w:val="CODE"/>
              </w:rPr>
              <w:t>arameter</w:t>
            </w:r>
            <w:proofErr w:type="gram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proofErr w:type="gramStart"/>
            <w:r w:rsidRPr="00F067A2">
              <w:rPr>
                <w:rStyle w:val="CODE"/>
              </w:rPr>
              <w:t>variability</w:t>
            </w:r>
            <w:proofErr w:type="gramEnd"/>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proofErr w:type="gramStart"/>
            <w:r w:rsidRPr="00F067A2">
              <w:rPr>
                <w:rStyle w:val="CODE"/>
              </w:rPr>
              <w:t>initial</w:t>
            </w:r>
            <w:proofErr w:type="gramEnd"/>
            <w:r>
              <w:t xml:space="preserve"> must be </w:t>
            </w:r>
            <w:r w:rsidRPr="0098259C">
              <w:rPr>
                <w:rStyle w:val="CODE"/>
              </w:rPr>
              <w:t>"</w:t>
            </w:r>
            <w:del w:id="1838" w:author="Emil Fredriksson" w:date="2014-02-27T15:46:00Z">
              <w:r w:rsidDel="00442EE3">
                <w:rPr>
                  <w:rStyle w:val="CODE"/>
                </w:rPr>
                <w:delText>calculated</w:delText>
              </w:r>
            </w:del>
            <w:ins w:id="1839" w:author="Emil Fredriksson" w:date="2014-02-27T15:46:00Z">
              <w:r w:rsidR="00442EE3">
                <w:rPr>
                  <w:rStyle w:val="CODE"/>
                </w:rPr>
                <w:t>approx</w:t>
              </w:r>
            </w:ins>
            <w:r w:rsidRPr="0098259C">
              <w:rPr>
                <w:rStyle w:val="CODE"/>
              </w:rPr>
              <w:t>"</w:t>
            </w:r>
            <w:ins w:id="1840" w:author="Emil Fredriksson" w:date="2014-02-27T15:48:00Z">
              <w:r w:rsidR="00442EE3">
                <w:rPr>
                  <w:rStyle w:val="CODE"/>
                </w:rPr>
                <w:t xml:space="preserve">, </w:t>
              </w:r>
            </w:ins>
            <w:ins w:id="1841" w:author="Emil Fredriksson" w:date="2014-02-27T15:49:00Z">
              <w:r w:rsidR="00442EE3" w:rsidRPr="0098259C">
                <w:rPr>
                  <w:rStyle w:val="CODE"/>
                </w:rPr>
                <w:t>"</w:t>
              </w:r>
            </w:ins>
            <w:ins w:id="1842" w:author="Emil Fredriksson" w:date="2014-02-27T15:48:00Z">
              <w:r w:rsidR="00442EE3">
                <w:rPr>
                  <w:rStyle w:val="CODE"/>
                </w:rPr>
                <w:t>calcu</w:t>
              </w:r>
            </w:ins>
            <w:ins w:id="1843" w:author="Otter, Martin" w:date="2014-03-26T15:48:00Z">
              <w:r w:rsidR="00603B4F">
                <w:rPr>
                  <w:rStyle w:val="CODE"/>
                </w:rPr>
                <w:t>l</w:t>
              </w:r>
            </w:ins>
            <w:ins w:id="1844" w:author="Emil Fredriksson" w:date="2014-02-27T15:48:00Z">
              <w:r w:rsidR="00442EE3">
                <w:rPr>
                  <w:rStyle w:val="CODE"/>
                </w:rPr>
                <w:t>ated</w:t>
              </w:r>
            </w:ins>
            <w:ins w:id="1845" w:author="Emil Fredriksson" w:date="2014-02-27T15:49:00Z">
              <w:r w:rsidR="00442EE3" w:rsidRPr="0098259C">
                <w:rPr>
                  <w:rStyle w:val="CODE"/>
                </w:rPr>
                <w:t>"</w:t>
              </w:r>
            </w:ins>
            <w:r>
              <w:t xml:space="preserve"> or not present (meaning </w:t>
            </w:r>
            <w:r>
              <w:rPr>
                <w:rStyle w:val="CODE"/>
              </w:rPr>
              <w:t>calculated</w:t>
            </w:r>
            <w:r>
              <w:t>).</w:t>
            </w:r>
            <w:del w:id="1846" w:author="Otter, Martin" w:date="2014-07-16T19:39:00Z">
              <w:r w:rsidDel="00D46D86">
                <w:delText xml:space="preserve"> </w:delText>
              </w:r>
            </w:del>
            <w:bookmarkEnd w:id="1836"/>
            <w:bookmarkEnd w:id="1837"/>
          </w:p>
          <w:p w14:paraId="549E9B58" w14:textId="2A5FD686" w:rsidR="006277A9" w:rsidRPr="0098259C" w:rsidRDefault="00E71A51" w:rsidP="00BE60CB">
            <w:pPr>
              <w:pStyle w:val="Textkrper-Tabelle"/>
              <w:numPr>
                <w:ilvl w:val="0"/>
                <w:numId w:val="24"/>
              </w:numPr>
              <w:spacing w:before="60"/>
              <w:ind w:hanging="357"/>
            </w:pPr>
            <w:r w:rsidRPr="0098259C">
              <w:rPr>
                <w:rStyle w:val="CODE"/>
              </w:rPr>
              <w:t>"</w:t>
            </w:r>
            <w:proofErr w:type="gramStart"/>
            <w:r w:rsidR="006277A9" w:rsidRPr="0098259C">
              <w:rPr>
                <w:rStyle w:val="CODE"/>
              </w:rPr>
              <w:t>input</w:t>
            </w:r>
            <w:proofErr w:type="gramEnd"/>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ins w:id="1847" w:author="Otter, Martin" w:date="2014-07-11T12:11:00Z">
              <w:r w:rsidR="0013300A">
                <w:t xml:space="preserve">It is not allowed to define </w:t>
              </w:r>
            </w:ins>
            <w:r w:rsidR="0096110B" w:rsidRPr="0096110B">
              <w:rPr>
                <w:rStyle w:val="CODE"/>
              </w:rPr>
              <w:t>initial</w:t>
            </w:r>
            <w:del w:id="1848" w:author="Otter, Martin" w:date="2014-07-11T12:37:00Z">
              <w:r w:rsidR="0096110B" w:rsidDel="00EA7D52">
                <w:delText xml:space="preserve"> must</w:delText>
              </w:r>
            </w:del>
            <w:del w:id="1849" w:author="Otter, Martin" w:date="2014-07-11T12:12:00Z">
              <w:r w:rsidR="0096110B" w:rsidDel="0013300A">
                <w:delText xml:space="preserve"> be</w:delText>
              </w:r>
              <w:r w:rsidR="00434C5F" w:rsidDel="0013300A">
                <w:delText xml:space="preserve"> not present </w:delText>
              </w:r>
            </w:del>
            <w:del w:id="1850" w:author="Otter, Martin" w:date="2014-04-23T11:32:00Z">
              <w:r w:rsidR="00434C5F" w:rsidDel="00097A6B">
                <w:delText xml:space="preserve">or </w:delText>
              </w:r>
              <w:r w:rsidR="00434C5F" w:rsidDel="00097A6B">
                <w:rPr>
                  <w:rStyle w:val="CODE"/>
                </w:rPr>
                <w:delText>approx</w:delText>
              </w:r>
            </w:del>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proofErr w:type="gramStart"/>
            <w:r w:rsidR="006277A9" w:rsidRPr="0098259C">
              <w:rPr>
                <w:rStyle w:val="CODE"/>
              </w:rPr>
              <w:t>output</w:t>
            </w:r>
            <w:proofErr w:type="gramEnd"/>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39A3F0AA" w:rsidR="006277A9" w:rsidRDefault="00E71A51" w:rsidP="00BE60CB">
            <w:pPr>
              <w:pStyle w:val="Textkrper-Tabelle"/>
              <w:numPr>
                <w:ilvl w:val="0"/>
                <w:numId w:val="24"/>
              </w:numPr>
              <w:spacing w:before="60"/>
              <w:ind w:hanging="357"/>
            </w:pPr>
            <w:r w:rsidRPr="0098259C">
              <w:rPr>
                <w:rStyle w:val="CODE"/>
              </w:rPr>
              <w:t>"</w:t>
            </w:r>
            <w:proofErr w:type="gramStart"/>
            <w:r w:rsidR="0058282F" w:rsidRPr="00BE60CB">
              <w:rPr>
                <w:rStyle w:val="CODE"/>
              </w:rPr>
              <w:t>local</w:t>
            </w:r>
            <w:proofErr w:type="gramEnd"/>
            <w:r w:rsidRPr="0098259C">
              <w:rPr>
                <w:rStyle w:val="CODE"/>
              </w:rPr>
              <w:t>"</w:t>
            </w:r>
            <w:r w:rsidR="00CD6BA8" w:rsidRPr="0098259C">
              <w:t xml:space="preserve">: </w:t>
            </w:r>
            <w:r w:rsidR="005C461E">
              <w:t>Local variable that is calculated from other vari</w:t>
            </w:r>
            <w:r w:rsidR="00C67444">
              <w:t>ables</w:t>
            </w:r>
            <w:ins w:id="1851" w:author="Otter, Martin" w:date="2014-03-26T15:54:00Z">
              <w:r w:rsidR="00603B4F">
                <w:t xml:space="preserve"> or is a continuous-time s</w:t>
              </w:r>
              <w:r w:rsidR="00B14379">
                <w:t>tate</w:t>
              </w:r>
            </w:ins>
            <w:ins w:id="1852" w:author="Otter, Martin" w:date="2014-06-12T08:53:00Z">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ins>
            <w:ins w:id="1853" w:author="Otter, Martin" w:date="2014-06-12T08:53:00Z">
              <w:r w:rsidR="006E5BE8" w:rsidRPr="00251130">
                <w:fldChar w:fldCharType="separate"/>
              </w:r>
              <w:r w:rsidR="006E5BE8" w:rsidRPr="00251130">
                <w:t>2.2.8</w:t>
              </w:r>
              <w:r w:rsidR="006E5BE8" w:rsidRPr="00251130">
                <w:fldChar w:fldCharType="end"/>
              </w:r>
              <w:r w:rsidR="006E5BE8">
                <w:t>)</w:t>
              </w:r>
            </w:ins>
            <w:r w:rsidR="00C67444">
              <w:t>. It is not allowed to use</w:t>
            </w:r>
            <w:r w:rsidR="005C461E">
              <w:t xml:space="preserve"> the variable value in another model</w:t>
            </w:r>
            <w:r w:rsidR="00294E31">
              <w:t xml:space="preserve"> or slave</w:t>
            </w:r>
            <w:r w:rsidR="005C461E">
              <w:t>.</w:t>
            </w:r>
          </w:p>
          <w:p w14:paraId="5E6EB2CC" w14:textId="7ADE9BC5" w:rsidR="00F36B25" w:rsidRDefault="00BE60CB" w:rsidP="00BE60CB">
            <w:pPr>
              <w:pStyle w:val="Textkrper-Tabelle"/>
              <w:numPr>
                <w:ilvl w:val="0"/>
                <w:numId w:val="24"/>
              </w:numPr>
              <w:spacing w:before="60"/>
              <w:ind w:hanging="357"/>
            </w:pPr>
            <w:r w:rsidRPr="0098259C">
              <w:rPr>
                <w:rStyle w:val="CODE"/>
              </w:rPr>
              <w:t>"</w:t>
            </w:r>
            <w:proofErr w:type="gramStart"/>
            <w:r w:rsidRPr="00BE60CB">
              <w:rPr>
                <w:rStyle w:val="CODE"/>
              </w:rPr>
              <w:t>independent</w:t>
            </w:r>
            <w:proofErr w:type="gramEnd"/>
            <w:r w:rsidRPr="0098259C">
              <w:rPr>
                <w:rStyle w:val="CODE"/>
              </w:rPr>
              <w:t>"</w:t>
            </w:r>
            <w:r w:rsidRPr="0098259C">
              <w:t>:</w:t>
            </w:r>
            <w:r>
              <w:t xml:space="preserve"> The independent variable (usually “time”). All variables are a function of this independent variable. </w:t>
            </w:r>
            <w:proofErr w:type="gramStart"/>
            <w:r w:rsidRPr="00C97600">
              <w:rPr>
                <w:rStyle w:val="CODE"/>
              </w:rPr>
              <w:t>variability</w:t>
            </w:r>
            <w:proofErr w:type="gramEnd"/>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ins w:id="1854" w:author="Otter, Martin" w:date="2014-04-24T14:45:00Z">
              <w:r w:rsidR="00D24C76">
                <w:t>At most</w:t>
              </w:r>
            </w:ins>
            <w:ins w:id="1855" w:author="Otter, Martin" w:date="2014-03-31T16:50:00Z">
              <w:r w:rsidR="00C663BA">
                <w:t xml:space="preserve"> one</w:t>
              </w:r>
            </w:ins>
            <w:ins w:id="1856" w:author="Otter, Martin" w:date="2014-03-31T16:51:00Z">
              <w:r w:rsidR="00C663BA">
                <w:t xml:space="preserve"> </w:t>
              </w:r>
              <w:r w:rsidR="00C663BA" w:rsidRPr="00C663BA">
                <w:rPr>
                  <w:rStyle w:val="CODE"/>
                  <w:rPrChange w:id="1857" w:author="Otter, Martin" w:date="2014-03-31T16:56:00Z">
                    <w:rPr/>
                  </w:rPrChange>
                </w:rPr>
                <w:t>ScalarVariable</w:t>
              </w:r>
              <w:r w:rsidR="00C663BA">
                <w:t xml:space="preserve"> of an FMU </w:t>
              </w:r>
            </w:ins>
            <w:ins w:id="1858" w:author="Otter, Martin" w:date="2014-04-24T14:46:00Z">
              <w:r w:rsidR="00D24C76">
                <w:t>can</w:t>
              </w:r>
            </w:ins>
            <w:ins w:id="1859" w:author="Otter, Martin" w:date="2014-03-31T16:51:00Z">
              <w:r w:rsidR="00C663BA">
                <w:t xml:space="preserve"> be defined as </w:t>
              </w:r>
            </w:ins>
            <w:ins w:id="1860" w:author="Otter, Martin" w:date="2014-03-31T16:55:00Z">
              <w:r w:rsidR="00C663BA" w:rsidRPr="0098259C">
                <w:rPr>
                  <w:rStyle w:val="CODE"/>
                </w:rPr>
                <w:t>"</w:t>
              </w:r>
              <w:r w:rsidR="00C663BA" w:rsidRPr="00BE60CB">
                <w:rPr>
                  <w:rStyle w:val="CODE"/>
                  <w:rPrChange w:id="1861" w:author="Otter, Martin" w:date="2014-03-31T17:00:00Z">
                    <w:rPr>
                      <w:rStyle w:val="CODE"/>
                      <w:i/>
                    </w:rPr>
                  </w:rPrChange>
                </w:rPr>
                <w:t>independent</w:t>
              </w:r>
              <w:r w:rsidR="00C663BA" w:rsidRPr="0098259C">
                <w:rPr>
                  <w:rStyle w:val="CODE"/>
                </w:rPr>
                <w:t>"</w:t>
              </w:r>
            </w:ins>
            <w:ins w:id="1862" w:author="Otter, Martin" w:date="2014-03-31T16:51:00Z">
              <w:r w:rsidR="00C663BA">
                <w:t xml:space="preserve">. </w:t>
              </w:r>
            </w:ins>
            <w:ins w:id="1863" w:author="Otter, Martin" w:date="2014-04-24T14:46:00Z">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implicitely present with name = </w:t>
              </w:r>
              <w:r w:rsidR="00D24C76" w:rsidRPr="0098259C">
                <w:rPr>
                  <w:rStyle w:val="CODE"/>
                </w:rPr>
                <w:t>"</w:t>
              </w:r>
            </w:ins>
            <w:ins w:id="1864" w:author="Otter, Martin" w:date="2014-04-24T14:47:00Z">
              <w:r w:rsidR="00D24C76">
                <w:rPr>
                  <w:rStyle w:val="CODE"/>
                </w:rPr>
                <w:t>time</w:t>
              </w:r>
            </w:ins>
            <w:ins w:id="1865" w:author="Otter, Martin" w:date="2014-04-24T14:46:00Z">
              <w:r w:rsidR="00D24C76" w:rsidRPr="0098259C">
                <w:rPr>
                  <w:rStyle w:val="CODE"/>
                </w:rPr>
                <w:t>"</w:t>
              </w:r>
              <w:r w:rsidR="00D24C76">
                <w:t xml:space="preserve"> and unit = </w:t>
              </w:r>
            </w:ins>
            <w:ins w:id="1866" w:author="Otter, Martin" w:date="2014-04-24T14:47:00Z">
              <w:r w:rsidR="00D24C76" w:rsidRPr="0098259C">
                <w:rPr>
                  <w:rStyle w:val="CODE"/>
                </w:rPr>
                <w:t>"</w:t>
              </w:r>
              <w:r w:rsidR="00D24C76">
                <w:rPr>
                  <w:rStyle w:val="CODE"/>
                </w:rPr>
                <w:t>s</w:t>
              </w:r>
              <w:r w:rsidR="00D24C76" w:rsidRPr="0098259C">
                <w:rPr>
                  <w:rStyle w:val="CODE"/>
                </w:rPr>
                <w:t>"</w:t>
              </w:r>
            </w:ins>
            <w:ins w:id="1867" w:author="Otter, Martin" w:date="2014-04-24T14:46:00Z">
              <w:r w:rsidR="00D24C76">
                <w:t xml:space="preserve">. </w:t>
              </w:r>
            </w:ins>
            <w:ins w:id="1868" w:author="Otter, Martin" w:date="2014-04-24T14:47:00Z">
              <w:r w:rsidR="00D24C76">
                <w:t xml:space="preserve">If one variable is defined as </w:t>
              </w:r>
              <w:r w:rsidR="00D24C76" w:rsidRPr="0098259C">
                <w:rPr>
                  <w:rStyle w:val="CODE"/>
                </w:rPr>
                <w:t>"</w:t>
              </w:r>
              <w:r w:rsidR="00D24C76" w:rsidRPr="00DD1ADF">
                <w:rPr>
                  <w:rStyle w:val="CODE"/>
                </w:rPr>
                <w:t>independent</w:t>
              </w:r>
              <w:r w:rsidR="00D24C76" w:rsidRPr="0098259C">
                <w:rPr>
                  <w:rStyle w:val="CODE"/>
                </w:rPr>
                <w:t>"</w:t>
              </w:r>
            </w:ins>
            <w:ins w:id="1869" w:author="Otter, Martin" w:date="2014-04-24T14:48:00Z">
              <w:r w:rsidR="00D24C76">
                <w:t xml:space="preserve">, </w:t>
              </w:r>
            </w:ins>
            <w:ins w:id="1870" w:author="Otter, Martin" w:date="2014-04-24T14:47:00Z">
              <w:r w:rsidR="00D24C76">
                <w:t>it m</w:t>
              </w:r>
            </w:ins>
            <w:ins w:id="1871" w:author="Otter, Martin" w:date="2014-03-31T16:52:00Z">
              <w:r w:rsidR="00C663BA">
                <w:t xml:space="preserve">ust </w:t>
              </w:r>
            </w:ins>
            <w:ins w:id="1872" w:author="Otter, Martin" w:date="2014-03-31T16:53:00Z">
              <w:r w:rsidR="00C663BA">
                <w:t xml:space="preserve">be defined as </w:t>
              </w:r>
            </w:ins>
            <w:ins w:id="1873" w:author="Otter, Martin" w:date="2014-03-31T16:56:00Z">
              <w:r w:rsidR="00C663BA" w:rsidRPr="0098259C">
                <w:rPr>
                  <w:rStyle w:val="CODE"/>
                </w:rPr>
                <w:t>"</w:t>
              </w:r>
            </w:ins>
            <w:ins w:id="1874" w:author="Otter, Martin" w:date="2014-03-31T16:53:00Z">
              <w:r w:rsidR="00C663BA" w:rsidRPr="00C663BA">
                <w:rPr>
                  <w:rStyle w:val="CODE"/>
                  <w:rPrChange w:id="1875" w:author="Otter, Martin" w:date="2014-03-31T16:56:00Z">
                    <w:rPr/>
                  </w:rPrChange>
                </w:rPr>
                <w:t>Real</w:t>
              </w:r>
            </w:ins>
            <w:ins w:id="1876" w:author="Otter, Martin" w:date="2014-03-31T16:56:00Z">
              <w:r w:rsidR="00C663BA" w:rsidRPr="0098259C">
                <w:rPr>
                  <w:rStyle w:val="CODE"/>
                </w:rPr>
                <w:t>"</w:t>
              </w:r>
            </w:ins>
            <w:ins w:id="1877" w:author="Otter, Martin" w:date="2014-04-24T14:48:00Z">
              <w:r w:rsidR="00D24C76">
                <w:t xml:space="preserve"> without a</w:t>
              </w:r>
            </w:ins>
            <w:ins w:id="1878" w:author="Otter, Martin" w:date="2014-03-31T16:53:00Z">
              <w:r w:rsidR="00C663BA">
                <w:t xml:space="preserve"> </w:t>
              </w:r>
            </w:ins>
            <w:ins w:id="1879" w:author="Otter, Martin" w:date="2014-03-31T16:56:00Z">
              <w:r w:rsidR="00C663BA" w:rsidRPr="0098259C">
                <w:rPr>
                  <w:rStyle w:val="CODE"/>
                </w:rPr>
                <w:t>"</w:t>
              </w:r>
              <w:r w:rsidR="00C663BA">
                <w:rPr>
                  <w:rStyle w:val="CODE"/>
                </w:rPr>
                <w:t>start</w:t>
              </w:r>
              <w:r w:rsidR="00C663BA" w:rsidRPr="0098259C">
                <w:rPr>
                  <w:rStyle w:val="CODE"/>
                </w:rPr>
                <w:t>"</w:t>
              </w:r>
            </w:ins>
            <w:ins w:id="1880" w:author="Otter, Martin" w:date="2014-03-31T16:53:00Z">
              <w:r w:rsidR="00C663BA">
                <w:t xml:space="preserve"> </w:t>
              </w:r>
            </w:ins>
            <w:ins w:id="1881" w:author="Otter, Martin" w:date="2014-04-24T14:48:00Z">
              <w:r w:rsidR="00D24C76">
                <w:t>attribute.</w:t>
              </w:r>
            </w:ins>
            <w:ins w:id="1882" w:author="Otter, Martin" w:date="2014-03-31T16:54:00Z">
              <w:r w:rsidR="00C663BA">
                <w:t xml:space="preserve"> It is not allowed to call function </w:t>
              </w:r>
            </w:ins>
            <w:ins w:id="1883" w:author="Otter, Martin" w:date="2014-04-09T11:00:00Z">
              <w:r w:rsidR="00140C25">
                <w:rPr>
                  <w:rStyle w:val="CODE"/>
                </w:rPr>
                <w:t>fmi2</w:t>
              </w:r>
            </w:ins>
            <w:ins w:id="1884" w:author="Otter, Martin" w:date="2014-03-31T16:52:00Z">
              <w:r w:rsidR="00C663BA" w:rsidRPr="00C663BA">
                <w:rPr>
                  <w:rStyle w:val="CODE"/>
                  <w:rPrChange w:id="1885" w:author="Otter, Martin" w:date="2014-03-31T16:56:00Z">
                    <w:rPr/>
                  </w:rPrChange>
                </w:rPr>
                <w:t>Set</w:t>
              </w:r>
            </w:ins>
            <w:ins w:id="1886" w:author="Otter, Martin" w:date="2014-03-31T16:54:00Z">
              <w:r w:rsidR="00C663BA" w:rsidRPr="00C663BA">
                <w:rPr>
                  <w:rStyle w:val="CODE"/>
                  <w:rPrChange w:id="1887" w:author="Otter, Martin" w:date="2014-03-31T16:56:00Z">
                    <w:rPr/>
                  </w:rPrChange>
                </w:rPr>
                <w:t>Real</w:t>
              </w:r>
              <w:r w:rsidR="00C663BA">
                <w:t xml:space="preserve"> on an </w:t>
              </w:r>
            </w:ins>
            <w:ins w:id="1888" w:author="Otter, Martin" w:date="2014-03-31T16:57:00Z">
              <w:r w:rsidR="00C663BA" w:rsidRPr="0098259C">
                <w:rPr>
                  <w:rStyle w:val="CODE"/>
                </w:rPr>
                <w:t>"</w:t>
              </w:r>
              <w:r w:rsidR="00C663BA" w:rsidRPr="00BE60CB">
                <w:rPr>
                  <w:rStyle w:val="CODE"/>
                  <w:rPrChange w:id="1889" w:author="Otter, Martin" w:date="2014-03-31T17:00:00Z">
                    <w:rPr>
                      <w:rStyle w:val="CODE"/>
                      <w:i/>
                    </w:rPr>
                  </w:rPrChange>
                </w:rPr>
                <w:t>independent</w:t>
              </w:r>
              <w:r w:rsidR="00C663BA" w:rsidRPr="0098259C">
                <w:rPr>
                  <w:rStyle w:val="CODE"/>
                </w:rPr>
                <w:t>"</w:t>
              </w:r>
            </w:ins>
            <w:ins w:id="1890" w:author="Otter, Martin" w:date="2014-03-31T16:54:00Z">
              <w:r w:rsidR="00C663BA">
                <w:t xml:space="preserve"> variable. </w:t>
              </w:r>
            </w:ins>
            <w:ins w:id="1891" w:author="Otter, Martin" w:date="2014-03-31T16:55:00Z">
              <w:r w:rsidR="00C663BA">
                <w:t>Instead, its value is</w:t>
              </w:r>
            </w:ins>
            <w:ins w:id="1892" w:author="Otter, Martin" w:date="2014-03-31T16:52:00Z">
              <w:r w:rsidR="00C663BA" w:rsidRPr="00C663BA">
                <w:t xml:space="preserve"> </w:t>
              </w:r>
            </w:ins>
            <w:ins w:id="1893" w:author="Otter, Martin" w:date="2014-04-15T19:40:00Z">
              <w:r w:rsidR="00062146">
                <w:t xml:space="preserve">initialized with </w:t>
              </w:r>
              <w:r w:rsidR="00062146" w:rsidRPr="00062146">
                <w:rPr>
                  <w:rStyle w:val="CODE"/>
                  <w:rPrChange w:id="1894" w:author="Otter, Martin" w:date="2014-04-15T19:41:00Z">
                    <w:rPr/>
                  </w:rPrChange>
                </w:rPr>
                <w:t>fmi2SetupExperiment</w:t>
              </w:r>
              <w:r w:rsidR="00062146">
                <w:t xml:space="preserve"> and after initialization </w:t>
              </w:r>
            </w:ins>
            <w:ins w:id="1895" w:author="Otter, Martin" w:date="2014-03-31T16:52:00Z">
              <w:r w:rsidR="00C663BA" w:rsidRPr="00C663BA">
                <w:t xml:space="preserve">set by </w:t>
              </w:r>
            </w:ins>
            <w:ins w:id="1896" w:author="Otter, Martin" w:date="2014-04-09T11:00:00Z">
              <w:r w:rsidR="00140C25">
                <w:rPr>
                  <w:rStyle w:val="CODE"/>
                </w:rPr>
                <w:t>fmi2</w:t>
              </w:r>
            </w:ins>
            <w:ins w:id="1897" w:author="Otter, Martin" w:date="2014-03-31T16:52:00Z">
              <w:r w:rsidR="00C663BA" w:rsidRPr="00C663BA">
                <w:rPr>
                  <w:rStyle w:val="CODE"/>
                  <w:rPrChange w:id="1898" w:author="Otter, Martin" w:date="2014-03-31T16:57:00Z">
                    <w:rPr/>
                  </w:rPrChange>
                </w:rPr>
                <w:t>SetTime</w:t>
              </w:r>
              <w:r w:rsidR="00C663BA" w:rsidRPr="00C663BA">
                <w:t xml:space="preserve"> </w:t>
              </w:r>
            </w:ins>
            <w:ins w:id="1899" w:author="Otter, Martin" w:date="2014-03-31T16:55:00Z">
              <w:r w:rsidR="00C663BA">
                <w:t>for ModelExchange and by</w:t>
              </w:r>
            </w:ins>
            <w:ins w:id="1900" w:author="Otter, Martin" w:date="2014-03-31T16:52:00Z">
              <w:r w:rsidR="00C663BA" w:rsidRPr="00C663BA">
                <w:t xml:space="preserve"> arguments </w:t>
              </w:r>
              <w:r w:rsidR="00C663BA" w:rsidRPr="00C663BA">
                <w:rPr>
                  <w:rStyle w:val="CODE"/>
                  <w:rPrChange w:id="1901" w:author="Otter, Martin" w:date="2014-03-31T16:57:00Z">
                    <w:rPr/>
                  </w:rPrChange>
                </w:rPr>
                <w:t>currentCommunicationPoint</w:t>
              </w:r>
              <w:r w:rsidR="00C663BA" w:rsidRPr="00C663BA">
                <w:t xml:space="preserve"> and </w:t>
              </w:r>
              <w:r w:rsidR="00C663BA" w:rsidRPr="00C663BA">
                <w:rPr>
                  <w:rStyle w:val="CODE"/>
                  <w:rPrChange w:id="1902" w:author="Otter, Martin" w:date="2014-03-31T16:57:00Z">
                    <w:rPr/>
                  </w:rPrChange>
                </w:rPr>
                <w:t>communicationStepSize</w:t>
              </w:r>
              <w:r w:rsidR="00C663BA" w:rsidRPr="00C663BA">
                <w:t xml:space="preserve"> of </w:t>
              </w:r>
            </w:ins>
            <w:ins w:id="1903" w:author="Otter, Martin" w:date="2014-04-09T11:00:00Z">
              <w:r w:rsidR="00140C25">
                <w:rPr>
                  <w:rStyle w:val="CODE"/>
                </w:rPr>
                <w:t>fmi2</w:t>
              </w:r>
            </w:ins>
            <w:ins w:id="1904" w:author="Otter, Martin" w:date="2014-03-31T16:52:00Z">
              <w:r w:rsidR="00C663BA" w:rsidRPr="00C663BA">
                <w:rPr>
                  <w:rStyle w:val="CODE"/>
                  <w:rPrChange w:id="1905" w:author="Otter, Martin" w:date="2014-03-31T16:57:00Z">
                    <w:rPr/>
                  </w:rPrChange>
                </w:rPr>
                <w:t>DoStep</w:t>
              </w:r>
            </w:ins>
            <w:ins w:id="1906" w:author="Otter, Martin" w:date="2014-03-31T16:55:00Z">
              <w:r w:rsidR="00C663BA">
                <w:t xml:space="preserve"> for CoSimulation.</w:t>
              </w:r>
            </w:ins>
            <w:ins w:id="1907" w:author="Otter, Martin" w:date="2014-03-31T16:57:00Z">
              <w:r w:rsidR="00C663BA">
                <w:t xml:space="preserve"> </w:t>
              </w:r>
            </w:ins>
            <w:ins w:id="1908" w:author="Otter, Martin" w:date="2014-04-24T14:48:00Z">
              <w:r w:rsidR="00D24C76">
                <w:t>[</w:t>
              </w:r>
              <w:r w:rsidR="00D24C76" w:rsidRPr="00D24C76">
                <w:rPr>
                  <w:i/>
                  <w:rPrChange w:id="1909" w:author="Otter, Martin" w:date="2014-04-24T14:49:00Z">
                    <w:rPr/>
                  </w:rPrChange>
                </w:rPr>
                <w:t>T</w:t>
              </w:r>
            </w:ins>
            <w:ins w:id="1910" w:author="Otter, Martin" w:date="2014-03-31T16:57:00Z">
              <w:r w:rsidR="00C663BA" w:rsidRPr="00D24C76">
                <w:rPr>
                  <w:i/>
                  <w:rPrChange w:id="1911" w:author="Otter, Martin" w:date="2014-04-24T14:49:00Z">
                    <w:rPr/>
                  </w:rPrChange>
                </w:rPr>
                <w:t xml:space="preserve">he actual value can </w:t>
              </w:r>
              <w:r w:rsidR="00D24C76" w:rsidRPr="00D24C76">
                <w:rPr>
                  <w:i/>
                  <w:rPrChange w:id="1912" w:author="Otter, Martin" w:date="2014-04-24T14:49:00Z">
                    <w:rPr/>
                  </w:rPrChange>
                </w:rPr>
                <w:t xml:space="preserve">be inquired </w:t>
              </w:r>
            </w:ins>
            <w:ins w:id="1913" w:author="Otter, Martin" w:date="2014-04-24T14:49:00Z">
              <w:r w:rsidR="00D24C76" w:rsidRPr="00D24C76">
                <w:rPr>
                  <w:i/>
                  <w:rPrChange w:id="1914" w:author="Otter, Martin" w:date="2014-04-24T14:49:00Z">
                    <w:rPr/>
                  </w:rPrChange>
                </w:rPr>
                <w:t>with</w:t>
              </w:r>
            </w:ins>
            <w:ins w:id="1915" w:author="Otter, Martin" w:date="2014-03-31T16:57:00Z">
              <w:r w:rsidR="00C663BA" w:rsidRPr="00D24C76">
                <w:rPr>
                  <w:i/>
                  <w:rPrChange w:id="1916" w:author="Otter, Martin" w:date="2014-04-24T14:49:00Z">
                    <w:rPr/>
                  </w:rPrChange>
                </w:rPr>
                <w:t xml:space="preserve"> </w:t>
              </w:r>
            </w:ins>
            <w:ins w:id="1917" w:author="Otter, Martin" w:date="2014-04-09T11:00:00Z">
              <w:r w:rsidR="00140C25" w:rsidRPr="00D24C76">
                <w:rPr>
                  <w:rStyle w:val="CODE"/>
                  <w:i/>
                  <w:rPrChange w:id="1918" w:author="Otter, Martin" w:date="2014-04-24T14:49:00Z">
                    <w:rPr>
                      <w:rStyle w:val="CODE"/>
                    </w:rPr>
                  </w:rPrChange>
                </w:rPr>
                <w:t>fmi2</w:t>
              </w:r>
            </w:ins>
            <w:ins w:id="1919" w:author="Otter, Martin" w:date="2014-03-31T16:57:00Z">
              <w:r w:rsidR="00C663BA" w:rsidRPr="00D24C76">
                <w:rPr>
                  <w:rStyle w:val="CODE"/>
                  <w:i/>
                  <w:rPrChange w:id="1920" w:author="Otter, Martin" w:date="2014-04-24T14:49:00Z">
                    <w:rPr/>
                  </w:rPrChange>
                </w:rPr>
                <w:t>GetReal</w:t>
              </w:r>
              <w:r w:rsidR="00C663BA" w:rsidRPr="00D24C76">
                <w:rPr>
                  <w:i/>
                  <w:rPrChange w:id="1921" w:author="Otter, Martin" w:date="2014-04-24T14:49:00Z">
                    <w:rPr/>
                  </w:rPrChange>
                </w:rPr>
                <w:t>.</w:t>
              </w:r>
            </w:ins>
            <w:ins w:id="1922" w:author="Otter, Martin" w:date="2014-04-24T14:48:00Z">
              <w:r w:rsidR="00D24C76">
                <w:t>]</w:t>
              </w:r>
            </w:ins>
          </w:p>
          <w:p w14:paraId="6F5C82F0" w14:textId="2ED955FC" w:rsidR="006277A9" w:rsidRDefault="006277A9">
            <w:pPr>
              <w:pStyle w:val="Textkrper-Tabelle"/>
              <w:spacing w:before="120"/>
              <w:rPr>
                <w:ins w:id="1923" w:author="Otter, Martin" w:date="2014-03-26T19:21:00Z"/>
              </w:rPr>
              <w:pPrChange w:id="1924" w:author="Otter, Martin" w:date="2014-03-31T17:02:00Z">
                <w:pPr>
                  <w:pStyle w:val="Textkrper-Tabelle"/>
                </w:pPr>
              </w:pPrChange>
            </w:pPr>
            <w:r w:rsidRPr="0098259C">
              <w:t>The default</w:t>
            </w:r>
            <w:ins w:id="1925" w:author="Otter, Martin" w:date="2014-04-24T14:49:00Z">
              <w:r w:rsidR="00D24C76">
                <w:t xml:space="preserve"> of </w:t>
              </w:r>
              <w:r w:rsidR="00D24C76" w:rsidRPr="00D24C76">
                <w:rPr>
                  <w:rStyle w:val="CODE"/>
                  <w:rPrChange w:id="1926" w:author="Otter, Martin" w:date="2014-04-24T14:50:00Z">
                    <w:rPr/>
                  </w:rPrChange>
                </w:rPr>
                <w:t>causality</w:t>
              </w:r>
            </w:ins>
            <w:r w:rsidRPr="0098259C">
              <w:t xml:space="preserve"> is “</w:t>
            </w:r>
            <w:r w:rsidR="0058282F" w:rsidRPr="0098259C">
              <w:rPr>
                <w:rStyle w:val="CODE"/>
              </w:rPr>
              <w:t>local</w:t>
            </w:r>
            <w:r w:rsidRPr="0098259C">
              <w:t>”.</w:t>
            </w:r>
            <w:ins w:id="1927" w:author="Otter, Martin" w:date="2014-06-12T08:44:00Z">
              <w:r w:rsidR="00561F4F">
                <w:br/>
              </w:r>
              <w:r w:rsidR="00561F4F" w:rsidRPr="00561F4F">
                <w:rPr>
                  <w:rPrChange w:id="1928" w:author="Otter, Martin" w:date="2014-06-12T08:44:00Z">
                    <w:rPr>
                      <w:i/>
                    </w:rPr>
                  </w:rPrChange>
                </w:rPr>
                <w:t xml:space="preserve">A continuous-time state </w:t>
              </w:r>
              <w:r w:rsidR="00561F4F">
                <w:t>must</w:t>
              </w:r>
              <w:r w:rsidR="00561F4F" w:rsidRPr="00561F4F">
                <w:rPr>
                  <w:rPrChange w:id="1929" w:author="Otter, Martin" w:date="2014-06-12T08:44:00Z">
                    <w:rPr>
                      <w:i/>
                    </w:rPr>
                  </w:rPrChange>
                </w:rPr>
                <w:t xml:space="preserve"> have </w:t>
              </w:r>
              <w:r w:rsidR="00561F4F" w:rsidRPr="00561F4F">
                <w:rPr>
                  <w:rStyle w:val="CODE"/>
                  <w:rPrChange w:id="1930" w:author="Otter, Martin" w:date="2014-06-12T08:44:00Z">
                    <w:rPr>
                      <w:rStyle w:val="CODE"/>
                      <w:i/>
                    </w:rPr>
                  </w:rPrChange>
                </w:rPr>
                <w:t>causality = "local"</w:t>
              </w:r>
              <w:r w:rsidR="00561F4F" w:rsidRPr="00561F4F">
                <w:rPr>
                  <w:rPrChange w:id="1931" w:author="Otter, Martin" w:date="2014-06-12T08:44:00Z">
                    <w:rPr>
                      <w:i/>
                    </w:rPr>
                  </w:rPrChange>
                </w:rPr>
                <w:t xml:space="preserve"> or </w:t>
              </w:r>
              <w:r w:rsidR="00561F4F" w:rsidRPr="00561F4F">
                <w:rPr>
                  <w:rStyle w:val="CODE"/>
                  <w:rPrChange w:id="1932" w:author="Otter, Martin" w:date="2014-06-12T08:44:00Z">
                    <w:rPr>
                      <w:rStyle w:val="CODE"/>
                      <w:i/>
                    </w:rPr>
                  </w:rPrChange>
                </w:rPr>
                <w:t>"output"</w:t>
              </w:r>
            </w:ins>
            <w:ins w:id="1933" w:author="Otter, Martin" w:date="2014-06-12T08:52:00Z">
              <w:r w:rsidR="00561F4F" w:rsidRPr="00561F4F">
                <w:rPr>
                  <w:rPrChange w:id="1934" w:author="Otter, Martin" w:date="2014-06-12T08:53:00Z">
                    <w:rPr>
                      <w:rStyle w:val="CODE"/>
                    </w:rPr>
                  </w:rPrChange>
                </w:rPr>
                <w:t>, see also</w:t>
              </w:r>
            </w:ins>
            <w:ins w:id="1935" w:author="Otter, Martin" w:date="2014-06-12T08:53:00Z">
              <w:r w:rsidR="00561F4F">
                <w:t xml:space="preserve"> section</w:t>
              </w:r>
            </w:ins>
            <w:ins w:id="1936" w:author="Otter, Martin" w:date="2014-06-12T08:52:00Z">
              <w:r w:rsidR="00561F4F" w:rsidRPr="00561F4F">
                <w:rPr>
                  <w:rPrChange w:id="1937" w:author="Otter, Martin" w:date="2014-06-12T08:53:00Z">
                    <w:rPr>
                      <w:rStyle w:val="CODE"/>
                    </w:rPr>
                  </w:rPrChange>
                </w:rPr>
                <w:t xml:space="preserve"> </w:t>
              </w:r>
              <w:r w:rsidR="00561F4F" w:rsidRPr="00561F4F">
                <w:rPr>
                  <w:rPrChange w:id="1938" w:author="Otter, Martin" w:date="2014-06-12T08:53:00Z">
                    <w:rPr>
                      <w:rStyle w:val="CODE"/>
                    </w:rPr>
                  </w:rPrChange>
                </w:rPr>
                <w:fldChar w:fldCharType="begin"/>
              </w:r>
              <w:r w:rsidR="00561F4F" w:rsidRPr="00561F4F">
                <w:rPr>
                  <w:rPrChange w:id="1939" w:author="Otter, Martin" w:date="2014-06-12T08:53:00Z">
                    <w:rPr>
                      <w:rStyle w:val="CODE"/>
                    </w:rPr>
                  </w:rPrChange>
                </w:rPr>
                <w:instrText xml:space="preserve"> REF _Ref369247608 \n \h </w:instrText>
              </w:r>
            </w:ins>
            <w:r w:rsidR="00561F4F">
              <w:instrText xml:space="preserve"> \* MERGEFORMAT </w:instrText>
            </w:r>
            <w:r w:rsidR="00561F4F" w:rsidRPr="00561F4F">
              <w:rPr>
                <w:rPrChange w:id="1940" w:author="Otter, Martin" w:date="2014-06-12T08:53:00Z">
                  <w:rPr/>
                </w:rPrChange>
              </w:rPr>
            </w:r>
            <w:r w:rsidR="00561F4F" w:rsidRPr="00561F4F">
              <w:rPr>
                <w:rPrChange w:id="1941" w:author="Otter, Martin" w:date="2014-06-12T08:53:00Z">
                  <w:rPr>
                    <w:rStyle w:val="CODE"/>
                  </w:rPr>
                </w:rPrChange>
              </w:rPr>
              <w:fldChar w:fldCharType="separate"/>
            </w:r>
            <w:ins w:id="1942" w:author="Otter, Martin" w:date="2014-06-12T08:52:00Z">
              <w:r w:rsidR="00561F4F" w:rsidRPr="00561F4F">
                <w:rPr>
                  <w:rPrChange w:id="1943" w:author="Otter, Martin" w:date="2014-06-12T08:53:00Z">
                    <w:rPr>
                      <w:rStyle w:val="CODE"/>
                    </w:rPr>
                  </w:rPrChange>
                </w:rPr>
                <w:t>2.2.8</w:t>
              </w:r>
              <w:r w:rsidR="00561F4F" w:rsidRPr="00561F4F">
                <w:rPr>
                  <w:rPrChange w:id="1944" w:author="Otter, Martin" w:date="2014-06-12T08:53:00Z">
                    <w:rPr>
                      <w:rStyle w:val="CODE"/>
                    </w:rPr>
                  </w:rPrChange>
                </w:rPr>
                <w:fldChar w:fldCharType="end"/>
              </w:r>
              <w:r w:rsidR="00561F4F" w:rsidRPr="00561F4F">
                <w:rPr>
                  <w:rPrChange w:id="1945" w:author="Otter, Martin" w:date="2014-06-12T08:53:00Z">
                    <w:rPr>
                      <w:rStyle w:val="CODE"/>
                    </w:rPr>
                  </w:rPrChange>
                </w:rPr>
                <w:t>.</w:t>
              </w:r>
            </w:ins>
          </w:p>
          <w:p w14:paraId="57CE204A" w14:textId="4268F5C6" w:rsidR="00D570FD" w:rsidRPr="0098259C" w:rsidRDefault="00D570FD">
            <w:pPr>
              <w:pStyle w:val="Textkrper-Tabelle"/>
              <w:rPr>
                <w:b/>
              </w:rPr>
              <w:pPrChange w:id="1946" w:author="Otter, Martin" w:date="2014-06-12T08:44:00Z">
                <w:pPr>
                  <w:pStyle w:val="Textkrper-Tabelle"/>
                  <w:keepNext/>
                  <w:overflowPunct w:val="0"/>
                  <w:autoSpaceDE w:val="0"/>
                  <w:autoSpaceDN w:val="0"/>
                  <w:adjustRightInd w:val="0"/>
                  <w:ind w:firstLine="227"/>
                  <w:jc w:val="both"/>
                  <w:textAlignment w:val="baseline"/>
                  <w:outlineLvl w:val="5"/>
                </w:pPr>
              </w:pPrChange>
            </w:pPr>
            <w:ins w:id="1947" w:author="Otter, Martin" w:date="2014-03-26T19:21:00Z">
              <w:r>
                <w:t>[</w:t>
              </w:r>
              <w:proofErr w:type="gramStart"/>
              <w:r w:rsidRPr="00D570FD">
                <w:rPr>
                  <w:rStyle w:val="CODE"/>
                  <w:i/>
                  <w:rPrChange w:id="1948" w:author="Otter, Martin" w:date="2014-03-26T19:25:00Z">
                    <w:rPr/>
                  </w:rPrChange>
                </w:rPr>
                <w:t>causality</w:t>
              </w:r>
              <w:proofErr w:type="gramEnd"/>
              <w:r w:rsidRPr="00D570FD">
                <w:rPr>
                  <w:rStyle w:val="CODE"/>
                  <w:i/>
                  <w:rPrChange w:id="1949" w:author="Otter, Martin" w:date="2014-03-26T19:25:00Z">
                    <w:rPr/>
                  </w:rPrChange>
                </w:rPr>
                <w:t xml:space="preserve"> = </w:t>
              </w:r>
            </w:ins>
            <w:ins w:id="1950" w:author="Otter, Martin" w:date="2014-03-26T19:24:00Z">
              <w:r w:rsidRPr="00D570FD">
                <w:rPr>
                  <w:rStyle w:val="CODE"/>
                  <w:i/>
                  <w:rPrChange w:id="1951" w:author="Otter, Martin" w:date="2014-03-26T19:25:00Z">
                    <w:rPr>
                      <w:rStyle w:val="CODE"/>
                    </w:rPr>
                  </w:rPrChange>
                </w:rPr>
                <w:t>"</w:t>
              </w:r>
            </w:ins>
            <w:ins w:id="1952" w:author="Otter, Martin" w:date="2014-03-26T19:21:00Z">
              <w:r w:rsidRPr="00D570FD">
                <w:rPr>
                  <w:rStyle w:val="CODE"/>
                  <w:i/>
                  <w:rPrChange w:id="1953" w:author="Otter, Martin" w:date="2014-03-26T19:25:00Z">
                    <w:rPr/>
                  </w:rPrChange>
                </w:rPr>
                <w:t>calculatedParameter</w:t>
              </w:r>
            </w:ins>
            <w:ins w:id="1954" w:author="Otter, Martin" w:date="2014-03-26T19:24:00Z">
              <w:r w:rsidRPr="00D570FD">
                <w:rPr>
                  <w:rStyle w:val="CODE"/>
                  <w:i/>
                  <w:rPrChange w:id="1955" w:author="Otter, Martin" w:date="2014-03-26T19:25:00Z">
                    <w:rPr>
                      <w:rStyle w:val="CODE"/>
                    </w:rPr>
                  </w:rPrChange>
                </w:rPr>
                <w:t>"</w:t>
              </w:r>
            </w:ins>
            <w:ins w:id="1956" w:author="Otter, Martin" w:date="2014-03-26T19:21:00Z">
              <w:r w:rsidRPr="00D570FD">
                <w:rPr>
                  <w:i/>
                  <w:rPrChange w:id="1957" w:author="Otter, Martin" w:date="2014-03-26T19:25:00Z">
                    <w:rPr/>
                  </w:rPrChange>
                </w:rPr>
                <w:t xml:space="preserve"> and </w:t>
              </w:r>
              <w:r w:rsidRPr="00D570FD">
                <w:rPr>
                  <w:rStyle w:val="CODE"/>
                  <w:i/>
                  <w:rPrChange w:id="1958" w:author="Otter, Martin" w:date="2014-03-26T19:25:00Z">
                    <w:rPr/>
                  </w:rPrChange>
                </w:rPr>
                <w:t xml:space="preserve">causality = </w:t>
              </w:r>
            </w:ins>
            <w:ins w:id="1959" w:author="Otter, Martin" w:date="2014-03-26T19:24:00Z">
              <w:r w:rsidRPr="00D570FD">
                <w:rPr>
                  <w:rStyle w:val="CODE"/>
                  <w:i/>
                  <w:rPrChange w:id="1960" w:author="Otter, Martin" w:date="2014-03-26T19:25:00Z">
                    <w:rPr>
                      <w:rStyle w:val="CODE"/>
                    </w:rPr>
                  </w:rPrChange>
                </w:rPr>
                <w:t>"</w:t>
              </w:r>
            </w:ins>
            <w:ins w:id="1961" w:author="Otter, Martin" w:date="2014-03-26T19:22:00Z">
              <w:r w:rsidRPr="00D570FD">
                <w:rPr>
                  <w:rStyle w:val="CODE"/>
                  <w:i/>
                  <w:rPrChange w:id="1962" w:author="Otter, Martin" w:date="2014-03-26T19:25:00Z">
                    <w:rPr/>
                  </w:rPrChange>
                </w:rPr>
                <w:t>local</w:t>
              </w:r>
            </w:ins>
            <w:ins w:id="1963" w:author="Otter, Martin" w:date="2014-03-26T19:24:00Z">
              <w:r w:rsidRPr="00D570FD">
                <w:rPr>
                  <w:rStyle w:val="CODE"/>
                  <w:i/>
                  <w:rPrChange w:id="1964" w:author="Otter, Martin" w:date="2014-03-26T19:25:00Z">
                    <w:rPr>
                      <w:rStyle w:val="CODE"/>
                    </w:rPr>
                  </w:rPrChange>
                </w:rPr>
                <w:t>"</w:t>
              </w:r>
            </w:ins>
            <w:ins w:id="1965" w:author="Otter, Martin" w:date="2014-03-26T19:22:00Z">
              <w:r w:rsidRPr="00D570FD">
                <w:rPr>
                  <w:i/>
                  <w:rPrChange w:id="1966" w:author="Otter, Martin" w:date="2014-03-26T19:25:00Z">
                    <w:rPr/>
                  </w:rPrChange>
                </w:rPr>
                <w:t xml:space="preserve"> with </w:t>
              </w:r>
              <w:r w:rsidRPr="00D570FD">
                <w:rPr>
                  <w:rStyle w:val="CODE"/>
                  <w:i/>
                  <w:rPrChange w:id="1967" w:author="Otter, Martin" w:date="2014-03-26T19:25:00Z">
                    <w:rPr/>
                  </w:rPrChange>
                </w:rPr>
                <w:t xml:space="preserve">variability = </w:t>
              </w:r>
            </w:ins>
            <w:ins w:id="1968" w:author="Otter, Martin" w:date="2014-03-26T19:24:00Z">
              <w:r w:rsidRPr="00D570FD">
                <w:rPr>
                  <w:rStyle w:val="CODE"/>
                  <w:i/>
                  <w:rPrChange w:id="1969" w:author="Otter, Martin" w:date="2014-03-26T19:25:00Z">
                    <w:rPr>
                      <w:rStyle w:val="CODE"/>
                    </w:rPr>
                  </w:rPrChange>
                </w:rPr>
                <w:t>"</w:t>
              </w:r>
            </w:ins>
            <w:ins w:id="1970" w:author="Otter, Martin" w:date="2014-03-26T19:22:00Z">
              <w:r w:rsidRPr="00D570FD">
                <w:rPr>
                  <w:rStyle w:val="CODE"/>
                  <w:i/>
                  <w:rPrChange w:id="1971" w:author="Otter, Martin" w:date="2014-03-26T19:25:00Z">
                    <w:rPr/>
                  </w:rPrChange>
                </w:rPr>
                <w:t>fixed</w:t>
              </w:r>
            </w:ins>
            <w:ins w:id="1972" w:author="Otter, Martin" w:date="2014-03-26T19:24:00Z">
              <w:r w:rsidRPr="00D570FD">
                <w:rPr>
                  <w:rStyle w:val="CODE"/>
                  <w:i/>
                  <w:rPrChange w:id="1973" w:author="Otter, Martin" w:date="2014-03-26T19:25:00Z">
                    <w:rPr>
                      <w:rStyle w:val="CODE"/>
                    </w:rPr>
                  </w:rPrChange>
                </w:rPr>
                <w:t>"</w:t>
              </w:r>
            </w:ins>
            <w:ins w:id="1974" w:author="Otter, Martin" w:date="2014-03-26T19:22:00Z">
              <w:r w:rsidRPr="00D570FD">
                <w:rPr>
                  <w:i/>
                  <w:rPrChange w:id="1975" w:author="Otter, Martin" w:date="2014-03-26T19:25:00Z">
                    <w:rPr/>
                  </w:rPrChange>
                </w:rPr>
                <w:t xml:space="preserve"> or </w:t>
              </w:r>
            </w:ins>
            <w:ins w:id="1976" w:author="Otter, Martin" w:date="2014-03-26T19:24:00Z">
              <w:r w:rsidRPr="00D570FD">
                <w:rPr>
                  <w:rStyle w:val="CODE"/>
                  <w:i/>
                  <w:rPrChange w:id="1977" w:author="Otter, Martin" w:date="2014-03-26T19:25:00Z">
                    <w:rPr>
                      <w:rStyle w:val="CODE"/>
                    </w:rPr>
                  </w:rPrChange>
                </w:rPr>
                <w:t>"</w:t>
              </w:r>
            </w:ins>
            <w:ins w:id="1978" w:author="Otter, Martin" w:date="2014-03-26T19:22:00Z">
              <w:r w:rsidRPr="00D570FD">
                <w:rPr>
                  <w:rStyle w:val="CODE"/>
                  <w:i/>
                  <w:rPrChange w:id="1979" w:author="Otter, Martin" w:date="2014-03-26T19:25:00Z">
                    <w:rPr/>
                  </w:rPrChange>
                </w:rPr>
                <w:t>tunable</w:t>
              </w:r>
            </w:ins>
            <w:ins w:id="1980" w:author="Otter, Martin" w:date="2014-03-26T19:24:00Z">
              <w:r w:rsidRPr="00D570FD">
                <w:rPr>
                  <w:rStyle w:val="CODE"/>
                  <w:i/>
                  <w:rPrChange w:id="1981" w:author="Otter, Martin" w:date="2014-03-26T19:25:00Z">
                    <w:rPr>
                      <w:rStyle w:val="CODE"/>
                    </w:rPr>
                  </w:rPrChange>
                </w:rPr>
                <w:t>"</w:t>
              </w:r>
            </w:ins>
            <w:ins w:id="1982" w:author="Otter, Martin" w:date="2014-03-26T19:22:00Z">
              <w:r w:rsidRPr="00D570FD">
                <w:rPr>
                  <w:i/>
                  <w:rPrChange w:id="1983" w:author="Otter, Martin" w:date="2014-03-26T19:25:00Z">
                    <w:rPr/>
                  </w:rPrChange>
                </w:rPr>
                <w:t xml:space="preserve"> are similar. </w:t>
              </w:r>
            </w:ins>
            <w:ins w:id="1984" w:author="Otter, Martin" w:date="2014-04-24T08:28:00Z">
              <w:r w:rsidR="00DF4DB4">
                <w:rPr>
                  <w:i/>
                </w:rPr>
                <w:t xml:space="preserve">The difference </w:t>
              </w:r>
            </w:ins>
            <w:ins w:id="1985" w:author="Otter, Martin" w:date="2014-04-24T08:29:00Z">
              <w:r w:rsidR="00DF4DB4">
                <w:rPr>
                  <w:i/>
                </w:rPr>
                <w:t xml:space="preserve">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ins>
            <w:ins w:id="1986" w:author="Otter, Martin" w:date="2014-04-24T08:21:00Z">
              <w:r w:rsidR="00316824">
                <w:rPr>
                  <w:i/>
                </w:rPr>
                <w:t xml:space="preserve">hen importing an FMU in a Modelica environment, a </w:t>
              </w:r>
            </w:ins>
            <w:ins w:id="1987" w:author="Otter, Martin" w:date="2014-04-24T08:23:00Z">
              <w:r w:rsidR="00316824" w:rsidRPr="009B5996">
                <w:rPr>
                  <w:rStyle w:val="CODE"/>
                  <w:i/>
                </w:rPr>
                <w:t>"calculatedParameter"</w:t>
              </w:r>
              <w:r w:rsidR="00316824">
                <w:rPr>
                  <w:rStyle w:val="CODE"/>
                  <w:i/>
                </w:rPr>
                <w:t xml:space="preserve"> </w:t>
              </w:r>
            </w:ins>
            <w:ins w:id="1988" w:author="Otter, Martin" w:date="2014-04-24T08:22:00Z">
              <w:r w:rsidR="00316824">
                <w:rPr>
                  <w:i/>
                </w:rPr>
                <w:t xml:space="preserve">should be imported in </w:t>
              </w:r>
            </w:ins>
            <w:ins w:id="1989" w:author="Otter, Martin" w:date="2014-04-24T08:26:00Z">
              <w:r w:rsidR="00DF4DB4">
                <w:rPr>
                  <w:i/>
                </w:rPr>
                <w:t>a</w:t>
              </w:r>
            </w:ins>
            <w:ins w:id="1990" w:author="Otter, Martin" w:date="2014-04-24T08:22:00Z">
              <w:r w:rsidR="00316824" w:rsidRPr="00DF4DB4">
                <w:rPr>
                  <w:i/>
                </w:rPr>
                <w:t xml:space="preserve"> </w:t>
              </w:r>
              <w:r w:rsidR="00316824" w:rsidRPr="00DF4DB4">
                <w:rPr>
                  <w:rStyle w:val="CODE"/>
                  <w:rPrChange w:id="1991" w:author="Otter, Martin" w:date="2014-04-24T08:27:00Z">
                    <w:rPr>
                      <w:i/>
                    </w:rPr>
                  </w:rPrChange>
                </w:rPr>
                <w:t>public</w:t>
              </w:r>
              <w:r w:rsidR="00316824" w:rsidRPr="00DF4DB4">
                <w:rPr>
                  <w:i/>
                </w:rPr>
                <w:t xml:space="preserve"> </w:t>
              </w:r>
              <w:r w:rsidR="00316824">
                <w:rPr>
                  <w:i/>
                </w:rPr>
                <w:t>section</w:t>
              </w:r>
            </w:ins>
            <w:ins w:id="1992" w:author="Otter, Martin" w:date="2014-04-24T08:24:00Z">
              <w:r w:rsidR="00316824">
                <w:rPr>
                  <w:i/>
                </w:rPr>
                <w:t xml:space="preserve"> as </w:t>
              </w:r>
              <w:r w:rsidR="00316824" w:rsidRPr="00316824">
                <w:rPr>
                  <w:rStyle w:val="CODE"/>
                  <w:rPrChange w:id="1993" w:author="Otter, Martin" w:date="2014-04-24T08:24:00Z">
                    <w:rPr>
                      <w:i/>
                    </w:rPr>
                  </w:rPrChange>
                </w:rPr>
                <w:t>final parameter</w:t>
              </w:r>
            </w:ins>
            <w:ins w:id="1994" w:author="Otter, Martin" w:date="2014-04-24T08:22:00Z">
              <w:r w:rsidR="00316824">
                <w:rPr>
                  <w:i/>
                </w:rPr>
                <w:t xml:space="preserve">, whereas a </w:t>
              </w:r>
            </w:ins>
            <w:ins w:id="1995" w:author="Otter, Martin" w:date="2014-04-24T08:23:00Z">
              <w:r w:rsidR="00316824" w:rsidRPr="009B5996">
                <w:rPr>
                  <w:rStyle w:val="CODE"/>
                  <w:i/>
                </w:rPr>
                <w:t>"local"</w:t>
              </w:r>
            </w:ins>
            <w:ins w:id="1996" w:author="Otter, Martin" w:date="2014-04-24T08:22:00Z">
              <w:r w:rsidR="00316824">
                <w:rPr>
                  <w:i/>
                </w:rPr>
                <w:t xml:space="preserve"> variable should be imported in </w:t>
              </w:r>
            </w:ins>
            <w:ins w:id="1997" w:author="Otter, Martin" w:date="2014-04-24T08:27:00Z">
              <w:r w:rsidR="00DF4DB4">
                <w:rPr>
                  <w:i/>
                </w:rPr>
                <w:t>a</w:t>
              </w:r>
            </w:ins>
            <w:ins w:id="1998" w:author="Otter, Martin" w:date="2014-04-24T08:22:00Z">
              <w:r w:rsidR="00316824">
                <w:rPr>
                  <w:i/>
                </w:rPr>
                <w:t xml:space="preserve"> </w:t>
              </w:r>
              <w:r w:rsidR="00316824" w:rsidRPr="00316824">
                <w:rPr>
                  <w:rStyle w:val="CODE"/>
                  <w:rPrChange w:id="1999" w:author="Otter, Martin" w:date="2014-04-24T08:24:00Z">
                    <w:rPr>
                      <w:i/>
                    </w:rPr>
                  </w:rPrChange>
                </w:rPr>
                <w:t>protected</w:t>
              </w:r>
              <w:r w:rsidR="00316824">
                <w:rPr>
                  <w:i/>
                </w:rPr>
                <w:t xml:space="preserve"> section</w:t>
              </w:r>
            </w:ins>
            <w:ins w:id="2000" w:author="Otter, Martin" w:date="2014-04-24T08:27:00Z">
              <w:r w:rsidR="00DF4DB4">
                <w:rPr>
                  <w:i/>
                </w:rPr>
                <w:t xml:space="preserve"> of the model</w:t>
              </w:r>
            </w:ins>
            <w:ins w:id="2001" w:author="Otter, Martin" w:date="2014-04-24T08:22:00Z">
              <w:r w:rsidR="00316824">
                <w:rPr>
                  <w:i/>
                </w:rPr>
                <w:t>.</w:t>
              </w:r>
            </w:ins>
            <w:ins w:id="2002" w:author="Otter, Martin" w:date="2014-03-26T19:23:00Z">
              <w:r>
                <w:t>]</w:t>
              </w:r>
            </w:ins>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777805F1" w:rsidR="00324B2A" w:rsidRPr="0098259C" w:rsidRDefault="00463CDE" w:rsidP="00463CDE">
            <w:pPr>
              <w:pStyle w:val="Textkrper-Tabelle"/>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Pr="0098259C">
              <w:rPr>
                <w:rStyle w:val="FormatvorlageArial"/>
              </w:rPr>
              <w:t xml:space="preserve"> it defines the time instants when a variable can change its value. [</w:t>
            </w:r>
            <w:r w:rsidR="00324B2A" w:rsidRPr="0098259C">
              <w:rPr>
                <w:rStyle w:val="FormatvorlageArial"/>
                <w:i/>
              </w:rPr>
              <w:t xml:space="preserve">The purpose of this attribute is </w:t>
            </w:r>
            <w:r w:rsidR="00324B2A" w:rsidRPr="0098259C">
              <w:rPr>
                <w:rStyle w:val="FormatvorlageArial"/>
                <w:i/>
              </w:rPr>
              <w:lastRenderedPageBreak/>
              <w:t>to define when a result value needs to be inquired and to be stored</w:t>
            </w:r>
            <w:r w:rsidRPr="0098259C">
              <w:rPr>
                <w:rStyle w:val="FormatvorlageArial"/>
                <w:i/>
              </w:rPr>
              <w:t xml:space="preserve">. </w:t>
            </w:r>
            <w:r w:rsidR="009F2AEB" w:rsidRPr="0098259C">
              <w:rPr>
                <w:rStyle w:val="FormatvorlageArial"/>
                <w:i/>
              </w:rPr>
              <w:t>For example</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del w:id="2003" w:author="Otter, Martin" w:date="2014-04-09T11:00:00Z">
              <w:r w:rsidR="00E71A51" w:rsidRPr="0098259C" w:rsidDel="00140C25">
                <w:rPr>
                  <w:rStyle w:val="FormatvorlageArial"/>
                  <w:i/>
                </w:rPr>
                <w:delText>fmi</w:delText>
              </w:r>
            </w:del>
            <w:ins w:id="2004" w:author="Otter, Martin" w:date="2014-04-09T11:00:00Z">
              <w:r w:rsidR="00140C25">
                <w:rPr>
                  <w:rStyle w:val="FormatvorlageArial"/>
                  <w:i/>
                </w:rPr>
                <w:t>fmi2</w:t>
              </w:r>
            </w:ins>
            <w:r w:rsidR="00E71A51" w:rsidRPr="0098259C">
              <w:rPr>
                <w:rStyle w:val="FormatvorlageArial"/>
                <w:i/>
              </w:rPr>
              <w:t xml:space="preserve">GetXXX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proofErr w:type="gramStart"/>
            <w:r w:rsidR="00324B2A" w:rsidRPr="0098259C">
              <w:rPr>
                <w:rStyle w:val="CODE"/>
              </w:rPr>
              <w:t>constant</w:t>
            </w:r>
            <w:proofErr w:type="gramEnd"/>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5288D5BA" w:rsidR="00324B2A" w:rsidRPr="0098259C" w:rsidRDefault="00E71A51" w:rsidP="006E60E6">
            <w:pPr>
              <w:pStyle w:val="Textkrper-Tabelle"/>
              <w:numPr>
                <w:ilvl w:val="0"/>
                <w:numId w:val="23"/>
              </w:numPr>
              <w:rPr>
                <w:rStyle w:val="FormatvorlageArial"/>
              </w:rPr>
            </w:pPr>
            <w:r w:rsidRPr="0098259C">
              <w:rPr>
                <w:rStyle w:val="CODE"/>
              </w:rPr>
              <w:t>"</w:t>
            </w:r>
            <w:proofErr w:type="gramStart"/>
            <w:r w:rsidR="00463CDE" w:rsidRPr="0098259C">
              <w:rPr>
                <w:rStyle w:val="CODE"/>
              </w:rPr>
              <w:t>fixed</w:t>
            </w:r>
            <w:proofErr w:type="gramEnd"/>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324B2A" w:rsidRPr="0098259C">
              <w:rPr>
                <w:rStyle w:val="FormatvorlageArial"/>
              </w:rPr>
              <w:t xml:space="preserve"> after </w:t>
            </w:r>
            <w:del w:id="2005" w:author="Otter, Martin" w:date="2014-04-09T11:00:00Z">
              <w:r w:rsidR="00324B2A" w:rsidRPr="0098259C" w:rsidDel="00140C25">
                <w:rPr>
                  <w:rStyle w:val="CODE"/>
                </w:rPr>
                <w:delText>fmi</w:delText>
              </w:r>
            </w:del>
            <w:ins w:id="2006" w:author="Otter, Martin" w:date="2014-04-09T11:00:00Z">
              <w:r w:rsidR="00140C25">
                <w:rPr>
                  <w:rStyle w:val="CODE"/>
                </w:rPr>
                <w:t>fmi2</w:t>
              </w:r>
            </w:ins>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77777777" w:rsidR="00463CDE" w:rsidRPr="0098259C" w:rsidRDefault="00E71A51" w:rsidP="006E60E6">
            <w:pPr>
              <w:pStyle w:val="Textkrper-Tabelle"/>
              <w:numPr>
                <w:ilvl w:val="0"/>
                <w:numId w:val="23"/>
              </w:numPr>
              <w:rPr>
                <w:rStyle w:val="FormatvorlageArial"/>
              </w:rPr>
            </w:pPr>
            <w:r w:rsidRPr="0098259C">
              <w:rPr>
                <w:rStyle w:val="CODE"/>
              </w:rPr>
              <w:t>"</w:t>
            </w:r>
            <w:proofErr w:type="gramStart"/>
            <w:r w:rsidR="00463CDE" w:rsidRPr="0098259C">
              <w:rPr>
                <w:rStyle w:val="CODE"/>
              </w:rPr>
              <w:t>tunable</w:t>
            </w:r>
            <w:proofErr w:type="gramEnd"/>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then an event is triggered </w:t>
            </w:r>
            <w:r w:rsidR="00CD6BA8" w:rsidRPr="0098259C">
              <w:rPr>
                <w:rStyle w:val="FormatvorlageArial"/>
              </w:rPr>
              <w:t xml:space="preserve">externally </w:t>
            </w:r>
            <w:r w:rsidR="00294E31">
              <w:rPr>
                <w:rStyle w:val="FormatvorlageArial"/>
              </w:rPr>
              <w:t xml:space="preserve">(ModelExchange) or the change is performed at the next </w:t>
            </w:r>
            <w:r w:rsidR="00294E31" w:rsidRPr="00294E31">
              <w:rPr>
                <w:rStyle w:val="FormatvorlageArial"/>
                <w:i/>
              </w:rPr>
              <w:t>Communication Point</w:t>
            </w:r>
            <w:r w:rsidR="00294E31">
              <w:rPr>
                <w:rStyle w:val="FormatvorlageArial"/>
              </w:rPr>
              <w:t xml:space="preserve"> (CoSimulation)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77777777" w:rsidR="00324B2A" w:rsidRPr="0098259C" w:rsidRDefault="00E71A51" w:rsidP="006E60E6">
            <w:pPr>
              <w:pStyle w:val="Textkrper-Tabelle"/>
              <w:numPr>
                <w:ilvl w:val="0"/>
                <w:numId w:val="23"/>
              </w:numPr>
              <w:rPr>
                <w:rStyle w:val="FormatvorlageArial"/>
              </w:rPr>
            </w:pPr>
            <w:r w:rsidRPr="0098259C">
              <w:rPr>
                <w:rStyle w:val="CODE"/>
              </w:rPr>
              <w:t>"</w:t>
            </w:r>
            <w:proofErr w:type="gramStart"/>
            <w:r w:rsidR="00324B2A" w:rsidRPr="0098259C">
              <w:rPr>
                <w:rStyle w:val="CODE"/>
              </w:rPr>
              <w:t>discrete</w:t>
            </w:r>
            <w:proofErr w:type="gramEnd"/>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CoSimulation: By convention, the variable is from a “real” sampled data system and its value is only changed at Communication Points (also inside the slave).</w:t>
            </w:r>
          </w:p>
          <w:p w14:paraId="1CB9AAF5" w14:textId="77777777" w:rsidR="00324B2A" w:rsidRPr="0098259C" w:rsidRDefault="00E71A51" w:rsidP="00A204D6">
            <w:pPr>
              <w:pStyle w:val="Textkrper-Tabelle"/>
              <w:numPr>
                <w:ilvl w:val="0"/>
                <w:numId w:val="23"/>
              </w:numPr>
              <w:rPr>
                <w:rStyle w:val="FormatvorlageArial"/>
              </w:rPr>
            </w:pPr>
            <w:r w:rsidRPr="0098259C">
              <w:rPr>
                <w:rStyle w:val="CODE"/>
              </w:rPr>
              <w:t>"</w:t>
            </w:r>
            <w:proofErr w:type="gramStart"/>
            <w:r w:rsidR="00324B2A" w:rsidRPr="008118AD">
              <w:rPr>
                <w:rStyle w:val="CODE"/>
              </w:rPr>
              <w:t>continuous</w:t>
            </w:r>
            <w:proofErr w:type="gramEnd"/>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 xml:space="preserve">CoSimulation: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2C1DF055" w:rsidR="00324B2A" w:rsidRPr="0098259C" w:rsidRDefault="004146C7" w:rsidP="00885BF4">
            <w:pPr>
              <w:pStyle w:val="Textkrper-Tabelle"/>
            </w:pPr>
            <w:r w:rsidRPr="0098259C">
              <w:rPr>
                <w:rStyle w:val="FormatvorlageArial"/>
              </w:rPr>
              <w:t>[</w:t>
            </w:r>
            <w:r w:rsidR="00324B2A" w:rsidRPr="0098259C">
              <w:rPr>
                <w:rStyle w:val="FormatvorlageArial"/>
                <w:i/>
              </w:rPr>
              <w:t xml:space="preserve">Note,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lastRenderedPageBreak/>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ins w:id="2007" w:author="Otter, Martin" w:date="2014-07-11T11:58:00Z">
              <w:r w:rsidR="00ED5F53">
                <w:rPr>
                  <w:rStyle w:val="FormatvorlageArial"/>
                </w:rPr>
                <w:t>. It is not allowed to provide a value</w:t>
              </w:r>
            </w:ins>
            <w:ins w:id="2008" w:author="Otter, Martin" w:date="2014-07-11T12:00:00Z">
              <w:r w:rsidR="00ED5F53">
                <w:rPr>
                  <w:rStyle w:val="FormatvorlageArial"/>
                </w:rPr>
                <w:t xml:space="preserve"> for </w:t>
              </w:r>
              <w:r w:rsidR="00ED5F53" w:rsidRPr="00ED5F53">
                <w:rPr>
                  <w:rStyle w:val="CODE"/>
                  <w:rPrChange w:id="2009" w:author="Otter, Martin" w:date="2014-07-11T12:00:00Z">
                    <w:rPr>
                      <w:rStyle w:val="FormatvorlageArial"/>
                    </w:rPr>
                  </w:rPrChange>
                </w:rPr>
                <w:t>initial</w:t>
              </w:r>
            </w:ins>
            <w:ins w:id="2010" w:author="Otter, Martin" w:date="2014-07-11T11:58:00Z">
              <w:r w:rsidR="00ED5F53">
                <w:rPr>
                  <w:rStyle w:val="FormatvorlageArial"/>
                </w:rPr>
                <w:t xml:space="preserve"> if </w:t>
              </w:r>
            </w:ins>
            <w:ins w:id="2011" w:author="Otter, Martin" w:date="2014-07-11T11:59:00Z">
              <w:r w:rsidR="00ED5F53" w:rsidRPr="00ED5F53">
                <w:rPr>
                  <w:rStyle w:val="CODE"/>
                  <w:rPrChange w:id="2012" w:author="Otter, Martin" w:date="2014-07-11T12:00:00Z">
                    <w:rPr>
                      <w:rStyle w:val="FormatvorlageArial"/>
                    </w:rPr>
                  </w:rPrChange>
                </w:rPr>
                <w:t>causality</w:t>
              </w:r>
            </w:ins>
            <w:ins w:id="2013" w:author="Otter, Martin" w:date="2014-07-11T11:58:00Z">
              <w:r w:rsidR="00ED5F53">
                <w:rPr>
                  <w:rStyle w:val="FormatvorlageArial"/>
                </w:rPr>
                <w:t xml:space="preserve"> = </w:t>
              </w:r>
            </w:ins>
            <w:ins w:id="2014" w:author="Otter, Martin" w:date="2014-07-11T11:59:00Z">
              <w:r w:rsidR="00ED5F53" w:rsidRPr="0098259C">
                <w:rPr>
                  <w:rStyle w:val="CODE"/>
                </w:rPr>
                <w:t>"input"</w:t>
              </w:r>
            </w:ins>
            <w:ins w:id="2015" w:author="Otter, Martin" w:date="2014-07-11T11:58:00Z">
              <w:r w:rsidR="00ED5F53">
                <w:rPr>
                  <w:rStyle w:val="FormatvorlageArial"/>
                </w:rPr>
                <w:t xml:space="preserve"> or </w:t>
              </w:r>
            </w:ins>
            <w:ins w:id="2016" w:author="Otter, Martin" w:date="2014-07-11T11:59:00Z">
              <w:r w:rsidR="00ED5F53" w:rsidRPr="0098259C">
                <w:rPr>
                  <w:rStyle w:val="CODE"/>
                </w:rPr>
                <w:t>"</w:t>
              </w:r>
              <w:r w:rsidR="00ED5F53" w:rsidRPr="00BE60CB">
                <w:rPr>
                  <w:rStyle w:val="CODE"/>
                </w:rPr>
                <w:t>independent</w:t>
              </w:r>
              <w:r w:rsidR="00ED5F53" w:rsidRPr="0098259C">
                <w:rPr>
                  <w:rStyle w:val="CODE"/>
                </w:rPr>
                <w:t>"</w:t>
              </w:r>
            </w:ins>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3C04EE7" w:rsidR="005C461E" w:rsidRDefault="005C461E" w:rsidP="006E60E6">
            <w:pPr>
              <w:pStyle w:val="Textkrper-Tabelle"/>
              <w:numPr>
                <w:ilvl w:val="0"/>
                <w:numId w:val="23"/>
              </w:numPr>
            </w:pPr>
            <w:r w:rsidRPr="00F067A2">
              <w:t>= "</w:t>
            </w:r>
            <w:r w:rsidRPr="00F067A2">
              <w:rPr>
                <w:rStyle w:val="CODE"/>
              </w:rPr>
              <w:t>approx</w:t>
            </w:r>
            <w:r w:rsidRPr="00F067A2">
              <w:t xml:space="preserve">": The variable is </w:t>
            </w:r>
            <w:proofErr w:type="gramStart"/>
            <w:r w:rsidRPr="00F067A2">
              <w:t>an iteration</w:t>
            </w:r>
            <w:proofErr w:type="gramEnd"/>
            <w:r w:rsidRPr="00F067A2">
              <w:t xml:space="preserve"> variable of an algebraic loop and the iteration </w:t>
            </w:r>
            <w:r>
              <w:t xml:space="preserve">at initialization </w:t>
            </w:r>
            <w:r w:rsidRPr="00F067A2">
              <w:t xml:space="preserve">starts with the </w:t>
            </w:r>
            <w:r w:rsidRPr="00F067A2">
              <w:rPr>
                <w:rStyle w:val="CODE"/>
              </w:rPr>
              <w:t>start</w:t>
            </w:r>
            <w:r w:rsidRPr="00F067A2">
              <w:t xml:space="preserve"> value</w:t>
            </w:r>
            <w:ins w:id="2017" w:author="Otter, Martin" w:date="2014-07-11T12:01:00Z">
              <w:r w:rsidR="00ED5F53">
                <w:t>.</w:t>
              </w:r>
            </w:ins>
            <w:del w:id="2018" w:author="Otter, Martin" w:date="2014-04-23T11:34:00Z">
              <w:r w:rsidR="00C67444" w:rsidDel="00097A6B">
                <w:delText xml:space="preserve"> </w:delText>
              </w:r>
            </w:del>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51F846D6" w:rsidR="005C461E" w:rsidRDefault="005C461E">
            <w:pPr>
              <w:pStyle w:val="Textkrper-Tabelle"/>
              <w:rPr>
                <w:ins w:id="2019" w:author="Otter, Martin" w:date="2014-07-11T12:08:00Z"/>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ins w:id="2020" w:author="Otter, Martin" w:date="2014-07-11T12:03:00Z">
              <w:r w:rsidR="00ED5F53">
                <w:rPr>
                  <w:rStyle w:val="FormatvorlageArial"/>
                </w:rPr>
                <w:t xml:space="preserve"> or</w:t>
              </w:r>
              <w:r w:rsidR="00ED5F53" w:rsidRPr="00ED5F53">
                <w:rPr>
                  <w:rStyle w:val="CODE"/>
                  <w:rPrChange w:id="2021" w:author="Otter, Martin" w:date="2014-07-11T12:04:00Z">
                    <w:rPr>
                      <w:rStyle w:val="FormatvorlageArial"/>
                    </w:rPr>
                  </w:rPrChange>
                </w:rPr>
                <w:t xml:space="preserve"> causality</w:t>
              </w:r>
            </w:ins>
            <w:ins w:id="2022" w:author="Otter, Martin" w:date="2014-07-11T12:04:00Z">
              <w:r w:rsidR="00ED5F53" w:rsidRPr="00ED5F53">
                <w:rPr>
                  <w:rStyle w:val="CODE"/>
                  <w:rPrChange w:id="2023" w:author="Otter, Martin" w:date="2014-07-11T12:04:00Z">
                    <w:rPr>
                      <w:rStyle w:val="FormatvorlageArial"/>
                    </w:rPr>
                  </w:rPrChange>
                </w:rPr>
                <w:t xml:space="preserve"> </w:t>
              </w:r>
              <w:r w:rsidR="00ED5F53">
                <w:rPr>
                  <w:rStyle w:val="FormatvorlageArial"/>
                </w:rPr>
                <w:t xml:space="preserve">= </w:t>
              </w:r>
              <w:r w:rsidR="00ED5F53">
                <w:rPr>
                  <w:rStyle w:val="CODE"/>
                  <w:rFonts w:cs="Courier New"/>
                </w:rPr>
                <w:t>″</w:t>
              </w:r>
              <w:r w:rsidR="00ED5F53" w:rsidRPr="008B3556">
                <w:rPr>
                  <w:rStyle w:val="CODE"/>
                </w:rPr>
                <w:t>input</w:t>
              </w:r>
              <w:proofErr w:type="gramStart"/>
              <w:r w:rsidR="00ED5F53">
                <w:rPr>
                  <w:rStyle w:val="CODE"/>
                  <w:rFonts w:cs="Courier New"/>
                </w:rPr>
                <w:t>″</w:t>
              </w:r>
            </w:ins>
            <w:ins w:id="2024" w:author="Otter, Martin" w:date="2014-07-11T12:03:00Z">
              <w:r w:rsidR="00ED5F53">
                <w:rPr>
                  <w:rStyle w:val="FormatvorlageArial"/>
                </w:rPr>
                <w:t xml:space="preserve"> </w:t>
              </w:r>
            </w:ins>
            <w:r w:rsidR="001878DE">
              <w:rPr>
                <w:rStyle w:val="FormatvorlageArial"/>
              </w:rPr>
              <w:t xml:space="preserve"> a</w:t>
            </w:r>
            <w:proofErr w:type="gramEnd"/>
            <w:r w:rsidR="001878DE">
              <w:rPr>
                <w:rStyle w:val="FormatvorlageArial"/>
              </w:rPr>
              <w:t xml:space="preserve">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ins w:id="2025" w:author="Otter, Martin" w:date="2014-07-11T12:04:00Z">
              <w:r w:rsidR="00ED5F53">
                <w:rPr>
                  <w:rStyle w:val="FormatvorlageArial"/>
                </w:rPr>
                <w:t xml:space="preserve"> or causality = </w:t>
              </w:r>
              <w:r w:rsidR="00ED5F53">
                <w:rPr>
                  <w:rStyle w:val="CODE"/>
                  <w:rFonts w:cs="Courier New"/>
                </w:rPr>
                <w:t>″</w:t>
              </w:r>
            </w:ins>
            <w:ins w:id="2026" w:author="Otter, Martin" w:date="2014-07-11T12:05:00Z">
              <w:r w:rsidR="00ED5F53">
                <w:rPr>
                  <w:rStyle w:val="CODE"/>
                  <w:rFonts w:cs="Courier New"/>
                </w:rPr>
                <w:t>independent</w:t>
              </w:r>
            </w:ins>
            <w:proofErr w:type="gramStart"/>
            <w:ins w:id="2027" w:author="Otter, Martin" w:date="2014-07-11T12:04:00Z">
              <w:r w:rsidR="00ED5F53">
                <w:rPr>
                  <w:rStyle w:val="CODE"/>
                  <w:rFonts w:cs="Courier New"/>
                </w:rPr>
                <w:t>″</w:t>
              </w:r>
              <w:r w:rsidR="00ED5F53">
                <w:rPr>
                  <w:rStyle w:val="FormatvorlageArial"/>
                </w:rPr>
                <w:t xml:space="preserve"> </w:t>
              </w:r>
            </w:ins>
            <w:r w:rsidR="001878DE">
              <w:rPr>
                <w:rStyle w:val="FormatvorlageArial"/>
              </w:rPr>
              <w:t xml:space="preserve"> it</w:t>
            </w:r>
            <w:proofErr w:type="gramEnd"/>
            <w:r w:rsidR="001878DE">
              <w:rPr>
                <w:rStyle w:val="FormatvorlageArial"/>
              </w:rPr>
              <w:t xml:space="preserve"> is not allowed to provide a </w:t>
            </w:r>
            <w:r w:rsidR="001878DE" w:rsidRPr="00F067A2">
              <w:rPr>
                <w:rStyle w:val="CODE"/>
              </w:rPr>
              <w:t>start</w:t>
            </w:r>
            <w:r w:rsidR="001878DE">
              <w:rPr>
                <w:rStyle w:val="FormatvorlageArial"/>
              </w:rPr>
              <w:t xml:space="preserve"> value.</w:t>
            </w:r>
          </w:p>
          <w:p w14:paraId="6DCF9B7B" w14:textId="5BAB8EDE" w:rsidR="0013300A" w:rsidRPr="0098259C" w:rsidRDefault="0013300A">
            <w:pPr>
              <w:pStyle w:val="Textkrper-Tabelle"/>
              <w:rPr>
                <w:rStyle w:val="FormatvorlageArial"/>
              </w:rPr>
            </w:pPr>
            <w:ins w:id="2028" w:author="Otter, Martin" w:date="2014-07-11T12:08:00Z">
              <w:r>
                <w:t>[</w:t>
              </w:r>
              <w:r w:rsidRPr="0013300A">
                <w:rPr>
                  <w:i/>
                  <w:rPrChange w:id="2029" w:author="Otter, Martin" w:date="2014-07-11T12:10:00Z">
                    <w:rPr/>
                  </w:rPrChange>
                </w:rPr>
                <w:t>The environment decides when to use th</w:t>
              </w:r>
            </w:ins>
            <w:ins w:id="2030" w:author="Otter, Martin" w:date="2014-07-11T12:09:00Z">
              <w:r w:rsidRPr="0013300A">
                <w:rPr>
                  <w:i/>
                  <w:rPrChange w:id="2031" w:author="Otter, Martin" w:date="2014-07-11T12:10:00Z">
                    <w:rPr/>
                  </w:rPrChange>
                </w:rPr>
                <w:t>e start</w:t>
              </w:r>
            </w:ins>
            <w:ins w:id="2032" w:author="Otter, Martin" w:date="2014-07-11T12:08:00Z">
              <w:r w:rsidRPr="0013300A">
                <w:rPr>
                  <w:i/>
                  <w:rPrChange w:id="2033" w:author="Otter, Martin" w:date="2014-07-11T12:10:00Z">
                    <w:rPr/>
                  </w:rPrChange>
                </w:rPr>
                <w:t xml:space="preserve"> value </w:t>
              </w:r>
            </w:ins>
            <w:ins w:id="2034" w:author="Otter, Martin" w:date="2014-07-11T12:09:00Z">
              <w:r w:rsidRPr="0013300A">
                <w:rPr>
                  <w:i/>
                  <w:rPrChange w:id="2035" w:author="Otter, Martin" w:date="2014-07-11T12:10:00Z">
                    <w:rPr/>
                  </w:rPrChange>
                </w:rPr>
                <w:t xml:space="preserve">of a variable with </w:t>
              </w:r>
              <w:r w:rsidRPr="0013300A">
                <w:rPr>
                  <w:rStyle w:val="CODE"/>
                  <w:i/>
                  <w:rPrChange w:id="2036" w:author="Otter, Martin" w:date="2014-07-11T12:10:00Z">
                    <w:rPr>
                      <w:rStyle w:val="CODE"/>
                    </w:rPr>
                  </w:rPrChange>
                </w:rPr>
                <w:t>causality</w:t>
              </w:r>
              <w:r w:rsidRPr="0013300A">
                <w:rPr>
                  <w:i/>
                  <w:rPrChange w:id="2037" w:author="Otter, Martin" w:date="2014-07-11T12:10:00Z">
                    <w:rPr/>
                  </w:rPrChange>
                </w:rPr>
                <w:t xml:space="preserve"> = </w:t>
              </w:r>
              <w:r w:rsidRPr="0013300A">
                <w:rPr>
                  <w:rStyle w:val="CODE"/>
                  <w:rFonts w:cs="Courier New"/>
                  <w:i/>
                  <w:rPrChange w:id="2038" w:author="Otter, Martin" w:date="2014-07-11T12:10:00Z">
                    <w:rPr>
                      <w:rStyle w:val="CODE"/>
                      <w:rFonts w:cs="Courier New"/>
                    </w:rPr>
                  </w:rPrChange>
                </w:rPr>
                <w:t>″</w:t>
              </w:r>
              <w:r w:rsidRPr="0013300A">
                <w:rPr>
                  <w:rStyle w:val="CODE"/>
                  <w:i/>
                  <w:rPrChange w:id="2039" w:author="Otter, Martin" w:date="2014-07-11T12:10:00Z">
                    <w:rPr>
                      <w:rStyle w:val="CODE"/>
                    </w:rPr>
                  </w:rPrChange>
                </w:rPr>
                <w:t>input</w:t>
              </w:r>
              <w:r w:rsidRPr="0013300A">
                <w:rPr>
                  <w:rStyle w:val="CODE"/>
                  <w:rFonts w:cs="Courier New"/>
                  <w:i/>
                  <w:rPrChange w:id="2040" w:author="Otter, Martin" w:date="2014-07-11T12:10:00Z">
                    <w:rPr>
                      <w:rStyle w:val="CODE"/>
                      <w:rFonts w:cs="Courier New"/>
                    </w:rPr>
                  </w:rPrChange>
                </w:rPr>
                <w:t>″.</w:t>
              </w:r>
              <w:r w:rsidRPr="0013300A">
                <w:rPr>
                  <w:i/>
                  <w:rPrChange w:id="2041" w:author="Otter, Martin" w:date="2014-07-11T12:10:00Z">
                    <w:rPr/>
                  </w:rPrChange>
                </w:rPr>
                <w:t xml:space="preserve"> E</w:t>
              </w:r>
            </w:ins>
            <w:ins w:id="2042" w:author="Otter, Martin" w:date="2014-07-11T12:08:00Z">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ins>
            <w:ins w:id="2043" w:author="Otter, Martin" w:date="2014-07-11T12:09:00Z">
              <w:r>
                <w:br/>
              </w:r>
            </w:ins>
            <w:ins w:id="2044" w:author="Otter, Martin" w:date="2014-07-11T12:08:00Z">
              <w: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t xml:space="preserve"> then the FMU must use the </w:t>
              </w:r>
              <w:r w:rsidRPr="004F0E16">
                <w:rPr>
                  <w:rStyle w:val="CODE"/>
                </w:rPr>
                <w:t>start</w:t>
              </w:r>
              <w:r>
                <w:t xml:space="preserve"> value as value of this input.</w:t>
              </w:r>
            </w:ins>
          </w:p>
        </w:tc>
      </w:tr>
      <w:tr w:rsidR="0015495D" w:rsidRPr="0098259C" w:rsidDel="00A24922" w14:paraId="009D7844" w14:textId="09489793" w:rsidTr="0015495D">
        <w:trPr>
          <w:del w:id="2045" w:author="Otter, Martin" w:date="2014-07-17T18:31:00Z"/>
        </w:trPr>
        <w:tc>
          <w:tcPr>
            <w:tcW w:w="1800" w:type="dxa"/>
            <w:tcBorders>
              <w:bottom w:val="single" w:sz="4" w:space="0" w:color="auto"/>
            </w:tcBorders>
            <w:shd w:val="clear" w:color="auto" w:fill="auto"/>
          </w:tcPr>
          <w:p w14:paraId="3DAED537" w14:textId="3ABA89A3" w:rsidR="0015495D" w:rsidDel="00A24922" w:rsidRDefault="0015495D" w:rsidP="005E69DF">
            <w:pPr>
              <w:pStyle w:val="Textkrper-Tabelle"/>
              <w:rPr>
                <w:del w:id="2046" w:author="Otter, Martin" w:date="2014-07-17T18:31:00Z"/>
                <w:rStyle w:val="CODE"/>
              </w:rPr>
            </w:pPr>
            <w:del w:id="2047" w:author="Otter, Martin" w:date="2014-04-15T10:11:00Z">
              <w:r w:rsidDel="009F1458">
                <w:rPr>
                  <w:rStyle w:val="CODE"/>
                </w:rPr>
                <w:delText>previous</w:delText>
              </w:r>
            </w:del>
          </w:p>
        </w:tc>
        <w:tc>
          <w:tcPr>
            <w:tcW w:w="7934" w:type="dxa"/>
            <w:tcBorders>
              <w:bottom w:val="single" w:sz="4" w:space="0" w:color="auto"/>
            </w:tcBorders>
            <w:shd w:val="clear" w:color="auto" w:fill="auto"/>
          </w:tcPr>
          <w:p w14:paraId="77367E70" w14:textId="213F0251" w:rsidR="0015495D" w:rsidRPr="0098259C" w:rsidDel="00A24922" w:rsidRDefault="0015495D" w:rsidP="005E69DF">
            <w:pPr>
              <w:pStyle w:val="Textkrper-Tabelle"/>
              <w:rPr>
                <w:del w:id="2048" w:author="Otter, Martin" w:date="2014-07-17T18:31:00Z"/>
                <w:rStyle w:val="FormatvorlageArial"/>
              </w:rPr>
            </w:pPr>
            <w:del w:id="2049" w:author="Otter, Martin" w:date="2014-04-15T10:11:00Z">
              <w:r w:rsidRPr="00BA1DBA" w:rsidDel="009F1458">
                <w:rPr>
                  <w:rStyle w:val="FormatvorlageArial"/>
                </w:rPr>
                <w:delText xml:space="preserve">If present, this variable is </w:delText>
              </w:r>
              <w:r w:rsidDel="009F1458">
                <w:rPr>
                  <w:rStyle w:val="FormatvorlageArial"/>
                </w:rPr>
                <w:delText xml:space="preserve">a discrete-time state. The value of this state at the previous </w:delText>
              </w:r>
              <w:r w:rsidDel="009F1458">
                <w:rPr>
                  <w:rStyle w:val="FormatvorlageArial"/>
                </w:rPr>
                <w:lastRenderedPageBreak/>
                <w:delText xml:space="preserve">super-dense time instant is stored in the variable with index </w:delText>
              </w:r>
              <w:r w:rsidRPr="0015495D" w:rsidDel="009F1458">
                <w:rPr>
                  <w:rStyle w:val="CODE"/>
                </w:rPr>
                <w:delText>previous</w:delText>
              </w:r>
              <w:r w:rsidDel="009F1458">
                <w:rPr>
                  <w:rStyle w:val="FormatvorlageArial"/>
                </w:rPr>
                <w:delText>.</w:delText>
              </w:r>
              <w:r w:rsidDel="009F1458">
                <w:rPr>
                  <w:rStyle w:val="FormatvorlageArial"/>
                </w:rPr>
                <w:br/>
                <w:delText>[</w:delText>
              </w:r>
              <w:r w:rsidRPr="00DF3A0D" w:rsidDel="009F1458">
                <w:rPr>
                  <w:rStyle w:val="FormatvorlageArial"/>
                  <w:i/>
                </w:rPr>
                <w:delText xml:space="preserve">For example, </w:delText>
              </w:r>
              <w:r w:rsidDel="009F1458">
                <w:rPr>
                  <w:rStyle w:val="FormatvorlageArial"/>
                  <w:i/>
                </w:rPr>
                <w:delText xml:space="preserve">if </w:delText>
              </w:r>
              <w:r w:rsidRPr="00DF3A0D" w:rsidDel="009F1458">
                <w:rPr>
                  <w:rStyle w:val="FormatvorlageArial"/>
                  <w:i/>
                </w:rPr>
                <w:delText>there are 1</w:delText>
              </w:r>
              <w:r w:rsidDel="009F1458">
                <w:rPr>
                  <w:rStyle w:val="FormatvorlageArial"/>
                  <w:i/>
                </w:rPr>
                <w:delText>0 ScalarVariables and previous</w:delText>
              </w:r>
              <w:r w:rsidRPr="00DF3A0D" w:rsidDel="009F1458">
                <w:rPr>
                  <w:rStyle w:val="FormatvorlageArial"/>
                  <w:i/>
                </w:rPr>
                <w:delText xml:space="preserve"> = 3 for ScalarVariable 8, then</w:delText>
              </w:r>
              <w:r w:rsidDel="009F1458">
                <w:rPr>
                  <w:rStyle w:val="FormatvorlageArial"/>
                  <w:i/>
                </w:rPr>
                <w:delText xml:space="preserve"> at a super-dense time instant </w:delText>
              </w:r>
              <w:r w:rsidRPr="00DF3A0D" w:rsidDel="009F1458">
                <w:rPr>
                  <w:rStyle w:val="FormatvorlageArial"/>
                  <w:i/>
                </w:rPr>
                <w:delText xml:space="preserve"> ScalarVariable 8 </w:delText>
              </w:r>
              <w:r w:rsidDel="009F1458">
                <w:rPr>
                  <w:rStyle w:val="FormatvorlageArial"/>
                  <w:i/>
                </w:rPr>
                <w:delText xml:space="preserve">holds the value of this discrete state at the actual time instant and </w:delText>
              </w:r>
              <w:r w:rsidRPr="00DF3A0D" w:rsidDel="009F1458">
                <w:rPr>
                  <w:rStyle w:val="FormatvorlageArial"/>
                  <w:i/>
                </w:rPr>
                <w:delText>ScalarVariable 3</w:delText>
              </w:r>
              <w:r w:rsidDel="009F1458">
                <w:rPr>
                  <w:rStyle w:val="FormatvorlageArial"/>
                  <w:i/>
                </w:rPr>
                <w:delText xml:space="preserve"> holds the value of this state from the previous super-dense time instant.</w:delText>
              </w:r>
              <w:r w:rsidDel="009F1458">
                <w:rPr>
                  <w:rStyle w:val="FormatvorlageArial"/>
                </w:rPr>
                <w:delText>]</w:delText>
              </w:r>
            </w:del>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lastRenderedPageBreak/>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ins w:id="2050" w:author="Otter, Martin" w:date="2014-04-03T11:08:00Z"/>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43A9CA3" w:rsidR="00F902D3" w:rsidRDefault="00F902D3" w:rsidP="00227275">
            <w:pPr>
              <w:pStyle w:val="Textkrper-Tabelle"/>
              <w:rPr>
                <w:ins w:id="2051" w:author="Otter, Martin" w:date="2014-04-03T11:08:00Z"/>
                <w:rStyle w:val="FormatvorlageArial"/>
              </w:rPr>
            </w:pPr>
            <w:ins w:id="2052" w:author="Otter, Martin" w:date="2014-04-03T11:08:00Z">
              <w:r>
                <w:rPr>
                  <w:rStyle w:val="FormatvorlageArial"/>
                </w:rPr>
                <w:t>Only for ModelExchange (if only CoSimulation FMU, this attribute must not be present. If both ModelExchange and CoSimulation FMU, this attribute is ignored for CoSimulation):</w:t>
              </w:r>
            </w:ins>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217190C7"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del w:id="2053" w:author="Otter, Martin" w:date="2014-04-09T11:00:00Z">
              <w:r w:rsidR="00227275" w:rsidRPr="00227275" w:rsidDel="00140C25">
                <w:rPr>
                  <w:rStyle w:val="FormatvorlageArial"/>
                </w:rPr>
                <w:delText>fmi</w:delText>
              </w:r>
            </w:del>
            <w:ins w:id="2054" w:author="Otter, Martin" w:date="2014-04-09T11:00:00Z">
              <w:r w:rsidR="00140C25">
                <w:rPr>
                  <w:rStyle w:val="FormatvorlageArial"/>
                </w:rPr>
                <w:t>fmi2</w:t>
              </w:r>
            </w:ins>
            <w:r w:rsidR="00227275" w:rsidRPr="00227275">
              <w:rPr>
                <w:rStyle w:val="FormatvorlageArial"/>
              </w:rPr>
              <w:t>SetXXX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del w:id="2055" w:author="Otter, Martin" w:date="2014-04-09T11:00:00Z">
              <w:r w:rsidR="00227275" w:rsidRPr="00B11AF3" w:rsidDel="00140C25">
                <w:rPr>
                  <w:rStyle w:val="CODE"/>
                </w:rPr>
                <w:delText>fmi</w:delText>
              </w:r>
            </w:del>
            <w:ins w:id="2056" w:author="Otter, Martin" w:date="2014-04-09T11:00:00Z">
              <w:r w:rsidR="00140C25" w:rsidRPr="00B11AF3">
                <w:rPr>
                  <w:rStyle w:val="CODE"/>
                </w:rPr>
                <w:t>fmi2</w:t>
              </w:r>
            </w:ins>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 for example due to a Newton iteration</w:t>
            </w:r>
            <w:r w:rsidR="00B11AF3">
              <w:rPr>
                <w:rStyle w:val="FormatvorlageArial"/>
              </w:rPr>
              <w:t>]</w:t>
            </w:r>
            <w:r w:rsidR="00227275">
              <w:rPr>
                <w:rStyle w:val="FormatvorlageArial"/>
              </w:rPr>
              <w:t xml:space="preserve">. </w:t>
            </w:r>
          </w:p>
          <w:p w14:paraId="7BF257D4" w14:textId="527B9C3F" w:rsidR="00227275" w:rsidRPr="00BA1DBA" w:rsidRDefault="00227275" w:rsidP="0015495D">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gramStart"/>
            <w:r w:rsidR="0015495D">
              <w:rPr>
                <w:rStyle w:val="FormatvorlageArial"/>
                <w:i/>
              </w:rPr>
              <w:t>xd :=</w:t>
            </w:r>
            <w:proofErr w:type="gramEnd"/>
            <w:r w:rsidR="0015495D">
              <w:rPr>
                <w:rStyle w:val="FormatvorlageArial"/>
                <w:i/>
              </w:rPr>
              <w:t xml:space="preserve">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 Usually, there is a generic mechanism to import an FMU in an environment, but the mechanism to connect FMUs together is unrelated to the import mechanism. For example, there is no mechanism in the Modelica language to formulate a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6B89FCF4" w:rsidR="001878DE" w:rsidRDefault="001878DE" w:rsidP="001878DE">
      <w:pPr>
        <w:pStyle w:val="Textkrper"/>
        <w:spacing w:before="240"/>
      </w:pPr>
      <w:del w:id="2057" w:author="Otter, Martin" w:date="2014-04-09T11:00:00Z">
        <w:r w:rsidRPr="00DB4F72" w:rsidDel="00140C25">
          <w:rPr>
            <w:b/>
          </w:rPr>
          <w:delText>fmi</w:delText>
        </w:r>
      </w:del>
      <w:proofErr w:type="gramStart"/>
      <w:ins w:id="2058" w:author="Otter, Martin" w:date="2014-04-09T11:00:00Z">
        <w:r w:rsidR="00140C25">
          <w:rPr>
            <w:b/>
          </w:rPr>
          <w:t>fmi2</w:t>
        </w:r>
      </w:ins>
      <w:r w:rsidRPr="00DB4F72">
        <w:rPr>
          <w:b/>
        </w:rPr>
        <w:t>SetXXX</w:t>
      </w:r>
      <w:proofErr w:type="gramEnd"/>
      <w:r>
        <w:t xml:space="preserve"> can be called on any variable</w:t>
      </w:r>
      <w:ins w:id="2059" w:author="Otter, Martin" w:date="2014-04-23T15:50:00Z">
        <w:r w:rsidR="00854315">
          <w:t xml:space="preserve"> with </w:t>
        </w:r>
      </w:ins>
      <w:ins w:id="2060" w:author="Otter, Martin" w:date="2014-04-23T16:09:00Z">
        <w:r w:rsidR="00515452">
          <w:rPr>
            <w:rStyle w:val="CODE"/>
          </w:rPr>
          <w:t>variability</w:t>
        </w:r>
      </w:ins>
      <w:ins w:id="2061" w:author="Otter, Martin" w:date="2014-04-23T15:50:00Z">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ins>
      <w:r>
        <w:t xml:space="preserve"> </w:t>
      </w:r>
      <w:r w:rsidRPr="00DB4F72">
        <w:rPr>
          <w:b/>
        </w:rPr>
        <w:t>before initialization</w:t>
      </w:r>
      <w:r>
        <w:t xml:space="preserve"> </w:t>
      </w:r>
      <w:r w:rsidR="00F36B25">
        <w:t xml:space="preserve">(before calling </w:t>
      </w:r>
      <w:del w:id="2062" w:author="Otter, Martin" w:date="2014-04-09T11:00:00Z">
        <w:r w:rsidR="00A137EA" w:rsidDel="00140C25">
          <w:rPr>
            <w:rStyle w:val="CODE"/>
          </w:rPr>
          <w:delText>fmi</w:delText>
        </w:r>
      </w:del>
      <w:ins w:id="2063" w:author="Otter, Martin" w:date="2014-04-09T11:00:00Z">
        <w:r w:rsidR="00140C25">
          <w:rPr>
            <w:rStyle w:val="CODE"/>
          </w:rPr>
          <w:t>fmi2</w:t>
        </w:r>
      </w:ins>
      <w:r w:rsidR="00A137EA">
        <w:rPr>
          <w:rStyle w:val="CODE"/>
        </w:rPr>
        <w:t>EnterInitializationMode</w:t>
      </w:r>
      <w:r w:rsidR="00F36B25">
        <w:t xml:space="preserve">) </w:t>
      </w:r>
      <w:r>
        <w:t xml:space="preserve">if </w:t>
      </w:r>
    </w:p>
    <w:p w14:paraId="3606AB7E" w14:textId="77847031" w:rsidR="001878DE" w:rsidRDefault="001878DE" w:rsidP="00854315">
      <w:pPr>
        <w:pStyle w:val="BulletItemFirst"/>
        <w:numPr>
          <w:ilvl w:val="0"/>
          <w:numId w:val="49"/>
        </w:numPr>
      </w:pPr>
      <w:proofErr w:type="gramStart"/>
      <w:r w:rsidRPr="00F067A2">
        <w:rPr>
          <w:rStyle w:val="CODE"/>
        </w:rPr>
        <w:t>initial</w:t>
      </w:r>
      <w:proofErr w:type="gramEnd"/>
      <w:r>
        <w:t xml:space="preserve"> = </w:t>
      </w:r>
      <w:r w:rsidR="00F96E74" w:rsidRPr="00F067A2">
        <w:t>"</w:t>
      </w:r>
      <w:r w:rsidRPr="00F067A2">
        <w:rPr>
          <w:rStyle w:val="CODE"/>
        </w:rPr>
        <w:t>exact</w:t>
      </w:r>
      <w:r w:rsidR="00F96E74" w:rsidRPr="00F067A2">
        <w:t>"</w:t>
      </w:r>
      <w:r>
        <w:t xml:space="preserve"> or </w:t>
      </w:r>
      <w:r w:rsidR="00F96E74" w:rsidRPr="00F067A2">
        <w:t>"</w:t>
      </w:r>
      <w:r w:rsidRPr="005C461E">
        <w:rPr>
          <w:rStyle w:val="CODE"/>
        </w:rPr>
        <w:t>approx</w:t>
      </w:r>
      <w:r w:rsidR="00F96E74" w:rsidRPr="00F067A2">
        <w:t>"</w:t>
      </w:r>
      <w:r>
        <w:t xml:space="preserve"> [</w:t>
      </w:r>
      <w:r w:rsidRPr="00854315">
        <w:rPr>
          <w:i/>
        </w:rPr>
        <w:t xml:space="preserve">in order to set the corresponding </w:t>
      </w:r>
      <w:r w:rsidRPr="00F067A2">
        <w:rPr>
          <w:rStyle w:val="CODE"/>
        </w:rPr>
        <w:t>start</w:t>
      </w:r>
      <w:r w:rsidRPr="00854315">
        <w:rPr>
          <w:i/>
        </w:rPr>
        <w:t xml:space="preserve"> value</w:t>
      </w:r>
      <w:r>
        <w:t>].</w:t>
      </w:r>
    </w:p>
    <w:p w14:paraId="38EDDA04" w14:textId="21C7190B" w:rsidR="00F36B25" w:rsidRDefault="00F36B25" w:rsidP="00F36B25">
      <w:pPr>
        <w:pStyle w:val="Textkrper"/>
        <w:spacing w:before="240"/>
      </w:pPr>
      <w:del w:id="2064" w:author="Otter, Martin" w:date="2014-04-09T11:00:00Z">
        <w:r w:rsidRPr="00DB4F72" w:rsidDel="00140C25">
          <w:rPr>
            <w:b/>
          </w:rPr>
          <w:delText>fmi</w:delText>
        </w:r>
      </w:del>
      <w:proofErr w:type="gramStart"/>
      <w:ins w:id="2065" w:author="Otter, Martin" w:date="2014-04-09T11:00:00Z">
        <w:r w:rsidR="00140C25">
          <w:rPr>
            <w:b/>
          </w:rPr>
          <w:t>fmi2</w:t>
        </w:r>
      </w:ins>
      <w:r w:rsidRPr="00DB4F72">
        <w:rPr>
          <w:b/>
        </w:rPr>
        <w:t>SetXXX</w:t>
      </w:r>
      <w:proofErr w:type="gramEnd"/>
      <w:r>
        <w:t xml:space="preserve"> can be called on any variable</w:t>
      </w:r>
      <w:ins w:id="2066" w:author="Otter, Martin" w:date="2014-04-23T15:51:00Z">
        <w:r w:rsidR="00854315">
          <w:t xml:space="preserve"> with </w:t>
        </w:r>
      </w:ins>
      <w:ins w:id="2067" w:author="Otter, Martin" w:date="2014-04-23T16:09:00Z">
        <w:r w:rsidR="00515452">
          <w:rPr>
            <w:rStyle w:val="CODE"/>
          </w:rPr>
          <w:t>variability</w:t>
        </w:r>
      </w:ins>
      <w:ins w:id="2068" w:author="Otter, Martin" w:date="2014-04-23T15:51:00Z">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ins>
      <w:r>
        <w:t xml:space="preserve"> </w:t>
      </w:r>
      <w:r>
        <w:rPr>
          <w:b/>
        </w:rPr>
        <w:t>during</w:t>
      </w:r>
      <w:r w:rsidRPr="00DB4F72">
        <w:rPr>
          <w:b/>
        </w:rPr>
        <w:t xml:space="preserve"> initialization</w:t>
      </w:r>
      <w:r>
        <w:t xml:space="preserve"> </w:t>
      </w:r>
      <w:ins w:id="2069" w:author="Otter, Martin" w:date="2014-04-01T18:55:00Z">
        <w:r w:rsidR="00A6617F">
          <w:t xml:space="preserve">(after calling </w:t>
        </w:r>
      </w:ins>
      <w:ins w:id="2070" w:author="Otter, Martin" w:date="2014-04-09T11:00:00Z">
        <w:r w:rsidR="00140C25">
          <w:rPr>
            <w:rStyle w:val="CODE"/>
          </w:rPr>
          <w:t>fmi2</w:t>
        </w:r>
      </w:ins>
      <w:ins w:id="2071" w:author="Otter, Martin" w:date="2014-04-01T18:55:00Z">
        <w:r w:rsidR="00A6617F">
          <w:rPr>
            <w:rStyle w:val="CODE"/>
          </w:rPr>
          <w:t>EnterInitializationMode</w:t>
        </w:r>
        <w:r w:rsidR="00A6617F">
          <w:t xml:space="preserve"> and before </w:t>
        </w:r>
      </w:ins>
      <w:ins w:id="2072" w:author="Otter, Martin" w:date="2014-04-09T11:00:00Z">
        <w:r w:rsidR="00140C25">
          <w:rPr>
            <w:rStyle w:val="CODE"/>
          </w:rPr>
          <w:t>fmi2</w:t>
        </w:r>
      </w:ins>
      <w:ins w:id="2073" w:author="Otter, Martin" w:date="2014-04-01T18:55:00Z">
        <w:r w:rsidR="00A6617F">
          <w:rPr>
            <w:rStyle w:val="CODE"/>
          </w:rPr>
          <w:t>ExitInitializationMode</w:t>
        </w:r>
        <w:r w:rsidR="00A6617F">
          <w:t xml:space="preserve"> is called) </w:t>
        </w:r>
      </w:ins>
      <w:r>
        <w:t xml:space="preserve">if </w:t>
      </w:r>
    </w:p>
    <w:p w14:paraId="17D18BBF" w14:textId="77777777" w:rsidR="00F36B25" w:rsidRDefault="00F36B25" w:rsidP="006E60E6">
      <w:pPr>
        <w:pStyle w:val="BulletItemFirst"/>
        <w:numPr>
          <w:ilvl w:val="0"/>
          <w:numId w:val="49"/>
        </w:numPr>
      </w:pPr>
      <w:r w:rsidRPr="00F067A2">
        <w:rPr>
          <w:rStyle w:val="CODE"/>
        </w:rPr>
        <w:t>initial</w:t>
      </w:r>
      <w:r>
        <w:t xml:space="preserve"> = </w:t>
      </w:r>
      <w:r w:rsidR="00F96E74" w:rsidRPr="00F067A2">
        <w:t>"</w:t>
      </w:r>
      <w:r w:rsidRPr="00F067A2">
        <w:rPr>
          <w:rStyle w:val="CODE"/>
        </w:rPr>
        <w:t>exact</w:t>
      </w:r>
      <w:r w:rsidR="00F96E74" w:rsidRPr="00F067A2">
        <w:t>"</w:t>
      </w:r>
      <w:r>
        <w:t xml:space="preserve"> [</w:t>
      </w:r>
      <w:r w:rsidRPr="00F067A2">
        <w:rPr>
          <w:i/>
        </w:rPr>
        <w:t xml:space="preserve">in order to set the corresponding </w:t>
      </w:r>
      <w:r w:rsidRPr="00F067A2">
        <w:rPr>
          <w:rStyle w:val="CODE"/>
        </w:rPr>
        <w:t>start</w:t>
      </w:r>
      <w:r w:rsidRPr="00F067A2">
        <w:rPr>
          <w:i/>
        </w:rPr>
        <w:t xml:space="preserve"> value</w:t>
      </w:r>
      <w:r>
        <w:t>], or if</w:t>
      </w:r>
    </w:p>
    <w:p w14:paraId="5CEACC04" w14:textId="26753259" w:rsidR="00F36B25" w:rsidRDefault="00F36B25" w:rsidP="006E60E6">
      <w:pPr>
        <w:pStyle w:val="Textkrper"/>
        <w:numPr>
          <w:ilvl w:val="0"/>
          <w:numId w:val="49"/>
        </w:numPr>
        <w:spacing w:before="0"/>
      </w:pPr>
      <w:r w:rsidRPr="00F067A2">
        <w:rPr>
          <w:rStyle w:val="CODE"/>
        </w:rPr>
        <w:t>causality</w:t>
      </w:r>
      <w:r>
        <w:t xml:space="preserve"> = </w:t>
      </w:r>
      <w:r w:rsidR="00F96E74" w:rsidRPr="00F067A2">
        <w:t>"</w:t>
      </w:r>
      <w:r w:rsidRPr="00F067A2">
        <w:rPr>
          <w:rStyle w:val="CODE"/>
        </w:rPr>
        <w:t>input</w:t>
      </w:r>
      <w:r w:rsidR="00F96E74" w:rsidRPr="00F067A2">
        <w:t>"</w:t>
      </w:r>
      <w:del w:id="2074" w:author="Otter, Martin" w:date="2014-04-01T19:05:00Z">
        <w:r w:rsidDel="00A6617F">
          <w:delText xml:space="preserve">, provided </w:delText>
        </w:r>
        <w:r w:rsidRPr="00F067A2" w:rsidDel="00A6617F">
          <w:rPr>
            <w:rStyle w:val="CODE"/>
          </w:rPr>
          <w:delText>variability</w:delText>
        </w:r>
        <w:r w:rsidDel="00A6617F">
          <w:delText xml:space="preserve"> </w:delText>
        </w:r>
        <w:r w:rsidDel="00A6617F">
          <w:rPr>
            <w:rFonts w:cs="Arial"/>
          </w:rPr>
          <w:delText>≠</w:delText>
        </w:r>
        <w:r w:rsidDel="00A6617F">
          <w:delText xml:space="preserve"> </w:delText>
        </w:r>
        <w:r w:rsidR="00F96E74" w:rsidRPr="00F067A2" w:rsidDel="00A6617F">
          <w:delText>"</w:delText>
        </w:r>
        <w:r w:rsidDel="00A6617F">
          <w:rPr>
            <w:rStyle w:val="CODE"/>
          </w:rPr>
          <w:delText>constant</w:delText>
        </w:r>
        <w:r w:rsidR="00F96E74" w:rsidRPr="00F067A2" w:rsidDel="00A6617F">
          <w:delText>"</w:delText>
        </w:r>
      </w:del>
      <w:r>
        <w:t xml:space="preserve"> [</w:t>
      </w:r>
      <w:r w:rsidRPr="00F067A2">
        <w:rPr>
          <w:i/>
        </w:rPr>
        <w:t>in order to provide new values for inputs</w:t>
      </w:r>
      <w:r>
        <w:t>]</w:t>
      </w:r>
    </w:p>
    <w:p w14:paraId="36A1A70C" w14:textId="092E6D31" w:rsidR="001878DE" w:rsidRDefault="001878DE" w:rsidP="001878DE">
      <w:pPr>
        <w:pStyle w:val="Textkrper"/>
        <w:spacing w:before="240"/>
        <w:rPr>
          <w:ins w:id="2075" w:author="Otter, Martin" w:date="2014-04-01T19:14:00Z"/>
        </w:rPr>
      </w:pPr>
      <w:del w:id="2076" w:author="Otter, Martin" w:date="2014-04-09T11:00:00Z">
        <w:r w:rsidRPr="00DB4F72" w:rsidDel="00140C25">
          <w:rPr>
            <w:b/>
          </w:rPr>
          <w:delText>fmi</w:delText>
        </w:r>
      </w:del>
      <w:proofErr w:type="gramStart"/>
      <w:ins w:id="2077" w:author="Otter, Martin" w:date="2014-04-09T11:00:00Z">
        <w:r w:rsidR="00140C25">
          <w:rPr>
            <w:b/>
          </w:rPr>
          <w:t>fmi2</w:t>
        </w:r>
      </w:ins>
      <w:r w:rsidRPr="00DB4F72">
        <w:rPr>
          <w:b/>
        </w:rPr>
        <w:t>SetXXX</w:t>
      </w:r>
      <w:proofErr w:type="gramEnd"/>
      <w:r>
        <w:t xml:space="preserve"> can be called on any variable</w:t>
      </w:r>
      <w:ins w:id="2078" w:author="Otter, Martin" w:date="2014-04-01T19:22:00Z">
        <w:r w:rsidR="004B3F46">
          <w:t xml:space="preserve"> </w:t>
        </w:r>
        <w:r w:rsidR="00AD7D98">
          <w:rPr>
            <w:b/>
          </w:rPr>
          <w:t>for ModelExchan</w:t>
        </w:r>
      </w:ins>
      <w:ins w:id="2079" w:author="Otter, Martin" w:date="2014-04-03T09:18:00Z">
        <w:r w:rsidR="00AD7D98">
          <w:rPr>
            <w:b/>
          </w:rPr>
          <w:t>g</w:t>
        </w:r>
      </w:ins>
      <w:ins w:id="2080" w:author="Otter, Martin" w:date="2014-04-01T19:22:00Z">
        <w:r w:rsidR="004B3F46" w:rsidRPr="004B3F46">
          <w:rPr>
            <w:b/>
            <w:rPrChange w:id="2081" w:author="Otter, Martin" w:date="2014-04-01T19:22:00Z">
              <w:rPr/>
            </w:rPrChange>
          </w:rPr>
          <w:t>e</w:t>
        </w:r>
      </w:ins>
      <w:r>
        <w:t xml:space="preserve"> </w:t>
      </w:r>
      <w:r w:rsidRPr="00DB4F72">
        <w:rPr>
          <w:b/>
        </w:rPr>
        <w:t>a</w:t>
      </w:r>
      <w:ins w:id="2082" w:author="Otter, Martin" w:date="2014-04-01T19:13:00Z">
        <w:r w:rsidR="004B3F46">
          <w:rPr>
            <w:b/>
          </w:rPr>
          <w:t>t an event instant</w:t>
        </w:r>
      </w:ins>
      <w:del w:id="2083" w:author="Otter, Martin" w:date="2014-04-01T19:14:00Z">
        <w:r w:rsidRPr="00DB4F72" w:rsidDel="004B3F46">
          <w:rPr>
            <w:b/>
          </w:rPr>
          <w:delText>fter initialization</w:delText>
        </w:r>
      </w:del>
      <w:r>
        <w:t xml:space="preserve"> </w:t>
      </w:r>
      <w:r w:rsidR="00F36B25">
        <w:t xml:space="preserve">(after calling </w:t>
      </w:r>
      <w:ins w:id="2084" w:author="Otter, Martin" w:date="2014-04-09T11:00:00Z">
        <w:r w:rsidR="00140C25">
          <w:rPr>
            <w:rStyle w:val="CODE"/>
          </w:rPr>
          <w:t>fmi2</w:t>
        </w:r>
      </w:ins>
      <w:ins w:id="2085" w:author="Otter, Martin" w:date="2014-04-01T19:14:00Z">
        <w:r w:rsidR="004B3F46">
          <w:rPr>
            <w:rStyle w:val="CODE"/>
          </w:rPr>
          <w:t xml:space="preserve">EnterEventMode </w:t>
        </w:r>
        <w:r w:rsidR="004B3F46">
          <w:t xml:space="preserve">and before </w:t>
        </w:r>
      </w:ins>
      <w:ins w:id="2086" w:author="Otter, Martin" w:date="2014-04-09T11:00:00Z">
        <w:r w:rsidR="00140C25">
          <w:rPr>
            <w:rStyle w:val="CODE"/>
          </w:rPr>
          <w:t>fmi2</w:t>
        </w:r>
      </w:ins>
      <w:ins w:id="2087" w:author="Otter, Martin" w:date="2014-04-01T19:14:00Z">
        <w:r w:rsidR="004B3F46">
          <w:rPr>
            <w:rStyle w:val="CODE"/>
          </w:rPr>
          <w:t>ExitEventMode</w:t>
        </w:r>
        <w:r w:rsidR="004B3F46">
          <w:t xml:space="preserve"> is called</w:t>
        </w:r>
      </w:ins>
      <w:del w:id="2088" w:author="Otter, Martin" w:date="2014-04-01T19:14:00Z">
        <w:r w:rsidR="004100A9" w:rsidDel="004B3F46">
          <w:rPr>
            <w:rStyle w:val="CODE"/>
          </w:rPr>
          <w:delText>fmiExitInitializationMode</w:delText>
        </w:r>
      </w:del>
      <w:r w:rsidR="00F36B25">
        <w:t>)</w:t>
      </w:r>
      <w:ins w:id="2089" w:author="Otter, Martin" w:date="2014-04-01T19:18:00Z">
        <w:r w:rsidR="004B3F46">
          <w:t xml:space="preserve">, and </w:t>
        </w:r>
        <w:r w:rsidR="004B3F46" w:rsidRPr="004B3F46">
          <w:rPr>
            <w:b/>
            <w:rPrChange w:id="2090" w:author="Otter, Martin" w:date="2014-04-01T19:18:00Z">
              <w:rPr/>
            </w:rPrChange>
          </w:rPr>
          <w:t>for Co-Simulation at every communication point</w:t>
        </w:r>
        <w:r w:rsidR="004B3F46">
          <w:t>,</w:t>
        </w:r>
      </w:ins>
      <w:r w:rsidR="00F36B25">
        <w:t xml:space="preserve"> </w:t>
      </w:r>
      <w:r>
        <w:t>if</w:t>
      </w:r>
    </w:p>
    <w:p w14:paraId="505DA42F" w14:textId="01F463F7" w:rsidR="004B3F46" w:rsidRDefault="004B3F46" w:rsidP="004B3F46">
      <w:pPr>
        <w:pStyle w:val="Textkrper"/>
        <w:numPr>
          <w:ilvl w:val="0"/>
          <w:numId w:val="48"/>
        </w:numPr>
        <w:spacing w:before="0"/>
        <w:rPr>
          <w:ins w:id="2091" w:author="Otter, Martin" w:date="2014-04-01T19:14:00Z"/>
        </w:rPr>
      </w:pPr>
      <w:ins w:id="2092" w:author="Otter, Martin" w:date="2014-04-01T19:17:00Z">
        <w:r>
          <w:rPr>
            <w:rStyle w:val="CODE"/>
          </w:rPr>
          <w:t>causality</w:t>
        </w:r>
        <w:r>
          <w:t xml:space="preserve"> = </w:t>
        </w:r>
        <w:r w:rsidRPr="00F067A2">
          <w:t>"</w:t>
        </w:r>
        <w:r>
          <w:rPr>
            <w:rStyle w:val="CODE"/>
          </w:rPr>
          <w:t>parameter</w:t>
        </w:r>
        <w:r w:rsidRPr="00F067A2">
          <w:t>"</w:t>
        </w:r>
        <w:r>
          <w:t xml:space="preserve"> and </w:t>
        </w:r>
      </w:ins>
      <w:ins w:id="2093" w:author="Otter, Martin" w:date="2014-04-01T19:14:00Z">
        <w:r w:rsidRPr="005C461E">
          <w:rPr>
            <w:rStyle w:val="CODE"/>
          </w:rPr>
          <w:t>variability</w:t>
        </w:r>
        <w:r>
          <w:t xml:space="preserve"> = </w:t>
        </w:r>
        <w:r w:rsidRPr="00F067A2">
          <w:t>"</w:t>
        </w:r>
        <w:r w:rsidRPr="00F067A2">
          <w:rPr>
            <w:rStyle w:val="CODE"/>
          </w:rPr>
          <w:t>tunable</w:t>
        </w:r>
        <w:r w:rsidRPr="00F067A2">
          <w:t>"</w:t>
        </w:r>
      </w:ins>
      <w:ins w:id="2094" w:author="Otter, Martin" w:date="2014-04-01T19:17:00Z">
        <w:r>
          <w:t xml:space="preserve"> </w:t>
        </w:r>
      </w:ins>
      <w:ins w:id="2095" w:author="Otter, Martin" w:date="2014-04-01T19:14:00Z">
        <w:r>
          <w:t>[</w:t>
        </w:r>
        <w:r w:rsidRPr="00F067A2">
          <w:rPr>
            <w:i/>
          </w:rPr>
          <w:t>in order to change the value of the tunable parameter</w:t>
        </w:r>
        <w:r>
          <w:rPr>
            <w:i/>
          </w:rPr>
          <w:t xml:space="preserve"> </w:t>
        </w:r>
        <w:r w:rsidRPr="00F067A2">
          <w:rPr>
            <w:i/>
          </w:rPr>
          <w:t>at an event instant</w:t>
        </w:r>
      </w:ins>
      <w:ins w:id="2096" w:author="Otter, Martin" w:date="2014-04-01T19:20:00Z">
        <w:r>
          <w:rPr>
            <w:i/>
          </w:rPr>
          <w:t xml:space="preserve"> or at a communication point</w:t>
        </w:r>
      </w:ins>
      <w:ins w:id="2097" w:author="Otter, Martin" w:date="2014-04-01T19:14:00Z">
        <w:r>
          <w:t>], or if</w:t>
        </w:r>
      </w:ins>
    </w:p>
    <w:p w14:paraId="33706D13" w14:textId="1D0BDBA7" w:rsidR="004B3F46" w:rsidRDefault="004B3F46" w:rsidP="004B3F46">
      <w:pPr>
        <w:pStyle w:val="Textkrper"/>
        <w:numPr>
          <w:ilvl w:val="0"/>
          <w:numId w:val="48"/>
        </w:numPr>
        <w:spacing w:before="0"/>
        <w:rPr>
          <w:ins w:id="2098" w:author="Otter, Martin" w:date="2014-04-01T19:14:00Z"/>
        </w:rPr>
      </w:pPr>
      <w:ins w:id="2099" w:author="Otter, Martin" w:date="2014-04-01T19:14:00Z">
        <w:r w:rsidRPr="00F067A2">
          <w:rPr>
            <w:rStyle w:val="CODE"/>
          </w:rPr>
          <w:t>causality</w:t>
        </w:r>
        <w:r>
          <w:t xml:space="preserve"> = </w:t>
        </w:r>
        <w:r w:rsidRPr="00F067A2">
          <w:t>"</w:t>
        </w:r>
        <w:r w:rsidRPr="00F067A2">
          <w:rPr>
            <w:rStyle w:val="CODE"/>
          </w:rPr>
          <w:t>input</w:t>
        </w:r>
        <w:r w:rsidRPr="00F067A2">
          <w:t>"</w:t>
        </w:r>
      </w:ins>
      <w:ins w:id="2100" w:author="Otter, Martin" w:date="2014-04-01T19:17:00Z">
        <w:r>
          <w:t xml:space="preserve"> </w:t>
        </w:r>
      </w:ins>
      <w:ins w:id="2101" w:author="Otter, Martin" w:date="2014-04-01T19:14:00Z">
        <w:r>
          <w:t>[</w:t>
        </w:r>
        <w:r w:rsidRPr="00F067A2">
          <w:rPr>
            <w:i/>
          </w:rPr>
          <w:t>in order to provide new values for inputs</w:t>
        </w:r>
        <w:r>
          <w:t>]</w:t>
        </w:r>
      </w:ins>
    </w:p>
    <w:p w14:paraId="740F3F61" w14:textId="7648D267" w:rsidR="004B3F46" w:rsidRDefault="00140C25" w:rsidP="001878DE">
      <w:pPr>
        <w:pStyle w:val="Textkrper"/>
        <w:spacing w:before="240"/>
      </w:pPr>
      <w:proofErr w:type="gramStart"/>
      <w:ins w:id="2102" w:author="Otter, Martin" w:date="2014-04-09T11:00:00Z">
        <w:r>
          <w:rPr>
            <w:b/>
          </w:rPr>
          <w:t>fmi2</w:t>
        </w:r>
      </w:ins>
      <w:ins w:id="2103" w:author="Otter, Martin" w:date="2014-04-01T19:13:00Z">
        <w:r w:rsidR="004B3F46" w:rsidRPr="00DB4F72">
          <w:rPr>
            <w:b/>
          </w:rPr>
          <w:t>SetXXX</w:t>
        </w:r>
        <w:proofErr w:type="gramEnd"/>
        <w:r w:rsidR="004B3F46">
          <w:t xml:space="preserve"> can be called on any variable</w:t>
        </w:r>
      </w:ins>
      <w:ins w:id="2104" w:author="Otter, Martin" w:date="2014-04-01T19:19:00Z">
        <w:r w:rsidR="004B3F46">
          <w:t xml:space="preserve"> for </w:t>
        </w:r>
        <w:r w:rsidR="004B3F46" w:rsidRPr="004B3F46">
          <w:rPr>
            <w:b/>
            <w:rPrChange w:id="2105" w:author="Otter, Martin" w:date="2014-04-01T19:19:00Z">
              <w:rPr/>
            </w:rPrChange>
          </w:rPr>
          <w:t>ModelExchange in Continuous</w:t>
        </w:r>
      </w:ins>
      <w:ins w:id="2106" w:author="Otter, Martin" w:date="2014-04-01T19:22:00Z">
        <w:r w:rsidR="00C4341F">
          <w:rPr>
            <w:b/>
          </w:rPr>
          <w:t>-Time</w:t>
        </w:r>
      </w:ins>
      <w:ins w:id="2107" w:author="Otter, Martin" w:date="2014-04-01T19:19:00Z">
        <w:r w:rsidR="004B3F46" w:rsidRPr="004B3F46">
          <w:rPr>
            <w:b/>
            <w:rPrChange w:id="2108" w:author="Otter, Martin" w:date="2014-04-01T19:19:00Z">
              <w:rPr/>
            </w:rPrChange>
          </w:rPr>
          <w:t xml:space="preserve"> Mode</w:t>
        </w:r>
      </w:ins>
      <w:ins w:id="2109" w:author="Otter, Martin" w:date="2014-04-01T19:13:00Z">
        <w:r w:rsidR="004B3F46">
          <w:t xml:space="preserve"> if</w:t>
        </w:r>
      </w:ins>
    </w:p>
    <w:p w14:paraId="729238EB" w14:textId="32B71957" w:rsidR="00856259" w:rsidDel="004B3F46" w:rsidRDefault="001878DE" w:rsidP="006E60E6">
      <w:pPr>
        <w:pStyle w:val="Textkrper"/>
        <w:numPr>
          <w:ilvl w:val="0"/>
          <w:numId w:val="48"/>
        </w:numPr>
        <w:spacing w:before="0"/>
        <w:rPr>
          <w:del w:id="2110" w:author="Otter, Martin" w:date="2014-04-01T19:21:00Z"/>
        </w:rPr>
      </w:pPr>
      <w:del w:id="2111" w:author="Otter, Martin" w:date="2014-04-01T19:21:00Z">
        <w:r w:rsidRPr="005C461E" w:rsidDel="004B3F46">
          <w:rPr>
            <w:rStyle w:val="CODE"/>
          </w:rPr>
          <w:delText>variability</w:delText>
        </w:r>
        <w:r w:rsidDel="004B3F46">
          <w:delText xml:space="preserve"> = </w:delText>
        </w:r>
        <w:r w:rsidR="00F96E74" w:rsidRPr="00F067A2" w:rsidDel="004B3F46">
          <w:delText>"</w:delText>
        </w:r>
        <w:r w:rsidRPr="00F067A2" w:rsidDel="004B3F46">
          <w:rPr>
            <w:rStyle w:val="CODE"/>
          </w:rPr>
          <w:delText>tunable</w:delText>
        </w:r>
        <w:r w:rsidR="00F96E74" w:rsidRPr="00F067A2" w:rsidDel="004B3F46">
          <w:delText>"</w:delText>
        </w:r>
        <w:r w:rsidR="00222FDF" w:rsidDel="004B3F46">
          <w:delText xml:space="preserve"> </w:delText>
        </w:r>
        <w:r w:rsidR="00856259" w:rsidDel="004B3F46">
          <w:br/>
          <w:delText>[</w:delText>
        </w:r>
        <w:r w:rsidRPr="00F067A2" w:rsidDel="004B3F46">
          <w:rPr>
            <w:i/>
          </w:rPr>
          <w:delText>in order to change the value of the tunable parameter</w:delText>
        </w:r>
        <w:r w:rsidR="00FE3966" w:rsidDel="004B3F46">
          <w:rPr>
            <w:i/>
          </w:rPr>
          <w:delText xml:space="preserve"> </w:delText>
        </w:r>
      </w:del>
      <w:del w:id="2112" w:author="Otter, Martin" w:date="2014-04-01T12:03:00Z">
        <w:r w:rsidR="00FE3966" w:rsidDel="005C7807">
          <w:rPr>
            <w:i/>
          </w:rPr>
          <w:delText>or input</w:delText>
        </w:r>
        <w:r w:rsidRPr="00F067A2" w:rsidDel="005C7807">
          <w:rPr>
            <w:i/>
          </w:rPr>
          <w:delText xml:space="preserve"> </w:delText>
        </w:r>
      </w:del>
      <w:del w:id="2113" w:author="Otter, Martin" w:date="2014-04-01T19:21:00Z">
        <w:r w:rsidRPr="00F067A2" w:rsidDel="004B3F46">
          <w:rPr>
            <w:i/>
          </w:rPr>
          <w:delText>at an event instant</w:delText>
        </w:r>
        <w:r w:rsidR="00C97600" w:rsidDel="004B3F46">
          <w:rPr>
            <w:i/>
          </w:rPr>
          <w:delText xml:space="preserve"> or at a Communication Point</w:delText>
        </w:r>
        <w:r w:rsidR="00856259" w:rsidDel="004B3F46">
          <w:delText>]</w:delText>
        </w:r>
        <w:r w:rsidR="00F36B25" w:rsidDel="004B3F46">
          <w:delText>, or if</w:delText>
        </w:r>
      </w:del>
    </w:p>
    <w:p w14:paraId="6E9E8D19" w14:textId="68DE291C" w:rsidR="001878DE" w:rsidRDefault="00856259" w:rsidP="006E60E6">
      <w:pPr>
        <w:pStyle w:val="Textkrper"/>
        <w:numPr>
          <w:ilvl w:val="0"/>
          <w:numId w:val="48"/>
        </w:numPr>
        <w:spacing w:before="0"/>
      </w:pPr>
      <w:r w:rsidRPr="00F067A2">
        <w:rPr>
          <w:rStyle w:val="CODE"/>
        </w:rPr>
        <w:t>causality</w:t>
      </w:r>
      <w:r>
        <w:t xml:space="preserve"> = </w:t>
      </w:r>
      <w:r w:rsidR="00F96E74" w:rsidRPr="00F067A2">
        <w:t>"</w:t>
      </w:r>
      <w:r w:rsidRPr="00F067A2">
        <w:rPr>
          <w:rStyle w:val="CODE"/>
        </w:rPr>
        <w:t>input</w:t>
      </w:r>
      <w:r w:rsidR="00F96E74" w:rsidRPr="00F067A2">
        <w:t>"</w:t>
      </w:r>
      <w:del w:id="2114" w:author="Otter, Martin" w:date="2014-04-01T19:21:00Z">
        <w:r w:rsidDel="004B3F46">
          <w:delText>,</w:delText>
        </w:r>
      </w:del>
      <w:r>
        <w:t xml:space="preserve"> </w:t>
      </w:r>
      <w:ins w:id="2115" w:author="Otter, Martin" w:date="2014-04-01T19:21:00Z">
        <w:r w:rsidR="004B3F46">
          <w:t>and</w:t>
        </w:r>
      </w:ins>
      <w:del w:id="2116" w:author="Otter, Martin" w:date="2014-04-01T19:21:00Z">
        <w:r w:rsidDel="004B3F46">
          <w:delText>provided</w:delText>
        </w:r>
      </w:del>
      <w:r>
        <w:t xml:space="preserve"> </w:t>
      </w:r>
      <w:r w:rsidRPr="00F067A2">
        <w:rPr>
          <w:rStyle w:val="CODE"/>
        </w:rPr>
        <w:t>variability</w:t>
      </w:r>
      <w:r>
        <w:t xml:space="preserve"> = </w:t>
      </w:r>
      <w:del w:id="2117" w:author="Otter, Martin" w:date="2014-04-01T19:21:00Z">
        <w:r w:rsidR="00F96E74" w:rsidRPr="00F067A2" w:rsidDel="004B3F46">
          <w:delText>"</w:delText>
        </w:r>
        <w:r w:rsidRPr="00F067A2" w:rsidDel="004B3F46">
          <w:rPr>
            <w:rStyle w:val="CODE"/>
          </w:rPr>
          <w:delText>discrete</w:delText>
        </w:r>
        <w:r w:rsidR="00F96E74" w:rsidRPr="00F067A2" w:rsidDel="004B3F46">
          <w:delText>"</w:delText>
        </w:r>
        <w:r w:rsidDel="004B3F46">
          <w:delText xml:space="preserve"> or </w:delText>
        </w:r>
      </w:del>
      <w:r w:rsidR="00F96E74" w:rsidRPr="00F067A2">
        <w:t>"</w:t>
      </w:r>
      <w:r w:rsidRPr="00F067A2">
        <w:rPr>
          <w:rStyle w:val="CODE"/>
        </w:rPr>
        <w:t>continuous</w:t>
      </w:r>
      <w:r w:rsidR="00F96E74" w:rsidRPr="00F067A2">
        <w:t>"</w:t>
      </w:r>
      <w:r>
        <w:t xml:space="preserve"> </w:t>
      </w:r>
      <w:r>
        <w:br/>
        <w:t>[</w:t>
      </w:r>
      <w:r w:rsidR="001878DE" w:rsidRPr="00F067A2">
        <w:rPr>
          <w:i/>
        </w:rPr>
        <w:t>in order to provide new values for inputs</w:t>
      </w:r>
      <w:ins w:id="2118" w:author="Otter, Martin" w:date="2014-04-01T19:21:00Z">
        <w:r w:rsidR="004B3F46">
          <w:rPr>
            <w:i/>
          </w:rPr>
          <w:t xml:space="preserve"> during continuous</w:t>
        </w:r>
      </w:ins>
      <w:ins w:id="2119" w:author="Otter, Martin" w:date="2014-04-01T19:23:00Z">
        <w:r w:rsidR="00C4341F">
          <w:rPr>
            <w:i/>
          </w:rPr>
          <w:t xml:space="preserve"> </w:t>
        </w:r>
      </w:ins>
      <w:ins w:id="2120" w:author="Otter, Martin" w:date="2014-04-01T19:21:00Z">
        <w:r w:rsidR="004B3F46">
          <w:rPr>
            <w:i/>
          </w:rPr>
          <w:t>integration</w:t>
        </w:r>
      </w:ins>
      <w:r>
        <w:t>]</w:t>
      </w:r>
    </w:p>
    <w:p w14:paraId="5397F07E" w14:textId="737BCF05"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del w:id="2121" w:author="Otter, Martin" w:date="2014-03-26T16:03:00Z">
        <w:r w:rsidR="00291474" w:rsidDel="00B14379">
          <w:delText>. [</w:delText>
        </w:r>
        <w:r w:rsidR="009A4D66" w:rsidDel="00B14379">
          <w:rPr>
            <w:i/>
          </w:rPr>
          <w:delText>Note, “C</w:delText>
        </w:r>
        <w:r w:rsidR="00291474" w:rsidRPr="00F067A2" w:rsidDel="00B14379">
          <w:rPr>
            <w:i/>
          </w:rPr>
          <w:delText>” means that the variable is computed from parameters</w:delText>
        </w:r>
        <w:r w:rsidR="00FE3966" w:rsidDel="00B14379">
          <w:rPr>
            <w:i/>
          </w:rPr>
          <w:delText>, inputs</w:delText>
        </w:r>
        <w:r w:rsidR="00291474" w:rsidRPr="00F067A2" w:rsidDel="00B14379">
          <w:rPr>
            <w:i/>
          </w:rPr>
          <w:delText xml:space="preserve"> and/or constants.</w:delText>
        </w:r>
        <w:r w:rsidR="00291474" w:rsidDel="00B14379">
          <w:delText>]</w:delText>
        </w:r>
      </w:del>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FBADB9E" w:rsidR="00C97600" w:rsidRPr="0098259C" w:rsidRDefault="00C97600" w:rsidP="004A22F1">
            <w:pPr>
              <w:pStyle w:val="Textkrper-Tabelle"/>
              <w:ind w:left="0"/>
              <w:jc w:val="center"/>
              <w:rPr>
                <w:rFonts w:cs="Arial"/>
                <w:b/>
              </w:rPr>
            </w:pPr>
            <w:r>
              <w:rPr>
                <w:rFonts w:cs="Arial"/>
                <w:b/>
              </w:rPr>
              <w:t>calculated</w:t>
            </w:r>
            <w:del w:id="2122" w:author="Otter, Martin" w:date="2014-03-26T15:49:00Z">
              <w:r w:rsidDel="00603B4F">
                <w:rPr>
                  <w:rFonts w:cs="Arial"/>
                  <w:b/>
                </w:rPr>
                <w:delText>P</w:delText>
              </w:r>
            </w:del>
            <w:ins w:id="2123" w:author="Otter, Martin" w:date="2014-03-26T15:49:00Z">
              <w:r w:rsidR="00603B4F">
                <w:rPr>
                  <w:rFonts w:cs="Arial"/>
                  <w:b/>
                </w:rPr>
                <w:t>p</w:t>
              </w:r>
            </w:ins>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4835BF97" w:rsidR="00C97600" w:rsidRPr="00434C5F" w:rsidRDefault="00B007AA" w:rsidP="00434C5F">
            <w:pPr>
              <w:pStyle w:val="Textkrper-Tabelle"/>
              <w:ind w:left="0"/>
              <w:jc w:val="center"/>
              <w:rPr>
                <w:rFonts w:cs="Arial"/>
                <w:color w:val="00B0F0"/>
              </w:rPr>
            </w:pPr>
            <w:ins w:id="2124" w:author="Otter, Martin" w:date="2014-04-01T12:02:00Z">
              <w:r w:rsidRPr="0098259C">
                <w:rPr>
                  <w:rFonts w:cs="Arial"/>
                  <w:color w:val="FF0000"/>
                </w:rPr>
                <w:t>--</w:t>
              </w:r>
            </w:ins>
            <w:del w:id="2125" w:author="Otter, Martin" w:date="2014-04-01T12:02:00Z">
              <w:r w:rsidR="00C97600" w:rsidRPr="00434C5F" w:rsidDel="00B007AA">
                <w:rPr>
                  <w:rFonts w:cs="Arial"/>
                  <w:color w:val="00B0F0"/>
                </w:rPr>
                <w:delText>(D)</w:delText>
              </w:r>
            </w:del>
          </w:p>
        </w:tc>
        <w:tc>
          <w:tcPr>
            <w:tcW w:w="878" w:type="dxa"/>
            <w:shd w:val="clear" w:color="auto" w:fill="auto"/>
          </w:tcPr>
          <w:p w14:paraId="7B779FE2" w14:textId="2E755B31" w:rsidR="00C97600" w:rsidRPr="00F067A2" w:rsidRDefault="00B007AA" w:rsidP="00E75028">
            <w:pPr>
              <w:pStyle w:val="Textkrper-Tabelle"/>
              <w:ind w:left="0"/>
              <w:jc w:val="center"/>
              <w:rPr>
                <w:rFonts w:cs="Arial"/>
                <w:color w:val="800000"/>
              </w:rPr>
            </w:pPr>
            <w:ins w:id="2126" w:author="Otter, Martin" w:date="2014-04-01T12:02:00Z">
              <w:r w:rsidRPr="0098259C">
                <w:rPr>
                  <w:rFonts w:cs="Arial"/>
                  <w:color w:val="FF0000"/>
                </w:rPr>
                <w:t>--</w:t>
              </w:r>
            </w:ins>
            <w:del w:id="2127" w:author="Otter, Martin" w:date="2014-04-01T12:02:00Z">
              <w:r w:rsidR="00C97600" w:rsidDel="00B007AA">
                <w:rPr>
                  <w:rFonts w:cs="Arial"/>
                  <w:color w:val="800000"/>
                </w:rPr>
                <w:delText>(B)</w:delText>
              </w:r>
            </w:del>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1B34B4A9" w:rsidR="00C97600" w:rsidRPr="00434C5F" w:rsidRDefault="00B007AA" w:rsidP="00434C5F">
            <w:pPr>
              <w:pStyle w:val="Textkrper-Tabelle"/>
              <w:ind w:left="0"/>
              <w:jc w:val="center"/>
              <w:rPr>
                <w:rFonts w:cs="Arial"/>
                <w:color w:val="00B0F0"/>
              </w:rPr>
            </w:pPr>
            <w:ins w:id="2128" w:author="Otter, Martin" w:date="2014-04-01T12:02:00Z">
              <w:r w:rsidRPr="0098259C">
                <w:rPr>
                  <w:rFonts w:cs="Arial"/>
                  <w:color w:val="FF0000"/>
                </w:rPr>
                <w:t>--</w:t>
              </w:r>
            </w:ins>
            <w:del w:id="2129" w:author="Otter, Martin" w:date="2014-04-01T12:02:00Z">
              <w:r w:rsidR="00C97600" w:rsidRPr="00434C5F" w:rsidDel="00B007AA">
                <w:rPr>
                  <w:rFonts w:cs="Arial"/>
                  <w:color w:val="00B0F0"/>
                </w:rPr>
                <w:delText>(D)</w:delText>
              </w:r>
            </w:del>
          </w:p>
        </w:tc>
        <w:tc>
          <w:tcPr>
            <w:tcW w:w="878" w:type="dxa"/>
            <w:shd w:val="clear" w:color="auto" w:fill="auto"/>
          </w:tcPr>
          <w:p w14:paraId="4BEABDB4" w14:textId="7495FF6D" w:rsidR="00C97600" w:rsidRPr="00F067A2" w:rsidRDefault="00B007AA" w:rsidP="00E75028">
            <w:pPr>
              <w:pStyle w:val="Textkrper-Tabelle"/>
              <w:ind w:left="0"/>
              <w:jc w:val="center"/>
              <w:rPr>
                <w:rFonts w:cs="Arial"/>
                <w:color w:val="800000"/>
              </w:rPr>
            </w:pPr>
            <w:ins w:id="2130" w:author="Otter, Martin" w:date="2014-04-01T12:02:00Z">
              <w:r w:rsidRPr="0098259C">
                <w:rPr>
                  <w:rFonts w:cs="Arial"/>
                  <w:color w:val="FF0000"/>
                </w:rPr>
                <w:t>--</w:t>
              </w:r>
            </w:ins>
            <w:del w:id="2131" w:author="Otter, Martin" w:date="2014-04-01T12:02:00Z">
              <w:r w:rsidR="00C97600" w:rsidDel="00B007AA">
                <w:rPr>
                  <w:rFonts w:cs="Arial"/>
                  <w:color w:val="800000"/>
                </w:rPr>
                <w:delText>(B)</w:delText>
              </w:r>
            </w:del>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76DA6527" w14:textId="1DB96A29" w:rsidR="00073F1A" w:rsidDel="00A24922" w:rsidRDefault="00073F1A" w:rsidP="004951A0">
      <w:pPr>
        <w:pStyle w:val="Textkrper"/>
        <w:rPr>
          <w:del w:id="2132" w:author="Otter, Martin" w:date="2014-07-17T18:32:00Z"/>
          <w:vanish/>
        </w:rPr>
      </w:pPr>
    </w:p>
    <w:p w14:paraId="274225C7" w14:textId="77777777" w:rsidR="004951A0" w:rsidRPr="004951A0" w:rsidRDefault="004951A0" w:rsidP="004951A0">
      <w:pPr>
        <w:pStyle w:val="Textkrper"/>
      </w:pPr>
      <w:proofErr w:type="gramStart"/>
      <w:r>
        <w:t>with</w:t>
      </w:r>
      <w:proofErr w:type="gramEnd"/>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Change w:id="2133" w:author="Otter, Martin" w:date="2014-07-08T11:29:00Z">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PrChange>
      </w:tblPr>
      <w:tblGrid>
        <w:gridCol w:w="392"/>
        <w:gridCol w:w="1270"/>
        <w:gridCol w:w="1609"/>
        <w:tblGridChange w:id="2134">
          <w:tblGrid>
            <w:gridCol w:w="392"/>
            <w:gridCol w:w="1270"/>
            <w:gridCol w:w="1609"/>
          </w:tblGrid>
        </w:tblGridChange>
      </w:tblGrid>
      <w:tr w:rsidR="004951A0" w14:paraId="3B70E293" w14:textId="77777777" w:rsidTr="00FF0C9B">
        <w:trPr>
          <w:jc w:val="center"/>
          <w:trPrChange w:id="2135" w:author="Otter, Martin" w:date="2014-07-08T11:29:00Z">
            <w:trPr>
              <w:jc w:val="center"/>
            </w:trPr>
          </w:trPrChange>
        </w:trPr>
        <w:tc>
          <w:tcPr>
            <w:tcW w:w="392" w:type="dxa"/>
            <w:shd w:val="clear" w:color="auto" w:fill="auto"/>
            <w:tcPrChange w:id="2136" w:author="Otter, Martin" w:date="2014-07-08T11:29:00Z">
              <w:tcPr>
                <w:tcW w:w="392" w:type="dxa"/>
                <w:shd w:val="clear" w:color="auto" w:fill="auto"/>
              </w:tcPr>
            </w:tcPrChange>
          </w:tcPr>
          <w:p w14:paraId="2FB005D5" w14:textId="77777777" w:rsidR="004951A0" w:rsidRDefault="004951A0" w:rsidP="005D78E8">
            <w:pPr>
              <w:pStyle w:val="Textkrper-Tabelle"/>
            </w:pPr>
          </w:p>
        </w:tc>
        <w:tc>
          <w:tcPr>
            <w:tcW w:w="2879" w:type="dxa"/>
            <w:gridSpan w:val="2"/>
            <w:shd w:val="clear" w:color="auto" w:fill="auto"/>
            <w:vAlign w:val="center"/>
            <w:tcPrChange w:id="2137" w:author="Otter, Martin" w:date="2014-07-08T11:29:00Z">
              <w:tcPr>
                <w:tcW w:w="2879" w:type="dxa"/>
                <w:gridSpan w:val="2"/>
                <w:shd w:val="clear" w:color="auto" w:fill="auto"/>
              </w:tcPr>
            </w:tcPrChange>
          </w:tcPr>
          <w:p w14:paraId="0EDC7B3F" w14:textId="77777777" w:rsidR="004951A0" w:rsidRPr="00603B4F" w:rsidRDefault="004951A0">
            <w:pPr>
              <w:pStyle w:val="Textkrper-Tabelle"/>
              <w:ind w:left="0"/>
              <w:contextualSpacing/>
              <w:jc w:val="center"/>
              <w:rPr>
                <w:b/>
                <w:color w:val="0000FF"/>
                <w:rPrChange w:id="2138" w:author="Otter, Martin" w:date="2014-03-26T15:51:00Z">
                  <w:rPr>
                    <w:rFonts w:cstheme="minorBidi"/>
                    <w:b/>
                    <w:sz w:val="22"/>
                  </w:rPr>
                </w:rPrChange>
              </w:rPr>
              <w:pPrChange w:id="2139" w:author="Otter, Martin" w:date="2014-07-08T11:29:00Z">
                <w:pPr>
                  <w:pStyle w:val="Textkrper-Tabelle"/>
                  <w:spacing w:after="200"/>
                  <w:ind w:left="0"/>
                  <w:contextualSpacing/>
                  <w:jc w:val="center"/>
                </w:pPr>
              </w:pPrChange>
            </w:pPr>
            <w:r w:rsidRPr="00603B4F">
              <w:rPr>
                <w:b/>
                <w:color w:val="0000FF"/>
                <w:rPrChange w:id="2140" w:author="Otter, Martin" w:date="2014-03-26T15:51:00Z">
                  <w:rPr>
                    <w:b/>
                  </w:rPr>
                </w:rPrChange>
              </w:rPr>
              <w:t>initial</w:t>
            </w:r>
          </w:p>
        </w:tc>
      </w:tr>
      <w:tr w:rsidR="004951A0" w14:paraId="20261088" w14:textId="77777777" w:rsidTr="00FF0C9B">
        <w:trPr>
          <w:jc w:val="center"/>
          <w:trPrChange w:id="2141" w:author="Otter, Martin" w:date="2014-07-08T11:29:00Z">
            <w:trPr>
              <w:jc w:val="center"/>
            </w:trPr>
          </w:trPrChange>
        </w:trPr>
        <w:tc>
          <w:tcPr>
            <w:tcW w:w="392" w:type="dxa"/>
            <w:shd w:val="clear" w:color="auto" w:fill="auto"/>
            <w:tcPrChange w:id="2142" w:author="Otter, Martin" w:date="2014-07-08T11:29:00Z">
              <w:tcPr>
                <w:tcW w:w="392" w:type="dxa"/>
                <w:shd w:val="clear" w:color="auto" w:fill="auto"/>
              </w:tcPr>
            </w:tcPrChange>
          </w:tcPr>
          <w:p w14:paraId="74B0EE33" w14:textId="77777777" w:rsidR="004951A0" w:rsidRDefault="004951A0" w:rsidP="005D78E8">
            <w:pPr>
              <w:pStyle w:val="Textkrper-Tabelle"/>
            </w:pPr>
          </w:p>
        </w:tc>
        <w:tc>
          <w:tcPr>
            <w:tcW w:w="1270" w:type="dxa"/>
            <w:shd w:val="clear" w:color="auto" w:fill="auto"/>
            <w:tcPrChange w:id="2143" w:author="Otter, Martin" w:date="2014-07-08T11:29:00Z">
              <w:tcPr>
                <w:tcW w:w="1270" w:type="dxa"/>
                <w:shd w:val="clear" w:color="auto" w:fill="auto"/>
              </w:tcPr>
            </w:tcPrChange>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Change w:id="2144" w:author="Otter, Martin" w:date="2014-07-08T11:29:00Z">
              <w:tcPr>
                <w:tcW w:w="1609" w:type="dxa"/>
                <w:shd w:val="clear" w:color="auto" w:fill="auto"/>
              </w:tcPr>
            </w:tcPrChange>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FF0C9B">
        <w:trPr>
          <w:trHeight w:val="242"/>
          <w:jc w:val="center"/>
          <w:trPrChange w:id="2145" w:author="Otter, Martin" w:date="2014-07-08T11:29:00Z">
            <w:trPr>
              <w:trHeight w:val="242"/>
              <w:jc w:val="center"/>
            </w:trPr>
          </w:trPrChange>
        </w:trPr>
        <w:tc>
          <w:tcPr>
            <w:tcW w:w="392" w:type="dxa"/>
            <w:shd w:val="clear" w:color="auto" w:fill="auto"/>
            <w:vAlign w:val="center"/>
            <w:tcPrChange w:id="2146" w:author="Otter, Martin" w:date="2014-07-08T11:29:00Z">
              <w:tcPr>
                <w:tcW w:w="392" w:type="dxa"/>
                <w:shd w:val="clear" w:color="auto" w:fill="auto"/>
                <w:vAlign w:val="center"/>
              </w:tcPr>
            </w:tcPrChange>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Change w:id="2147" w:author="Otter, Martin" w:date="2014-07-08T11:29:00Z">
              <w:tcPr>
                <w:tcW w:w="1270" w:type="dxa"/>
                <w:shd w:val="clear" w:color="auto" w:fill="auto"/>
                <w:vAlign w:val="center"/>
              </w:tcPr>
            </w:tcPrChange>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Change w:id="2148" w:author="Otter, Martin" w:date="2014-07-08T11:29:00Z">
              <w:tcPr>
                <w:tcW w:w="1609" w:type="dxa"/>
                <w:shd w:val="clear" w:color="auto" w:fill="auto"/>
                <w:vAlign w:val="center"/>
              </w:tcPr>
            </w:tcPrChange>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FF0C9B">
        <w:trPr>
          <w:trHeight w:val="214"/>
          <w:jc w:val="center"/>
          <w:trPrChange w:id="2149" w:author="Otter, Martin" w:date="2014-07-08T11:29:00Z">
            <w:trPr>
              <w:trHeight w:val="214"/>
              <w:jc w:val="center"/>
            </w:trPr>
          </w:trPrChange>
        </w:trPr>
        <w:tc>
          <w:tcPr>
            <w:tcW w:w="392" w:type="dxa"/>
            <w:shd w:val="clear" w:color="auto" w:fill="auto"/>
            <w:vAlign w:val="center"/>
            <w:tcPrChange w:id="2150" w:author="Otter, Martin" w:date="2014-07-08T11:29:00Z">
              <w:tcPr>
                <w:tcW w:w="392" w:type="dxa"/>
                <w:shd w:val="clear" w:color="auto" w:fill="auto"/>
                <w:vAlign w:val="center"/>
              </w:tcPr>
            </w:tcPrChange>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Change w:id="2151" w:author="Otter, Martin" w:date="2014-07-08T11:29:00Z">
              <w:tcPr>
                <w:tcW w:w="1270" w:type="dxa"/>
                <w:shd w:val="clear" w:color="auto" w:fill="auto"/>
                <w:vAlign w:val="center"/>
              </w:tcPr>
            </w:tcPrChange>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Change w:id="2152" w:author="Otter, Martin" w:date="2014-07-08T11:29:00Z">
              <w:tcPr>
                <w:tcW w:w="1609" w:type="dxa"/>
                <w:shd w:val="clear" w:color="auto" w:fill="auto"/>
                <w:vAlign w:val="center"/>
              </w:tcPr>
            </w:tcPrChange>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FF0C9B">
        <w:trPr>
          <w:jc w:val="center"/>
          <w:trPrChange w:id="2153" w:author="Otter, Martin" w:date="2014-07-08T11:29:00Z">
            <w:trPr>
              <w:jc w:val="center"/>
            </w:trPr>
          </w:trPrChange>
        </w:trPr>
        <w:tc>
          <w:tcPr>
            <w:tcW w:w="392" w:type="dxa"/>
            <w:shd w:val="clear" w:color="auto" w:fill="auto"/>
            <w:vAlign w:val="center"/>
            <w:tcPrChange w:id="2154" w:author="Otter, Martin" w:date="2014-07-08T11:29:00Z">
              <w:tcPr>
                <w:tcW w:w="392" w:type="dxa"/>
                <w:shd w:val="clear" w:color="auto" w:fill="auto"/>
                <w:vAlign w:val="center"/>
              </w:tcPr>
            </w:tcPrChange>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Change w:id="2155" w:author="Otter, Martin" w:date="2014-07-08T11:29:00Z">
              <w:tcPr>
                <w:tcW w:w="1270" w:type="dxa"/>
                <w:shd w:val="clear" w:color="auto" w:fill="auto"/>
                <w:vAlign w:val="center"/>
              </w:tcPr>
            </w:tcPrChange>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Change w:id="2156" w:author="Otter, Martin" w:date="2014-07-08T11:29:00Z">
              <w:tcPr>
                <w:tcW w:w="1609" w:type="dxa"/>
                <w:shd w:val="clear" w:color="auto" w:fill="auto"/>
                <w:vAlign w:val="center"/>
              </w:tcPr>
            </w:tcPrChange>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FF0C9B">
        <w:trPr>
          <w:jc w:val="center"/>
          <w:trPrChange w:id="2157" w:author="Otter, Martin" w:date="2014-07-08T11:29:00Z">
            <w:trPr>
              <w:jc w:val="center"/>
            </w:trPr>
          </w:trPrChange>
        </w:trPr>
        <w:tc>
          <w:tcPr>
            <w:tcW w:w="392" w:type="dxa"/>
            <w:shd w:val="clear" w:color="auto" w:fill="auto"/>
            <w:vAlign w:val="center"/>
            <w:tcPrChange w:id="2158" w:author="Otter, Martin" w:date="2014-07-08T11:29:00Z">
              <w:tcPr>
                <w:tcW w:w="392" w:type="dxa"/>
                <w:shd w:val="clear" w:color="auto" w:fill="auto"/>
                <w:vAlign w:val="center"/>
              </w:tcPr>
            </w:tcPrChange>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Change w:id="2159" w:author="Otter, Martin" w:date="2014-07-08T11:29:00Z">
              <w:tcPr>
                <w:tcW w:w="1270" w:type="dxa"/>
                <w:shd w:val="clear" w:color="auto" w:fill="auto"/>
                <w:vAlign w:val="center"/>
              </w:tcPr>
            </w:tcPrChange>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Change w:id="2160" w:author="Otter, Martin" w:date="2014-07-08T11:29:00Z">
              <w:tcPr>
                <w:tcW w:w="1609" w:type="dxa"/>
                <w:shd w:val="clear" w:color="auto" w:fill="auto"/>
                <w:vAlign w:val="center"/>
              </w:tcPr>
            </w:tcPrChange>
          </w:tcPr>
          <w:p w14:paraId="08B90B1A" w14:textId="60D7B713" w:rsidR="00434C5F" w:rsidRPr="00434C5F" w:rsidRDefault="0013300A" w:rsidP="005D78E8">
            <w:pPr>
              <w:pStyle w:val="Textkrper-Tabelle"/>
              <w:spacing w:line="240" w:lineRule="auto"/>
              <w:ind w:left="0"/>
              <w:rPr>
                <w:rStyle w:val="CODE"/>
                <w:color w:val="00B0F0"/>
              </w:rPr>
            </w:pPr>
            <w:ins w:id="2161" w:author="Otter, Martin" w:date="2014-07-11T12:10:00Z">
              <w:r w:rsidRPr="00434C5F">
                <w:rPr>
                  <w:rStyle w:val="CODE"/>
                  <w:color w:val="00B0F0"/>
                </w:rPr>
                <w:t>---</w:t>
              </w:r>
            </w:ins>
            <w:del w:id="2162" w:author="Otter, Martin" w:date="2014-07-11T12:10:00Z">
              <w:r w:rsidR="00434C5F" w:rsidRPr="00434C5F" w:rsidDel="0013300A">
                <w:rPr>
                  <w:rStyle w:val="CODE"/>
                  <w:color w:val="00B0F0"/>
                </w:rPr>
                <w:delText>approx</w:delText>
              </w:r>
            </w:del>
          </w:p>
        </w:tc>
      </w:tr>
      <w:tr w:rsidR="006C6F13" w14:paraId="133E83F2" w14:textId="77777777" w:rsidTr="00FF0C9B">
        <w:trPr>
          <w:jc w:val="center"/>
          <w:trPrChange w:id="2163" w:author="Otter, Martin" w:date="2014-07-08T11:29:00Z">
            <w:trPr>
              <w:jc w:val="center"/>
            </w:trPr>
          </w:trPrChange>
        </w:trPr>
        <w:tc>
          <w:tcPr>
            <w:tcW w:w="392" w:type="dxa"/>
            <w:shd w:val="clear" w:color="auto" w:fill="auto"/>
            <w:vAlign w:val="center"/>
            <w:tcPrChange w:id="2164" w:author="Otter, Martin" w:date="2014-07-08T11:29:00Z">
              <w:tcPr>
                <w:tcW w:w="392" w:type="dxa"/>
                <w:shd w:val="clear" w:color="auto" w:fill="auto"/>
                <w:vAlign w:val="center"/>
              </w:tcPr>
            </w:tcPrChange>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Change w:id="2165" w:author="Otter, Martin" w:date="2014-07-08T11:29:00Z">
              <w:tcPr>
                <w:tcW w:w="1270" w:type="dxa"/>
                <w:shd w:val="clear" w:color="auto" w:fill="auto"/>
                <w:vAlign w:val="center"/>
              </w:tcPr>
            </w:tcPrChange>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Change w:id="2166" w:author="Otter, Martin" w:date="2014-07-08T11:29:00Z">
              <w:tcPr>
                <w:tcW w:w="1609" w:type="dxa"/>
                <w:shd w:val="clear" w:color="auto" w:fill="auto"/>
                <w:vAlign w:val="center"/>
              </w:tcPr>
            </w:tcPrChange>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16287D69" w:rsidR="006C6F13" w:rsidRPr="00EA7D52" w:rsidRDefault="00B14379" w:rsidP="00291474">
      <w:pPr>
        <w:pStyle w:val="Textkrper"/>
        <w:spacing w:before="360" w:after="120"/>
        <w:rPr>
          <w:rFonts w:ascii="Courier New" w:hAnsi="Courier New"/>
          <w:i/>
          <w:sz w:val="19"/>
          <w:rPrChange w:id="2167" w:author="Otter, Martin" w:date="2014-07-11T12:39:00Z">
            <w:rPr/>
          </w:rPrChange>
        </w:rPr>
      </w:pPr>
      <w:ins w:id="2168" w:author="Otter, Martin" w:date="2014-03-26T16:03:00Z">
        <w:r>
          <w:t>[</w:t>
        </w:r>
      </w:ins>
      <w:r w:rsidR="006C6F13" w:rsidRPr="00E0719A">
        <w:rPr>
          <w:i/>
          <w:rPrChange w:id="2169" w:author="Otter, Martin" w:date="2014-03-26T16:10:00Z">
            <w:rPr/>
          </w:rPrChange>
        </w:rPr>
        <w:t>Note</w:t>
      </w:r>
      <w:ins w:id="2170" w:author="Otter, Martin" w:date="2014-03-26T16:04:00Z">
        <w:r w:rsidRPr="00E0719A">
          <w:rPr>
            <w:i/>
            <w:rPrChange w:id="2171" w:author="Otter, Martin" w:date="2014-03-26T16:10:00Z">
              <w:rPr/>
            </w:rPrChange>
          </w:rPr>
          <w:t>:</w:t>
        </w:r>
      </w:ins>
      <w:del w:id="2172" w:author="Otter, Martin" w:date="2014-03-26T16:04:00Z">
        <w:r w:rsidR="006C6F13" w:rsidRPr="00E0719A" w:rsidDel="00B14379">
          <w:rPr>
            <w:i/>
            <w:rPrChange w:id="2173" w:author="Otter, Martin" w:date="2014-03-26T16:10:00Z">
              <w:rPr/>
            </w:rPrChange>
          </w:rPr>
          <w:delText>,</w:delText>
        </w:r>
      </w:del>
      <w:r w:rsidR="006C6F13" w:rsidRPr="00E0719A">
        <w:rPr>
          <w:i/>
          <w:rPrChange w:id="2174" w:author="Otter, Martin" w:date="2014-03-26T16:10:00Z">
            <w:rPr/>
          </w:rPrChange>
        </w:rPr>
        <w:t xml:space="preserve"> </w:t>
      </w:r>
      <w:ins w:id="2175" w:author="Otter, Martin" w:date="2014-03-26T16:03:00Z">
        <w:r w:rsidRPr="00E0719A">
          <w:rPr>
            <w:i/>
            <w:rPrChange w:id="2176" w:author="Otter, Martin" w:date="2014-03-26T16:10:00Z">
              <w:rPr/>
            </w:rPrChange>
          </w:rPr>
          <w:t xml:space="preserve">(1) </w:t>
        </w:r>
      </w:ins>
      <w:ins w:id="2177" w:author="Otter, Martin" w:date="2014-03-26T19:00:00Z">
        <w:r w:rsidR="0098318E">
          <w:rPr>
            <w:i/>
          </w:rPr>
          <w:t>If</w:t>
        </w:r>
      </w:ins>
      <w:del w:id="2178" w:author="Otter, Martin" w:date="2014-03-26T19:00:00Z">
        <w:r w:rsidR="006C6F13" w:rsidRPr="00E0719A" w:rsidDel="0098318E">
          <w:rPr>
            <w:i/>
            <w:rPrChange w:id="2179" w:author="Otter, Martin" w:date="2014-03-26T16:10:00Z">
              <w:rPr/>
            </w:rPrChange>
          </w:rPr>
          <w:delText>for</w:delText>
        </w:r>
      </w:del>
      <w:r w:rsidR="006C6F13" w:rsidRPr="00E0719A">
        <w:rPr>
          <w:i/>
          <w:rPrChange w:id="2180" w:author="Otter, Martin" w:date="2014-03-26T16:10:00Z">
            <w:rPr/>
          </w:rPrChange>
        </w:rPr>
        <w:t xml:space="preserve"> </w:t>
      </w:r>
      <w:r w:rsidR="006C6F13" w:rsidRPr="00E0719A">
        <w:rPr>
          <w:rStyle w:val="CODE"/>
          <w:i/>
          <w:rPrChange w:id="2181" w:author="Otter, Martin" w:date="2014-03-26T16:10:00Z">
            <w:rPr>
              <w:rStyle w:val="CODE"/>
            </w:rPr>
          </w:rPrChange>
        </w:rPr>
        <w:t xml:space="preserve">causality = </w:t>
      </w:r>
      <w:r w:rsidR="006C6F13" w:rsidRPr="00E0719A">
        <w:rPr>
          <w:rStyle w:val="CODE"/>
          <w:rFonts w:cs="Courier New"/>
          <w:i/>
          <w:rPrChange w:id="2182" w:author="Otter, Martin" w:date="2014-03-26T16:10:00Z">
            <w:rPr>
              <w:rStyle w:val="CODE"/>
              <w:rFonts w:cs="Courier New"/>
            </w:rPr>
          </w:rPrChange>
        </w:rPr>
        <w:t>"</w:t>
      </w:r>
      <w:r w:rsidR="006C6F13" w:rsidRPr="00E0719A">
        <w:rPr>
          <w:rStyle w:val="CODE"/>
          <w:i/>
          <w:rPrChange w:id="2183" w:author="Otter, Martin" w:date="2014-03-26T16:10:00Z">
            <w:rPr>
              <w:rStyle w:val="CODE"/>
            </w:rPr>
          </w:rPrChange>
        </w:rPr>
        <w:t>independent”</w:t>
      </w:r>
      <w:r w:rsidR="006C6F13" w:rsidRPr="00E0719A">
        <w:rPr>
          <w:i/>
          <w:rPrChange w:id="2184" w:author="Otter, Martin" w:date="2014-03-26T16:10:00Z">
            <w:rPr/>
          </w:rPrChange>
        </w:rPr>
        <w:t>, it is neither allowed to define a</w:t>
      </w:r>
      <w:ins w:id="2185" w:author="Otter, Martin" w:date="2014-07-11T12:39:00Z">
        <w:r w:rsidR="00EA7D52">
          <w:rPr>
            <w:i/>
          </w:rPr>
          <w:t xml:space="preserve"> value for</w:t>
        </w:r>
      </w:ins>
      <w:del w:id="2186" w:author="Otter, Martin" w:date="2014-07-11T12:39:00Z">
        <w:r w:rsidR="006C6F13" w:rsidRPr="00E0719A" w:rsidDel="00EA7D52">
          <w:rPr>
            <w:i/>
            <w:rPrChange w:id="2187" w:author="Otter, Martin" w:date="2014-03-26T16:10:00Z">
              <w:rPr/>
            </w:rPrChange>
          </w:rPr>
          <w:delText>n</w:delText>
        </w:r>
      </w:del>
      <w:r w:rsidR="006C6F13" w:rsidRPr="00E0719A">
        <w:rPr>
          <w:i/>
          <w:rPrChange w:id="2188" w:author="Otter, Martin" w:date="2014-03-26T16:10:00Z">
            <w:rPr/>
          </w:rPrChange>
        </w:rPr>
        <w:t xml:space="preserve"> </w:t>
      </w:r>
      <w:r w:rsidR="006C6F13" w:rsidRPr="00EA7D52">
        <w:rPr>
          <w:rStyle w:val="CODE"/>
          <w:i/>
          <w:rPrChange w:id="2189" w:author="Otter, Martin" w:date="2014-07-11T12:40:00Z">
            <w:rPr/>
          </w:rPrChange>
        </w:rPr>
        <w:t>initial</w:t>
      </w:r>
      <w:del w:id="2190" w:author="Otter, Martin" w:date="2014-07-11T12:39:00Z">
        <w:r w:rsidR="006C6F13" w:rsidRPr="00E0719A" w:rsidDel="00EA7D52">
          <w:rPr>
            <w:i/>
            <w:rPrChange w:id="2191" w:author="Otter, Martin" w:date="2014-03-26T16:10:00Z">
              <w:rPr/>
            </w:rPrChange>
          </w:rPr>
          <w:delText xml:space="preserve"> value</w:delText>
        </w:r>
      </w:del>
      <w:r w:rsidR="006C6F13" w:rsidRPr="00E0719A">
        <w:rPr>
          <w:i/>
          <w:rPrChange w:id="2192" w:author="Otter, Martin" w:date="2014-03-26T16:10:00Z">
            <w:rPr/>
          </w:rPrChange>
        </w:rPr>
        <w:t xml:space="preserve"> nor </w:t>
      </w:r>
      <w:ins w:id="2193" w:author="Otter, Martin" w:date="2014-07-11T12:40:00Z">
        <w:r w:rsidR="00EA7D52">
          <w:rPr>
            <w:i/>
          </w:rPr>
          <w:t xml:space="preserve">a </w:t>
        </w:r>
      </w:ins>
      <w:ins w:id="2194" w:author="Otter, Martin" w:date="2014-07-11T12:39:00Z">
        <w:r w:rsidR="00EA7D52">
          <w:rPr>
            <w:i/>
          </w:rPr>
          <w:t xml:space="preserve">value for </w:t>
        </w:r>
      </w:ins>
      <w:del w:id="2195" w:author="Otter, Martin" w:date="2014-07-11T12:39:00Z">
        <w:r w:rsidR="006C6F13" w:rsidRPr="00E0719A" w:rsidDel="00EA7D52">
          <w:rPr>
            <w:i/>
            <w:rPrChange w:id="2196" w:author="Otter, Martin" w:date="2014-03-26T16:10:00Z">
              <w:rPr/>
            </w:rPrChange>
          </w:rPr>
          <w:delText xml:space="preserve">a </w:delText>
        </w:r>
      </w:del>
      <w:r w:rsidR="006C6F13" w:rsidRPr="00EA7D52">
        <w:rPr>
          <w:rStyle w:val="CODE"/>
          <w:i/>
          <w:rPrChange w:id="2197" w:author="Otter, Martin" w:date="2014-07-11T12:40:00Z">
            <w:rPr/>
          </w:rPrChange>
        </w:rPr>
        <w:t>start</w:t>
      </w:r>
      <w:del w:id="2198" w:author="Otter, Martin" w:date="2014-07-11T12:39:00Z">
        <w:r w:rsidR="006C6F13" w:rsidRPr="00E0719A" w:rsidDel="00EA7D52">
          <w:rPr>
            <w:i/>
            <w:rPrChange w:id="2199" w:author="Otter, Martin" w:date="2014-03-26T16:10:00Z">
              <w:rPr/>
            </w:rPrChange>
          </w:rPr>
          <w:delText xml:space="preserve"> value</w:delText>
        </w:r>
      </w:del>
      <w:r w:rsidR="006C6F13" w:rsidRPr="00E0719A">
        <w:rPr>
          <w:i/>
          <w:rPrChange w:id="2200" w:author="Otter, Martin" w:date="2014-03-26T16:10:00Z">
            <w:rPr/>
          </w:rPrChange>
        </w:rPr>
        <w:t>.</w:t>
      </w:r>
      <w:ins w:id="2201" w:author="Otter, Martin" w:date="2014-03-26T16:03:00Z">
        <w:r w:rsidRPr="00E0719A">
          <w:rPr>
            <w:i/>
            <w:rPrChange w:id="2202" w:author="Otter, Martin" w:date="2014-03-26T16:10:00Z">
              <w:rPr/>
            </w:rPrChange>
          </w:rPr>
          <w:t xml:space="preserve"> </w:t>
        </w:r>
      </w:ins>
      <w:ins w:id="2203" w:author="Otter, Martin" w:date="2014-07-11T12:38:00Z">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w:t>
        </w:r>
      </w:ins>
      <w:ins w:id="2204" w:author="Otter, Martin" w:date="2014-07-11T12:39:00Z">
        <w:r w:rsidR="00EA7D52">
          <w:rPr>
            <w:rStyle w:val="CODE"/>
            <w:i/>
          </w:rPr>
          <w:t>put</w:t>
        </w:r>
      </w:ins>
      <w:ins w:id="2205" w:author="Otter, Martin" w:date="2014-07-11T12:38:00Z">
        <w:r w:rsidR="00EA7D52" w:rsidRPr="004F0E16">
          <w:rPr>
            <w:rStyle w:val="CODE"/>
            <w:i/>
          </w:rPr>
          <w:t>”</w:t>
        </w:r>
      </w:ins>
      <w:ins w:id="2206" w:author="Otter, Martin" w:date="2014-07-11T12:39:00Z">
        <w:r w:rsidR="00EA7D52">
          <w:rPr>
            <w:i/>
          </w:rPr>
          <w:t>, i</w:t>
        </w:r>
        <w:r w:rsidR="00EA7D52" w:rsidRPr="004F0E16">
          <w:rPr>
            <w:i/>
          </w:rPr>
          <w:t xml:space="preserve">t is </w:t>
        </w:r>
        <w:r w:rsidR="00EA7D52">
          <w:rPr>
            <w:i/>
          </w:rPr>
          <w:t>not</w:t>
        </w:r>
        <w:r w:rsidR="00EA7D52" w:rsidRPr="004F0E16">
          <w:rPr>
            <w:i/>
          </w:rPr>
          <w:t xml:space="preserve"> allowed to define a</w:t>
        </w:r>
      </w:ins>
      <w:ins w:id="2207" w:author="Otter, Martin" w:date="2014-07-11T12:40:00Z">
        <w:r w:rsidR="00EA7D52">
          <w:rPr>
            <w:i/>
          </w:rPr>
          <w:t xml:space="preserve"> value for </w:t>
        </w:r>
        <w:r w:rsidR="00EA7D52" w:rsidRPr="00EA7D52">
          <w:rPr>
            <w:rStyle w:val="CODE"/>
            <w:rPrChange w:id="2208" w:author="Otter, Martin" w:date="2014-07-11T12:41:00Z">
              <w:rPr>
                <w:i/>
              </w:rPr>
            </w:rPrChange>
          </w:rPr>
          <w:t>initial</w:t>
        </w:r>
        <w:r w:rsidR="00EA7D52">
          <w:rPr>
            <w:i/>
          </w:rPr>
          <w:t xml:space="preserve"> and a value for </w:t>
        </w:r>
        <w:r w:rsidR="00EA7D52" w:rsidRPr="00EA7D52">
          <w:rPr>
            <w:rStyle w:val="CODE"/>
            <w:rPrChange w:id="2209" w:author="Otter, Martin" w:date="2014-07-11T12:41:00Z">
              <w:rPr>
                <w:i/>
              </w:rPr>
            </w:rPrChange>
          </w:rPr>
          <w:t>start</w:t>
        </w:r>
        <w:r w:rsidR="00EA7D52">
          <w:rPr>
            <w:i/>
          </w:rPr>
          <w:t xml:space="preserve"> must be defined. </w:t>
        </w:r>
      </w:ins>
      <w:ins w:id="2210" w:author="Otter, Martin" w:date="2014-03-26T16:04:00Z">
        <w:r w:rsidRPr="00E0719A">
          <w:rPr>
            <w:i/>
            <w:rPrChange w:id="2211" w:author="Otter, Martin" w:date="2014-03-26T16:10:00Z">
              <w:rPr/>
            </w:rPrChange>
          </w:rPr>
          <w:t>(</w:t>
        </w:r>
      </w:ins>
      <w:ins w:id="2212" w:author="Otter, Martin" w:date="2014-07-11T12:40:00Z">
        <w:r w:rsidR="00EA7D52">
          <w:rPr>
            <w:i/>
          </w:rPr>
          <w:t>3</w:t>
        </w:r>
      </w:ins>
      <w:ins w:id="2213" w:author="Otter, Martin" w:date="2014-03-26T16:04:00Z">
        <w:r w:rsidRPr="00E0719A">
          <w:rPr>
            <w:i/>
            <w:rPrChange w:id="2214" w:author="Otter, Martin" w:date="2014-03-26T16:10:00Z">
              <w:rPr/>
            </w:rPrChange>
          </w:rPr>
          <w:t xml:space="preserve">) If (C) and </w:t>
        </w:r>
      </w:ins>
      <w:ins w:id="2215" w:author="Otter, Martin" w:date="2014-03-26T16:05:00Z">
        <w:r w:rsidRPr="00E0719A">
          <w:rPr>
            <w:rStyle w:val="CODE"/>
            <w:i/>
            <w:rPrChange w:id="2216" w:author="Otter, Martin" w:date="2014-03-26T16:10:00Z">
              <w:rPr>
                <w:rStyle w:val="CODE"/>
              </w:rPr>
            </w:rPrChange>
          </w:rPr>
          <w:t>in</w:t>
        </w:r>
      </w:ins>
      <w:ins w:id="2217" w:author="Otter, Martin" w:date="2014-03-26T16:07:00Z">
        <w:r w:rsidRPr="00E0719A">
          <w:rPr>
            <w:rStyle w:val="CODE"/>
            <w:i/>
            <w:rPrChange w:id="2218" w:author="Otter, Martin" w:date="2014-03-26T16:10:00Z">
              <w:rPr>
                <w:rStyle w:val="CODE"/>
              </w:rPr>
            </w:rPrChange>
          </w:rPr>
          <w:t>itial</w:t>
        </w:r>
      </w:ins>
      <w:ins w:id="2219" w:author="Otter, Martin" w:date="2014-03-26T16:04:00Z">
        <w:r w:rsidRPr="00E0719A">
          <w:rPr>
            <w:i/>
            <w:rPrChange w:id="2220" w:author="Otter, Martin" w:date="2014-03-26T16:10:00Z">
              <w:rPr/>
            </w:rPrChange>
          </w:rPr>
          <w:t xml:space="preserve"> </w:t>
        </w:r>
      </w:ins>
      <w:ins w:id="2221" w:author="Otter, Martin" w:date="2014-03-26T16:05:00Z">
        <w:r w:rsidRPr="00E0719A">
          <w:rPr>
            <w:i/>
            <w:rPrChange w:id="2222" w:author="Otter, Martin" w:date="2014-03-26T16:10:00Z">
              <w:rPr/>
            </w:rPrChange>
          </w:rPr>
          <w:t>=</w:t>
        </w:r>
      </w:ins>
      <w:ins w:id="2223" w:author="Otter, Martin" w:date="2014-03-26T16:04:00Z">
        <w:r w:rsidRPr="00E0719A">
          <w:rPr>
            <w:i/>
            <w:rPrChange w:id="2224" w:author="Otter, Martin" w:date="2014-03-26T16:10:00Z">
              <w:rPr/>
            </w:rPrChange>
          </w:rPr>
          <w:t xml:space="preserve"> </w:t>
        </w:r>
      </w:ins>
      <w:ins w:id="2225" w:author="Otter, Martin" w:date="2014-03-26T16:05:00Z">
        <w:r w:rsidRPr="00E0719A">
          <w:rPr>
            <w:i/>
            <w:rPrChange w:id="2226" w:author="Otter, Martin" w:date="2014-03-26T16:10:00Z">
              <w:rPr/>
            </w:rPrChange>
          </w:rPr>
          <w:t>"</w:t>
        </w:r>
      </w:ins>
      <w:ins w:id="2227" w:author="Otter, Martin" w:date="2014-03-26T16:07:00Z">
        <w:r w:rsidRPr="00E0719A">
          <w:rPr>
            <w:rStyle w:val="CODE"/>
            <w:i/>
            <w:rPrChange w:id="2228" w:author="Otter, Martin" w:date="2014-03-26T16:10:00Z">
              <w:rPr>
                <w:rStyle w:val="CODE"/>
              </w:rPr>
            </w:rPrChange>
          </w:rPr>
          <w:t>exact</w:t>
        </w:r>
      </w:ins>
      <w:ins w:id="2229" w:author="Otter, Martin" w:date="2014-03-26T16:05:00Z">
        <w:r w:rsidRPr="00E0719A">
          <w:rPr>
            <w:i/>
            <w:rPrChange w:id="2230" w:author="Otter, Martin" w:date="2014-03-26T16:10:00Z">
              <w:rPr/>
            </w:rPrChange>
          </w:rPr>
          <w:t>"</w:t>
        </w:r>
      </w:ins>
      <w:ins w:id="2231" w:author="Otter, Martin" w:date="2014-03-26T16:07:00Z">
        <w:r w:rsidRPr="00E0719A">
          <w:rPr>
            <w:i/>
            <w:rPrChange w:id="2232" w:author="Otter, Martin" w:date="2014-03-26T16:10:00Z">
              <w:rPr/>
            </w:rPrChange>
          </w:rPr>
          <w:t>, then the</w:t>
        </w:r>
        <w:r w:rsidR="00DA0E55">
          <w:rPr>
            <w:i/>
          </w:rPr>
          <w:t xml:space="preserve"> </w:t>
        </w:r>
        <w:r w:rsidRPr="00E0719A">
          <w:rPr>
            <w:i/>
            <w:rPrChange w:id="2233" w:author="Otter, Martin" w:date="2014-03-26T16:10:00Z">
              <w:rPr/>
            </w:rPrChange>
          </w:rPr>
          <w:t xml:space="preserve">variable is explicitely </w:t>
        </w:r>
      </w:ins>
      <w:ins w:id="2234" w:author="Otter, Martin" w:date="2014-07-11T09:14:00Z">
        <w:r w:rsidR="00DA0E55">
          <w:rPr>
            <w:i/>
          </w:rPr>
          <w:t xml:space="preserve">defined by its start value in Initialization Mode (so directly after calling </w:t>
        </w:r>
        <w:r w:rsidR="00DA0E55" w:rsidRPr="00DA0E55">
          <w:rPr>
            <w:rStyle w:val="CODE"/>
            <w:rPrChange w:id="2235" w:author="Otter, Martin" w:date="2014-07-11T09:22:00Z">
              <w:rPr>
                <w:i/>
              </w:rPr>
            </w:rPrChange>
          </w:rPr>
          <w:t>fmi</w:t>
        </w:r>
      </w:ins>
      <w:ins w:id="2236" w:author="Otter, Martin" w:date="2014-07-11T09:16:00Z">
        <w:r w:rsidR="00DA0E55" w:rsidRPr="00DA0E55">
          <w:rPr>
            <w:rStyle w:val="CODE"/>
            <w:rPrChange w:id="2237" w:author="Otter, Martin" w:date="2014-07-11T09:22:00Z">
              <w:rPr>
                <w:i/>
              </w:rPr>
            </w:rPrChange>
          </w:rPr>
          <w:t>2</w:t>
        </w:r>
      </w:ins>
      <w:ins w:id="2238" w:author="Otter, Martin" w:date="2014-07-11T09:14:00Z">
        <w:r w:rsidR="00DA0E55" w:rsidRPr="00DA0E55">
          <w:rPr>
            <w:rStyle w:val="CODE"/>
            <w:rPrChange w:id="2239" w:author="Otter, Martin" w:date="2014-07-11T09:22:00Z">
              <w:rPr>
                <w:i/>
              </w:rPr>
            </w:rPrChange>
          </w:rPr>
          <w:t>ExitInitializationMode</w:t>
        </w:r>
        <w:r w:rsidR="00DA0E55">
          <w:rPr>
            <w:i/>
          </w:rPr>
          <w:t xml:space="preserve">, the value of the variable is </w:t>
        </w:r>
      </w:ins>
      <w:ins w:id="2240" w:author="Otter, Martin" w:date="2014-07-11T09:19:00Z">
        <w:r w:rsidR="00DA0E55">
          <w:rPr>
            <w:i/>
          </w:rPr>
          <w:t xml:space="preserve">either the start value stored in </w:t>
        </w:r>
      </w:ins>
      <w:ins w:id="2241" w:author="Otter, Martin" w:date="2014-07-11T09:20:00Z">
        <w:r w:rsidR="00DA0E55">
          <w:rPr>
            <w:i/>
          </w:rPr>
          <w:t xml:space="preserve">element </w:t>
        </w:r>
      </w:ins>
      <w:ins w:id="2242" w:author="Otter, Martin" w:date="2014-07-11T09:19:00Z">
        <w:r w:rsidR="00DA0E55" w:rsidRPr="00803443">
          <w:rPr>
            <w:rStyle w:val="CODE"/>
            <w:rPrChange w:id="2243" w:author="Otter, Martin" w:date="2014-07-11T09:23:00Z">
              <w:rPr>
                <w:i/>
              </w:rPr>
            </w:rPrChange>
          </w:rPr>
          <w:t>&lt;ScalarVariable&gt;&lt;</w:t>
        </w:r>
      </w:ins>
      <w:ins w:id="2244" w:author="Otter, Martin" w:date="2014-07-11T09:22:00Z">
        <w:r w:rsidR="00803443" w:rsidRPr="00803443">
          <w:rPr>
            <w:rStyle w:val="CODE"/>
            <w:i/>
            <w:rPrChange w:id="2245" w:author="Otter, Martin" w:date="2014-07-11T09:23:00Z">
              <w:rPr>
                <w:rStyle w:val="CODE"/>
              </w:rPr>
            </w:rPrChange>
          </w:rPr>
          <w:t xml:space="preserve">XXX </w:t>
        </w:r>
      </w:ins>
      <w:ins w:id="2246" w:author="Otter, Martin" w:date="2014-07-11T09:20:00Z">
        <w:r w:rsidR="00DA0E55" w:rsidRPr="00803443">
          <w:rPr>
            <w:rStyle w:val="CODE"/>
            <w:rPrChange w:id="2247" w:author="Otter, Martin" w:date="2014-07-11T09:23:00Z">
              <w:rPr>
                <w:i/>
              </w:rPr>
            </w:rPrChange>
          </w:rPr>
          <w:t>start</w:t>
        </w:r>
      </w:ins>
      <w:ins w:id="2248" w:author="Otter, Martin" w:date="2014-07-11T09:22:00Z">
        <w:r w:rsidR="00803443" w:rsidRPr="00803443">
          <w:rPr>
            <w:rStyle w:val="CODE"/>
            <w:i/>
            <w:rPrChange w:id="2249" w:author="Otter, Martin" w:date="2014-07-11T09:23:00Z">
              <w:rPr>
                <w:rStyle w:val="CODE"/>
              </w:rPr>
            </w:rPrChange>
          </w:rPr>
          <w:t>=YYY/</w:t>
        </w:r>
      </w:ins>
      <w:ins w:id="2250" w:author="Otter, Martin" w:date="2014-07-11T09:20:00Z">
        <w:r w:rsidR="00DA0E55" w:rsidRPr="00803443">
          <w:rPr>
            <w:rStyle w:val="CODE"/>
            <w:rPrChange w:id="2251" w:author="Otter, Martin" w:date="2014-07-11T09:23:00Z">
              <w:rPr>
                <w:i/>
              </w:rPr>
            </w:rPrChange>
          </w:rPr>
          <w:t>&gt;</w:t>
        </w:r>
        <w:r w:rsidR="00DA0E55">
          <w:rPr>
            <w:i/>
          </w:rPr>
          <w:t xml:space="preserve">, or </w:t>
        </w:r>
      </w:ins>
      <w:ins w:id="2252" w:author="Otter, Martin" w:date="2014-07-11T09:21:00Z">
        <w:r w:rsidR="00DA0E55">
          <w:rPr>
            <w:i/>
          </w:rPr>
          <w:t xml:space="preserve">the value provided by </w:t>
        </w:r>
      </w:ins>
      <w:ins w:id="2253" w:author="Otter, Martin" w:date="2014-07-11T09:20:00Z">
        <w:r w:rsidR="00DA0E55" w:rsidRPr="00803443">
          <w:rPr>
            <w:rStyle w:val="CODE"/>
            <w:rPrChange w:id="2254" w:author="Otter, Martin" w:date="2014-07-11T09:23:00Z">
              <w:rPr>
                <w:i/>
              </w:rPr>
            </w:rPrChange>
          </w:rPr>
          <w:t>fmiSetXXX</w:t>
        </w:r>
      </w:ins>
      <w:ins w:id="2255" w:author="Otter, Martin" w:date="2014-07-11T09:21:00Z">
        <w:r w:rsidR="00122F43">
          <w:rPr>
            <w:i/>
          </w:rPr>
          <w:t xml:space="preserve">, if this function </w:t>
        </w:r>
      </w:ins>
      <w:ins w:id="2256" w:author="Otter, Martin" w:date="2014-07-11T09:24:00Z">
        <w:r w:rsidR="00122F43">
          <w:rPr>
            <w:i/>
          </w:rPr>
          <w:t>was</w:t>
        </w:r>
      </w:ins>
      <w:ins w:id="2257" w:author="Otter, Martin" w:date="2014-07-11T09:21:00Z">
        <w:r w:rsidR="00DA0E55">
          <w:rPr>
            <w:i/>
          </w:rPr>
          <w:t xml:space="preserve"> called on this variable</w:t>
        </w:r>
      </w:ins>
      <w:ins w:id="2258" w:author="Otter, Martin" w:date="2014-07-11T09:15:00Z">
        <w:r w:rsidR="00DA0E55">
          <w:rPr>
            <w:i/>
          </w:rPr>
          <w:t>)</w:t>
        </w:r>
      </w:ins>
      <w:ins w:id="2259" w:author="Otter, Martin" w:date="2014-07-11T09:14:00Z">
        <w:r w:rsidR="00DA0E55">
          <w:rPr>
            <w:i/>
          </w:rPr>
          <w:t>.</w:t>
        </w:r>
      </w:ins>
      <w:ins w:id="2260" w:author="Otter, Martin" w:date="2014-03-26T16:10:00Z">
        <w:r w:rsidR="00E0719A">
          <w:t>]</w:t>
        </w:r>
      </w:ins>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77777777"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38AD7F25" w:rsidR="00067B13" w:rsidRPr="0098259C" w:rsidRDefault="00067B13" w:rsidP="006F129C">
            <w:pPr>
              <w:pStyle w:val="Textkrper-Tabelle"/>
              <w:ind w:left="0"/>
              <w:jc w:val="center"/>
              <w:rPr>
                <w:rFonts w:cs="Arial"/>
                <w:color w:val="FF0000"/>
              </w:rPr>
            </w:pPr>
            <w:r>
              <w:rPr>
                <w:rFonts w:cs="Arial"/>
                <w:color w:val="006600"/>
              </w:rPr>
              <w:t>(</w:t>
            </w:r>
            <w:ins w:id="2261" w:author="Otter, Martin" w:date="2014-06-04T16:46:00Z">
              <w:r w:rsidR="00127A46">
                <w:rPr>
                  <w:rFonts w:cs="Arial"/>
                  <w:color w:val="006600"/>
                </w:rPr>
                <w:t>7</w:t>
              </w:r>
            </w:ins>
            <w:del w:id="2262" w:author="Otter, Martin" w:date="2014-06-04T16:46:00Z">
              <w:r w:rsidDel="00127A46">
                <w:rPr>
                  <w:rFonts w:cs="Arial"/>
                  <w:color w:val="006600"/>
                </w:rPr>
                <w:delText>9</w:delText>
              </w:r>
            </w:del>
            <w:r w:rsidRPr="0098259C">
              <w:rPr>
                <w:rFonts w:cs="Arial"/>
                <w:color w:val="006600"/>
              </w:rPr>
              <w:t>)</w:t>
            </w:r>
          </w:p>
        </w:tc>
        <w:tc>
          <w:tcPr>
            <w:tcW w:w="709" w:type="dxa"/>
            <w:shd w:val="clear" w:color="auto" w:fill="auto"/>
          </w:tcPr>
          <w:p w14:paraId="5DDC763E" w14:textId="5C1A7B30" w:rsidR="00067B13" w:rsidRPr="0098259C" w:rsidRDefault="00067B13" w:rsidP="006F129C">
            <w:pPr>
              <w:pStyle w:val="Textkrper-Tabelle"/>
              <w:ind w:left="0"/>
              <w:jc w:val="center"/>
              <w:rPr>
                <w:rFonts w:cs="Arial"/>
                <w:color w:val="006600"/>
              </w:rPr>
            </w:pPr>
            <w:r>
              <w:rPr>
                <w:rFonts w:cs="Arial"/>
                <w:color w:val="006600"/>
              </w:rPr>
              <w:t>(1</w:t>
            </w:r>
            <w:ins w:id="2263" w:author="Otter, Martin" w:date="2014-06-04T16:47:00Z">
              <w:r w:rsidR="00326530">
                <w:rPr>
                  <w:rFonts w:cs="Arial"/>
                  <w:color w:val="006600"/>
                </w:rPr>
                <w:t>0</w:t>
              </w:r>
            </w:ins>
            <w:del w:id="2264" w:author="Otter, Martin" w:date="2014-06-04T16:47:00Z">
              <w:r w:rsidDel="00326530">
                <w:rPr>
                  <w:rFonts w:cs="Arial"/>
                  <w:color w:val="006600"/>
                </w:rPr>
                <w:delText>4</w:delText>
              </w:r>
            </w:del>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3ED2EA0C" w:rsidR="00067B13" w:rsidRPr="0098259C" w:rsidRDefault="00B007AA">
            <w:pPr>
              <w:pStyle w:val="Textkrper-Tabelle"/>
              <w:ind w:left="0"/>
              <w:jc w:val="center"/>
              <w:rPr>
                <w:rFonts w:cs="Arial"/>
                <w:b/>
                <w:color w:val="006600"/>
              </w:rPr>
              <w:pPrChange w:id="2265" w:author="Otter, Martin" w:date="2014-04-01T11:56:00Z">
                <w:pPr>
                  <w:pStyle w:val="Textkrper-Tabelle"/>
                  <w:keepNext/>
                  <w:overflowPunct w:val="0"/>
                  <w:autoSpaceDE w:val="0"/>
                  <w:autoSpaceDN w:val="0"/>
                  <w:adjustRightInd w:val="0"/>
                  <w:ind w:left="0" w:firstLine="227"/>
                  <w:jc w:val="center"/>
                  <w:textAlignment w:val="baseline"/>
                  <w:outlineLvl w:val="5"/>
                </w:pPr>
              </w:pPrChange>
            </w:pPr>
            <w:ins w:id="2266" w:author="Otter, Martin" w:date="2014-04-01T11:56:00Z">
              <w:r>
                <w:rPr>
                  <w:rFonts w:cs="Arial"/>
                  <w:color w:val="FF0000"/>
                </w:rPr>
                <w:t>-- (d</w:t>
              </w:r>
              <w:r w:rsidRPr="0098259C">
                <w:rPr>
                  <w:rFonts w:cs="Arial"/>
                  <w:color w:val="FF0000"/>
                </w:rPr>
                <w:t>)</w:t>
              </w:r>
            </w:ins>
            <w:del w:id="2267" w:author="Otter, Martin" w:date="2014-04-01T11:56:00Z">
              <w:r w:rsidR="00067B13" w:rsidRPr="0098259C" w:rsidDel="00B007AA">
                <w:rPr>
                  <w:rFonts w:cs="Arial"/>
                  <w:color w:val="006600"/>
                </w:rPr>
                <w:delText>(</w:delText>
              </w:r>
              <w:r w:rsidR="00067B13" w:rsidDel="00B007AA">
                <w:rPr>
                  <w:rFonts w:cs="Arial"/>
                  <w:color w:val="006600"/>
                </w:rPr>
                <w:delText>5</w:delText>
              </w:r>
              <w:r w:rsidR="00067B13" w:rsidRPr="0098259C" w:rsidDel="00B007AA">
                <w:rPr>
                  <w:rFonts w:cs="Arial"/>
                  <w:color w:val="006600"/>
                </w:rPr>
                <w:delText>)</w:delText>
              </w:r>
            </w:del>
          </w:p>
        </w:tc>
        <w:tc>
          <w:tcPr>
            <w:tcW w:w="850" w:type="dxa"/>
            <w:shd w:val="clear" w:color="auto" w:fill="auto"/>
          </w:tcPr>
          <w:p w14:paraId="41776BF7" w14:textId="56843D71" w:rsidR="00067B13" w:rsidRPr="0098259C" w:rsidRDefault="00B007AA">
            <w:pPr>
              <w:pStyle w:val="Textkrper-Tabelle"/>
              <w:ind w:left="0"/>
              <w:jc w:val="center"/>
              <w:rPr>
                <w:rFonts w:cs="Arial"/>
                <w:b/>
                <w:color w:val="006600"/>
              </w:rPr>
              <w:pPrChange w:id="2268" w:author="Otter, Martin" w:date="2014-04-01T11:58:00Z">
                <w:pPr>
                  <w:pStyle w:val="Textkrper-Tabelle"/>
                  <w:keepNext/>
                  <w:overflowPunct w:val="0"/>
                  <w:autoSpaceDE w:val="0"/>
                  <w:autoSpaceDN w:val="0"/>
                  <w:adjustRightInd w:val="0"/>
                  <w:ind w:left="0" w:firstLine="227"/>
                  <w:jc w:val="center"/>
                  <w:textAlignment w:val="baseline"/>
                  <w:outlineLvl w:val="5"/>
                </w:pPr>
              </w:pPrChange>
            </w:pPr>
            <w:ins w:id="2269" w:author="Otter, Martin" w:date="2014-04-01T11:58:00Z">
              <w:r>
                <w:rPr>
                  <w:rFonts w:cs="Arial"/>
                  <w:color w:val="FF0000"/>
                </w:rPr>
                <w:t>-- (e</w:t>
              </w:r>
              <w:r w:rsidRPr="0098259C">
                <w:rPr>
                  <w:rFonts w:cs="Arial"/>
                  <w:color w:val="FF0000"/>
                </w:rPr>
                <w:t>)</w:t>
              </w:r>
            </w:ins>
            <w:del w:id="2270" w:author="Otter, Martin" w:date="2014-04-01T11:58:00Z">
              <w:r w:rsidR="00067B13" w:rsidDel="00B007AA">
                <w:rPr>
                  <w:rFonts w:cs="Arial"/>
                  <w:color w:val="006600"/>
                </w:rPr>
                <w:delText>(10</w:delText>
              </w:r>
              <w:r w:rsidR="00067B13" w:rsidRPr="0098259C" w:rsidDel="00B007AA">
                <w:rPr>
                  <w:rFonts w:cs="Arial"/>
                  <w:color w:val="006600"/>
                </w:rPr>
                <w:delText>)</w:delText>
              </w:r>
            </w:del>
          </w:p>
        </w:tc>
        <w:tc>
          <w:tcPr>
            <w:tcW w:w="709" w:type="dxa"/>
            <w:shd w:val="clear" w:color="auto" w:fill="auto"/>
          </w:tcPr>
          <w:p w14:paraId="1D75B5D4" w14:textId="7EF4DAF1" w:rsidR="00067B13" w:rsidRPr="0098259C" w:rsidRDefault="00067B13" w:rsidP="006F129C">
            <w:pPr>
              <w:pStyle w:val="Textkrper-Tabelle"/>
              <w:ind w:left="0"/>
              <w:jc w:val="center"/>
              <w:rPr>
                <w:rFonts w:cs="Arial"/>
                <w:color w:val="006600"/>
              </w:rPr>
            </w:pPr>
            <w:r>
              <w:rPr>
                <w:rFonts w:cs="Arial"/>
                <w:color w:val="006600"/>
              </w:rPr>
              <w:t>(1</w:t>
            </w:r>
            <w:ins w:id="2271" w:author="Otter, Martin" w:date="2014-06-04T16:47:00Z">
              <w:r w:rsidR="00326530">
                <w:rPr>
                  <w:rFonts w:cs="Arial"/>
                  <w:color w:val="006600"/>
                </w:rPr>
                <w:t>1</w:t>
              </w:r>
            </w:ins>
            <w:del w:id="2272" w:author="Otter, Martin" w:date="2014-06-04T16:47:00Z">
              <w:r w:rsidDel="00326530">
                <w:rPr>
                  <w:rFonts w:cs="Arial"/>
                  <w:color w:val="006600"/>
                </w:rPr>
                <w:delText>5</w:delText>
              </w:r>
            </w:del>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68503107" w:rsidR="00067B13" w:rsidRPr="0098259C" w:rsidRDefault="00B007AA" w:rsidP="00484F13">
            <w:pPr>
              <w:pStyle w:val="Textkrper-Tabelle"/>
              <w:ind w:left="0"/>
              <w:jc w:val="center"/>
              <w:rPr>
                <w:rFonts w:cs="Arial"/>
                <w:color w:val="006600"/>
              </w:rPr>
            </w:pPr>
            <w:ins w:id="2273" w:author="Otter, Martin" w:date="2014-04-01T11:57:00Z">
              <w:r>
                <w:rPr>
                  <w:rFonts w:cs="Arial"/>
                  <w:color w:val="FF0000"/>
                </w:rPr>
                <w:t>-- (</w:t>
              </w:r>
            </w:ins>
            <w:r w:rsidR="00484F13">
              <w:rPr>
                <w:rFonts w:cs="Arial"/>
                <w:color w:val="FF0000"/>
              </w:rPr>
              <w:t>d</w:t>
            </w:r>
            <w:ins w:id="2274" w:author="Otter, Martin" w:date="2014-04-01T11:57:00Z">
              <w:r w:rsidRPr="0098259C">
                <w:rPr>
                  <w:rFonts w:cs="Arial"/>
                  <w:color w:val="FF0000"/>
                </w:rPr>
                <w:t>)</w:t>
              </w:r>
            </w:ins>
            <w:del w:id="2275" w:author="Otter, Martin" w:date="2014-04-01T11:57:00Z">
              <w:r w:rsidR="00067B13" w:rsidRPr="0098259C" w:rsidDel="00B007AA">
                <w:rPr>
                  <w:rFonts w:cs="Arial"/>
                  <w:color w:val="006600"/>
                </w:rPr>
                <w:delText>(</w:delText>
              </w:r>
              <w:r w:rsidR="00067B13" w:rsidDel="00B007AA">
                <w:rPr>
                  <w:rFonts w:cs="Arial"/>
                  <w:color w:val="006600"/>
                </w:rPr>
                <w:delText>6</w:delText>
              </w:r>
              <w:r w:rsidR="00067B13" w:rsidRPr="0098259C" w:rsidDel="00B007AA">
                <w:rPr>
                  <w:rFonts w:cs="Arial"/>
                  <w:color w:val="006600"/>
                </w:rPr>
                <w:delText>)</w:delText>
              </w:r>
            </w:del>
          </w:p>
        </w:tc>
        <w:tc>
          <w:tcPr>
            <w:tcW w:w="850" w:type="dxa"/>
            <w:shd w:val="clear" w:color="auto" w:fill="auto"/>
          </w:tcPr>
          <w:p w14:paraId="604E5C1C" w14:textId="59A22C9E" w:rsidR="00067B13" w:rsidRPr="0098259C" w:rsidRDefault="00B007AA">
            <w:pPr>
              <w:pStyle w:val="Textkrper-Tabelle"/>
              <w:ind w:left="0"/>
              <w:jc w:val="center"/>
              <w:rPr>
                <w:rFonts w:cs="Arial"/>
                <w:b/>
                <w:color w:val="006600"/>
              </w:rPr>
              <w:pPrChange w:id="2276" w:author="Otter, Martin" w:date="2014-04-01T11:59:00Z">
                <w:pPr>
                  <w:pStyle w:val="Textkrper-Tabelle"/>
                  <w:keepNext/>
                  <w:overflowPunct w:val="0"/>
                  <w:autoSpaceDE w:val="0"/>
                  <w:autoSpaceDN w:val="0"/>
                  <w:adjustRightInd w:val="0"/>
                  <w:ind w:left="0" w:firstLine="227"/>
                  <w:jc w:val="center"/>
                  <w:textAlignment w:val="baseline"/>
                  <w:outlineLvl w:val="5"/>
                </w:pPr>
              </w:pPrChange>
            </w:pPr>
            <w:ins w:id="2277" w:author="Otter, Martin" w:date="2014-04-01T11:58:00Z">
              <w:r>
                <w:rPr>
                  <w:rFonts w:cs="Arial"/>
                  <w:color w:val="FF0000"/>
                </w:rPr>
                <w:t>--</w:t>
              </w:r>
            </w:ins>
            <w:ins w:id="2278" w:author="Otter, Martin" w:date="2014-04-01T11:59:00Z">
              <w:r>
                <w:rPr>
                  <w:rFonts w:cs="Arial"/>
                  <w:color w:val="FF0000"/>
                </w:rPr>
                <w:t xml:space="preserve"> (e</w:t>
              </w:r>
              <w:r w:rsidRPr="0098259C">
                <w:rPr>
                  <w:rFonts w:cs="Arial"/>
                  <w:color w:val="FF0000"/>
                </w:rPr>
                <w:t>)</w:t>
              </w:r>
            </w:ins>
            <w:ins w:id="2279" w:author="Otter, Martin" w:date="2014-04-01T11:58:00Z">
              <w:r>
                <w:rPr>
                  <w:rFonts w:cs="Arial"/>
                  <w:color w:val="FF0000"/>
                </w:rPr>
                <w:t xml:space="preserve"> </w:t>
              </w:r>
            </w:ins>
            <w:del w:id="2280" w:author="Otter, Martin" w:date="2014-04-01T11:58:00Z">
              <w:r w:rsidR="00067B13" w:rsidDel="00B007AA">
                <w:rPr>
                  <w:rFonts w:cs="Arial"/>
                  <w:color w:val="006600"/>
                </w:rPr>
                <w:delText>(11</w:delText>
              </w:r>
              <w:r w:rsidR="00067B13" w:rsidRPr="0098259C" w:rsidDel="00B007AA">
                <w:rPr>
                  <w:rFonts w:cs="Arial"/>
                  <w:color w:val="006600"/>
                </w:rPr>
                <w:delText>)</w:delText>
              </w:r>
            </w:del>
          </w:p>
        </w:tc>
        <w:tc>
          <w:tcPr>
            <w:tcW w:w="709" w:type="dxa"/>
            <w:shd w:val="clear" w:color="auto" w:fill="auto"/>
          </w:tcPr>
          <w:p w14:paraId="39307504" w14:textId="12804F15" w:rsidR="00067B13" w:rsidRPr="0098259C" w:rsidRDefault="00067B13" w:rsidP="006F129C">
            <w:pPr>
              <w:pStyle w:val="Textkrper-Tabelle"/>
              <w:ind w:left="0"/>
              <w:jc w:val="center"/>
              <w:rPr>
                <w:rFonts w:cs="Arial"/>
                <w:color w:val="006600"/>
              </w:rPr>
            </w:pPr>
            <w:r>
              <w:rPr>
                <w:rFonts w:cs="Arial"/>
                <w:color w:val="006600"/>
              </w:rPr>
              <w:t>(1</w:t>
            </w:r>
            <w:ins w:id="2281" w:author="Otter, Martin" w:date="2014-06-04T16:47:00Z">
              <w:r w:rsidR="00326530">
                <w:rPr>
                  <w:rFonts w:cs="Arial"/>
                  <w:color w:val="006600"/>
                </w:rPr>
                <w:t>2</w:t>
              </w:r>
            </w:ins>
            <w:del w:id="2282" w:author="Otter, Martin" w:date="2014-06-04T16:47:00Z">
              <w:r w:rsidDel="00326530">
                <w:rPr>
                  <w:rFonts w:cs="Arial"/>
                  <w:color w:val="006600"/>
                </w:rPr>
                <w:delText>6</w:delText>
              </w:r>
            </w:del>
            <w:r w:rsidRPr="0098259C">
              <w:rPr>
                <w:rFonts w:cs="Arial"/>
                <w:color w:val="006600"/>
              </w:rPr>
              <w:t>)</w:t>
            </w:r>
          </w:p>
        </w:tc>
        <w:tc>
          <w:tcPr>
            <w:tcW w:w="1334" w:type="dxa"/>
          </w:tcPr>
          <w:p w14:paraId="1305E1F0" w14:textId="180FC3E6" w:rsidR="00067B13" w:rsidRDefault="00067B13" w:rsidP="006F129C">
            <w:pPr>
              <w:pStyle w:val="Textkrper-Tabelle"/>
              <w:ind w:left="0"/>
              <w:jc w:val="center"/>
              <w:rPr>
                <w:rFonts w:cs="Arial"/>
                <w:color w:val="006600"/>
              </w:rPr>
            </w:pPr>
            <w:r w:rsidRPr="0098259C">
              <w:rPr>
                <w:rFonts w:cs="Arial"/>
                <w:color w:val="FF0000"/>
              </w:rPr>
              <w:t xml:space="preserve">-- </w:t>
            </w:r>
            <w:ins w:id="2283" w:author="Otter, Martin" w:date="2014-06-04T16:45:00Z">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ins>
            <w:del w:id="2284" w:author="Otter, Martin" w:date="2014-04-01T11:57:00Z">
              <w:r w:rsidRPr="0098259C" w:rsidDel="00B007AA">
                <w:rPr>
                  <w:rFonts w:cs="Arial"/>
                  <w:color w:val="FF0000"/>
                </w:rPr>
                <w:delText>(</w:delText>
              </w:r>
              <w:r w:rsidDel="00B007AA">
                <w:rPr>
                  <w:rFonts w:cs="Arial"/>
                  <w:color w:val="FF0000"/>
                </w:rPr>
                <w:delText>c</w:delText>
              </w:r>
              <w:r w:rsidRPr="0098259C" w:rsidDel="00B007AA">
                <w:rPr>
                  <w:rFonts w:cs="Arial"/>
                  <w:color w:val="FF0000"/>
                </w:rPr>
                <w:delText>)</w:delText>
              </w:r>
            </w:del>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7C9E066A" w:rsidR="00067B13" w:rsidRPr="0098259C" w:rsidRDefault="00067B13" w:rsidP="006F129C">
            <w:pPr>
              <w:pStyle w:val="Textkrper-Tabelle"/>
              <w:ind w:left="0"/>
              <w:jc w:val="center"/>
              <w:rPr>
                <w:rFonts w:cs="Arial"/>
                <w:color w:val="006600"/>
              </w:rPr>
            </w:pPr>
            <w:r>
              <w:rPr>
                <w:rFonts w:cs="Arial"/>
                <w:color w:val="006600"/>
              </w:rPr>
              <w:t>(</w:t>
            </w:r>
            <w:ins w:id="2285" w:author="Otter, Martin" w:date="2014-06-04T16:46:00Z">
              <w:r w:rsidR="00127A46">
                <w:rPr>
                  <w:rFonts w:cs="Arial"/>
                  <w:color w:val="006600"/>
                </w:rPr>
                <w:t>5</w:t>
              </w:r>
            </w:ins>
            <w:del w:id="2286" w:author="Otter, Martin" w:date="2014-06-04T16:46:00Z">
              <w:r w:rsidDel="00127A46">
                <w:rPr>
                  <w:rFonts w:cs="Arial"/>
                  <w:color w:val="006600"/>
                </w:rPr>
                <w:delText>7</w:delText>
              </w:r>
            </w:del>
            <w:r w:rsidRPr="0098259C">
              <w:rPr>
                <w:rFonts w:cs="Arial"/>
                <w:color w:val="006600"/>
              </w:rPr>
              <w:t>)</w:t>
            </w:r>
          </w:p>
        </w:tc>
        <w:tc>
          <w:tcPr>
            <w:tcW w:w="850" w:type="dxa"/>
            <w:shd w:val="clear" w:color="auto" w:fill="auto"/>
          </w:tcPr>
          <w:p w14:paraId="0B5A2D05" w14:textId="20B2F7C6" w:rsidR="00067B13" w:rsidRPr="0098259C" w:rsidRDefault="00067B13" w:rsidP="006F129C">
            <w:pPr>
              <w:pStyle w:val="Textkrper-Tabelle"/>
              <w:ind w:left="0"/>
              <w:jc w:val="center"/>
              <w:rPr>
                <w:rFonts w:cs="Arial"/>
                <w:color w:val="006600"/>
              </w:rPr>
            </w:pPr>
            <w:r>
              <w:rPr>
                <w:rFonts w:cs="Arial"/>
                <w:color w:val="006600"/>
              </w:rPr>
              <w:t>(</w:t>
            </w:r>
            <w:ins w:id="2287" w:author="Otter, Martin" w:date="2014-06-04T16:47:00Z">
              <w:r w:rsidR="00326530">
                <w:rPr>
                  <w:rFonts w:cs="Arial"/>
                  <w:color w:val="006600"/>
                </w:rPr>
                <w:t>8</w:t>
              </w:r>
            </w:ins>
            <w:del w:id="2288" w:author="Otter, Martin" w:date="2014-06-04T16:47:00Z">
              <w:r w:rsidDel="00326530">
                <w:rPr>
                  <w:rFonts w:cs="Arial"/>
                  <w:color w:val="006600"/>
                </w:rPr>
                <w:delText>12</w:delText>
              </w:r>
            </w:del>
            <w:r w:rsidRPr="0098259C">
              <w:rPr>
                <w:rFonts w:cs="Arial"/>
                <w:color w:val="006600"/>
              </w:rPr>
              <w:t>)</w:t>
            </w:r>
          </w:p>
        </w:tc>
        <w:tc>
          <w:tcPr>
            <w:tcW w:w="709" w:type="dxa"/>
            <w:shd w:val="clear" w:color="auto" w:fill="auto"/>
          </w:tcPr>
          <w:p w14:paraId="1D7DC507" w14:textId="5F6691F3" w:rsidR="00067B13" w:rsidRPr="0098259C" w:rsidRDefault="00067B13" w:rsidP="006F129C">
            <w:pPr>
              <w:pStyle w:val="Textkrper-Tabelle"/>
              <w:ind w:left="0"/>
              <w:jc w:val="center"/>
              <w:rPr>
                <w:rFonts w:cs="Arial"/>
                <w:color w:val="006600"/>
              </w:rPr>
            </w:pPr>
            <w:r>
              <w:rPr>
                <w:rFonts w:cs="Arial"/>
                <w:color w:val="006600"/>
              </w:rPr>
              <w:t>(1</w:t>
            </w:r>
            <w:ins w:id="2289" w:author="Otter, Martin" w:date="2014-06-04T16:47:00Z">
              <w:r w:rsidR="00326530">
                <w:rPr>
                  <w:rFonts w:cs="Arial"/>
                  <w:color w:val="006600"/>
                </w:rPr>
                <w:t>3</w:t>
              </w:r>
            </w:ins>
            <w:del w:id="2290" w:author="Otter, Martin" w:date="2014-06-04T16:47:00Z">
              <w:r w:rsidDel="00326530">
                <w:rPr>
                  <w:rFonts w:cs="Arial"/>
                  <w:color w:val="006600"/>
                </w:rPr>
                <w:delText>7</w:delText>
              </w:r>
            </w:del>
            <w:r w:rsidRPr="0098259C">
              <w:rPr>
                <w:rFonts w:cs="Arial"/>
                <w:color w:val="006600"/>
              </w:rPr>
              <w:t>)</w:t>
            </w:r>
          </w:p>
        </w:tc>
        <w:tc>
          <w:tcPr>
            <w:tcW w:w="1334" w:type="dxa"/>
          </w:tcPr>
          <w:p w14:paraId="7CFC5776" w14:textId="01CCA8DB" w:rsidR="00067B13" w:rsidRDefault="00067B13" w:rsidP="006F129C">
            <w:pPr>
              <w:pStyle w:val="Textkrper-Tabelle"/>
              <w:ind w:left="0"/>
              <w:jc w:val="center"/>
              <w:rPr>
                <w:rFonts w:cs="Arial"/>
                <w:color w:val="006600"/>
              </w:rPr>
            </w:pPr>
            <w:r w:rsidRPr="0098259C">
              <w:rPr>
                <w:rFonts w:cs="Arial"/>
                <w:color w:val="FF0000"/>
              </w:rPr>
              <w:t xml:space="preserve">-- </w:t>
            </w:r>
            <w:ins w:id="2291" w:author="Otter, Martin" w:date="2014-06-04T16:45:00Z">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ins>
            <w:del w:id="2292" w:author="Otter, Martin" w:date="2014-04-01T11:58:00Z">
              <w:r w:rsidRPr="0098259C" w:rsidDel="00B007AA">
                <w:rPr>
                  <w:rFonts w:cs="Arial"/>
                  <w:color w:val="FF0000"/>
                </w:rPr>
                <w:delText>(</w:delText>
              </w:r>
              <w:r w:rsidDel="00B007AA">
                <w:rPr>
                  <w:rFonts w:cs="Arial"/>
                  <w:color w:val="FF0000"/>
                </w:rPr>
                <w:delText>c</w:delText>
              </w:r>
              <w:r w:rsidRPr="0098259C" w:rsidDel="00B007AA">
                <w:rPr>
                  <w:rFonts w:cs="Arial"/>
                  <w:color w:val="FF0000"/>
                </w:rPr>
                <w:delText>)</w:delText>
              </w:r>
            </w:del>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55690339" w:rsidR="00067B13" w:rsidRPr="0098259C" w:rsidRDefault="00067B13" w:rsidP="006F129C">
            <w:pPr>
              <w:pStyle w:val="Textkrper-Tabelle"/>
              <w:ind w:left="0"/>
              <w:jc w:val="center"/>
              <w:rPr>
                <w:rFonts w:cs="Arial"/>
                <w:color w:val="006600"/>
              </w:rPr>
            </w:pPr>
            <w:r>
              <w:rPr>
                <w:rFonts w:cs="Arial"/>
                <w:color w:val="006600"/>
              </w:rPr>
              <w:t>(</w:t>
            </w:r>
            <w:ins w:id="2293" w:author="Otter, Martin" w:date="2014-06-04T16:46:00Z">
              <w:r w:rsidR="00127A46">
                <w:rPr>
                  <w:rFonts w:cs="Arial"/>
                  <w:color w:val="006600"/>
                </w:rPr>
                <w:t>6</w:t>
              </w:r>
            </w:ins>
            <w:del w:id="2294" w:author="Otter, Martin" w:date="2014-06-04T16:46:00Z">
              <w:r w:rsidDel="00127A46">
                <w:rPr>
                  <w:rFonts w:cs="Arial"/>
                  <w:color w:val="006600"/>
                </w:rPr>
                <w:delText>8</w:delText>
              </w:r>
            </w:del>
            <w:r w:rsidRPr="0098259C">
              <w:rPr>
                <w:rFonts w:cs="Arial"/>
                <w:color w:val="006600"/>
              </w:rPr>
              <w:t>)</w:t>
            </w:r>
          </w:p>
        </w:tc>
        <w:tc>
          <w:tcPr>
            <w:tcW w:w="850" w:type="dxa"/>
            <w:shd w:val="clear" w:color="auto" w:fill="auto"/>
          </w:tcPr>
          <w:p w14:paraId="2A6E6617" w14:textId="0CD82BF1" w:rsidR="00067B13" w:rsidRPr="0098259C" w:rsidRDefault="00067B13" w:rsidP="006F129C">
            <w:pPr>
              <w:pStyle w:val="Textkrper-Tabelle"/>
              <w:ind w:left="0"/>
              <w:jc w:val="center"/>
              <w:rPr>
                <w:rFonts w:cs="Arial"/>
                <w:color w:val="006600"/>
              </w:rPr>
            </w:pPr>
            <w:r>
              <w:rPr>
                <w:rFonts w:cs="Arial"/>
                <w:color w:val="006600"/>
              </w:rPr>
              <w:t>(</w:t>
            </w:r>
            <w:ins w:id="2295" w:author="Otter, Martin" w:date="2014-06-04T16:47:00Z">
              <w:r w:rsidR="00326530">
                <w:rPr>
                  <w:rFonts w:cs="Arial"/>
                  <w:color w:val="006600"/>
                </w:rPr>
                <w:t>9</w:t>
              </w:r>
            </w:ins>
            <w:del w:id="2296" w:author="Otter, Martin" w:date="2014-06-04T16:47:00Z">
              <w:r w:rsidDel="00326530">
                <w:rPr>
                  <w:rFonts w:cs="Arial"/>
                  <w:color w:val="006600"/>
                </w:rPr>
                <w:delText>13</w:delText>
              </w:r>
            </w:del>
            <w:r w:rsidRPr="0098259C">
              <w:rPr>
                <w:rFonts w:cs="Arial"/>
                <w:color w:val="006600"/>
              </w:rPr>
              <w:t>)</w:t>
            </w:r>
          </w:p>
        </w:tc>
        <w:tc>
          <w:tcPr>
            <w:tcW w:w="709" w:type="dxa"/>
            <w:shd w:val="clear" w:color="auto" w:fill="auto"/>
          </w:tcPr>
          <w:p w14:paraId="684F4D28" w14:textId="7CF9EF64" w:rsidR="00067B13" w:rsidRPr="0098259C" w:rsidRDefault="00067B13" w:rsidP="006F129C">
            <w:pPr>
              <w:pStyle w:val="Textkrper-Tabelle"/>
              <w:ind w:left="0"/>
              <w:jc w:val="center"/>
              <w:rPr>
                <w:rFonts w:cs="Arial"/>
                <w:color w:val="006600"/>
              </w:rPr>
            </w:pPr>
            <w:r>
              <w:rPr>
                <w:rFonts w:cs="Arial"/>
                <w:color w:val="006600"/>
              </w:rPr>
              <w:t>(1</w:t>
            </w:r>
            <w:ins w:id="2297" w:author="Otter, Martin" w:date="2014-06-04T16:47:00Z">
              <w:r w:rsidR="00326530">
                <w:rPr>
                  <w:rFonts w:cs="Arial"/>
                  <w:color w:val="006600"/>
                </w:rPr>
                <w:t>4</w:t>
              </w:r>
            </w:ins>
            <w:del w:id="2298" w:author="Otter, Martin" w:date="2014-06-04T16:47:00Z">
              <w:r w:rsidDel="00326530">
                <w:rPr>
                  <w:rFonts w:cs="Arial"/>
                  <w:color w:val="006600"/>
                </w:rPr>
                <w:delText>8</w:delText>
              </w:r>
            </w:del>
            <w:r w:rsidRPr="0098259C">
              <w:rPr>
                <w:rFonts w:cs="Arial"/>
                <w:color w:val="006600"/>
              </w:rPr>
              <w:t>)</w:t>
            </w:r>
          </w:p>
        </w:tc>
        <w:tc>
          <w:tcPr>
            <w:tcW w:w="1334" w:type="dxa"/>
          </w:tcPr>
          <w:p w14:paraId="454FD857" w14:textId="1B61C08C" w:rsidR="00067B13" w:rsidRDefault="00067B13" w:rsidP="006F129C">
            <w:pPr>
              <w:pStyle w:val="Textkrper-Tabelle"/>
              <w:ind w:left="0"/>
              <w:jc w:val="center"/>
              <w:rPr>
                <w:rFonts w:cs="Arial"/>
                <w:color w:val="006600"/>
              </w:rPr>
            </w:pPr>
            <w:r>
              <w:rPr>
                <w:rFonts w:cs="Arial"/>
                <w:color w:val="006600"/>
              </w:rPr>
              <w:t>(1</w:t>
            </w:r>
            <w:ins w:id="2299" w:author="Otter, Martin" w:date="2014-06-04T16:47:00Z">
              <w:r w:rsidR="00326530">
                <w:rPr>
                  <w:rFonts w:cs="Arial"/>
                  <w:color w:val="006600"/>
                </w:rPr>
                <w:t>5</w:t>
              </w:r>
            </w:ins>
            <w:del w:id="2300" w:author="Otter, Martin" w:date="2014-06-04T16:47:00Z">
              <w:r w:rsidDel="00326530">
                <w:rPr>
                  <w:rFonts w:cs="Arial"/>
                  <w:color w:val="006600"/>
                </w:rPr>
                <w:delText>9</w:delText>
              </w:r>
            </w:del>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531BE11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w:t>
            </w:r>
            <w:proofErr w:type="gramStart"/>
            <w:r w:rsidR="00E75028">
              <w:rPr>
                <w:rFonts w:cs="Arial"/>
                <w:i/>
              </w:rPr>
              <w:t>/  calculatedParameter</w:t>
            </w:r>
            <w:proofErr w:type="gram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w:t>
            </w:r>
            <w:r w:rsidRPr="0098259C">
              <w:rPr>
                <w:rFonts w:cs="Arial"/>
                <w:i/>
              </w:rPr>
              <w:lastRenderedPageBreak/>
              <w:t>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77777777" w:rsidR="00067B13" w:rsidRPr="0098259C" w:rsidRDefault="00067B13" w:rsidP="009D22F5">
            <w:pPr>
              <w:pStyle w:val="Textkrper-Tabelle"/>
              <w:rPr>
                <w:rFonts w:cs="Arial"/>
                <w:i/>
              </w:rPr>
            </w:pPr>
            <w:r>
              <w:rPr>
                <w:rFonts w:cs="Arial"/>
                <w:i/>
              </w:rPr>
              <w:t>For an “independent” variable only variability = continuous” makes sense.</w:t>
            </w:r>
          </w:p>
        </w:tc>
      </w:tr>
      <w:tr w:rsidR="00B007AA" w:rsidRPr="0098259C" w14:paraId="47E69F13" w14:textId="77777777" w:rsidTr="009C6B97">
        <w:trPr>
          <w:ins w:id="2301" w:author="Otter, Martin" w:date="2014-04-01T11:57:00Z"/>
        </w:trPr>
        <w:tc>
          <w:tcPr>
            <w:tcW w:w="500" w:type="dxa"/>
            <w:shd w:val="clear" w:color="auto" w:fill="auto"/>
          </w:tcPr>
          <w:p w14:paraId="321B4359" w14:textId="6C8B493C" w:rsidR="00B007AA" w:rsidRDefault="00B007AA" w:rsidP="009C6B97">
            <w:pPr>
              <w:pStyle w:val="Textkrper-Tabelle"/>
              <w:jc w:val="center"/>
              <w:rPr>
                <w:ins w:id="2302" w:author="Otter, Martin" w:date="2014-04-01T11:57:00Z"/>
                <w:rFonts w:cs="Arial"/>
                <w:i/>
                <w:color w:val="FF0000"/>
              </w:rPr>
            </w:pPr>
            <w:ins w:id="2303" w:author="Otter, Martin" w:date="2014-04-01T11:57:00Z">
              <w:r>
                <w:rPr>
                  <w:rFonts w:cs="Arial"/>
                  <w:i/>
                  <w:color w:val="FF0000"/>
                </w:rPr>
                <w:t>(d)</w:t>
              </w:r>
            </w:ins>
          </w:p>
        </w:tc>
        <w:tc>
          <w:tcPr>
            <w:tcW w:w="8500" w:type="dxa"/>
            <w:shd w:val="clear" w:color="auto" w:fill="auto"/>
          </w:tcPr>
          <w:p w14:paraId="5AF36E98" w14:textId="5F9F772D" w:rsidR="00B007AA" w:rsidRDefault="00B007AA" w:rsidP="00484F13">
            <w:pPr>
              <w:pStyle w:val="Textkrper-Tabelle"/>
              <w:rPr>
                <w:ins w:id="2304" w:author="Otter, Martin" w:date="2014-04-01T11:57:00Z"/>
                <w:rFonts w:cs="Arial"/>
                <w:i/>
              </w:rPr>
            </w:pPr>
            <w:ins w:id="2305" w:author="Otter, Martin" w:date="2014-04-01T11:57:00Z">
              <w:r>
                <w:rPr>
                  <w:rFonts w:cs="Arial"/>
                  <w:i/>
                </w:rPr>
                <w:t>A fixed or tunable “input” has exactly the same properties as a fixed or tunable parameter. For simplicity, only fixed and tunable parameters shall be defined.</w:t>
              </w:r>
            </w:ins>
          </w:p>
        </w:tc>
      </w:tr>
      <w:tr w:rsidR="00B007AA" w:rsidRPr="0098259C" w14:paraId="019DABAE" w14:textId="77777777" w:rsidTr="009C6B97">
        <w:trPr>
          <w:ins w:id="2306" w:author="Otter, Martin" w:date="2014-04-01T11:58:00Z"/>
        </w:trPr>
        <w:tc>
          <w:tcPr>
            <w:tcW w:w="500" w:type="dxa"/>
            <w:shd w:val="clear" w:color="auto" w:fill="auto"/>
          </w:tcPr>
          <w:p w14:paraId="240D0F45" w14:textId="12522995" w:rsidR="00B007AA" w:rsidRDefault="00B007AA" w:rsidP="009C6B97">
            <w:pPr>
              <w:pStyle w:val="Textkrper-Tabelle"/>
              <w:jc w:val="center"/>
              <w:rPr>
                <w:ins w:id="2307" w:author="Otter, Martin" w:date="2014-04-01T11:58:00Z"/>
                <w:rFonts w:cs="Arial"/>
                <w:i/>
                <w:color w:val="FF0000"/>
              </w:rPr>
            </w:pPr>
            <w:ins w:id="2308" w:author="Otter, Martin" w:date="2014-04-01T11:58:00Z">
              <w:r>
                <w:rPr>
                  <w:rFonts w:cs="Arial"/>
                  <w:i/>
                  <w:color w:val="FF0000"/>
                </w:rPr>
                <w:t>(e)</w:t>
              </w:r>
            </w:ins>
          </w:p>
        </w:tc>
        <w:tc>
          <w:tcPr>
            <w:tcW w:w="8500" w:type="dxa"/>
            <w:shd w:val="clear" w:color="auto" w:fill="auto"/>
          </w:tcPr>
          <w:p w14:paraId="240F7F91" w14:textId="083475FF" w:rsidR="00B007AA" w:rsidRDefault="00B007AA">
            <w:pPr>
              <w:pStyle w:val="Textkrper-Tabelle"/>
              <w:rPr>
                <w:ins w:id="2309" w:author="Otter, Martin" w:date="2014-04-01T11:58:00Z"/>
                <w:rFonts w:cs="Arial"/>
                <w:b/>
                <w:i/>
              </w:rPr>
              <w:pPrChange w:id="2310" w:author="Otter, Martin" w:date="2014-04-01T11:58:00Z">
                <w:pPr>
                  <w:pStyle w:val="Textkrper-Tabelle"/>
                  <w:keepNext/>
                  <w:overflowPunct w:val="0"/>
                  <w:autoSpaceDE w:val="0"/>
                  <w:autoSpaceDN w:val="0"/>
                  <w:adjustRightInd w:val="0"/>
                  <w:ind w:firstLine="227"/>
                  <w:jc w:val="both"/>
                  <w:textAlignment w:val="baseline"/>
                  <w:outlineLvl w:val="5"/>
                </w:pPr>
              </w:pPrChange>
            </w:pPr>
            <w:ins w:id="2311" w:author="Otter, Martin" w:date="2014-04-01T11:58:00Z">
              <w:r>
                <w:rPr>
                  <w:rFonts w:cs="Arial"/>
                  <w:i/>
                </w:rPr>
                <w:t>A fixed or tunable “output” has exactly the same properties as a fixed or tunable calculatedParameter. For simplicity, only fixed and tunable calculatedParameters shall be defined.</w:t>
              </w:r>
            </w:ins>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1942"/>
        <w:gridCol w:w="6278"/>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77777777"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6EB447A4" w:rsidR="00E75028" w:rsidRPr="0098259C" w:rsidRDefault="000C7FF0">
            <w:pPr>
              <w:pStyle w:val="Textkrper-Tabelle"/>
              <w:rPr>
                <w:rFonts w:cs="Arial"/>
                <w:b/>
                <w:i/>
              </w:rPr>
              <w:pPrChange w:id="2312" w:author="Otter, Martin" w:date="2014-04-01T12:00:00Z">
                <w:pPr>
                  <w:pStyle w:val="Textkrper-Tabelle"/>
                  <w:keepNext/>
                  <w:overflowPunct w:val="0"/>
                  <w:autoSpaceDE w:val="0"/>
                  <w:autoSpaceDN w:val="0"/>
                  <w:adjustRightInd w:val="0"/>
                  <w:ind w:firstLine="227"/>
                  <w:jc w:val="both"/>
                  <w:textAlignment w:val="baseline"/>
                  <w:outlineLvl w:val="5"/>
                </w:pPr>
              </w:pPrChange>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w:t>
            </w:r>
            <w:del w:id="2313" w:author="Otter, Martin" w:date="2014-04-01T12:00:00Z">
              <w:r w:rsidR="00E75028" w:rsidRPr="0098259C" w:rsidDel="00B007AA">
                <w:rPr>
                  <w:rFonts w:cs="Arial"/>
                  <w:i/>
                </w:rPr>
                <w:delText>output/</w:delText>
              </w:r>
            </w:del>
            <w:r w:rsidR="00E75028" w:rsidRPr="0098259C">
              <w:rPr>
                <w:rFonts w:cs="Arial"/>
                <w:i/>
              </w:rPr>
              <w:t>local variables might change their values).</w:t>
            </w:r>
          </w:p>
        </w:tc>
      </w:tr>
      <w:tr w:rsidR="006F129C" w:rsidRPr="0098259C" w:rsidDel="0065491B" w14:paraId="0C1FE5CD" w14:textId="2E57572C" w:rsidTr="00F067A2">
        <w:trPr>
          <w:del w:id="2314" w:author="Otter, Martin" w:date="2014-04-25T18:08:00Z"/>
        </w:trPr>
        <w:tc>
          <w:tcPr>
            <w:tcW w:w="703" w:type="dxa"/>
            <w:shd w:val="clear" w:color="auto" w:fill="auto"/>
          </w:tcPr>
          <w:p w14:paraId="3C5320BB" w14:textId="29F83501" w:rsidR="006F129C" w:rsidRPr="0098259C" w:rsidDel="0065491B" w:rsidRDefault="00E75028" w:rsidP="009C6B97">
            <w:pPr>
              <w:pStyle w:val="Textkrper-Tabelle"/>
              <w:jc w:val="right"/>
              <w:rPr>
                <w:del w:id="2315" w:author="Otter, Martin" w:date="2014-04-25T18:08:00Z"/>
                <w:rFonts w:cs="Arial"/>
                <w:i/>
                <w:color w:val="006600"/>
              </w:rPr>
            </w:pPr>
            <w:del w:id="2316" w:author="Otter, Martin" w:date="2014-04-01T12:00:00Z">
              <w:r w:rsidDel="00B007AA">
                <w:rPr>
                  <w:rFonts w:cs="Arial"/>
                  <w:i/>
                  <w:color w:val="006600"/>
                </w:rPr>
                <w:delText>(5</w:delText>
              </w:r>
              <w:r w:rsidR="006F129C" w:rsidRPr="0098259C" w:rsidDel="00B007AA">
                <w:rPr>
                  <w:rFonts w:cs="Arial"/>
                  <w:i/>
                  <w:color w:val="006600"/>
                </w:rPr>
                <w:delText>)</w:delText>
              </w:r>
            </w:del>
          </w:p>
        </w:tc>
        <w:tc>
          <w:tcPr>
            <w:tcW w:w="1960" w:type="dxa"/>
            <w:shd w:val="clear" w:color="auto" w:fill="auto"/>
          </w:tcPr>
          <w:p w14:paraId="5C1B773B" w14:textId="3216215C" w:rsidR="006F129C" w:rsidRPr="0098259C" w:rsidDel="0065491B" w:rsidRDefault="00CA7298" w:rsidP="009C6B97">
            <w:pPr>
              <w:pStyle w:val="Textkrper-Tabelle"/>
              <w:rPr>
                <w:del w:id="2317" w:author="Otter, Martin" w:date="2014-04-25T18:08:00Z"/>
                <w:rFonts w:cs="Arial"/>
                <w:i/>
              </w:rPr>
            </w:pPr>
            <w:del w:id="2318" w:author="Otter, Martin" w:date="2014-04-01T12:00:00Z">
              <w:r w:rsidRPr="0098259C" w:rsidDel="00B007AA">
                <w:rPr>
                  <w:rFonts w:cs="Arial"/>
                  <w:i/>
                </w:rPr>
                <w:delText>fixed</w:delText>
              </w:r>
              <w:r w:rsidR="006F129C" w:rsidRPr="0098259C" w:rsidDel="00B007AA">
                <w:rPr>
                  <w:rFonts w:cs="Arial"/>
                  <w:i/>
                </w:rPr>
                <w:delText xml:space="preserve"> input</w:delText>
              </w:r>
            </w:del>
          </w:p>
        </w:tc>
        <w:tc>
          <w:tcPr>
            <w:tcW w:w="6372" w:type="dxa"/>
            <w:shd w:val="clear" w:color="auto" w:fill="auto"/>
          </w:tcPr>
          <w:p w14:paraId="24B9EF59" w14:textId="160A9087" w:rsidR="006F129C" w:rsidRPr="0098259C" w:rsidDel="0065491B" w:rsidRDefault="006F129C" w:rsidP="009C6B97">
            <w:pPr>
              <w:pStyle w:val="Textkrper-Tabelle"/>
              <w:rPr>
                <w:del w:id="2319" w:author="Otter, Martin" w:date="2014-04-25T18:08:00Z"/>
                <w:rFonts w:cs="Arial"/>
                <w:i/>
              </w:rPr>
            </w:pPr>
            <w:del w:id="2320" w:author="Otter, Martin" w:date="2014-04-01T12:00:00Z">
              <w:r w:rsidRPr="0098259C" w:rsidDel="00B007AA">
                <w:rPr>
                  <w:rFonts w:cs="Arial"/>
                  <w:i/>
                </w:rPr>
                <w:delText>Non-tunable independent parameter from another model.</w:delText>
              </w:r>
            </w:del>
          </w:p>
        </w:tc>
      </w:tr>
      <w:tr w:rsidR="006F129C" w:rsidRPr="0098259C" w:rsidDel="0065491B" w14:paraId="5CF3D0F9" w14:textId="1F8AA4AF" w:rsidTr="00F067A2">
        <w:trPr>
          <w:del w:id="2321" w:author="Otter, Martin" w:date="2014-04-25T18:08:00Z"/>
        </w:trPr>
        <w:tc>
          <w:tcPr>
            <w:tcW w:w="703" w:type="dxa"/>
            <w:shd w:val="clear" w:color="auto" w:fill="auto"/>
          </w:tcPr>
          <w:p w14:paraId="3EBFB35A" w14:textId="67B7FB70" w:rsidR="006F129C" w:rsidRPr="0098259C" w:rsidDel="0065491B" w:rsidRDefault="00E75028" w:rsidP="009C6B97">
            <w:pPr>
              <w:pStyle w:val="Textkrper-Tabelle"/>
              <w:jc w:val="right"/>
              <w:rPr>
                <w:del w:id="2322" w:author="Otter, Martin" w:date="2014-04-25T18:08:00Z"/>
                <w:rFonts w:cs="Arial"/>
                <w:i/>
                <w:color w:val="006600"/>
              </w:rPr>
            </w:pPr>
            <w:del w:id="2323" w:author="Otter, Martin" w:date="2014-04-01T12:00:00Z">
              <w:r w:rsidDel="00B007AA">
                <w:rPr>
                  <w:rFonts w:cs="Arial"/>
                  <w:i/>
                  <w:color w:val="006600"/>
                </w:rPr>
                <w:delText>(6</w:delText>
              </w:r>
              <w:r w:rsidR="006F129C" w:rsidRPr="0098259C" w:rsidDel="00B007AA">
                <w:rPr>
                  <w:rFonts w:cs="Arial"/>
                  <w:i/>
                  <w:color w:val="006600"/>
                </w:rPr>
                <w:delText>)</w:delText>
              </w:r>
            </w:del>
          </w:p>
        </w:tc>
        <w:tc>
          <w:tcPr>
            <w:tcW w:w="1960" w:type="dxa"/>
            <w:shd w:val="clear" w:color="auto" w:fill="auto"/>
          </w:tcPr>
          <w:p w14:paraId="5B506148" w14:textId="1835EA55" w:rsidR="006F129C" w:rsidRPr="0098259C" w:rsidDel="0065491B" w:rsidRDefault="00CA7298" w:rsidP="009C6B97">
            <w:pPr>
              <w:pStyle w:val="Textkrper-Tabelle"/>
              <w:rPr>
                <w:del w:id="2324" w:author="Otter, Martin" w:date="2014-04-25T18:08:00Z"/>
                <w:rFonts w:cs="Arial"/>
                <w:i/>
              </w:rPr>
            </w:pPr>
            <w:del w:id="2325" w:author="Otter, Martin" w:date="2014-04-01T12:00:00Z">
              <w:r w:rsidRPr="0098259C" w:rsidDel="00B007AA">
                <w:rPr>
                  <w:rFonts w:cs="Arial"/>
                  <w:i/>
                </w:rPr>
                <w:delText>tunable</w:delText>
              </w:r>
              <w:r w:rsidR="006F129C" w:rsidRPr="0098259C" w:rsidDel="00B007AA">
                <w:rPr>
                  <w:rFonts w:cs="Arial"/>
                  <w:i/>
                </w:rPr>
                <w:delText xml:space="preserve"> input</w:delText>
              </w:r>
            </w:del>
          </w:p>
        </w:tc>
        <w:tc>
          <w:tcPr>
            <w:tcW w:w="6372" w:type="dxa"/>
            <w:shd w:val="clear" w:color="auto" w:fill="auto"/>
          </w:tcPr>
          <w:p w14:paraId="35B0DBFA" w14:textId="676B6EE8" w:rsidR="006F129C" w:rsidRPr="0098259C" w:rsidDel="0065491B" w:rsidRDefault="006F129C" w:rsidP="009C6B97">
            <w:pPr>
              <w:pStyle w:val="Textkrper-Tabelle"/>
              <w:rPr>
                <w:del w:id="2326" w:author="Otter, Martin" w:date="2014-04-25T18:08:00Z"/>
                <w:rFonts w:cs="Arial"/>
                <w:i/>
              </w:rPr>
            </w:pPr>
            <w:del w:id="2327" w:author="Otter, Martin" w:date="2014-04-01T12:00:00Z">
              <w:r w:rsidRPr="0098259C" w:rsidDel="00B007AA">
                <w:rPr>
                  <w:rFonts w:cs="Arial"/>
                  <w:i/>
                </w:rPr>
                <w:delText>Tunable independent parameter from another model</w:delText>
              </w:r>
              <w:r w:rsidR="00A35D14" w:rsidRPr="0098259C" w:rsidDel="00B007AA">
                <w:rPr>
                  <w:rFonts w:cs="Arial"/>
                  <w:i/>
                </w:rPr>
                <w:br/>
                <w:delText>(distribution of parameters through model connections).</w:delText>
              </w:r>
            </w:del>
          </w:p>
        </w:tc>
      </w:tr>
      <w:tr w:rsidR="006F129C" w:rsidRPr="0098259C" w14:paraId="30E60259" w14:textId="77777777" w:rsidTr="00F067A2">
        <w:tc>
          <w:tcPr>
            <w:tcW w:w="703" w:type="dxa"/>
            <w:shd w:val="clear" w:color="auto" w:fill="auto"/>
          </w:tcPr>
          <w:p w14:paraId="10A4C16B" w14:textId="2E1C7470" w:rsidR="006F129C" w:rsidRPr="0098259C" w:rsidRDefault="00E75028" w:rsidP="009C6B97">
            <w:pPr>
              <w:pStyle w:val="Textkrper-Tabelle"/>
              <w:jc w:val="right"/>
              <w:rPr>
                <w:rFonts w:cs="Arial"/>
                <w:i/>
                <w:color w:val="006600"/>
              </w:rPr>
            </w:pPr>
            <w:r>
              <w:rPr>
                <w:rFonts w:cs="Arial"/>
                <w:i/>
                <w:color w:val="006600"/>
              </w:rPr>
              <w:t>(</w:t>
            </w:r>
            <w:ins w:id="2328" w:author="Otter, Martin" w:date="2014-06-04T16:46:00Z">
              <w:r w:rsidR="00127A46">
                <w:rPr>
                  <w:rFonts w:cs="Arial"/>
                  <w:i/>
                  <w:color w:val="006600"/>
                </w:rPr>
                <w:t>5</w:t>
              </w:r>
            </w:ins>
            <w:del w:id="2329" w:author="Otter, Martin" w:date="2014-06-04T16:46:00Z">
              <w:r w:rsidDel="00127A46">
                <w:rPr>
                  <w:rFonts w:cs="Arial"/>
                  <w:i/>
                  <w:color w:val="006600"/>
                </w:rPr>
                <w:delText>7</w:delText>
              </w:r>
            </w:del>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14ABC628" w:rsidR="006F129C" w:rsidRPr="0098259C" w:rsidRDefault="00E75028" w:rsidP="009C6B97">
            <w:pPr>
              <w:pStyle w:val="Textkrper-Tabelle"/>
              <w:jc w:val="right"/>
              <w:rPr>
                <w:rFonts w:cs="Arial"/>
                <w:i/>
                <w:color w:val="006600"/>
              </w:rPr>
            </w:pPr>
            <w:r>
              <w:rPr>
                <w:rFonts w:cs="Arial"/>
                <w:i/>
                <w:color w:val="006600"/>
              </w:rPr>
              <w:t>(</w:t>
            </w:r>
            <w:ins w:id="2330" w:author="Otter, Martin" w:date="2014-06-04T16:46:00Z">
              <w:r w:rsidR="00127A46">
                <w:rPr>
                  <w:rFonts w:cs="Arial"/>
                  <w:i/>
                  <w:color w:val="006600"/>
                </w:rPr>
                <w:t>6</w:t>
              </w:r>
            </w:ins>
            <w:del w:id="2331" w:author="Otter, Martin" w:date="2014-06-04T16:46:00Z">
              <w:r w:rsidDel="00127A46">
                <w:rPr>
                  <w:rFonts w:cs="Arial"/>
                  <w:i/>
                  <w:color w:val="006600"/>
                </w:rPr>
                <w:delText>8</w:delText>
              </w:r>
            </w:del>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1CDD9B5D" w:rsidR="000176B1" w:rsidRPr="0098259C" w:rsidRDefault="00E75028" w:rsidP="009C6B97">
            <w:pPr>
              <w:pStyle w:val="Textkrper-Tabelle"/>
              <w:jc w:val="right"/>
              <w:rPr>
                <w:rFonts w:cs="Arial"/>
                <w:i/>
                <w:color w:val="006600"/>
              </w:rPr>
            </w:pPr>
            <w:r>
              <w:rPr>
                <w:rFonts w:cs="Arial"/>
                <w:i/>
                <w:color w:val="006600"/>
              </w:rPr>
              <w:t>(</w:t>
            </w:r>
            <w:ins w:id="2332" w:author="Otter, Martin" w:date="2014-06-04T16:46:00Z">
              <w:r w:rsidR="00127A46">
                <w:rPr>
                  <w:rFonts w:cs="Arial"/>
                  <w:i/>
                  <w:color w:val="006600"/>
                </w:rPr>
                <w:t>7</w:t>
              </w:r>
            </w:ins>
            <w:del w:id="2333" w:author="Otter, Martin" w:date="2014-06-04T16:46:00Z">
              <w:r w:rsidDel="00127A46">
                <w:rPr>
                  <w:rFonts w:cs="Arial"/>
                  <w:i/>
                  <w:color w:val="006600"/>
                </w:rPr>
                <w:delText>9</w:delText>
              </w:r>
            </w:del>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77777777" w:rsidR="000176B1" w:rsidRPr="0098259C" w:rsidRDefault="000176B1" w:rsidP="009C6B97">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Pr>
                <w:rFonts w:cs="Arial"/>
                <w:i/>
              </w:rPr>
              <w:t>,</w:t>
            </w:r>
          </w:p>
        </w:tc>
      </w:tr>
      <w:tr w:rsidR="006F129C" w:rsidRPr="0098259C" w:rsidDel="0065491B" w14:paraId="7D224EDC" w14:textId="07A91599" w:rsidTr="00F067A2">
        <w:trPr>
          <w:del w:id="2334" w:author="Otter, Martin" w:date="2014-04-25T18:08:00Z"/>
        </w:trPr>
        <w:tc>
          <w:tcPr>
            <w:tcW w:w="703" w:type="dxa"/>
            <w:shd w:val="clear" w:color="auto" w:fill="auto"/>
          </w:tcPr>
          <w:p w14:paraId="490B61EE" w14:textId="7BBB9302" w:rsidR="006F129C" w:rsidRPr="0098259C" w:rsidDel="0065491B" w:rsidRDefault="006F129C" w:rsidP="009C6B97">
            <w:pPr>
              <w:pStyle w:val="Textkrper-Tabelle"/>
              <w:jc w:val="right"/>
              <w:rPr>
                <w:del w:id="2335" w:author="Otter, Martin" w:date="2014-04-25T18:08:00Z"/>
                <w:rFonts w:cs="Arial"/>
                <w:i/>
                <w:color w:val="006600"/>
              </w:rPr>
            </w:pPr>
            <w:del w:id="2336" w:author="Otter, Martin" w:date="2014-04-01T12:00:00Z">
              <w:r w:rsidRPr="0098259C" w:rsidDel="00B007AA">
                <w:rPr>
                  <w:rFonts w:cs="Arial"/>
                  <w:i/>
                  <w:color w:val="006600"/>
                </w:rPr>
                <w:delText>(</w:delText>
              </w:r>
              <w:r w:rsidR="00E75028" w:rsidDel="00B007AA">
                <w:rPr>
                  <w:rFonts w:cs="Arial"/>
                  <w:i/>
                  <w:color w:val="006600"/>
                </w:rPr>
                <w:delText>10</w:delText>
              </w:r>
              <w:r w:rsidRPr="0098259C" w:rsidDel="00B007AA">
                <w:rPr>
                  <w:rFonts w:cs="Arial"/>
                  <w:i/>
                  <w:color w:val="006600"/>
                </w:rPr>
                <w:delText>)</w:delText>
              </w:r>
            </w:del>
          </w:p>
        </w:tc>
        <w:tc>
          <w:tcPr>
            <w:tcW w:w="1960" w:type="dxa"/>
            <w:shd w:val="clear" w:color="auto" w:fill="auto"/>
          </w:tcPr>
          <w:p w14:paraId="54B8B2B0" w14:textId="6603A444" w:rsidR="006F129C" w:rsidRPr="0098259C" w:rsidDel="0065491B" w:rsidRDefault="00CA7298" w:rsidP="009C6B97">
            <w:pPr>
              <w:pStyle w:val="Textkrper-Tabelle"/>
              <w:rPr>
                <w:del w:id="2337" w:author="Otter, Martin" w:date="2014-04-25T18:08:00Z"/>
                <w:rFonts w:cs="Arial"/>
                <w:i/>
              </w:rPr>
            </w:pPr>
            <w:del w:id="2338" w:author="Otter, Martin" w:date="2014-04-01T12:00:00Z">
              <w:r w:rsidRPr="0098259C" w:rsidDel="00B007AA">
                <w:rPr>
                  <w:rFonts w:cs="Arial"/>
                  <w:i/>
                </w:rPr>
                <w:delText>fixed</w:delText>
              </w:r>
              <w:r w:rsidR="006F129C" w:rsidRPr="0098259C" w:rsidDel="00B007AA">
                <w:rPr>
                  <w:rFonts w:cs="Arial"/>
                  <w:i/>
                </w:rPr>
                <w:delText xml:space="preserve"> output</w:delText>
              </w:r>
            </w:del>
          </w:p>
        </w:tc>
        <w:tc>
          <w:tcPr>
            <w:tcW w:w="6372" w:type="dxa"/>
            <w:shd w:val="clear" w:color="auto" w:fill="auto"/>
          </w:tcPr>
          <w:p w14:paraId="4CABFD54" w14:textId="34C1BE2A" w:rsidR="006F129C" w:rsidRPr="0098259C" w:rsidDel="0065491B" w:rsidRDefault="00F61CBC" w:rsidP="00EF5EC8">
            <w:pPr>
              <w:pStyle w:val="Textkrper-Tabelle"/>
              <w:rPr>
                <w:del w:id="2339" w:author="Otter, Martin" w:date="2014-04-25T18:08:00Z"/>
                <w:rFonts w:cs="Arial"/>
                <w:i/>
              </w:rPr>
            </w:pPr>
            <w:del w:id="2340" w:author="Otter, Martin" w:date="2014-04-01T12:00:00Z">
              <w:r w:rsidDel="00B007AA">
                <w:rPr>
                  <w:rFonts w:cs="Arial"/>
                  <w:i/>
                </w:rPr>
                <w:delText>Output that depends on fixed parameters and/or fixed inputs</w:delText>
              </w:r>
              <w:r w:rsidR="006F129C" w:rsidRPr="0098259C" w:rsidDel="00B007AA">
                <w:rPr>
                  <w:rFonts w:cs="Arial"/>
                  <w:i/>
                </w:rPr>
                <w:delText xml:space="preserve"> and can be used in another model (</w:delText>
              </w:r>
              <w:r w:rsidR="000061EF" w:rsidRPr="0098259C" w:rsidDel="00B007AA">
                <w:rPr>
                  <w:rFonts w:cs="Arial"/>
                  <w:i/>
                </w:rPr>
                <w:delText xml:space="preserve">for example </w:delText>
              </w:r>
              <w:r w:rsidR="006F129C" w:rsidRPr="0098259C" w:rsidDel="00B007AA">
                <w:rPr>
                  <w:rFonts w:cs="Arial"/>
                  <w:i/>
                </w:rPr>
                <w:delText>there is an equation y = p, where the output</w:delText>
              </w:r>
              <w:r w:rsidDel="00B007AA">
                <w:rPr>
                  <w:rFonts w:cs="Arial"/>
                  <w:i/>
                </w:rPr>
                <w:delText xml:space="preserve"> y</w:delText>
              </w:r>
              <w:r w:rsidR="006F129C" w:rsidRPr="0098259C" w:rsidDel="00B007AA">
                <w:rPr>
                  <w:rFonts w:cs="Arial"/>
                  <w:i/>
                </w:rPr>
                <w:delText xml:space="preserve"> is set to a </w:delText>
              </w:r>
              <w:r w:rsidDel="00B007AA">
                <w:rPr>
                  <w:rFonts w:cs="Arial"/>
                  <w:i/>
                </w:rPr>
                <w:delText>local variable</w:delText>
              </w:r>
              <w:r w:rsidR="006F129C" w:rsidRPr="0098259C" w:rsidDel="00B007AA">
                <w:rPr>
                  <w:rFonts w:cs="Arial"/>
                  <w:i/>
                </w:rPr>
                <w:delText xml:space="preserve"> p, that in turn depends on other </w:delText>
              </w:r>
              <w:r w:rsidDel="00B007AA">
                <w:rPr>
                  <w:rFonts w:cs="Arial"/>
                  <w:i/>
                </w:rPr>
                <w:delText xml:space="preserve">fixed </w:delText>
              </w:r>
              <w:r w:rsidR="006F129C" w:rsidRPr="0098259C" w:rsidDel="00B007AA">
                <w:rPr>
                  <w:rFonts w:cs="Arial"/>
                  <w:i/>
                </w:rPr>
                <w:delText>parameters).</w:delText>
              </w:r>
            </w:del>
          </w:p>
        </w:tc>
      </w:tr>
      <w:tr w:rsidR="006F129C" w:rsidRPr="0098259C" w:rsidDel="0065491B" w14:paraId="38C9EB1D" w14:textId="4B161A35" w:rsidTr="00F067A2">
        <w:trPr>
          <w:del w:id="2341" w:author="Otter, Martin" w:date="2014-04-25T18:08:00Z"/>
        </w:trPr>
        <w:tc>
          <w:tcPr>
            <w:tcW w:w="703" w:type="dxa"/>
            <w:shd w:val="clear" w:color="auto" w:fill="auto"/>
          </w:tcPr>
          <w:p w14:paraId="28385BD6" w14:textId="7CAE34DE" w:rsidR="006F129C" w:rsidRPr="0098259C" w:rsidDel="0065491B" w:rsidRDefault="006F129C" w:rsidP="009C6B97">
            <w:pPr>
              <w:pStyle w:val="Textkrper-Tabelle"/>
              <w:jc w:val="right"/>
              <w:rPr>
                <w:del w:id="2342" w:author="Otter, Martin" w:date="2014-04-25T18:08:00Z"/>
                <w:rFonts w:cs="Arial"/>
                <w:i/>
                <w:color w:val="006600"/>
              </w:rPr>
            </w:pPr>
            <w:del w:id="2343" w:author="Otter, Martin" w:date="2014-04-01T12:00:00Z">
              <w:r w:rsidRPr="0098259C" w:rsidDel="00B007AA">
                <w:rPr>
                  <w:rFonts w:cs="Arial"/>
                  <w:i/>
                  <w:color w:val="006600"/>
                </w:rPr>
                <w:delText>(</w:delText>
              </w:r>
              <w:r w:rsidR="00E75028" w:rsidDel="00B007AA">
                <w:rPr>
                  <w:rFonts w:cs="Arial"/>
                  <w:i/>
                  <w:color w:val="006600"/>
                </w:rPr>
                <w:delText>11</w:delText>
              </w:r>
              <w:r w:rsidRPr="0098259C" w:rsidDel="00B007AA">
                <w:rPr>
                  <w:rFonts w:cs="Arial"/>
                  <w:i/>
                  <w:color w:val="006600"/>
                </w:rPr>
                <w:delText>)</w:delText>
              </w:r>
            </w:del>
          </w:p>
        </w:tc>
        <w:tc>
          <w:tcPr>
            <w:tcW w:w="1960" w:type="dxa"/>
            <w:shd w:val="clear" w:color="auto" w:fill="auto"/>
          </w:tcPr>
          <w:p w14:paraId="1527FBC8" w14:textId="422F21E2" w:rsidR="006F129C" w:rsidRPr="0098259C" w:rsidDel="0065491B" w:rsidRDefault="00CA7298" w:rsidP="009C6B97">
            <w:pPr>
              <w:pStyle w:val="Textkrper-Tabelle"/>
              <w:rPr>
                <w:del w:id="2344" w:author="Otter, Martin" w:date="2014-04-25T18:08:00Z"/>
                <w:rFonts w:cs="Arial"/>
                <w:i/>
              </w:rPr>
            </w:pPr>
            <w:del w:id="2345" w:author="Otter, Martin" w:date="2014-04-01T12:00:00Z">
              <w:r w:rsidRPr="0098259C" w:rsidDel="00B007AA">
                <w:rPr>
                  <w:rFonts w:cs="Arial"/>
                  <w:i/>
                </w:rPr>
                <w:delText>tunable</w:delText>
              </w:r>
              <w:r w:rsidR="006F129C" w:rsidRPr="0098259C" w:rsidDel="00B007AA">
                <w:rPr>
                  <w:rFonts w:cs="Arial"/>
                  <w:i/>
                </w:rPr>
                <w:delText xml:space="preserve"> output</w:delText>
              </w:r>
            </w:del>
          </w:p>
        </w:tc>
        <w:tc>
          <w:tcPr>
            <w:tcW w:w="6372" w:type="dxa"/>
            <w:shd w:val="clear" w:color="auto" w:fill="auto"/>
          </w:tcPr>
          <w:p w14:paraId="39F2F5BB" w14:textId="2533B0E5" w:rsidR="006F129C" w:rsidRPr="0098259C" w:rsidDel="0065491B" w:rsidRDefault="00F61CBC" w:rsidP="00EF5EC8">
            <w:pPr>
              <w:pStyle w:val="Textkrper-Tabelle"/>
              <w:rPr>
                <w:del w:id="2346" w:author="Otter, Martin" w:date="2014-04-25T18:08:00Z"/>
                <w:rFonts w:cs="Arial"/>
                <w:i/>
              </w:rPr>
            </w:pPr>
            <w:del w:id="2347" w:author="Otter, Martin" w:date="2014-04-01T12:00:00Z">
              <w:r w:rsidDel="00B007AA">
                <w:rPr>
                  <w:rFonts w:cs="Arial"/>
                  <w:i/>
                </w:rPr>
                <w:delText xml:space="preserve">Output </w:delText>
              </w:r>
              <w:r w:rsidR="006F129C" w:rsidRPr="0098259C" w:rsidDel="00B007AA">
                <w:rPr>
                  <w:rFonts w:cs="Arial"/>
                  <w:i/>
                </w:rPr>
                <w:delText>that depends on tunable parameters and is computed in the FMU. Can be used in another model.</w:delText>
              </w:r>
            </w:del>
          </w:p>
        </w:tc>
      </w:tr>
      <w:tr w:rsidR="006F129C" w:rsidRPr="0098259C" w14:paraId="5508936B" w14:textId="77777777" w:rsidTr="00F067A2">
        <w:tc>
          <w:tcPr>
            <w:tcW w:w="703" w:type="dxa"/>
            <w:shd w:val="clear" w:color="auto" w:fill="auto"/>
          </w:tcPr>
          <w:p w14:paraId="354D8BC1" w14:textId="72F37552" w:rsidR="006F129C" w:rsidRPr="0098259C" w:rsidRDefault="006F129C" w:rsidP="009C6B97">
            <w:pPr>
              <w:pStyle w:val="Textkrper-Tabelle"/>
              <w:jc w:val="right"/>
              <w:rPr>
                <w:rFonts w:cs="Arial"/>
                <w:i/>
                <w:color w:val="006600"/>
              </w:rPr>
            </w:pPr>
            <w:r w:rsidRPr="0098259C">
              <w:rPr>
                <w:rFonts w:cs="Arial"/>
                <w:i/>
                <w:color w:val="006600"/>
              </w:rPr>
              <w:t>(</w:t>
            </w:r>
            <w:ins w:id="2348" w:author="Otter, Martin" w:date="2014-06-04T16:46:00Z">
              <w:r w:rsidR="00127A46">
                <w:rPr>
                  <w:rFonts w:cs="Arial"/>
                  <w:i/>
                  <w:color w:val="006600"/>
                </w:rPr>
                <w:t>8</w:t>
              </w:r>
            </w:ins>
            <w:del w:id="2349" w:author="Otter, Martin" w:date="2014-06-04T16:46:00Z">
              <w:r w:rsidR="00E75028" w:rsidDel="00127A46">
                <w:rPr>
                  <w:rFonts w:cs="Arial"/>
                  <w:i/>
                  <w:color w:val="006600"/>
                </w:rPr>
                <w:delText>12</w:delText>
              </w:r>
            </w:del>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00E8C48D" w:rsidR="006F129C" w:rsidRPr="0098259C" w:rsidRDefault="006F129C" w:rsidP="009C6B97">
            <w:pPr>
              <w:pStyle w:val="Textkrper-Tabelle"/>
              <w:jc w:val="right"/>
              <w:rPr>
                <w:rFonts w:cs="Arial"/>
                <w:i/>
                <w:color w:val="006600"/>
              </w:rPr>
            </w:pPr>
            <w:r w:rsidRPr="0098259C">
              <w:rPr>
                <w:rFonts w:cs="Arial"/>
                <w:i/>
                <w:color w:val="006600"/>
              </w:rPr>
              <w:t>(</w:t>
            </w:r>
            <w:ins w:id="2350" w:author="Otter, Martin" w:date="2014-06-04T16:46:00Z">
              <w:r w:rsidR="00127A46">
                <w:rPr>
                  <w:rFonts w:cs="Arial"/>
                  <w:i/>
                  <w:color w:val="006600"/>
                </w:rPr>
                <w:t>9</w:t>
              </w:r>
            </w:ins>
            <w:del w:id="2351" w:author="Otter, Martin" w:date="2014-06-04T16:46:00Z">
              <w:r w:rsidRPr="0098259C" w:rsidDel="00127A46">
                <w:rPr>
                  <w:rFonts w:cs="Arial"/>
                  <w:i/>
                  <w:color w:val="006600"/>
                </w:rPr>
                <w:delText>1</w:delText>
              </w:r>
              <w:r w:rsidR="00E75028" w:rsidDel="00127A46">
                <w:rPr>
                  <w:rFonts w:cs="Arial"/>
                  <w:i/>
                  <w:color w:val="006600"/>
                </w:rPr>
                <w:delText>3</w:delText>
              </w:r>
            </w:del>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7CC90F24" w:rsidR="006F129C" w:rsidRPr="0098259C" w:rsidRDefault="006F129C" w:rsidP="009C6B97">
            <w:pPr>
              <w:pStyle w:val="Textkrper-Tabelle"/>
              <w:jc w:val="right"/>
              <w:rPr>
                <w:rFonts w:cs="Arial"/>
                <w:i/>
                <w:color w:val="006600"/>
              </w:rPr>
            </w:pPr>
            <w:r w:rsidRPr="0098259C">
              <w:rPr>
                <w:rFonts w:cs="Arial"/>
                <w:i/>
                <w:color w:val="006600"/>
              </w:rPr>
              <w:t>(1</w:t>
            </w:r>
            <w:ins w:id="2352" w:author="Otter, Martin" w:date="2014-06-04T16:46:00Z">
              <w:r w:rsidR="00127A46">
                <w:rPr>
                  <w:rFonts w:cs="Arial"/>
                  <w:i/>
                  <w:color w:val="006600"/>
                </w:rPr>
                <w:t>0</w:t>
              </w:r>
            </w:ins>
            <w:del w:id="2353" w:author="Otter, Martin" w:date="2014-06-04T16:46:00Z">
              <w:r w:rsidR="00E75028" w:rsidDel="00127A46">
                <w:rPr>
                  <w:rFonts w:cs="Arial"/>
                  <w:i/>
                  <w:color w:val="006600"/>
                </w:rPr>
                <w:delText>4</w:delText>
              </w:r>
            </w:del>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4856C194" w:rsidR="006F129C" w:rsidRPr="0098259C" w:rsidRDefault="006F129C" w:rsidP="009C6B97">
            <w:pPr>
              <w:pStyle w:val="Textkrper-Tabelle"/>
              <w:jc w:val="right"/>
              <w:rPr>
                <w:rFonts w:cs="Arial"/>
                <w:i/>
                <w:color w:val="006600"/>
              </w:rPr>
            </w:pPr>
            <w:r w:rsidRPr="0098259C">
              <w:rPr>
                <w:rFonts w:cs="Arial"/>
                <w:i/>
                <w:color w:val="006600"/>
              </w:rPr>
              <w:t>(1</w:t>
            </w:r>
            <w:ins w:id="2354" w:author="Otter, Martin" w:date="2014-06-04T16:46:00Z">
              <w:r w:rsidR="00127A46">
                <w:rPr>
                  <w:rFonts w:cs="Arial"/>
                  <w:i/>
                  <w:color w:val="006600"/>
                </w:rPr>
                <w:t>1</w:t>
              </w:r>
            </w:ins>
            <w:del w:id="2355" w:author="Otter, Martin" w:date="2014-06-04T16:46:00Z">
              <w:r w:rsidR="00E75028" w:rsidDel="00127A46">
                <w:rPr>
                  <w:rFonts w:cs="Arial"/>
                  <w:i/>
                  <w:color w:val="006600"/>
                </w:rPr>
                <w:delText>5</w:delText>
              </w:r>
            </w:del>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pPr>
              <w:pStyle w:val="Textkrper-Tabelle"/>
              <w:rPr>
                <w:rFonts w:cs="Arial"/>
                <w:b/>
                <w:i/>
              </w:rPr>
              <w:pPrChange w:id="2356" w:author="Otter, Martin" w:date="2014-04-01T11:54:00Z">
                <w:pPr>
                  <w:pStyle w:val="Textkrper-Tabelle"/>
                  <w:keepNext/>
                  <w:overflowPunct w:val="0"/>
                  <w:autoSpaceDE w:val="0"/>
                  <w:autoSpaceDN w:val="0"/>
                  <w:adjustRightInd w:val="0"/>
                  <w:ind w:firstLine="227"/>
                  <w:jc w:val="both"/>
                  <w:textAlignment w:val="baseline"/>
                  <w:outlineLvl w:val="5"/>
                </w:pPr>
              </w:pPrChange>
            </w:pPr>
            <w:r>
              <w:rPr>
                <w:rFonts w:cs="Arial"/>
                <w:i/>
              </w:rPr>
              <w:t>Local variable</w:t>
            </w:r>
            <w:r w:rsidR="006F129C" w:rsidRPr="0098259C">
              <w:rPr>
                <w:rFonts w:cs="Arial"/>
                <w:i/>
              </w:rPr>
              <w:t xml:space="preserve"> that depends on fixed parameters</w:t>
            </w:r>
            <w:ins w:id="2357" w:author="Otter, Martin" w:date="2014-04-01T11:53:00Z">
              <w:r w:rsidR="00B007AA">
                <w:rPr>
                  <w:rFonts w:cs="Arial"/>
                  <w:i/>
                </w:rPr>
                <w:t xml:space="preserve"> only</w:t>
              </w:r>
            </w:ins>
            <w:r w:rsidR="006F129C" w:rsidRPr="0098259C">
              <w:rPr>
                <w:rFonts w:cs="Arial"/>
                <w:i/>
              </w:rPr>
              <w:t xml:space="preserve"> and is computed in the FMU. Cannot be used in another model.</w:t>
            </w:r>
            <w:ins w:id="2358" w:author="Otter, Martin" w:date="2014-04-01T11:53:00Z">
              <w:r w:rsidR="00B007AA">
                <w:rPr>
                  <w:rFonts w:cs="Arial"/>
                  <w:i/>
                </w:rPr>
                <w:br/>
                <w:t>After initialization, the value of this local variable cannot change</w:t>
              </w:r>
            </w:ins>
            <w:ins w:id="2359" w:author="Otter, Martin" w:date="2014-04-01T11:55:00Z">
              <w:r w:rsidR="00B007AA">
                <w:rPr>
                  <w:rFonts w:cs="Arial"/>
                  <w:i/>
                </w:rPr>
                <w:t>.</w:t>
              </w:r>
            </w:ins>
          </w:p>
        </w:tc>
      </w:tr>
      <w:tr w:rsidR="006F129C" w:rsidRPr="0098259C" w14:paraId="7F472058" w14:textId="77777777" w:rsidTr="00F067A2">
        <w:tc>
          <w:tcPr>
            <w:tcW w:w="703" w:type="dxa"/>
            <w:shd w:val="clear" w:color="auto" w:fill="auto"/>
          </w:tcPr>
          <w:p w14:paraId="56F9688D" w14:textId="434D268E" w:rsidR="006F129C" w:rsidRPr="0098259C" w:rsidRDefault="006F129C" w:rsidP="009C6B97">
            <w:pPr>
              <w:pStyle w:val="Textkrper-Tabelle"/>
              <w:jc w:val="right"/>
              <w:rPr>
                <w:rFonts w:cs="Arial"/>
                <w:i/>
                <w:color w:val="006600"/>
              </w:rPr>
            </w:pPr>
            <w:r w:rsidRPr="0098259C">
              <w:rPr>
                <w:rFonts w:cs="Arial"/>
                <w:i/>
                <w:color w:val="006600"/>
              </w:rPr>
              <w:t>(1</w:t>
            </w:r>
            <w:ins w:id="2360" w:author="Otter, Martin" w:date="2014-06-04T16:46:00Z">
              <w:r w:rsidR="00127A46">
                <w:rPr>
                  <w:rFonts w:cs="Arial"/>
                  <w:i/>
                  <w:color w:val="006600"/>
                </w:rPr>
                <w:t>2</w:t>
              </w:r>
            </w:ins>
            <w:del w:id="2361" w:author="Otter, Martin" w:date="2014-06-04T16:46:00Z">
              <w:r w:rsidR="00E75028" w:rsidDel="00127A46">
                <w:rPr>
                  <w:rFonts w:cs="Arial"/>
                  <w:i/>
                  <w:color w:val="006600"/>
                </w:rPr>
                <w:delText>6</w:delText>
              </w:r>
            </w:del>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71FFA80A" w:rsidR="006F129C" w:rsidRPr="0098259C" w:rsidRDefault="00F61CBC">
            <w:pPr>
              <w:pStyle w:val="Textkrper-Tabelle"/>
              <w:rPr>
                <w:rFonts w:cs="Arial"/>
                <w:b/>
                <w:i/>
              </w:rPr>
              <w:pPrChange w:id="2362" w:author="Otter, Martin" w:date="2014-04-01T11:55:00Z">
                <w:pPr>
                  <w:pStyle w:val="Textkrper-Tabelle"/>
                  <w:keepNext/>
                  <w:overflowPunct w:val="0"/>
                  <w:autoSpaceDE w:val="0"/>
                  <w:autoSpaceDN w:val="0"/>
                  <w:adjustRightInd w:val="0"/>
                  <w:ind w:firstLine="227"/>
                  <w:jc w:val="both"/>
                  <w:textAlignment w:val="baseline"/>
                  <w:outlineLvl w:val="5"/>
                </w:pPr>
              </w:pPrChange>
            </w:pPr>
            <w:r>
              <w:rPr>
                <w:rFonts w:cs="Arial"/>
                <w:i/>
              </w:rPr>
              <w:t>Local variable</w:t>
            </w:r>
            <w:r w:rsidR="006F129C" w:rsidRPr="0098259C">
              <w:rPr>
                <w:rFonts w:cs="Arial"/>
                <w:i/>
              </w:rPr>
              <w:t xml:space="preserve"> that depends on tunable</w:t>
            </w:r>
            <w:ins w:id="2363" w:author="Otter, Martin" w:date="2014-04-01T11:55:00Z">
              <w:r w:rsidR="00B007AA">
                <w:rPr>
                  <w:rFonts w:cs="Arial"/>
                  <w:i/>
                </w:rPr>
                <w:t xml:space="preserve"> </w:t>
              </w:r>
            </w:ins>
            <w:r w:rsidR="006F129C" w:rsidRPr="0098259C">
              <w:rPr>
                <w:rFonts w:cs="Arial"/>
                <w:i/>
              </w:rPr>
              <w:t>parameters</w:t>
            </w:r>
            <w:ins w:id="2364" w:author="Otter, Martin" w:date="2014-04-01T11:55:00Z">
              <w:r w:rsidR="00B007AA">
                <w:rPr>
                  <w:rFonts w:cs="Arial"/>
                  <w:i/>
                </w:rPr>
                <w:t xml:space="preserve"> only</w:t>
              </w:r>
            </w:ins>
            <w:r w:rsidR="00484F13">
              <w:rPr>
                <w:rFonts w:cs="Arial"/>
                <w:i/>
              </w:rPr>
              <w:t xml:space="preserve"> </w:t>
            </w:r>
            <w:del w:id="2365" w:author="Otter, Martin" w:date="2014-04-01T11:55:00Z">
              <w:r w:rsidR="006F129C" w:rsidRPr="0098259C" w:rsidDel="00B007AA">
                <w:rPr>
                  <w:rFonts w:cs="Arial"/>
                  <w:i/>
                </w:rPr>
                <w:delText xml:space="preserve"> </w:delText>
              </w:r>
            </w:del>
            <w:r w:rsidR="006F129C" w:rsidRPr="0098259C">
              <w:rPr>
                <w:rFonts w:cs="Arial"/>
                <w:i/>
              </w:rPr>
              <w:t>and is computed in the FMU. Cannot be used in another model.</w:t>
            </w:r>
            <w:ins w:id="2366" w:author="Otter, Martin" w:date="2014-04-01T11:54:00Z">
              <w:r w:rsidR="00B007AA">
                <w:rPr>
                  <w:rFonts w:cs="Arial"/>
                  <w:i/>
                </w:rPr>
                <w:br/>
                <w:t>The value of t</w:t>
              </w:r>
            </w:ins>
            <w:ins w:id="2367" w:author="Otter, Martin" w:date="2014-04-01T11:55:00Z">
              <w:r w:rsidR="00B007AA">
                <w:rPr>
                  <w:rFonts w:cs="Arial"/>
                  <w:i/>
                </w:rPr>
                <w:t xml:space="preserve">his local variable can only change during initialization </w:t>
              </w:r>
              <w:r w:rsidR="00B007AA">
                <w:rPr>
                  <w:rFonts w:cs="Arial"/>
                  <w:i/>
                </w:rPr>
                <w:lastRenderedPageBreak/>
                <w:t>and at event instants, provided a tunable parameter was changed.</w:t>
              </w:r>
            </w:ins>
          </w:p>
        </w:tc>
      </w:tr>
      <w:tr w:rsidR="006F129C" w:rsidRPr="0098259C" w14:paraId="278B7405" w14:textId="77777777" w:rsidTr="00F067A2">
        <w:tc>
          <w:tcPr>
            <w:tcW w:w="703" w:type="dxa"/>
            <w:shd w:val="clear" w:color="auto" w:fill="auto"/>
          </w:tcPr>
          <w:p w14:paraId="66B0B9EA" w14:textId="01CCDC9F" w:rsidR="006F129C" w:rsidRPr="0098259C" w:rsidRDefault="006F129C" w:rsidP="009C6B97">
            <w:pPr>
              <w:pStyle w:val="Textkrper-Tabelle"/>
              <w:jc w:val="right"/>
              <w:rPr>
                <w:rFonts w:cs="Arial"/>
                <w:i/>
                <w:color w:val="006600"/>
              </w:rPr>
            </w:pPr>
            <w:r w:rsidRPr="0098259C">
              <w:rPr>
                <w:rFonts w:cs="Arial"/>
                <w:i/>
                <w:color w:val="006600"/>
              </w:rPr>
              <w:lastRenderedPageBreak/>
              <w:t>(1</w:t>
            </w:r>
            <w:ins w:id="2368" w:author="Otter, Martin" w:date="2014-06-04T16:47:00Z">
              <w:r w:rsidR="00127A46">
                <w:rPr>
                  <w:rFonts w:cs="Arial"/>
                  <w:i/>
                  <w:color w:val="006600"/>
                </w:rPr>
                <w:t>3</w:t>
              </w:r>
            </w:ins>
            <w:del w:id="2369" w:author="Otter, Martin" w:date="2014-06-04T16:47:00Z">
              <w:r w:rsidR="00E75028" w:rsidDel="00127A46">
                <w:rPr>
                  <w:rFonts w:cs="Arial"/>
                  <w:i/>
                  <w:color w:val="006600"/>
                </w:rPr>
                <w:delText>7</w:delText>
              </w:r>
            </w:del>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2B387ABB" w:rsidR="006F129C" w:rsidRPr="0098259C" w:rsidRDefault="006F129C" w:rsidP="009C6B97">
            <w:pPr>
              <w:pStyle w:val="Textkrper-Tabelle"/>
              <w:jc w:val="right"/>
              <w:rPr>
                <w:rFonts w:cs="Arial"/>
                <w:i/>
                <w:color w:val="006600"/>
              </w:rPr>
            </w:pPr>
            <w:r w:rsidRPr="0098259C">
              <w:rPr>
                <w:rFonts w:cs="Arial"/>
                <w:i/>
                <w:color w:val="006600"/>
              </w:rPr>
              <w:t>(1</w:t>
            </w:r>
            <w:ins w:id="2370" w:author="Otter, Martin" w:date="2014-06-04T16:47:00Z">
              <w:r w:rsidR="00127A46">
                <w:rPr>
                  <w:rFonts w:cs="Arial"/>
                  <w:i/>
                  <w:color w:val="006600"/>
                </w:rPr>
                <w:t>4</w:t>
              </w:r>
            </w:ins>
            <w:del w:id="2371" w:author="Otter, Martin" w:date="2014-06-04T16:47:00Z">
              <w:r w:rsidR="00E75028" w:rsidDel="00127A46">
                <w:rPr>
                  <w:rFonts w:cs="Arial"/>
                  <w:i/>
                  <w:color w:val="006600"/>
                </w:rPr>
                <w:delText>8</w:delText>
              </w:r>
            </w:del>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313F84D7" w:rsidR="00067B13" w:rsidRPr="0098259C" w:rsidRDefault="00067B13">
            <w:pPr>
              <w:pStyle w:val="Textkrper-Tabelle"/>
              <w:jc w:val="right"/>
              <w:rPr>
                <w:rFonts w:cs="Arial"/>
                <w:i/>
                <w:color w:val="006600"/>
              </w:rPr>
            </w:pPr>
            <w:r w:rsidRPr="0098259C">
              <w:rPr>
                <w:rFonts w:cs="Arial"/>
                <w:i/>
                <w:color w:val="006600"/>
              </w:rPr>
              <w:t>(</w:t>
            </w:r>
            <w:ins w:id="2372" w:author="Otter, Martin" w:date="2014-06-04T16:47:00Z">
              <w:r w:rsidR="00127A46">
                <w:rPr>
                  <w:rFonts w:cs="Arial"/>
                  <w:i/>
                  <w:color w:val="006600"/>
                </w:rPr>
                <w:t>15</w:t>
              </w:r>
            </w:ins>
            <w:del w:id="2373" w:author="Otter, Martin" w:date="2014-06-04T16:47:00Z">
              <w:r w:rsidRPr="0098259C" w:rsidDel="00127A46">
                <w:rPr>
                  <w:rFonts w:cs="Arial"/>
                  <w:i/>
                  <w:color w:val="006600"/>
                </w:rPr>
                <w:delText>1</w:delText>
              </w:r>
              <w:r w:rsidDel="00127A46">
                <w:rPr>
                  <w:rFonts w:cs="Arial"/>
                  <w:i/>
                  <w:color w:val="006600"/>
                </w:rPr>
                <w:delText>9</w:delText>
              </w:r>
            </w:del>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39DAFBAB"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del w:id="2374" w:author="Otter, Martin" w:date="2014-04-09T11:00:00Z">
        <w:r w:rsidRPr="00AE2A4F" w:rsidDel="00140C25">
          <w:rPr>
            <w:rFonts w:ascii="Courier New" w:hAnsi="Courier New" w:cs="Courier New"/>
            <w:i/>
          </w:rPr>
          <w:delText>fmi</w:delText>
        </w:r>
      </w:del>
      <w:ins w:id="2375" w:author="Otter, Martin" w:date="2014-04-09T11:00:00Z">
        <w:r w:rsidR="00140C25">
          <w:rPr>
            <w:rFonts w:ascii="Courier New" w:hAnsi="Courier New" w:cs="Courier New"/>
            <w:i/>
          </w:rPr>
          <w:t>fmi2</w:t>
        </w:r>
      </w:ins>
      <w:r w:rsidRPr="00AE2A4F">
        <w:rPr>
          <w:rFonts w:ascii="Courier New" w:hAnsi="Courier New" w:cs="Courier New"/>
          <w:i/>
        </w:rPr>
        <w:t>DoStep</w:t>
      </w:r>
      <w:r>
        <w:rPr>
          <w:i/>
        </w:rPr>
        <w:t xml:space="preserve"> call</w:t>
      </w:r>
      <w:r w:rsidR="009D22F5">
        <w:rPr>
          <w:i/>
        </w:rPr>
        <w:t xml:space="preserve"> (so whenever an input can be set with </w:t>
      </w:r>
      <w:del w:id="2376" w:author="Otter, Martin" w:date="2014-04-09T11:00:00Z">
        <w:r w:rsidR="009D22F5" w:rsidRPr="00FF31C6" w:rsidDel="00140C25">
          <w:rPr>
            <w:rStyle w:val="CODE"/>
            <w:i/>
          </w:rPr>
          <w:delText>fmi</w:delText>
        </w:r>
      </w:del>
      <w:ins w:id="2377" w:author="Otter, Martin" w:date="2014-04-09T11:00:00Z">
        <w:r w:rsidR="00140C25">
          <w:rPr>
            <w:rStyle w:val="CODE"/>
            <w:i/>
          </w:rPr>
          <w:t>fmi2</w:t>
        </w:r>
      </w:ins>
      <w:r w:rsidR="009D22F5" w:rsidRPr="00FF31C6">
        <w:rPr>
          <w:rStyle w:val="CODE"/>
          <w:i/>
        </w:rPr>
        <w:t>SetXXX</w:t>
      </w:r>
      <w:r w:rsidR="009D22F5">
        <w:rPr>
          <w:i/>
        </w:rPr>
        <w:t xml:space="preserve">) and before </w:t>
      </w:r>
      <w:del w:id="2378" w:author="Otter, Martin" w:date="2014-04-09T11:00:00Z">
        <w:r w:rsidR="009D22F5" w:rsidRPr="00FF31C6" w:rsidDel="00140C25">
          <w:rPr>
            <w:rStyle w:val="CODE"/>
            <w:i/>
          </w:rPr>
          <w:delText>fmi</w:delText>
        </w:r>
      </w:del>
      <w:ins w:id="2379" w:author="Otter, Martin" w:date="2014-04-09T11:00:00Z">
        <w:r w:rsidR="00140C25">
          <w:rPr>
            <w:rStyle w:val="CODE"/>
            <w:i/>
          </w:rPr>
          <w:t>fmi2</w:t>
        </w:r>
      </w:ins>
      <w:r w:rsidR="009D22F5" w:rsidRPr="00FF31C6">
        <w:rPr>
          <w:rStyle w:val="CODE"/>
          <w:i/>
        </w:rPr>
        <w:t>ExitInitializationMode</w:t>
      </w:r>
      <w:r w:rsidR="00FF31C6">
        <w:rPr>
          <w:i/>
        </w:rPr>
        <w:t xml:space="preserve"> is called (so 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4A905F11" w:rsidR="00E9550E" w:rsidRPr="0098259C" w:rsidRDefault="00E9550E" w:rsidP="009A753C">
      <w:pPr>
        <w:pStyle w:val="Textkrper"/>
      </w:pPr>
      <w:r w:rsidRPr="0098259C">
        <w:t xml:space="preserve">Variables </w:t>
      </w:r>
      <w:r w:rsidR="00B46890" w:rsidRPr="0098259C">
        <w:t xml:space="preserve">of the same base type (like </w:t>
      </w:r>
      <w:del w:id="2380" w:author="Otter, Martin" w:date="2014-04-09T11:00:00Z">
        <w:r w:rsidR="00B46890" w:rsidRPr="0098259C" w:rsidDel="00140C25">
          <w:rPr>
            <w:rStyle w:val="CODE"/>
          </w:rPr>
          <w:delText>fmi</w:delText>
        </w:r>
      </w:del>
      <w:ins w:id="2381" w:author="Otter, Martin" w:date="2014-04-09T11:00:00Z">
        <w:r w:rsidR="00140C25">
          <w:rPr>
            <w:rStyle w:val="CODE"/>
          </w:rPr>
          <w:t>fmi2</w:t>
        </w:r>
      </w:ins>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ins w:id="2382" w:author="Otter, Martin" w:date="2014-04-15T17:10:00Z">
        <w:r w:rsidR="006C5046">
          <w:t xml:space="preserve">The </w:t>
        </w:r>
      </w:ins>
      <w:ins w:id="2383" w:author="Otter, Martin" w:date="2014-04-15T17:11:00Z">
        <w:r w:rsidR="006C5046">
          <w:t>main</w:t>
        </w:r>
      </w:ins>
      <w:ins w:id="2384" w:author="Otter, Martin" w:date="2014-04-15T17:10:00Z">
        <w:r w:rsidR="006C5046">
          <w:t xml:space="preserve"> purpose of “alias” variables is to enhance efficiency. </w:t>
        </w:r>
      </w:ins>
      <w:ins w:id="2385" w:author="Otter, Martin" w:date="2014-04-15T17:11:00Z">
        <w:r w:rsidR="006C5046">
          <w:t xml:space="preserve">If two variables </w:t>
        </w:r>
        <w:proofErr w:type="gramStart"/>
        <w:r w:rsidR="006C5046" w:rsidRPr="006C5046">
          <w:rPr>
            <w:rStyle w:val="CODE"/>
            <w:rPrChange w:id="2386" w:author="Otter, Martin" w:date="2014-04-15T17:13:00Z">
              <w:rPr/>
            </w:rPrChange>
          </w:rPr>
          <w:t>a</w:t>
        </w:r>
        <w:r w:rsidR="006C5046">
          <w:t xml:space="preserve"> and</w:t>
        </w:r>
        <w:proofErr w:type="gramEnd"/>
        <w:r w:rsidR="006C5046">
          <w:t xml:space="preserve"> </w:t>
        </w:r>
        <w:r w:rsidR="006C5046" w:rsidRPr="006C5046">
          <w:rPr>
            <w:rStyle w:val="CODE"/>
            <w:rPrChange w:id="2387" w:author="Otter, Martin" w:date="2014-04-15T17:13:00Z">
              <w:rPr/>
            </w:rPrChange>
          </w:rPr>
          <w:t>b</w:t>
        </w:r>
        <w:r w:rsidR="006C5046">
          <w:t xml:space="preserve"> are alias variables, then this is only allowed if </w:t>
        </w:r>
      </w:ins>
      <w:ins w:id="2388" w:author="Otter, Martin" w:date="2014-04-15T17:10:00Z">
        <w:r w:rsidR="006C5046">
          <w:t xml:space="preserve">the behavior of </w:t>
        </w:r>
      </w:ins>
      <w:ins w:id="2389" w:author="Otter, Martin" w:date="2014-04-15T17:11:00Z">
        <w:r w:rsidR="006C5046">
          <w:t xml:space="preserve">the </w:t>
        </w:r>
      </w:ins>
      <w:ins w:id="2390" w:author="Otter, Martin" w:date="2014-04-15T17:10:00Z">
        <w:r w:rsidR="006C5046">
          <w:t>FMU</w:t>
        </w:r>
      </w:ins>
      <w:ins w:id="2391" w:author="Otter, Martin" w:date="2014-04-15T17:11:00Z">
        <w:r w:rsidR="006C5046">
          <w:t xml:space="preserve"> </w:t>
        </w:r>
      </w:ins>
      <w:ins w:id="2392" w:author="Otter, Martin" w:date="2014-04-15T17:12:00Z">
        <w:r w:rsidR="006C5046">
          <w:t xml:space="preserve">would </w:t>
        </w:r>
      </w:ins>
      <w:ins w:id="2393" w:author="Otter, Martin" w:date="2014-04-15T17:11:00Z">
        <w:r w:rsidR="006C5046">
          <w:t>be</w:t>
        </w:r>
      </w:ins>
      <w:ins w:id="2394" w:author="Otter, Martin" w:date="2014-04-15T17:12:00Z">
        <w:r w:rsidR="006C5046">
          <w:t xml:space="preserve"> exactly the same, </w:t>
        </w:r>
      </w:ins>
      <w:ins w:id="2395" w:author="Otter, Martin" w:date="2014-04-15T17:13:00Z">
        <w:r w:rsidR="006C5046">
          <w:t xml:space="preserve">as </w:t>
        </w:r>
      </w:ins>
      <w:ins w:id="2396" w:author="Otter, Martin" w:date="2014-04-15T17:12:00Z">
        <w:r w:rsidR="006C5046">
          <w:t xml:space="preserve">if </w:t>
        </w:r>
        <w:r w:rsidR="006C5046" w:rsidRPr="006C5046">
          <w:rPr>
            <w:rStyle w:val="CODE"/>
            <w:rPrChange w:id="2397" w:author="Otter, Martin" w:date="2014-04-15T17:13:00Z">
              <w:rPr/>
            </w:rPrChange>
          </w:rPr>
          <w:t>a</w:t>
        </w:r>
        <w:r w:rsidR="006C5046">
          <w:t xml:space="preserve"> and </w:t>
        </w:r>
        <w:r w:rsidR="006C5046" w:rsidRPr="006C5046">
          <w:rPr>
            <w:rStyle w:val="CODE"/>
            <w:rPrChange w:id="2398" w:author="Otter, Martin" w:date="2014-04-15T17:13:00Z">
              <w:rPr/>
            </w:rPrChange>
          </w:rPr>
          <w:t>b</w:t>
        </w:r>
        <w:r w:rsidR="006C5046">
          <w:t xml:space="preserve"> </w:t>
        </w:r>
      </w:ins>
      <w:ins w:id="2399" w:author="Otter, Martin" w:date="2014-04-15T17:13:00Z">
        <w:r w:rsidR="006C5046">
          <w:t xml:space="preserve">would not be </w:t>
        </w:r>
      </w:ins>
      <w:ins w:id="2400" w:author="Otter, Martin" w:date="2014-04-15T17:12:00Z">
        <w:r w:rsidR="006C5046">
          <w:t xml:space="preserve">treated as alias variables </w:t>
        </w:r>
      </w:ins>
      <w:ins w:id="2401" w:author="Otter, Martin" w:date="2014-04-15T17:13:00Z">
        <w:r w:rsidR="006C5046">
          <w:t xml:space="preserve">(that is, </w:t>
        </w:r>
      </w:ins>
      <w:ins w:id="2402" w:author="Otter, Martin" w:date="2014-04-15T17:12:00Z">
        <w:r w:rsidR="006C5046">
          <w:t xml:space="preserve">would have different </w:t>
        </w:r>
        <w:r w:rsidR="006C5046" w:rsidRPr="006C5046">
          <w:rPr>
            <w:rStyle w:val="CODE"/>
            <w:rPrChange w:id="2403" w:author="Otter, Martin" w:date="2014-04-15T17:14:00Z">
              <w:rPr/>
            </w:rPrChange>
          </w:rPr>
          <w:t>valueReferences</w:t>
        </w:r>
      </w:ins>
      <w:ins w:id="2404" w:author="Otter, Martin" w:date="2014-04-15T17:14:00Z">
        <w:r w:rsidR="006C5046">
          <w:t>)</w:t>
        </w:r>
      </w:ins>
      <w:ins w:id="2405" w:author="Otter, Martin" w:date="2014-04-15T17:12:00Z">
        <w:r w:rsidR="006C5046">
          <w:t>.</w:t>
        </w:r>
      </w:ins>
      <w:ins w:id="2406" w:author="Otter, Martin" w:date="2014-04-15T17:10:00Z">
        <w:r w:rsidR="006C5046">
          <w:t xml:space="preserve"> </w:t>
        </w:r>
      </w:ins>
      <w:ins w:id="2407" w:author="Otter, Martin" w:date="2014-04-15T17:14:00Z">
        <w:r w:rsidR="006C5046">
          <w:t>This requirement leads naturally to the following restrictions</w:t>
        </w:r>
      </w:ins>
      <w:del w:id="2408" w:author="Otter, Martin" w:date="2014-04-15T17:14:00Z">
        <w:r w:rsidR="00B46890" w:rsidRPr="0098259C" w:rsidDel="006C5046">
          <w:delText>For “alias” variables several natural restrictions hold</w:delText>
        </w:r>
      </w:del>
      <w:r w:rsidR="00B46890" w:rsidRPr="0098259C">
        <w:t>:</w:t>
      </w:r>
    </w:p>
    <w:p w14:paraId="17CD74B1" w14:textId="1C49341E" w:rsidR="008E3517" w:rsidRPr="0098259C" w:rsidRDefault="00590D5C">
      <w:pPr>
        <w:pStyle w:val="BulletStandard"/>
        <w:numPr>
          <w:ilvl w:val="0"/>
          <w:numId w:val="67"/>
        </w:numPr>
        <w:spacing w:before="120" w:after="0" w:line="288" w:lineRule="auto"/>
        <w:ind w:left="641" w:hanging="357"/>
        <w:pPrChange w:id="2409" w:author="Otter, Martin" w:date="2014-04-23T09:45:00Z">
          <w:pPr>
            <w:pStyle w:val="BulletItemFirst"/>
            <w:numPr>
              <w:numId w:val="40"/>
            </w:numPr>
            <w:tabs>
              <w:tab w:val="num" w:pos="360"/>
            </w:tabs>
            <w:spacing w:before="120"/>
            <w:ind w:left="360" w:hanging="360"/>
          </w:pPr>
        </w:pPrChange>
      </w:pPr>
      <w:ins w:id="2410" w:author="Otter, Martin" w:date="2014-04-15T19:06:00Z">
        <w:r>
          <w:t xml:space="preserve">Variables </w:t>
        </w:r>
        <w:r w:rsidRPr="00590D5C">
          <w:rPr>
            <w:rStyle w:val="CODE"/>
            <w:rPrChange w:id="2411" w:author="Otter, Martin" w:date="2014-04-15T19:07:00Z">
              <w:rPr/>
            </w:rPrChange>
          </w:rPr>
          <w:t>a</w:t>
        </w:r>
        <w:r>
          <w:t xml:space="preserve"> and </w:t>
        </w:r>
        <w:r w:rsidRPr="00590D5C">
          <w:rPr>
            <w:rStyle w:val="CODE"/>
            <w:rPrChange w:id="2412" w:author="Otter, Martin" w:date="2014-04-15T19:07:00Z">
              <w:rPr/>
            </w:rPrChange>
          </w:rPr>
          <w:t>b</w:t>
        </w:r>
        <w:r>
          <w:t xml:space="preserve"> that can </w:t>
        </w:r>
      </w:ins>
      <w:ins w:id="2413" w:author="Otter, Martin" w:date="2014-04-23T09:38:00Z">
        <w:r w:rsidR="0084195E">
          <w:t xml:space="preserve">both </w:t>
        </w:r>
      </w:ins>
      <w:ins w:id="2414" w:author="Otter, Martin" w:date="2014-04-15T19:06:00Z">
        <w:r>
          <w:t xml:space="preserve">be set with </w:t>
        </w:r>
        <w:r w:rsidRPr="00590D5C">
          <w:rPr>
            <w:rStyle w:val="CODE"/>
            <w:rPrChange w:id="2415" w:author="Otter, Martin" w:date="2014-04-15T19:07:00Z">
              <w:rPr/>
            </w:rPrChange>
          </w:rPr>
          <w:t>fmi</w:t>
        </w:r>
      </w:ins>
      <w:ins w:id="2416" w:author="Otter, Martin" w:date="2014-04-15T19:07:00Z">
        <w:r>
          <w:rPr>
            <w:rStyle w:val="CODE"/>
          </w:rPr>
          <w:t>2</w:t>
        </w:r>
      </w:ins>
      <w:ins w:id="2417" w:author="Otter, Martin" w:date="2014-04-15T19:06:00Z">
        <w:r w:rsidRPr="00590D5C">
          <w:rPr>
            <w:rStyle w:val="CODE"/>
            <w:rPrChange w:id="2418" w:author="Otter, Martin" w:date="2014-04-15T19:07:00Z">
              <w:rPr/>
            </w:rPrChange>
          </w:rPr>
          <w:t>SetXXX</w:t>
        </w:r>
      </w:ins>
      <w:ins w:id="2419" w:author="Otter, Martin" w:date="2014-04-23T09:37:00Z">
        <w:r w:rsidR="003A509F">
          <w:t xml:space="preserve">, </w:t>
        </w:r>
      </w:ins>
      <w:ins w:id="2420" w:author="Otter, Martin" w:date="2014-04-23T09:38:00Z">
        <w:r w:rsidR="0084195E">
          <w:t xml:space="preserve">or variable </w:t>
        </w:r>
        <w:r w:rsidR="0084195E" w:rsidRPr="0084195E">
          <w:rPr>
            <w:rStyle w:val="CODE"/>
            <w:rPrChange w:id="2421" w:author="Otter, Martin" w:date="2014-04-23T09:39:00Z">
              <w:rPr/>
            </w:rPrChange>
          </w:rPr>
          <w:t>a</w:t>
        </w:r>
        <w:r w:rsidR="0084195E">
          <w:t xml:space="preserve"> that can be set with </w:t>
        </w:r>
        <w:r w:rsidR="0084195E" w:rsidRPr="0084195E">
          <w:rPr>
            <w:rStyle w:val="CODE"/>
            <w:rPrChange w:id="2422" w:author="Otter, Martin" w:date="2014-04-23T09:39:00Z">
              <w:rPr/>
            </w:rPrChange>
          </w:rPr>
          <w:t>fmiSetXXX</w:t>
        </w:r>
        <w:r w:rsidR="0084195E">
          <w:t xml:space="preserve"> and variable </w:t>
        </w:r>
        <w:r w:rsidR="0084195E" w:rsidRPr="0084195E">
          <w:rPr>
            <w:rStyle w:val="CODE"/>
            <w:rPrChange w:id="2423" w:author="Otter, Martin" w:date="2014-04-23T09:39:00Z">
              <w:rPr/>
            </w:rPrChange>
          </w:rPr>
          <w:t>b</w:t>
        </w:r>
        <w:r w:rsidR="0084195E">
          <w:t xml:space="preserve"> that is defined with </w:t>
        </w:r>
        <w:r w:rsidR="0084195E" w:rsidRPr="0084195E">
          <w:rPr>
            <w:rStyle w:val="CODE"/>
            <w:rPrChange w:id="2424" w:author="Otter, Martin" w:date="2014-04-23T09:39:00Z">
              <w:rPr/>
            </w:rPrChange>
          </w:rPr>
          <w:t>causality</w:t>
        </w:r>
        <w:r w:rsidR="0084195E">
          <w:t xml:space="preserve"> = </w:t>
        </w:r>
      </w:ins>
      <w:ins w:id="2425" w:author="Otter, Martin" w:date="2014-04-23T09:40:00Z">
        <w:r w:rsidR="0084195E">
          <w:rPr>
            <w:rStyle w:val="CODE"/>
            <w:rFonts w:cs="Courier New"/>
          </w:rPr>
          <w:t>″</w:t>
        </w:r>
      </w:ins>
      <w:ins w:id="2426" w:author="Otter, Martin" w:date="2014-04-23T09:39:00Z">
        <w:r w:rsidR="0084195E" w:rsidRPr="00411193">
          <w:rPr>
            <w:rStyle w:val="CODE"/>
          </w:rPr>
          <w:t>independent</w:t>
        </w:r>
      </w:ins>
      <w:ins w:id="2427" w:author="Otter, Martin" w:date="2014-04-23T09:40:00Z">
        <w:r w:rsidR="0084195E">
          <w:rPr>
            <w:rStyle w:val="CODE"/>
            <w:rFonts w:cs="Courier New"/>
          </w:rPr>
          <w:t>″</w:t>
        </w:r>
      </w:ins>
      <w:ins w:id="2428" w:author="Otter, Martin" w:date="2014-04-23T09:37:00Z">
        <w:r w:rsidR="003A509F">
          <w:t xml:space="preserve">, </w:t>
        </w:r>
      </w:ins>
      <w:ins w:id="2429" w:author="Otter, Martin" w:date="2014-04-15T19:06:00Z">
        <w:r>
          <w:t>cannot be alias variables</w:t>
        </w:r>
      </w:ins>
      <w:ins w:id="2430" w:author="Otter, Martin" w:date="2014-04-15T19:07:00Z">
        <w:r>
          <w:t xml:space="preserve"> </w:t>
        </w:r>
      </w:ins>
      <w:del w:id="2431" w:author="Otter, Martin" w:date="2014-04-15T19:07:00Z">
        <w:r w:rsidDel="00590D5C">
          <w:br/>
        </w:r>
        <w:r w:rsidR="008E3517" w:rsidRPr="0098259C" w:rsidDel="00590D5C">
          <w:delText xml:space="preserve">Variables with </w:delText>
        </w:r>
        <w:r w:rsidR="008E3517" w:rsidRPr="0098259C" w:rsidDel="00590D5C">
          <w:rPr>
            <w:rStyle w:val="CODE"/>
          </w:rPr>
          <w:delText xml:space="preserve">causality = </w:delText>
        </w:r>
        <w:r w:rsidR="00606BBC" w:rsidRPr="0098259C" w:rsidDel="00590D5C">
          <w:rPr>
            <w:rStyle w:val="CODE"/>
          </w:rPr>
          <w:delText>"</w:delText>
        </w:r>
        <w:r w:rsidR="008E3517" w:rsidRPr="0098259C" w:rsidDel="00590D5C">
          <w:rPr>
            <w:rStyle w:val="CODE"/>
          </w:rPr>
          <w:delText>parameter</w:delText>
        </w:r>
        <w:r w:rsidR="00606BBC" w:rsidRPr="0098259C" w:rsidDel="00590D5C">
          <w:rPr>
            <w:rStyle w:val="CODE"/>
          </w:rPr>
          <w:delText>"</w:delText>
        </w:r>
        <w:r w:rsidR="005F74F5" w:rsidRPr="00F067A2" w:rsidDel="00590D5C">
          <w:delText xml:space="preserve"> </w:delText>
        </w:r>
        <w:r w:rsidR="005F74F5" w:rsidDel="00590D5C">
          <w:delText>or</w:delText>
        </w:r>
        <w:r w:rsidR="008E3517" w:rsidRPr="0098259C" w:rsidDel="00590D5C">
          <w:delText xml:space="preserve"> </w:delText>
        </w:r>
        <w:r w:rsidR="00606BBC" w:rsidRPr="0098259C" w:rsidDel="00590D5C">
          <w:rPr>
            <w:rStyle w:val="CODE"/>
          </w:rPr>
          <w:delText>"</w:delText>
        </w:r>
        <w:r w:rsidR="008E3517" w:rsidRPr="0098259C" w:rsidDel="00590D5C">
          <w:rPr>
            <w:rStyle w:val="CODE"/>
          </w:rPr>
          <w:delText>input</w:delText>
        </w:r>
        <w:r w:rsidR="00606BBC" w:rsidRPr="0098259C" w:rsidDel="00590D5C">
          <w:rPr>
            <w:rStyle w:val="CODE"/>
          </w:rPr>
          <w:delText>"</w:delText>
        </w:r>
        <w:r w:rsidR="008E3517" w:rsidRPr="0098259C" w:rsidDel="00590D5C">
          <w:delText xml:space="preserve"> cannot be alias variables </w:delText>
        </w:r>
      </w:del>
      <w:r w:rsidR="008E3517" w:rsidRPr="0098259C">
        <w:t>[</w:t>
      </w:r>
      <w:r w:rsidR="008E3517" w:rsidRPr="0098259C">
        <w:rPr>
          <w:i/>
        </w:rPr>
        <w:t xml:space="preserve">since these variables are “independent” variables and alias means that there is a constraint equation between variables (= the values are the same), and then the variables </w:t>
      </w:r>
      <w:r w:rsidR="00D714E0" w:rsidRPr="0098259C">
        <w:rPr>
          <w:i/>
        </w:rPr>
        <w:t>are</w:t>
      </w:r>
      <w:r w:rsidR="008E3517" w:rsidRPr="0098259C">
        <w:rPr>
          <w:i/>
        </w:rPr>
        <w:t xml:space="preserve"> no longer “independent”</w:t>
      </w:r>
      <w:ins w:id="2432" w:author="Otter, Martin" w:date="2014-03-26T19:41:00Z">
        <w:r w:rsidR="00BC5F45">
          <w:rPr>
            <w:i/>
          </w:rPr>
          <w:t>.</w:t>
        </w:r>
        <w:r w:rsidR="00BC5F45">
          <w:rPr>
            <w:i/>
          </w:rPr>
          <w:br/>
        </w:r>
        <w:r w:rsidR="00BC5F45" w:rsidRPr="00BC5F45">
          <w:rPr>
            <w:i/>
          </w:rPr>
          <w:t xml:space="preserve">For example if variables </w:t>
        </w:r>
        <w:proofErr w:type="gramStart"/>
        <w:r w:rsidR="00BC5F45" w:rsidRPr="00BC5F45">
          <w:rPr>
            <w:rStyle w:val="CODE"/>
            <w:rPrChange w:id="2433" w:author="Otter, Martin" w:date="2014-03-26T19:44:00Z">
              <w:rPr>
                <w:i/>
              </w:rPr>
            </w:rPrChange>
          </w:rPr>
          <w:t>a</w:t>
        </w:r>
        <w:r w:rsidR="00BC5F45" w:rsidRPr="00BC5F45">
          <w:rPr>
            <w:i/>
          </w:rPr>
          <w:t xml:space="preserve"> and</w:t>
        </w:r>
        <w:proofErr w:type="gramEnd"/>
        <w:r w:rsidR="00BC5F45" w:rsidRPr="00BC5F45">
          <w:rPr>
            <w:i/>
          </w:rPr>
          <w:t xml:space="preserve"> </w:t>
        </w:r>
        <w:r w:rsidR="00BC5F45" w:rsidRPr="00BC5F45">
          <w:rPr>
            <w:rStyle w:val="CODE"/>
            <w:rPrChange w:id="2434" w:author="Otter, Martin" w:date="2014-03-26T19:44:00Z">
              <w:rPr>
                <w:i/>
              </w:rPr>
            </w:rPrChange>
          </w:rPr>
          <w:t>b</w:t>
        </w:r>
        <w:r w:rsidR="00BC5F45" w:rsidRPr="00BC5F45">
          <w:rPr>
            <w:i/>
          </w:rPr>
          <w:t xml:space="preserve"> have </w:t>
        </w:r>
        <w:r w:rsidR="00BC5F45" w:rsidRPr="00BC5F45">
          <w:rPr>
            <w:rStyle w:val="CODE"/>
            <w:rPrChange w:id="2435" w:author="Otter, Martin" w:date="2014-03-26T19:44:00Z">
              <w:rPr>
                <w:i/>
              </w:rPr>
            </w:rPrChange>
          </w:rPr>
          <w:t xml:space="preserve">causality = </w:t>
        </w:r>
      </w:ins>
      <w:ins w:id="2436" w:author="Otter, Martin" w:date="2014-03-26T19:44:00Z">
        <w:r w:rsidR="00BC5F45" w:rsidRPr="00BC5F45">
          <w:rPr>
            <w:rStyle w:val="CODE"/>
            <w:i/>
            <w:rPrChange w:id="2437" w:author="Otter, Martin" w:date="2014-03-26T19:44:00Z">
              <w:rPr>
                <w:rStyle w:val="CODE"/>
              </w:rPr>
            </w:rPrChange>
          </w:rPr>
          <w:t>"</w:t>
        </w:r>
      </w:ins>
      <w:ins w:id="2438" w:author="Otter, Martin" w:date="2014-03-26T19:41:00Z">
        <w:r w:rsidR="00BC5F45" w:rsidRPr="00BC5F45">
          <w:rPr>
            <w:rStyle w:val="CODE"/>
            <w:rPrChange w:id="2439" w:author="Otter, Martin" w:date="2014-03-26T19:44:00Z">
              <w:rPr>
                <w:i/>
              </w:rPr>
            </w:rPrChange>
          </w:rPr>
          <w:t>parameter</w:t>
        </w:r>
      </w:ins>
      <w:ins w:id="2440" w:author="Otter, Martin" w:date="2014-03-26T19:44:00Z">
        <w:r w:rsidR="00BC5F45" w:rsidRPr="00BC5F45">
          <w:rPr>
            <w:rStyle w:val="CODE"/>
            <w:i/>
            <w:rPrChange w:id="2441" w:author="Otter, Martin" w:date="2014-03-26T19:44:00Z">
              <w:rPr>
                <w:rStyle w:val="CODE"/>
              </w:rPr>
            </w:rPrChange>
          </w:rPr>
          <w:t>"</w:t>
        </w:r>
      </w:ins>
      <w:ins w:id="2442" w:author="Otter, Martin" w:date="2014-03-26T19:41:00Z">
        <w:r w:rsidR="00BC5F45" w:rsidRPr="00BC5F45">
          <w:rPr>
            <w:i/>
          </w:rPr>
          <w:t xml:space="preserve">, then the value references of </w:t>
        </w:r>
        <w:r w:rsidR="00BC5F45" w:rsidRPr="00BC5F45">
          <w:rPr>
            <w:rStyle w:val="CODE"/>
            <w:rPrChange w:id="2443" w:author="Otter, Martin" w:date="2014-03-26T19:44:00Z">
              <w:rPr>
                <w:i/>
              </w:rPr>
            </w:rPrChange>
          </w:rPr>
          <w:t>a</w:t>
        </w:r>
        <w:r w:rsidR="00BC5F45" w:rsidRPr="00BC5F45">
          <w:rPr>
            <w:i/>
          </w:rPr>
          <w:t xml:space="preserve"> and </w:t>
        </w:r>
        <w:r w:rsidR="00BC5F45" w:rsidRPr="00BC5F45">
          <w:rPr>
            <w:rStyle w:val="CODE"/>
            <w:rPrChange w:id="2444" w:author="Otter, Martin" w:date="2014-03-26T19:44:00Z">
              <w:rPr>
                <w:i/>
              </w:rPr>
            </w:rPrChange>
          </w:rPr>
          <w:t>b</w:t>
        </w:r>
        <w:r w:rsidR="00BC5F45" w:rsidRPr="00BC5F45">
          <w:rPr>
            <w:i/>
          </w:rPr>
          <w:t xml:space="preserve"> must be different. </w:t>
        </w:r>
      </w:ins>
      <w:ins w:id="2445" w:author="Otter, Martin" w:date="2014-03-26T19:42:00Z">
        <w:r w:rsidR="00BC5F45" w:rsidRPr="00BC5F45">
          <w:rPr>
            <w:i/>
          </w:rPr>
          <w:t xml:space="preserve">However, if variable </w:t>
        </w:r>
        <w:r w:rsidR="00BC5F45" w:rsidRPr="00BC5F45">
          <w:rPr>
            <w:rStyle w:val="CODE"/>
            <w:rPrChange w:id="2446" w:author="Otter, Martin" w:date="2014-03-26T19:44:00Z">
              <w:rPr>
                <w:i/>
              </w:rPr>
            </w:rPrChange>
          </w:rPr>
          <w:t>a</w:t>
        </w:r>
        <w:r w:rsidR="00BC5F45" w:rsidRPr="00BC5F45">
          <w:rPr>
            <w:i/>
          </w:rPr>
          <w:t xml:space="preserve"> has </w:t>
        </w:r>
        <w:r w:rsidR="00BC5F45" w:rsidRPr="00BC5F45">
          <w:rPr>
            <w:rStyle w:val="CODE"/>
            <w:rPrChange w:id="2447" w:author="Otter, Martin" w:date="2014-03-26T19:44:00Z">
              <w:rPr>
                <w:i/>
              </w:rPr>
            </w:rPrChange>
          </w:rPr>
          <w:t xml:space="preserve">causality = </w:t>
        </w:r>
      </w:ins>
      <w:ins w:id="2448" w:author="Otter, Martin" w:date="2014-03-26T19:44:00Z">
        <w:r w:rsidR="00BC5F45" w:rsidRPr="00BC5F45">
          <w:rPr>
            <w:rStyle w:val="CODE"/>
            <w:i/>
            <w:rPrChange w:id="2449" w:author="Otter, Martin" w:date="2014-03-26T19:44:00Z">
              <w:rPr>
                <w:rStyle w:val="CODE"/>
              </w:rPr>
            </w:rPrChange>
          </w:rPr>
          <w:t>"</w:t>
        </w:r>
      </w:ins>
      <w:ins w:id="2450" w:author="Otter, Martin" w:date="2014-03-26T19:42:00Z">
        <w:r w:rsidR="00BC5F45" w:rsidRPr="00BC5F45">
          <w:rPr>
            <w:rStyle w:val="CODE"/>
            <w:rPrChange w:id="2451" w:author="Otter, Martin" w:date="2014-03-26T19:44:00Z">
              <w:rPr>
                <w:i/>
              </w:rPr>
            </w:rPrChange>
          </w:rPr>
          <w:t>parameter</w:t>
        </w:r>
      </w:ins>
      <w:ins w:id="2452" w:author="Otter, Martin" w:date="2014-03-26T19:44:00Z">
        <w:r w:rsidR="00BC5F45" w:rsidRPr="00BC5F45">
          <w:rPr>
            <w:rStyle w:val="CODE"/>
            <w:i/>
            <w:rPrChange w:id="2453" w:author="Otter, Martin" w:date="2014-03-26T19:44:00Z">
              <w:rPr>
                <w:rStyle w:val="CODE"/>
              </w:rPr>
            </w:rPrChange>
          </w:rPr>
          <w:t>"</w:t>
        </w:r>
      </w:ins>
      <w:ins w:id="2454" w:author="Otter, Martin" w:date="2014-03-26T19:42:00Z">
        <w:r w:rsidR="00BC5F45" w:rsidRPr="00BC5F45">
          <w:rPr>
            <w:i/>
          </w:rPr>
          <w:t xml:space="preserve"> and </w:t>
        </w:r>
        <w:r w:rsidR="00BC5F45" w:rsidRPr="00BC5F45">
          <w:rPr>
            <w:rStyle w:val="CODE"/>
            <w:rPrChange w:id="2455" w:author="Otter, Martin" w:date="2014-03-26T19:44:00Z">
              <w:rPr>
                <w:i/>
              </w:rPr>
            </w:rPrChange>
          </w:rPr>
          <w:t>b</w:t>
        </w:r>
        <w:r w:rsidR="00BC5F45" w:rsidRPr="00BC5F45">
          <w:rPr>
            <w:i/>
          </w:rPr>
          <w:t xml:space="preserve"> has </w:t>
        </w:r>
        <w:r w:rsidR="00BC5F45" w:rsidRPr="00BC5F45">
          <w:rPr>
            <w:rStyle w:val="CODE"/>
            <w:rPrChange w:id="2456" w:author="Otter, Martin" w:date="2014-03-26T19:44:00Z">
              <w:rPr>
                <w:i/>
              </w:rPr>
            </w:rPrChange>
          </w:rPr>
          <w:lastRenderedPageBreak/>
          <w:t xml:space="preserve">causality = </w:t>
        </w:r>
      </w:ins>
      <w:ins w:id="2457" w:author="Otter, Martin" w:date="2014-03-26T19:44:00Z">
        <w:r w:rsidR="00BC5F45" w:rsidRPr="00BC5F45">
          <w:rPr>
            <w:rStyle w:val="CODE"/>
            <w:i/>
            <w:rPrChange w:id="2458" w:author="Otter, Martin" w:date="2014-03-26T19:44:00Z">
              <w:rPr>
                <w:rStyle w:val="CODE"/>
              </w:rPr>
            </w:rPrChange>
          </w:rPr>
          <w:t>"</w:t>
        </w:r>
      </w:ins>
      <w:ins w:id="2459" w:author="Otter, Martin" w:date="2014-03-26T19:42:00Z">
        <w:r w:rsidR="00BC5F45" w:rsidRPr="00BC5F45">
          <w:rPr>
            <w:rStyle w:val="CODE"/>
            <w:rPrChange w:id="2460" w:author="Otter, Martin" w:date="2014-03-26T19:44:00Z">
              <w:rPr>
                <w:i/>
              </w:rPr>
            </w:rPrChange>
          </w:rPr>
          <w:t>calculatedParameter</w:t>
        </w:r>
      </w:ins>
      <w:ins w:id="2461" w:author="Otter, Martin" w:date="2014-03-26T19:44:00Z">
        <w:r w:rsidR="00BC5F45" w:rsidRPr="00BC5F45">
          <w:rPr>
            <w:rStyle w:val="CODE"/>
            <w:i/>
            <w:rPrChange w:id="2462" w:author="Otter, Martin" w:date="2014-03-26T19:44:00Z">
              <w:rPr>
                <w:rStyle w:val="CODE"/>
              </w:rPr>
            </w:rPrChange>
          </w:rPr>
          <w:t>"</w:t>
        </w:r>
      </w:ins>
      <w:ins w:id="2463" w:author="Otter, Martin" w:date="2014-03-26T19:42:00Z">
        <w:r w:rsidR="00BC5F45" w:rsidRPr="00BC5F45">
          <w:rPr>
            <w:i/>
          </w:rPr>
          <w:t xml:space="preserve"> and </w:t>
        </w:r>
        <w:proofErr w:type="gramStart"/>
        <w:r w:rsidR="00BC5F45" w:rsidRPr="00BC5F45">
          <w:rPr>
            <w:rStyle w:val="CODE"/>
            <w:rPrChange w:id="2464" w:author="Otter, Martin" w:date="2014-03-26T19:44:00Z">
              <w:rPr>
                <w:i/>
              </w:rPr>
            </w:rPrChange>
          </w:rPr>
          <w:t>b :=</w:t>
        </w:r>
        <w:proofErr w:type="gramEnd"/>
        <w:r w:rsidR="00BC5F45" w:rsidRPr="00BC5F45">
          <w:rPr>
            <w:rStyle w:val="CODE"/>
            <w:rPrChange w:id="2465" w:author="Otter, Martin" w:date="2014-03-26T19:44:00Z">
              <w:rPr>
                <w:i/>
              </w:rPr>
            </w:rPrChange>
          </w:rPr>
          <w:t xml:space="preserve"> a</w:t>
        </w:r>
        <w:r w:rsidR="00BC5F45" w:rsidRPr="00BC5F45">
          <w:rPr>
            <w:i/>
          </w:rPr>
          <w:t xml:space="preserve">, then </w:t>
        </w:r>
        <w:r w:rsidR="00BC5F45" w:rsidRPr="00BC5F45">
          <w:rPr>
            <w:rStyle w:val="CODE"/>
            <w:rPrChange w:id="2466" w:author="Otter, Martin" w:date="2014-03-26T19:44:00Z">
              <w:rPr>
                <w:i/>
              </w:rPr>
            </w:rPrChange>
          </w:rPr>
          <w:t>a</w:t>
        </w:r>
        <w:r w:rsidR="00BC5F45" w:rsidRPr="00BC5F45">
          <w:rPr>
            <w:i/>
          </w:rPr>
          <w:t xml:space="preserve"> and </w:t>
        </w:r>
        <w:r w:rsidR="00BC5F45" w:rsidRPr="00BC5F45">
          <w:rPr>
            <w:rStyle w:val="CODE"/>
            <w:rPrChange w:id="2467" w:author="Otter, Martin" w:date="2014-03-26T19:44:00Z">
              <w:rPr>
                <w:i/>
              </w:rPr>
            </w:rPrChange>
          </w:rPr>
          <w:t>b</w:t>
        </w:r>
        <w:r w:rsidR="00BC5F45" w:rsidRPr="00BC5F45">
          <w:rPr>
            <w:i/>
          </w:rPr>
          <w:t xml:space="preserve"> can have the same value reference.</w:t>
        </w:r>
      </w:ins>
      <w:r w:rsidR="008E3517" w:rsidRPr="0098259C">
        <w:t>].</w:t>
      </w:r>
    </w:p>
    <w:p w14:paraId="400256BC" w14:textId="7E29B227" w:rsidR="008E3517" w:rsidRDefault="00D714E0">
      <w:pPr>
        <w:pStyle w:val="BulletItemFirst"/>
        <w:numPr>
          <w:ilvl w:val="0"/>
          <w:numId w:val="67"/>
        </w:numPr>
        <w:spacing w:before="120"/>
        <w:ind w:left="641" w:hanging="357"/>
        <w:rPr>
          <w:ins w:id="2468" w:author="Otter, Martin" w:date="2014-04-23T09:57:00Z"/>
        </w:rPr>
        <w:pPrChange w:id="2469" w:author="Otter, Martin" w:date="2014-04-23T09:45:00Z">
          <w:pPr>
            <w:pStyle w:val="BulletItemFirst"/>
            <w:numPr>
              <w:numId w:val="40"/>
            </w:numPr>
            <w:tabs>
              <w:tab w:val="num" w:pos="360"/>
            </w:tabs>
            <w:spacing w:before="120"/>
            <w:ind w:left="360" w:hanging="360"/>
          </w:pPr>
        </w:pPrChange>
      </w:pPr>
      <w:r w:rsidRPr="0098259C">
        <w:t>At most one variable of the same alias set of variables</w:t>
      </w:r>
      <w:ins w:id="2470" w:author="Otter, Martin" w:date="2014-06-12T09:23:00Z">
        <w:r w:rsidR="002B28AD">
          <w:t xml:space="preserve"> with </w:t>
        </w:r>
      </w:ins>
      <w:ins w:id="2471" w:author="Otter, Martin" w:date="2014-06-12T09:24:00Z">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ins>
      <w:r w:rsidRPr="0098259C">
        <w:t xml:space="preserve"> can have a </w:t>
      </w:r>
      <w:r w:rsidRPr="0098259C">
        <w:rPr>
          <w:rStyle w:val="CODE"/>
        </w:rPr>
        <w:t>start</w:t>
      </w:r>
      <w:r w:rsidRPr="0098259C">
        <w:t xml:space="preserve"> attribute. [</w:t>
      </w:r>
      <w:proofErr w:type="gramStart"/>
      <w:r w:rsidRPr="0098259C">
        <w:rPr>
          <w:i/>
        </w:rPr>
        <w:t>since</w:t>
      </w:r>
      <w:proofErr w:type="gramEnd"/>
      <w:r w:rsidRPr="0098259C">
        <w:rPr>
          <w:i/>
        </w:rPr>
        <w:t xml:space="preserve"> “</w:t>
      </w:r>
      <w:r w:rsidRPr="0098259C">
        <w:rPr>
          <w:rStyle w:val="CODE"/>
        </w:rPr>
        <w:t>start</w:t>
      </w:r>
      <w:r w:rsidRPr="0098259C">
        <w:rPr>
          <w:i/>
        </w:rPr>
        <w:t>” variables are independent initial values.</w:t>
      </w:r>
      <w:r w:rsidRPr="0098259C">
        <w:t>]</w:t>
      </w:r>
    </w:p>
    <w:p w14:paraId="2E772FFF" w14:textId="427E97BB" w:rsidR="005C0BCB" w:rsidRDefault="005C0BCB">
      <w:pPr>
        <w:pStyle w:val="BulletItemFirst"/>
        <w:numPr>
          <w:ilvl w:val="0"/>
          <w:numId w:val="67"/>
        </w:numPr>
        <w:spacing w:before="120"/>
        <w:ind w:left="641" w:hanging="357"/>
        <w:pPrChange w:id="2472" w:author="Otter, Martin" w:date="2014-04-23T09:45:00Z">
          <w:pPr>
            <w:pStyle w:val="BulletItemFirst"/>
            <w:numPr>
              <w:numId w:val="40"/>
            </w:numPr>
            <w:tabs>
              <w:tab w:val="num" w:pos="360"/>
            </w:tabs>
            <w:spacing w:before="120"/>
            <w:ind w:left="360" w:hanging="360"/>
          </w:pPr>
        </w:pPrChange>
      </w:pPr>
      <w:ins w:id="2473" w:author="Otter, Martin" w:date="2014-04-23T09:57:00Z">
        <w:r>
          <w:t xml:space="preserve">A variable with </w:t>
        </w:r>
      </w:ins>
      <w:ins w:id="2474" w:author="Otter, Martin" w:date="2014-04-24T15:38:00Z">
        <w:r w:rsidR="00DB762B">
          <w:rPr>
            <w:rStyle w:val="CODE"/>
          </w:rPr>
          <w:t>variability</w:t>
        </w:r>
      </w:ins>
      <w:ins w:id="2475" w:author="Otter, Martin" w:date="2014-04-23T09:59:00Z">
        <w:r w:rsidRPr="008B3556">
          <w:rPr>
            <w:rStyle w:val="CODE"/>
          </w:rPr>
          <w:t xml:space="preserve"> = </w:t>
        </w:r>
        <w:r w:rsidRPr="008B3556">
          <w:rPr>
            <w:rStyle w:val="CODE"/>
            <w:i/>
          </w:rPr>
          <w:t>"</w:t>
        </w:r>
        <w:r>
          <w:rPr>
            <w:rStyle w:val="CODE"/>
          </w:rPr>
          <w:t>constant</w:t>
        </w:r>
        <w:r w:rsidRPr="008B3556">
          <w:rPr>
            <w:rStyle w:val="CODE"/>
            <w:i/>
          </w:rPr>
          <w:t>"</w:t>
        </w:r>
      </w:ins>
      <w:ins w:id="2476" w:author="Otter, Martin" w:date="2014-04-23T09:57:00Z">
        <w:r>
          <w:t xml:space="preserve"> </w:t>
        </w:r>
      </w:ins>
      <w:ins w:id="2477" w:author="Otter, Martin" w:date="2014-06-12T08:09:00Z">
        <w:r w:rsidR="00B81720">
          <w:t>can</w:t>
        </w:r>
      </w:ins>
      <w:ins w:id="2478" w:author="Otter, Martin" w:date="2014-06-12T09:21:00Z">
        <w:r w:rsidR="002B28AD">
          <w:t xml:space="preserve"> only be aliased to another variable with </w:t>
        </w:r>
      </w:ins>
      <w:ins w:id="2479" w:author="Otter, Martin" w:date="2014-06-12T09:22:00Z">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B28AD">
          <w:rPr>
            <w:rStyle w:val="CODE"/>
            <w:rPrChange w:id="2480" w:author="Otter, Martin" w:date="2014-06-12T09:23:00Z">
              <w:rPr/>
            </w:rPrChange>
          </w:rPr>
          <w:t>start</w:t>
        </w:r>
        <w:r w:rsidR="002B28AD">
          <w:t xml:space="preserve"> values of all aliased </w:t>
        </w:r>
      </w:ins>
      <w:ins w:id="2481" w:author="Otter, Martin" w:date="2014-06-12T09:23:00Z">
        <w:r w:rsidR="002B28AD">
          <w:t xml:space="preserve">(constant) </w:t>
        </w:r>
      </w:ins>
      <w:ins w:id="2482" w:author="Otter, Martin" w:date="2014-06-12T09:22:00Z">
        <w:r w:rsidR="002B28AD">
          <w:t>variables are identical</w:t>
        </w:r>
      </w:ins>
      <w:ins w:id="2483" w:author="Otter, Martin" w:date="2014-04-23T10:01:00Z">
        <w:r w:rsidR="00680345">
          <w:t>.</w:t>
        </w:r>
      </w:ins>
    </w:p>
    <w:p w14:paraId="77E9CD77" w14:textId="0829B9B9" w:rsidR="00EE6E90" w:rsidRPr="0098259C" w:rsidRDefault="00EE6E90">
      <w:pPr>
        <w:pStyle w:val="BulletItemFirst"/>
        <w:numPr>
          <w:ilvl w:val="0"/>
          <w:numId w:val="67"/>
        </w:numPr>
        <w:spacing w:before="120"/>
        <w:ind w:left="641" w:hanging="357"/>
        <w:pPrChange w:id="2484" w:author="Otter, Martin" w:date="2014-04-23T09:45:00Z">
          <w:pPr>
            <w:pStyle w:val="BulletItemFirst"/>
            <w:numPr>
              <w:numId w:val="40"/>
            </w:numPr>
            <w:tabs>
              <w:tab w:val="num" w:pos="360"/>
            </w:tabs>
            <w:spacing w:before="120"/>
            <w:ind w:left="360" w:hanging="360"/>
          </w:pPr>
        </w:pPrChange>
      </w:pPr>
      <w:ins w:id="2485" w:author="Otter, Martin" w:date="2014-04-03T12:35:00Z">
        <w:r>
          <w:t>All variables of the same alias set must all have either no</w:t>
        </w:r>
      </w:ins>
      <w:ins w:id="2486" w:author="Otter, Martin" w:date="2014-04-03T12:36:00Z">
        <w:r>
          <w:t xml:space="preserve"> </w:t>
        </w:r>
        <w:r w:rsidRPr="00EE6E90">
          <w:rPr>
            <w:rStyle w:val="CODE"/>
            <w:rPrChange w:id="2487" w:author="Otter, Martin" w:date="2014-04-03T12:37:00Z">
              <w:rPr/>
            </w:rPrChange>
          </w:rPr>
          <w:t>&lt;Unit&gt;</w:t>
        </w:r>
        <w:r>
          <w:t xml:space="preserve"> element defined or all of them must have the same </w:t>
        </w:r>
        <w:r w:rsidRPr="00EE6E90">
          <w:rPr>
            <w:rStyle w:val="CODE"/>
            <w:rPrChange w:id="2488" w:author="Otter, Martin" w:date="2014-04-03T12:37:00Z">
              <w:rPr/>
            </w:rPrChange>
          </w:rPr>
          <w:t>&lt;Unit name&gt;</w:t>
        </w:r>
        <w:r>
          <w:t xml:space="preserve"> and the same </w:t>
        </w:r>
        <w:r w:rsidRPr="00EE6E90">
          <w:rPr>
            <w:rStyle w:val="CODE"/>
            <w:rPrChange w:id="2489" w:author="Otter, Martin" w:date="2014-04-03T12:37:00Z">
              <w:rPr/>
            </w:rPrChange>
          </w:rPr>
          <w:t>&lt;Unit&gt;&lt;BaseUnit&gt;</w:t>
        </w:r>
        <w:r>
          <w:t xml:space="preserve"> definitions.</w:t>
        </w:r>
      </w:ins>
    </w:p>
    <w:p w14:paraId="34C6391F" w14:textId="77777777" w:rsidR="00085434" w:rsidRPr="0098259C" w:rsidRDefault="00085434" w:rsidP="00085434">
      <w:pPr>
        <w:pStyle w:val="Textkrper"/>
      </w:pPr>
      <w:r w:rsidRPr="0098259C">
        <w:t>The aliasing of variables only means that the “value” of the variables is always identical. However, aliased variables may have different attributes, like min/max/nominal values or description texts. [</w:t>
      </w:r>
      <w:r w:rsidRPr="0098259C">
        <w:rPr>
          <w:i/>
        </w:rPr>
        <w:t>For example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1399C67F" w:rsidR="00085434" w:rsidRPr="0098259C" w:rsidRDefault="00085434" w:rsidP="00085434">
      <w:pPr>
        <w:pStyle w:val="Textkrper"/>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 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77777777" w:rsidR="00324B2A" w:rsidRPr="0098259C" w:rsidRDefault="00324B2A" w:rsidP="009A753C">
      <w:pPr>
        <w:pStyle w:val="Textkrper"/>
      </w:pPr>
      <w:r w:rsidRPr="0098259C">
        <w:t xml:space="preserve">Type specific properties are defined in the </w:t>
      </w:r>
      <w:r w:rsidR="009B473D">
        <w:t>required</w:t>
      </w:r>
      <w:r w:rsidRPr="0098259C">
        <w:t xml:space="preserve"> choice element, where </w:t>
      </w:r>
      <w:r w:rsidR="009B473D">
        <w:t xml:space="preserve">exactly </w:t>
      </w:r>
      <w:r w:rsidRPr="0098259C">
        <w:t>one of “</w:t>
      </w:r>
      <w:r w:rsidRPr="0098259C">
        <w:rPr>
          <w:rStyle w:val="CODE"/>
        </w:rPr>
        <w:t>Real</w:t>
      </w:r>
      <w:r w:rsidRPr="0098259C">
        <w:t>”, “</w:t>
      </w:r>
      <w:r w:rsidRPr="0098259C">
        <w:rPr>
          <w:rStyle w:val="CODE"/>
        </w:rPr>
        <w:t>Integer</w:t>
      </w:r>
      <w:r w:rsidRPr="0098259C">
        <w:t>”, “</w:t>
      </w:r>
      <w:r w:rsidRPr="0098259C">
        <w:rPr>
          <w:rStyle w:val="CODE"/>
        </w:rPr>
        <w:t>Boolean</w:t>
      </w:r>
      <w:r w:rsidRPr="0098259C">
        <w:t>”, “</w:t>
      </w:r>
      <w:r w:rsidRPr="0098259C">
        <w:rPr>
          <w:rStyle w:val="CODE"/>
        </w:rPr>
        <w:t>String</w:t>
      </w:r>
      <w:r w:rsidRPr="0098259C">
        <w:t>”</w:t>
      </w:r>
      <w:r w:rsidR="00247652" w:rsidRPr="0098259C">
        <w:t>,</w:t>
      </w:r>
      <w:r w:rsidRPr="0098259C">
        <w:t xml:space="preserve"> “</w:t>
      </w:r>
      <w:r w:rsidRPr="0098259C">
        <w:rPr>
          <w:rStyle w:val="CODE"/>
        </w:rPr>
        <w:t>Enumeration</w:t>
      </w:r>
      <w:r w:rsidR="00606BBC" w:rsidRPr="0098259C">
        <w:t>”</w:t>
      </w:r>
      <w:r w:rsidR="00247652" w:rsidRPr="0098259C">
        <w:t xml:space="preserve"> </w:t>
      </w:r>
      <w:r w:rsidR="009B473D">
        <w:t>must</w:t>
      </w:r>
      <w:r w:rsidRPr="0098259C">
        <w:t xml:space="preserve"> be present in the </w:t>
      </w:r>
      <w:r w:rsidR="00374F39" w:rsidRPr="0098259C">
        <w:t>XML</w:t>
      </w:r>
      <w:r w:rsidR="005A2A81" w:rsidRPr="0098259C">
        <w:t xml:space="preserve"> file</w:t>
      </w:r>
      <w:r w:rsidRPr="0098259C">
        <w:t>:</w:t>
      </w:r>
    </w:p>
    <w:p w14:paraId="2B4EDA7B" w14:textId="77777777" w:rsidR="00B71600" w:rsidRPr="0098259C" w:rsidRDefault="00B71600" w:rsidP="002E5D50">
      <w:pPr>
        <w:pStyle w:val="Textkrper"/>
      </w:pPr>
    </w:p>
    <w:p w14:paraId="0B205909" w14:textId="60561BC0" w:rsidR="00611033" w:rsidRPr="0098259C" w:rsidRDefault="008A0504" w:rsidP="00611033">
      <w:pPr>
        <w:pStyle w:val="Textkrper"/>
      </w:pPr>
      <w:ins w:id="2490" w:author="Otter, Martin" w:date="2014-04-09T11:23:00Z">
        <w:r>
          <w:rPr>
            <w:noProof/>
            <w:lang w:eastAsia="en-US"/>
          </w:rPr>
          <w:lastRenderedPageBreak/>
          <w:drawing>
            <wp:inline distT="0" distB="0" distL="0" distR="0" wp14:anchorId="32EE7692" wp14:editId="337B9901">
              <wp:extent cx="3063600" cy="8701200"/>
              <wp:effectExtent l="0" t="0" r="3810" b="508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63600" cy="8701200"/>
                      </a:xfrm>
                      <a:prstGeom prst="rect">
                        <a:avLst/>
                      </a:prstGeom>
                    </pic:spPr>
                  </pic:pic>
                </a:graphicData>
              </a:graphic>
            </wp:inline>
          </w:drawing>
        </w:r>
      </w:ins>
      <w:r w:rsidR="00611033">
        <w:t xml:space="preserve">     </w:t>
      </w:r>
      <w:ins w:id="2491" w:author="Otter, Martin" w:date="2014-04-09T11:25:00Z">
        <w:r>
          <w:rPr>
            <w:noProof/>
            <w:lang w:eastAsia="en-US"/>
          </w:rPr>
          <w:drawing>
            <wp:inline distT="0" distB="0" distL="0" distR="0" wp14:anchorId="62737435" wp14:editId="023DFED5">
              <wp:extent cx="2619048" cy="3742857"/>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19048" cy="3742857"/>
                      </a:xfrm>
                      <a:prstGeom prst="rect">
                        <a:avLst/>
                      </a:prstGeom>
                    </pic:spPr>
                  </pic:pic>
                </a:graphicData>
              </a:graphic>
            </wp:inline>
          </w:drawing>
        </w:r>
      </w:ins>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2CB803E2">
            <wp:extent cx="2476191" cy="1752381"/>
            <wp:effectExtent l="0" t="0" r="635"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76191" cy="1752381"/>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ADD0991">
            <wp:extent cx="2361905" cy="1752381"/>
            <wp:effectExtent l="0" t="0" r="635"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61905" cy="1752381"/>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12198555">
            <wp:extent cx="2580953" cy="2838095"/>
            <wp:effectExtent l="0" t="0" r="0" b="63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80953" cy="2838095"/>
                    </a:xfrm>
                    <a:prstGeom prst="rect">
                      <a:avLst/>
                    </a:prstGeom>
                  </pic:spPr>
                </pic:pic>
              </a:graphicData>
            </a:graphic>
          </wp:inline>
        </w:drawing>
      </w:r>
    </w:p>
    <w:p w14:paraId="6FBA45BA" w14:textId="4DBC281B" w:rsidR="00324B2A" w:rsidRPr="0098259C" w:rsidRDefault="00324B2A" w:rsidP="00324B2A">
      <w:pPr>
        <w:pStyle w:val="Textkrper"/>
        <w:spacing w:after="120"/>
        <w:rPr>
          <w:rStyle w:val="FormatvorlageArial"/>
          <w:szCs w:val="21"/>
        </w:rPr>
      </w:pPr>
      <w:r w:rsidRPr="0098259C">
        <w:t>The attributes are defined in section</w:t>
      </w:r>
      <w:r w:rsidR="00D07BFD" w:rsidRPr="0098259C">
        <w:t xml:space="preserve"> </w:t>
      </w:r>
      <w:r w:rsidR="00D07BFD" w:rsidRPr="0098259C">
        <w:fldChar w:fldCharType="begin"/>
      </w:r>
      <w:r w:rsidR="00D07BFD" w:rsidRPr="0098259C">
        <w:instrText xml:space="preserve"> REF _Ref248879321 \r \h </w:instrText>
      </w:r>
      <w:r w:rsidR="00D07BFD" w:rsidRPr="0098259C">
        <w:fldChar w:fldCharType="separate"/>
      </w:r>
      <w:r w:rsidR="00854655">
        <w:t>2.2.3</w:t>
      </w:r>
      <w:r w:rsidR="00D07BFD" w:rsidRPr="0098259C">
        <w:fldChar w:fldCharType="end"/>
      </w:r>
      <w:r w:rsidR="00954A19" w:rsidRPr="0098259C">
        <w:t xml:space="preserve"> (“</w:t>
      </w:r>
      <w:r w:rsidR="00954A19" w:rsidRPr="0098259C">
        <w:rPr>
          <w:rStyle w:val="CODE"/>
        </w:rPr>
        <w:t>Type</w:t>
      </w:r>
      <w:ins w:id="2492" w:author="Otter, Martin" w:date="2014-04-03T11:17:00Z">
        <w:r w:rsidR="00D54D07">
          <w:rPr>
            <w:rStyle w:val="CODE"/>
          </w:rPr>
          <w:t>Definitions</w:t>
        </w:r>
      </w:ins>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3961EE25" w:rsidR="00DB6CA7" w:rsidRPr="0098259C" w:rsidRDefault="00DB6CA7" w:rsidP="00885BF4">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Pr="0098259C">
              <w:fldChar w:fldCharType="begin"/>
            </w:r>
            <w:r w:rsidRPr="0098259C">
              <w:instrText xml:space="preserve"> REF _Ref248879321 \r \h </w:instrText>
            </w:r>
            <w:r w:rsidRPr="0098259C">
              <w:fldChar w:fldCharType="separate"/>
            </w:r>
            <w:r w:rsidR="00854655">
              <w:t>2.2.3</w:t>
            </w:r>
            <w:r w:rsidRPr="0098259C">
              <w:fldChar w:fldCharType="end"/>
            </w:r>
            <w:r w:rsidRPr="0098259C">
              <w:t>) is used as default. [</w:t>
            </w:r>
            <w:r w:rsidRPr="0098259C">
              <w:rPr>
                <w:i/>
              </w:rPr>
              <w:t>If, for example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3DA0039C"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D85E7D">
              <w:rPr>
                <w:rStyle w:val="FormatvorlageArial"/>
              </w:rPr>
              <w:t xml:space="preserve"> [</w:t>
            </w:r>
            <w:bookmarkStart w:id="2493" w:name="OLE_LINK3"/>
            <w:r w:rsidR="00D85E7D" w:rsidRPr="00D85E7D">
              <w:rPr>
                <w:rStyle w:val="FormatvorlageArial"/>
                <w:i/>
              </w:rPr>
              <w:t xml:space="preserve">Therefore, calling </w:t>
            </w:r>
            <w:del w:id="2494" w:author="Otter, Martin" w:date="2014-04-09T11:00:00Z">
              <w:r w:rsidR="00D85E7D" w:rsidRPr="00EA7D52" w:rsidDel="00140C25">
                <w:rPr>
                  <w:rStyle w:val="CODE"/>
                  <w:rPrChange w:id="2495" w:author="Otter, Martin" w:date="2014-07-11T12:46:00Z">
                    <w:rPr>
                      <w:rStyle w:val="FormatvorlageArial"/>
                      <w:i/>
                    </w:rPr>
                  </w:rPrChange>
                </w:rPr>
                <w:delText>fmi</w:delText>
              </w:r>
            </w:del>
            <w:ins w:id="2496" w:author="Otter, Martin" w:date="2014-04-09T11:00:00Z">
              <w:r w:rsidR="00140C25" w:rsidRPr="00EA7D52">
                <w:rPr>
                  <w:rStyle w:val="CODE"/>
                  <w:rPrChange w:id="2497" w:author="Otter, Martin" w:date="2014-07-11T12:46:00Z">
                    <w:rPr>
                      <w:rStyle w:val="FormatvorlageArial"/>
                      <w:i/>
                    </w:rPr>
                  </w:rPrChange>
                </w:rPr>
                <w:t>fmi2</w:t>
              </w:r>
            </w:ins>
            <w:r w:rsidR="00D85E7D" w:rsidRPr="00EA7D52">
              <w:rPr>
                <w:rStyle w:val="CODE"/>
                <w:rPrChange w:id="2498" w:author="Otter, Martin" w:date="2014-07-11T12:46:00Z">
                  <w:rPr>
                    <w:rStyle w:val="FormatvorlageArial"/>
                    <w:i/>
                  </w:rPr>
                </w:rPrChange>
              </w:rPr>
              <w:t>SetXXX</w:t>
            </w:r>
            <w:r w:rsidR="00D85E7D" w:rsidRPr="00D85E7D">
              <w:rPr>
                <w:rStyle w:val="FormatvorlageArial"/>
                <w:i/>
              </w:rPr>
              <w:t xml:space="preserve"> to set start values is only necessary, if a different value as stored in the xml file is desired.</w:t>
            </w:r>
            <w:r w:rsidR="00D85E7D">
              <w:rPr>
                <w:rStyle w:val="FormatvorlageArial"/>
              </w:rPr>
              <w:t xml:space="preserve">] </w:t>
            </w:r>
            <w:bookmarkEnd w:id="2493"/>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del w:id="2499" w:author="Otter, Martin" w:date="2014-04-09T11:00:00Z">
              <w:r w:rsidR="00324B2A" w:rsidRPr="0098259C" w:rsidDel="00140C25">
                <w:rPr>
                  <w:rStyle w:val="CODE"/>
                </w:rPr>
                <w:delText>fmi</w:delText>
              </w:r>
            </w:del>
            <w:ins w:id="2500" w:author="Otter, Martin" w:date="2014-04-09T11:00:00Z">
              <w:r w:rsidR="00140C25">
                <w:rPr>
                  <w:rStyle w:val="CODE"/>
                </w:rPr>
                <w:t>fmi2</w:t>
              </w:r>
            </w:ins>
            <w:r w:rsidR="00324B2A" w:rsidRPr="0098259C">
              <w:rPr>
                <w:rStyle w:val="CODE"/>
              </w:rPr>
              <w:t>SetXXX</w:t>
            </w:r>
            <w:r w:rsidR="00324B2A" w:rsidRPr="0098259C">
              <w:rPr>
                <w:rStyle w:val="FormatvorlageArial"/>
              </w:rPr>
              <w:t xml:space="preserve"> function before </w:t>
            </w:r>
            <w:del w:id="2501" w:author="Otter, Martin" w:date="2014-04-09T11:00:00Z">
              <w:r w:rsidR="004100A9" w:rsidDel="00140C25">
                <w:rPr>
                  <w:rStyle w:val="CODE"/>
                </w:rPr>
                <w:delText>fmi</w:delText>
              </w:r>
            </w:del>
            <w:ins w:id="2502" w:author="Otter, Martin" w:date="2014-04-09T11:00:00Z">
              <w:r w:rsidR="00140C25">
                <w:rPr>
                  <w:rStyle w:val="CODE"/>
                </w:rPr>
                <w:t>fmi2</w:t>
              </w:r>
            </w:ins>
            <w:r w:rsidR="004100A9">
              <w:rPr>
                <w:rStyle w:val="CODE"/>
              </w:rPr>
              <w:t>ExitInitializationMode</w:t>
            </w:r>
            <w:r w:rsidR="00324B2A" w:rsidRPr="0098259C">
              <w:rPr>
                <w:rStyle w:val="FormatvorlageArial"/>
              </w:rPr>
              <w:t xml:space="preserve"> is called (but not for</w:t>
            </w:r>
            <w:ins w:id="2503" w:author="Otter, Martin" w:date="2014-04-23T15:47:00Z">
              <w:r w:rsidR="00854315">
                <w:rPr>
                  <w:rStyle w:val="FormatvorlageArial"/>
                </w:rPr>
                <w:t xml:space="preserve"> variables with </w:t>
              </w:r>
            </w:ins>
            <w:ins w:id="2504" w:author="Otter, Martin" w:date="2014-04-23T16:10:00Z">
              <w:r w:rsidR="00515452">
                <w:rPr>
                  <w:rStyle w:val="CODE"/>
                </w:rPr>
                <w:t>variability</w:t>
              </w:r>
            </w:ins>
            <w:ins w:id="2505" w:author="Otter, Martin" w:date="2014-04-23T15:47:00Z">
              <w:r w:rsidR="00854315">
                <w:rPr>
                  <w:rStyle w:val="FormatvorlageArial"/>
                </w:rPr>
                <w:t xml:space="preserve"> =</w:t>
              </w:r>
            </w:ins>
            <w:r w:rsidR="00324B2A" w:rsidRPr="0098259C">
              <w:rPr>
                <w:rStyle w:val="FormatvorlageArial"/>
              </w:rPr>
              <w:t xml:space="preserve"> </w:t>
            </w:r>
            <w:ins w:id="2506" w:author="Otter, Martin" w:date="2014-04-23T15:47:00Z">
              <w:r w:rsidR="00854315">
                <w:rPr>
                  <w:rStyle w:val="FormatvorlageArial"/>
                  <w:rFonts w:cs="Arial"/>
                </w:rPr>
                <w:t>″</w:t>
              </w:r>
            </w:ins>
            <w:del w:id="2507" w:author="Otter, Martin" w:date="2014-04-23T15:47:00Z">
              <w:r w:rsidR="00324B2A" w:rsidRPr="0098259C" w:rsidDel="00854315">
                <w:rPr>
                  <w:rStyle w:val="FormatvorlageArial"/>
                </w:rPr>
                <w:delText>“</w:delText>
              </w:r>
            </w:del>
            <w:r w:rsidR="00324B2A" w:rsidRPr="0098259C">
              <w:rPr>
                <w:rStyle w:val="CODE"/>
              </w:rPr>
              <w:t>constant</w:t>
            </w:r>
            <w:ins w:id="2508" w:author="Otter, Martin" w:date="2014-04-23T15:48:00Z">
              <w:r w:rsidR="00854315">
                <w:rPr>
                  <w:rStyle w:val="FormatvorlageArial"/>
                  <w:rFonts w:cs="Arial"/>
                </w:rPr>
                <w:t>″</w:t>
              </w:r>
            </w:ins>
            <w:del w:id="2509" w:author="Otter, Martin" w:date="2014-04-23T15:48:00Z">
              <w:r w:rsidR="00324B2A" w:rsidRPr="0098259C" w:rsidDel="00854315">
                <w:rPr>
                  <w:rStyle w:val="FormatvorlageArial"/>
                </w:rPr>
                <w:delText>”</w:delText>
              </w:r>
            </w:del>
            <w:del w:id="2510" w:author="Otter, Martin" w:date="2014-04-23T15:47:00Z">
              <w:r w:rsidR="00324B2A" w:rsidRPr="0098259C" w:rsidDel="00854315">
                <w:rPr>
                  <w:rStyle w:val="FormatvorlageArial"/>
                </w:rPr>
                <w:delText xml:space="preserve"> variables</w:delText>
              </w:r>
            </w:del>
            <w:r w:rsidR="00324B2A" w:rsidRPr="0098259C">
              <w:rPr>
                <w:rStyle w:val="FormatvorlageArial"/>
              </w:rPr>
              <w:t xml:space="preserve">). </w:t>
            </w:r>
          </w:p>
          <w:p w14:paraId="26E111D7" w14:textId="0A113748"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del w:id="2511" w:author="Otter, Martin" w:date="2014-04-09T11:00:00Z">
              <w:r w:rsidRPr="00ED54E4" w:rsidDel="00140C25">
                <w:rPr>
                  <w:rStyle w:val="CODE"/>
                  <w:i/>
                </w:rPr>
                <w:delText>fmi</w:delText>
              </w:r>
            </w:del>
            <w:ins w:id="2512" w:author="Otter, Martin" w:date="2014-04-09T11:00:00Z">
              <w:r w:rsidR="00140C25">
                <w:rPr>
                  <w:rStyle w:val="CODE"/>
                  <w:i/>
                </w:rPr>
                <w:t>fmi2</w:t>
              </w:r>
            </w:ins>
            <w:r w:rsidRPr="00ED54E4">
              <w:rPr>
                <w:rStyle w:val="CODE"/>
                <w:i/>
              </w:rPr>
              <w:t>EnterInitializationMode</w:t>
            </w:r>
            <w:r w:rsidRPr="00ED54E4">
              <w:rPr>
                <w:rStyle w:val="FormatvorlageArial"/>
                <w:i/>
              </w:rPr>
              <w:t>. However, if the initialization shall be modified in the calling environment (e.g. changing from initialization of states to steady-state initialization), it is also possible to use the start value as iteration variable of an algebraic loop: Via an addit</w:t>
            </w:r>
            <w:r>
              <w:rPr>
                <w:rStyle w:val="FormatvorlageArial"/>
                <w:i/>
              </w:rPr>
              <w:t>ional condition in the environme</w:t>
            </w:r>
            <w:r w:rsidRPr="00ED54E4">
              <w:rPr>
                <w:rStyle w:val="FormatvorlageArial"/>
                <w:i/>
              </w:rPr>
              <w:t xml:space="preserve">nt, such </w:t>
            </w:r>
            <w:proofErr w:type="gramStart"/>
            <w:r w:rsidRPr="00ED54E4">
              <w:rPr>
                <w:rStyle w:val="FormatvorlageArial"/>
                <w:i/>
              </w:rPr>
              <w:t xml:space="preserve">as </w:t>
            </w:r>
            <w:proofErr w:type="gramEnd"/>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123A4EBC" w:rsidR="00B941E5" w:rsidRPr="00B941E5" w:rsidRDefault="00B941E5" w:rsidP="00B941E5">
            <w:pPr>
              <w:pStyle w:val="Textkrper-Tabelle"/>
              <w:rPr>
                <w:rStyle w:val="FormatvorlageArial"/>
              </w:rPr>
            </w:pPr>
            <w:r w:rsidRPr="00B941E5">
              <w:rPr>
                <w:rStyle w:val="FormatvorlageArial"/>
              </w:rPr>
              <w:lastRenderedPageBreak/>
              <w:t xml:space="preserve">If </w:t>
            </w:r>
            <w:r w:rsidRPr="001707BD">
              <w:rPr>
                <w:rStyle w:val="CODE"/>
              </w:rPr>
              <w:t>initial</w:t>
            </w:r>
            <w:r w:rsidRPr="00B941E5">
              <w:rPr>
                <w:rStyle w:val="FormatvorlageArial"/>
              </w:rPr>
              <w:t xml:space="preserve"> = </w:t>
            </w:r>
            <w:ins w:id="2513" w:author="Otter, Martin" w:date="2014-07-11T12:47:00Z">
              <w:r w:rsidR="00EA7D52" w:rsidRPr="00EA7D52">
                <w:rPr>
                  <w:rStyle w:val="CODE"/>
                  <w:rPrChange w:id="2514" w:author="Otter, Martin" w:date="2014-07-11T12:47:00Z">
                    <w:rPr>
                      <w:rStyle w:val="FormatvorlageArial"/>
                      <w:rFonts w:cs="Arial"/>
                    </w:rPr>
                  </w:rPrChange>
                </w:rPr>
                <w:t>″</w:t>
              </w:r>
            </w:ins>
            <w:r w:rsidRPr="001707BD">
              <w:rPr>
                <w:rStyle w:val="CODE"/>
              </w:rPr>
              <w:t>exact</w:t>
            </w:r>
            <w:ins w:id="2515" w:author="Otter, Martin" w:date="2014-07-11T12:47:00Z">
              <w:r w:rsidR="00EA7D52" w:rsidRPr="004F0E16">
                <w:rPr>
                  <w:rStyle w:val="CODE"/>
                </w:rPr>
                <w:t>″</w:t>
              </w:r>
            </w:ins>
            <w:ins w:id="2516" w:author="Otter, Martin" w:date="2014-07-11T12:48:00Z">
              <w:r w:rsidR="00394B45">
                <w:rPr>
                  <w:rStyle w:val="FormatvorlageArial"/>
                </w:rPr>
                <w:t xml:space="preserve"> </w:t>
              </w:r>
            </w:ins>
            <w:del w:id="2517" w:author="Otter, Martin" w:date="2014-07-11T12:48:00Z">
              <w:r w:rsidRPr="00B941E5" w:rsidDel="00394B45">
                <w:rPr>
                  <w:rStyle w:val="FormatvorlageArial"/>
                </w:rPr>
                <w:delText xml:space="preserve"> </w:delText>
              </w:r>
            </w:del>
            <w:r w:rsidRPr="00B941E5">
              <w:rPr>
                <w:rStyle w:val="FormatvorlageArial"/>
              </w:rPr>
              <w:t xml:space="preserve">or </w:t>
            </w:r>
            <w:ins w:id="2518" w:author="Otter, Martin" w:date="2014-07-11T12:47:00Z">
              <w:r w:rsidR="00EA7D52" w:rsidRPr="004F0E16">
                <w:rPr>
                  <w:rStyle w:val="CODE"/>
                </w:rPr>
                <w:t>″</w:t>
              </w:r>
            </w:ins>
            <w:r w:rsidRPr="001707BD">
              <w:rPr>
                <w:rStyle w:val="CODE"/>
              </w:rPr>
              <w:t>approx</w:t>
            </w:r>
            <w:ins w:id="2519" w:author="Otter, Martin" w:date="2014-07-11T12:47:00Z">
              <w:r w:rsidR="00EA7D52" w:rsidRPr="004F0E16">
                <w:rPr>
                  <w:rStyle w:val="CODE"/>
                </w:rPr>
                <w:t>″</w:t>
              </w:r>
            </w:ins>
            <w:del w:id="2520" w:author="Otter, Martin" w:date="2014-07-11T12:48:00Z">
              <w:r w:rsidRPr="00B941E5" w:rsidDel="00394B45">
                <w:rPr>
                  <w:rStyle w:val="FormatvorlageArial"/>
                </w:rPr>
                <w:delText>,</w:delText>
              </w:r>
            </w:del>
            <w:r w:rsidRPr="00B941E5">
              <w:rPr>
                <w:rStyle w:val="FormatvorlageArial"/>
              </w:rPr>
              <w:t xml:space="preserve"> </w:t>
            </w:r>
            <w:ins w:id="2521" w:author="Otter, Martin" w:date="2014-07-11T12:46:00Z">
              <w:r w:rsidR="00EA7D52">
                <w:rPr>
                  <w:rStyle w:val="FormatvorlageArial"/>
                </w:rPr>
                <w:t xml:space="preserve">or </w:t>
              </w:r>
              <w:r w:rsidR="00EA7D52" w:rsidRPr="00EA7D52">
                <w:rPr>
                  <w:rStyle w:val="CODE"/>
                  <w:rPrChange w:id="2522" w:author="Otter, Martin" w:date="2014-07-11T12:47:00Z">
                    <w:rPr>
                      <w:rStyle w:val="FormatvorlageArial"/>
                    </w:rPr>
                  </w:rPrChange>
                </w:rPr>
                <w:t xml:space="preserve">causality = </w:t>
              </w:r>
            </w:ins>
            <w:ins w:id="2523" w:author="Otter, Martin" w:date="2014-07-11T12:47:00Z">
              <w:r w:rsidR="00EA7D52" w:rsidRPr="00EA7D52">
                <w:rPr>
                  <w:rStyle w:val="CODE"/>
                </w:rPr>
                <w:t>″</w:t>
              </w:r>
            </w:ins>
            <w:ins w:id="2524" w:author="Otter, Martin" w:date="2014-07-11T12:46:00Z">
              <w:r w:rsidR="00EA7D52" w:rsidRPr="00EA7D52">
                <w:rPr>
                  <w:rStyle w:val="CODE"/>
                  <w:rPrChange w:id="2525" w:author="Otter, Martin" w:date="2014-07-11T12:47:00Z">
                    <w:rPr>
                      <w:rStyle w:val="FormatvorlageArial"/>
                    </w:rPr>
                  </w:rPrChange>
                </w:rPr>
                <w:t>input</w:t>
              </w:r>
            </w:ins>
            <w:ins w:id="2526" w:author="Otter, Martin" w:date="2014-07-11T12:47:00Z">
              <w:r w:rsidR="00EA7D52" w:rsidRPr="00EA7D52">
                <w:rPr>
                  <w:rStyle w:val="CODE"/>
                </w:rPr>
                <w:t>″</w:t>
              </w:r>
            </w:ins>
            <w:ins w:id="2527" w:author="Otter, Martin" w:date="2014-07-11T12:46:00Z">
              <w:r w:rsidR="00EA7D52">
                <w:rPr>
                  <w:rStyle w:val="FormatvorlageArial"/>
                </w:rPr>
                <w:t xml:space="preserve">, </w:t>
              </w:r>
            </w:ins>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45560426"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ins w:id="2528" w:author="Otter, Martin" w:date="2014-07-11T12:47:00Z">
              <w:r w:rsidR="00394B45" w:rsidRPr="004F0E16">
                <w:rPr>
                  <w:rStyle w:val="CODE"/>
                </w:rPr>
                <w:t>″</w:t>
              </w:r>
            </w:ins>
            <w:r w:rsidRPr="001707BD">
              <w:rPr>
                <w:rStyle w:val="CODE"/>
              </w:rPr>
              <w:t>calculated</w:t>
            </w:r>
            <w:ins w:id="2529" w:author="Otter, Martin" w:date="2014-07-11T12:47:00Z">
              <w:r w:rsidR="00394B45" w:rsidRPr="004F0E16">
                <w:rPr>
                  <w:rStyle w:val="CODE"/>
                </w:rPr>
                <w:t>″</w:t>
              </w:r>
            </w:ins>
            <w:del w:id="2530" w:author="Otter, Martin" w:date="2014-07-11T12:48:00Z">
              <w:r w:rsidRPr="00B941E5" w:rsidDel="00394B45">
                <w:rPr>
                  <w:rStyle w:val="FormatvorlageArial"/>
                </w:rPr>
                <w:delText>,</w:delText>
              </w:r>
            </w:del>
            <w:ins w:id="2531" w:author="Otter, Martin" w:date="2014-07-11T12:47:00Z">
              <w:r w:rsidR="00394B45">
                <w:rPr>
                  <w:rStyle w:val="FormatvorlageArial"/>
                </w:rPr>
                <w:t xml:space="preserve"> or </w:t>
              </w:r>
              <w:r w:rsidR="00394B45" w:rsidRPr="00394B45">
                <w:rPr>
                  <w:rStyle w:val="CODE"/>
                  <w:rPrChange w:id="2532" w:author="Otter, Martin" w:date="2014-07-11T12:48:00Z">
                    <w:rPr>
                      <w:rStyle w:val="FormatvorlageArial"/>
                    </w:rPr>
                  </w:rPrChange>
                </w:rPr>
                <w:t xml:space="preserve">causality = </w:t>
              </w:r>
            </w:ins>
            <w:ins w:id="2533" w:author="Otter, Martin" w:date="2014-07-11T12:48:00Z">
              <w:r w:rsidR="00394B45" w:rsidRPr="00394B45">
                <w:rPr>
                  <w:rStyle w:val="CODE"/>
                </w:rPr>
                <w:t>″</w:t>
              </w:r>
            </w:ins>
            <w:ins w:id="2534" w:author="Otter, Martin" w:date="2014-07-11T12:47:00Z">
              <w:r w:rsidR="00394B45" w:rsidRPr="00394B45">
                <w:rPr>
                  <w:rStyle w:val="CODE"/>
                  <w:rPrChange w:id="2535" w:author="Otter, Martin" w:date="2014-07-11T12:48:00Z">
                    <w:rPr>
                      <w:rStyle w:val="FormatvorlageArial"/>
                    </w:rPr>
                  </w:rPrChange>
                </w:rPr>
                <w:t>independent</w:t>
              </w:r>
            </w:ins>
            <w:ins w:id="2536" w:author="Otter, Martin" w:date="2014-07-11T12:48:00Z">
              <w:r w:rsidR="00394B45" w:rsidRPr="00394B45">
                <w:rPr>
                  <w:rStyle w:val="CODE"/>
                </w:rPr>
                <w:t>″</w:t>
              </w:r>
            </w:ins>
            <w:ins w:id="2537" w:author="Otter, Martin" w:date="2014-07-11T12:47:00Z">
              <w:r w:rsidR="00394B45">
                <w:rPr>
                  <w:rStyle w:val="FormatvorlageArial"/>
                </w:rPr>
                <w:t>,</w:t>
              </w:r>
            </w:ins>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640220F8" w:rsidR="00BA1DBA" w:rsidRPr="00BA1DBA" w:rsidRDefault="00F902D3" w:rsidP="00BA1DBA">
            <w:pPr>
              <w:pStyle w:val="Textkrper-Tabelle"/>
              <w:rPr>
                <w:rStyle w:val="FormatvorlageArial"/>
              </w:rPr>
            </w:pPr>
            <w:ins w:id="2538" w:author="Otter, Martin" w:date="2014-04-03T11:02:00Z">
              <w:r>
                <w:rPr>
                  <w:rStyle w:val="FormatvorlageArial"/>
                </w:rPr>
                <w:t>Only for ModelExchange</w:t>
              </w:r>
            </w:ins>
            <w:ins w:id="2539" w:author="Otter, Martin" w:date="2014-04-03T11:04:00Z">
              <w:r>
                <w:rPr>
                  <w:rStyle w:val="FormatvorlageArial"/>
                </w:rPr>
                <w:t xml:space="preserve"> (if only CoSimulation FMU, this attribute must not be present. </w:t>
              </w:r>
            </w:ins>
            <w:ins w:id="2540" w:author="Otter, Martin" w:date="2014-04-03T11:05:00Z">
              <w:r>
                <w:rPr>
                  <w:rStyle w:val="FormatvorlageArial"/>
                </w:rPr>
                <w:t>If both ModelExchange and CoSimulation FMU, this attribute is ignored for CoSimulation)</w:t>
              </w:r>
            </w:ins>
            <w:proofErr w:type="gramStart"/>
            <w:ins w:id="2541" w:author="Otter, Martin" w:date="2014-04-03T11:02:00Z">
              <w:r>
                <w:rPr>
                  <w:rStyle w:val="FormatvorlageArial"/>
                </w:rPr>
                <w:t>:</w:t>
              </w:r>
              <w:proofErr w:type="gramEnd"/>
              <w:r>
                <w:rPr>
                  <w:rStyle w:val="FormatvorlageArial"/>
                </w:rPr>
                <w:br/>
              </w:r>
            </w:ins>
            <w:r w:rsidR="00BA1DBA">
              <w:rPr>
                <w:rStyle w:val="FormatvorlageArial"/>
              </w:rPr>
              <w:t>Can only be present for</w:t>
            </w:r>
            <w:r w:rsidR="00BA1DBA" w:rsidRPr="00BA1DBA">
              <w:rPr>
                <w:rStyle w:val="FormatvorlageArial"/>
              </w:rPr>
              <w:t xml:space="preserve"> a continuous-time state.</w:t>
            </w:r>
          </w:p>
          <w:p w14:paraId="38BD5F4B" w14:textId="77777777" w:rsidR="00BA1DBA" w:rsidRPr="00BA1DBA" w:rsidRDefault="00BA1DBA" w:rsidP="00BA1DBA">
            <w:pPr>
              <w:pStyle w:val="Textkrper-Tabelle"/>
              <w:rPr>
                <w:rStyle w:val="FormatvorlageArial"/>
              </w:rPr>
            </w:pPr>
            <w:r w:rsidRPr="00BA1DBA">
              <w:rPr>
                <w:rStyle w:val="FormatvorlageArial"/>
              </w:rPr>
              <w:t>If true, state can be reinitialized at an event by the FMU</w:t>
            </w:r>
          </w:p>
          <w:p w14:paraId="53FD8AA6" w14:textId="77777777"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77777777" w:rsidR="00921935" w:rsidRPr="0098259C" w:rsidRDefault="00921935" w:rsidP="00885BF4">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proofErr w:type="gramStart"/>
            <w:r w:rsidR="00220C29" w:rsidRPr="00220C29">
              <w:t>an information</w:t>
            </w:r>
            <w:proofErr w:type="gramEnd"/>
            <w:r w:rsidR="00220C29" w:rsidRPr="00220C29">
              <w:t xml:space="preserve"> from the FMU to the environment defining the region in which the FMU is designed to operate, see also comment</w:t>
            </w:r>
            <w:r w:rsidR="00220C29">
              <w:t xml:space="preserve"> in section </w:t>
            </w:r>
            <w:r w:rsidR="00220C29">
              <w:fldChar w:fldCharType="begin"/>
            </w:r>
            <w:r w:rsidR="00220C29">
              <w:instrText xml:space="preserve"> REF _Ref248879321 \n \h </w:instrText>
            </w:r>
            <w:r w:rsidR="00220C29">
              <w:fldChar w:fldCharType="separate"/>
            </w:r>
            <w:r w:rsidR="00854655">
              <w:t>2.2.3</w:t>
            </w:r>
            <w:r w:rsidR="00220C29">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77873472" w14:textId="77777777" w:rsidR="006B520D" w:rsidRPr="0098259C" w:rsidRDefault="006B520D" w:rsidP="00181049">
      <w:pPr>
        <w:pStyle w:val="Textkrper"/>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ins w:id="2542" w:author="Otter, Martin" w:date="2014-04-09T11:26:00Z">
        <w:r>
          <w:rPr>
            <w:noProof/>
            <w:lang w:eastAsia="en-US"/>
          </w:rPr>
          <w:drawing>
            <wp:inline distT="0" distB="0" distL="0" distR="0" wp14:anchorId="3EFB7B15" wp14:editId="50ADB49D">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7619" cy="1780953"/>
                      </a:xfrm>
                      <a:prstGeom prst="rect">
                        <a:avLst/>
                      </a:prstGeom>
                    </pic:spPr>
                  </pic:pic>
                </a:graphicData>
              </a:graphic>
            </wp:inline>
          </w:drawing>
        </w:r>
      </w:ins>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2543" w:name="_Ref369247608"/>
      <w:bookmarkStart w:id="2544" w:name="_Toc393466403"/>
      <w:r w:rsidR="00C6645C" w:rsidRPr="0098259C">
        <w:t xml:space="preserve">Definition </w:t>
      </w:r>
      <w:r w:rsidR="002C5A1B">
        <w:t>of the Model Structure (</w:t>
      </w:r>
      <w:r w:rsidR="00C6645C" w:rsidRPr="0098259C">
        <w:t>ModelStructure)</w:t>
      </w:r>
      <w:bookmarkEnd w:id="2543"/>
      <w:bookmarkEnd w:id="2544"/>
    </w:p>
    <w:p w14:paraId="6A30C833" w14:textId="17C66E26" w:rsidR="00C71959" w:rsidRDefault="00C6645C" w:rsidP="003734ED">
      <w:pPr>
        <w:pStyle w:val="Textkrper"/>
        <w:rPr>
          <w:ins w:id="2545" w:author="Otter, Martin" w:date="2014-04-03T08:13:00Z"/>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ins w:id="2546" w:author="Otter, Martin" w:date="2014-04-03T08:13:00Z">
        <w:r w:rsidR="00C71959">
          <w:rPr>
            <w:rStyle w:val="FormatvorlageArial"/>
            <w:szCs w:val="21"/>
          </w:rPr>
          <w:t xml:space="preserve"> This structure is with respect to the underlying </w:t>
        </w:r>
      </w:ins>
      <w:ins w:id="2547" w:author="Otter, Martin" w:date="2014-04-03T08:18:00Z">
        <w:r w:rsidR="0018784A">
          <w:rPr>
            <w:rStyle w:val="FormatvorlageArial"/>
            <w:szCs w:val="21"/>
          </w:rPr>
          <w:t>model</w:t>
        </w:r>
      </w:ins>
      <w:ins w:id="2548" w:author="Otter, Martin" w:date="2014-04-03T08:17:00Z">
        <w:r w:rsidR="0018784A">
          <w:rPr>
            <w:rStyle w:val="FormatvorlageArial"/>
            <w:szCs w:val="21"/>
          </w:rPr>
          <w:t xml:space="preserve"> equation</w:t>
        </w:r>
      </w:ins>
      <w:ins w:id="2549" w:author="Otter, Martin" w:date="2014-04-03T08:18:00Z">
        <w:r w:rsidR="0018784A">
          <w:rPr>
            <w:rStyle w:val="FormatvorlageArial"/>
            <w:szCs w:val="21"/>
          </w:rPr>
          <w:t>s, independently how these model equations are solved. [</w:t>
        </w:r>
        <w:r w:rsidR="0018784A" w:rsidRPr="0018784A">
          <w:rPr>
            <w:rStyle w:val="FormatvorlageArial"/>
            <w:i/>
            <w:szCs w:val="21"/>
            <w:rPrChange w:id="2550" w:author="Otter, Martin" w:date="2014-04-03T08:24:00Z">
              <w:rPr>
                <w:rStyle w:val="FormatvorlageArial"/>
                <w:szCs w:val="21"/>
              </w:rPr>
            </w:rPrChange>
          </w:rPr>
          <w:t xml:space="preserve">For example, </w:t>
        </w:r>
      </w:ins>
      <w:ins w:id="2551" w:author="Otter, Martin" w:date="2014-04-03T08:19:00Z">
        <w:r w:rsidR="0018784A" w:rsidRPr="0018784A">
          <w:rPr>
            <w:rStyle w:val="FormatvorlageArial"/>
            <w:i/>
            <w:szCs w:val="21"/>
            <w:rPrChange w:id="2552" w:author="Otter, Martin" w:date="2014-04-03T08:24:00Z">
              <w:rPr>
                <w:rStyle w:val="FormatvorlageArial"/>
                <w:szCs w:val="21"/>
              </w:rPr>
            </w:rPrChange>
          </w:rPr>
          <w:t xml:space="preserve">when exporting a model both in </w:t>
        </w:r>
      </w:ins>
      <w:ins w:id="2553" w:author="Otter, Martin" w:date="2014-04-03T08:18:00Z">
        <w:r w:rsidR="0018784A" w:rsidRPr="0018784A">
          <w:rPr>
            <w:rStyle w:val="FormatvorlageArial"/>
            <w:i/>
            <w:szCs w:val="21"/>
            <w:rPrChange w:id="2554" w:author="Otter, Martin" w:date="2014-04-03T08:24:00Z">
              <w:rPr>
                <w:rStyle w:val="FormatvorlageArial"/>
                <w:szCs w:val="21"/>
              </w:rPr>
            </w:rPrChange>
          </w:rPr>
          <w:t xml:space="preserve">Model-Exchange and </w:t>
        </w:r>
      </w:ins>
      <w:ins w:id="2555" w:author="Otter, Martin" w:date="2014-04-03T08:19:00Z">
        <w:r w:rsidR="0018784A" w:rsidRPr="0018784A">
          <w:rPr>
            <w:rStyle w:val="FormatvorlageArial"/>
            <w:i/>
            <w:szCs w:val="21"/>
            <w:rPrChange w:id="2556" w:author="Otter, Martin" w:date="2014-04-03T08:24:00Z">
              <w:rPr>
                <w:rStyle w:val="FormatvorlageArial"/>
                <w:szCs w:val="21"/>
              </w:rPr>
            </w:rPrChange>
          </w:rPr>
          <w:t xml:space="preserve">in </w:t>
        </w:r>
      </w:ins>
      <w:ins w:id="2557" w:author="Otter, Martin" w:date="2014-04-03T08:18:00Z">
        <w:r w:rsidR="0018784A" w:rsidRPr="0018784A">
          <w:rPr>
            <w:rStyle w:val="FormatvorlageArial"/>
            <w:i/>
            <w:szCs w:val="21"/>
            <w:rPrChange w:id="2558" w:author="Otter, Martin" w:date="2014-04-03T08:24:00Z">
              <w:rPr>
                <w:rStyle w:val="FormatvorlageArial"/>
                <w:szCs w:val="21"/>
              </w:rPr>
            </w:rPrChange>
          </w:rPr>
          <w:t>Co-Simulation</w:t>
        </w:r>
      </w:ins>
      <w:ins w:id="2559" w:author="Otter, Martin" w:date="2014-04-03T08:19:00Z">
        <w:r w:rsidR="0018784A" w:rsidRPr="0018784A">
          <w:rPr>
            <w:rStyle w:val="FormatvorlageArial"/>
            <w:i/>
            <w:szCs w:val="21"/>
            <w:rPrChange w:id="2560" w:author="Otter, Martin" w:date="2014-04-03T08:24:00Z">
              <w:rPr>
                <w:rStyle w:val="FormatvorlageArial"/>
                <w:szCs w:val="21"/>
              </w:rPr>
            </w:rPrChange>
          </w:rPr>
          <w:t xml:space="preserve"> format, then the model structure is identical in both cases.</w:t>
        </w:r>
      </w:ins>
      <w:ins w:id="2561" w:author="Otter, Martin" w:date="2014-04-03T08:20:00Z">
        <w:r w:rsidR="0018784A" w:rsidRPr="0018784A">
          <w:rPr>
            <w:rStyle w:val="FormatvorlageArial"/>
            <w:i/>
            <w:szCs w:val="21"/>
            <w:rPrChange w:id="2562" w:author="Otter, Martin" w:date="2014-04-03T08:24:00Z">
              <w:rPr>
                <w:rStyle w:val="FormatvorlageArial"/>
                <w:szCs w:val="21"/>
              </w:rPr>
            </w:rPrChange>
          </w:rPr>
          <w:t xml:space="preserve"> The Co-Simulation FMU has </w:t>
        </w:r>
      </w:ins>
      <w:ins w:id="2563" w:author="Otter, Martin" w:date="2014-04-03T08:21:00Z">
        <w:r w:rsidR="0018784A" w:rsidRPr="0018784A">
          <w:rPr>
            <w:rStyle w:val="FormatvorlageArial"/>
            <w:i/>
            <w:szCs w:val="21"/>
            <w:rPrChange w:id="2564" w:author="Otter, Martin" w:date="2014-04-03T08:24:00Z">
              <w:rPr>
                <w:rStyle w:val="FormatvorlageArial"/>
                <w:szCs w:val="21"/>
              </w:rPr>
            </w:rPrChange>
          </w:rPr>
          <w:t xml:space="preserve">either an integrator included that solves the model </w:t>
        </w:r>
        <w:proofErr w:type="gramStart"/>
        <w:r w:rsidR="0018784A" w:rsidRPr="0018784A">
          <w:rPr>
            <w:rStyle w:val="FormatvorlageArial"/>
            <w:i/>
            <w:szCs w:val="21"/>
            <w:rPrChange w:id="2565" w:author="Otter, Martin" w:date="2014-04-03T08:24:00Z">
              <w:rPr>
                <w:rStyle w:val="FormatvorlageArial"/>
                <w:szCs w:val="21"/>
              </w:rPr>
            </w:rPrChange>
          </w:rPr>
          <w:t>equations</w:t>
        </w:r>
      </w:ins>
      <w:ins w:id="2566" w:author="Otter, Martin" w:date="2014-04-03T08:22:00Z">
        <w:r w:rsidR="0018784A" w:rsidRPr="0018784A">
          <w:rPr>
            <w:rStyle w:val="FormatvorlageArial"/>
            <w:i/>
            <w:szCs w:val="21"/>
            <w:rPrChange w:id="2567" w:author="Otter, Martin" w:date="2014-04-03T08:24:00Z">
              <w:rPr>
                <w:rStyle w:val="FormatvorlageArial"/>
                <w:szCs w:val="21"/>
              </w:rPr>
            </w:rPrChange>
          </w:rPr>
          <w:t>,</w:t>
        </w:r>
        <w:proofErr w:type="gramEnd"/>
        <w:r w:rsidR="0018784A" w:rsidRPr="0018784A">
          <w:rPr>
            <w:rStyle w:val="FormatvorlageArial"/>
            <w:i/>
            <w:szCs w:val="21"/>
            <w:rPrChange w:id="2568" w:author="Otter, Martin" w:date="2014-04-03T08:24:00Z">
              <w:rPr>
                <w:rStyle w:val="FormatvorlageArial"/>
                <w:szCs w:val="21"/>
              </w:rPr>
            </w:rPrChange>
          </w:rPr>
          <w:t xml:space="preserve"> </w:t>
        </w:r>
      </w:ins>
      <w:ins w:id="2569" w:author="Otter, Martin" w:date="2014-04-03T08:21:00Z">
        <w:r w:rsidR="0018784A" w:rsidRPr="0018784A">
          <w:rPr>
            <w:rStyle w:val="FormatvorlageArial"/>
            <w:i/>
            <w:szCs w:val="21"/>
            <w:rPrChange w:id="2570" w:author="Otter, Martin" w:date="2014-04-03T08:24:00Z">
              <w:rPr>
                <w:rStyle w:val="FormatvorlageArial"/>
                <w:szCs w:val="21"/>
              </w:rPr>
            </w:rPrChange>
          </w:rPr>
          <w:t>or the discretization formula of the integrator</w:t>
        </w:r>
      </w:ins>
      <w:ins w:id="2571" w:author="Otter, Martin" w:date="2014-04-03T08:22:00Z">
        <w:r w:rsidR="0018784A" w:rsidRPr="0018784A">
          <w:rPr>
            <w:rStyle w:val="FormatvorlageArial"/>
            <w:i/>
            <w:szCs w:val="21"/>
            <w:rPrChange w:id="2572" w:author="Otter, Martin" w:date="2014-04-03T08:24:00Z">
              <w:rPr>
                <w:rStyle w:val="FormatvorlageArial"/>
                <w:szCs w:val="21"/>
              </w:rPr>
            </w:rPrChange>
          </w:rPr>
          <w:t xml:space="preserve"> and</w:t>
        </w:r>
      </w:ins>
      <w:ins w:id="2573" w:author="Otter, Martin" w:date="2014-04-03T08:21:00Z">
        <w:r w:rsidR="0018784A" w:rsidRPr="0018784A">
          <w:rPr>
            <w:rStyle w:val="FormatvorlageArial"/>
            <w:i/>
            <w:szCs w:val="21"/>
            <w:rPrChange w:id="2574" w:author="Otter, Martin" w:date="2014-04-03T08:24:00Z">
              <w:rPr>
                <w:rStyle w:val="FormatvorlageArial"/>
                <w:szCs w:val="21"/>
              </w:rPr>
            </w:rPrChange>
          </w:rPr>
          <w:t xml:space="preserve"> the model equations are solved together (“inline integration”). In both cases the</w:t>
        </w:r>
      </w:ins>
      <w:ins w:id="2575" w:author="Otter, Martin" w:date="2014-04-03T08:22:00Z">
        <w:r w:rsidR="0018784A" w:rsidRPr="0018784A">
          <w:rPr>
            <w:rStyle w:val="FormatvorlageArial"/>
            <w:i/>
            <w:szCs w:val="21"/>
            <w:rPrChange w:id="2576" w:author="Otter, Martin" w:date="2014-04-03T08:24:00Z">
              <w:rPr>
                <w:rStyle w:val="FormatvorlageArial"/>
                <w:szCs w:val="21"/>
              </w:rPr>
            </w:rPrChange>
          </w:rPr>
          <w:t xml:space="preserv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ins>
    </w:p>
    <w:p w14:paraId="6B556D64" w14:textId="10828E1B" w:rsidR="003734ED" w:rsidRPr="00974E8A" w:rsidRDefault="003734ED" w:rsidP="003734ED">
      <w:pPr>
        <w:pStyle w:val="Textkrper"/>
      </w:pPr>
      <w:del w:id="2577" w:author="Otter, Martin" w:date="2014-04-03T08:20:00Z">
        <w:r w:rsidDel="0018784A">
          <w:rPr>
            <w:rStyle w:val="FormatvorlageArial"/>
            <w:szCs w:val="21"/>
          </w:rPr>
          <w:delText xml:space="preserve"> </w:delText>
        </w:r>
      </w:del>
      <w:r w:rsidRPr="00974E8A">
        <w:t>The required part defines an ordering of the outputs</w:t>
      </w:r>
      <w:ins w:id="2578" w:author="Otter, Martin" w:date="2014-04-15T10:13:00Z">
        <w:r w:rsidR="009F1458">
          <w:t xml:space="preserve"> and of the</w:t>
        </w:r>
      </w:ins>
      <w:del w:id="2579" w:author="Otter, Martin" w:date="2014-04-15T10:13:00Z">
        <w:r w:rsidRPr="00974E8A" w:rsidDel="009F1458">
          <w:delText>,</w:delText>
        </w:r>
      </w:del>
      <w:r w:rsidRPr="00974E8A">
        <w:t xml:space="preserve"> </w:t>
      </w:r>
      <w:r w:rsidR="002C5A1B">
        <w:t xml:space="preserve">(exposed) </w:t>
      </w:r>
      <w:r w:rsidRPr="00974E8A">
        <w:t xml:space="preserve">derivatives, </w:t>
      </w:r>
      <w:del w:id="2580" w:author="Otter, Martin" w:date="2014-04-15T10:13:00Z">
        <w:r w:rsidR="00A932E5" w:rsidDel="009F1458">
          <w:delText xml:space="preserve">(exposed) </w:delText>
        </w:r>
        <w:r w:rsidR="00F4096B" w:rsidDel="009F1458">
          <w:delText xml:space="preserve">discrete-time states, </w:delText>
        </w:r>
      </w:del>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w:t>
      </w:r>
      <w:proofErr w:type="gramStart"/>
      <w:r w:rsidR="002C5A1B">
        <w:t>A Co-Simulation FMU need not to expose these state derivatives.</w:t>
      </w:r>
      <w:proofErr w:type="gramEnd"/>
      <w:r w:rsidR="002C5A1B">
        <w:t xml:space="preserve"> [</w:t>
      </w:r>
      <w:r w:rsidR="002C5A1B" w:rsidRPr="002C5A1B">
        <w:rPr>
          <w:i/>
        </w:rPr>
        <w:t xml:space="preserve">If a Co-Simulation FMU exposes its state derivatives, they are usually not utilized for </w:t>
      </w:r>
      <w:r w:rsidR="00026C3C">
        <w:rPr>
          <w:i/>
        </w:rPr>
        <w:t>the co-</w:t>
      </w:r>
      <w:r w:rsidR="002C5A1B" w:rsidRPr="002C5A1B">
        <w:rPr>
          <w:i/>
        </w:rPr>
        <w:t>simulation, but, e.g., to linearize the FMU at a communication point.</w:t>
      </w:r>
      <w:r w:rsidR="002C5A1B">
        <w:t>]</w:t>
      </w:r>
    </w:p>
    <w:p w14:paraId="47527B88" w14:textId="4FA1C849" w:rsidR="005929CF" w:rsidRDefault="003734ED" w:rsidP="003734ED">
      <w:pPr>
        <w:pStyle w:val="Textkrper"/>
      </w:pPr>
      <w:r w:rsidRPr="00974E8A">
        <w:t>The optional part</w:t>
      </w:r>
      <w:r>
        <w:t xml:space="preserve"> defines in which way derivatives</w:t>
      </w:r>
      <w:del w:id="2581" w:author="Otter, Martin" w:date="2014-04-15T10:13:00Z">
        <w:r w:rsidR="00A932E5" w:rsidDel="009F1458">
          <w:delText xml:space="preserve">, </w:delText>
        </w:r>
        <w:r w:rsidR="00F4096B" w:rsidDel="009F1458">
          <w:delText>discrete-time states</w:delText>
        </w:r>
      </w:del>
      <w:r>
        <w:t xml:space="preserve"> and outputs depend on inputs</w:t>
      </w:r>
      <w:r w:rsidR="00F4096B">
        <w:t>,</w:t>
      </w:r>
      <w:r>
        <w:t xml:space="preserve"> </w:t>
      </w:r>
      <w:ins w:id="2582" w:author="Otter, Martin" w:date="2014-04-15T10:13:00Z">
        <w:r w:rsidR="009F1458">
          <w:t xml:space="preserve">and </w:t>
        </w:r>
      </w:ins>
      <w:r w:rsidR="00F4096B">
        <w:t xml:space="preserve">continuous-time </w:t>
      </w:r>
      <w:r>
        <w:t>states</w:t>
      </w:r>
      <w:r w:rsidR="00F4096B">
        <w:t xml:space="preserve"> </w:t>
      </w:r>
      <w:del w:id="2583" w:author="Otter, Martin" w:date="2014-04-15T10:13:00Z">
        <w:r w:rsidR="00F4096B" w:rsidDel="009F1458">
          <w:delText>and discrete-time states</w:delText>
        </w:r>
        <w:r w:rsidR="006C5D89" w:rsidDel="009F1458">
          <w:delText xml:space="preserve"> </w:delText>
        </w:r>
      </w:del>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improve the efficiency, e.g., when connecting FMUs together, or when computing the partial derivative of the derivatives with respect to the states in the simulation engine.</w:t>
      </w:r>
      <w:r>
        <w:t>]</w:t>
      </w:r>
      <w:r w:rsidR="00053E4D">
        <w:t xml:space="preserve">. </w:t>
      </w:r>
    </w:p>
    <w:p w14:paraId="4259E0F4" w14:textId="77777777" w:rsidR="003734ED" w:rsidRDefault="003734ED" w:rsidP="003734ED">
      <w:pPr>
        <w:pStyle w:val="Textkrper"/>
        <w:rPr>
          <w:ins w:id="2584" w:author="Otter, Martin" w:date="2014-05-30T18:58:00Z"/>
        </w:rPr>
      </w:pPr>
      <w:r w:rsidRPr="00CC18E6">
        <w:rPr>
          <w:rStyle w:val="CODE"/>
        </w:rPr>
        <w:t>ModelStructure</w:t>
      </w:r>
      <w:r>
        <w:t xml:space="preserve"> has the following definition:</w:t>
      </w:r>
    </w:p>
    <w:p w14:paraId="6A0D3381" w14:textId="48D717B2" w:rsidR="009119DA" w:rsidRPr="00974E8A" w:rsidRDefault="00EB3EDD">
      <w:pPr>
        <w:pStyle w:val="Textkrper"/>
        <w:jc w:val="center"/>
        <w:pPrChange w:id="2585" w:author="Otter, Martin" w:date="2014-07-09T12:11:00Z">
          <w:pPr>
            <w:pStyle w:val="Textkrper"/>
          </w:pPr>
        </w:pPrChange>
      </w:pPr>
      <w:ins w:id="2586" w:author="Otter, Martin" w:date="2014-07-16T18:50:00Z">
        <w:r>
          <w:rPr>
            <w:noProof/>
            <w:lang w:eastAsia="en-US"/>
          </w:rPr>
          <w:lastRenderedPageBreak/>
          <w:drawing>
            <wp:inline distT="0" distB="0" distL="0" distR="0" wp14:anchorId="7EB4EED6" wp14:editId="7E3B8C83">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57143" cy="4638096"/>
                      </a:xfrm>
                      <a:prstGeom prst="rect">
                        <a:avLst/>
                      </a:prstGeom>
                    </pic:spPr>
                  </pic:pic>
                </a:graphicData>
              </a:graphic>
            </wp:inline>
          </w:drawing>
        </w:r>
      </w:ins>
    </w:p>
    <w:p w14:paraId="4DB1992E" w14:textId="043019CD" w:rsidR="009119DA" w:rsidRDefault="009119DA">
      <w:pPr>
        <w:pStyle w:val="Textkrper"/>
        <w:spacing w:after="120"/>
        <w:pPrChange w:id="2587" w:author="Otter, Martin" w:date="2014-05-30T19:00:00Z">
          <w:pPr>
            <w:pStyle w:val="Textkrper"/>
            <w:spacing w:after="120"/>
            <w:jc w:val="center"/>
          </w:pPr>
        </w:pPrChange>
      </w:pPr>
      <w:proofErr w:type="gramStart"/>
      <w:ins w:id="2588" w:author="Otter, Martin" w:date="2014-05-30T19:00:00Z">
        <w:r w:rsidRPr="009119DA">
          <w:rPr>
            <w:rStyle w:val="CODE"/>
            <w:rPrChange w:id="2589" w:author="Otter, Martin" w:date="2014-05-30T19:02:00Z">
              <w:rPr/>
            </w:rPrChange>
          </w:rPr>
          <w:t>fmi2VariableDepend</w:t>
        </w:r>
      </w:ins>
      <w:ins w:id="2590" w:author="Otter, Martin" w:date="2014-05-30T19:01:00Z">
        <w:r w:rsidRPr="009119DA">
          <w:rPr>
            <w:rStyle w:val="CODE"/>
            <w:rPrChange w:id="2591" w:author="Otter, Martin" w:date="2014-05-30T19:02:00Z">
              <w:rPr/>
            </w:rPrChange>
          </w:rPr>
          <w:t>ency</w:t>
        </w:r>
        <w:proofErr w:type="gramEnd"/>
        <w:r>
          <w:t xml:space="preserve"> is defined as </w:t>
        </w:r>
      </w:ins>
    </w:p>
    <w:p w14:paraId="6643B0E5" w14:textId="56023695" w:rsidR="00BD1779" w:rsidRDefault="009F1458" w:rsidP="0058282F">
      <w:pPr>
        <w:pStyle w:val="Textkrper"/>
        <w:spacing w:after="120"/>
        <w:jc w:val="center"/>
      </w:pPr>
      <w:ins w:id="2592" w:author="Otter, Martin" w:date="2014-04-15T10:16:00Z">
        <w:r>
          <w:rPr>
            <w:noProof/>
            <w:lang w:eastAsia="en-US"/>
          </w:rPr>
          <w:lastRenderedPageBreak/>
          <w:drawing>
            <wp:inline distT="0" distB="0" distL="0" distR="0" wp14:anchorId="2DF4C321" wp14:editId="21EE8A07">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828572" cy="4152381"/>
                      </a:xfrm>
                      <a:prstGeom prst="rect">
                        <a:avLst/>
                      </a:prstGeom>
                    </pic:spPr>
                  </pic:pic>
                </a:graphicData>
              </a:graphic>
            </wp:inline>
          </w:drawing>
        </w:r>
      </w:ins>
    </w:p>
    <w:p w14:paraId="445A7A21" w14:textId="77777777" w:rsidR="009119DA" w:rsidRDefault="009119DA" w:rsidP="009119DA">
      <w:pPr>
        <w:pStyle w:val="Textkrper"/>
        <w:spacing w:after="120"/>
        <w:rPr>
          <w:ins w:id="2593" w:author="Otter, Martin" w:date="2014-05-30T19:02:00Z"/>
        </w:rPr>
      </w:pPr>
      <w:ins w:id="2594" w:author="Otter, Martin" w:date="2014-05-30T19:02:00Z">
        <w:r>
          <w:t>Elements of the InitialUnknowns list:</w:t>
        </w:r>
      </w:ins>
    </w:p>
    <w:p w14:paraId="5E0C27B7" w14:textId="77777777" w:rsidR="009119DA" w:rsidRDefault="009119DA" w:rsidP="009119DA">
      <w:pPr>
        <w:pStyle w:val="Textkrper"/>
        <w:spacing w:after="120"/>
        <w:jc w:val="center"/>
        <w:rPr>
          <w:ins w:id="2595" w:author="Otter, Martin" w:date="2014-05-30T19:02:00Z"/>
        </w:rPr>
      </w:pPr>
      <w:ins w:id="2596" w:author="Otter, Martin" w:date="2014-05-30T19:02:00Z">
        <w:r>
          <w:rPr>
            <w:noProof/>
            <w:lang w:eastAsia="en-US"/>
          </w:rPr>
          <w:drawing>
            <wp:inline distT="0" distB="0" distL="0" distR="0" wp14:anchorId="135C8E9F" wp14:editId="60D815E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23810" cy="447619"/>
                      </a:xfrm>
                      <a:prstGeom prst="rect">
                        <a:avLst/>
                      </a:prstGeom>
                    </pic:spPr>
                  </pic:pic>
                </a:graphicData>
              </a:graphic>
            </wp:inline>
          </w:drawing>
        </w:r>
      </w:ins>
    </w:p>
    <w:p w14:paraId="4DE62DB0" w14:textId="676EE410" w:rsidR="00F9273C" w:rsidRDefault="009119DA">
      <w:pPr>
        <w:pStyle w:val="Textkrper"/>
        <w:spacing w:after="120"/>
        <w:jc w:val="right"/>
        <w:pPrChange w:id="2597" w:author="Otter, Martin" w:date="2014-05-30T19:04:00Z">
          <w:pPr>
            <w:pStyle w:val="Textkrper"/>
            <w:spacing w:after="120"/>
          </w:pPr>
        </w:pPrChange>
      </w:pPr>
      <w:ins w:id="2598" w:author="Otter, Martin" w:date="2014-05-30T19:04:00Z">
        <w:r>
          <w:rPr>
            <w:noProof/>
            <w:lang w:eastAsia="en-US"/>
          </w:rPr>
          <w:drawing>
            <wp:inline distT="0" distB="0" distL="0" distR="0" wp14:anchorId="243033F3" wp14:editId="6845A79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28572" cy="3380953"/>
                      </a:xfrm>
                      <a:prstGeom prst="rect">
                        <a:avLst/>
                      </a:prstGeom>
                    </pic:spPr>
                  </pic:pic>
                </a:graphicData>
              </a:graphic>
            </wp:inline>
          </w:drawing>
        </w:r>
      </w:ins>
    </w:p>
    <w:p w14:paraId="12739361" w14:textId="00C2A778" w:rsidR="00F9273C" w:rsidDel="004F2646" w:rsidRDefault="00F9273C" w:rsidP="00F9273C">
      <w:pPr>
        <w:pStyle w:val="Textkrper"/>
        <w:spacing w:after="120"/>
        <w:rPr>
          <w:del w:id="2599" w:author="Otter, Martin" w:date="2014-05-30T18:54:00Z"/>
        </w:rPr>
      </w:pPr>
      <w:del w:id="2600" w:author="Otter, Martin" w:date="2014-05-30T18:54:00Z">
        <w:r w:rsidDel="004F2646">
          <w:delText>Elements</w:delText>
        </w:r>
        <w:r w:rsidR="00A02D60" w:rsidDel="004F2646">
          <w:delText xml:space="preserve"> of the InitialUnknowns list</w:delText>
        </w:r>
        <w:r w:rsidDel="004F2646">
          <w:delText>:</w:delText>
        </w:r>
      </w:del>
    </w:p>
    <w:p w14:paraId="76E9ACED" w14:textId="6BC7C545" w:rsidR="00CA7B74" w:rsidDel="004F2646" w:rsidRDefault="00CA7B74" w:rsidP="006F760E">
      <w:pPr>
        <w:pStyle w:val="Textkrper"/>
        <w:spacing w:after="120"/>
        <w:rPr>
          <w:del w:id="2601" w:author="Otter, Martin" w:date="2014-05-30T18:54:00Z"/>
        </w:rPr>
      </w:pPr>
    </w:p>
    <w:p w14:paraId="7D9C053E" w14:textId="5CCCCB81" w:rsidR="00BD1779" w:rsidRDefault="00BD1779" w:rsidP="006F760E">
      <w:pPr>
        <w:pStyle w:val="Textkrper"/>
        <w:spacing w:after="120"/>
        <w:jc w:val="right"/>
      </w:pPr>
    </w:p>
    <w:p w14:paraId="6582132F" w14:textId="77777777" w:rsidR="00680409" w:rsidRPr="0098259C" w:rsidRDefault="003B1AB9" w:rsidP="00573EF2">
      <w:pPr>
        <w:pStyle w:val="Textkrper"/>
        <w:rPr>
          <w:rStyle w:val="FormatvorlageArial"/>
          <w:szCs w:val="21"/>
        </w:rPr>
      </w:pPr>
      <w:r>
        <w:t>Note</w:t>
      </w:r>
      <w:proofErr w:type="gramStart"/>
      <w:r>
        <w:t>,</w:t>
      </w:r>
      <w:proofErr w:type="gramEnd"/>
      <w:r>
        <w:t xml:space="preserv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4BBFAB52"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ins w:id="2602" w:author="Otter, Martin" w:date="2014-04-03T08:26:00Z">
        <w:r w:rsidR="004167B9">
          <w:rPr>
            <w:rStyle w:val="FormatvorlageArial"/>
            <w:szCs w:val="21"/>
          </w:rPr>
          <w:t xml:space="preserve">; the symbols of the mathematical equations describing the dependency are defined in section </w:t>
        </w:r>
      </w:ins>
      <w:ins w:id="2603" w:author="Otter, Martin" w:date="2014-04-03T08:27:00Z">
        <w:r w:rsidR="004167B9">
          <w:rPr>
            <w:rStyle w:val="FormatvorlageArial"/>
            <w:szCs w:val="21"/>
          </w:rPr>
          <w:fldChar w:fldCharType="begin"/>
        </w:r>
        <w:r w:rsidR="004167B9">
          <w:rPr>
            <w:rStyle w:val="FormatvorlageArial"/>
            <w:szCs w:val="21"/>
          </w:rPr>
          <w:instrText xml:space="preserve"> REF _Ref356504399 \n \h </w:instrText>
        </w:r>
      </w:ins>
      <w:r w:rsidR="004167B9">
        <w:rPr>
          <w:rStyle w:val="FormatvorlageArial"/>
          <w:szCs w:val="21"/>
        </w:rPr>
      </w:r>
      <w:r w:rsidR="004167B9">
        <w:rPr>
          <w:rStyle w:val="FormatvorlageArial"/>
          <w:szCs w:val="21"/>
        </w:rPr>
        <w:fldChar w:fldCharType="separate"/>
      </w:r>
      <w:r w:rsidR="00854655">
        <w:rPr>
          <w:rStyle w:val="FormatvorlageArial"/>
          <w:szCs w:val="21"/>
        </w:rPr>
        <w:t>3.1</w:t>
      </w:r>
      <w:ins w:id="2604" w:author="Otter, Martin" w:date="2014-04-03T08:27:00Z">
        <w:r w:rsidR="004167B9">
          <w:rPr>
            <w:rStyle w:val="FormatvorlageArial"/>
            <w:szCs w:val="21"/>
          </w:rPr>
          <w:fldChar w:fldCharType="end"/>
        </w:r>
      </w:ins>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53"/>
        <w:gridCol w:w="7341"/>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6888C081" w:rsidR="002778F3" w:rsidRDefault="00D377DE" w:rsidP="006C5D89">
            <w:pPr>
              <w:pStyle w:val="Textkrper-Tabelle"/>
              <w:rPr>
                <w:ins w:id="2605" w:author="Otter, Martin" w:date="2014-04-03T08:26:00Z"/>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 all output variables are listed here, especially discrete and continuous outputs</w:t>
            </w:r>
            <w:ins w:id="2606" w:author="Otter, Martin" w:date="2014-06-12T09:29:00Z">
              <w:r w:rsidR="00B23BBA">
                <w:rPr>
                  <w:rStyle w:val="FormatvorlageArial"/>
                  <w:i/>
                </w:rPr>
                <w:t xml:space="preserve">. The ordering of the variables in this list is defined by the exporting tool. Usually, it is best to order according to the declaration order </w:t>
              </w:r>
            </w:ins>
            <w:ins w:id="2607" w:author="Otter, Martin" w:date="2014-06-12T09:30:00Z">
              <w:r w:rsidR="00B23BBA">
                <w:rPr>
                  <w:rStyle w:val="FormatvorlageArial"/>
                  <w:i/>
                </w:rPr>
                <w:t xml:space="preserve">in the source model, since then the </w:t>
              </w:r>
            </w:ins>
            <w:ins w:id="2608" w:author="Otter, Martin" w:date="2014-06-12T09:31:00Z">
              <w:r w:rsidR="00B23BBA">
                <w:rPr>
                  <w:rStyle w:val="FormatvorlageArial"/>
                  <w:i/>
                </w:rPr>
                <w:t xml:space="preserve">&lt;Outputs&gt; </w:t>
              </w:r>
            </w:ins>
            <w:ins w:id="2609" w:author="Otter, Martin" w:date="2014-06-12T09:30:00Z">
              <w:r w:rsidR="00B23BBA">
                <w:rPr>
                  <w:rStyle w:val="FormatvorlageArial"/>
                  <w:i/>
                </w:rPr>
                <w:t xml:space="preserve">list </w:t>
              </w:r>
            </w:ins>
            <w:ins w:id="2610" w:author="Otter, Martin" w:date="2014-06-12T09:31:00Z">
              <w:r w:rsidR="00B23BBA">
                <w:rPr>
                  <w:rStyle w:val="FormatvorlageArial"/>
                  <w:i/>
                </w:rPr>
                <w:t>does not change, if the declaration order of outputs in the source model is not changed.</w:t>
              </w:r>
            </w:ins>
            <w:ins w:id="2611" w:author="Otter, Martin" w:date="2014-06-12T09:33:00Z">
              <w:r w:rsidR="00B23BBA">
                <w:rPr>
                  <w:rStyle w:val="FormatvorlageArial"/>
                  <w:i/>
                </w:rPr>
                <w:t xml:space="preserve"> This is </w:t>
              </w:r>
            </w:ins>
            <w:ins w:id="2612" w:author="Otter, Martin" w:date="2014-06-12T09:34:00Z">
              <w:r w:rsidR="00B23BBA">
                <w:rPr>
                  <w:rStyle w:val="FormatvorlageArial"/>
                  <w:i/>
                </w:rPr>
                <w:t xml:space="preserve">e.g. </w:t>
              </w:r>
            </w:ins>
            <w:ins w:id="2613" w:author="Otter, Martin" w:date="2014-06-12T09:33:00Z">
              <w:r w:rsidR="00B23BBA">
                <w:rPr>
                  <w:rStyle w:val="FormatvorlageArial"/>
                  <w:i/>
                </w:rPr>
                <w:t xml:space="preserve">important </w:t>
              </w:r>
            </w:ins>
            <w:ins w:id="2614" w:author="Otter, Martin" w:date="2014-06-12T09:34:00Z">
              <w:r w:rsidR="00B23BBA">
                <w:rPr>
                  <w:rStyle w:val="FormatvorlageArial"/>
                  <w:i/>
                </w:rPr>
                <w:t>for linearization, in order that the interpretation of the output vector does not change for a re-exported FMU</w:t>
              </w:r>
            </w:ins>
            <w:ins w:id="2615" w:author="Otter, Martin" w:date="2014-06-12T09:35:00Z">
              <w:r w:rsidR="00B23BBA">
                <w:rPr>
                  <w:rStyle w:val="FormatvorlageArial"/>
                  <w:i/>
                </w:rPr>
                <w:t>.</w:t>
              </w:r>
            </w:ins>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ins w:id="2616" w:author="Otter, Martin" w:date="2014-04-03T08:26:00Z">
              <w:r w:rsidR="004167B9">
                <w:rPr>
                  <w:rStyle w:val="FormatvorlageArial"/>
                </w:rPr>
                <w:t xml:space="preserve"> </w:t>
              </w:r>
            </w:ins>
            <w:ins w:id="2617" w:author="Otter, Martin" w:date="2014-04-03T08:35:00Z">
              <w:r w:rsidR="00A1546A">
                <w:rPr>
                  <w:rStyle w:val="FormatvorlageArial"/>
                </w:rPr>
                <w:t>The functional dependency</w:t>
              </w:r>
            </w:ins>
            <w:ins w:id="2618" w:author="Otter, Martin" w:date="2014-04-03T08:36:00Z">
              <w:r w:rsidR="00A1546A">
                <w:rPr>
                  <w:rStyle w:val="FormatvorlageArial"/>
                </w:rPr>
                <w:t xml:space="preserve"> is defined as (dependencies of variables that are fixed in </w:t>
              </w:r>
              <w:r w:rsidR="00A1546A" w:rsidRPr="00A1546A">
                <w:rPr>
                  <w:rStyle w:val="FormatvorlageArial"/>
                  <w:i/>
                  <w:rPrChange w:id="2619" w:author="Otter, Martin" w:date="2014-04-03T08:38:00Z">
                    <w:rPr>
                      <w:rStyle w:val="FormatvorlageArial"/>
                    </w:rPr>
                  </w:rPrChange>
                </w:rPr>
                <w:t>Event</w:t>
              </w:r>
              <w:r w:rsidR="00A1546A">
                <w:rPr>
                  <w:rStyle w:val="FormatvorlageArial"/>
                </w:rPr>
                <w:t xml:space="preserve"> and </w:t>
              </w:r>
              <w:r w:rsidR="00A1546A" w:rsidRPr="00A1546A">
                <w:rPr>
                  <w:rStyle w:val="FormatvorlageArial"/>
                  <w:i/>
                  <w:rPrChange w:id="2620" w:author="Otter, Martin" w:date="2014-04-03T08:38:00Z">
                    <w:rPr>
                      <w:rStyle w:val="FormatvorlageArial"/>
                    </w:rPr>
                  </w:rPrChange>
                </w:rPr>
                <w:t>Continuous-Time</w:t>
              </w:r>
              <w:r w:rsidR="00A1546A">
                <w:rPr>
                  <w:rStyle w:val="FormatvorlageArial"/>
                </w:rPr>
                <w:t xml:space="preserve"> </w:t>
              </w:r>
              <w:r w:rsidR="00A1546A" w:rsidRPr="00A1546A">
                <w:rPr>
                  <w:rStyle w:val="FormatvorlageArial"/>
                  <w:i/>
                  <w:rPrChange w:id="2621" w:author="Otter, Martin" w:date="2014-04-03T08:38:00Z">
                    <w:rPr>
                      <w:rStyle w:val="FormatvorlageArial"/>
                    </w:rPr>
                  </w:rPrChange>
                </w:rPr>
                <w:t>Mode</w:t>
              </w:r>
              <w:r w:rsidR="00A1546A">
                <w:rPr>
                  <w:rStyle w:val="FormatvorlageArial"/>
                </w:rPr>
                <w:t xml:space="preserve"> and at </w:t>
              </w:r>
              <w:r w:rsidR="00A1546A" w:rsidRPr="00A1546A">
                <w:rPr>
                  <w:rStyle w:val="FormatvorlageArial"/>
                  <w:i/>
                  <w:rPrChange w:id="2622" w:author="Otter, Martin" w:date="2014-04-03T08:38:00Z">
                    <w:rPr>
                      <w:rStyle w:val="FormatvorlageArial"/>
                    </w:rPr>
                  </w:rPrChange>
                </w:rPr>
                <w:t>Communication Points</w:t>
              </w:r>
              <w:r w:rsidR="00A1546A">
                <w:rPr>
                  <w:rStyle w:val="FormatvorlageArial"/>
                </w:rPr>
                <w:t xml:space="preserve"> are not shown):</w:t>
              </w:r>
            </w:ins>
          </w:p>
          <w:p w14:paraId="64DF4E73" w14:textId="3CE5E45F" w:rsidR="004167B9" w:rsidRPr="001C28B8" w:rsidRDefault="00B84CE5">
            <w:pPr>
              <w:pStyle w:val="Textkrper-Tabelle"/>
              <w:ind w:left="0"/>
              <w:rPr>
                <w:rStyle w:val="FormatvorlageArial"/>
                <w:color w:val="0000FF"/>
                <w:rPrChange w:id="2623" w:author="Otter, Martin" w:date="2014-04-03T08:34:00Z">
                  <w:rPr>
                    <w:rStyle w:val="FormatvorlageArial"/>
                  </w:rPr>
                </w:rPrChange>
              </w:rPr>
              <w:pPrChange w:id="2624" w:author="Otter, Martin" w:date="2014-04-24T14:51:00Z">
                <w:pPr>
                  <w:pStyle w:val="Textkrper-Tabelle"/>
                </w:pPr>
              </w:pPrChange>
            </w:pPr>
            <m:oMathPara>
              <m:oMath>
                <m:r>
                  <w:ins w:id="2625" w:author="Otter, Martin" w:date="2014-04-03T08:35:00Z">
                    <w:rPr>
                      <w:rFonts w:ascii="Cambria Math" w:hAnsi="Cambria Math"/>
                      <w:color w:val="0000FF"/>
                    </w:rPr>
                    <m:t>(</m:t>
                  </w:ins>
                </m:r>
                <m:sSub>
                  <m:sSubPr>
                    <m:ctrlPr>
                      <w:ins w:id="2626" w:author="Otter, Martin" w:date="2014-04-03T08:35:00Z">
                        <w:rPr>
                          <w:rFonts w:ascii="Cambria Math" w:hAnsi="Cambria Math"/>
                          <w:b/>
                          <w:color w:val="0000FF"/>
                        </w:rPr>
                      </w:ins>
                    </m:ctrlPr>
                  </m:sSubPr>
                  <m:e>
                    <m:r>
                      <w:ins w:id="2627" w:author="Otter, Martin" w:date="2014-04-03T08:35:00Z">
                        <m:rPr>
                          <m:sty m:val="b"/>
                        </m:rPr>
                        <w:rPr>
                          <w:rFonts w:ascii="Cambria Math" w:hAnsi="Cambria Math"/>
                          <w:color w:val="0000FF"/>
                        </w:rPr>
                        <m:t>y</m:t>
                      </w:ins>
                    </m:r>
                  </m:e>
                  <m:sub>
                    <m:r>
                      <w:ins w:id="2628" w:author="Otter, Martin" w:date="2014-04-03T08:35:00Z">
                        <w:rPr>
                          <w:rFonts w:ascii="Cambria Math" w:hAnsi="Cambria Math"/>
                          <w:color w:val="0000FF"/>
                        </w:rPr>
                        <m:t>c</m:t>
                      </w:ins>
                    </m:r>
                  </m:sub>
                </m:sSub>
                <m:r>
                  <w:ins w:id="2629" w:author="Otter, Martin" w:date="2014-04-03T08:35:00Z">
                    <m:rPr>
                      <m:sty m:val="b"/>
                    </m:rPr>
                    <w:rPr>
                      <w:rFonts w:ascii="Cambria Math" w:hAnsi="Cambria Math"/>
                      <w:color w:val="0000FF"/>
                    </w:rPr>
                    <m:t>,</m:t>
                  </w:ins>
                </m:r>
                <m:sSub>
                  <m:sSubPr>
                    <m:ctrlPr>
                      <w:ins w:id="2630" w:author="Otter, Martin" w:date="2014-04-03T08:35:00Z">
                        <w:rPr>
                          <w:rFonts w:ascii="Cambria Math" w:hAnsi="Cambria Math"/>
                          <w:b/>
                          <w:color w:val="0000FF"/>
                        </w:rPr>
                      </w:ins>
                    </m:ctrlPr>
                  </m:sSubPr>
                  <m:e>
                    <m:r>
                      <w:ins w:id="2631" w:author="Otter, Martin" w:date="2014-04-03T08:35:00Z">
                        <m:rPr>
                          <m:sty m:val="b"/>
                        </m:rPr>
                        <w:rPr>
                          <w:rFonts w:ascii="Cambria Math" w:hAnsi="Cambria Math"/>
                          <w:color w:val="0000FF"/>
                        </w:rPr>
                        <m:t>y</m:t>
                      </w:ins>
                    </m:r>
                  </m:e>
                  <m:sub>
                    <m:r>
                      <w:ins w:id="2632" w:author="Otter, Martin" w:date="2014-04-03T08:35:00Z">
                        <w:rPr>
                          <w:rFonts w:ascii="Cambria Math" w:hAnsi="Cambria Math"/>
                          <w:color w:val="0000FF"/>
                        </w:rPr>
                        <m:t>d</m:t>
                      </w:ins>
                    </m:r>
                  </m:sub>
                </m:sSub>
                <m:r>
                  <w:ins w:id="2633" w:author="Otter, Martin" w:date="2014-04-03T08:35:00Z">
                    <m:rPr>
                      <m:sty m:val="bi"/>
                    </m:rPr>
                    <w:rPr>
                      <w:rFonts w:ascii="Cambria Math" w:hAnsi="Cambria Math"/>
                      <w:color w:val="808080" w:themeColor="background1" w:themeShade="80"/>
                    </w:rPr>
                    <m:t>)</m:t>
                  </w:ins>
                </m:r>
                <m:r>
                  <w:ins w:id="2634" w:author="Otter, Martin" w:date="2014-04-03T08:35:00Z">
                    <w:rPr>
                      <w:rFonts w:ascii="Cambria Math" w:hAnsi="Cambria Math"/>
                      <w:color w:val="0000FF"/>
                    </w:rPr>
                    <m:t>≔</m:t>
                  </w:ins>
                </m:r>
                <m:sSub>
                  <m:sSubPr>
                    <m:ctrlPr>
                      <w:ins w:id="2635" w:author="Otter, Martin" w:date="2014-04-03T08:35:00Z">
                        <w:rPr>
                          <w:rFonts w:ascii="Cambria Math" w:hAnsi="Cambria Math"/>
                          <w:i/>
                          <w:color w:val="0000FF"/>
                        </w:rPr>
                      </w:ins>
                    </m:ctrlPr>
                  </m:sSubPr>
                  <m:e>
                    <m:r>
                      <w:ins w:id="2636" w:author="Otter, Martin" w:date="2014-04-03T08:35:00Z">
                        <m:rPr>
                          <m:sty m:val="b"/>
                        </m:rPr>
                        <w:rPr>
                          <w:rFonts w:ascii="Cambria Math" w:hAnsi="Cambria Math"/>
                          <w:color w:val="0000FF"/>
                        </w:rPr>
                        <m:t>f</m:t>
                      </w:ins>
                    </m:r>
                  </m:e>
                  <m:sub>
                    <m:r>
                      <w:ins w:id="2637" w:author="Otter, Martin" w:date="2014-04-03T08:35:00Z">
                        <w:rPr>
                          <w:rFonts w:ascii="Cambria Math" w:hAnsi="Cambria Math"/>
                          <w:color w:val="0000FF"/>
                        </w:rPr>
                        <m:t>output</m:t>
                      </w:ins>
                    </m:r>
                  </m:sub>
                </m:sSub>
                <m:r>
                  <w:ins w:id="2638" w:author="Otter, Martin" w:date="2014-04-03T08:35:00Z">
                    <w:rPr>
                      <w:rFonts w:ascii="Cambria Math" w:hAnsi="Cambria Math"/>
                      <w:color w:val="0000FF"/>
                    </w:rPr>
                    <m:t>(</m:t>
                  </w:ins>
                </m:r>
                <m:sSub>
                  <m:sSubPr>
                    <m:ctrlPr>
                      <w:ins w:id="2639" w:author="Otter, Martin" w:date="2014-04-03T08:35:00Z">
                        <w:rPr>
                          <w:rFonts w:ascii="Cambria Math" w:hAnsi="Cambria Math"/>
                          <w:i/>
                          <w:color w:val="0000FF"/>
                        </w:rPr>
                      </w:ins>
                    </m:ctrlPr>
                  </m:sSubPr>
                  <m:e>
                    <m:r>
                      <w:ins w:id="2640" w:author="Otter, Martin" w:date="2014-04-03T08:35:00Z">
                        <m:rPr>
                          <m:sty m:val="b"/>
                        </m:rPr>
                        <w:rPr>
                          <w:rFonts w:ascii="Cambria Math" w:hAnsi="Cambria Math"/>
                          <w:color w:val="0000FF"/>
                        </w:rPr>
                        <m:t>x</m:t>
                      </w:ins>
                    </m:r>
                  </m:e>
                  <m:sub>
                    <m:r>
                      <w:ins w:id="2641" w:author="Otter, Martin" w:date="2014-04-03T08:35:00Z">
                        <w:rPr>
                          <w:rFonts w:ascii="Cambria Math" w:hAnsi="Cambria Math"/>
                          <w:color w:val="0000FF"/>
                        </w:rPr>
                        <m:t>c</m:t>
                      </w:ins>
                    </m:r>
                  </m:sub>
                </m:sSub>
                <m:sSub>
                  <m:sSubPr>
                    <m:ctrlPr>
                      <w:ins w:id="2642" w:author="Otter, Martin" w:date="2014-04-03T08:35:00Z">
                        <w:rPr>
                          <w:rFonts w:ascii="Cambria Math" w:hAnsi="Cambria Math"/>
                          <w:i/>
                          <w:color w:val="3333FF"/>
                        </w:rPr>
                      </w:ins>
                    </m:ctrlPr>
                  </m:sSubPr>
                  <m:e>
                    <m:r>
                      <w:ins w:id="2643" w:author="Otter, Martin" w:date="2014-04-03T08:35:00Z">
                        <m:rPr>
                          <m:sty m:val="bi"/>
                        </m:rPr>
                        <w:rPr>
                          <w:rFonts w:ascii="Cambria Math" w:hAnsi="Cambria Math"/>
                          <w:color w:val="3333FF"/>
                        </w:rPr>
                        <m:t>, u</m:t>
                      </w:ins>
                    </m:r>
                  </m:e>
                  <m:sub>
                    <m:r>
                      <w:ins w:id="2644" w:author="Otter, Martin" w:date="2014-04-03T08:35:00Z">
                        <w:rPr>
                          <w:rFonts w:ascii="Cambria Math" w:hAnsi="Cambria Math"/>
                          <w:color w:val="3333FF"/>
                        </w:rPr>
                        <m:t>c</m:t>
                      </w:ins>
                    </m:r>
                  </m:sub>
                </m:sSub>
                <m:sSub>
                  <m:sSubPr>
                    <m:ctrlPr>
                      <w:ins w:id="2645" w:author="Otter, Martin" w:date="2014-04-03T08:35:00Z">
                        <w:rPr>
                          <w:rFonts w:ascii="Cambria Math" w:hAnsi="Cambria Math"/>
                          <w:b/>
                          <w:color w:val="0000FF"/>
                        </w:rPr>
                      </w:ins>
                    </m:ctrlPr>
                  </m:sSubPr>
                  <m:e>
                    <m:r>
                      <w:ins w:id="2646" w:author="Otter, Martin" w:date="2014-04-03T08:35:00Z">
                        <m:rPr>
                          <m:sty m:val="bi"/>
                        </m:rPr>
                        <w:rPr>
                          <w:rFonts w:ascii="Cambria Math" w:hAnsi="Cambria Math"/>
                          <w:color w:val="0000FF"/>
                        </w:rPr>
                        <m:t>, u</m:t>
                      </w:ins>
                    </m:r>
                  </m:e>
                  <m:sub>
                    <m:r>
                      <w:ins w:id="2647" w:author="Otter, Martin" w:date="2014-04-03T08:35:00Z">
                        <w:rPr>
                          <w:rFonts w:ascii="Cambria Math" w:hAnsi="Cambria Math"/>
                          <w:color w:val="0000FF"/>
                        </w:rPr>
                        <m:t>d</m:t>
                      </w:ins>
                    </m:r>
                  </m:sub>
                </m:sSub>
                <m:r>
                  <w:ins w:id="2648" w:author="Otter, Martin" w:date="2014-04-03T08:35:00Z">
                    <w:rPr>
                      <w:rFonts w:ascii="Cambria Math" w:hAnsi="Cambria Math"/>
                      <w:color w:val="0000FF"/>
                    </w:rPr>
                    <m:t xml:space="preserve">, </m:t>
                  </w:ins>
                </m:r>
                <m:r>
                  <w:ins w:id="2649" w:author="Otter, Martin" w:date="2014-04-03T08:37:00Z">
                    <w:rPr>
                      <w:rFonts w:ascii="Cambria Math" w:hAnsi="Cambria Math"/>
                      <w:color w:val="0000FF"/>
                    </w:rPr>
                    <m:t>t,</m:t>
                  </w:ins>
                </m:r>
                <m:sSub>
                  <m:sSubPr>
                    <m:ctrlPr>
                      <w:ins w:id="2650" w:author="Otter, Martin" w:date="2014-04-03T08:37:00Z">
                        <w:rPr>
                          <w:rFonts w:ascii="Cambria Math" w:hAnsi="Cambria Math"/>
                          <w:b/>
                          <w:color w:val="0000FF"/>
                        </w:rPr>
                      </w:ins>
                    </m:ctrlPr>
                  </m:sSubPr>
                  <m:e>
                    <m:r>
                      <w:ins w:id="2651" w:author="Otter, Martin" w:date="2014-04-03T08:37:00Z">
                        <m:rPr>
                          <m:sty m:val="bi"/>
                        </m:rPr>
                        <w:rPr>
                          <w:rFonts w:ascii="Cambria Math" w:hAnsi="Cambria Math"/>
                          <w:color w:val="0000FF"/>
                        </w:rPr>
                        <m:t>p</m:t>
                      </w:ins>
                    </m:r>
                  </m:e>
                  <m:sub>
                    <m:r>
                      <w:ins w:id="2652" w:author="Otter, Martin" w:date="2014-04-03T08:37:00Z">
                        <w:rPr>
                          <w:rFonts w:ascii="Cambria Math" w:hAnsi="Cambria Math"/>
                          <w:color w:val="0000FF"/>
                        </w:rPr>
                        <m:t>tune</m:t>
                      </w:ins>
                    </m:r>
                  </m:sub>
                </m:sSub>
                <m:r>
                  <w:ins w:id="2653" w:author="Otter, Martin" w:date="2014-04-03T08:35:00Z">
                    <w:rPr>
                      <w:rFonts w:ascii="Cambria Math" w:hAnsi="Cambria Math"/>
                      <w:color w:val="0000FF"/>
                    </w:rPr>
                    <m:t>)</m:t>
                  </w:ins>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13AAD670"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 xml:space="preserve">[Note,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ins w:id="2654" w:author="Otter, Martin" w:date="2014-06-12T09:35:00Z">
              <w:r w:rsidR="00B23BBA">
                <w:rPr>
                  <w:rStyle w:val="FormatvorlageArial"/>
                  <w:i/>
                </w:rPr>
                <w:t xml:space="preserve"> The ordering of the variables in this list is defined by the exporting tool. Usually, it is best to order according to the declaration order</w:t>
              </w:r>
            </w:ins>
            <w:ins w:id="2655" w:author="Otter, Martin" w:date="2014-06-12T09:36:00Z">
              <w:r w:rsidR="00B23BBA">
                <w:rPr>
                  <w:rStyle w:val="FormatvorlageArial"/>
                  <w:i/>
                </w:rPr>
                <w:t xml:space="preserve"> of the states</w:t>
              </w:r>
            </w:ins>
            <w:ins w:id="2656" w:author="Otter, Martin" w:date="2014-06-12T09:35:00Z">
              <w:r w:rsidR="00B23BBA">
                <w:rPr>
                  <w:rStyle w:val="FormatvorlageArial"/>
                  <w:i/>
                </w:rPr>
                <w:t xml:space="preserve"> in the source model, since then the &lt;</w:t>
              </w:r>
            </w:ins>
            <w:ins w:id="2657" w:author="Otter, Martin" w:date="2014-06-12T09:36:00Z">
              <w:r w:rsidR="00B23BBA">
                <w:rPr>
                  <w:rStyle w:val="FormatvorlageArial"/>
                  <w:i/>
                </w:rPr>
                <w:t>Derivatives</w:t>
              </w:r>
            </w:ins>
            <w:ins w:id="2658" w:author="Otter, Martin" w:date="2014-06-12T09:35:00Z">
              <w:r w:rsidR="00B23BBA">
                <w:rPr>
                  <w:rStyle w:val="FormatvorlageArial"/>
                  <w:i/>
                </w:rPr>
                <w:t>&gt; list does not change, if the declaration order of</w:t>
              </w:r>
            </w:ins>
            <w:ins w:id="2659" w:author="Otter, Martin" w:date="2014-06-12T09:36:00Z">
              <w:r w:rsidR="00B23BBA">
                <w:rPr>
                  <w:rStyle w:val="FormatvorlageArial"/>
                  <w:i/>
                </w:rPr>
                <w:t xml:space="preserve"> states </w:t>
              </w:r>
            </w:ins>
            <w:ins w:id="2660" w:author="Otter, Martin" w:date="2014-06-12T09:35:00Z">
              <w:r w:rsidR="00B23BBA">
                <w:rPr>
                  <w:rStyle w:val="FormatvorlageArial"/>
                  <w:i/>
                </w:rPr>
                <w:t xml:space="preserve">in the source model is not changed. This is e.g. important for linearization, in order that the interpretation of the </w:t>
              </w:r>
            </w:ins>
            <w:ins w:id="2661" w:author="Otter, Martin" w:date="2014-06-12T09:36:00Z">
              <w:r w:rsidR="00B23BBA">
                <w:rPr>
                  <w:rStyle w:val="FormatvorlageArial"/>
                  <w:i/>
                </w:rPr>
                <w:t>state</w:t>
              </w:r>
            </w:ins>
            <w:ins w:id="2662" w:author="Otter, Martin" w:date="2014-06-12T09:35:00Z">
              <w:r w:rsidR="00B23BBA">
                <w:rPr>
                  <w:rStyle w:val="FormatvorlageArial"/>
                  <w:i/>
                </w:rPr>
                <w:t xml:space="preserve"> vector does not change for a re-exported FMU</w:t>
              </w:r>
            </w:ins>
            <w:ins w:id="2663" w:author="Otter, Martin" w:date="2014-06-12T09:38:00Z">
              <w:r w:rsidR="00B23BBA">
                <w:rPr>
                  <w:rStyle w:val="FormatvorlageArial"/>
                  <w:i/>
                </w:rPr>
                <w:t>.</w:t>
              </w:r>
            </w:ins>
            <w:r w:rsidR="00C6645C" w:rsidRPr="0098259C">
              <w:rPr>
                <w:rStyle w:val="FormatvorlageArial"/>
              </w:rPr>
              <w:t>]</w:t>
            </w:r>
            <w:r>
              <w:rPr>
                <w:rStyle w:val="FormatvorlageArial"/>
              </w:rPr>
              <w:t xml:space="preserve">. 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D24C76">
              <w:rPr>
                <w:rStyle w:val="FormatvorlageArial"/>
                <w:rPrChange w:id="2664" w:author="Otter, Martin" w:date="2014-04-24T14:51:00Z">
                  <w:rPr>
                    <w:rStyle w:val="FormatvorlageArial"/>
                    <w:b/>
                  </w:rPr>
                </w:rPrChange>
              </w:rPr>
              <w:t>o</w:t>
            </w:r>
            <w:r w:rsidR="0036230A">
              <w:rPr>
                <w:rStyle w:val="FormatvorlageArial"/>
              </w:rPr>
              <w:t>f the corresponding ScalarVariable state derivative element. [</w:t>
            </w:r>
            <w:r w:rsidR="0036230A" w:rsidRPr="00326429">
              <w:rPr>
                <w:rStyle w:val="FormatvorlageArial"/>
                <w:i/>
              </w:rPr>
              <w:t>Note,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Example</w:t>
            </w:r>
            <w:proofErr w:type="gramStart"/>
            <w:r w:rsidR="0036230A" w:rsidRPr="00326429">
              <w:rPr>
                <w:rStyle w:val="FormatvorlageArial"/>
                <w:i/>
              </w:rPr>
              <w:t xml:space="preserve">: </w:t>
            </w:r>
            <w:r w:rsidR="00326429" w:rsidRPr="00326429">
              <w:rPr>
                <w:rStyle w:val="FormatvorlageArial"/>
                <w:i/>
              </w:rPr>
              <w:t xml:space="preserve"> </w:t>
            </w:r>
            <w:proofErr w:type="gramEnd"/>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7F515264" w:rsidR="0039390C" w:rsidRDefault="0039390C" w:rsidP="00326429">
            <w:pPr>
              <w:pStyle w:val="Textkrper-Zeileneinzug"/>
              <w:rPr>
                <w:rStyle w:val="FormatvorlageArial"/>
              </w:rPr>
            </w:pPr>
            <w:bookmarkStart w:id="2665"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del w:id="2666" w:author="Torsten Blochwitz" w:date="2014-04-09T16:48:00Z">
              <w:r w:rsidR="00B01D40" w:rsidRPr="0098259C" w:rsidDel="003B5D48">
                <w:rPr>
                  <w:rStyle w:val="CODE"/>
                </w:rPr>
                <w:delText>s</w:delText>
              </w:r>
            </w:del>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B01D40" w:rsidRPr="0098259C">
              <w:rPr>
                <w:rStyle w:val="FormatvorlageArial"/>
              </w:rPr>
              <w:t xml:space="preserve"> cannot be computed </w:t>
            </w:r>
            <w:bookmarkEnd w:id="2665"/>
            <w:r w:rsidR="00B01D40" w:rsidRPr="0098259C">
              <w:rPr>
                <w:rStyle w:val="FormatvorlageArial"/>
              </w:rPr>
              <w:t>[</w:t>
            </w:r>
            <w:r w:rsidR="00B01D40" w:rsidRPr="0098259C">
              <w:rPr>
                <w:rStyle w:val="FormatvorlageArial"/>
                <w:i/>
              </w:rPr>
              <w:t>which 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w:t>
            </w:r>
            <w:r w:rsidR="00BD7781" w:rsidRPr="0098259C">
              <w:rPr>
                <w:rStyle w:val="FormatvorlageArial"/>
                <w:i/>
              </w:rPr>
              <w:lastRenderedPageBreak/>
              <w:t>the CoSimulation case, then the “Derivatives” element is ignored for CoSimulation</w:t>
            </w:r>
            <w:ins w:id="2667" w:author="Otter, Martin" w:date="2014-04-03T11:35:00Z">
              <w:r w:rsidR="00F234CE">
                <w:rPr>
                  <w:rStyle w:val="FormatvorlageArial"/>
                  <w:i/>
                </w:rPr>
                <w:t xml:space="preserve">. If “inline integration” is used for a CoSimulation slave, then the model still has continuous-time states and just a </w:t>
              </w:r>
            </w:ins>
            <w:ins w:id="2668" w:author="Otter, Martin" w:date="2014-04-03T11:36:00Z">
              <w:r w:rsidR="00F234CE">
                <w:rPr>
                  <w:rStyle w:val="FormatvorlageArial"/>
                  <w:i/>
                </w:rPr>
                <w:t>special</w:t>
              </w:r>
            </w:ins>
            <w:ins w:id="2669" w:author="Otter, Martin" w:date="2014-04-03T11:35:00Z">
              <w:r w:rsidR="00F234CE">
                <w:rPr>
                  <w:rStyle w:val="FormatvorlageArial"/>
                  <w:i/>
                </w:rPr>
                <w:t xml:space="preserve"> </w:t>
              </w:r>
            </w:ins>
            <w:ins w:id="2670" w:author="Otter, Martin" w:date="2014-04-03T11:36:00Z">
              <w:r w:rsidR="00F234CE">
                <w:rPr>
                  <w:rStyle w:val="FormatvorlageArial"/>
                  <w:i/>
                </w:rPr>
                <w:t>solver is used (</w:t>
              </w:r>
            </w:ins>
            <w:ins w:id="2671" w:author="Otter, Martin" w:date="2014-04-03T11:37:00Z">
              <w:r w:rsidR="00F234CE">
                <w:rPr>
                  <w:rStyle w:val="FormatvorlageArial"/>
                  <w:i/>
                </w:rPr>
                <w:t>i</w:t>
              </w:r>
            </w:ins>
            <w:ins w:id="2672" w:author="Otter, Martin" w:date="2014-04-03T11:36:00Z">
              <w:r w:rsidR="00F234CE">
                <w:rPr>
                  <w:rStyle w:val="FormatvorlageArial"/>
                  <w:i/>
                </w:rPr>
                <w:t xml:space="preserve">nternally the implementation </w:t>
              </w:r>
            </w:ins>
            <w:ins w:id="2673" w:author="Otter, Martin" w:date="2014-04-03T11:37:00Z">
              <w:r w:rsidR="00F234CE">
                <w:rPr>
                  <w:rStyle w:val="FormatvorlageArial"/>
                  <w:i/>
                </w:rPr>
                <w:t>results in a discrete-time system, but from the outside, it is still a continuous-time system)</w:t>
              </w:r>
            </w:ins>
            <w:r w:rsidR="00BD7781" w:rsidRPr="0098259C">
              <w:rPr>
                <w:rStyle w:val="FormatvorlageArial"/>
                <w:i/>
              </w:rPr>
              <w:t>]</w:t>
            </w:r>
            <w:r w:rsidR="00B01D40" w:rsidRPr="0098259C">
              <w:rPr>
                <w:rStyle w:val="FormatvorlageArial"/>
              </w:rPr>
              <w:t>.</w:t>
            </w:r>
          </w:p>
          <w:p w14:paraId="63FB9BF0" w14:textId="39CBB245" w:rsidR="00A1546A" w:rsidRDefault="00ED08DD">
            <w:pPr>
              <w:pStyle w:val="Textkrper-Zeileneinzug"/>
              <w:rPr>
                <w:ins w:id="2674" w:author="Otter, Martin" w:date="2014-04-03T08:39:00Z"/>
                <w:rStyle w:val="FormatvorlageArial"/>
              </w:rPr>
              <w:pPrChange w:id="2675" w:author="Otter, Martin" w:date="2014-07-09T12:16:00Z">
                <w:pPr>
                  <w:pStyle w:val="Textkrper-Tabelle"/>
                </w:pPr>
              </w:pPrChange>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ins w:id="2676" w:author="Otter, Martin" w:date="2014-04-03T08:39:00Z">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ins>
          </w:p>
          <w:p w14:paraId="57A22661" w14:textId="63764661" w:rsidR="00A1546A" w:rsidRPr="00A1546A" w:rsidRDefault="00C8792E">
            <w:pPr>
              <w:pStyle w:val="Textkrper-Zeileneinzug"/>
              <w:rPr>
                <w:rPrChange w:id="2677" w:author="Otter, Martin" w:date="2014-04-03T08:39:00Z">
                  <w:rPr>
                    <w:rStyle w:val="FormatvorlageArial"/>
                    <w:szCs w:val="21"/>
                  </w:rPr>
                </w:rPrChange>
              </w:rPr>
            </w:pPr>
            <m:oMathPara>
              <m:oMath>
                <m:sSub>
                  <m:sSubPr>
                    <m:ctrlPr>
                      <w:ins w:id="2678" w:author="Otter, Martin" w:date="2014-04-03T08:40:00Z">
                        <w:rPr>
                          <w:rFonts w:ascii="Cambria Math" w:hAnsi="Cambria Math"/>
                          <w:i/>
                          <w:color w:val="0000FF"/>
                        </w:rPr>
                      </w:ins>
                    </m:ctrlPr>
                  </m:sSubPr>
                  <m:e>
                    <m:acc>
                      <m:accPr>
                        <m:chr m:val="̇"/>
                        <m:ctrlPr>
                          <w:ins w:id="2679" w:author="Otter, Martin" w:date="2014-04-03T08:40:00Z">
                            <w:rPr>
                              <w:rFonts w:ascii="Cambria Math" w:hAnsi="Cambria Math"/>
                              <w:i/>
                              <w:color w:val="0000FF"/>
                            </w:rPr>
                          </w:ins>
                        </m:ctrlPr>
                      </m:accPr>
                      <m:e>
                        <m:r>
                          <w:ins w:id="2680" w:author="Otter, Martin" w:date="2014-04-03T08:40:00Z">
                            <m:rPr>
                              <m:sty m:val="b"/>
                            </m:rPr>
                            <w:rPr>
                              <w:rFonts w:ascii="Cambria Math" w:hAnsi="Cambria Math"/>
                              <w:color w:val="0000FF"/>
                            </w:rPr>
                            <m:t>x</m:t>
                          </w:ins>
                        </m:r>
                      </m:e>
                    </m:acc>
                  </m:e>
                  <m:sub>
                    <m:r>
                      <w:ins w:id="2681" w:author="Otter, Martin" w:date="2014-04-03T08:40:00Z">
                        <w:rPr>
                          <w:rFonts w:ascii="Cambria Math" w:hAnsi="Cambria Math"/>
                          <w:color w:val="0000FF"/>
                        </w:rPr>
                        <m:t>c</m:t>
                      </w:ins>
                    </m:r>
                  </m:sub>
                </m:sSub>
                <m:r>
                  <w:ins w:id="2682" w:author="Otter, Martin" w:date="2014-04-03T08:39:00Z">
                    <w:rPr>
                      <w:rFonts w:ascii="Cambria Math" w:hAnsi="Cambria Math"/>
                      <w:color w:val="0000FF"/>
                    </w:rPr>
                    <m:t>≔</m:t>
                  </w:ins>
                </m:r>
                <m:sSub>
                  <m:sSubPr>
                    <m:ctrlPr>
                      <w:ins w:id="2683" w:author="Otter, Martin" w:date="2014-04-03T08:39:00Z">
                        <w:rPr>
                          <w:rFonts w:ascii="Cambria Math" w:hAnsi="Cambria Math"/>
                          <w:i/>
                          <w:color w:val="0000FF"/>
                        </w:rPr>
                      </w:ins>
                    </m:ctrlPr>
                  </m:sSubPr>
                  <m:e>
                    <m:r>
                      <w:ins w:id="2684" w:author="Otter, Martin" w:date="2014-04-03T08:39:00Z">
                        <m:rPr>
                          <m:sty m:val="b"/>
                        </m:rPr>
                        <w:rPr>
                          <w:rFonts w:ascii="Cambria Math" w:hAnsi="Cambria Math"/>
                          <w:color w:val="0000FF"/>
                        </w:rPr>
                        <m:t>f</m:t>
                      </w:ins>
                    </m:r>
                  </m:e>
                  <m:sub>
                    <m:r>
                      <w:ins w:id="2685" w:author="Otter, Martin" w:date="2014-04-03T08:40:00Z">
                        <w:rPr>
                          <w:rFonts w:ascii="Cambria Math" w:hAnsi="Cambria Math"/>
                          <w:color w:val="0000FF"/>
                        </w:rPr>
                        <m:t>der</m:t>
                      </w:ins>
                    </m:r>
                  </m:sub>
                </m:sSub>
                <m:r>
                  <w:ins w:id="2686" w:author="Otter, Martin" w:date="2014-04-03T08:39:00Z">
                    <w:rPr>
                      <w:rFonts w:ascii="Cambria Math" w:hAnsi="Cambria Math"/>
                      <w:color w:val="0000FF"/>
                    </w:rPr>
                    <m:t>(</m:t>
                  </w:ins>
                </m:r>
                <m:sSub>
                  <m:sSubPr>
                    <m:ctrlPr>
                      <w:ins w:id="2687" w:author="Otter, Martin" w:date="2014-04-03T08:39:00Z">
                        <w:rPr>
                          <w:rFonts w:ascii="Cambria Math" w:hAnsi="Cambria Math"/>
                          <w:i/>
                          <w:color w:val="0000FF"/>
                        </w:rPr>
                      </w:ins>
                    </m:ctrlPr>
                  </m:sSubPr>
                  <m:e>
                    <m:r>
                      <w:ins w:id="2688" w:author="Otter, Martin" w:date="2014-04-03T08:39:00Z">
                        <m:rPr>
                          <m:sty m:val="b"/>
                        </m:rPr>
                        <w:rPr>
                          <w:rFonts w:ascii="Cambria Math" w:hAnsi="Cambria Math"/>
                          <w:color w:val="0000FF"/>
                        </w:rPr>
                        <m:t>x</m:t>
                      </w:ins>
                    </m:r>
                  </m:e>
                  <m:sub>
                    <m:r>
                      <w:ins w:id="2689" w:author="Otter, Martin" w:date="2014-04-03T08:39:00Z">
                        <w:rPr>
                          <w:rFonts w:ascii="Cambria Math" w:hAnsi="Cambria Math"/>
                          <w:color w:val="0000FF"/>
                        </w:rPr>
                        <m:t>c</m:t>
                      </w:ins>
                    </m:r>
                  </m:sub>
                </m:sSub>
                <m:r>
                  <w:ins w:id="2690" w:author="Otter, Martin" w:date="2014-04-03T08:39:00Z">
                    <w:rPr>
                      <w:rFonts w:ascii="Cambria Math" w:hAnsi="Cambria Math"/>
                      <w:color w:val="3333FF"/>
                    </w:rPr>
                    <m:t>,</m:t>
                  </w:ins>
                </m:r>
                <m:sSub>
                  <m:sSubPr>
                    <m:ctrlPr>
                      <w:ins w:id="2691" w:author="Otter, Martin" w:date="2014-04-03T08:39:00Z">
                        <w:rPr>
                          <w:rFonts w:ascii="Cambria Math" w:hAnsi="Cambria Math"/>
                          <w:i/>
                          <w:color w:val="3333FF"/>
                        </w:rPr>
                      </w:ins>
                    </m:ctrlPr>
                  </m:sSubPr>
                  <m:e>
                    <m:r>
                      <w:ins w:id="2692" w:author="Otter, Martin" w:date="2014-04-03T08:39:00Z">
                        <m:rPr>
                          <m:sty m:val="bi"/>
                        </m:rPr>
                        <w:rPr>
                          <w:rFonts w:ascii="Cambria Math" w:hAnsi="Cambria Math"/>
                          <w:color w:val="3333FF"/>
                        </w:rPr>
                        <m:t>u</m:t>
                      </w:ins>
                    </m:r>
                  </m:e>
                  <m:sub>
                    <m:r>
                      <w:ins w:id="2693" w:author="Otter, Martin" w:date="2014-04-03T08:39:00Z">
                        <w:rPr>
                          <w:rFonts w:ascii="Cambria Math" w:hAnsi="Cambria Math"/>
                          <w:color w:val="3333FF"/>
                        </w:rPr>
                        <m:t>c</m:t>
                      </w:ins>
                    </m:r>
                  </m:sub>
                </m:sSub>
                <m:sSub>
                  <m:sSubPr>
                    <m:ctrlPr>
                      <w:ins w:id="2694" w:author="Otter, Martin" w:date="2014-04-03T08:39:00Z">
                        <w:rPr>
                          <w:rFonts w:ascii="Cambria Math" w:hAnsi="Cambria Math"/>
                          <w:b/>
                          <w:color w:val="0000FF"/>
                        </w:rPr>
                      </w:ins>
                    </m:ctrlPr>
                  </m:sSubPr>
                  <m:e>
                    <m:r>
                      <w:ins w:id="2695" w:author="Otter, Martin" w:date="2014-04-03T08:39:00Z">
                        <m:rPr>
                          <m:sty m:val="bi"/>
                        </m:rPr>
                        <w:rPr>
                          <w:rFonts w:ascii="Cambria Math" w:hAnsi="Cambria Math"/>
                          <w:color w:val="0000FF"/>
                        </w:rPr>
                        <m:t>, u</m:t>
                      </w:ins>
                    </m:r>
                  </m:e>
                  <m:sub>
                    <m:r>
                      <w:ins w:id="2696" w:author="Otter, Martin" w:date="2014-04-03T08:39:00Z">
                        <w:rPr>
                          <w:rFonts w:ascii="Cambria Math" w:hAnsi="Cambria Math"/>
                          <w:color w:val="0000FF"/>
                        </w:rPr>
                        <m:t>d</m:t>
                      </w:ins>
                    </m:r>
                  </m:sub>
                </m:sSub>
                <m:r>
                  <w:ins w:id="2697" w:author="Otter, Martin" w:date="2014-04-03T08:39:00Z">
                    <w:rPr>
                      <w:rFonts w:ascii="Cambria Math" w:hAnsi="Cambria Math"/>
                      <w:color w:val="0000FF"/>
                    </w:rPr>
                    <m:t>, t,</m:t>
                  </w:ins>
                </m:r>
                <m:sSub>
                  <m:sSubPr>
                    <m:ctrlPr>
                      <w:ins w:id="2698" w:author="Otter, Martin" w:date="2014-04-03T08:39:00Z">
                        <w:rPr>
                          <w:rFonts w:ascii="Cambria Math" w:hAnsi="Cambria Math"/>
                          <w:b/>
                          <w:color w:val="0000FF"/>
                        </w:rPr>
                      </w:ins>
                    </m:ctrlPr>
                  </m:sSubPr>
                  <m:e>
                    <m:r>
                      <w:ins w:id="2699" w:author="Otter, Martin" w:date="2014-04-03T08:39:00Z">
                        <m:rPr>
                          <m:sty m:val="bi"/>
                        </m:rPr>
                        <w:rPr>
                          <w:rFonts w:ascii="Cambria Math" w:hAnsi="Cambria Math"/>
                          <w:color w:val="0000FF"/>
                        </w:rPr>
                        <m:t>p</m:t>
                      </w:ins>
                    </m:r>
                  </m:e>
                  <m:sub>
                    <m:r>
                      <w:ins w:id="2700" w:author="Otter, Martin" w:date="2014-04-03T08:39:00Z">
                        <w:rPr>
                          <w:rFonts w:ascii="Cambria Math" w:hAnsi="Cambria Math"/>
                          <w:color w:val="0000FF"/>
                        </w:rPr>
                        <m:t>tune</m:t>
                      </w:ins>
                    </m:r>
                  </m:sub>
                </m:sSub>
                <m:r>
                  <w:ins w:id="2701" w:author="Otter, Martin" w:date="2014-04-03T08:39:00Z">
                    <w:rPr>
                      <w:rFonts w:ascii="Cambria Math" w:hAnsi="Cambria Math"/>
                      <w:color w:val="0000FF"/>
                    </w:rPr>
                    <m:t>)</m:t>
                  </w:ins>
                </m:r>
              </m:oMath>
            </m:oMathPara>
          </w:p>
        </w:tc>
      </w:tr>
      <w:tr w:rsidR="00B72BE6" w:rsidRPr="0098259C" w:rsidDel="009F1458" w14:paraId="2B9825E0" w14:textId="65BD6866" w:rsidTr="006F760E">
        <w:trPr>
          <w:del w:id="2702" w:author="Otter, Martin" w:date="2014-04-15T10:17:00Z"/>
        </w:trPr>
        <w:tc>
          <w:tcPr>
            <w:tcW w:w="2153" w:type="dxa"/>
            <w:shd w:val="clear" w:color="auto" w:fill="auto"/>
          </w:tcPr>
          <w:p w14:paraId="649C6C38" w14:textId="008AFB22" w:rsidR="00B72BE6" w:rsidRPr="0098259C" w:rsidDel="009F1458" w:rsidRDefault="00B72BE6" w:rsidP="005E69DF">
            <w:pPr>
              <w:pStyle w:val="Textkrper-Tabelle"/>
              <w:rPr>
                <w:del w:id="2703" w:author="Otter, Martin" w:date="2014-04-15T10:17:00Z"/>
                <w:rStyle w:val="CODE"/>
              </w:rPr>
            </w:pPr>
            <w:del w:id="2704" w:author="Otter, Martin" w:date="2014-04-15T10:17:00Z">
              <w:r w:rsidDel="009F1458">
                <w:rPr>
                  <w:rStyle w:val="CODE"/>
                </w:rPr>
                <w:lastRenderedPageBreak/>
                <w:delText>DiscreteStates</w:delText>
              </w:r>
            </w:del>
          </w:p>
        </w:tc>
        <w:tc>
          <w:tcPr>
            <w:tcW w:w="7341" w:type="dxa"/>
            <w:shd w:val="clear" w:color="auto" w:fill="auto"/>
          </w:tcPr>
          <w:p w14:paraId="5FF08499" w14:textId="09BB6B57" w:rsidR="00B72BE6" w:rsidDel="009F1458" w:rsidRDefault="00B72BE6" w:rsidP="005E69DF">
            <w:pPr>
              <w:pStyle w:val="Textkrper-Tabelle"/>
              <w:rPr>
                <w:del w:id="2705" w:author="Otter, Martin" w:date="2014-04-15T10:17:00Z"/>
                <w:rStyle w:val="FormatvorlageArial"/>
              </w:rPr>
            </w:pPr>
            <w:del w:id="2706" w:author="Otter, Martin" w:date="2014-04-15T10:17:00Z">
              <w:r w:rsidDel="009F1458">
                <w:rPr>
                  <w:rStyle w:val="FormatvorlageArial"/>
                </w:rPr>
                <w:delText>O</w:delText>
              </w:r>
              <w:r w:rsidRPr="0098259C" w:rsidDel="009F1458">
                <w:rPr>
                  <w:rStyle w:val="FormatvorlageArial"/>
                </w:rPr>
                <w:delText xml:space="preserve">rdered list of all </w:delText>
              </w:r>
              <w:r w:rsidDel="009F1458">
                <w:rPr>
                  <w:rStyle w:val="FormatvorlageArial"/>
                </w:rPr>
                <w:delText>exposed discrete states</w:delText>
              </w:r>
              <w:r w:rsidRPr="0098259C" w:rsidDel="009F1458">
                <w:rPr>
                  <w:rStyle w:val="FormatvorlageArial"/>
                </w:rPr>
                <w:delText xml:space="preserve">, in other words a list of </w:delText>
              </w:r>
              <w:r w:rsidRPr="0098259C" w:rsidDel="009F1458">
                <w:rPr>
                  <w:rStyle w:val="CODE"/>
                </w:rPr>
                <w:delText>ScalarVariable</w:delText>
              </w:r>
              <w:r w:rsidRPr="0098259C" w:rsidDel="009F1458">
                <w:rPr>
                  <w:rStyle w:val="FormatvorlageArial"/>
                </w:rPr>
                <w:delText xml:space="preserve"> </w:delText>
              </w:r>
              <w:r w:rsidDel="009F1458">
                <w:rPr>
                  <w:rStyle w:val="CODE"/>
                </w:rPr>
                <w:delText>indices</w:delText>
              </w:r>
              <w:r w:rsidRPr="0098259C" w:rsidDel="009F1458">
                <w:rPr>
                  <w:rStyle w:val="FormatvorlageArial"/>
                </w:rPr>
                <w:delText xml:space="preserve"> where every</w:delText>
              </w:r>
              <w:r w:rsidDel="009F1458">
                <w:rPr>
                  <w:rStyle w:val="FormatvorlageArial"/>
                </w:rPr>
                <w:delText xml:space="preserve"> corresponding</w:delText>
              </w:r>
              <w:r w:rsidRPr="0098259C" w:rsidDel="009F1458">
                <w:rPr>
                  <w:rStyle w:val="FormatvorlageArial"/>
                </w:rPr>
                <w:delText xml:space="preserve"> </w:delText>
              </w:r>
              <w:r w:rsidRPr="0098259C" w:rsidDel="009F1458">
                <w:rPr>
                  <w:rStyle w:val="CODE"/>
                </w:rPr>
                <w:delText>ScalarVariable</w:delText>
              </w:r>
              <w:r w:rsidRPr="0098259C" w:rsidDel="009F1458">
                <w:rPr>
                  <w:rStyle w:val="FormatvorlageArial"/>
                </w:rPr>
                <w:delText xml:space="preserve"> must have</w:delText>
              </w:r>
              <w:r w:rsidDel="009F1458">
                <w:rPr>
                  <w:rStyle w:val="FormatvorlageArial"/>
                </w:rPr>
                <w:delText xml:space="preserve"> attribute</w:delText>
              </w:r>
              <w:r w:rsidRPr="0098259C" w:rsidDel="009F1458">
                <w:rPr>
                  <w:rStyle w:val="FormatvorlageArial"/>
                </w:rPr>
                <w:delText xml:space="preserve"> </w:delText>
              </w:r>
              <w:r w:rsidDel="009F1458">
                <w:rPr>
                  <w:rStyle w:val="CODE"/>
                </w:rPr>
                <w:delText>previous</w:delText>
              </w:r>
              <w:r w:rsidDel="009F1458">
                <w:rPr>
                  <w:rStyle w:val="FormatvorlageArial"/>
                </w:rPr>
                <w:delText xml:space="preserve"> defined. The corresponding previous values of discrete-time states are defined by attribute </w:delText>
              </w:r>
              <w:r w:rsidDel="009F1458">
                <w:rPr>
                  <w:rStyle w:val="CODE"/>
                </w:rPr>
                <w:delText>previous</w:delText>
              </w:r>
              <w:r w:rsidDel="009F1458">
                <w:rPr>
                  <w:rStyle w:val="FormatvorlageArial"/>
                </w:rPr>
                <w:delText xml:space="preserve"> of the corresponding </w:delText>
              </w:r>
              <w:r w:rsidRPr="0098259C" w:rsidDel="009F1458">
                <w:rPr>
                  <w:rStyle w:val="CODE"/>
                </w:rPr>
                <w:delText>ScalarVariable</w:delText>
              </w:r>
              <w:r w:rsidDel="009F1458">
                <w:rPr>
                  <w:rStyle w:val="FormatvorlageArial"/>
                </w:rPr>
                <w:delText>.</w:delText>
              </w:r>
            </w:del>
          </w:p>
          <w:p w14:paraId="291BD3C6" w14:textId="535457E9" w:rsidR="00B05F6B" w:rsidRPr="00B05F6B" w:rsidDel="009F1458" w:rsidRDefault="00B72BE6" w:rsidP="00B05F6B">
            <w:pPr>
              <w:pStyle w:val="Textkrper-Zeileneinzug"/>
              <w:rPr>
                <w:del w:id="2707" w:author="Otter, Martin" w:date="2014-04-15T10:17:00Z"/>
                <w:rPrChange w:id="2708" w:author="Otter, Martin" w:date="2014-04-03T08:44:00Z">
                  <w:rPr>
                    <w:del w:id="2709" w:author="Otter, Martin" w:date="2014-04-15T10:17:00Z"/>
                    <w:rStyle w:val="FormatvorlageArial"/>
                    <w:lang w:eastAsia="nl-NL"/>
                  </w:rPr>
                </w:rPrChange>
              </w:rPr>
            </w:pPr>
            <w:del w:id="2710" w:author="Otter, Martin" w:date="2014-04-15T10:17:00Z">
              <w:r w:rsidDel="009F1458">
                <w:rPr>
                  <w:rStyle w:val="FormatvorlageArial"/>
                </w:rPr>
                <w:delText xml:space="preserve">Attribute </w:delText>
              </w:r>
              <w:r w:rsidRPr="00D10BE8" w:rsidDel="009F1458">
                <w:rPr>
                  <w:rStyle w:val="CODE"/>
                </w:rPr>
                <w:delText>dependencies</w:delText>
              </w:r>
              <w:r w:rsidDel="009F1458">
                <w:rPr>
                  <w:rStyle w:val="FormatvorlageArial"/>
                </w:rPr>
                <w:delText xml:space="preserve"> defines the dependencies of the discrete states from the knowns</w:delText>
              </w:r>
              <w:r w:rsidR="006C5D89" w:rsidDel="009F1458">
                <w:rPr>
                  <w:rStyle w:val="FormatvorlageArial"/>
                </w:rPr>
                <w:delText xml:space="preserve"> at the current super dense time instant </w:delText>
              </w:r>
              <w:r w:rsidDel="009F1458">
                <w:rPr>
                  <w:rStyle w:val="FormatvorlageArial"/>
                </w:rPr>
                <w:delText xml:space="preserve">in </w:delText>
              </w:r>
              <w:r w:rsidDel="009F1458">
                <w:rPr>
                  <w:rStyle w:val="FormatvorlageArial"/>
                  <w:i/>
                </w:rPr>
                <w:delText>Event</w:delText>
              </w:r>
              <w:r w:rsidR="006C1028" w:rsidDel="009F1458">
                <w:rPr>
                  <w:rStyle w:val="FormatvorlageArial"/>
                  <w:i/>
                </w:rPr>
                <w:delText xml:space="preserve"> Mode </w:delText>
              </w:r>
              <w:r w:rsidR="006C5D89" w:rsidDel="009F1458">
                <w:rPr>
                  <w:rStyle w:val="FormatvorlageArial"/>
                </w:rPr>
                <w:delText>(ModelExchange) and</w:delText>
              </w:r>
              <w:r w:rsidR="006C1028" w:rsidDel="009F1458">
                <w:rPr>
                  <w:rStyle w:val="FormatvorlageArial"/>
                </w:rPr>
                <w:delText xml:space="preserve"> at</w:delText>
              </w:r>
              <w:r w:rsidR="006C5D89" w:rsidDel="009F1458">
                <w:rPr>
                  <w:rStyle w:val="FormatvorlageArial"/>
                </w:rPr>
                <w:delText xml:space="preserve"> the current</w:delText>
              </w:r>
              <w:r w:rsidR="006C1028" w:rsidDel="009F1458">
                <w:rPr>
                  <w:rStyle w:val="FormatvorlageArial"/>
                </w:rPr>
                <w:delText xml:space="preserve"> </w:delText>
              </w:r>
              <w:r w:rsidR="006C1028" w:rsidRPr="006C1028" w:rsidDel="009F1458">
                <w:rPr>
                  <w:rStyle w:val="FormatvorlageArial"/>
                  <w:i/>
                </w:rPr>
                <w:delText>Communication Point</w:delText>
              </w:r>
              <w:r w:rsidR="006C1028" w:rsidDel="009F1458">
                <w:rPr>
                  <w:rStyle w:val="FormatvorlageArial"/>
                </w:rPr>
                <w:delText xml:space="preserve"> (CoSimulation)</w:delText>
              </w:r>
              <w:r w:rsidDel="009F1458">
                <w:rPr>
                  <w:rStyle w:val="FormatvorlageArial"/>
                </w:rPr>
                <w:delText>, especially the dependency on the previous discrete-time states</w:delText>
              </w:r>
            </w:del>
          </w:p>
        </w:tc>
      </w:tr>
    </w:tbl>
    <w:p w14:paraId="5318555E" w14:textId="77777777" w:rsidR="00945729" w:rsidRDefault="00945729">
      <w:pPr>
        <w:rPr>
          <w:ins w:id="2711" w:author="Otter, Martin" w:date="2014-07-16T18:10:00Z"/>
        </w:rPr>
      </w:pPr>
      <w:ins w:id="2712" w:author="Otter, Martin" w:date="2014-07-16T18:10:00Z">
        <w:r>
          <w:br w:type="page"/>
        </w:r>
      </w:ins>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53"/>
        <w:gridCol w:w="7341"/>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lastRenderedPageBreak/>
              <w:t>InitialUnknowns</w:t>
            </w:r>
          </w:p>
        </w:tc>
        <w:tc>
          <w:tcPr>
            <w:tcW w:w="7341" w:type="dxa"/>
            <w:shd w:val="clear" w:color="auto" w:fill="auto"/>
          </w:tcPr>
          <w:p w14:paraId="77859CDF" w14:textId="5C62CE54" w:rsidR="000F7BC4" w:rsidRDefault="00D377DE">
            <w:pPr>
              <w:pStyle w:val="Textkrper-Tabelle"/>
              <w:rPr>
                <w:ins w:id="2713" w:author="Otter, Martin" w:date="2014-07-09T12:15:00Z"/>
                <w:rStyle w:val="FormatvorlageArial"/>
              </w:rPr>
            </w:pPr>
            <w:r w:rsidRPr="00D377DE">
              <w:rPr>
                <w:rStyle w:val="FormatvorlageArial"/>
              </w:rPr>
              <w:t xml:space="preserve">Ordered list of all exposed </w:t>
            </w:r>
            <w:r>
              <w:rPr>
                <w:rStyle w:val="FormatvorlageArial"/>
              </w:rPr>
              <w:t>Unknowns in Initialization Mode</w:t>
            </w:r>
            <w:ins w:id="2714" w:author="Otter, Martin" w:date="2014-07-09T12:15:00Z">
              <w:r w:rsidR="000F7BC4">
                <w:rPr>
                  <w:rStyle w:val="FormatvorlageArial"/>
                </w:rPr>
                <w:t xml:space="preserve">. </w:t>
              </w:r>
            </w:ins>
            <w:del w:id="2715" w:author="Otter, Martin" w:date="2014-07-09T12:15:00Z">
              <w:r w:rsidDel="000F7BC4">
                <w:rPr>
                  <w:rStyle w:val="FormatvorlageArial"/>
                </w:rPr>
                <w:delText xml:space="preserve">, </w:delText>
              </w:r>
            </w:del>
            <w:ins w:id="2716" w:author="Otter, Martin" w:date="2014-07-09T12:15:00Z">
              <w:r w:rsidR="00266514">
                <w:rPr>
                  <w:rStyle w:val="FormatvorlageArial"/>
                </w:rPr>
                <w:t>This list</w:t>
              </w:r>
            </w:ins>
            <w:ins w:id="2717" w:author="Otter, Martin" w:date="2014-07-16T18:43:00Z">
              <w:r w:rsidR="00266514">
                <w:rPr>
                  <w:rStyle w:val="FormatvorlageArial"/>
                </w:rPr>
                <w:t xml:space="preserve"> consists of all </w:t>
              </w:r>
            </w:ins>
            <w:ins w:id="2718" w:author="Otter, Martin" w:date="2014-07-16T18:01:00Z">
              <w:r w:rsidR="00A67061" w:rsidRPr="00A67061">
                <w:rPr>
                  <w:rStyle w:val="FormatvorlageArial"/>
                </w:rPr>
                <w:t>variables with</w:t>
              </w:r>
            </w:ins>
          </w:p>
          <w:p w14:paraId="48DD8084" w14:textId="233B9628" w:rsidR="000F7BC4" w:rsidRDefault="00A67061">
            <w:pPr>
              <w:pStyle w:val="Textkrper-Tabelle"/>
              <w:numPr>
                <w:ilvl w:val="0"/>
                <w:numId w:val="71"/>
              </w:numPr>
              <w:rPr>
                <w:ins w:id="2719" w:author="Otter, Martin" w:date="2014-07-09T12:16:00Z"/>
                <w:rStyle w:val="FormatvorlageArial"/>
              </w:rPr>
              <w:pPrChange w:id="2720" w:author="Otter, Martin" w:date="2014-07-09T12:16:00Z">
                <w:pPr>
                  <w:pStyle w:val="Textkrper-Tabelle"/>
                </w:pPr>
              </w:pPrChange>
            </w:pPr>
            <w:ins w:id="2721" w:author="Otter, Martin" w:date="2014-07-16T18:01:00Z">
              <w:r>
                <w:rPr>
                  <w:rStyle w:val="CODE"/>
                </w:rPr>
                <w:t>causality</w:t>
              </w:r>
            </w:ins>
            <w:ins w:id="2722" w:author="Otter, Martin" w:date="2014-07-09T12:15:00Z">
              <w:r w:rsidR="000F7BC4" w:rsidRPr="000F7BC4">
                <w:rPr>
                  <w:rStyle w:val="CODE"/>
                  <w:rPrChange w:id="2723" w:author="Otter, Martin" w:date="2014-07-09T12:18:00Z">
                    <w:rPr>
                      <w:rStyle w:val="FormatvorlageArial"/>
                    </w:rPr>
                  </w:rPrChange>
                </w:rPr>
                <w:t xml:space="preserve"> = "output"</w:t>
              </w:r>
              <w:r w:rsidR="000F7BC4" w:rsidRPr="000F7BC4">
                <w:rPr>
                  <w:rStyle w:val="FormatvorlageArial"/>
                </w:rPr>
                <w:t xml:space="preserve"> and (</w:t>
              </w:r>
              <w:r w:rsidR="000F7BC4" w:rsidRPr="000F7BC4">
                <w:rPr>
                  <w:rStyle w:val="CODE"/>
                  <w:rPrChange w:id="2724" w:author="Otter, Martin" w:date="2014-07-09T12:18:00Z">
                    <w:rPr>
                      <w:rStyle w:val="FormatvorlageArial"/>
                    </w:rPr>
                  </w:rPrChange>
                </w:rPr>
                <w:t>initial="approx"</w:t>
              </w:r>
              <w:r w:rsidR="000F7BC4" w:rsidRPr="000F7BC4">
                <w:rPr>
                  <w:rStyle w:val="FormatvorlageArial"/>
                </w:rPr>
                <w:t xml:space="preserve"> or </w:t>
              </w:r>
              <w:r w:rsidR="000F7BC4" w:rsidRPr="000F7BC4">
                <w:rPr>
                  <w:rStyle w:val="CODE"/>
                  <w:rPrChange w:id="2725" w:author="Otter, Martin" w:date="2014-07-09T12:18:00Z">
                    <w:rPr>
                      <w:rStyle w:val="FormatvorlageArial"/>
                    </w:rPr>
                  </w:rPrChange>
                </w:rPr>
                <w:t>"calculated"</w:t>
              </w:r>
              <w:r w:rsidR="000F7BC4" w:rsidRPr="000F7BC4">
                <w:rPr>
                  <w:rStyle w:val="FormatvorlageArial"/>
                </w:rPr>
                <w:t>),</w:t>
              </w:r>
            </w:ins>
            <w:ins w:id="2726" w:author="Otter, Martin" w:date="2014-07-16T18:26:00Z">
              <w:r w:rsidR="00536F9E">
                <w:rPr>
                  <w:rStyle w:val="FormatvorlageArial"/>
                </w:rPr>
                <w:t xml:space="preserve"> and</w:t>
              </w:r>
            </w:ins>
          </w:p>
          <w:p w14:paraId="2FD7B5A7" w14:textId="2A1BD767" w:rsidR="000F7BC4" w:rsidRDefault="00A67061">
            <w:pPr>
              <w:pStyle w:val="Textkrper-Tabelle"/>
              <w:numPr>
                <w:ilvl w:val="0"/>
                <w:numId w:val="71"/>
              </w:numPr>
              <w:rPr>
                <w:ins w:id="2727" w:author="Otter, Martin" w:date="2014-07-16T18:02:00Z"/>
                <w:rStyle w:val="FormatvorlageArial"/>
              </w:rPr>
              <w:pPrChange w:id="2728" w:author="Otter, Martin" w:date="2014-07-09T12:16:00Z">
                <w:pPr>
                  <w:pStyle w:val="Textkrper-Tabelle"/>
                </w:pPr>
              </w:pPrChange>
            </w:pPr>
            <w:ins w:id="2729" w:author="Otter, Martin" w:date="2014-07-16T18:02:00Z">
              <w:r>
                <w:rPr>
                  <w:rStyle w:val="CODE"/>
                </w:rPr>
                <w:t>causality</w:t>
              </w:r>
            </w:ins>
            <w:ins w:id="2730" w:author="Otter, Martin" w:date="2014-07-09T12:15:00Z">
              <w:r w:rsidR="000F7BC4" w:rsidRPr="000F7BC4">
                <w:rPr>
                  <w:rStyle w:val="CODE"/>
                  <w:rPrChange w:id="2731" w:author="Otter, Martin" w:date="2014-07-09T12:18:00Z">
                    <w:rPr>
                      <w:rStyle w:val="FormatvorlageArial"/>
                    </w:rPr>
                  </w:rPrChange>
                </w:rPr>
                <w:t xml:space="preserve"> = "calculatedParameter"</w:t>
              </w:r>
            </w:ins>
            <w:ins w:id="2732" w:author="Otter, Martin" w:date="2014-07-16T18:33:00Z">
              <w:r w:rsidR="00FD4925">
                <w:rPr>
                  <w:rStyle w:val="FormatvorlageArial"/>
                </w:rPr>
                <w:t xml:space="preserve"> and</w:t>
              </w:r>
            </w:ins>
          </w:p>
          <w:p w14:paraId="7FF49B13" w14:textId="6B92D556" w:rsidR="000F7BC4" w:rsidRPr="000F7BC4" w:rsidRDefault="00266514">
            <w:pPr>
              <w:pStyle w:val="Textkrper-Tabelle"/>
              <w:numPr>
                <w:ilvl w:val="0"/>
                <w:numId w:val="71"/>
              </w:numPr>
              <w:rPr>
                <w:ins w:id="2733" w:author="Otter, Martin" w:date="2014-07-09T12:15:00Z"/>
                <w:rStyle w:val="FormatvorlageArial"/>
              </w:rPr>
              <w:pPrChange w:id="2734" w:author="Otter, Martin" w:date="2014-07-16T18:05:00Z">
                <w:pPr>
                  <w:pStyle w:val="Textkrper-Tabelle"/>
                </w:pPr>
              </w:pPrChange>
            </w:pPr>
            <w:proofErr w:type="gramStart"/>
            <w:ins w:id="2735" w:author="Otter, Martin" w:date="2014-07-16T18:44:00Z">
              <w:r>
                <w:rPr>
                  <w:rStyle w:val="FormatvorlageArial"/>
                </w:rPr>
                <w:t>all</w:t>
              </w:r>
              <w:proofErr w:type="gramEnd"/>
              <w:r>
                <w:rPr>
                  <w:rStyle w:val="FormatvorlageArial"/>
                </w:rPr>
                <w:t xml:space="preserve"> </w:t>
              </w:r>
            </w:ins>
            <w:ins w:id="2736" w:author="Otter, Martin" w:date="2014-07-09T12:15:00Z">
              <w:r w:rsidR="000F7BC4" w:rsidRPr="000F7BC4">
                <w:rPr>
                  <w:rStyle w:val="FormatvorlageArial"/>
                </w:rPr>
                <w:t>continuo</w:t>
              </w:r>
              <w:r w:rsidR="000F7BC4">
                <w:rPr>
                  <w:rStyle w:val="FormatvorlageArial"/>
                </w:rPr>
                <w:t xml:space="preserve">us-time states </w:t>
              </w:r>
            </w:ins>
            <w:ins w:id="2737" w:author="Otter, Martin" w:date="2014-07-16T18:03:00Z">
              <w:r w:rsidR="00A67061" w:rsidRPr="00A67061">
                <w:rPr>
                  <w:rStyle w:val="FormatvorlageArial"/>
                </w:rPr>
                <w:t xml:space="preserve">and </w:t>
              </w:r>
            </w:ins>
            <w:ins w:id="2738" w:author="Otter, Martin" w:date="2014-07-16T18:44:00Z">
              <w:r>
                <w:rPr>
                  <w:rStyle w:val="FormatvorlageArial"/>
                </w:rPr>
                <w:t xml:space="preserve">all </w:t>
              </w:r>
            </w:ins>
            <w:ins w:id="2739" w:author="Otter, Martin" w:date="2014-07-16T18:03:00Z">
              <w:r w:rsidR="00A67061" w:rsidRPr="00A67061">
                <w:rPr>
                  <w:rStyle w:val="FormatvorlageArial"/>
                </w:rPr>
                <w:t>state derivatives</w:t>
              </w:r>
            </w:ins>
            <w:ins w:id="2740" w:author="Otter, Martin" w:date="2014-07-16T18:32:00Z">
              <w:r w:rsidR="00FD4925">
                <w:rPr>
                  <w:rStyle w:val="FormatvorlageArial"/>
                </w:rPr>
                <w:t xml:space="preserve"> </w:t>
              </w:r>
            </w:ins>
            <w:ins w:id="2741" w:author="Otter, Martin" w:date="2014-07-16T18:34:00Z">
              <w:r w:rsidR="00FD4925">
                <w:rPr>
                  <w:rStyle w:val="FormatvorlageArial"/>
                </w:rPr>
                <w:t>(</w:t>
              </w:r>
            </w:ins>
            <w:ins w:id="2742" w:author="Otter, Martin" w:date="2014-07-16T18:32:00Z">
              <w:r w:rsidR="00FD4925">
                <w:rPr>
                  <w:rStyle w:val="FormatvorlageArial"/>
                </w:rPr>
                <w:t>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ins>
            <w:ins w:id="2743" w:author="Otter, Martin" w:date="2014-07-16T18:03:00Z">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ins>
            <w:ins w:id="2744" w:author="Otter, Martin" w:date="2014-07-16T18:04:00Z">
              <w:r w:rsidR="00A67061">
                <w:rPr>
                  <w:rStyle w:val="CODE"/>
                </w:rPr>
                <w:t xml:space="preserve"> </w:t>
              </w:r>
            </w:ins>
            <w:ins w:id="2745" w:author="Otter, Martin" w:date="2014-07-16T18:03:00Z">
              <w:r w:rsidR="00A67061">
                <w:rPr>
                  <w:rStyle w:val="FormatvorlageArial"/>
                </w:rPr>
                <w:t>[</w:t>
              </w:r>
              <w:r w:rsidR="00A67061" w:rsidRPr="00A67061">
                <w:rPr>
                  <w:rStyle w:val="FormatvorlageArial"/>
                  <w:i/>
                  <w:rPrChange w:id="2746" w:author="Otter, Martin" w:date="2014-07-16T18:05:00Z">
                    <w:rPr>
                      <w:rStyle w:val="FormatvorlageArial"/>
                    </w:rPr>
                  </w:rPrChange>
                </w:rPr>
                <w:t>if</w:t>
              </w:r>
            </w:ins>
            <w:ins w:id="2747" w:author="Otter, Martin" w:date="2014-07-16T18:31:00Z">
              <w:r w:rsidR="00FD4925">
                <w:rPr>
                  <w:rStyle w:val="FormatvorlageArial"/>
                  <w:i/>
                </w:rPr>
                <w:t xml:space="preserve"> </w:t>
              </w:r>
            </w:ins>
            <w:ins w:id="2748" w:author="Otter, Martin" w:date="2014-07-16T18:03:00Z">
              <w:r w:rsidR="00A67061" w:rsidRPr="00A67061">
                <w:rPr>
                  <w:rStyle w:val="FormatvorlageArial"/>
                  <w:i/>
                  <w:rPrChange w:id="2749" w:author="Otter, Martin" w:date="2014-07-16T18:05:00Z">
                    <w:rPr>
                      <w:rStyle w:val="FormatvorlageArial"/>
                    </w:rPr>
                  </w:rPrChange>
                </w:rPr>
                <w:t xml:space="preserve">a Co-Simulation FMU does not define the </w:t>
              </w:r>
              <w:r w:rsidR="00A67061" w:rsidRPr="00A67061">
                <w:rPr>
                  <w:rStyle w:val="CODE"/>
                  <w:i/>
                  <w:rPrChange w:id="2750" w:author="Otter, Martin" w:date="2014-07-16T18:05:00Z">
                    <w:rPr>
                      <w:rStyle w:val="FormatvorlageArial"/>
                    </w:rPr>
                  </w:rPrChange>
                </w:rPr>
                <w:t>&lt;Derivatives&gt;</w:t>
              </w:r>
              <w:r w:rsidR="00A67061" w:rsidRPr="00A67061">
                <w:rPr>
                  <w:rStyle w:val="FormatvorlageArial"/>
                  <w:i/>
                  <w:rPrChange w:id="2751" w:author="Otter, Martin" w:date="2014-07-16T18:05:00Z">
                    <w:rPr>
                      <w:rStyle w:val="FormatvorlageArial"/>
                    </w:rPr>
                  </w:rPrChange>
                </w:rPr>
                <w:t xml:space="preserve"> element, </w:t>
              </w:r>
            </w:ins>
            <w:ins w:id="2752" w:author="Otter, Martin" w:date="2014-07-16T18:05:00Z">
              <w:r w:rsidR="00A67061" w:rsidRPr="00A67061">
                <w:rPr>
                  <w:rStyle w:val="FormatvorlageArial"/>
                  <w:i/>
                  <w:rPrChange w:id="2753" w:author="Otter, Martin" w:date="2014-07-16T18:05:00Z">
                    <w:rPr>
                      <w:rStyle w:val="FormatvorlageArial"/>
                    </w:rPr>
                  </w:rPrChange>
                </w:rPr>
                <w:t>(3) cannot be present.</w:t>
              </w:r>
              <w:r w:rsidR="00A67061">
                <w:rPr>
                  <w:rStyle w:val="FormatvorlageArial"/>
                </w:rPr>
                <w:t>]</w:t>
              </w:r>
            </w:ins>
            <w:ins w:id="2754" w:author="Otter, Martin" w:date="2014-07-09T12:15:00Z">
              <w:r w:rsidR="000F7BC4" w:rsidRPr="000F7BC4">
                <w:rPr>
                  <w:rStyle w:val="FormatvorlageArial"/>
                </w:rPr>
                <w:t>.</w:t>
              </w:r>
            </w:ins>
          </w:p>
          <w:p w14:paraId="080A169D" w14:textId="469C38E0" w:rsidR="005D3062" w:rsidRDefault="000F7BC4" w:rsidP="00A02D60">
            <w:pPr>
              <w:pStyle w:val="Textkrper-Tabelle"/>
              <w:rPr>
                <w:rStyle w:val="FormatvorlageArial"/>
              </w:rPr>
            </w:pPr>
            <w:ins w:id="2755" w:author="Otter, Martin" w:date="2014-07-09T12:15:00Z">
              <w:r w:rsidRPr="000F7BC4">
                <w:rPr>
                  <w:rStyle w:val="FormatvorlageArial"/>
                </w:rPr>
                <w:t>The resulting list is not allowed to have duplicates (e.g. if a state is also an output, it is included only once in the list).</w:t>
              </w:r>
            </w:ins>
            <w:ins w:id="2756" w:author="Otter, Martin" w:date="2014-07-09T12:17:00Z">
              <w:r>
                <w:rPr>
                  <w:rStyle w:val="FormatvorlageArial"/>
                </w:rPr>
                <w:t xml:space="preserve"> </w:t>
              </w:r>
            </w:ins>
            <w:del w:id="2757" w:author="Otter, Martin" w:date="2014-07-09T12:17:00Z">
              <w:r w:rsidR="00D377DE" w:rsidDel="000F7BC4">
                <w:rPr>
                  <w:rStyle w:val="FormatvorlageArial"/>
                </w:rPr>
                <w:delText>that is all variables that are computed in Initialization Mode.</w:delText>
              </w:r>
              <w:r w:rsidR="00D377DE" w:rsidRPr="00D377DE" w:rsidDel="000F7BC4">
                <w:rPr>
                  <w:rStyle w:val="FormatvorlageArial"/>
                </w:rPr>
                <w:delText xml:space="preserve"> This list must include at least all outputs</w:delText>
              </w:r>
              <w:r w:rsidR="00B72BE6" w:rsidDel="000F7BC4">
                <w:rPr>
                  <w:rStyle w:val="FormatvorlageArial"/>
                </w:rPr>
                <w:delText>,</w:delText>
              </w:r>
              <w:r w:rsidR="00D377DE" w:rsidRPr="00D377DE" w:rsidDel="000F7BC4">
                <w:rPr>
                  <w:rStyle w:val="FormatvorlageArial"/>
                </w:rPr>
                <w:delText xml:space="preserve"> all continuous</w:delText>
              </w:r>
              <w:r w:rsidR="00D377DE" w:rsidDel="000F7BC4">
                <w:rPr>
                  <w:rStyle w:val="FormatvorlageArial"/>
                </w:rPr>
                <w:delText>-time</w:delText>
              </w:r>
            </w:del>
            <w:del w:id="2758" w:author="Otter, Martin" w:date="2014-04-15T10:17:00Z">
              <w:r w:rsidR="00D377DE" w:rsidRPr="00D377DE" w:rsidDel="009F1458">
                <w:rPr>
                  <w:rStyle w:val="FormatvorlageArial"/>
                </w:rPr>
                <w:delText xml:space="preserve"> </w:delText>
              </w:r>
              <w:r w:rsidR="00B72BE6" w:rsidDel="009F1458">
                <w:rPr>
                  <w:rStyle w:val="FormatvorlageArial"/>
                </w:rPr>
                <w:delText>and previous discrete-time</w:delText>
              </w:r>
            </w:del>
            <w:del w:id="2759" w:author="Otter, Martin" w:date="2014-07-09T12:17:00Z">
              <w:r w:rsidR="00B72BE6" w:rsidDel="000F7BC4">
                <w:rPr>
                  <w:rStyle w:val="FormatvorlageArial"/>
                </w:rPr>
                <w:delText xml:space="preserve"> state</w:delText>
              </w:r>
              <w:r w:rsidR="00D377DE" w:rsidRPr="00D377DE" w:rsidDel="000F7BC4">
                <w:rPr>
                  <w:rStyle w:val="FormatvorlageArial"/>
                </w:rPr>
                <w:delText>s</w:delText>
              </w:r>
              <w:r w:rsidR="00D377DE" w:rsidDel="000F7BC4">
                <w:rPr>
                  <w:rStyle w:val="FormatvorlageArial"/>
                </w:rPr>
                <w:delText xml:space="preserve"> that do not have </w:delText>
              </w:r>
              <w:r w:rsidR="00D377DE" w:rsidRPr="00D377DE" w:rsidDel="000F7BC4">
                <w:rPr>
                  <w:rStyle w:val="CODE"/>
                </w:rPr>
                <w:delText>initial=”exact”</w:delText>
              </w:r>
              <w:r w:rsidR="00D377DE" w:rsidDel="000F7BC4">
                <w:rPr>
                  <w:rStyle w:val="FormatvorlageArial"/>
                </w:rPr>
                <w:delText xml:space="preserve"> </w:delText>
              </w:r>
            </w:del>
            <w:del w:id="2760" w:author="Otter, Martin" w:date="2014-04-23T18:23:00Z">
              <w:r w:rsidR="00D377DE" w:rsidDel="00A619BF">
                <w:rPr>
                  <w:rStyle w:val="FormatvorlageArial"/>
                </w:rPr>
                <w:delText>(</w:delText>
              </w:r>
            </w:del>
            <w:del w:id="2761" w:author="Otter, Martin" w:date="2014-07-09T12:17:00Z">
              <w:r w:rsidR="00D377DE" w:rsidDel="000F7BC4">
                <w:rPr>
                  <w:rStyle w:val="FormatvorlageArial"/>
                </w:rPr>
                <w:delText>and without duplicates</w:delText>
              </w:r>
            </w:del>
            <w:del w:id="2762" w:author="Otter, Martin" w:date="2014-04-23T18:23:00Z">
              <w:r w:rsidR="00D377DE" w:rsidDel="00A619BF">
                <w:rPr>
                  <w:rStyle w:val="FormatvorlageArial"/>
                </w:rPr>
                <w:delText>)</w:delText>
              </w:r>
            </w:del>
            <w:del w:id="2763" w:author="Otter, Martin" w:date="2014-07-09T12:17:00Z">
              <w:r w:rsidR="00D377DE" w:rsidDel="000F7BC4">
                <w:rPr>
                  <w:rStyle w:val="FormatvorlageArial"/>
                </w:rPr>
                <w:delText xml:space="preserve">. </w:delText>
              </w:r>
            </w:del>
            <w:del w:id="2764" w:author="Otter, Martin" w:date="2014-04-15T10:17:00Z">
              <w:r w:rsidR="00254B0B" w:rsidRPr="00254B0B" w:rsidDel="009F1458">
                <w:rPr>
                  <w:rStyle w:val="FormatvorlageArial"/>
                </w:rPr>
                <w:delText xml:space="preserve">The previous discrete-time states are all variables that are referenced with the </w:delText>
              </w:r>
              <w:r w:rsidR="00254B0B" w:rsidRPr="00254B0B" w:rsidDel="009F1458">
                <w:rPr>
                  <w:rStyle w:val="CODE"/>
                </w:rPr>
                <w:delText>previous</w:delText>
              </w:r>
              <w:r w:rsidR="00254B0B" w:rsidRPr="00254B0B" w:rsidDel="009F1458">
                <w:rPr>
                  <w:rStyle w:val="FormatvorlageArial"/>
                </w:rPr>
                <w:delText>-index</w:delText>
              </w:r>
              <w:r w:rsidR="00F3031F" w:rsidDel="009F1458">
                <w:rPr>
                  <w:rStyle w:val="FormatvorlageArial"/>
                </w:rPr>
                <w:delText xml:space="preserve">. </w:delText>
              </w:r>
            </w:del>
            <w:del w:id="2765" w:author="Otter, Martin" w:date="2014-07-09T12:17:00Z">
              <w:r w:rsidR="00D377DE" w:rsidRPr="00D377DE" w:rsidDel="000F7BC4">
                <w:rPr>
                  <w:rStyle w:val="FormatvorlageArial"/>
                </w:rPr>
                <w:delText>This list may</w:delText>
              </w:r>
              <w:r w:rsidR="00D377DE" w:rsidDel="000F7BC4">
                <w:rPr>
                  <w:rStyle w:val="FormatvorlageArial"/>
                </w:rPr>
                <w:delText xml:space="preserve"> </w:delText>
              </w:r>
              <w:r w:rsidR="00D377DE" w:rsidRPr="00D377DE" w:rsidDel="000F7BC4">
                <w:rPr>
                  <w:rStyle w:val="FormatvorlageArial"/>
                </w:rPr>
                <w:delText xml:space="preserve">include </w:delText>
              </w:r>
            </w:del>
            <w:del w:id="2766" w:author="Otter, Martin" w:date="2014-04-23T18:20:00Z">
              <w:r w:rsidR="00D377DE" w:rsidRPr="00D377DE" w:rsidDel="00A619BF">
                <w:rPr>
                  <w:rStyle w:val="FormatvorlageArial"/>
                </w:rPr>
                <w:delText xml:space="preserve">the union of </w:delText>
              </w:r>
            </w:del>
            <w:del w:id="2767" w:author="Otter, Martin" w:date="2014-07-08T10:19:00Z">
              <w:r w:rsidR="00384942" w:rsidRPr="00384942" w:rsidDel="00D74940">
                <w:rPr>
                  <w:rStyle w:val="FormatvorlageArial"/>
                </w:rPr>
                <w:delText xml:space="preserve"> calculatedParameters</w:delText>
              </w:r>
            </w:del>
            <w:del w:id="2768" w:author="Otter, Martin" w:date="2014-04-23T18:23:00Z">
              <w:r w:rsidR="00384942" w:rsidRPr="00384942" w:rsidDel="00A619BF">
                <w:rPr>
                  <w:rStyle w:val="FormatvorlageArial"/>
                </w:rPr>
                <w:delText>,</w:delText>
              </w:r>
              <w:r w:rsidR="00384942" w:rsidDel="00A619BF">
                <w:rPr>
                  <w:rStyle w:val="FormatvorlageArial"/>
                </w:rPr>
                <w:delText xml:space="preserve"> </w:delText>
              </w:r>
              <w:r w:rsidR="00D377DE" w:rsidRPr="00D377DE" w:rsidDel="00A619BF">
                <w:rPr>
                  <w:rStyle w:val="FormatvorlageArial"/>
                </w:rPr>
                <w:delText xml:space="preserve">outputs, </w:delText>
              </w:r>
              <w:r w:rsidR="00A02D60" w:rsidDel="00A619BF">
                <w:rPr>
                  <w:rStyle w:val="FormatvorlageArial"/>
                </w:rPr>
                <w:delText xml:space="preserve">continuous-time </w:delText>
              </w:r>
              <w:r w:rsidR="00D377DE" w:rsidRPr="00D377DE" w:rsidDel="00A619BF">
                <w:rPr>
                  <w:rStyle w:val="FormatvorlageArial"/>
                </w:rPr>
                <w:delText>states</w:delText>
              </w:r>
            </w:del>
            <w:del w:id="2769" w:author="Otter, Martin" w:date="2014-04-15T10:18:00Z">
              <w:r w:rsidR="00D377DE" w:rsidRPr="00D377DE" w:rsidDel="009F1458">
                <w:rPr>
                  <w:rStyle w:val="FormatvorlageArial"/>
                </w:rPr>
                <w:delText>,</w:delText>
              </w:r>
            </w:del>
            <w:del w:id="2770" w:author="Otter, Martin" w:date="2014-07-08T10:19:00Z">
              <w:r w:rsidR="00D377DE" w:rsidRPr="00D377DE" w:rsidDel="00D74940">
                <w:rPr>
                  <w:rStyle w:val="FormatvorlageArial"/>
                </w:rPr>
                <w:delText xml:space="preserve"> </w:delText>
              </w:r>
            </w:del>
            <w:del w:id="2771" w:author="Otter, Martin" w:date="2014-04-15T10:17:00Z">
              <w:r w:rsidR="00254B0B" w:rsidDel="009F1458">
                <w:rPr>
                  <w:rStyle w:val="FormatvorlageArial"/>
                </w:rPr>
                <w:delText xml:space="preserve">previous </w:delText>
              </w:r>
              <w:r w:rsidR="00D377DE" w:rsidRPr="00D377DE" w:rsidDel="009F1458">
                <w:rPr>
                  <w:rStyle w:val="FormatvorlageArial"/>
                </w:rPr>
                <w:delText>discrete</w:delText>
              </w:r>
              <w:r w:rsidR="00D377DE" w:rsidDel="009F1458">
                <w:rPr>
                  <w:rStyle w:val="FormatvorlageArial"/>
                </w:rPr>
                <w:delText>-time</w:delText>
              </w:r>
              <w:r w:rsidR="00D377DE" w:rsidRPr="00D377DE" w:rsidDel="009F1458">
                <w:rPr>
                  <w:rStyle w:val="FormatvorlageArial"/>
                </w:rPr>
                <w:delText xml:space="preserve"> states,</w:delText>
              </w:r>
            </w:del>
            <w:del w:id="2772" w:author="Otter, Martin" w:date="2014-07-08T10:19:00Z">
              <w:r w:rsidR="00D377DE" w:rsidRPr="00D377DE" w:rsidDel="00D74940">
                <w:rPr>
                  <w:rStyle w:val="FormatvorlageArial"/>
                </w:rPr>
                <w:delText xml:space="preserve"> derivatives</w:delText>
              </w:r>
            </w:del>
            <w:del w:id="2773" w:author="Otter, Martin" w:date="2014-04-15T10:18:00Z">
              <w:r w:rsidR="00D377DE" w:rsidRPr="00D377DE" w:rsidDel="009F1458">
                <w:rPr>
                  <w:rStyle w:val="FormatvorlageArial"/>
                </w:rPr>
                <w:delText>, and discrete</w:delText>
              </w:r>
              <w:r w:rsidR="00D377DE" w:rsidDel="009F1458">
                <w:rPr>
                  <w:rStyle w:val="FormatvorlageArial"/>
                </w:rPr>
                <w:delText>-time</w:delText>
              </w:r>
              <w:r w:rsidR="00D377DE" w:rsidRPr="00D377DE" w:rsidDel="009F1458">
                <w:rPr>
                  <w:rStyle w:val="FormatvorlageArial"/>
                </w:rPr>
                <w:delText xml:space="preserve"> states</w:delText>
              </w:r>
            </w:del>
            <w:del w:id="2774" w:author="Otter, Martin" w:date="2014-07-08T10:19:00Z">
              <w:r w:rsidR="00D377DE" w:rsidRPr="00D377DE" w:rsidDel="00D74940">
                <w:rPr>
                  <w:rStyle w:val="FormatvorlageArial"/>
                </w:rPr>
                <w:delText xml:space="preserve"> after removing all variables with </w:delText>
              </w:r>
              <w:r w:rsidR="00D377DE" w:rsidRPr="00D377DE" w:rsidDel="00D74940">
                <w:rPr>
                  <w:rStyle w:val="CODE"/>
                </w:rPr>
                <w:delText>"initial=exact"</w:delText>
              </w:r>
              <w:r w:rsidR="00D377DE" w:rsidRPr="00D377DE" w:rsidDel="00D74940">
                <w:rPr>
                  <w:rStyle w:val="FormatvorlageArial"/>
                </w:rPr>
                <w:delText>,</w:delText>
              </w:r>
            </w:del>
            <w:del w:id="2775" w:author="Otter, Martin" w:date="2014-04-23T18:25:00Z">
              <w:r w:rsidR="00D377DE" w:rsidRPr="00D377DE" w:rsidDel="00F71100">
                <w:rPr>
                  <w:rStyle w:val="FormatvorlageArial"/>
                </w:rPr>
                <w:delText xml:space="preserve"> </w:delText>
              </w:r>
            </w:del>
            <w:del w:id="2776" w:author="Otter, Martin" w:date="2014-07-08T10:19:00Z">
              <w:r w:rsidR="00D377DE" w:rsidRPr="00D377DE" w:rsidDel="00D74940">
                <w:rPr>
                  <w:rStyle w:val="FormatvorlageArial"/>
                </w:rPr>
                <w:delText>and</w:delText>
              </w:r>
            </w:del>
            <w:del w:id="2777" w:author="Otter, Martin" w:date="2014-07-09T12:17:00Z">
              <w:r w:rsidR="00D377DE" w:rsidRPr="00D377DE" w:rsidDel="000F7BC4">
                <w:rPr>
                  <w:rStyle w:val="FormatvorlageArial"/>
                </w:rPr>
                <w:delText xml:space="preserve"> after removing all duplicates</w:delText>
              </w:r>
            </w:del>
            <w:del w:id="2778" w:author="Otter, Martin" w:date="2014-04-23T18:24:00Z">
              <w:r w:rsidR="00D377DE" w:rsidRPr="00D377DE" w:rsidDel="00A619BF">
                <w:rPr>
                  <w:rStyle w:val="FormatvorlageArial"/>
                </w:rPr>
                <w:delText xml:space="preserve"> (e.g. if a state is also an output, it is included only once in the list)</w:delText>
              </w:r>
            </w:del>
            <w:del w:id="2779" w:author="Otter, Martin" w:date="2014-07-09T12:17:00Z">
              <w:r w:rsidR="00D377DE" w:rsidRPr="00D377DE" w:rsidDel="000F7BC4">
                <w:rPr>
                  <w:rStyle w:val="FormatvorlageArial"/>
                </w:rPr>
                <w:delText xml:space="preserve">. </w:delText>
              </w:r>
            </w:del>
            <w:r w:rsidR="00D377DE" w:rsidRPr="00D377DE">
              <w:rPr>
                <w:rStyle w:val="FormatvorlageArial"/>
              </w:rPr>
              <w:t xml:space="preserve">The Unknowns in this list must be ordered according to </w:t>
            </w:r>
            <w:r w:rsidR="00A02D60">
              <w:rPr>
                <w:rStyle w:val="FormatvorlageArial"/>
              </w:rPr>
              <w:t>their ScalarVariable index (for example</w:t>
            </w:r>
            <w:r w:rsidR="00D377DE" w:rsidRPr="00D377DE">
              <w:rPr>
                <w:rStyle w:val="FormatvorlageArial"/>
              </w:rPr>
              <w:t xml:space="preserve"> if for two variables A and B the ScalarVariable index of A is less than the index of B, then A must appear before B in </w:t>
            </w:r>
            <w:r w:rsidR="00D377DE" w:rsidRPr="00BD6DFB">
              <w:rPr>
                <w:rStyle w:val="CODE"/>
                <w:rPrChange w:id="2780" w:author="Otter, Martin" w:date="2014-07-09T12:22:00Z">
                  <w:rPr>
                    <w:rStyle w:val="FormatvorlageArial"/>
                  </w:rPr>
                </w:rPrChange>
              </w:rPr>
              <w:t>InitialUnknowns</w:t>
            </w:r>
            <w:r w:rsidR="00D377DE" w:rsidRPr="00D377DE">
              <w:rPr>
                <w:rStyle w:val="FormatvorlageArial"/>
              </w:rPr>
              <w:t>).</w:t>
            </w:r>
          </w:p>
          <w:p w14:paraId="4CB751F1" w14:textId="1DD0329D" w:rsidR="00060864" w:rsidRDefault="00A02D60" w:rsidP="00060864">
            <w:pPr>
              <w:pStyle w:val="Textkrper-Zeileneinzug"/>
              <w:rPr>
                <w:ins w:id="2781" w:author="Otter, Martin" w:date="2014-04-03T08:49:00Z"/>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del w:id="2782" w:author="Otter, Martin" w:date="2014-07-16T18:06:00Z">
              <w:r w:rsidDel="00A67061">
                <w:rPr>
                  <w:rStyle w:val="FormatvorlageArial"/>
                </w:rPr>
                <w:delText>u</w:delText>
              </w:r>
            </w:del>
            <w:ins w:id="2783" w:author="Otter, Martin" w:date="2014-07-16T18:06:00Z">
              <w:r w:rsidR="00A67061">
                <w:rPr>
                  <w:rStyle w:val="FormatvorlageArial"/>
                </w:rPr>
                <w:t>U</w:t>
              </w:r>
            </w:ins>
            <w:r>
              <w:rPr>
                <w:rStyle w:val="FormatvorlageArial"/>
              </w:rPr>
              <w:t xml:space="preserve">nknowns from the </w:t>
            </w:r>
            <w:ins w:id="2784" w:author="Otter, Martin" w:date="2014-07-16T18:06:00Z">
              <w:r w:rsidR="00A67061">
                <w:rPr>
                  <w:rStyle w:val="FormatvorlageArial"/>
                </w:rPr>
                <w:t>K</w:t>
              </w:r>
            </w:ins>
            <w:del w:id="2785" w:author="Otter, Martin" w:date="2014-07-16T18:06:00Z">
              <w:r w:rsidDel="00A67061">
                <w:rPr>
                  <w:rStyle w:val="FormatvorlageArial"/>
                </w:rPr>
                <w:delText>k</w:delText>
              </w:r>
            </w:del>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ins w:id="2786" w:author="Otter, Martin" w:date="2014-04-03T08:49:00Z">
              <w:r w:rsidR="00060864">
                <w:rPr>
                  <w:rStyle w:val="FormatvorlageArial"/>
                </w:rPr>
                <w:t xml:space="preserve"> The functional dependency is defined as:</w:t>
              </w:r>
            </w:ins>
          </w:p>
          <w:p w14:paraId="37C5CE7B" w14:textId="26AFCFEC" w:rsidR="00D4464D" w:rsidRPr="003200BB" w:rsidRDefault="00C8792E">
            <w:pPr>
              <w:pStyle w:val="Textkrper-Tabelle"/>
              <w:ind w:left="0"/>
              <w:rPr>
                <w:ins w:id="2787" w:author="Otter, Martin" w:date="2014-07-16T18:08:00Z"/>
                <w:color w:val="0000FF"/>
              </w:rPr>
              <w:pPrChange w:id="2788" w:author="Otter, Martin" w:date="2014-07-08T10:33:00Z">
                <w:pPr>
                  <w:pStyle w:val="Textkrper-Zeileneinzug"/>
                </w:pPr>
              </w:pPrChange>
            </w:pPr>
            <m:oMathPara>
              <m:oMath>
                <m:sSub>
                  <m:sSubPr>
                    <m:ctrlPr>
                      <w:ins w:id="2789" w:author="Otter, Martin" w:date="2014-07-16T18:27:00Z">
                        <w:rPr>
                          <w:rFonts w:ascii="Cambria Math" w:hAnsi="Cambria Math"/>
                          <w:b/>
                          <w:color w:val="0000FF"/>
                        </w:rPr>
                      </w:ins>
                    </m:ctrlPr>
                  </m:sSubPr>
                  <m:e>
                    <m:r>
                      <w:ins w:id="2790" w:author="Otter, Martin" w:date="2014-07-16T18:27:00Z">
                        <m:rPr>
                          <m:sty m:val="b"/>
                        </m:rPr>
                        <w:rPr>
                          <w:rFonts w:ascii="Cambria Math" w:hAnsi="Cambria Math"/>
                          <w:color w:val="0000FF"/>
                        </w:rPr>
                        <m:t>v</m:t>
                      </w:ins>
                    </m:r>
                  </m:e>
                  <m:sub>
                    <m:r>
                      <w:ins w:id="2791" w:author="Otter, Martin" w:date="2014-07-16T18:27:00Z">
                        <w:rPr>
                          <w:rFonts w:ascii="Cambria Math" w:hAnsi="Cambria Math"/>
                          <w:color w:val="0000FF"/>
                        </w:rPr>
                        <m:t>InitialUnknowns</m:t>
                      </w:ins>
                    </m:r>
                  </m:sub>
                </m:sSub>
                <m:r>
                  <w:ins w:id="2792" w:author="Otter, Martin" w:date="2014-07-16T18:07:00Z">
                    <m:rPr>
                      <m:aln/>
                    </m:rPr>
                    <w:rPr>
                      <w:rFonts w:ascii="Cambria Math" w:hAnsi="Cambria Math"/>
                      <w:color w:val="0000FF"/>
                    </w:rPr>
                    <m:t>≔</m:t>
                  </w:ins>
                </m:r>
                <m:sSub>
                  <m:sSubPr>
                    <m:ctrlPr>
                      <w:ins w:id="2793" w:author="Otter, Martin" w:date="2014-07-16T18:07:00Z">
                        <w:rPr>
                          <w:rFonts w:ascii="Cambria Math" w:hAnsi="Cambria Math"/>
                          <w:i/>
                          <w:color w:val="0000FF"/>
                        </w:rPr>
                      </w:ins>
                    </m:ctrlPr>
                  </m:sSubPr>
                  <m:e>
                    <m:r>
                      <w:ins w:id="2794" w:author="Otter, Martin" w:date="2014-07-16T18:07:00Z">
                        <m:rPr>
                          <m:sty m:val="b"/>
                        </m:rPr>
                        <w:rPr>
                          <w:rFonts w:ascii="Cambria Math" w:hAnsi="Cambria Math"/>
                          <w:color w:val="0000FF"/>
                        </w:rPr>
                        <m:t>f</m:t>
                      </w:ins>
                    </m:r>
                  </m:e>
                  <m:sub>
                    <m:r>
                      <w:ins w:id="2795" w:author="Otter, Martin" w:date="2014-07-16T18:07:00Z">
                        <w:rPr>
                          <w:rFonts w:ascii="Cambria Math" w:hAnsi="Cambria Math"/>
                          <w:color w:val="0000FF"/>
                        </w:rPr>
                        <m:t>init</m:t>
                      </w:ins>
                    </m:r>
                  </m:sub>
                </m:sSub>
                <m:d>
                  <m:dPr>
                    <m:ctrlPr>
                      <w:ins w:id="2796" w:author="Otter, Martin" w:date="2014-07-16T18:07:00Z">
                        <w:rPr>
                          <w:rFonts w:ascii="Cambria Math" w:hAnsi="Cambria Math"/>
                          <w:i/>
                          <w:color w:val="0000FF"/>
                        </w:rPr>
                      </w:ins>
                    </m:ctrlPr>
                  </m:dPr>
                  <m:e>
                    <m:sSub>
                      <m:sSubPr>
                        <m:ctrlPr>
                          <w:ins w:id="2797" w:author="Otter, Martin" w:date="2014-07-16T18:07:00Z">
                            <w:rPr>
                              <w:rFonts w:ascii="Cambria Math" w:hAnsi="Cambria Math"/>
                              <w:i/>
                              <w:color w:val="3333FF"/>
                            </w:rPr>
                          </w:ins>
                        </m:ctrlPr>
                      </m:sSubPr>
                      <m:e>
                        <m:r>
                          <w:ins w:id="2798" w:author="Otter, Martin" w:date="2014-07-16T18:07:00Z">
                            <m:rPr>
                              <m:sty m:val="bi"/>
                            </m:rPr>
                            <w:rPr>
                              <w:rFonts w:ascii="Cambria Math" w:hAnsi="Cambria Math"/>
                              <w:color w:val="3333FF"/>
                            </w:rPr>
                            <m:t>u</m:t>
                          </w:ins>
                        </m:r>
                      </m:e>
                      <m:sub>
                        <m:r>
                          <w:ins w:id="2799" w:author="Otter, Martin" w:date="2014-07-16T18:07:00Z">
                            <w:rPr>
                              <w:rFonts w:ascii="Cambria Math" w:hAnsi="Cambria Math"/>
                              <w:color w:val="3333FF"/>
                            </w:rPr>
                            <m:t>c</m:t>
                          </w:ins>
                        </m:r>
                      </m:sub>
                    </m:sSub>
                    <m:sSub>
                      <m:sSubPr>
                        <m:ctrlPr>
                          <w:ins w:id="2800" w:author="Otter, Martin" w:date="2014-07-16T18:07:00Z">
                            <w:rPr>
                              <w:rFonts w:ascii="Cambria Math" w:hAnsi="Cambria Math"/>
                              <w:b/>
                              <w:color w:val="3333FF"/>
                            </w:rPr>
                          </w:ins>
                        </m:ctrlPr>
                      </m:sSubPr>
                      <m:e>
                        <m:r>
                          <w:ins w:id="2801" w:author="Otter, Martin" w:date="2014-07-16T18:07:00Z">
                            <m:rPr>
                              <m:sty m:val="bi"/>
                            </m:rPr>
                            <w:rPr>
                              <w:rFonts w:ascii="Cambria Math" w:hAnsi="Cambria Math"/>
                              <w:color w:val="3333FF"/>
                            </w:rPr>
                            <m:t>, u</m:t>
                          </w:ins>
                        </m:r>
                      </m:e>
                      <m:sub>
                        <m:r>
                          <w:ins w:id="2802" w:author="Otter, Martin" w:date="2014-07-16T18:07:00Z">
                            <w:rPr>
                              <w:rFonts w:ascii="Cambria Math" w:hAnsi="Cambria Math"/>
                              <w:color w:val="3333FF"/>
                            </w:rPr>
                            <m:t>d</m:t>
                          </w:ins>
                        </m:r>
                      </m:sub>
                    </m:sSub>
                    <m:r>
                      <w:ins w:id="2803" w:author="Otter, Martin" w:date="2014-07-16T18:07:00Z">
                        <w:rPr>
                          <w:rFonts w:ascii="Cambria Math" w:hAnsi="Cambria Math"/>
                          <w:color w:val="0000FF"/>
                        </w:rPr>
                        <m:t xml:space="preserve">, </m:t>
                      </w:ins>
                    </m:r>
                    <m:sSub>
                      <m:sSubPr>
                        <m:ctrlPr>
                          <w:ins w:id="2804" w:author="Otter, Martin" w:date="2014-07-16T18:07:00Z">
                            <w:rPr>
                              <w:rFonts w:ascii="Cambria Math" w:hAnsi="Cambria Math"/>
                              <w:i/>
                              <w:color w:val="808080" w:themeColor="background1" w:themeShade="80"/>
                            </w:rPr>
                          </w:ins>
                        </m:ctrlPr>
                      </m:sSubPr>
                      <m:e>
                        <m:r>
                          <w:ins w:id="2805" w:author="Otter, Martin" w:date="2014-07-16T18:07:00Z">
                            <w:rPr>
                              <w:rFonts w:ascii="Cambria Math" w:hAnsi="Cambria Math"/>
                              <w:color w:val="808080" w:themeColor="background1" w:themeShade="80"/>
                            </w:rPr>
                            <m:t>t</m:t>
                          </w:ins>
                        </m:r>
                      </m:e>
                      <m:sub>
                        <m:r>
                          <w:ins w:id="2806" w:author="Otter, Martin" w:date="2014-07-16T18:07:00Z">
                            <w:rPr>
                              <w:rFonts w:ascii="Cambria Math" w:hAnsi="Cambria Math"/>
                              <w:color w:val="808080" w:themeColor="background1" w:themeShade="80"/>
                            </w:rPr>
                            <m:t>0</m:t>
                          </w:ins>
                        </m:r>
                      </m:sub>
                    </m:sSub>
                    <m:r>
                      <w:ins w:id="2807" w:author="Otter, Martin" w:date="2014-07-16T18:07:00Z">
                        <w:rPr>
                          <w:rFonts w:ascii="Cambria Math" w:hAnsi="Cambria Math"/>
                          <w:color w:val="0000FF"/>
                        </w:rPr>
                        <m:t xml:space="preserve">, </m:t>
                      </w:ins>
                    </m:r>
                    <m:sSub>
                      <m:sSubPr>
                        <m:ctrlPr>
                          <w:ins w:id="2808" w:author="Otter, Martin" w:date="2014-07-16T18:07:00Z">
                            <w:rPr>
                              <w:rFonts w:ascii="Cambria Math" w:hAnsi="Cambria Math"/>
                              <w:b/>
                              <w:color w:val="0000FF"/>
                            </w:rPr>
                          </w:ins>
                        </m:ctrlPr>
                      </m:sSubPr>
                      <m:e>
                        <m:r>
                          <w:ins w:id="2809" w:author="Otter, Martin" w:date="2014-07-16T18:07:00Z">
                            <m:rPr>
                              <m:sty m:val="b"/>
                            </m:rPr>
                            <w:rPr>
                              <w:rFonts w:ascii="Cambria Math" w:hAnsi="Cambria Math"/>
                              <w:color w:val="0000FF"/>
                            </w:rPr>
                            <m:t>v</m:t>
                          </w:ins>
                        </m:r>
                      </m:e>
                      <m:sub>
                        <m:r>
                          <w:ins w:id="2810" w:author="Otter, Martin" w:date="2014-07-16T18:07:00Z">
                            <w:rPr>
                              <w:rFonts w:ascii="Cambria Math" w:hAnsi="Cambria Math"/>
                              <w:color w:val="0000FF"/>
                            </w:rPr>
                            <m:t>initial=exact</m:t>
                          </w:ins>
                        </m:r>
                      </m:sub>
                    </m:sSub>
                  </m:e>
                </m:d>
              </m:oMath>
            </m:oMathPara>
          </w:p>
          <w:p w14:paraId="16D42244" w14:textId="6E75A695" w:rsidR="00FD4925" w:rsidRDefault="00A67061">
            <w:pPr>
              <w:pStyle w:val="Textkrper-Tabelle"/>
              <w:ind w:left="0"/>
              <w:rPr>
                <w:ins w:id="2811" w:author="Otter, Martin" w:date="2014-07-16T18:40:00Z"/>
              </w:rPr>
              <w:pPrChange w:id="2812" w:author="Otter, Martin" w:date="2014-07-08T10:33:00Z">
                <w:pPr>
                  <w:pStyle w:val="Textkrper-Zeileneinzug"/>
                </w:pPr>
              </w:pPrChange>
            </w:pPr>
            <w:ins w:id="2813" w:author="Otter, Martin" w:date="2014-07-16T18:08:00Z">
              <w:r>
                <w:rPr>
                  <w:color w:val="0000FF"/>
                </w:rPr>
                <w:br/>
              </w:r>
            </w:ins>
            <w:ins w:id="2814" w:author="Otter, Martin" w:date="2014-07-16T18:37:00Z">
              <w:r w:rsidR="00FD4925">
                <w:t xml:space="preserve">Since outputs, continuous-time states and state derivatives are either present as Knowns (if </w:t>
              </w:r>
              <w:r w:rsidR="00FD4925">
                <w:rPr>
                  <w:rStyle w:val="CODE"/>
                </w:rPr>
                <w:t>initial="</w:t>
              </w:r>
            </w:ins>
            <w:ins w:id="2815" w:author="Otter, Martin" w:date="2014-07-16T18:38:00Z">
              <w:r w:rsidR="00FD4925">
                <w:rPr>
                  <w:rStyle w:val="CODE"/>
                </w:rPr>
                <w:t>exact</w:t>
              </w:r>
            </w:ins>
            <w:ins w:id="2816" w:author="Otter, Martin" w:date="2014-07-16T18:37:00Z">
              <w:r w:rsidR="00FD4925" w:rsidRPr="00404E9D">
                <w:rPr>
                  <w:rStyle w:val="CODE"/>
                </w:rPr>
                <w:t>"</w:t>
              </w:r>
              <w:r w:rsidR="00FD4925">
                <w:t>) or</w:t>
              </w:r>
            </w:ins>
            <w:ins w:id="2817" w:author="Otter, Martin" w:date="2014-07-16T18:38:00Z">
              <w:r w:rsidR="00FD4925">
                <w:t xml:space="preserve">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w:t>
              </w:r>
            </w:ins>
            <w:ins w:id="2818" w:author="Otter, Martin" w:date="2014-07-16T18:39:00Z">
              <w:r w:rsidR="00FD4925">
                <w:t xml:space="preserve">, they can be inquired with </w:t>
              </w:r>
              <w:r w:rsidR="00FD4925" w:rsidRPr="00FD4925">
                <w:rPr>
                  <w:rStyle w:val="CODE"/>
                  <w:rPrChange w:id="2819" w:author="Otter, Martin" w:date="2014-07-16T18:39:00Z">
                    <w:rPr/>
                  </w:rPrChange>
                </w:rPr>
                <w:t>fmiGetXXX</w:t>
              </w:r>
              <w:r w:rsidR="00FD4925">
                <w:t xml:space="preserve"> in InitializationMode.</w:t>
              </w:r>
            </w:ins>
            <w:ins w:id="2820" w:author="Otter, Martin" w:date="2014-07-16T18:45:00Z">
              <w:r w:rsidR="00266514">
                <w:t xml:space="preserve"> </w:t>
              </w:r>
            </w:ins>
          </w:p>
          <w:p w14:paraId="13576ABE" w14:textId="77777777" w:rsidR="00FD4925" w:rsidRDefault="00FD4925">
            <w:pPr>
              <w:pStyle w:val="Textkrper-Tabelle"/>
              <w:ind w:left="0"/>
              <w:rPr>
                <w:ins w:id="2821" w:author="Otter, Martin" w:date="2014-07-16T18:36:00Z"/>
              </w:rPr>
              <w:pPrChange w:id="2822" w:author="Otter, Martin" w:date="2014-07-08T10:33:00Z">
                <w:pPr>
                  <w:pStyle w:val="Textkrper-Zeileneinzug"/>
                </w:pPr>
              </w:pPrChange>
            </w:pPr>
          </w:p>
          <w:p w14:paraId="3A8F18AE" w14:textId="6333430C" w:rsidR="00A67061" w:rsidRPr="00192E31" w:rsidRDefault="00A67061">
            <w:pPr>
              <w:pStyle w:val="Textkrper-Tabelle"/>
              <w:ind w:left="0"/>
              <w:rPr>
                <w:ins w:id="2823" w:author="Otter, Martin" w:date="2014-07-16T18:08:00Z"/>
                <w:i/>
                <w:rPrChange w:id="2824" w:author="Otter, Martin" w:date="2014-07-16T18:24:00Z">
                  <w:rPr>
                    <w:ins w:id="2825" w:author="Otter, Martin" w:date="2014-07-16T18:08:00Z"/>
                    <w:color w:val="0000FF"/>
                  </w:rPr>
                </w:rPrChange>
              </w:rPr>
              <w:pPrChange w:id="2826" w:author="Otter, Martin" w:date="2014-07-08T10:33:00Z">
                <w:pPr>
                  <w:pStyle w:val="Textkrper-Zeileneinzug"/>
                </w:pPr>
              </w:pPrChange>
            </w:pPr>
            <w:ins w:id="2827" w:author="Otter, Martin" w:date="2014-07-16T18:08:00Z">
              <w:r w:rsidRPr="00192E31">
                <w:rPr>
                  <w:rPrChange w:id="2828" w:author="Otter, Martin" w:date="2014-07-16T18:24:00Z">
                    <w:rPr>
                      <w:color w:val="0000FF"/>
                    </w:rPr>
                  </w:rPrChange>
                </w:rPr>
                <w:t>[</w:t>
              </w:r>
              <w:r w:rsidRPr="00192E31">
                <w:rPr>
                  <w:i/>
                  <w:rPrChange w:id="2829" w:author="Otter, Martin" w:date="2014-07-16T18:24:00Z">
                    <w:rPr>
                      <w:color w:val="0000FF"/>
                    </w:rPr>
                  </w:rPrChange>
                </w:rPr>
                <w:t>Example: Assume an FMU is defined</w:t>
              </w:r>
            </w:ins>
            <w:ins w:id="2830" w:author="Otter, Martin" w:date="2014-07-16T18:18:00Z">
              <w:r w:rsidR="001322CB" w:rsidRPr="00192E31">
                <w:rPr>
                  <w:i/>
                  <w:rPrChange w:id="2831" w:author="Otter, Martin" w:date="2014-07-16T18:24:00Z">
                    <w:rPr>
                      <w:color w:val="0000FF"/>
                    </w:rPr>
                  </w:rPrChange>
                </w:rPr>
                <w:t xml:space="preserve"> in the following way:</w:t>
              </w:r>
            </w:ins>
            <w:ins w:id="2832" w:author="Otter, Martin" w:date="2014-07-16T18:08:00Z">
              <w:r w:rsidRPr="00192E31">
                <w:rPr>
                  <w:i/>
                  <w:rPrChange w:id="2833" w:author="Otter, Martin" w:date="2014-07-16T18:24:00Z">
                    <w:rPr>
                      <w:color w:val="0000FF"/>
                    </w:rPr>
                  </w:rPrChange>
                </w:rPr>
                <w:t xml:space="preserve"> </w:t>
              </w:r>
            </w:ins>
          </w:p>
          <w:p w14:paraId="56E1364F" w14:textId="755115A8" w:rsidR="00945729" w:rsidRPr="00536F9E" w:rsidRDefault="00C8792E"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m:t>
                    </m:r>
                    <m:r>
                      <w:ins w:id="2834" w:author="Otter, Martin" w:date="2014-07-16T18:15:00Z">
                        <m:rPr>
                          <m:sty m:val="p"/>
                        </m:rPr>
                        <w:rPr>
                          <w:rFonts w:ascii="Cambria Math" w:hAnsi="Cambria Math"/>
                          <w:color w:val="0000FF"/>
                        </w:rPr>
                        <m:t xml:space="preserve"> </m:t>
                      </w:ins>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ins w:id="2835" w:author="Otter, Martin" w:date="2014-07-16T18:18:00Z"/>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m:t>
                </m:r>
                <m:r>
                  <w:ins w:id="2836" w:author="Otter, Martin" w:date="2014-07-16T18:15:00Z">
                    <m:rPr>
                      <m:sty m:val="p"/>
                    </m:rPr>
                    <w:rPr>
                      <w:rFonts w:ascii="Cambria Math" w:hAnsi="Cambria Math"/>
                      <w:color w:val="0000FF"/>
                    </w:rPr>
                    <m:t xml:space="preserve"> </m:t>
                  </w:ins>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10AB4DCB" w:rsidR="001322CB" w:rsidRPr="00D4464D" w:rsidRDefault="001322CB">
            <w:pPr>
              <w:pStyle w:val="Textkrper-Tabelle"/>
              <w:ind w:left="0"/>
              <w:rPr>
                <w:rStyle w:val="FormatvorlageArial"/>
                <w:color w:val="0000FF"/>
                <w:rPrChange w:id="2837" w:author="Otter, Martin" w:date="2014-07-08T10:20:00Z">
                  <w:rPr>
                    <w:rStyle w:val="FormatvorlageArial"/>
                  </w:rPr>
                </w:rPrChange>
              </w:rPr>
            </w:pPr>
            <w:ins w:id="2838" w:author="Otter, Martin" w:date="2014-07-16T18:18:00Z">
              <w:r w:rsidRPr="00192E31">
                <w:rPr>
                  <w:i/>
                  <w:rPrChange w:id="2839" w:author="Otter, Martin" w:date="2014-07-16T18:24:00Z">
                    <w:rPr>
                      <w:color w:val="0000FF"/>
                    </w:rPr>
                  </w:rPrChange>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192E31">
                <w:rPr>
                  <w:i/>
                  <w:color w:val="0000FF"/>
                  <w:rPrChange w:id="2840" w:author="Otter, Martin" w:date="2014-07-16T18:25:00Z">
                    <w:rPr>
                      <w:color w:val="0000FF"/>
                    </w:rPr>
                  </w:rPrChange>
                </w:rPr>
                <w:t xml:space="preserve"> </w:t>
              </w:r>
              <w:r w:rsidRPr="00192E31">
                <w:rPr>
                  <w:i/>
                  <w:rPrChange w:id="2841" w:author="Otter, Martin" w:date="2014-07-16T18:24:00Z">
                    <w:rPr>
                      <w:color w:val="0000FF"/>
                    </w:rPr>
                  </w:rPrChange>
                </w:rPr>
                <w:t xml:space="preserve">has </w:t>
              </w:r>
              <w:r w:rsidR="00192E31" w:rsidRPr="00192E31">
                <w:rPr>
                  <w:rStyle w:val="CODE"/>
                  <w:i/>
                  <w:rPrChange w:id="2842" w:author="Otter, Martin" w:date="2014-07-16T18:24:00Z">
                    <w:rPr>
                      <w:rStyle w:val="CODE"/>
                    </w:rPr>
                  </w:rPrChange>
                </w:rPr>
                <w:t>initial="</w:t>
              </w:r>
            </w:ins>
            <w:ins w:id="2843" w:author="Otter, Martin" w:date="2014-07-16T18:19:00Z">
              <w:r w:rsidR="00192E31" w:rsidRPr="00192E31">
                <w:rPr>
                  <w:rStyle w:val="CODE"/>
                  <w:i/>
                  <w:rPrChange w:id="2844" w:author="Otter, Martin" w:date="2014-07-16T18:24:00Z">
                    <w:rPr>
                      <w:rStyle w:val="CODE"/>
                    </w:rPr>
                  </w:rPrChange>
                </w:rPr>
                <w:t>exact</w:t>
              </w:r>
            </w:ins>
            <w:ins w:id="2845" w:author="Otter, Martin" w:date="2014-07-16T18:18:00Z">
              <w:r w:rsidRPr="00192E31">
                <w:rPr>
                  <w:rStyle w:val="CODE"/>
                  <w:i/>
                  <w:rPrChange w:id="2846" w:author="Otter, Martin" w:date="2014-07-16T18:24:00Z">
                    <w:rPr>
                      <w:rStyle w:val="CODE"/>
                    </w:rPr>
                  </w:rPrChange>
                </w:rPr>
                <w:t>"</w:t>
              </w:r>
            </w:ins>
            <w:ins w:id="2847" w:author="Otter, Martin" w:date="2014-07-16T18:20:00Z">
              <w:r w:rsidR="00192E31" w:rsidRPr="00192E31">
                <w:rPr>
                  <w:rStyle w:val="CODE"/>
                  <w:i/>
                  <w:rPrChange w:id="2848" w:author="Otter, Martin" w:date="2014-07-16T18:24:00Z">
                    <w:rPr>
                      <w:rStyle w:val="CODE"/>
                    </w:rPr>
                  </w:rPrChange>
                </w:rPr>
                <w:t xml:space="preserve"> </w:t>
              </w:r>
            </w:ins>
            <w:ins w:id="2849" w:author="Otter, Martin" w:date="2014-07-16T18:19:00Z">
              <w:r w:rsidR="00192E31" w:rsidRPr="00192E31">
                <w:rPr>
                  <w:i/>
                  <w:rPrChange w:id="2850" w:author="Otter, Martin" w:date="2014-07-16T18:24:00Z">
                    <w:rPr>
                      <w:color w:val="0000FF"/>
                    </w:rPr>
                  </w:rPrChange>
                </w:rPr>
                <w:t xml:space="preserve">and the initial state </w:t>
              </w:r>
            </w:ins>
            <w:ins w:id="2851" w:author="Otter, Martin" w:date="2014-07-16T18:20:00Z">
              <w:r w:rsidR="00192E31" w:rsidRPr="00192E31">
                <w:rPr>
                  <w:i/>
                  <w:rPrChange w:id="2852" w:author="Otter, Martin" w:date="2014-07-16T18:24:00Z">
                    <w:rPr>
                      <w:color w:val="0000FF"/>
                    </w:rPr>
                  </w:rPrChange>
                </w:rPr>
                <w:t xml:space="preserve">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oMath>
            </w:ins>
            <m:oMath>
              <m:r>
                <w:ins w:id="2853" w:author="Otter, Martin" w:date="2014-07-16T18:19:00Z">
                  <m:rPr>
                    <m:sty m:val="p"/>
                  </m:rPr>
                  <w:rPr>
                    <w:rFonts w:ascii="Cambria Math" w:hAnsi="Cambria Math"/>
                    <w:color w:val="0000FF"/>
                  </w:rPr>
                  <m:t>(</m:t>
                </w:ins>
              </m:r>
              <m:sSub>
                <m:sSubPr>
                  <m:ctrlPr>
                    <w:ins w:id="2854" w:author="Otter, Martin" w:date="2014-07-16T18:19:00Z">
                      <w:rPr>
                        <w:rFonts w:ascii="Cambria Math" w:hAnsi="Cambria Math"/>
                        <w:color w:val="0000FF"/>
                      </w:rPr>
                    </w:ins>
                  </m:ctrlPr>
                </m:sSubPr>
                <m:e>
                  <m:r>
                    <w:ins w:id="2855" w:author="Otter, Martin" w:date="2014-07-16T18:19:00Z">
                      <m:rPr>
                        <m:sty m:val="p"/>
                      </m:rPr>
                      <w:rPr>
                        <w:rFonts w:ascii="Cambria Math" w:hAnsi="Cambria Math"/>
                        <w:color w:val="0000FF"/>
                      </w:rPr>
                      <m:t>t</m:t>
                    </w:ins>
                  </m:r>
                </m:e>
                <m:sub>
                  <m:r>
                    <w:ins w:id="2856" w:author="Otter, Martin" w:date="2014-07-16T18:19:00Z">
                      <m:rPr>
                        <m:sty m:val="p"/>
                      </m:rPr>
                      <w:rPr>
                        <w:rFonts w:ascii="Cambria Math" w:hAnsi="Cambria Math"/>
                        <w:color w:val="0000FF"/>
                      </w:rPr>
                      <m:t>0</m:t>
                    </w:ins>
                  </m:r>
                </m:sub>
              </m:sSub>
              <m:r>
                <w:ins w:id="2857" w:author="Otter, Martin" w:date="2014-07-16T18:19:00Z">
                  <m:rPr>
                    <m:sty m:val="p"/>
                  </m:rPr>
                  <w:rPr>
                    <w:rFonts w:ascii="Cambria Math" w:hAnsi="Cambria Math"/>
                    <w:color w:val="0000FF"/>
                  </w:rPr>
                  <m:t>)</m:t>
                </w:ins>
              </m:r>
            </m:oMath>
            <w:ins w:id="2858" w:author="Otter, Martin" w:date="2014-07-16T18:19:00Z">
              <w:r w:rsidR="00192E31" w:rsidRPr="00192E31">
                <w:rPr>
                  <w:i/>
                  <w:rPrChange w:id="2859" w:author="Otter, Martin" w:date="2014-07-16T18:24:00Z">
                    <w:rPr>
                      <w:color w:val="0000FF"/>
                    </w:rPr>
                  </w:rPrChange>
                </w:rPr>
                <w:t xml:space="preserve"> has </w:t>
              </w:r>
              <w:r w:rsidR="00192E31" w:rsidRPr="00192E31">
                <w:rPr>
                  <w:rStyle w:val="CODE"/>
                  <w:i/>
                  <w:rPrChange w:id="2860" w:author="Otter, Martin" w:date="2014-07-16T18:24:00Z">
                    <w:rPr>
                      <w:rStyle w:val="CODE"/>
                    </w:rPr>
                  </w:rPrChange>
                </w:rPr>
                <w:t>initial="</w:t>
              </w:r>
            </w:ins>
            <w:ins w:id="2861" w:author="Otter, Martin" w:date="2014-07-16T18:20:00Z">
              <w:r w:rsidR="00192E31" w:rsidRPr="00192E31">
                <w:rPr>
                  <w:rStyle w:val="CODE"/>
                  <w:i/>
                  <w:rPrChange w:id="2862" w:author="Otter, Martin" w:date="2014-07-16T18:24:00Z">
                    <w:rPr>
                      <w:rStyle w:val="CODE"/>
                    </w:rPr>
                  </w:rPrChange>
                </w:rPr>
                <w:t>calculated</w:t>
              </w:r>
            </w:ins>
            <w:ins w:id="2863" w:author="Otter, Martin" w:date="2014-07-16T18:19:00Z">
              <w:r w:rsidR="00192E31" w:rsidRPr="00192E31">
                <w:rPr>
                  <w:rStyle w:val="CODE"/>
                  <w:i/>
                  <w:rPrChange w:id="2864" w:author="Otter, Martin" w:date="2014-07-16T18:24:00Z">
                    <w:rPr>
                      <w:rStyle w:val="CODE"/>
                    </w:rPr>
                  </w:rPrChange>
                </w:rPr>
                <w:t>"</w:t>
              </w:r>
            </w:ins>
            <w:ins w:id="2865" w:author="Otter, Martin" w:date="2014-07-16T18:20:00Z">
              <w:r w:rsidR="00192E31" w:rsidRPr="00192E31">
                <w:rPr>
                  <w:i/>
                  <w:rPrChange w:id="2866" w:author="Otter, Martin" w:date="2014-07-16T18:24:00Z">
                    <w:rPr>
                      <w:color w:val="0000FF"/>
                    </w:rPr>
                  </w:rPrChange>
                </w:rPr>
                <w:t>. The environment</w:t>
              </w:r>
            </w:ins>
            <w:ins w:id="2867" w:author="Otter, Martin" w:date="2014-07-16T18:21:00Z">
              <w:r w:rsidR="00192E31" w:rsidRPr="00192E31">
                <w:rPr>
                  <w:i/>
                  <w:rPrChange w:id="2868" w:author="Otter, Martin" w:date="2014-07-16T18:24:00Z">
                    <w:rPr>
                      <w:color w:val="0000FF"/>
                    </w:rPr>
                  </w:rPrChange>
                </w:rPr>
                <w:t xml:space="preserve"> </w:t>
              </w:r>
            </w:ins>
            <w:ins w:id="2869" w:author="Otter, Martin" w:date="2014-07-16T18:20:00Z">
              <w:r w:rsidR="00192E31" w:rsidRPr="00192E31">
                <w:rPr>
                  <w:i/>
                  <w:rPrChange w:id="2870" w:author="Otter, Martin" w:date="2014-07-16T18:24:00Z">
                    <w:rPr>
                      <w:color w:val="0000FF"/>
                    </w:rPr>
                  </w:rPrChange>
                </w:rPr>
                <w:t>can still ini</w:t>
              </w:r>
            </w:ins>
            <w:ins w:id="2871" w:author="Otter, Martin" w:date="2014-07-16T18:21:00Z">
              <w:r w:rsidR="00192E31" w:rsidRPr="00192E31">
                <w:rPr>
                  <w:i/>
                  <w:rPrChange w:id="2872" w:author="Otter, Martin" w:date="2014-07-16T18:24:00Z">
                    <w:rPr>
                      <w:color w:val="0000FF"/>
                    </w:rPr>
                  </w:rPrChange>
                </w:rPr>
                <w:t xml:space="preserve">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192E31">
                <w:rPr>
                  <w:i/>
                  <w:color w:val="0000FF"/>
                  <w:rPrChange w:id="2873" w:author="Otter, Martin" w:date="2014-07-16T18:25:00Z">
                    <w:rPr>
                      <w:color w:val="0000FF"/>
                    </w:rPr>
                  </w:rPrChange>
                </w:rPr>
                <w:t xml:space="preserve"> </w:t>
              </w:r>
            </w:ins>
            <w:ins w:id="2874" w:author="Otter, Martin" w:date="2014-07-16T18:22:00Z">
              <w:r w:rsidR="00192E31" w:rsidRPr="00192E31">
                <w:rPr>
                  <w:i/>
                  <w:rPrChange w:id="2875" w:author="Otter, Martin" w:date="2014-07-16T18:24:00Z">
                    <w:rPr>
                      <w:color w:val="0000FF"/>
                    </w:rPr>
                  </w:rPrChange>
                </w:rPr>
                <w:t>as i</w:t>
              </w:r>
            </w:ins>
            <w:ins w:id="2876" w:author="Otter, Martin" w:date="2014-07-16T18:21:00Z">
              <w:r w:rsidR="00192E31" w:rsidRPr="00192E31">
                <w:rPr>
                  <w:i/>
                  <w:rPrChange w:id="2877" w:author="Otter, Martin" w:date="2014-07-16T18:24:00Z">
                    <w:rPr>
                      <w:color w:val="0000FF"/>
                    </w:rPr>
                  </w:rPrChange>
                </w:rPr>
                <w:t>teration variables</w:t>
              </w:r>
            </w:ins>
            <w:ins w:id="2878" w:author="Otter, Martin" w:date="2014-07-16T18:22:00Z">
              <w:r w:rsidR="00192E31" w:rsidRPr="00192E31">
                <w:rPr>
                  <w:i/>
                  <w:rPrChange w:id="2879" w:author="Otter, Martin" w:date="2014-07-16T18:24:00Z">
                    <w:rPr>
                      <w:color w:val="0000FF"/>
                    </w:rPr>
                  </w:rPrChange>
                </w:rPr>
                <w:t xml:space="preserve"> and adding the equation</w:t>
              </w:r>
            </w:ins>
            <w:ins w:id="2880" w:author="Otter, Martin" w:date="2014-07-16T18:25:00Z">
              <w:r w:rsidR="00192E31">
                <w:rPr>
                  <w:i/>
                </w:rPr>
                <w:t>s</w:t>
              </w:r>
            </w:ins>
            <w:ins w:id="2881" w:author="Otter, Martin" w:date="2014-07-16T18:22:00Z">
              <w:r w:rsidR="00192E31" w:rsidRPr="00192E31">
                <w:rPr>
                  <w:i/>
                  <w:rPrChange w:id="2882" w:author="Otter, Martin" w:date="2014-07-16T18:24:00Z">
                    <w:rPr>
                      <w:color w:val="0000FF"/>
                    </w:rPr>
                  </w:rPrChange>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192E31">
                <w:rPr>
                  <w:i/>
                  <w:color w:val="0000FF"/>
                  <w:rPrChange w:id="2883" w:author="Otter, Martin" w:date="2014-07-16T18:25:00Z">
                    <w:rPr>
                      <w:color w:val="0000FF"/>
                    </w:rPr>
                  </w:rPrChange>
                </w:rPr>
                <w:t xml:space="preserve"> </w:t>
              </w:r>
              <w:r w:rsidR="00192E31" w:rsidRPr="00192E31">
                <w:rPr>
                  <w:i/>
                  <w:rPrChange w:id="2884" w:author="Otter, Martin" w:date="2014-07-16T18:24:00Z">
                    <w:rPr>
                      <w:color w:val="0000FF"/>
                    </w:rPr>
                  </w:rPrChange>
                </w:rPr>
                <w:t>in the environment.</w:t>
              </w:r>
            </w:ins>
            <w:ins w:id="2885" w:author="Otter, Martin" w:date="2014-07-16T18:23:00Z">
              <w:r w:rsidR="00192E31" w:rsidRPr="00192E31">
                <w:rPr>
                  <w:i/>
                  <w:rPrChange w:id="2886" w:author="Otter, Martin" w:date="2014-07-16T18:24:00Z">
                    <w:rPr>
                      <w:color w:val="0000FF"/>
                    </w:rPr>
                  </w:rPrChange>
                </w:rPr>
                <w:t>]</w:t>
              </w:r>
            </w:ins>
            <w:ins w:id="2887" w:author="Otter, Martin" w:date="2014-07-16T18:22:00Z">
              <w:r w:rsidR="00192E31" w:rsidRPr="00192E31">
                <w:rPr>
                  <w:rPrChange w:id="2888" w:author="Otter, Martin" w:date="2014-07-16T18:24:00Z">
                    <w:rPr>
                      <w:color w:val="0000FF"/>
                    </w:rPr>
                  </w:rPrChange>
                </w:rPr>
                <w:t xml:space="preserve"> </w:t>
              </w:r>
            </w:ins>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77777777"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77777777" w:rsidR="003B0DD0" w:rsidRDefault="00C8792E"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w:t>
            </w:r>
            <w:proofErr w:type="gramStart"/>
            <w:r w:rsidR="003B0DD0">
              <w:t>is</w:t>
            </w:r>
            <w:proofErr w:type="gramEnd"/>
            <w:r w:rsidR="003B0DD0">
              <w:t xml:space="preserve"> the unknown variable defined with this element [</w:t>
            </w:r>
            <w:r w:rsidR="003B0DD0">
              <w:rPr>
                <w:i/>
              </w:rPr>
              <w:t>for example</w:t>
            </w:r>
            <w:r w:rsidR="003B0DD0" w:rsidRPr="00334E98">
              <w:rPr>
                <w:i/>
              </w:rPr>
              <w:t xml:space="preserve"> </w:t>
            </w:r>
            <w:r w:rsidR="003B0DD0">
              <w:rPr>
                <w:i/>
              </w:rPr>
              <w:t>an output or a state derivative</w:t>
            </w:r>
            <w:r w:rsidR="003B0DD0" w:rsidRPr="00334E98">
              <w:rPr>
                <w:i/>
              </w:rPr>
              <w:t>].</w:t>
            </w:r>
          </w:p>
          <w:p w14:paraId="0AABA991" w14:textId="77777777" w:rsidR="003B0DD0" w:rsidRDefault="00C8792E"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w:t>
            </w:r>
            <w:proofErr w:type="gramStart"/>
            <w:r w:rsidR="003B0DD0">
              <w:t>is</w:t>
            </w:r>
            <w:proofErr w:type="gramEnd"/>
            <w:r w:rsidR="003B0DD0">
              <w:t xml:space="preserve">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 continuous-time inputs</w:t>
            </w:r>
            <w:r w:rsidR="003B0DD0">
              <w:rPr>
                <w:i/>
              </w:rPr>
              <w:t xml:space="preserve"> in Continuous-Time Mode</w:t>
            </w:r>
            <w:r w:rsidR="003B0DD0">
              <w:t>].</w:t>
            </w:r>
          </w:p>
          <w:p w14:paraId="7694D865" w14:textId="77777777" w:rsidR="00BF7416" w:rsidRDefault="00C8792E"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w:t>
            </w:r>
            <w:proofErr w:type="gramStart"/>
            <w:r w:rsidR="003B0DD0">
              <w:t>is</w:t>
            </w:r>
            <w:proofErr w:type="gramEnd"/>
            <w:r w:rsidR="003B0DD0">
              <w:t xml:space="preserve"> the set of input arguments of function </w:t>
            </w:r>
            <w:r w:rsidR="003B0DD0" w:rsidRPr="003B0DD0">
              <w:rPr>
                <w:i/>
              </w:rPr>
              <w:t>h</w:t>
            </w:r>
            <w:r w:rsidR="003B0DD0">
              <w:t xml:space="preserve"> that do not change their </w:t>
            </w:r>
            <w:r w:rsidR="003B0DD0">
              <w:lastRenderedPageBreak/>
              <w:t>values in this Mode, but change their values in other Modes [</w:t>
            </w:r>
            <w:r w:rsidR="003B0DD0">
              <w:rPr>
                <w:i/>
              </w:rPr>
              <w:t>for example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w:t>
            </w:r>
            <w:proofErr w:type="gramStart"/>
            <w:r>
              <w:rPr>
                <w:rStyle w:val="FormatvorlageArial"/>
              </w:rPr>
              <w:t xml:space="preserve">to </w:t>
            </w:r>
            <w:proofErr w:type="gramEnd"/>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54DB87EB" w:rsidR="00FE0A5C" w:rsidRPr="00D377DE" w:rsidRDefault="00194701" w:rsidP="00194701">
            <w:pPr>
              <w:pStyle w:val="Textkrper-Tabelle"/>
              <w:rPr>
                <w:rStyle w:val="FormatvorlageArial"/>
              </w:rPr>
            </w:pPr>
            <w:r>
              <w:t>[</w:t>
            </w:r>
            <w:r w:rsidRPr="00194701">
              <w:rPr>
                <w:i/>
              </w:rPr>
              <w:t xml:space="preserve">If for example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Pr>
                <w:i/>
              </w:rPr>
              <w:t xml:space="preserve"> and these inputs have changed </w:t>
            </w:r>
            <w:r w:rsidRPr="00194701">
              <w:rPr>
                <w:i/>
              </w:rPr>
              <w:t xml:space="preserve">then </w:t>
            </w:r>
            <w:del w:id="2889" w:author="Otter, Martin" w:date="2014-04-09T11:00:00Z">
              <w:r w:rsidRPr="00194701" w:rsidDel="00140C25">
                <w:rPr>
                  <w:rStyle w:val="CODE"/>
                </w:rPr>
                <w:delText>fmi</w:delText>
              </w:r>
            </w:del>
            <w:ins w:id="2890" w:author="Otter, Martin" w:date="2014-04-09T11:00:00Z">
              <w:r w:rsidR="00140C25">
                <w:rPr>
                  <w:rStyle w:val="CODE"/>
                </w:rPr>
                <w:t>fmi2</w:t>
              </w:r>
            </w:ins>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del w:id="2891" w:author="Otter, Martin" w:date="2014-04-09T11:00:00Z">
              <w:r w:rsidRPr="00194701" w:rsidDel="00140C25">
                <w:rPr>
                  <w:rStyle w:val="CODE"/>
                </w:rPr>
                <w:delText>fmi</w:delText>
              </w:r>
            </w:del>
            <w:ins w:id="2892" w:author="Otter, Martin" w:date="2014-04-09T11:00:00Z">
              <w:r w:rsidR="00140C25">
                <w:rPr>
                  <w:rStyle w:val="CODE"/>
                </w:rPr>
                <w:t>fmi2</w:t>
              </w:r>
            </w:ins>
            <w:r w:rsidRPr="00194701">
              <w:rPr>
                <w:rStyle w:val="CODE"/>
              </w:rPr>
              <w:t>GetXXX</w:t>
            </w:r>
            <w:r w:rsidRPr="00194701">
              <w:rPr>
                <w:i/>
              </w:rPr>
              <w:t xml:space="preserve"> </w:t>
            </w:r>
            <w:proofErr w:type="gramStart"/>
            <w:r w:rsidRPr="00194701">
              <w:rPr>
                <w:i/>
              </w:rPr>
              <w:t xml:space="preserve">on </w:t>
            </w:r>
            <w:proofErr w:type="gramEnd"/>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ins w:id="2893" w:author="Otter, Martin" w:date="2014-06-04T17:09:00Z">
        <w:r w:rsidR="009D39A2" w:rsidRPr="009D39A2">
          <w:rPr>
            <w:rStyle w:val="CODE"/>
            <w:rPrChange w:id="2894" w:author="Otter, Martin" w:date="2014-06-04T17:09:00Z">
              <w:rPr/>
            </w:rPrChange>
          </w:rPr>
          <w:t>Outputs</w:t>
        </w:r>
        <w:r w:rsidR="009D39A2">
          <w:t xml:space="preserve">, </w:t>
        </w:r>
        <w:r w:rsidR="009D39A2" w:rsidRPr="009D39A2">
          <w:rPr>
            <w:rStyle w:val="CODE"/>
            <w:rPrChange w:id="2895" w:author="Otter, Martin" w:date="2014-06-04T17:10:00Z">
              <w:rPr/>
            </w:rPrChange>
          </w:rPr>
          <w:t>Derivatives</w:t>
        </w:r>
        <w:r w:rsidR="009D39A2">
          <w:t xml:space="preserve"> and </w:t>
        </w:r>
      </w:ins>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53"/>
        <w:gridCol w:w="1435"/>
        <w:gridCol w:w="141"/>
        <w:gridCol w:w="5765"/>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w:t>
            </w:r>
            <w:proofErr w:type="gramStart"/>
            <w:r w:rsidR="000E3E17">
              <w:rPr>
                <w:rStyle w:val="FormatvorlageArial"/>
              </w:rPr>
              <w:t>U</w:t>
            </w:r>
            <w:r>
              <w:rPr>
                <w:rStyle w:val="FormatvorlageArial"/>
              </w:rPr>
              <w:t>nknown</w:t>
            </w:r>
            <w:r w:rsidR="003B0DD0">
              <w:rPr>
                <w:rStyle w:val="FormatvorlageArial"/>
              </w:rPr>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2896" w:name="Dependencies_Knowns"/>
            <w:bookmarkEnd w:id="2896"/>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w:t>
            </w:r>
            <w:proofErr w:type="gramStart"/>
            <w:r>
              <w:rPr>
                <w:rStyle w:val="FormatvorlageArial"/>
              </w:rPr>
              <w:t xml:space="preserve">to </w:t>
            </w:r>
            <w:proofErr w:type="gramEnd"/>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3C85C5A2"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del w:id="2897" w:author="Otter, Martin" w:date="2014-06-04T17:10:00Z">
              <w:r w:rsidDel="009D39A2">
                <w:delText xml:space="preserve">, </w:delText>
              </w:r>
              <w:r w:rsidRPr="00B778E4" w:rsidDel="009D39A2">
                <w:rPr>
                  <w:rStyle w:val="CODE"/>
                </w:rPr>
                <w:delText>DiscreteStates</w:delText>
              </w:r>
            </w:del>
            <w:r>
              <w:t xml:space="preserve">: </w:t>
            </w:r>
          </w:p>
          <w:p w14:paraId="32BD3732" w14:textId="58C5811D"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ins w:id="2898" w:author="Otter, Martin" w:date="2014-04-24T14:53:00Z">
              <w:r w:rsidR="00A11986" w:rsidRPr="0098259C">
                <w:rPr>
                  <w:rStyle w:val="CODE"/>
                  <w:rFonts w:cs="Courier New"/>
                </w:rPr>
                <w:t>"</w:t>
              </w:r>
            </w:ins>
            <w:del w:id="2899" w:author="Otter, Martin" w:date="2014-04-24T14:53:00Z">
              <w:r w:rsidRPr="00B778E4" w:rsidDel="00A11986">
                <w:rPr>
                  <w:rStyle w:val="CODE"/>
                </w:rPr>
                <w:delText>“</w:delText>
              </w:r>
            </w:del>
            <w:r w:rsidRPr="00B778E4">
              <w:rPr>
                <w:rStyle w:val="CODE"/>
              </w:rPr>
              <w:t>input</w:t>
            </w:r>
            <w:ins w:id="2900" w:author="Otter, Martin" w:date="2014-04-24T14:53:00Z">
              <w:r w:rsidR="00A11986" w:rsidRPr="0098259C">
                <w:rPr>
                  <w:rStyle w:val="CODE"/>
                  <w:rFonts w:cs="Courier New"/>
                </w:rPr>
                <w:t>"</w:t>
              </w:r>
            </w:ins>
            <w:del w:id="2901" w:author="Otter, Martin" w:date="2014-04-24T14:53:00Z">
              <w:r w:rsidRPr="00B778E4" w:rsidDel="00A11986">
                <w:rPr>
                  <w:rStyle w:val="CODE"/>
                </w:rPr>
                <w:delText>”</w:delText>
              </w:r>
            </w:del>
            <w:r>
              <w:t>)</w:t>
            </w:r>
          </w:p>
          <w:p w14:paraId="1FFB4BBD" w14:textId="77777777" w:rsidR="00B778E4" w:rsidRDefault="00B778E4" w:rsidP="006E60E6">
            <w:pPr>
              <w:pStyle w:val="Textkrper"/>
              <w:numPr>
                <w:ilvl w:val="0"/>
                <w:numId w:val="56"/>
              </w:numPr>
              <w:spacing w:before="0"/>
              <w:ind w:left="357" w:hanging="357"/>
            </w:pPr>
            <w:r>
              <w:t>continuous-time states</w:t>
            </w:r>
          </w:p>
          <w:p w14:paraId="06954B95" w14:textId="2BA862EB" w:rsidR="00B778E4" w:rsidDel="00E86BE6" w:rsidRDefault="00254B0B" w:rsidP="006E60E6">
            <w:pPr>
              <w:pStyle w:val="Textkrper"/>
              <w:numPr>
                <w:ilvl w:val="0"/>
                <w:numId w:val="56"/>
              </w:numPr>
              <w:spacing w:before="0"/>
              <w:ind w:left="357" w:hanging="357"/>
              <w:rPr>
                <w:del w:id="2902" w:author="Otter, Martin" w:date="2014-04-15T10:20:00Z"/>
              </w:rPr>
            </w:pPr>
            <w:del w:id="2903" w:author="Otter, Martin" w:date="2014-04-15T10:20:00Z">
              <w:r w:rsidDel="00E86BE6">
                <w:delText xml:space="preserve">previous </w:delText>
              </w:r>
              <w:r w:rsidR="00B778E4" w:rsidDel="00E86BE6">
                <w:delText>discrete-time states</w:delText>
              </w:r>
              <w:r w:rsidDel="00E86BE6">
                <w:delText xml:space="preserve"> (variables referenced in </w:delText>
              </w:r>
              <w:r w:rsidRPr="00254B0B" w:rsidDel="00E86BE6">
                <w:rPr>
                  <w:rStyle w:val="CODE"/>
                </w:rPr>
                <w:delText>previous</w:delText>
              </w:r>
              <w:r w:rsidDel="00E86BE6">
                <w:delText>)</w:delText>
              </w:r>
            </w:del>
          </w:p>
          <w:p w14:paraId="28815644" w14:textId="7B2F6943" w:rsidR="00B778E4" w:rsidRDefault="00B778E4" w:rsidP="006E60E6">
            <w:pPr>
              <w:pStyle w:val="Textkrper"/>
              <w:numPr>
                <w:ilvl w:val="0"/>
                <w:numId w:val="56"/>
              </w:numPr>
              <w:spacing w:before="0"/>
              <w:ind w:left="357" w:hanging="357"/>
            </w:pPr>
            <w:proofErr w:type="gramStart"/>
            <w:r>
              <w:t>independent</w:t>
            </w:r>
            <w:proofErr w:type="gramEnd"/>
            <w:r>
              <w:t xml:space="preserve"> variable (usually time; </w:t>
            </w:r>
            <w:r w:rsidRPr="00B778E4">
              <w:rPr>
                <w:rStyle w:val="CODE"/>
              </w:rPr>
              <w:t xml:space="preserve">causality = </w:t>
            </w:r>
            <w:ins w:id="2904" w:author="Otter, Martin" w:date="2014-04-24T14:53:00Z">
              <w:r w:rsidR="00A11986" w:rsidRPr="0098259C">
                <w:rPr>
                  <w:rStyle w:val="CODE"/>
                  <w:rFonts w:cs="Courier New"/>
                </w:rPr>
                <w:t>"</w:t>
              </w:r>
            </w:ins>
            <w:del w:id="2905" w:author="Otter, Martin" w:date="2014-04-24T14:53:00Z">
              <w:r w:rsidRPr="00B778E4" w:rsidDel="00A11986">
                <w:rPr>
                  <w:rStyle w:val="CODE"/>
                </w:rPr>
                <w:delText>“</w:delText>
              </w:r>
            </w:del>
            <w:r w:rsidRPr="00B778E4">
              <w:rPr>
                <w:rStyle w:val="CODE"/>
              </w:rPr>
              <w:t>independent</w:t>
            </w:r>
            <w:ins w:id="2906" w:author="Otter, Martin" w:date="2014-04-24T14:53:00Z">
              <w:r w:rsidR="00A11986" w:rsidRPr="0098259C">
                <w:rPr>
                  <w:rStyle w:val="CODE"/>
                  <w:rFonts w:cs="Courier New"/>
                </w:rPr>
                <w:t>"</w:t>
              </w:r>
            </w:ins>
            <w:del w:id="2907" w:author="Otter, Martin" w:date="2014-04-24T14:53:00Z">
              <w:r w:rsidRPr="00B778E4" w:rsidDel="00A11986">
                <w:rPr>
                  <w:rStyle w:val="CODE"/>
                </w:rPr>
                <w:delText>”</w:delText>
              </w:r>
            </w:del>
            <w:r>
              <w:t>)</w:t>
            </w:r>
            <w:ins w:id="2908" w:author="Otter, Martin" w:date="2014-04-24T14:54:00Z">
              <w:r w:rsidR="00A11986">
                <w:t xml:space="preserve">. If an independent variable is not explicitely defined under </w:t>
              </w:r>
              <w:r w:rsidR="00A11986" w:rsidRPr="00A11986">
                <w:rPr>
                  <w:rStyle w:val="CODE"/>
                  <w:rPrChange w:id="2909" w:author="Otter, Martin" w:date="2014-04-24T14:55:00Z">
                    <w:rPr/>
                  </w:rPrChange>
                </w:rPr>
                <w:t>ScalarVariables</w:t>
              </w:r>
              <w:r w:rsidR="00A11986">
                <w:t xml:space="preserve">, it is assumed that the </w:t>
              </w:r>
            </w:ins>
            <w:ins w:id="2910" w:author="Otter, Martin" w:date="2014-04-24T14:55:00Z">
              <w:r w:rsidR="00A11986">
                <w:t>U</w:t>
              </w:r>
            </w:ins>
            <w:ins w:id="2911" w:author="Otter, Martin" w:date="2014-04-24T14:54:00Z">
              <w:r w:rsidR="00A11986">
                <w:t xml:space="preserve">nknown </w:t>
              </w:r>
              <w:proofErr w:type="gramStart"/>
              <w:r w:rsidR="00A11986">
                <w:t>depends</w:t>
              </w:r>
              <w:proofErr w:type="gramEnd"/>
              <w:r w:rsidR="00A11986">
                <w:t xml:space="preserve"> explicitely on the independent variable.</w:t>
              </w:r>
            </w:ins>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0DDC782A"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ins w:id="2912" w:author="Otter, Martin" w:date="2014-04-24T14:53:00Z">
              <w:r w:rsidR="00A11986" w:rsidRPr="0098259C">
                <w:rPr>
                  <w:rStyle w:val="CODE"/>
                  <w:rFonts w:cs="Courier New"/>
                </w:rPr>
                <w:t>"</w:t>
              </w:r>
            </w:ins>
            <w:del w:id="2913" w:author="Otter, Martin" w:date="2014-04-24T14:53:00Z">
              <w:r w:rsidRPr="00B778E4" w:rsidDel="00A11986">
                <w:rPr>
                  <w:rStyle w:val="CODE"/>
                </w:rPr>
                <w:delText>“</w:delText>
              </w:r>
            </w:del>
            <w:r w:rsidRPr="00B778E4">
              <w:rPr>
                <w:rStyle w:val="CODE"/>
              </w:rPr>
              <w:t>input</w:t>
            </w:r>
            <w:ins w:id="2914" w:author="Otter, Martin" w:date="2014-04-24T14:53:00Z">
              <w:r w:rsidR="00A11986" w:rsidRPr="0098259C">
                <w:rPr>
                  <w:rStyle w:val="CODE"/>
                  <w:rFonts w:cs="Courier New"/>
                </w:rPr>
                <w:t>"</w:t>
              </w:r>
            </w:ins>
            <w:del w:id="2915" w:author="Otter, Martin" w:date="2014-04-24T14:53:00Z">
              <w:r w:rsidRPr="00B778E4" w:rsidDel="00A11986">
                <w:rPr>
                  <w:rStyle w:val="CODE"/>
                </w:rPr>
                <w:delText>”</w:delText>
              </w:r>
            </w:del>
            <w:r>
              <w:t>)</w:t>
            </w:r>
          </w:p>
          <w:p w14:paraId="46EB2F01" w14:textId="5DCDEB51" w:rsidR="00B778E4" w:rsidRDefault="00B778E4" w:rsidP="006E60E6">
            <w:pPr>
              <w:pStyle w:val="Textkrper"/>
              <w:numPr>
                <w:ilvl w:val="0"/>
                <w:numId w:val="56"/>
              </w:numPr>
              <w:spacing w:before="0"/>
              <w:ind w:left="357" w:hanging="357"/>
            </w:pPr>
            <w:proofErr w:type="gramStart"/>
            <w:r>
              <w:t>variables</w:t>
            </w:r>
            <w:proofErr w:type="gramEnd"/>
            <w:r>
              <w:t xml:space="preserve"> with </w:t>
            </w:r>
            <w:r w:rsidRPr="00B778E4">
              <w:rPr>
                <w:rStyle w:val="CODE"/>
              </w:rPr>
              <w:t xml:space="preserve">initial = </w:t>
            </w:r>
            <w:ins w:id="2916" w:author="Otter, Martin" w:date="2014-04-24T14:54:00Z">
              <w:r w:rsidR="00A11986" w:rsidRPr="0098259C">
                <w:rPr>
                  <w:rStyle w:val="CODE"/>
                  <w:rFonts w:cs="Courier New"/>
                </w:rPr>
                <w:t>"</w:t>
              </w:r>
            </w:ins>
            <w:del w:id="2917" w:author="Otter, Martin" w:date="2014-04-24T14:54:00Z">
              <w:r w:rsidRPr="00B778E4" w:rsidDel="00A11986">
                <w:rPr>
                  <w:rStyle w:val="CODE"/>
                </w:rPr>
                <w:delText>“</w:delText>
              </w:r>
            </w:del>
            <w:r w:rsidRPr="00B778E4">
              <w:rPr>
                <w:rStyle w:val="CODE"/>
              </w:rPr>
              <w:t>exact</w:t>
            </w:r>
            <w:ins w:id="2918" w:author="Otter, Martin" w:date="2014-04-24T14:54:00Z">
              <w:r w:rsidR="00A11986" w:rsidRPr="0098259C">
                <w:rPr>
                  <w:rStyle w:val="CODE"/>
                  <w:rFonts w:cs="Courier New"/>
                </w:rPr>
                <w:t>"</w:t>
              </w:r>
            </w:ins>
            <w:del w:id="2919" w:author="Otter, Martin" w:date="2014-04-24T14:54:00Z">
              <w:r w:rsidRPr="00B778E4" w:rsidDel="00A11986">
                <w:rPr>
                  <w:rStyle w:val="CODE"/>
                </w:rPr>
                <w:delText>”</w:delText>
              </w:r>
            </w:del>
            <w:r>
              <w:br/>
              <w:t>[</w:t>
            </w:r>
            <w:r w:rsidRPr="005B7EE8">
              <w:rPr>
                <w:i/>
              </w:rPr>
              <w:t>for example independent parameters o</w:t>
            </w:r>
            <w:r w:rsidR="005B7EE8" w:rsidRPr="005B7EE8">
              <w:rPr>
                <w:i/>
              </w:rPr>
              <w:t>r initial states.</w:t>
            </w:r>
            <w:r w:rsidR="005B7EE8">
              <w:t>]</w:t>
            </w:r>
          </w:p>
          <w:p w14:paraId="4777245C" w14:textId="465D611C" w:rsidR="00B778E4" w:rsidRDefault="00B778E4" w:rsidP="006E60E6">
            <w:pPr>
              <w:pStyle w:val="Textkrper"/>
              <w:numPr>
                <w:ilvl w:val="0"/>
                <w:numId w:val="56"/>
              </w:numPr>
              <w:spacing w:before="0"/>
              <w:ind w:left="357" w:hanging="357"/>
            </w:pPr>
            <w:proofErr w:type="gramStart"/>
            <w:r>
              <w:t>independent</w:t>
            </w:r>
            <w:proofErr w:type="gramEnd"/>
            <w:r>
              <w:t xml:space="preserve"> variable (usually time; </w:t>
            </w:r>
            <w:r w:rsidRPr="00B778E4">
              <w:rPr>
                <w:rStyle w:val="CODE"/>
              </w:rPr>
              <w:t xml:space="preserve">causality = </w:t>
            </w:r>
            <w:ins w:id="2920" w:author="Otter, Martin" w:date="2014-04-24T14:54:00Z">
              <w:r w:rsidR="00A11986" w:rsidRPr="0098259C">
                <w:rPr>
                  <w:rStyle w:val="CODE"/>
                  <w:rFonts w:cs="Courier New"/>
                </w:rPr>
                <w:t>"</w:t>
              </w:r>
            </w:ins>
            <w:del w:id="2921" w:author="Otter, Martin" w:date="2014-04-24T14:54:00Z">
              <w:r w:rsidRPr="00B778E4" w:rsidDel="00A11986">
                <w:rPr>
                  <w:rStyle w:val="CODE"/>
                </w:rPr>
                <w:delText>“</w:delText>
              </w:r>
            </w:del>
            <w:r w:rsidRPr="00B778E4">
              <w:rPr>
                <w:rStyle w:val="CODE"/>
              </w:rPr>
              <w:t>independent</w:t>
            </w:r>
            <w:ins w:id="2922" w:author="Otter, Martin" w:date="2014-04-24T14:54:00Z">
              <w:r w:rsidR="00A11986" w:rsidRPr="0098259C">
                <w:rPr>
                  <w:rStyle w:val="CODE"/>
                  <w:rFonts w:cs="Courier New"/>
                </w:rPr>
                <w:t>"</w:t>
              </w:r>
            </w:ins>
            <w:del w:id="2923" w:author="Otter, Martin" w:date="2014-04-24T14:54:00Z">
              <w:r w:rsidRPr="00B778E4" w:rsidDel="00A11986">
                <w:rPr>
                  <w:rStyle w:val="CODE"/>
                </w:rPr>
                <w:delText>”</w:delText>
              </w:r>
            </w:del>
            <w:r>
              <w:t>)</w:t>
            </w:r>
            <w:ins w:id="2924" w:author="Otter, Martin" w:date="2014-04-24T14:55:00Z">
              <w:r w:rsidR="00A11986">
                <w:t xml:space="preserve">. If an independent variable is not explicitely defined under </w:t>
              </w:r>
              <w:r w:rsidR="00A11986" w:rsidRPr="00DD1ADF">
                <w:rPr>
                  <w:rStyle w:val="CODE"/>
                </w:rPr>
                <w:t>ScalarVariables</w:t>
              </w:r>
              <w:r w:rsidR="00A11986">
                <w:t xml:space="preserve">, it is assumed that the Unknown </w:t>
              </w:r>
              <w:proofErr w:type="gramStart"/>
              <w:r w:rsidR="00A11986">
                <w:t>depends</w:t>
              </w:r>
              <w:proofErr w:type="gramEnd"/>
              <w:r w:rsidR="00A11986">
                <w:t xml:space="preserve"> explicitely on the independent variable.</w:t>
              </w:r>
            </w:ins>
          </w:p>
          <w:p w14:paraId="40BAC5F2" w14:textId="446FAE83" w:rsidR="00BE2CD6" w:rsidRPr="0098259C" w:rsidRDefault="00BE2CD6">
            <w:pPr>
              <w:pStyle w:val="Textkrper"/>
              <w:rPr>
                <w:rStyle w:val="FormatvorlageArial"/>
              </w:rPr>
            </w:pPr>
            <w:r>
              <w:rPr>
                <w:rStyle w:val="FormatvorlageArial"/>
              </w:rPr>
              <w:t>For Co-Simulation</w:t>
            </w:r>
            <w:proofErr w:type="gramStart"/>
            <w:r>
              <w:rPr>
                <w:rStyle w:val="FormatvorlageArial"/>
              </w:rPr>
              <w:t xml:space="preserve">, </w:t>
            </w:r>
            <w:r w:rsidR="003E2D9B">
              <w:rPr>
                <w:rStyle w:val="FormatvorlageArial"/>
              </w:rPr>
              <w:t>”</w:t>
            </w:r>
            <w:proofErr w:type="gramEnd"/>
            <w:r w:rsidRPr="003E2D9B">
              <w:rPr>
                <w:rStyle w:val="CODE"/>
              </w:rPr>
              <w:t>d</w:t>
            </w:r>
            <w:r w:rsidRPr="0098259C">
              <w:rPr>
                <w:rStyle w:val="CODE"/>
              </w:rPr>
              <w:t>ependenc</w:t>
            </w:r>
            <w:r>
              <w:rPr>
                <w:rStyle w:val="CODE"/>
              </w:rPr>
              <w:t>ies</w:t>
            </w:r>
            <w:r>
              <w:rPr>
                <w:rStyle w:val="FormatvorlageArial"/>
              </w:rPr>
              <w:t>” does not list the dependency on continuous-time</w:t>
            </w:r>
            <w:del w:id="2925" w:author="Otter, Martin" w:date="2014-04-15T10:22:00Z">
              <w:r w:rsidDel="00E86BE6">
                <w:rPr>
                  <w:rStyle w:val="FormatvorlageArial"/>
                </w:rPr>
                <w:delText xml:space="preserve"> or discrete-time states</w:delText>
              </w:r>
            </w:del>
            <w:r>
              <w:rPr>
                <w:rStyle w:val="FormatvorlageArial"/>
              </w:rPr>
              <w:t>,</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Pr="0098259C">
              <w:rPr>
                <w:rStyle w:val="FormatvorlageArial"/>
              </w:rPr>
              <w:t xml:space="preserve">, in </w:t>
            </w:r>
            <w:r>
              <w:rPr>
                <w:rStyle w:val="FormatvorlageArial"/>
              </w:rPr>
              <w:t>other words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proofErr w:type="gramStart"/>
            <w:r>
              <w:rPr>
                <w:rStyle w:val="FormatvorlageArial"/>
              </w:rPr>
              <w:t>no</w:t>
            </w:r>
            <w:proofErr w:type="gramEnd"/>
            <w:r>
              <w:rPr>
                <w:rStyle w:val="FormatvorlageArial"/>
              </w:rPr>
              <w:t xml:space="preserve">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04FA286D" w:rsidR="00F24F0A" w:rsidRPr="000E3E17" w:rsidRDefault="00F24F0A" w:rsidP="006C1028">
            <w:pPr>
              <w:pStyle w:val="Textkrper-Tabelle"/>
              <w:rPr>
                <w:rStyle w:val="FormatvorlageArial"/>
              </w:rPr>
            </w:pPr>
            <w:proofErr w:type="gramStart"/>
            <w:r>
              <w:rPr>
                <w:rStyle w:val="FormatvorlageArial"/>
              </w:rPr>
              <w:t>constant</w:t>
            </w:r>
            <w:proofErr w:type="gramEnd"/>
            <w:r>
              <w:rPr>
                <w:rStyle w:val="FormatvorlageArial"/>
              </w:rPr>
              <w:t xml:space="preserve">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del w:id="2926" w:author="Otter, Martin" w:date="2014-04-09T11:00:00Z">
              <w:r w:rsidR="00AB298B" w:rsidRPr="006C1028" w:rsidDel="00140C25">
                <w:rPr>
                  <w:rStyle w:val="CODE"/>
                </w:rPr>
                <w:delText>fmi</w:delText>
              </w:r>
            </w:del>
            <w:ins w:id="2927" w:author="Otter, Martin" w:date="2014-04-09T11:00:00Z">
              <w:r w:rsidR="00140C25">
                <w:rPr>
                  <w:rStyle w:val="CODE"/>
                </w:rPr>
                <w:t>fmi2</w:t>
              </w:r>
            </w:ins>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2751559E"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ins w:id="2928" w:author="Otter, Martin" w:date="2014-06-12T09:16:00Z">
              <w:r w:rsidR="002B28AD">
                <w:rPr>
                  <w:rStyle w:val="CODE"/>
                </w:rPr>
                <w:t>n</w:t>
              </w:r>
            </w:ins>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0BEDA036" w:rsidR="00F24F0A" w:rsidRPr="000E3E17" w:rsidRDefault="00F24F0A" w:rsidP="006C1028">
            <w:pPr>
              <w:pStyle w:val="Textkrper-Tabelle"/>
              <w:rPr>
                <w:rStyle w:val="FormatvorlageArial"/>
              </w:rPr>
            </w:pPr>
            <w:proofErr w:type="gramStart"/>
            <w:r>
              <w:rPr>
                <w:rStyle w:val="FormatvorlageArial"/>
              </w:rPr>
              <w:t>fixed</w:t>
            </w:r>
            <w:proofErr w:type="gramEnd"/>
            <w:r>
              <w:rPr>
                <w:rStyle w:val="FormatvorlageArial"/>
              </w:rPr>
              <w:t xml:space="preserv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del w:id="2929" w:author="Otter, Martin" w:date="2014-04-09T11:00:00Z">
              <w:r w:rsidR="00AB298B" w:rsidRPr="006C1028" w:rsidDel="00140C25">
                <w:rPr>
                  <w:rStyle w:val="CODE"/>
                </w:rPr>
                <w:delText>fmi</w:delText>
              </w:r>
            </w:del>
            <w:ins w:id="2930" w:author="Otter, Martin" w:date="2014-04-09T11:00:00Z">
              <w:r w:rsidR="00140C25">
                <w:rPr>
                  <w:rStyle w:val="CODE"/>
                </w:rPr>
                <w:t>fmi2</w:t>
              </w:r>
            </w:ins>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3627FD7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del w:id="2931" w:author="Otter, Martin" w:date="2014-04-09T11:00:00Z">
              <w:r w:rsidR="00AB298B" w:rsidRPr="006C1028" w:rsidDel="00140C25">
                <w:rPr>
                  <w:rStyle w:val="CODE"/>
                </w:rPr>
                <w:delText>fmi</w:delText>
              </w:r>
            </w:del>
            <w:ins w:id="2932" w:author="Otter, Martin" w:date="2014-04-09T11:00:00Z">
              <w:r w:rsidR="00140C25">
                <w:rPr>
                  <w:rStyle w:val="CODE"/>
                </w:rPr>
                <w:t>fmi2</w:t>
              </w:r>
            </w:ins>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2933" w:name="OLE_LINK4"/>
            <w:bookmarkStart w:id="2934" w:name="OLE_LINK9"/>
            <w:r w:rsidR="006C1028">
              <w:t>or at a  Communication Point (CoSimulation)</w:t>
            </w:r>
            <w:bookmarkEnd w:id="2933"/>
            <w:bookmarkEnd w:id="2934"/>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373309B5" w:rsidR="00F24F0A" w:rsidRPr="000E3E17" w:rsidRDefault="00F24F0A" w:rsidP="006C1028">
            <w:pPr>
              <w:pStyle w:val="Textkrper-Tabelle"/>
              <w:rPr>
                <w:rStyle w:val="FormatvorlageArial"/>
              </w:rPr>
            </w:pPr>
            <w:proofErr w:type="gramStart"/>
            <w:r>
              <w:rPr>
                <w:rStyle w:val="FormatvorlageArial"/>
              </w:rPr>
              <w:t>discrete</w:t>
            </w:r>
            <w:proofErr w:type="gramEnd"/>
            <w:r>
              <w:rPr>
                <w:rStyle w:val="FormatvorlageArial"/>
              </w:rPr>
              <w:t xml:space="preserv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del w:id="2935" w:author="Otter, Martin" w:date="2014-04-09T11:00:00Z">
              <w:r w:rsidR="001F035A" w:rsidRPr="006C1028" w:rsidDel="00140C25">
                <w:rPr>
                  <w:rStyle w:val="CODE"/>
                </w:rPr>
                <w:delText>fmi</w:delText>
              </w:r>
            </w:del>
            <w:ins w:id="2936" w:author="Otter, Martin" w:date="2014-04-09T11:00:00Z">
              <w:r w:rsidR="00140C25">
                <w:rPr>
                  <w:rStyle w:val="CODE"/>
                </w:rPr>
                <w:t>fmi2</w:t>
              </w:r>
            </w:ins>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ins w:id="2937" w:author="Otter, Martin" w:date="2014-04-25T18:08:00Z"/>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77777777" w:rsidR="0027724D" w:rsidRPr="007A44BA" w:rsidRDefault="00C8792E" w:rsidP="00C6645C">
      <w:pPr>
        <w:pStyle w:val="Textkrp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m:oMathPara>
    </w:p>
    <w:p w14:paraId="79C7300A" w14:textId="77777777" w:rsidR="00025E22" w:rsidRDefault="00042CE4" w:rsidP="00C6645C">
      <w:pPr>
        <w:pStyle w:val="Textkrper"/>
        <w:rPr>
          <w:rStyle w:val="FormatvorlageArial"/>
          <w:i/>
          <w:szCs w:val="21"/>
        </w:rPr>
      </w:pPr>
      <w:proofErr w:type="gramStart"/>
      <w:r>
        <w:rPr>
          <w:rStyle w:val="FormatvorlageArial"/>
          <w:i/>
          <w:szCs w:val="21"/>
        </w:rPr>
        <w:t>where</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77777777" w:rsidR="00712E70" w:rsidRDefault="00C8792E" w:rsidP="00712E70">
      <w:pPr>
        <w:pStyle w:val="Textkrper-Tabelle"/>
        <w:ind w:left="0"/>
        <w:rPr>
          <w:rStyle w:val="FormatvorlageArial"/>
          <w:i/>
        </w:rPr>
      </w:pPr>
      <m:oMathPara>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m:oMathPara>
    </w:p>
    <w:p w14:paraId="10AA074E" w14:textId="77777777" w:rsidR="00712E70" w:rsidRDefault="00712E70" w:rsidP="00C6645C">
      <w:pPr>
        <w:pStyle w:val="Textkrper"/>
        <w:rPr>
          <w:rStyle w:val="FormatvorlageArial"/>
          <w:i/>
          <w:szCs w:val="21"/>
        </w:rPr>
      </w:pPr>
      <w:proofErr w:type="gramStart"/>
      <w:r>
        <w:rPr>
          <w:rStyle w:val="FormatvorlageArial"/>
          <w:i/>
          <w:szCs w:val="21"/>
        </w:rPr>
        <w:t>and</w:t>
      </w:r>
      <w:proofErr w:type="gramEnd"/>
      <w:r>
        <w:rPr>
          <w:rStyle w:val="FormatvorlageArial"/>
          <w:i/>
          <w:szCs w:val="21"/>
        </w:rPr>
        <w:t xml:space="preserve"> therefore the initialization equations are:</w:t>
      </w:r>
    </w:p>
    <w:p w14:paraId="65E6F3FB" w14:textId="77777777" w:rsidR="00656908" w:rsidRDefault="00C8792E"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w:t>
      </w:r>
      <w:proofErr w:type="gramStart"/>
      <w:r>
        <w:rPr>
          <w:noProof w:val="0"/>
        </w:rPr>
        <w:t>, ...</w:t>
      </w:r>
      <w:proofErr w:type="gramEnd"/>
      <w:r>
        <w:rPr>
          <w:noProof w:val="0"/>
        </w:rPr>
        <w:t>&gt;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77777777"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proofErr w:type="gramStart"/>
      <w:r>
        <w:rPr>
          <w:noProof w:val="0"/>
        </w:rPr>
        <w:t>, ...</w:t>
      </w:r>
      <w:proofErr w:type="gramEnd"/>
      <w:r>
        <w:rPr>
          <w:noProof w:val="0"/>
        </w:rPr>
        <w:t>&gt;</w:t>
      </w:r>
      <w:r w:rsidR="00B91CC7">
        <w:rPr>
          <w:noProof w:val="0"/>
        </w:rPr>
        <w:t xml:space="preserve"> … &lt;/</w:t>
      </w:r>
      <w:r w:rsidR="00B91CC7" w:rsidRPr="00B91CC7">
        <w:rPr>
          <w:b/>
          <w:color w:val="3333FF"/>
        </w:rPr>
        <w:t>ScalarVariable</w:t>
      </w:r>
      <w:r w:rsidR="00B91CC7">
        <w:rPr>
          <w:noProof w:val="0"/>
        </w:rPr>
        <w:t xml:space="preserve">&gt;  </w:t>
      </w:r>
      <w:r w:rsidR="00B91CC7" w:rsidRPr="00B91CC7">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w:t>
      </w:r>
      <w:proofErr w:type="gramStart"/>
      <w:r>
        <w:rPr>
          <w:noProof w:val="0"/>
        </w:rPr>
        <w:t>, ...</w:t>
      </w:r>
      <w:proofErr w:type="gramEnd"/>
      <w:r>
        <w:rPr>
          <w:noProof w:val="0"/>
        </w:rPr>
        <w:t>&gt;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w:t>
      </w:r>
      <w:proofErr w:type="gramStart"/>
      <w:r>
        <w:rPr>
          <w:noProof w:val="0"/>
        </w:rPr>
        <w:t>, ...</w:t>
      </w:r>
      <w:proofErr w:type="gramEnd"/>
      <w:r>
        <w:rPr>
          <w:noProof w:val="0"/>
        </w:rPr>
        <w:t>&gt;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w:t>
      </w:r>
      <w:proofErr w:type="gramStart"/>
      <w:r>
        <w:rPr>
          <w:noProof w:val="0"/>
        </w:rPr>
        <w:t>, ...</w:t>
      </w:r>
      <w:proofErr w:type="gramEnd"/>
      <w:r>
        <w:rPr>
          <w:noProof w:val="0"/>
        </w:rPr>
        <w:t>&gt;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w:t>
      </w:r>
      <w:proofErr w:type="gramStart"/>
      <w:r>
        <w:rPr>
          <w:noProof w:val="0"/>
        </w:rPr>
        <w:t>, ...</w:t>
      </w:r>
      <w:proofErr w:type="gramEnd"/>
      <w:r>
        <w:rPr>
          <w:noProof w:val="0"/>
        </w:rPr>
        <w:t>&gt;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w:t>
      </w:r>
      <w:proofErr w:type="gramStart"/>
      <w:r>
        <w:rPr>
          <w:noProof w:val="0"/>
        </w:rPr>
        <w:t>, ...</w:t>
      </w:r>
      <w:proofErr w:type="gramEnd"/>
      <w:r>
        <w:rPr>
          <w:noProof w:val="0"/>
        </w:rPr>
        <w:t>&gt;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77777777" w:rsidR="00B91CC7" w:rsidRPr="007A44BA" w:rsidRDefault="00B91CC7" w:rsidP="00B91CC7">
      <w:pPr>
        <w:pStyle w:val="CODE1"/>
      </w:pPr>
      <w:r>
        <w:lastRenderedPageBreak/>
        <w:t xml:space="preserve">   &lt;</w:t>
      </w:r>
      <w:r w:rsidRPr="00B91CC7">
        <w:rPr>
          <w:b/>
          <w:color w:val="3333FF"/>
        </w:rPr>
        <w:t>ScalarVariable</w:t>
      </w:r>
      <w:r>
        <w:t xml:space="preserve"> name=</w:t>
      </w:r>
      <w:r>
        <w:rPr>
          <w:noProof w:val="0"/>
        </w:rPr>
        <w:t>"der(x1)</w:t>
      </w:r>
      <w:proofErr w:type="gramStart"/>
      <w:r w:rsidRPr="0098259C">
        <w:rPr>
          <w:noProof w:val="0"/>
        </w:rPr>
        <w:t>"</w:t>
      </w:r>
      <w:r>
        <w:rPr>
          <w:noProof w:val="0"/>
        </w:rPr>
        <w:t>, ...&gt;</w:t>
      </w:r>
      <w:proofErr w:type="gramEnd"/>
      <w:r>
        <w:rPr>
          <w:noProof w:val="0"/>
        </w:rPr>
        <w:t xml:space="preserve">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"der(x2)</w:t>
      </w:r>
      <w:proofErr w:type="gramStart"/>
      <w:r w:rsidRPr="0098259C">
        <w:rPr>
          <w:noProof w:val="0"/>
        </w:rPr>
        <w:t>"</w:t>
      </w:r>
      <w:r>
        <w:rPr>
          <w:noProof w:val="0"/>
        </w:rPr>
        <w:t>, ...&gt;</w:t>
      </w:r>
      <w:proofErr w:type="gramEnd"/>
      <w:r>
        <w:rPr>
          <w:noProof w:val="0"/>
        </w:rPr>
        <w:t xml:space="preserve">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"der(x3)</w:t>
      </w:r>
      <w:proofErr w:type="gramStart"/>
      <w:r w:rsidRPr="0098259C">
        <w:rPr>
          <w:noProof w:val="0"/>
        </w:rPr>
        <w:t>"</w:t>
      </w:r>
      <w:r>
        <w:rPr>
          <w:noProof w:val="0"/>
        </w:rPr>
        <w:t>, ...&gt;</w:t>
      </w:r>
      <w:proofErr w:type="gramEnd"/>
      <w:r>
        <w:rPr>
          <w:noProof w:val="0"/>
        </w:rPr>
        <w:t xml:space="preserve">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77777777"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w:t>
      </w:r>
      <w:proofErr w:type="gramStart"/>
      <w:r>
        <w:rPr>
          <w:noProof w:val="0"/>
        </w:rPr>
        <w:t>, ...</w:t>
      </w:r>
      <w:proofErr w:type="gramEnd"/>
      <w:r>
        <w:rPr>
          <w:noProof w:val="0"/>
        </w:rPr>
        <w:t>&gt; … &lt;/</w:t>
      </w:r>
      <w:r w:rsidRPr="00B91CC7">
        <w:rPr>
          <w:b/>
          <w:color w:val="3333FF"/>
        </w:rPr>
        <w:t>ScalarVariable</w:t>
      </w:r>
      <w:r>
        <w:rPr>
          <w:noProof w:val="0"/>
        </w:rPr>
        <w:t xml:space="preserve">&gt;  </w:t>
      </w:r>
      <w:r w:rsidRPr="00B91CC7">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gramStart"/>
      <w:r w:rsidR="00D91ED1">
        <w:rPr>
          <w:noProof w:val="0"/>
        </w:rPr>
        <w:t>dependencies</w:t>
      </w:r>
      <w:r>
        <w:rPr>
          <w:noProof w:val="0"/>
        </w:rPr>
        <w:t>Kind</w:t>
      </w:r>
      <w:proofErr w:type="gram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ins w:id="2938" w:author="Otter, Martin" w:date="2014-07-16T19:53:00Z"/>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ins w:id="2939" w:author="Otter, Martin" w:date="2014-07-16T19:53:00Z"/>
          <w:noProof w:val="0"/>
        </w:rPr>
      </w:pPr>
      <w:ins w:id="2940" w:author="Otter, Martin" w:date="2014-07-16T19:53:00Z">
        <w:r>
          <w:rPr>
            <w:noProof w:val="0"/>
          </w:rPr>
          <w:t xml:space="preserve">     &lt;</w:t>
        </w:r>
        <w:r>
          <w:rPr>
            <w:b/>
            <w:noProof w:val="0"/>
            <w:color w:val="0000FF"/>
          </w:rPr>
          <w:t>Unknown</w:t>
        </w:r>
        <w:r>
          <w:rPr>
            <w:noProof w:val="0"/>
          </w:rPr>
          <w:t xml:space="preserve"> index="8" ... /&gt;</w:t>
        </w:r>
      </w:ins>
    </w:p>
    <w:p w14:paraId="0B5FAE32" w14:textId="0CF6D9D7" w:rsidR="00523AB9" w:rsidRPr="0098259C" w:rsidRDefault="00523AB9">
      <w:pPr>
        <w:pStyle w:val="CODE1"/>
        <w:rPr>
          <w:noProof w:val="0"/>
        </w:rPr>
      </w:pPr>
      <w:ins w:id="2941" w:author="Otter, Martin" w:date="2014-07-16T19:53:00Z">
        <w:r>
          <w:rPr>
            <w:noProof w:val="0"/>
          </w:rPr>
          <w:t xml:space="preserve">     &lt;</w:t>
        </w:r>
        <w:r>
          <w:rPr>
            <w:b/>
            <w:noProof w:val="0"/>
            <w:color w:val="0000FF"/>
          </w:rPr>
          <w:t>Unknown</w:t>
        </w:r>
        <w:r>
          <w:rPr>
            <w:noProof w:val="0"/>
          </w:rPr>
          <w:t xml:space="preserve"> index="10" ... /&gt;</w:t>
        </w:r>
      </w:ins>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77777777" w:rsidR="000A5E9B" w:rsidRPr="00F71663" w:rsidRDefault="000A5E9B" w:rsidP="000A5E9B">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w:t>
      </w:r>
      <w:proofErr w:type="gramStart"/>
      <w:r w:rsidRPr="00F71663">
        <w:rPr>
          <w:rStyle w:val="FormatvorlageArial"/>
          <w:i/>
          <w:szCs w:val="21"/>
        </w:rPr>
        <w:t xml:space="preserve">on </w:t>
      </w:r>
      <w:proofErr w:type="gramEnd"/>
      <m:oMath>
        <m:r>
          <w:rPr>
            <w:rStyle w:val="FormatvorlageArial"/>
            <w:rFonts w:ascii="Cambria Math" w:hAnsi="Cambria Math"/>
            <w:szCs w:val="21"/>
          </w:rPr>
          <m:t>u</m:t>
        </m:r>
      </m:oMath>
      <w:r w:rsidRPr="00F71663">
        <w:rPr>
          <w:rStyle w:val="FormatvorlageArial"/>
          <w:i/>
          <w:szCs w:val="21"/>
        </w:rPr>
        <w: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lastRenderedPageBreak/>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77777777" w:rsidR="009B3F72" w:rsidRPr="009B3F72" w:rsidRDefault="009B3F72" w:rsidP="009B3F72">
      <w:pPr>
        <w:pStyle w:val="Textkrper"/>
        <w:rPr>
          <w:rStyle w:val="FormatvorlageArial"/>
          <w:i/>
          <w:szCs w:val="21"/>
        </w:rPr>
      </w:pPr>
      <w:r w:rsidRPr="009B3F72">
        <w:rPr>
          <w:rStyle w:val="FormatvorlageArial"/>
          <w:i/>
          <w:szCs w:val="21"/>
        </w:rPr>
        <w:t xml:space="preserve">Note,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77777777"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(e.g.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xml:space="preserve">. If an FMU is imported in an environment and such </w:t>
      </w:r>
      <w:proofErr w:type="gramStart"/>
      <w:r w:rsidRPr="009B3F72">
        <w:rPr>
          <w:rStyle w:val="FormatvorlageArial"/>
          <w:i/>
          <w:szCs w:val="21"/>
        </w:rPr>
        <w:t>an iteration</w:t>
      </w:r>
      <w:proofErr w:type="gramEnd"/>
      <w:r w:rsidRPr="009B3F72">
        <w:rPr>
          <w:rStyle w:val="FormatvorlageArial"/>
          <w:i/>
          <w:szCs w:val="21"/>
        </w:rPr>
        <w:t xml:space="preserve"> is setup, then the tool can figure out that the resulting algebraic system of equations is structurally singular and therefore can reject such a definition.</w:t>
      </w:r>
    </w:p>
    <w:p w14:paraId="60C3B1C1" w14:textId="77777777" w:rsidR="009B3F72" w:rsidRPr="009B3F72" w:rsidRDefault="009B3F72" w:rsidP="00C97E8F">
      <w:pPr>
        <w:pStyle w:val="Textkrper"/>
        <w:numPr>
          <w:ilvl w:val="0"/>
          <w:numId w:val="66"/>
        </w:numPr>
        <w:rPr>
          <w:rStyle w:val="FormatvorlageArial"/>
          <w:i/>
          <w:szCs w:val="21"/>
        </w:rPr>
      </w:pPr>
      <w:r w:rsidRPr="009B3F72">
        <w:rPr>
          <w:rStyle w:val="FormatvorlageArial"/>
          <w:i/>
          <w:szCs w:val="21"/>
        </w:rPr>
        <w:t xml:space="preserve">For standard CoSimulation FMUs it is common that no algebraic loops over the input/output variables </w:t>
      </w:r>
      <w:proofErr w:type="gramStart"/>
      <w:r w:rsidRPr="009B3F72">
        <w:rPr>
          <w:rStyle w:val="FormatvorlageArial"/>
          <w:i/>
          <w:szCs w:val="21"/>
        </w:rPr>
        <w:t>nor</w:t>
      </w:r>
      <w:proofErr w:type="gramEnd"/>
      <w:r w:rsidRPr="009B3F72">
        <w:rPr>
          <w:rStyle w:val="FormatvorlageArial"/>
          <w:i/>
          <w:szCs w:val="21"/>
        </w:rPr>
        <w:t xml:space="preserve">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2942" w:name="_Ref289269149"/>
      <w:bookmarkStart w:id="2943" w:name="_Toc393466404"/>
      <w:r w:rsidRPr="0098259C">
        <w:t>Variable Naming C</w:t>
      </w:r>
      <w:r w:rsidR="002C5A1B">
        <w:t>onventions (</w:t>
      </w:r>
      <w:r w:rsidRPr="0098259C">
        <w:t>variableNamingConvention)</w:t>
      </w:r>
      <w:bookmarkEnd w:id="2942"/>
      <w:bookmarkEnd w:id="2943"/>
    </w:p>
    <w:p w14:paraId="74EAEE4A" w14:textId="0D60B2E8" w:rsidR="0088635A" w:rsidRPr="0098259C" w:rsidRDefault="0088635A" w:rsidP="0088635A">
      <w:pPr>
        <w:pStyle w:val="Textkrper"/>
        <w:rPr>
          <w:lang w:eastAsia="sv-SE"/>
        </w:rPr>
      </w:pPr>
      <w:r w:rsidRPr="0098259C">
        <w:rPr>
          <w:lang w:eastAsia="sv-SE"/>
        </w:rPr>
        <w:t>With attribute “variableNamingConvention” of element “</w:t>
      </w:r>
      <w:r w:rsidRPr="00D33004">
        <w:rPr>
          <w:rStyle w:val="CODE"/>
          <w:rPrChange w:id="2944" w:author="Otter, Martin" w:date="2014-04-24T16:33:00Z">
            <w:rPr>
              <w:lang w:eastAsia="sv-SE"/>
            </w:rPr>
          </w:rPrChang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 xml:space="preserve">for example </w:t>
      </w:r>
      <w:r w:rsidRPr="0098259C">
        <w:rPr>
          <w:lang w:eastAsia="sv-SE"/>
        </w:rPr>
        <w:t>as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66"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xml:space="preserve">[ </w:t>
      </w:r>
      <w:proofErr w:type="gramStart"/>
      <w:r w:rsidRPr="0098259C">
        <w:rPr>
          <w:lang w:eastAsia="sv-SE"/>
        </w:rPr>
        <w:t>]  optional</w:t>
      </w:r>
      <w:proofErr w:type="gramEnd"/>
      <w:r w:rsidRPr="0098259C">
        <w:rPr>
          <w:lang w:eastAsia="sv-SE"/>
        </w:rPr>
        <w:br/>
        <w:t>{ }  repeat zero or more times</w:t>
      </w:r>
      <w:r w:rsidRPr="0098259C">
        <w:rPr>
          <w:lang w:eastAsia="sv-SE"/>
        </w:rPr>
        <w:br/>
        <w:t>|    or</w:t>
      </w:r>
    </w:p>
    <w:p w14:paraId="4B97C730" w14:textId="77777777"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gramStart"/>
      <w:r w:rsidRPr="0098259C">
        <w:rPr>
          <w:rStyle w:val="CODE"/>
          <w:b/>
        </w:rPr>
        <w:t>variableNamingConvention</w:t>
      </w:r>
      <w:proofErr w:type="gram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proofErr w:type="gramStart"/>
      <w:r w:rsidRPr="0098259C">
        <w:rPr>
          <w:noProof w:val="0"/>
        </w:rPr>
        <w:t>name</w:t>
      </w:r>
      <w:proofErr w:type="gramEnd"/>
      <w:r w:rsidRPr="0098259C">
        <w:rPr>
          <w:noProof w:val="0"/>
        </w:rPr>
        <w:t xml:space="preserv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77777777" w:rsidR="00122B97" w:rsidRPr="00442EE3" w:rsidRDefault="00680939" w:rsidP="00122B97">
      <w:pPr>
        <w:pStyle w:val="Textkrper"/>
        <w:spacing w:after="120"/>
        <w:rPr>
          <w:i/>
          <w:iCs/>
        </w:rPr>
      </w:pPr>
      <w:r w:rsidRPr="00442EE3">
        <w:t>The names</w:t>
      </w:r>
      <w:r w:rsidR="00122B97" w:rsidRPr="00442EE3">
        <w:t xml:space="preserve"> mus</w:t>
      </w:r>
      <w:r w:rsidRPr="00442EE3">
        <w:t>t be unique,</w:t>
      </w:r>
      <w:r w:rsidR="00122B97" w:rsidRPr="00442EE3">
        <w:t xml:space="preserve"> non-empty strings.</w:t>
      </w:r>
      <w:r w:rsidR="006F33C5" w:rsidRPr="00442EE3">
        <w:br/>
      </w:r>
      <w:r w:rsidR="00122B97" w:rsidRPr="00442EE3">
        <w:t>[</w:t>
      </w:r>
      <w:r w:rsidR="00122B97" w:rsidRPr="00442EE3">
        <w:rPr>
          <w:i/>
          <w:iCs/>
        </w:rPr>
        <w:t xml:space="preserve">It is </w:t>
      </w:r>
      <w:r w:rsidRPr="00442EE3">
        <w:rPr>
          <w:i/>
          <w:iCs/>
        </w:rPr>
        <w:t>recommended that the names</w:t>
      </w:r>
      <w:r w:rsidR="00122B97" w:rsidRPr="00442EE3">
        <w:rPr>
          <w:i/>
          <w:iCs/>
        </w:rPr>
        <w:t xml:space="preserve"> are visually clearly different from each other; but it is not required.</w:t>
      </w:r>
      <w:r w:rsidR="00122B97" w:rsidRPr="00442EE3">
        <w:t>]</w:t>
      </w:r>
      <w:r w:rsidR="000C5C54" w:rsidRPr="00442EE3">
        <w:br/>
      </w:r>
    </w:p>
    <w:p w14:paraId="2A63071F" w14:textId="77777777" w:rsidR="0088635A" w:rsidRPr="0098259C" w:rsidRDefault="0088635A" w:rsidP="0088635A">
      <w:pPr>
        <w:pStyle w:val="Textkrper"/>
        <w:rPr>
          <w:rStyle w:val="CODE"/>
          <w:b/>
        </w:rPr>
      </w:pPr>
      <w:proofErr w:type="gramStart"/>
      <w:r w:rsidRPr="0098259C">
        <w:rPr>
          <w:rStyle w:val="CODE"/>
          <w:b/>
        </w:rPr>
        <w:t>variableNamingConvention</w:t>
      </w:r>
      <w:proofErr w:type="gram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proofErr w:type="gramStart"/>
      <w:r w:rsidRPr="0098259C">
        <w:rPr>
          <w:rStyle w:val="CODE"/>
        </w:rPr>
        <w:t>der(</w:t>
      </w:r>
      <w:proofErr w:type="gramEnd"/>
      <w:r w:rsidRPr="0098259C">
        <w:rPr>
          <w:rStyle w:val="CODE"/>
        </w:rPr>
        <w:t>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77777777" w:rsidR="0088635A" w:rsidRPr="0098259C" w:rsidRDefault="0088635A" w:rsidP="0088635A">
      <w:pPr>
        <w:pStyle w:val="CODE1"/>
        <w:ind w:left="720"/>
        <w:rPr>
          <w:noProof w:val="0"/>
        </w:rPr>
      </w:pPr>
      <w:r w:rsidRPr="0098259C">
        <w:rPr>
          <w:noProof w:val="0"/>
        </w:rPr>
        <w:t>v_min</w:t>
      </w:r>
    </w:p>
    <w:p w14:paraId="3769D215" w14:textId="77777777" w:rsidR="0088635A" w:rsidRPr="0098259C" w:rsidRDefault="0088635A" w:rsidP="0088635A">
      <w:pPr>
        <w:pStyle w:val="CODE1"/>
        <w:ind w:left="720"/>
        <w:rPr>
          <w:noProof w:val="0"/>
        </w:rPr>
      </w:pPr>
      <w:r w:rsidRPr="0098259C">
        <w:rPr>
          <w:noProof w:val="0"/>
        </w:rPr>
        <w:t>robot.axis.′motor #234′</w:t>
      </w:r>
    </w:p>
    <w:p w14:paraId="71AD44E5" w14:textId="77777777" w:rsidR="0088635A" w:rsidRPr="0098259C" w:rsidRDefault="0088635A" w:rsidP="0088635A">
      <w:pPr>
        <w:pStyle w:val="CODE1"/>
        <w:ind w:left="720"/>
        <w:rPr>
          <w:noProof w:val="0"/>
        </w:rPr>
      </w:pPr>
      <w:proofErr w:type="gramStart"/>
      <w:r w:rsidRPr="0098259C">
        <w:rPr>
          <w:noProof w:val="0"/>
        </w:rPr>
        <w:t>der(</w:t>
      </w:r>
      <w:proofErr w:type="gramEnd"/>
      <w:r w:rsidRPr="0098259C">
        <w:rPr>
          <w:noProof w:val="0"/>
        </w:rPr>
        <w:t>pipe[3,4].T[14],2)    // second time derivative of pipe[3,4].T[14]</w:t>
      </w:r>
    </w:p>
    <w:p w14:paraId="1F38FA28" w14:textId="77777777" w:rsidR="0088635A" w:rsidRPr="0098259C" w:rsidRDefault="0088635A" w:rsidP="0088635A">
      <w:pPr>
        <w:pStyle w:val="Textkrper"/>
        <w:rPr>
          <w:lang w:eastAsia="sv-SE"/>
        </w:rPr>
      </w:pPr>
      <w:r w:rsidRPr="0098259C">
        <w:rPr>
          <w:lang w:eastAsia="sv-SE"/>
        </w:rPr>
        <w:lastRenderedPageBreak/>
        <w:t>The precise syntax is</w:t>
      </w:r>
      <w:r w:rsidR="006F33C5">
        <w:rPr>
          <w:rStyle w:val="Funotenzeichen"/>
          <w:lang w:eastAsia="sv-SE"/>
        </w:rPr>
        <w:footnoteReference w:id="10"/>
      </w:r>
      <w:proofErr w:type="gramStart"/>
      <w:r w:rsidRPr="0098259C">
        <w:rPr>
          <w:lang w:eastAsia="sv-SE"/>
        </w:rPr>
        <w:t>:</w:t>
      </w:r>
      <w:r w:rsidR="00E347E3">
        <w:rPr>
          <w:lang w:eastAsia="sv-SE"/>
        </w:rPr>
        <w:t>.</w:t>
      </w:r>
      <w:proofErr w:type="gramEnd"/>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proofErr w:type="gramStart"/>
      <w:r w:rsidRPr="0098259C">
        <w:rPr>
          <w:noProof w:val="0"/>
        </w:rPr>
        <w:t>identifier</w:t>
      </w:r>
      <w:proofErr w:type="gramEnd"/>
      <w:r w:rsidRPr="0098259C">
        <w:rPr>
          <w:noProof w:val="0"/>
        </w:rPr>
        <w:t xml:space="preserve">      = B-name [ arrayIndices  ] {"." B-name </w:t>
      </w:r>
      <w:proofErr w:type="gramStart"/>
      <w:r w:rsidRPr="0098259C">
        <w:rPr>
          <w:noProof w:val="0"/>
        </w:rPr>
        <w:t>[ arrayIndices</w:t>
      </w:r>
      <w:proofErr w:type="gram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nondigit </w:t>
      </w:r>
      <w:proofErr w:type="gramStart"/>
      <w:r w:rsidRPr="0098259C">
        <w:rPr>
          <w:noProof w:val="0"/>
        </w:rPr>
        <w:t>{ digit</w:t>
      </w:r>
      <w:proofErr w:type="gramEnd"/>
      <w:r w:rsidRPr="0098259C">
        <w:rPr>
          <w:noProof w:val="0"/>
        </w:rPr>
        <w:t xml:space="preserve"> | nondigit } | Q-name</w:t>
      </w:r>
    </w:p>
    <w:p w14:paraId="073B7803" w14:textId="77777777" w:rsidR="0088635A" w:rsidRPr="0098259C" w:rsidRDefault="0088635A" w:rsidP="0088635A">
      <w:pPr>
        <w:pStyle w:val="CODE1"/>
        <w:ind w:left="720"/>
        <w:rPr>
          <w:noProof w:val="0"/>
        </w:rPr>
      </w:pPr>
      <w:proofErr w:type="gramStart"/>
      <w:r w:rsidRPr="0098259C">
        <w:rPr>
          <w:noProof w:val="0"/>
        </w:rPr>
        <w:t>nondigit</w:t>
      </w:r>
      <w:proofErr w:type="gram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proofErr w:type="gramStart"/>
      <w:r w:rsidRPr="0098259C">
        <w:rPr>
          <w:noProof w:val="0"/>
        </w:rPr>
        <w:t>digit</w:t>
      </w:r>
      <w:proofErr w:type="gramEnd"/>
      <w:r w:rsidRPr="0098259C">
        <w:rPr>
          <w:noProof w:val="0"/>
        </w:rPr>
        <w:t xml:space="preserve">           = "0" | "1" | "2" | "3" | "4" | "5" | "6" | "7" | "8" | "9"</w:t>
      </w:r>
    </w:p>
    <w:p w14:paraId="007D4ADA" w14:textId="77777777" w:rsidR="0088635A" w:rsidRDefault="0088635A" w:rsidP="0088635A">
      <w:pPr>
        <w:pStyle w:val="CODE1"/>
        <w:ind w:left="720"/>
        <w:rPr>
          <w:noProof w:val="0"/>
        </w:rPr>
      </w:pPr>
      <w:r w:rsidRPr="0098259C">
        <w:rPr>
          <w:noProof w:val="0"/>
        </w:rPr>
        <w:t xml:space="preserve">Q-name          = "’" </w:t>
      </w:r>
      <w:proofErr w:type="gramStart"/>
      <w:r w:rsidRPr="0098259C">
        <w:rPr>
          <w:noProof w:val="0"/>
        </w:rPr>
        <w:t>( Q</w:t>
      </w:r>
      <w:proofErr w:type="gramEnd"/>
      <w:r w:rsidRPr="0098259C">
        <w:rPr>
          <w:noProof w:val="0"/>
        </w:rPr>
        <w:t>-char | escape ) { Q-char | escape } "’"</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77777777" w:rsidR="0088635A" w:rsidRPr="0098259C" w:rsidRDefault="0088635A" w:rsidP="0088635A">
      <w:pPr>
        <w:pStyle w:val="CODE1"/>
        <w:ind w:left="720"/>
        <w:rPr>
          <w:noProof w:val="0"/>
        </w:rPr>
      </w:pPr>
      <w:proofErr w:type="gramStart"/>
      <w:r w:rsidRPr="0098259C">
        <w:rPr>
          <w:noProof w:val="0"/>
        </w:rPr>
        <w:t>escape</w:t>
      </w:r>
      <w:proofErr w:type="gramEnd"/>
      <w:r w:rsidRPr="0098259C">
        <w:rPr>
          <w:noProof w:val="0"/>
        </w:rPr>
        <w:t xml:space="preserve">          = "\’" | "\"" | "\?" | "\\" | "\a" | "\b" | </w:t>
      </w:r>
    </w:p>
    <w:p w14:paraId="0E3AAADE" w14:textId="77777777"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proofErr w:type="gramStart"/>
      <w:r w:rsidRPr="0098259C">
        <w:rPr>
          <w:noProof w:val="0"/>
        </w:rPr>
        <w:t>unsignedInteger</w:t>
      </w:r>
      <w:proofErr w:type="gramEnd"/>
      <w:r w:rsidRPr="0098259C">
        <w:rPr>
          <w:noProof w:val="0"/>
        </w:rPr>
        <w:t xml:space="preserve"> = digit { digit }</w:t>
      </w:r>
    </w:p>
    <w:p w14:paraId="1CC51960" w14:textId="77777777" w:rsidR="0088635A" w:rsidRPr="0098259C" w:rsidRDefault="0088635A" w:rsidP="0088635A">
      <w:pPr>
        <w:pStyle w:val="Textkrper"/>
        <w:rPr>
          <w:lang w:eastAsia="sv-SE"/>
        </w:rPr>
      </w:pPr>
      <w:r w:rsidRPr="0098259C">
        <w:rPr>
          <w:lang w:eastAsia="sv-SE"/>
        </w:rPr>
        <w:t xml:space="preserve">The tree of names is mapped to an ordered list of ScalarVariable.name’s in </w:t>
      </w:r>
      <w:hyperlink r:id="rId67" w:history="1">
        <w:r w:rsidRPr="0098259C">
          <w:rPr>
            <w:rStyle w:val="Hyperlink"/>
            <w:lang w:eastAsia="sv-SE"/>
          </w:rPr>
          <w:t>depth-first</w:t>
        </w:r>
      </w:hyperlink>
      <w:r w:rsidRPr="0098259C">
        <w:rPr>
          <w:lang w:eastAsia="sv-SE"/>
        </w:rPr>
        <w:t xml:space="preserve"> order. Example:</w:t>
      </w:r>
    </w:p>
    <w:p w14:paraId="506B36D0" w14:textId="77777777" w:rsidR="0088635A" w:rsidRPr="0098259C" w:rsidRDefault="0088635A" w:rsidP="0088635A">
      <w:pPr>
        <w:pStyle w:val="CODEF"/>
        <w:ind w:left="720"/>
        <w:rPr>
          <w:noProof w:val="0"/>
        </w:rPr>
      </w:pPr>
      <w:proofErr w:type="gramStart"/>
      <w:r w:rsidRPr="0098259C">
        <w:rPr>
          <w:noProof w:val="0"/>
        </w:rPr>
        <w:t>vehicle</w:t>
      </w:r>
      <w:proofErr w:type="gramEnd"/>
    </w:p>
    <w:p w14:paraId="3C22B995" w14:textId="77777777" w:rsidR="0088635A" w:rsidRPr="0098259C" w:rsidRDefault="0088635A" w:rsidP="0088635A">
      <w:pPr>
        <w:pStyle w:val="CODE1"/>
        <w:ind w:left="720"/>
        <w:rPr>
          <w:noProof w:val="0"/>
        </w:rPr>
      </w:pPr>
      <w:r w:rsidRPr="0098259C">
        <w:rPr>
          <w:noProof w:val="0"/>
        </w:rPr>
        <w:t xml:space="preserve">  </w:t>
      </w:r>
      <w:proofErr w:type="gramStart"/>
      <w:r w:rsidRPr="0098259C">
        <w:rPr>
          <w:noProof w:val="0"/>
        </w:rPr>
        <w:t>transmission</w:t>
      </w:r>
      <w:proofErr w:type="gramEnd"/>
    </w:p>
    <w:p w14:paraId="1B3651D0" w14:textId="77777777" w:rsidR="0088635A" w:rsidRPr="0098259C" w:rsidRDefault="0088635A" w:rsidP="0088635A">
      <w:pPr>
        <w:pStyle w:val="CODE1"/>
        <w:ind w:left="720"/>
        <w:rPr>
          <w:noProof w:val="0"/>
        </w:rPr>
      </w:pPr>
      <w:r w:rsidRPr="0098259C">
        <w:rPr>
          <w:noProof w:val="0"/>
        </w:rPr>
        <w:t xml:space="preserve">    </w:t>
      </w:r>
      <w:proofErr w:type="gramStart"/>
      <w:r w:rsidRPr="0098259C">
        <w:rPr>
          <w:noProof w:val="0"/>
        </w:rPr>
        <w:t>ratio</w:t>
      </w:r>
      <w:proofErr w:type="gramEnd"/>
    </w:p>
    <w:p w14:paraId="0DED5362" w14:textId="77777777" w:rsidR="0088635A" w:rsidRPr="0098259C" w:rsidRDefault="0088635A" w:rsidP="0088635A">
      <w:pPr>
        <w:pStyle w:val="CODE1"/>
        <w:ind w:left="720"/>
        <w:rPr>
          <w:noProof w:val="0"/>
        </w:rPr>
      </w:pPr>
      <w:r w:rsidRPr="0098259C">
        <w:rPr>
          <w:noProof w:val="0"/>
        </w:rPr>
        <w:t xml:space="preserve">    </w:t>
      </w:r>
      <w:proofErr w:type="gramStart"/>
      <w:r w:rsidRPr="0098259C">
        <w:rPr>
          <w:noProof w:val="0"/>
        </w:rPr>
        <w:t>outputSpeed</w:t>
      </w:r>
      <w:proofErr w:type="gramEnd"/>
    </w:p>
    <w:p w14:paraId="64A4A0A1" w14:textId="77777777" w:rsidR="0088635A" w:rsidRPr="0098259C" w:rsidRDefault="0088635A" w:rsidP="0088635A">
      <w:pPr>
        <w:pStyle w:val="CODE1"/>
        <w:ind w:left="720"/>
        <w:rPr>
          <w:noProof w:val="0"/>
        </w:rPr>
      </w:pPr>
      <w:r w:rsidRPr="0098259C">
        <w:rPr>
          <w:noProof w:val="0"/>
        </w:rPr>
        <w:t xml:space="preserve">  </w:t>
      </w:r>
      <w:proofErr w:type="gramStart"/>
      <w:r w:rsidRPr="0098259C">
        <w:rPr>
          <w:noProof w:val="0"/>
        </w:rPr>
        <w:t>engine</w:t>
      </w:r>
      <w:proofErr w:type="gramEnd"/>
    </w:p>
    <w:p w14:paraId="1AB32C03" w14:textId="77777777" w:rsidR="0088635A" w:rsidRPr="0098259C" w:rsidRDefault="0088635A" w:rsidP="0088635A">
      <w:pPr>
        <w:pStyle w:val="CODE1"/>
        <w:ind w:left="720"/>
        <w:rPr>
          <w:noProof w:val="0"/>
        </w:rPr>
      </w:pPr>
      <w:r w:rsidRPr="0098259C">
        <w:rPr>
          <w:noProof w:val="0"/>
        </w:rPr>
        <w:t xml:space="preserve">    </w:t>
      </w:r>
      <w:proofErr w:type="gramStart"/>
      <w:r w:rsidRPr="0098259C">
        <w:rPr>
          <w:noProof w:val="0"/>
        </w:rPr>
        <w:t>inputSpeed</w:t>
      </w:r>
      <w:proofErr w:type="gramEnd"/>
    </w:p>
    <w:p w14:paraId="66AC3BAA" w14:textId="77777777" w:rsidR="0088635A" w:rsidRPr="0098259C" w:rsidRDefault="0088635A" w:rsidP="0088635A">
      <w:pPr>
        <w:pStyle w:val="CODE1"/>
        <w:ind w:left="720"/>
        <w:rPr>
          <w:noProof w:val="0"/>
        </w:rPr>
      </w:pPr>
      <w:r w:rsidRPr="0098259C">
        <w:rPr>
          <w:noProof w:val="0"/>
        </w:rPr>
        <w:t xml:space="preserve">    </w:t>
      </w:r>
      <w:proofErr w:type="gramStart"/>
      <w:r w:rsidRPr="0098259C">
        <w:rPr>
          <w:noProof w:val="0"/>
        </w:rPr>
        <w:t>temperature</w:t>
      </w:r>
      <w:proofErr w:type="gramEnd"/>
    </w:p>
    <w:p w14:paraId="7879DB05" w14:textId="77777777" w:rsidR="0088635A" w:rsidRPr="0098259C" w:rsidRDefault="0088635A" w:rsidP="0088635A">
      <w:pPr>
        <w:pStyle w:val="Textkrper"/>
        <w:rPr>
          <w:lang w:eastAsia="sv-SE"/>
        </w:rPr>
      </w:pPr>
      <w:proofErr w:type="gramStart"/>
      <w:r w:rsidRPr="0098259C">
        <w:rPr>
          <w:lang w:eastAsia="sv-SE"/>
        </w:rPr>
        <w:t>is</w:t>
      </w:r>
      <w:proofErr w:type="gramEnd"/>
      <w:r w:rsidRPr="0098259C">
        <w:rPr>
          <w:lang w:eastAsia="sv-SE"/>
        </w:rPr>
        <w:t xml:space="preserve">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rPr>
          <w:ins w:id="2945" w:author="Otter, Martin" w:date="2014-04-03T12:43:00Z"/>
        </w:rP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ins w:id="2946" w:author="Otter, Martin" w:date="2014-04-03T12:41:00Z">
        <w:r w:rsidR="00257E67">
          <w:t xml:space="preserve"> </w:t>
        </w:r>
      </w:ins>
      <w:ins w:id="2947" w:author="Otter, Martin" w:date="2014-04-03T12:42:00Z">
        <w:r w:rsidR="00257E67">
          <w:t>Elements of multi-dimensional a</w:t>
        </w:r>
      </w:ins>
      <w:ins w:id="2948" w:author="Otter, Martin" w:date="2014-04-03T12:41:00Z">
        <w:r w:rsidR="00257E67">
          <w:t>rrays are ordered according to “row major”</w:t>
        </w:r>
      </w:ins>
      <w:ins w:id="2949" w:author="Otter, Martin" w:date="2014-04-03T12:42:00Z">
        <w:r w:rsidR="00942B82">
          <w:t xml:space="preserve"> order</w:t>
        </w:r>
        <w:r w:rsidR="00257E67">
          <w:t xml:space="preserve"> that </w:t>
        </w:r>
      </w:ins>
      <w:ins w:id="2950" w:author="Otter, Martin" w:date="2014-04-03T12:43:00Z">
        <w:r w:rsidR="00257E67">
          <w:t>is elements of the last index are given in sequence.</w:t>
        </w:r>
      </w:ins>
      <w:r w:rsidRPr="0098259C">
        <w:t xml:space="preserve"> </w:t>
      </w:r>
    </w:p>
    <w:p w14:paraId="0E7DF5EA" w14:textId="14EA020C" w:rsidR="0088635A" w:rsidRPr="00257E67" w:rsidRDefault="00257E67" w:rsidP="0088635A">
      <w:pPr>
        <w:pStyle w:val="Textkrper"/>
        <w:rPr>
          <w:i/>
          <w:rPrChange w:id="2951" w:author="Otter, Martin" w:date="2014-04-03T12:46:00Z">
            <w:rPr/>
          </w:rPrChange>
        </w:rPr>
      </w:pPr>
      <w:ins w:id="2952" w:author="Otter, Martin" w:date="2014-04-03T12:43:00Z">
        <w:r>
          <w:t>[</w:t>
        </w:r>
      </w:ins>
      <w:r w:rsidR="009F2AEB" w:rsidRPr="00257E67">
        <w:rPr>
          <w:i/>
          <w:rPrChange w:id="2953" w:author="Otter, Martin" w:date="2014-04-03T12:46:00Z">
            <w:rPr/>
          </w:rPrChange>
        </w:rPr>
        <w:t>For example</w:t>
      </w:r>
      <w:r w:rsidR="0088635A" w:rsidRPr="00257E67">
        <w:rPr>
          <w:i/>
          <w:rPrChange w:id="2954" w:author="Otter, Martin" w:date="2014-04-03T12:46:00Z">
            <w:rPr/>
          </w:rPrChange>
        </w:rPr>
        <w:t xml:space="preserve"> the vector “centerOfMass” in body “arm1” is mapped to the following ScalarVariables:</w:t>
      </w:r>
    </w:p>
    <w:p w14:paraId="114FC5A3" w14:textId="77777777" w:rsidR="0088635A" w:rsidRPr="00257E67" w:rsidRDefault="0088635A" w:rsidP="0088635A">
      <w:pPr>
        <w:pStyle w:val="CODEF"/>
        <w:ind w:left="720"/>
        <w:rPr>
          <w:i/>
          <w:noProof w:val="0"/>
          <w:rPrChange w:id="2955" w:author="Otter, Martin" w:date="2014-04-03T12:46:00Z">
            <w:rPr>
              <w:noProof w:val="0"/>
            </w:rPr>
          </w:rPrChange>
        </w:rPr>
      </w:pPr>
      <w:proofErr w:type="gramStart"/>
      <w:r w:rsidRPr="00257E67">
        <w:rPr>
          <w:i/>
          <w:noProof w:val="0"/>
          <w:rPrChange w:id="2956" w:author="Otter, Martin" w:date="2014-04-03T12:46:00Z">
            <w:rPr>
              <w:noProof w:val="0"/>
            </w:rPr>
          </w:rPrChange>
        </w:rPr>
        <w:t>robot.arm1.centerOfMass[</w:t>
      </w:r>
      <w:proofErr w:type="gramEnd"/>
      <w:r w:rsidRPr="00257E67">
        <w:rPr>
          <w:i/>
          <w:noProof w:val="0"/>
          <w:rPrChange w:id="2957" w:author="Otter, Martin" w:date="2014-04-03T12:46:00Z">
            <w:rPr>
              <w:noProof w:val="0"/>
            </w:rPr>
          </w:rPrChange>
        </w:rPr>
        <w:t>1]</w:t>
      </w:r>
    </w:p>
    <w:p w14:paraId="3C5DB776" w14:textId="77777777" w:rsidR="0088635A" w:rsidRPr="00257E67" w:rsidRDefault="0088635A" w:rsidP="0088635A">
      <w:pPr>
        <w:pStyle w:val="CODE1"/>
        <w:ind w:left="720"/>
        <w:rPr>
          <w:i/>
          <w:noProof w:val="0"/>
          <w:rPrChange w:id="2958" w:author="Otter, Martin" w:date="2014-04-03T12:46:00Z">
            <w:rPr>
              <w:noProof w:val="0"/>
            </w:rPr>
          </w:rPrChange>
        </w:rPr>
      </w:pPr>
      <w:proofErr w:type="gramStart"/>
      <w:r w:rsidRPr="00257E67">
        <w:rPr>
          <w:i/>
          <w:noProof w:val="0"/>
          <w:rPrChange w:id="2959" w:author="Otter, Martin" w:date="2014-04-03T12:46:00Z">
            <w:rPr>
              <w:noProof w:val="0"/>
            </w:rPr>
          </w:rPrChange>
        </w:rPr>
        <w:t>robot.arm1.centerOfMass[</w:t>
      </w:r>
      <w:proofErr w:type="gramEnd"/>
      <w:r w:rsidRPr="00257E67">
        <w:rPr>
          <w:i/>
          <w:noProof w:val="0"/>
          <w:rPrChange w:id="2960" w:author="Otter, Martin" w:date="2014-04-03T12:46:00Z">
            <w:rPr>
              <w:noProof w:val="0"/>
            </w:rPr>
          </w:rPrChange>
        </w:rPr>
        <w:t>2]</w:t>
      </w:r>
    </w:p>
    <w:p w14:paraId="7253FB03" w14:textId="5132EC54" w:rsidR="0088635A" w:rsidRPr="00257E67" w:rsidRDefault="0088635A" w:rsidP="0088635A">
      <w:pPr>
        <w:pStyle w:val="CODE1"/>
        <w:ind w:left="720"/>
        <w:rPr>
          <w:i/>
          <w:noProof w:val="0"/>
          <w:rPrChange w:id="2961" w:author="Otter, Martin" w:date="2014-04-03T12:46:00Z">
            <w:rPr>
              <w:noProof w:val="0"/>
            </w:rPr>
          </w:rPrChange>
        </w:rPr>
      </w:pPr>
      <w:r w:rsidRPr="00257E67">
        <w:rPr>
          <w:i/>
          <w:noProof w:val="0"/>
          <w:rPrChange w:id="2962" w:author="Otter, Martin" w:date="2014-04-03T12:46:00Z">
            <w:rPr>
              <w:noProof w:val="0"/>
            </w:rPr>
          </w:rPrChange>
        </w:rPr>
        <w:t>robot.arm</w:t>
      </w:r>
      <w:ins w:id="2963" w:author="Otter, Martin" w:date="2014-03-26T18:21:00Z">
        <w:r w:rsidR="00DC4155" w:rsidRPr="00257E67">
          <w:rPr>
            <w:i/>
            <w:noProof w:val="0"/>
            <w:rPrChange w:id="2964" w:author="Otter, Martin" w:date="2014-04-03T12:46:00Z">
              <w:rPr>
                <w:noProof w:val="0"/>
              </w:rPr>
            </w:rPrChange>
          </w:rPr>
          <w:t>1</w:t>
        </w:r>
      </w:ins>
      <w:del w:id="2965" w:author="Otter, Martin" w:date="2014-03-26T18:21:00Z">
        <w:r w:rsidRPr="00257E67" w:rsidDel="00DC4155">
          <w:rPr>
            <w:i/>
            <w:noProof w:val="0"/>
            <w:rPrChange w:id="2966" w:author="Otter, Martin" w:date="2014-04-03T12:46:00Z">
              <w:rPr>
                <w:noProof w:val="0"/>
              </w:rPr>
            </w:rPrChange>
          </w:rPr>
          <w:delText>2</w:delText>
        </w:r>
      </w:del>
      <w:r w:rsidRPr="00257E67">
        <w:rPr>
          <w:i/>
          <w:noProof w:val="0"/>
          <w:rPrChange w:id="2967" w:author="Otter, Martin" w:date="2014-04-03T12:46:00Z">
            <w:rPr>
              <w:noProof w:val="0"/>
            </w:rPr>
          </w:rPrChange>
        </w:rPr>
        <w:t>.</w:t>
      </w:r>
      <w:proofErr w:type="gramStart"/>
      <w:r w:rsidRPr="00257E67">
        <w:rPr>
          <w:i/>
          <w:noProof w:val="0"/>
          <w:rPrChange w:id="2968" w:author="Otter, Martin" w:date="2014-04-03T12:46:00Z">
            <w:rPr>
              <w:noProof w:val="0"/>
            </w:rPr>
          </w:rPrChange>
        </w:rPr>
        <w:t>centerOfMass[</w:t>
      </w:r>
      <w:proofErr w:type="gramEnd"/>
      <w:r w:rsidRPr="00257E67">
        <w:rPr>
          <w:i/>
          <w:noProof w:val="0"/>
          <w:rPrChange w:id="2969" w:author="Otter, Martin" w:date="2014-04-03T12:46:00Z">
            <w:rPr>
              <w:noProof w:val="0"/>
            </w:rPr>
          </w:rPrChange>
        </w:rPr>
        <w:t>3]</w:t>
      </w:r>
    </w:p>
    <w:p w14:paraId="705D35C9" w14:textId="5E408459" w:rsidR="00257E67" w:rsidRPr="00257E67" w:rsidRDefault="00257E67" w:rsidP="0088635A">
      <w:pPr>
        <w:pStyle w:val="Textkrper"/>
        <w:rPr>
          <w:ins w:id="2970" w:author="Otter, Martin" w:date="2014-04-03T12:44:00Z"/>
          <w:i/>
          <w:rPrChange w:id="2971" w:author="Otter, Martin" w:date="2014-04-03T12:46:00Z">
            <w:rPr>
              <w:ins w:id="2972" w:author="Otter, Martin" w:date="2014-04-03T12:44:00Z"/>
            </w:rPr>
          </w:rPrChange>
        </w:rPr>
      </w:pPr>
      <w:ins w:id="2973" w:author="Otter, Martin" w:date="2014-04-03T12:44:00Z">
        <w:r w:rsidRPr="00257E67">
          <w:rPr>
            <w:i/>
            <w:rPrChange w:id="2974" w:author="Otter, Martin" w:date="2014-04-03T12:46:00Z">
              <w:rPr/>
            </w:rPrChange>
          </w:rPr>
          <w:t xml:space="preserve">For example, a table </w:t>
        </w:r>
        <w:proofErr w:type="gramStart"/>
        <w:r w:rsidRPr="00257E67">
          <w:rPr>
            <w:i/>
            <w:rPrChange w:id="2975" w:author="Otter, Martin" w:date="2014-04-03T12:46:00Z">
              <w:rPr/>
            </w:rPrChange>
          </w:rPr>
          <w:t>T[</w:t>
        </w:r>
        <w:proofErr w:type="gramEnd"/>
        <w:r w:rsidRPr="00257E67">
          <w:rPr>
            <w:i/>
            <w:rPrChange w:id="2976" w:author="Otter, Martin" w:date="2014-04-03T12:46:00Z">
              <w:rPr/>
            </w:rPrChange>
          </w:rPr>
          <w:t>4,3,2]</w:t>
        </w:r>
      </w:ins>
      <w:ins w:id="2977" w:author="Otter, Martin" w:date="2014-04-03T12:46:00Z">
        <w:r w:rsidRPr="00257E67">
          <w:rPr>
            <w:i/>
            <w:rPrChange w:id="2978" w:author="Otter, Martin" w:date="2014-04-03T12:46:00Z">
              <w:rPr/>
            </w:rPrChange>
          </w:rPr>
          <w:t xml:space="preserve"> (first dimension 4 entries, second dimension 3 entries, third dimension 2 entries)</w:t>
        </w:r>
      </w:ins>
      <w:ins w:id="2979" w:author="Otter, Martin" w:date="2014-04-03T12:44:00Z">
        <w:r w:rsidRPr="00257E67">
          <w:rPr>
            <w:i/>
            <w:rPrChange w:id="2980" w:author="Otter, Martin" w:date="2014-04-03T12:46:00Z">
              <w:rPr/>
            </w:rPrChange>
          </w:rPr>
          <w:t xml:space="preserve"> is mapped to the following ScalarVariables:</w:t>
        </w:r>
      </w:ins>
    </w:p>
    <w:p w14:paraId="45C6C73A" w14:textId="5AE771D4" w:rsidR="00257E67" w:rsidRPr="00257E67" w:rsidRDefault="00257E67">
      <w:pPr>
        <w:pStyle w:val="CODEF"/>
        <w:ind w:left="720"/>
        <w:rPr>
          <w:ins w:id="2981" w:author="Otter, Martin" w:date="2014-04-03T12:44:00Z"/>
          <w:i/>
          <w:noProof w:val="0"/>
          <w:rPrChange w:id="2982" w:author="Otter, Martin" w:date="2014-04-03T12:46:00Z">
            <w:rPr>
              <w:ins w:id="2983" w:author="Otter, Martin" w:date="2014-04-03T12:44:00Z"/>
              <w:noProof w:val="0"/>
            </w:rPr>
          </w:rPrChange>
        </w:rPr>
      </w:pPr>
      <w:proofErr w:type="gramStart"/>
      <w:ins w:id="2984" w:author="Otter, Martin" w:date="2014-04-03T12:44:00Z">
        <w:r w:rsidRPr="00257E67">
          <w:rPr>
            <w:i/>
            <w:noProof w:val="0"/>
            <w:rPrChange w:id="2985" w:author="Otter, Martin" w:date="2014-04-03T12:46:00Z">
              <w:rPr>
                <w:noProof w:val="0"/>
              </w:rPr>
            </w:rPrChange>
          </w:rPr>
          <w:t>T[</w:t>
        </w:r>
      </w:ins>
      <w:proofErr w:type="gramEnd"/>
      <w:ins w:id="2986" w:author="Otter, Martin" w:date="2014-04-03T12:45:00Z">
        <w:r w:rsidRPr="00257E67">
          <w:rPr>
            <w:i/>
            <w:noProof w:val="0"/>
            <w:rPrChange w:id="2987" w:author="Otter, Martin" w:date="2014-04-03T12:46:00Z">
              <w:rPr>
                <w:noProof w:val="0"/>
              </w:rPr>
            </w:rPrChange>
          </w:rPr>
          <w:t>1</w:t>
        </w:r>
      </w:ins>
      <w:ins w:id="2988" w:author="Otter, Martin" w:date="2014-04-03T12:44:00Z">
        <w:r w:rsidRPr="00257E67">
          <w:rPr>
            <w:i/>
            <w:noProof w:val="0"/>
            <w:rPrChange w:id="2989" w:author="Otter, Martin" w:date="2014-04-03T12:46:00Z">
              <w:rPr>
                <w:noProof w:val="0"/>
              </w:rPr>
            </w:rPrChange>
          </w:rPr>
          <w:t>,</w:t>
        </w:r>
      </w:ins>
      <w:ins w:id="2990" w:author="Otter, Martin" w:date="2014-04-03T12:46:00Z">
        <w:r w:rsidRPr="00257E67">
          <w:rPr>
            <w:i/>
            <w:noProof w:val="0"/>
            <w:rPrChange w:id="2991" w:author="Otter, Martin" w:date="2014-04-03T12:46:00Z">
              <w:rPr>
                <w:noProof w:val="0"/>
              </w:rPr>
            </w:rPrChange>
          </w:rPr>
          <w:t>1</w:t>
        </w:r>
      </w:ins>
      <w:ins w:id="2992" w:author="Otter, Martin" w:date="2014-04-03T12:44:00Z">
        <w:r w:rsidRPr="00257E67">
          <w:rPr>
            <w:i/>
            <w:noProof w:val="0"/>
            <w:rPrChange w:id="2993" w:author="Otter, Martin" w:date="2014-04-03T12:46:00Z">
              <w:rPr>
                <w:noProof w:val="0"/>
              </w:rPr>
            </w:rPrChange>
          </w:rPr>
          <w:t>,</w:t>
        </w:r>
      </w:ins>
      <w:ins w:id="2994" w:author="Otter, Martin" w:date="2014-04-03T12:45:00Z">
        <w:r w:rsidRPr="00257E67">
          <w:rPr>
            <w:i/>
            <w:noProof w:val="0"/>
            <w:rPrChange w:id="2995" w:author="Otter, Martin" w:date="2014-04-03T12:46:00Z">
              <w:rPr>
                <w:noProof w:val="0"/>
              </w:rPr>
            </w:rPrChange>
          </w:rPr>
          <w:t>1</w:t>
        </w:r>
      </w:ins>
      <w:ins w:id="2996" w:author="Otter, Martin" w:date="2014-04-03T12:44:00Z">
        <w:r w:rsidRPr="00257E67">
          <w:rPr>
            <w:i/>
            <w:noProof w:val="0"/>
            <w:rPrChange w:id="2997" w:author="Otter, Martin" w:date="2014-04-03T12:46:00Z">
              <w:rPr>
                <w:noProof w:val="0"/>
              </w:rPr>
            </w:rPrChange>
          </w:rPr>
          <w:t>]</w:t>
        </w:r>
      </w:ins>
    </w:p>
    <w:p w14:paraId="09EFC810" w14:textId="2AC476A6" w:rsidR="00257E67" w:rsidRPr="00257E67" w:rsidRDefault="00257E67" w:rsidP="00257E67">
      <w:pPr>
        <w:pStyle w:val="CODE1"/>
        <w:ind w:left="720"/>
        <w:rPr>
          <w:ins w:id="2998" w:author="Otter, Martin" w:date="2014-04-03T12:44:00Z"/>
          <w:i/>
          <w:noProof w:val="0"/>
          <w:rPrChange w:id="2999" w:author="Otter, Martin" w:date="2014-04-03T12:46:00Z">
            <w:rPr>
              <w:ins w:id="3000" w:author="Otter, Martin" w:date="2014-04-03T12:44:00Z"/>
              <w:noProof w:val="0"/>
            </w:rPr>
          </w:rPrChange>
        </w:rPr>
      </w:pPr>
      <w:proofErr w:type="gramStart"/>
      <w:ins w:id="3001" w:author="Otter, Martin" w:date="2014-04-03T12:45:00Z">
        <w:r w:rsidRPr="00257E67">
          <w:rPr>
            <w:i/>
            <w:noProof w:val="0"/>
            <w:rPrChange w:id="3002" w:author="Otter, Martin" w:date="2014-04-03T12:46:00Z">
              <w:rPr>
                <w:noProof w:val="0"/>
              </w:rPr>
            </w:rPrChange>
          </w:rPr>
          <w:t>T[</w:t>
        </w:r>
        <w:proofErr w:type="gramEnd"/>
        <w:r w:rsidRPr="00257E67">
          <w:rPr>
            <w:i/>
            <w:noProof w:val="0"/>
            <w:rPrChange w:id="3003" w:author="Otter, Martin" w:date="2014-04-03T12:46:00Z">
              <w:rPr>
                <w:noProof w:val="0"/>
              </w:rPr>
            </w:rPrChange>
          </w:rPr>
          <w:t>1,</w:t>
        </w:r>
      </w:ins>
      <w:ins w:id="3004" w:author="Otter, Martin" w:date="2014-04-03T12:46:00Z">
        <w:r w:rsidRPr="00257E67">
          <w:rPr>
            <w:i/>
            <w:noProof w:val="0"/>
            <w:rPrChange w:id="3005" w:author="Otter, Martin" w:date="2014-04-03T12:46:00Z">
              <w:rPr>
                <w:noProof w:val="0"/>
              </w:rPr>
            </w:rPrChange>
          </w:rPr>
          <w:t>1</w:t>
        </w:r>
      </w:ins>
      <w:ins w:id="3006" w:author="Otter, Martin" w:date="2014-04-03T12:45:00Z">
        <w:r w:rsidRPr="00257E67">
          <w:rPr>
            <w:i/>
            <w:noProof w:val="0"/>
            <w:rPrChange w:id="3007" w:author="Otter, Martin" w:date="2014-04-03T12:46:00Z">
              <w:rPr>
                <w:noProof w:val="0"/>
              </w:rPr>
            </w:rPrChange>
          </w:rPr>
          <w:t>,2]</w:t>
        </w:r>
      </w:ins>
    </w:p>
    <w:p w14:paraId="0C8809B3" w14:textId="436DB864" w:rsidR="00257E67" w:rsidRPr="00257E67" w:rsidRDefault="00257E67" w:rsidP="00257E67">
      <w:pPr>
        <w:pStyle w:val="CODE1"/>
        <w:ind w:left="720"/>
        <w:rPr>
          <w:ins w:id="3008" w:author="Otter, Martin" w:date="2014-04-03T12:45:00Z"/>
          <w:i/>
          <w:noProof w:val="0"/>
          <w:rPrChange w:id="3009" w:author="Otter, Martin" w:date="2014-04-03T12:46:00Z">
            <w:rPr>
              <w:ins w:id="3010" w:author="Otter, Martin" w:date="2014-04-03T12:45:00Z"/>
              <w:noProof w:val="0"/>
            </w:rPr>
          </w:rPrChange>
        </w:rPr>
      </w:pPr>
      <w:proofErr w:type="gramStart"/>
      <w:ins w:id="3011" w:author="Otter, Martin" w:date="2014-04-03T12:45:00Z">
        <w:r w:rsidRPr="00257E67">
          <w:rPr>
            <w:i/>
            <w:noProof w:val="0"/>
            <w:rPrChange w:id="3012" w:author="Otter, Martin" w:date="2014-04-03T12:46:00Z">
              <w:rPr>
                <w:noProof w:val="0"/>
              </w:rPr>
            </w:rPrChange>
          </w:rPr>
          <w:t>T[</w:t>
        </w:r>
        <w:proofErr w:type="gramEnd"/>
        <w:r w:rsidRPr="00257E67">
          <w:rPr>
            <w:i/>
            <w:noProof w:val="0"/>
            <w:rPrChange w:id="3013" w:author="Otter, Martin" w:date="2014-04-03T12:46:00Z">
              <w:rPr>
                <w:noProof w:val="0"/>
              </w:rPr>
            </w:rPrChange>
          </w:rPr>
          <w:t>1,2,1]</w:t>
        </w:r>
      </w:ins>
    </w:p>
    <w:p w14:paraId="35CD2719" w14:textId="1D2717FC" w:rsidR="00257E67" w:rsidRPr="00257E67" w:rsidRDefault="00257E67" w:rsidP="00257E67">
      <w:pPr>
        <w:pStyle w:val="CODE1"/>
        <w:ind w:left="720"/>
        <w:rPr>
          <w:ins w:id="3014" w:author="Otter, Martin" w:date="2014-04-03T12:45:00Z"/>
          <w:i/>
          <w:noProof w:val="0"/>
          <w:rPrChange w:id="3015" w:author="Otter, Martin" w:date="2014-04-03T12:46:00Z">
            <w:rPr>
              <w:ins w:id="3016" w:author="Otter, Martin" w:date="2014-04-03T12:45:00Z"/>
              <w:noProof w:val="0"/>
            </w:rPr>
          </w:rPrChange>
        </w:rPr>
      </w:pPr>
      <w:proofErr w:type="gramStart"/>
      <w:ins w:id="3017" w:author="Otter, Martin" w:date="2014-04-03T12:45:00Z">
        <w:r w:rsidRPr="00257E67">
          <w:rPr>
            <w:i/>
            <w:noProof w:val="0"/>
            <w:rPrChange w:id="3018" w:author="Otter, Martin" w:date="2014-04-03T12:46:00Z">
              <w:rPr>
                <w:noProof w:val="0"/>
              </w:rPr>
            </w:rPrChange>
          </w:rPr>
          <w:t>T[</w:t>
        </w:r>
        <w:proofErr w:type="gramEnd"/>
        <w:r w:rsidRPr="00257E67">
          <w:rPr>
            <w:i/>
            <w:noProof w:val="0"/>
            <w:rPrChange w:id="3019" w:author="Otter, Martin" w:date="2014-04-03T12:46:00Z">
              <w:rPr>
                <w:noProof w:val="0"/>
              </w:rPr>
            </w:rPrChange>
          </w:rPr>
          <w:t>1,2,2]</w:t>
        </w:r>
      </w:ins>
    </w:p>
    <w:p w14:paraId="1A61C2CD" w14:textId="1C8D5E21" w:rsidR="00257E67" w:rsidRPr="00257E67" w:rsidRDefault="00257E67" w:rsidP="00257E67">
      <w:pPr>
        <w:pStyle w:val="CODE1"/>
        <w:ind w:left="720"/>
        <w:rPr>
          <w:ins w:id="3020" w:author="Otter, Martin" w:date="2014-04-03T12:45:00Z"/>
          <w:i/>
          <w:noProof w:val="0"/>
          <w:rPrChange w:id="3021" w:author="Otter, Martin" w:date="2014-04-03T12:46:00Z">
            <w:rPr>
              <w:ins w:id="3022" w:author="Otter, Martin" w:date="2014-04-03T12:45:00Z"/>
              <w:noProof w:val="0"/>
            </w:rPr>
          </w:rPrChange>
        </w:rPr>
      </w:pPr>
      <w:proofErr w:type="gramStart"/>
      <w:ins w:id="3023" w:author="Otter, Martin" w:date="2014-04-03T12:45:00Z">
        <w:r w:rsidRPr="00257E67">
          <w:rPr>
            <w:i/>
            <w:noProof w:val="0"/>
            <w:rPrChange w:id="3024" w:author="Otter, Martin" w:date="2014-04-03T12:46:00Z">
              <w:rPr>
                <w:noProof w:val="0"/>
              </w:rPr>
            </w:rPrChange>
          </w:rPr>
          <w:t>T[</w:t>
        </w:r>
        <w:proofErr w:type="gramEnd"/>
        <w:r w:rsidRPr="00257E67">
          <w:rPr>
            <w:i/>
            <w:noProof w:val="0"/>
            <w:rPrChange w:id="3025" w:author="Otter, Martin" w:date="2014-04-03T12:46:00Z">
              <w:rPr>
                <w:noProof w:val="0"/>
              </w:rPr>
            </w:rPrChange>
          </w:rPr>
          <w:t>1,3,1]</w:t>
        </w:r>
      </w:ins>
    </w:p>
    <w:p w14:paraId="0D3068D0" w14:textId="7D27C658" w:rsidR="00257E67" w:rsidRPr="00257E67" w:rsidRDefault="00257E67" w:rsidP="00257E67">
      <w:pPr>
        <w:pStyle w:val="CODE1"/>
        <w:ind w:left="720"/>
        <w:rPr>
          <w:ins w:id="3026" w:author="Otter, Martin" w:date="2014-04-03T12:45:00Z"/>
          <w:i/>
          <w:noProof w:val="0"/>
          <w:rPrChange w:id="3027" w:author="Otter, Martin" w:date="2014-04-03T12:46:00Z">
            <w:rPr>
              <w:ins w:id="3028" w:author="Otter, Martin" w:date="2014-04-03T12:45:00Z"/>
              <w:noProof w:val="0"/>
            </w:rPr>
          </w:rPrChange>
        </w:rPr>
      </w:pPr>
      <w:proofErr w:type="gramStart"/>
      <w:ins w:id="3029" w:author="Otter, Martin" w:date="2014-04-03T12:45:00Z">
        <w:r w:rsidRPr="00257E67">
          <w:rPr>
            <w:i/>
            <w:noProof w:val="0"/>
            <w:rPrChange w:id="3030" w:author="Otter, Martin" w:date="2014-04-03T12:46:00Z">
              <w:rPr>
                <w:noProof w:val="0"/>
              </w:rPr>
            </w:rPrChange>
          </w:rPr>
          <w:t>T[</w:t>
        </w:r>
        <w:proofErr w:type="gramEnd"/>
        <w:r w:rsidRPr="00257E67">
          <w:rPr>
            <w:i/>
            <w:noProof w:val="0"/>
            <w:rPrChange w:id="3031" w:author="Otter, Martin" w:date="2014-04-03T12:46:00Z">
              <w:rPr>
                <w:noProof w:val="0"/>
              </w:rPr>
            </w:rPrChange>
          </w:rPr>
          <w:t>1,3,2]</w:t>
        </w:r>
      </w:ins>
    </w:p>
    <w:p w14:paraId="300C97D6" w14:textId="60BFE32D" w:rsidR="00257E67" w:rsidRPr="00257E67" w:rsidRDefault="00257E67" w:rsidP="00257E67">
      <w:pPr>
        <w:pStyle w:val="CODE1"/>
        <w:ind w:left="720"/>
        <w:rPr>
          <w:ins w:id="3032" w:author="Otter, Martin" w:date="2014-04-03T12:46:00Z"/>
          <w:i/>
          <w:noProof w:val="0"/>
          <w:rPrChange w:id="3033" w:author="Otter, Martin" w:date="2014-04-03T12:46:00Z">
            <w:rPr>
              <w:ins w:id="3034" w:author="Otter, Martin" w:date="2014-04-03T12:46:00Z"/>
              <w:noProof w:val="0"/>
            </w:rPr>
          </w:rPrChange>
        </w:rPr>
      </w:pPr>
      <w:proofErr w:type="gramStart"/>
      <w:ins w:id="3035" w:author="Otter, Martin" w:date="2014-04-03T12:45:00Z">
        <w:r w:rsidRPr="00257E67">
          <w:rPr>
            <w:i/>
            <w:noProof w:val="0"/>
            <w:rPrChange w:id="3036" w:author="Otter, Martin" w:date="2014-04-03T12:46:00Z">
              <w:rPr>
                <w:noProof w:val="0"/>
              </w:rPr>
            </w:rPrChange>
          </w:rPr>
          <w:t>T[</w:t>
        </w:r>
        <w:proofErr w:type="gramEnd"/>
        <w:r w:rsidRPr="00257E67">
          <w:rPr>
            <w:i/>
            <w:noProof w:val="0"/>
            <w:rPrChange w:id="3037" w:author="Otter, Martin" w:date="2014-04-03T12:46:00Z">
              <w:rPr>
                <w:noProof w:val="0"/>
              </w:rPr>
            </w:rPrChange>
          </w:rPr>
          <w:t>2,</w:t>
        </w:r>
      </w:ins>
      <w:ins w:id="3038" w:author="Otter, Martin" w:date="2014-04-03T12:46:00Z">
        <w:r w:rsidRPr="00257E67">
          <w:rPr>
            <w:i/>
            <w:noProof w:val="0"/>
            <w:rPrChange w:id="3039" w:author="Otter, Martin" w:date="2014-04-03T12:46:00Z">
              <w:rPr>
                <w:noProof w:val="0"/>
              </w:rPr>
            </w:rPrChange>
          </w:rPr>
          <w:t>1,1]</w:t>
        </w:r>
      </w:ins>
    </w:p>
    <w:p w14:paraId="2E0DC15D" w14:textId="5A7DB987" w:rsidR="00257E67" w:rsidRPr="00257E67" w:rsidRDefault="00257E67" w:rsidP="00257E67">
      <w:pPr>
        <w:pStyle w:val="CODE1"/>
        <w:ind w:left="720"/>
        <w:rPr>
          <w:ins w:id="3040" w:author="Otter, Martin" w:date="2014-04-03T12:46:00Z"/>
          <w:i/>
          <w:noProof w:val="0"/>
          <w:rPrChange w:id="3041" w:author="Otter, Martin" w:date="2014-04-03T12:46:00Z">
            <w:rPr>
              <w:ins w:id="3042" w:author="Otter, Martin" w:date="2014-04-03T12:46:00Z"/>
              <w:noProof w:val="0"/>
            </w:rPr>
          </w:rPrChange>
        </w:rPr>
      </w:pPr>
      <w:proofErr w:type="gramStart"/>
      <w:ins w:id="3043" w:author="Otter, Martin" w:date="2014-04-03T12:46:00Z">
        <w:r w:rsidRPr="00257E67">
          <w:rPr>
            <w:i/>
            <w:noProof w:val="0"/>
            <w:rPrChange w:id="3044" w:author="Otter, Martin" w:date="2014-04-03T12:46:00Z">
              <w:rPr>
                <w:noProof w:val="0"/>
              </w:rPr>
            </w:rPrChange>
          </w:rPr>
          <w:t>T[</w:t>
        </w:r>
        <w:proofErr w:type="gramEnd"/>
        <w:r w:rsidRPr="00257E67">
          <w:rPr>
            <w:i/>
            <w:noProof w:val="0"/>
            <w:rPrChange w:id="3045" w:author="Otter, Martin" w:date="2014-04-03T12:46:00Z">
              <w:rPr>
                <w:noProof w:val="0"/>
              </w:rPr>
            </w:rPrChange>
          </w:rPr>
          <w:t>2,1,2]</w:t>
        </w:r>
      </w:ins>
    </w:p>
    <w:p w14:paraId="3C7B1FBF" w14:textId="45E34459" w:rsidR="00257E67" w:rsidRPr="00257E67" w:rsidRDefault="00257E67" w:rsidP="00257E67">
      <w:pPr>
        <w:pStyle w:val="CODE1"/>
        <w:ind w:left="720"/>
        <w:rPr>
          <w:ins w:id="3046" w:author="Otter, Martin" w:date="2014-04-03T12:46:00Z"/>
          <w:i/>
          <w:noProof w:val="0"/>
          <w:rPrChange w:id="3047" w:author="Otter, Martin" w:date="2014-04-03T12:46:00Z">
            <w:rPr>
              <w:ins w:id="3048" w:author="Otter, Martin" w:date="2014-04-03T12:46:00Z"/>
              <w:noProof w:val="0"/>
            </w:rPr>
          </w:rPrChange>
        </w:rPr>
      </w:pPr>
      <w:proofErr w:type="gramStart"/>
      <w:ins w:id="3049" w:author="Otter, Martin" w:date="2014-04-03T12:46:00Z">
        <w:r w:rsidRPr="00257E67">
          <w:rPr>
            <w:i/>
            <w:noProof w:val="0"/>
            <w:rPrChange w:id="3050" w:author="Otter, Martin" w:date="2014-04-03T12:46:00Z">
              <w:rPr>
                <w:noProof w:val="0"/>
              </w:rPr>
            </w:rPrChange>
          </w:rPr>
          <w:t>T[</w:t>
        </w:r>
        <w:proofErr w:type="gramEnd"/>
        <w:r w:rsidRPr="00257E67">
          <w:rPr>
            <w:i/>
            <w:noProof w:val="0"/>
            <w:rPrChange w:id="3051" w:author="Otter, Martin" w:date="2014-04-03T12:46:00Z">
              <w:rPr>
                <w:noProof w:val="0"/>
              </w:rPr>
            </w:rPrChange>
          </w:rPr>
          <w:t>2,3,1]</w:t>
        </w:r>
      </w:ins>
    </w:p>
    <w:p w14:paraId="24435366" w14:textId="75086611" w:rsidR="00257E67" w:rsidRPr="00257E67" w:rsidRDefault="00257E67" w:rsidP="00257E67">
      <w:pPr>
        <w:pStyle w:val="CODE1"/>
        <w:ind w:left="720"/>
        <w:rPr>
          <w:ins w:id="3052" w:author="Otter, Martin" w:date="2014-04-03T12:44:00Z"/>
          <w:i/>
          <w:noProof w:val="0"/>
          <w:rPrChange w:id="3053" w:author="Otter, Martin" w:date="2014-04-03T12:46:00Z">
            <w:rPr>
              <w:ins w:id="3054" w:author="Otter, Martin" w:date="2014-04-03T12:44:00Z"/>
              <w:noProof w:val="0"/>
            </w:rPr>
          </w:rPrChange>
        </w:rPr>
      </w:pPr>
      <w:ins w:id="3055" w:author="Otter, Martin" w:date="2014-04-03T12:46:00Z">
        <w:r w:rsidRPr="00257E67">
          <w:rPr>
            <w:i/>
            <w:noProof w:val="0"/>
            <w:rPrChange w:id="3056" w:author="Otter, Martin" w:date="2014-04-03T12:46:00Z">
              <w:rPr>
                <w:noProof w:val="0"/>
              </w:rPr>
            </w:rPrChange>
          </w:rPr>
          <w:t xml:space="preserve">  …</w:t>
        </w:r>
      </w:ins>
    </w:p>
    <w:p w14:paraId="4F916E08" w14:textId="6C223301" w:rsidR="00257E67" w:rsidRDefault="00257E67">
      <w:pPr>
        <w:pStyle w:val="Textkrper"/>
        <w:rPr>
          <w:ins w:id="3057" w:author="Otter, Martin" w:date="2014-04-03T12:43:00Z"/>
        </w:rPr>
      </w:pPr>
      <w:ins w:id="3058" w:author="Otter, Martin" w:date="2014-04-03T12:46:00Z">
        <w:r>
          <w:t>]</w:t>
        </w:r>
      </w:ins>
    </w:p>
    <w:p w14:paraId="1AD1976E" w14:textId="77777777" w:rsidR="0088635A" w:rsidRPr="0098259C" w:rsidRDefault="0088635A" w:rsidP="0088635A">
      <w:pPr>
        <w:pStyle w:val="Textkrper"/>
      </w:pPr>
      <w:r w:rsidRPr="0098259C">
        <w:lastRenderedPageBreak/>
        <w:t xml:space="preserve">It might be that not all elements of an array are present. If they are present, they are given in consecutive order in the </w:t>
      </w:r>
      <w:r w:rsidR="00374F39" w:rsidRPr="0098259C">
        <w:t>XML</w:t>
      </w:r>
      <w:r w:rsidRPr="0098259C">
        <w:t xml:space="preserve"> file.</w:t>
      </w:r>
    </w:p>
    <w:p w14:paraId="75AB1BD1" w14:textId="77777777" w:rsidR="003D0107" w:rsidRPr="0098259C" w:rsidRDefault="00324B2A" w:rsidP="003D0107">
      <w:pPr>
        <w:pStyle w:val="berschrift2"/>
      </w:pPr>
      <w:bookmarkStart w:id="3059" w:name="_Ref289411546"/>
      <w:bookmarkStart w:id="3060" w:name="_Toc393466405"/>
      <w:r w:rsidRPr="0098259C">
        <w:t xml:space="preserve">FMU </w:t>
      </w:r>
      <w:r w:rsidR="003D0107" w:rsidRPr="0098259C">
        <w:t>Distribution</w:t>
      </w:r>
      <w:bookmarkEnd w:id="3059"/>
      <w:bookmarkEnd w:id="3060"/>
    </w:p>
    <w:p w14:paraId="40571E5B" w14:textId="77777777" w:rsidR="00327031" w:rsidRPr="0098259C" w:rsidRDefault="00374F39" w:rsidP="00327031">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Pr="0098259C">
        <w:t>zip file</w:t>
      </w:r>
      <w:r w:rsidR="00327031" w:rsidRPr="0098259C">
        <w:t xml:space="preserve"> with a pre-defined structure. The implementation must either implement all the functions of FMI for Model Exchange or all the functions of FMI for Co-Simulation or both. The extension of the </w:t>
      </w:r>
      <w:r w:rsidRPr="0098259C">
        <w:t>zip file</w:t>
      </w:r>
      <w:r w:rsidR="00327031" w:rsidRPr="0098259C">
        <w:t xml:space="preserve"> must be “</w:t>
      </w:r>
      <w:r w:rsidR="00327031" w:rsidRPr="0098259C">
        <w:rPr>
          <w:b/>
        </w:rPr>
        <w:t>.fmu</w:t>
      </w:r>
      <w:r w:rsidR="00327031" w:rsidRPr="0098259C">
        <w:t xml:space="preserve">”, </w:t>
      </w:r>
      <w:r w:rsidR="009F2AEB" w:rsidRPr="0098259C">
        <w:t>for example</w:t>
      </w:r>
      <w:r w:rsidR="00327031" w:rsidRPr="0098259C">
        <w:t xml:space="preserve"> “HybridVehicle.fmu”. The compression method used for the </w:t>
      </w:r>
      <w:r w:rsidRPr="0098259C">
        <w:t>zip file</w:t>
      </w:r>
      <w:r w:rsidR="00327031" w:rsidRPr="0098259C">
        <w:t xml:space="preserve"> must be “</w:t>
      </w:r>
      <w:proofErr w:type="gramStart"/>
      <w:r w:rsidR="00327031" w:rsidRPr="0098259C">
        <w:t>deflate</w:t>
      </w:r>
      <w:proofErr w:type="gramEnd"/>
      <w:r w:rsidR="00327031" w:rsidRPr="0098259C">
        <w:t xml:space="preserve">” </w:t>
      </w:r>
      <w:r w:rsidR="00DE590F" w:rsidRPr="0098259C">
        <w:t>[</w:t>
      </w:r>
      <w:r w:rsidR="00327031" w:rsidRPr="0098259C">
        <w:rPr>
          <w:i/>
        </w:rPr>
        <w:t xml:space="preserve">(most free tools, </w:t>
      </w:r>
      <w:r w:rsidR="000061EF" w:rsidRPr="0098259C">
        <w:rPr>
          <w:i/>
        </w:rPr>
        <w:t xml:space="preserve">for example </w:t>
      </w:r>
      <w:r w:rsidR="00327031" w:rsidRPr="0098259C">
        <w:rPr>
          <w:i/>
        </w:rPr>
        <w:t>zlib, offer only the common compression method "deflate")</w:t>
      </w:r>
      <w:r w:rsidR="00DE590F" w:rsidRPr="0098259C">
        <w:t>]</w:t>
      </w:r>
      <w:r w:rsidR="00327031" w:rsidRPr="0098259C">
        <w:t>.</w:t>
      </w:r>
    </w:p>
    <w:p w14:paraId="69346598" w14:textId="77777777"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374F39" w:rsidRPr="0098259C">
        <w:t>zip file</w:t>
      </w:r>
      <w:r w:rsidRPr="0098259C">
        <w:t xml:space="preserve">. This </w:t>
      </w:r>
      <w:r w:rsidR="00374F39" w:rsidRPr="0098259C">
        <w:t>zip 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1196ED6D" w:rsidR="004330D4" w:rsidRPr="0098259C" w:rsidRDefault="004330D4" w:rsidP="004330D4">
      <w:pPr>
        <w:pStyle w:val="CODE1"/>
        <w:rPr>
          <w:noProof w:val="0"/>
        </w:rPr>
      </w:pPr>
      <w:r w:rsidRPr="0098259C">
        <w:rPr>
          <w:b/>
          <w:noProof w:val="0"/>
        </w:rPr>
        <w:t>modelDescription.</w:t>
      </w:r>
      <w:ins w:id="3061" w:author="Otter, Martin" w:date="2014-04-15T14:41:00Z">
        <w:r w:rsidR="008E76A9">
          <w:rPr>
            <w:b/>
            <w:noProof w:val="0"/>
          </w:rPr>
          <w:t>xml</w:t>
        </w:r>
      </w:ins>
      <w:del w:id="3062" w:author="Otter, Martin" w:date="2014-04-15T14:41:00Z">
        <w:r w:rsidR="00374F39" w:rsidRPr="0098259C" w:rsidDel="008E76A9">
          <w:rPr>
            <w:b/>
            <w:noProof w:val="0"/>
          </w:rPr>
          <w:delText>XML</w:delText>
        </w:r>
      </w:del>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proofErr w:type="gramStart"/>
      <w:r w:rsidRPr="0098259C">
        <w:rPr>
          <w:b/>
          <w:noProof w:val="0"/>
        </w:rPr>
        <w:t>documentation</w:t>
      </w:r>
      <w:proofErr w:type="gramEnd"/>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77777777" w:rsidR="004330D4" w:rsidRPr="0098259C" w:rsidRDefault="004330D4" w:rsidP="004330D4">
      <w:pPr>
        <w:pStyle w:val="CODE1"/>
        <w:rPr>
          <w:noProof w:val="0"/>
        </w:rPr>
      </w:pPr>
      <w:r w:rsidRPr="0098259C">
        <w:rPr>
          <w:noProof w:val="0"/>
        </w:rPr>
        <w:t xml:space="preserve">   &lt;</w:t>
      </w:r>
      <w:proofErr w:type="gramStart"/>
      <w:r w:rsidRPr="0098259C">
        <w:rPr>
          <w:noProof w:val="0"/>
        </w:rPr>
        <w:t>other</w:t>
      </w:r>
      <w:proofErr w:type="gramEnd"/>
      <w:r w:rsidRPr="0098259C">
        <w:rPr>
          <w:noProof w:val="0"/>
        </w:rPr>
        <w:t xml:space="preserve"> documentation files&gt;</w:t>
      </w:r>
    </w:p>
    <w:p w14:paraId="7CF59580" w14:textId="77777777" w:rsidR="004330D4" w:rsidRPr="0098259C" w:rsidRDefault="004330D4" w:rsidP="004330D4">
      <w:pPr>
        <w:pStyle w:val="CODE1"/>
        <w:rPr>
          <w:noProof w:val="0"/>
        </w:rPr>
      </w:pPr>
      <w:proofErr w:type="gramStart"/>
      <w:r w:rsidRPr="0098259C">
        <w:rPr>
          <w:b/>
          <w:noProof w:val="0"/>
        </w:rPr>
        <w:t>sources</w:t>
      </w:r>
      <w:proofErr w:type="gramEnd"/>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7D24424C" w:rsidR="000B483E" w:rsidRPr="004865EB" w:rsidRDefault="004330D4" w:rsidP="004865EB">
      <w:pPr>
        <w:pStyle w:val="CODE1"/>
        <w:rPr>
          <w:noProof w:val="0"/>
          <w:szCs w:val="18"/>
        </w:rPr>
      </w:pPr>
      <w:r w:rsidRPr="0098259C">
        <w:rPr>
          <w:noProof w:val="0"/>
        </w:rPr>
        <w:t xml:space="preserve">   // with exception of: </w:t>
      </w:r>
      <w:del w:id="3063" w:author="Otter, Martin" w:date="2014-04-09T11:00:00Z">
        <w:r w:rsidR="00950F8C" w:rsidDel="00140C25">
          <w:rPr>
            <w:noProof w:val="0"/>
            <w:szCs w:val="18"/>
          </w:rPr>
          <w:delText>fmi</w:delText>
        </w:r>
      </w:del>
      <w:proofErr w:type="gramStart"/>
      <w:ins w:id="3064" w:author="Otter, Martin" w:date="2014-04-09T11:00:00Z">
        <w:r w:rsidR="00140C25">
          <w:rPr>
            <w:noProof w:val="0"/>
            <w:szCs w:val="18"/>
          </w:rPr>
          <w:t>fmi2</w:t>
        </w:r>
      </w:ins>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del w:id="3065" w:author="Otter, Martin" w:date="2014-04-09T11:00:00Z">
        <w:r w:rsidR="00A82931" w:rsidRPr="0098259C" w:rsidDel="00140C25">
          <w:rPr>
            <w:noProof w:val="0"/>
            <w:szCs w:val="18"/>
          </w:rPr>
          <w:delText>fmi</w:delText>
        </w:r>
      </w:del>
      <w:ins w:id="3066" w:author="Otter, Martin" w:date="2014-04-09T11:00:00Z">
        <w:r w:rsidR="00140C25">
          <w:rPr>
            <w:noProof w:val="0"/>
            <w:szCs w:val="18"/>
          </w:rPr>
          <w:t>fmi2</w:t>
        </w:r>
      </w:ins>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del w:id="3067" w:author="Otter, Martin" w:date="2014-04-09T11:00:00Z">
        <w:r w:rsidR="005E6B68" w:rsidRPr="0098259C" w:rsidDel="00140C25">
          <w:rPr>
            <w:noProof w:val="0"/>
            <w:szCs w:val="18"/>
          </w:rPr>
          <w:delText>fmi</w:delText>
        </w:r>
      </w:del>
      <w:ins w:id="3068" w:author="Otter, Martin" w:date="2014-04-09T11:00:00Z">
        <w:r w:rsidR="00140C25">
          <w:rPr>
            <w:noProof w:val="0"/>
            <w:szCs w:val="18"/>
          </w:rPr>
          <w:t>fmi2</w:t>
        </w:r>
      </w:ins>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proofErr w:type="gramStart"/>
      <w:r w:rsidRPr="0098259C">
        <w:rPr>
          <w:b/>
          <w:noProof w:val="0"/>
        </w:rPr>
        <w:t>binaries</w:t>
      </w:r>
      <w:proofErr w:type="gramEnd"/>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gramStart"/>
      <w:r w:rsidRPr="0098259C">
        <w:rPr>
          <w:noProof w:val="0"/>
        </w:rPr>
        <w:t>modelIdentifier</w:t>
      </w:r>
      <w:proofErr w:type="gramEnd"/>
      <w:r w:rsidRPr="0098259C">
        <w:rPr>
          <w:noProof w:val="0"/>
        </w:rPr>
        <w:t>&gt;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w:t>
      </w:r>
      <w:proofErr w:type="gramStart"/>
      <w:r w:rsidRPr="0098259C">
        <w:rPr>
          <w:noProof w:val="0"/>
        </w:rPr>
        <w:t>other</w:t>
      </w:r>
      <w:proofErr w:type="gramEnd"/>
      <w:r w:rsidRPr="0098259C">
        <w:rPr>
          <w:noProof w:val="0"/>
        </w:rPr>
        <w:t xml:space="preserve">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gramStart"/>
      <w:r w:rsidRPr="0098259C">
        <w:rPr>
          <w:noProof w:val="0"/>
        </w:rPr>
        <w:t>modelIdentifier</w:t>
      </w:r>
      <w:proofErr w:type="gram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proofErr w:type="gramStart"/>
      <w:r w:rsidRPr="0098259C">
        <w:rPr>
          <w:b/>
          <w:noProof w:val="0"/>
        </w:rPr>
        <w:t>linux32</w:t>
      </w:r>
      <w:r w:rsidRPr="0098259C">
        <w:rPr>
          <w:noProof w:val="0"/>
        </w:rPr>
        <w:t xml:space="preserve">  /</w:t>
      </w:r>
      <w:proofErr w:type="gramEnd"/>
      <w:r w:rsidRPr="0098259C">
        <w:rPr>
          <w:noProof w:val="0"/>
        </w:rPr>
        <w:t>/ Optional binaries for 32-bit Linux</w:t>
      </w:r>
    </w:p>
    <w:p w14:paraId="47C863EF" w14:textId="77777777" w:rsidR="007848A0" w:rsidRPr="0098259C" w:rsidRDefault="007848A0" w:rsidP="004330D4">
      <w:pPr>
        <w:pStyle w:val="CODE1"/>
        <w:rPr>
          <w:noProof w:val="0"/>
        </w:rPr>
      </w:pPr>
      <w:r w:rsidRPr="0098259C">
        <w:rPr>
          <w:noProof w:val="0"/>
        </w:rPr>
        <w:t xml:space="preserve">      &lt;</w:t>
      </w:r>
      <w:proofErr w:type="gramStart"/>
      <w:r w:rsidR="00DD2AB5" w:rsidRPr="0098259C">
        <w:rPr>
          <w:noProof w:val="0"/>
        </w:rPr>
        <w:t>model</w:t>
      </w:r>
      <w:r w:rsidRPr="0098259C">
        <w:rPr>
          <w:noProof w:val="0"/>
        </w:rPr>
        <w:t>Identifier</w:t>
      </w:r>
      <w:proofErr w:type="gramEnd"/>
      <w:r w:rsidRPr="0098259C">
        <w:rPr>
          <w:noProof w:val="0"/>
        </w:rPr>
        <w:t>&gt;.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proofErr w:type="gramStart"/>
      <w:r w:rsidRPr="0098259C">
        <w:rPr>
          <w:b/>
          <w:noProof w:val="0"/>
        </w:rPr>
        <w:t>linux64</w:t>
      </w:r>
      <w:r w:rsidRPr="0098259C">
        <w:rPr>
          <w:noProof w:val="0"/>
        </w:rPr>
        <w:t xml:space="preserve">  /</w:t>
      </w:r>
      <w:proofErr w:type="gramEnd"/>
      <w:r w:rsidRPr="0098259C">
        <w:rPr>
          <w:noProof w:val="0"/>
        </w:rPr>
        <w:t>/ Optional binaries for 64-bit Linux</w:t>
      </w:r>
    </w:p>
    <w:p w14:paraId="2596CC73" w14:textId="77777777" w:rsidR="004330D4" w:rsidRPr="0098259C" w:rsidRDefault="004330D4" w:rsidP="004330D4">
      <w:pPr>
        <w:pStyle w:val="CODE1"/>
        <w:rPr>
          <w:noProof w:val="0"/>
        </w:rPr>
      </w:pPr>
      <w:r w:rsidRPr="0098259C">
        <w:rPr>
          <w:noProof w:val="0"/>
        </w:rPr>
        <w:t xml:space="preserve">      ...</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w:t>
      </w:r>
      <w:proofErr w:type="gramStart"/>
      <w:r w:rsidRPr="0098259C">
        <w:rPr>
          <w:noProof w:val="0"/>
        </w:rPr>
        <w:t>data</w:t>
      </w:r>
      <w:proofErr w:type="gramEnd"/>
      <w:r w:rsidRPr="0098259C">
        <w:rPr>
          <w:noProof w:val="0"/>
        </w:rPr>
        <w:t xml:space="preserve">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w:t>
      </w:r>
      <w:proofErr w:type="gramStart"/>
      <w:r w:rsidRPr="0098259C">
        <w:rPr>
          <w:noProof w:val="0"/>
        </w:rPr>
        <w:t>must</w:t>
      </w:r>
      <w:proofErr w:type="gramEnd"/>
      <w:r w:rsidRPr="0098259C">
        <w:rPr>
          <w:noProof w:val="0"/>
        </w:rPr>
        <w:t xml:space="preserve"> be available in unzipped form and the absolute path to this directory</w:t>
      </w:r>
    </w:p>
    <w:p w14:paraId="4631CCA2" w14:textId="73106381" w:rsidR="00EE29CD" w:rsidRPr="0098259C" w:rsidRDefault="00941557" w:rsidP="00941557">
      <w:pPr>
        <w:pStyle w:val="CODE1"/>
        <w:rPr>
          <w:noProof w:val="0"/>
        </w:rPr>
      </w:pPr>
      <w:r w:rsidRPr="0098259C">
        <w:rPr>
          <w:noProof w:val="0"/>
        </w:rPr>
        <w:t xml:space="preserve">     </w:t>
      </w:r>
      <w:proofErr w:type="gramStart"/>
      <w:r w:rsidRPr="0098259C">
        <w:rPr>
          <w:noProof w:val="0"/>
        </w:rPr>
        <w:t>must</w:t>
      </w:r>
      <w:proofErr w:type="gramEnd"/>
      <w:r w:rsidRPr="0098259C">
        <w:rPr>
          <w:noProof w:val="0"/>
        </w:rPr>
        <w:t xml:space="preserve"> be reported via argument ″fmuResourc</w:t>
      </w:r>
      <w:r w:rsidR="00850C66">
        <w:rPr>
          <w:noProof w:val="0"/>
        </w:rPr>
        <w:t xml:space="preserve">eLocation″ via </w:t>
      </w:r>
      <w:del w:id="3069" w:author="Otter, Martin" w:date="2014-04-09T11:00:00Z">
        <w:r w:rsidR="00850C66" w:rsidDel="00140C25">
          <w:rPr>
            <w:noProof w:val="0"/>
          </w:rPr>
          <w:delText>fmi</w:delText>
        </w:r>
      </w:del>
      <w:ins w:id="3070" w:author="Otter, Martin" w:date="2014-04-09T11:00:00Z">
        <w:r w:rsidR="00140C25">
          <w:rPr>
            <w:noProof w:val="0"/>
          </w:rPr>
          <w:t>fmi2</w:t>
        </w:r>
      </w:ins>
      <w:r w:rsidR="00850C66">
        <w:rPr>
          <w:noProof w:val="0"/>
        </w:rPr>
        <w:t>Instantiate</w:t>
      </w:r>
      <w:r w:rsidRPr="0098259C">
        <w:rPr>
          <w:noProof w:val="0"/>
        </w:rPr>
        <w:t>.</w:t>
      </w:r>
    </w:p>
    <w:p w14:paraId="7F843485" w14:textId="77777777" w:rsidR="004330D4" w:rsidRPr="0098259C" w:rsidRDefault="00EE29CD" w:rsidP="004330D4">
      <w:pPr>
        <w:pStyle w:val="CODE1"/>
        <w:rPr>
          <w:noProof w:val="0"/>
        </w:rPr>
      </w:pPr>
      <w:r w:rsidRPr="0098259C">
        <w:rPr>
          <w:noProof w:val="0"/>
        </w:rPr>
        <w:t xml:space="preserve">   </w:t>
      </w:r>
      <w:r w:rsidR="004330D4" w:rsidRPr="0098259C">
        <w:rPr>
          <w:noProof w:val="0"/>
        </w:rPr>
        <w:t>&gt;</w:t>
      </w:r>
    </w:p>
    <w:p w14:paraId="67B9A1BE" w14:textId="7149E4C2" w:rsidR="00715520" w:rsidRDefault="00715520" w:rsidP="004330D4">
      <w:pPr>
        <w:pStyle w:val="Textkrper"/>
        <w:rPr>
          <w:ins w:id="3071" w:author="Torsten Blochwitz" w:date="2014-04-04T13:24:00Z"/>
        </w:rPr>
      </w:pPr>
      <w:ins w:id="3072" w:author="Torsten Blochwitz" w:date="2014-04-04T13:24:00Z">
        <w:r w:rsidRPr="00715520">
          <w:t>A</w:t>
        </w:r>
        <w:r>
          <w:t>n FMU</w:t>
        </w:r>
        <w:r w:rsidRPr="00715520">
          <w:t xml:space="preserve"> ha</w:t>
        </w:r>
        <w:r>
          <w:t>s</w:t>
        </w:r>
        <w:r w:rsidRPr="00715520">
          <w:t xml:space="preserve"> to implement all common functions (</w:t>
        </w:r>
      </w:ins>
      <w:ins w:id="3073" w:author="Torsten Blochwitz" w:date="2014-04-04T13:27:00Z">
        <w:r>
          <w:t>ac</w:t>
        </w:r>
      </w:ins>
      <w:ins w:id="3074" w:author="Torsten Blochwitz" w:date="2014-04-04T13:30:00Z">
        <w:r w:rsidR="003E1FAF">
          <w:t>c</w:t>
        </w:r>
      </w:ins>
      <w:ins w:id="3075" w:author="Torsten Blochwitz" w:date="2014-04-04T13:27:00Z">
        <w:r>
          <w:t xml:space="preserve">ording to </w:t>
        </w:r>
      </w:ins>
      <w:ins w:id="3076" w:author="Torsten Blochwitz" w:date="2014-04-04T13:24:00Z">
        <w:r>
          <w:t>table</w:t>
        </w:r>
      </w:ins>
      <w:ins w:id="3077" w:author="Torsten Blochwitz" w:date="2014-04-04T13:26:00Z">
        <w:r>
          <w:t>s</w:t>
        </w:r>
      </w:ins>
      <w:ins w:id="3078" w:author="Torsten Blochwitz" w:date="2014-04-04T13:24:00Z">
        <w:r>
          <w:t xml:space="preserve"> </w:t>
        </w:r>
      </w:ins>
      <w:ins w:id="3079" w:author="Torsten Blochwitz" w:date="2014-04-04T13:26:00Z">
        <w:r>
          <w:t>in section</w:t>
        </w:r>
      </w:ins>
      <w:ins w:id="3080" w:author="Torsten Blochwitz" w:date="2014-04-04T13:31:00Z">
        <w:r w:rsidR="007B5C23">
          <w:t>s</w:t>
        </w:r>
      </w:ins>
      <w:ins w:id="3081" w:author="Torsten Blochwitz" w:date="2014-04-04T13:26:00Z">
        <w:r>
          <w:t xml:space="preserve"> </w:t>
        </w:r>
      </w:ins>
      <w:ins w:id="3082" w:author="Torsten Blochwitz" w:date="2014-04-04T13:27:00Z">
        <w:r>
          <w:fldChar w:fldCharType="begin"/>
        </w:r>
        <w:r>
          <w:instrText xml:space="preserve"> REF _Ref235843871 \r \h </w:instrText>
        </w:r>
      </w:ins>
      <w:r>
        <w:fldChar w:fldCharType="separate"/>
      </w:r>
      <w:ins w:id="3083" w:author="Torsten Blochwitz" w:date="2014-04-04T13:27:00Z">
        <w:r>
          <w:t>3.2.3</w:t>
        </w:r>
        <w:r>
          <w:fldChar w:fldCharType="end"/>
        </w:r>
      </w:ins>
      <w:ins w:id="3084" w:author="Torsten Blochwitz" w:date="2014-04-04T13:26:00Z">
        <w:r>
          <w:t xml:space="preserve"> and </w:t>
        </w:r>
      </w:ins>
      <w:ins w:id="3085" w:author="Torsten Blochwitz" w:date="2014-04-04T13:27:00Z">
        <w:r>
          <w:fldChar w:fldCharType="begin"/>
        </w:r>
        <w:r>
          <w:instrText xml:space="preserve"> REF _Ref349039747 \r \h </w:instrText>
        </w:r>
      </w:ins>
      <w:r>
        <w:fldChar w:fldCharType="separate"/>
      </w:r>
      <w:ins w:id="3086" w:author="Torsten Blochwitz" w:date="2014-04-04T13:27:00Z">
        <w:r>
          <w:t>4.2.4</w:t>
        </w:r>
        <w:r>
          <w:fldChar w:fldCharType="end"/>
        </w:r>
      </w:ins>
      <w:ins w:id="3087" w:author="Torsten Blochwitz" w:date="2014-04-04T13:24:00Z">
        <w:r w:rsidRPr="00715520">
          <w:t>)</w:t>
        </w:r>
      </w:ins>
      <w:ins w:id="3088" w:author="Torsten Blochwitz" w:date="2014-04-04T13:31:00Z">
        <w:r w:rsidR="007B5C23">
          <w:t>.</w:t>
        </w:r>
      </w:ins>
      <w:ins w:id="3089" w:author="Torsten Blochwitz" w:date="2014-04-04T13:24:00Z">
        <w:r w:rsidRPr="00715520">
          <w:t xml:space="preserve"> ModelExchange FMUs </w:t>
        </w:r>
      </w:ins>
      <w:ins w:id="3090" w:author="Torsten Blochwitz" w:date="2014-04-04T13:31:00Z">
        <w:r w:rsidR="007B5C23">
          <w:t xml:space="preserve">have to provide </w:t>
        </w:r>
      </w:ins>
      <w:ins w:id="3091" w:author="Torsten Blochwitz" w:date="2014-04-04T13:24:00Z">
        <w:r w:rsidRPr="00715520">
          <w:t>additionally the resp</w:t>
        </w:r>
      </w:ins>
      <w:ins w:id="3092" w:author="Torsten Blochwitz" w:date="2014-04-04T13:25:00Z">
        <w:r>
          <w:t>ective</w:t>
        </w:r>
      </w:ins>
      <w:ins w:id="3093" w:author="Torsten Blochwitz" w:date="2014-04-04T13:24:00Z">
        <w:r w:rsidRPr="00715520">
          <w:t xml:space="preserve"> Model</w:t>
        </w:r>
      </w:ins>
      <w:ins w:id="3094" w:author="Torsten Blochwitz" w:date="2014-04-04T13:25:00Z">
        <w:r>
          <w:t xml:space="preserve"> </w:t>
        </w:r>
      </w:ins>
      <w:ins w:id="3095" w:author="Torsten Blochwitz" w:date="2014-04-04T13:24:00Z">
        <w:r w:rsidRPr="00715520">
          <w:t>Exchange function, CoSimulation FMUs the Co</w:t>
        </w:r>
      </w:ins>
      <w:ins w:id="3096" w:author="Torsten Blochwitz" w:date="2014-04-04T13:25:00Z">
        <w:r>
          <w:noBreakHyphen/>
        </w:r>
      </w:ins>
      <w:ins w:id="3097" w:author="Torsten Blochwitz" w:date="2014-04-04T13:24:00Z">
        <w:r w:rsidRPr="00715520">
          <w:t>Simulation functions.</w:t>
        </w:r>
      </w:ins>
    </w:p>
    <w:p w14:paraId="0DDFD213" w14:textId="77777777" w:rsidR="00950F8C" w:rsidRPr="00950F8C" w:rsidRDefault="004330D4" w:rsidP="004330D4">
      <w:pPr>
        <w:pStyle w:val="Textkrper"/>
      </w:pPr>
      <w:r w:rsidRPr="0098259C">
        <w:lastRenderedPageBreak/>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For Windows: </w:t>
      </w:r>
      <w:r w:rsidRPr="0098259C">
        <w:t>“win32”, “win64”</w:t>
      </w:r>
      <w:r w:rsidR="00950F8C">
        <w:t>-</w:t>
      </w:r>
      <w:r w:rsidRPr="0098259C">
        <w:t xml:space="preserve"> </w:t>
      </w:r>
      <w:r w:rsidR="00950F8C">
        <w:t xml:space="preserve">For Linux: </w:t>
      </w:r>
      <w:r w:rsidRPr="0098259C">
        <w:t>“linux32”, “linux64”</w:t>
      </w:r>
      <w:r w:rsidR="00950F8C">
        <w:t>. For Mac:</w:t>
      </w:r>
      <w:r w:rsidR="003B2866" w:rsidRPr="0098259C">
        <w:t xml:space="preserve"> </w:t>
      </w:r>
      <w:r w:rsidR="00950F8C">
        <w:t>“darwin32“, “darwin64”</w:t>
      </w:r>
      <w:r w:rsidRPr="0098259C">
        <w:t xml:space="preserve"> </w:t>
      </w:r>
      <w:r w:rsidR="00950F8C">
        <w:t xml:space="preserve">Futhermore, also the </w:t>
      </w:r>
      <w:proofErr w:type="gramStart"/>
      <w:r w:rsidR="00950F8C">
        <w:t xml:space="preserve">names </w:t>
      </w:r>
      <w:r w:rsidRPr="0098259C">
        <w:t xml:space="preserve"> “</w:t>
      </w:r>
      <w:proofErr w:type="gramEnd"/>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 xml:space="preserve">When compiling a shared object on Linux, RPATH=“$ORIGIN“ </w:t>
      </w:r>
      <w:r w:rsidR="00950F8C">
        <w:t xml:space="preserve">has to be set </w:t>
      </w:r>
      <w:r w:rsidR="00950F8C" w:rsidRPr="00950F8C">
        <w:t>when generating the shared object in order that shared objects used from it, can be dynamically loaded</w:t>
      </w:r>
      <w:r w:rsidR="00950F8C">
        <w:t>.</w:t>
      </w:r>
    </w:p>
    <w:p w14:paraId="5E8ACAD6" w14:textId="77777777" w:rsidR="00941557" w:rsidRPr="0098259C" w:rsidRDefault="004330D4" w:rsidP="005E6B68">
      <w:pPr>
        <w:pStyle w:val="Textkrper-Zeileneinzug"/>
        <w:jc w:val="left"/>
      </w:pPr>
      <w:r w:rsidRPr="0098259C">
        <w:t>Typical scenarios are to provide binaries only for one machine type (</w:t>
      </w:r>
      <w:r w:rsidR="000061EF" w:rsidRPr="0098259C">
        <w:t xml:space="preserve">for example </w:t>
      </w:r>
      <w:r w:rsidRPr="0098259C">
        <w:t>on the machine where the target simulator is running and for which licenses of run-time libraries are available) or to provide only sources (</w:t>
      </w:r>
      <w:r w:rsidR="000061EF" w:rsidRPr="0098259C">
        <w:t xml:space="preserve">for example </w:t>
      </w:r>
      <w:r w:rsidRPr="0098259C">
        <w:t xml:space="preserve">for translation and download for a particular micro-processor). If run-time libraries cannot be shipped due to licensing, special handling is needed, </w:t>
      </w:r>
      <w:r w:rsidR="009F2AEB" w:rsidRPr="0098259C">
        <w:t>for example</w:t>
      </w:r>
      <w:r w:rsidRPr="0098259C">
        <w:t xml:space="preserve"> by providing the run-time libraries at appropriate places by the receiver.</w:t>
      </w:r>
    </w:p>
    <w:p w14:paraId="0D946CD4" w14:textId="77777777"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854655">
        <w:t>4.3.1</w:t>
      </w:r>
      <w:r w:rsidR="003E31D6" w:rsidRPr="0098259C">
        <w:rPr>
          <w:highlight w:val="yellow"/>
        </w:rPr>
        <w:fldChar w:fldCharType="end"/>
      </w:r>
      <w:r w:rsidR="007D15E7" w:rsidRPr="0098259C">
        <w:t xml:space="preserve"> </w:t>
      </w:r>
      <w:r w:rsidRPr="0098259C">
        <w:t>for details).</w:t>
      </w:r>
    </w:p>
    <w:p w14:paraId="121FC8E0" w14:textId="6BAC1DF3"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del w:id="3098" w:author="Torsten Blochwitz" w:date="2014-03-27T09:29:00Z">
        <w:r w:rsidRPr="0098259C" w:rsidDel="00CD2F02">
          <w:delText xml:space="preserve">different </w:delText>
        </w:r>
      </w:del>
      <w:ins w:id="3099" w:author="Torsten Blochwitz" w:date="2014-03-27T09:29:00Z">
        <w:r w:rsidR="00CD2F02">
          <w:t>two</w:t>
        </w:r>
      </w:ins>
      <w:ins w:id="3100" w:author="Torsten Blochwitz" w:date="2014-03-27T09:32:00Z">
        <w:r w:rsidR="00CD2F02">
          <w:t xml:space="preserve"> different</w:t>
        </w:r>
      </w:ins>
      <w:ins w:id="3101" w:author="Torsten Blochwitz" w:date="2014-03-27T09:29:00Z">
        <w:r w:rsidR="00CD2F02" w:rsidRPr="0098259C">
          <w:t xml:space="preserve"> </w:t>
        </w:r>
      </w:ins>
      <w:ins w:id="3102" w:author="Torsten Blochwitz" w:date="2014-03-27T09:24:00Z">
        <w:r w:rsidR="00EC2CAB">
          <w:t xml:space="preserve">or </w:t>
        </w:r>
      </w:ins>
      <w:ins w:id="3103" w:author="Torsten Blochwitz" w:date="2014-03-27T09:28:00Z">
        <w:r w:rsidR="00CD2F02">
          <w:t>only one</w:t>
        </w:r>
      </w:ins>
      <w:ins w:id="3104" w:author="Torsten Blochwitz" w:date="2014-03-27T09:24:00Z">
        <w:r w:rsidR="00EC2CAB">
          <w:t xml:space="preserve"> </w:t>
        </w:r>
      </w:ins>
      <w:r w:rsidRPr="0098259C">
        <w:t>librar</w:t>
      </w:r>
      <w:r w:rsidR="00CD2F02">
        <w:t>y</w:t>
      </w:r>
      <w:r w:rsidRPr="0098259C">
        <w:t xml:space="preserve"> </w:t>
      </w:r>
      <w:ins w:id="3105" w:author="Torsten Blochwitz" w:date="2014-03-27T09:25:00Z">
        <w:r w:rsidR="00EC2CAB">
          <w:t xml:space="preserve">can be provided. The </w:t>
        </w:r>
      </w:ins>
      <w:ins w:id="3106" w:author="Torsten Blochwitz" w:date="2014-03-27T09:26:00Z">
        <w:r w:rsidR="00CD2F02">
          <w:t xml:space="preserve">library </w:t>
        </w:r>
      </w:ins>
      <w:r w:rsidRPr="0098259C">
        <w:t xml:space="preserve">names </w:t>
      </w:r>
      <w:del w:id="3107" w:author="Torsten Blochwitz" w:date="2014-03-27T09:23:00Z">
        <w:r w:rsidRPr="0098259C" w:rsidDel="00EC2CAB">
          <w:delText xml:space="preserve">must </w:delText>
        </w:r>
      </w:del>
      <w:del w:id="3108" w:author="Torsten Blochwitz" w:date="2014-03-27T09:26:00Z">
        <w:r w:rsidRPr="0098259C" w:rsidDel="00CD2F02">
          <w:delText xml:space="preserve">be present that </w:delText>
        </w:r>
      </w:del>
      <w:r w:rsidRPr="0098259C">
        <w:t>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ins w:id="3109" w:author="Otter, Martin" w:date="2014-04-25T18:09:00Z"/>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ins w:id="3110" w:author="Torsten Blochwitz" w:date="2014-03-27T09:29:00Z">
        <w:r w:rsidR="00CD2F02">
          <w:rPr>
            <w:i/>
            <w:noProof w:val="0"/>
          </w:rPr>
          <w:t xml:space="preserve"> for different libraries</w:t>
        </w:r>
      </w:ins>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w:t>
      </w:r>
      <w:proofErr w:type="gramStart"/>
      <w:r w:rsidRPr="0098259C">
        <w:rPr>
          <w:noProof w:val="0"/>
        </w:rPr>
        <w:t>binaries</w:t>
      </w:r>
      <w:proofErr w:type="gramEnd"/>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77777777"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 xml:space="preserve">for example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545F1E37" w:rsidR="00F87F29" w:rsidRPr="0098259C"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w:t>
      </w:r>
      <w:del w:id="3111" w:author="Torsten Blochwitz" w:date="2014-03-27T10:41:00Z">
        <w:r w:rsidR="00DA083D" w:rsidRPr="0098259C" w:rsidDel="00223157">
          <w:delText>d</w:delText>
        </w:r>
      </w:del>
      <w:r w:rsidR="00DA083D" w:rsidRPr="0098259C">
        <w:t xml:space="preserve"> (such as HIL-platforms or micro-controllers). Typically, in such a case the complete source code in ANSI-C is provided (</w:t>
      </w:r>
      <w:r w:rsidR="000061EF" w:rsidRPr="0098259C">
        <w:t xml:space="preserve">for example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ins w:id="3112" w:author="Torsten Blochwitz" w:date="2014-04-03T17:53:00Z">
        <w:r w:rsidR="00325A34" w:rsidRPr="00E428AE">
          <w:rPr>
            <w:rStyle w:val="CODE"/>
          </w:rPr>
          <w:t>#include</w:t>
        </w:r>
        <w:r w:rsidR="00325A34" w:rsidRPr="00325A34">
          <w:t xml:space="preserve"> directive with </w:t>
        </w:r>
        <w:r w:rsidR="00325A34" w:rsidRPr="00E428AE">
          <w:rPr>
            <w:rStyle w:val="CODE"/>
          </w:rPr>
          <w:t>“”</w:t>
        </w:r>
        <w:r w:rsidR="00325A34" w:rsidRPr="00325A34">
          <w:t xml:space="preserve"> </w:t>
        </w:r>
      </w:ins>
      <w:ins w:id="3113" w:author="Torsten Blochwitz" w:date="2014-04-03T17:56:00Z">
        <w:r w:rsidR="00E428AE">
          <w:t xml:space="preserve">should be used </w:t>
        </w:r>
        <w:r w:rsidR="00E428AE" w:rsidRPr="00325A34">
          <w:t xml:space="preserve">for header-filers distributed in the FMU </w:t>
        </w:r>
        <w:r w:rsidR="00E428AE">
          <w:t xml:space="preserve">instead of using </w:t>
        </w:r>
      </w:ins>
      <w:ins w:id="3114" w:author="Torsten Blochwitz" w:date="2014-04-03T17:53:00Z">
        <w:r w:rsidR="00325A34" w:rsidRPr="00E428AE">
          <w:rPr>
            <w:rStyle w:val="CODE"/>
          </w:rPr>
          <w:t>&lt;…&gt;</w:t>
        </w:r>
        <w:r w:rsidR="00325A34">
          <w:t xml:space="preserve">. </w:t>
        </w:r>
      </w:ins>
      <w:r w:rsidR="001D709E">
        <w:t>If default options of the compiler are sufficient, it might be then possible to automatically process such source code FMUs.</w:t>
      </w:r>
      <w:r w:rsidR="000B483E">
        <w:t xml:space="preserve"> </w:t>
      </w:r>
      <w:r w:rsidR="00DA083D" w:rsidRPr="0098259C">
        <w:t>An exporting tool should give documentation how to build an executable, either via a documentation file and/or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68" w:history="1">
        <w:r w:rsidR="00DA083D" w:rsidRPr="0098259C">
          <w:rPr>
            <w:rStyle w:val="Hyperlink"/>
            <w:i/>
          </w:rPr>
          <w:t>www.cmake.org</w:t>
        </w:r>
      </w:hyperlink>
      <w:r w:rsidR="00DA083D" w:rsidRPr="0098259C">
        <w:rPr>
          <w:i/>
        </w:rPr>
        <w:t>), a cross-platform, open-source build system might be used.</w:t>
      </w:r>
      <w:r w:rsidR="00EA7B3B" w:rsidRPr="0098259C">
        <w:t>]</w:t>
      </w:r>
    </w:p>
    <w:p w14:paraId="47567E56" w14:textId="31C23FA6" w:rsidR="00A82931" w:rsidRPr="0098259C" w:rsidRDefault="004330D4" w:rsidP="007D15E7">
      <w:pPr>
        <w:pStyle w:val="Textkrper-Zeileneinzug"/>
        <w:jc w:val="left"/>
      </w:pPr>
      <w:r w:rsidRPr="0098259C">
        <w:lastRenderedPageBreak/>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This data must be read into the model at latest during initialization (</w:t>
      </w:r>
      <w:r w:rsidR="00190D2B">
        <w:t xml:space="preserve">that is before </w:t>
      </w:r>
      <w:r w:rsidRPr="0098259C">
        <w:t>“</w:t>
      </w:r>
      <w:del w:id="3115" w:author="Otter, Martin" w:date="2014-04-09T11:00:00Z">
        <w:r w:rsidR="004100A9" w:rsidDel="00140C25">
          <w:rPr>
            <w:rStyle w:val="CODE"/>
          </w:rPr>
          <w:delText>fmi</w:delText>
        </w:r>
      </w:del>
      <w:ins w:id="3116" w:author="Otter, Martin" w:date="2014-04-09T11:00:00Z">
        <w:r w:rsidR="00140C25">
          <w:rPr>
            <w:rStyle w:val="CODE"/>
          </w:rPr>
          <w:t>fmi2</w:t>
        </w:r>
      </w:ins>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374F39" w:rsidRPr="0098259C">
        <w:t>zip 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del w:id="3117" w:author="Otter, Martin" w:date="2014-04-09T11:00:00Z">
        <w:r w:rsidRPr="0098259C" w:rsidDel="00140C25">
          <w:rPr>
            <w:rStyle w:val="CODE"/>
          </w:rPr>
          <w:delText>fmi</w:delText>
        </w:r>
      </w:del>
      <w:ins w:id="3118" w:author="Otter, Martin" w:date="2014-04-09T11:00:00Z">
        <w:r w:rsidR="00140C25">
          <w:rPr>
            <w:rStyle w:val="CODE"/>
          </w:rPr>
          <w:t>fmi2</w:t>
        </w:r>
      </w:ins>
      <w:r w:rsidRPr="0098259C">
        <w:rPr>
          <w:rStyle w:val="CODE"/>
        </w:rPr>
        <w:t>SetString</w:t>
      </w:r>
      <w:r w:rsidRPr="0098259C">
        <w:t>” function.</w:t>
      </w:r>
      <w:r w:rsidR="00EA7B3B" w:rsidRPr="0098259C">
        <w:t xml:space="preserve"> [</w:t>
      </w:r>
      <w:r w:rsidR="00EA7B3B" w:rsidRPr="0098259C">
        <w:rPr>
          <w:i/>
        </w:rPr>
        <w:t>Note,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proofErr w:type="gramStart"/>
      <w:r w:rsidR="003E31D6" w:rsidRPr="0098259C">
        <w:t xml:space="preserve">“ </w:t>
      </w:r>
      <w:r w:rsidR="00A82931" w:rsidRPr="0098259C">
        <w:t>directory</w:t>
      </w:r>
      <w:proofErr w:type="gramEnd"/>
      <w:r w:rsidR="00A82931" w:rsidRPr="0098259C">
        <w:t xml:space="preserve"> can contain the </w:t>
      </w:r>
      <w:r w:rsidR="003E31D6" w:rsidRPr="0098259C">
        <w:t>model</w:t>
      </w:r>
      <w:r w:rsidR="00A82931" w:rsidRPr="0098259C">
        <w:t xml:space="preserve"> file in the tool specific file format.</w:t>
      </w:r>
    </w:p>
    <w:p w14:paraId="5C398999" w14:textId="1B5D68B0" w:rsidR="004330D4" w:rsidRPr="0098259C" w:rsidRDefault="00AA7C44" w:rsidP="000A6219">
      <w:pPr>
        <w:pStyle w:val="Textkrper"/>
        <w:rPr>
          <w:i/>
        </w:rPr>
      </w:pPr>
      <w:r w:rsidRPr="0098259C">
        <w:t>[</w:t>
      </w:r>
      <w:r w:rsidR="004330D4" w:rsidRPr="0098259C">
        <w:rPr>
          <w:i/>
        </w:rPr>
        <w:t xml:space="preserve">Note, the header files </w:t>
      </w:r>
      <w:del w:id="3119" w:author="Otter, Martin" w:date="2014-04-09T11:00:00Z">
        <w:r w:rsidR="00950F8C" w:rsidDel="00140C25">
          <w:rPr>
            <w:rFonts w:ascii="Courier New" w:hAnsi="Courier New" w:cs="Courier New"/>
            <w:i/>
            <w:sz w:val="19"/>
            <w:szCs w:val="19"/>
          </w:rPr>
          <w:delText>fmi</w:delText>
        </w:r>
      </w:del>
      <w:proofErr w:type="gramStart"/>
      <w:ins w:id="3120" w:author="Otter, Martin" w:date="2014-04-09T11:00:00Z">
        <w:r w:rsidR="00140C25">
          <w:rPr>
            <w:rFonts w:ascii="Courier New" w:hAnsi="Courier New" w:cs="Courier New"/>
            <w:i/>
            <w:sz w:val="19"/>
            <w:szCs w:val="19"/>
          </w:rPr>
          <w:t>fmi2</w:t>
        </w:r>
      </w:ins>
      <w:r w:rsidR="00950F8C">
        <w:rPr>
          <w:rFonts w:ascii="Courier New" w:hAnsi="Courier New" w:cs="Courier New"/>
          <w:i/>
          <w:sz w:val="19"/>
          <w:szCs w:val="19"/>
        </w:rPr>
        <w:t xml:space="preserve">TypesPlatform.h </w:t>
      </w:r>
      <w:r w:rsidR="004330D4" w:rsidRPr="0098259C">
        <w:rPr>
          <w:i/>
        </w:rPr>
        <w:t xml:space="preserve"> and</w:t>
      </w:r>
      <w:proofErr w:type="gramEnd"/>
      <w:r w:rsidR="004330D4" w:rsidRPr="0098259C">
        <w:rPr>
          <w:i/>
        </w:rPr>
        <w:t xml:space="preserve"> </w:t>
      </w:r>
      <w:del w:id="3121" w:author="Otter, Martin" w:date="2014-04-09T11:00:00Z">
        <w:r w:rsidR="007D15E7" w:rsidRPr="0098259C" w:rsidDel="00140C25">
          <w:rPr>
            <w:rStyle w:val="CODE"/>
            <w:i/>
          </w:rPr>
          <w:delText>fmi</w:delText>
        </w:r>
      </w:del>
      <w:ins w:id="3122" w:author="Otter, Martin" w:date="2014-04-09T11:00:00Z">
        <w:r w:rsidR="00140C25">
          <w:rPr>
            <w:rStyle w:val="CODE"/>
            <w:i/>
          </w:rPr>
          <w:t>fmi2</w:t>
        </w:r>
      </w:ins>
      <w:r w:rsidR="007D15E7" w:rsidRPr="0098259C">
        <w:rPr>
          <w:rStyle w:val="CODE"/>
          <w:i/>
        </w:rPr>
        <w:t>FunctionTypes.h/</w:t>
      </w:r>
      <w:del w:id="3123" w:author="Otter, Martin" w:date="2014-04-09T11:00:00Z">
        <w:r w:rsidR="00121934" w:rsidRPr="0098259C" w:rsidDel="00140C25">
          <w:rPr>
            <w:rStyle w:val="CODE"/>
            <w:i/>
          </w:rPr>
          <w:delText>fmi</w:delText>
        </w:r>
      </w:del>
      <w:ins w:id="3124" w:author="Otter, Martin" w:date="2014-04-09T11:00:00Z">
        <w:r w:rsidR="00140C25">
          <w:rPr>
            <w:rStyle w:val="CODE"/>
            <w:i/>
          </w:rPr>
          <w:t>fmi2</w:t>
        </w:r>
      </w:ins>
      <w:r w:rsidR="004330D4" w:rsidRPr="0098259C">
        <w:rPr>
          <w:rStyle w:val="CODE"/>
          <w:i/>
        </w:rPr>
        <w:t>Functions.h</w:t>
      </w:r>
      <w:r w:rsidR="004330D4" w:rsidRPr="0098259C">
        <w:rPr>
          <w:i/>
        </w:rPr>
        <w:t xml:space="preserve"> are not included in the FMU due to the following reasons:</w:t>
      </w:r>
    </w:p>
    <w:p w14:paraId="2660A30D" w14:textId="516CEA17" w:rsidR="004330D4" w:rsidRPr="0098259C" w:rsidRDefault="00950F8C" w:rsidP="007D15E7">
      <w:pPr>
        <w:pStyle w:val="BulletItemFirst"/>
        <w:spacing w:before="120"/>
        <w:rPr>
          <w:i/>
        </w:rPr>
      </w:pPr>
      <w:del w:id="3125" w:author="Otter, Martin" w:date="2014-04-09T11:00:00Z">
        <w:r w:rsidDel="00140C25">
          <w:rPr>
            <w:rStyle w:val="CODE"/>
            <w:i/>
          </w:rPr>
          <w:delText>fmi</w:delText>
        </w:r>
      </w:del>
      <w:proofErr w:type="gramStart"/>
      <w:ins w:id="3126" w:author="Otter, Martin" w:date="2014-04-09T11:00:00Z">
        <w:r w:rsidR="00140C25">
          <w:rPr>
            <w:rStyle w:val="CODE"/>
            <w:i/>
          </w:rPr>
          <w:t>fmi2</w:t>
        </w:r>
      </w:ins>
      <w:r>
        <w:rPr>
          <w:rStyle w:val="CODE"/>
          <w:i/>
        </w:rPr>
        <w:t xml:space="preserve">TypesPlatform.h </w:t>
      </w:r>
      <w:r w:rsidR="004330D4" w:rsidRPr="0098259C">
        <w:rPr>
          <w:i/>
        </w:rPr>
        <w:t xml:space="preserve"> makes</w:t>
      </w:r>
      <w:proofErr w:type="gramEnd"/>
      <w:r w:rsidR="004330D4" w:rsidRPr="0098259C">
        <w:rPr>
          <w:i/>
        </w:rPr>
        <w:t xml:space="preserve">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 xml:space="preserve">for example </w:t>
      </w:r>
      <w:r w:rsidR="004330D4" w:rsidRPr="0098259C">
        <w:rPr>
          <w:i/>
        </w:rPr>
        <w:t xml:space="preserve">win32 for 32-bit machine or linux64 for 64-bit machine). Furthermore, the version that was used to construct the FMU can also be inquired via function </w:t>
      </w:r>
      <w:del w:id="3127" w:author="Otter, Martin" w:date="2014-04-09T11:00:00Z">
        <w:r w:rsidR="00121934" w:rsidRPr="0098259C" w:rsidDel="00140C25">
          <w:rPr>
            <w:rStyle w:val="CODE"/>
            <w:i/>
          </w:rPr>
          <w:delText>fmi</w:delText>
        </w:r>
      </w:del>
      <w:proofErr w:type="gramStart"/>
      <w:ins w:id="3128" w:author="Otter, Martin" w:date="2014-04-09T11:00:00Z">
        <w:r w:rsidR="00140C25">
          <w:rPr>
            <w:rStyle w:val="CODE"/>
            <w:i/>
          </w:rPr>
          <w:t>fmi2</w:t>
        </w:r>
      </w:ins>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645BF5D9" w14:textId="2DA672EB" w:rsidR="004330D4" w:rsidRPr="0098259C" w:rsidDel="0065491B" w:rsidRDefault="007D15E7" w:rsidP="007D15E7">
      <w:pPr>
        <w:pStyle w:val="BulletItemFirst"/>
        <w:spacing w:before="120"/>
        <w:rPr>
          <w:del w:id="3129" w:author="Otter, Martin" w:date="2014-04-25T18:09:00Z"/>
          <w:i/>
        </w:rPr>
      </w:pPr>
      <w:del w:id="3130" w:author="Otter, Martin" w:date="2014-04-09T11:00:00Z">
        <w:r w:rsidRPr="0098259C" w:rsidDel="00140C25">
          <w:rPr>
            <w:rStyle w:val="CODE"/>
            <w:i/>
          </w:rPr>
          <w:delText>fmi</w:delText>
        </w:r>
      </w:del>
      <w:proofErr w:type="gramStart"/>
      <w:ins w:id="3131" w:author="Otter, Martin" w:date="2014-04-09T11:00:00Z">
        <w:r w:rsidR="00140C25">
          <w:rPr>
            <w:rStyle w:val="CODE"/>
            <w:i/>
          </w:rPr>
          <w:t>fmi2</w:t>
        </w:r>
      </w:ins>
      <w:r w:rsidRPr="0098259C">
        <w:rPr>
          <w:rStyle w:val="CODE"/>
          <w:i/>
        </w:rPr>
        <w:t>FunctionTypes.h/</w:t>
      </w:r>
      <w:del w:id="3132" w:author="Otter, Martin" w:date="2014-04-09T11:00:00Z">
        <w:r w:rsidR="00121934" w:rsidRPr="0098259C" w:rsidDel="00140C25">
          <w:rPr>
            <w:rStyle w:val="CODE"/>
            <w:i/>
          </w:rPr>
          <w:delText>fmi</w:delText>
        </w:r>
      </w:del>
      <w:ins w:id="3133" w:author="Otter, Martin" w:date="2014-04-09T11:00:00Z">
        <w:r w:rsidR="00140C25">
          <w:rPr>
            <w:rStyle w:val="CODE"/>
            <w:i/>
          </w:rPr>
          <w:t>fmi2</w:t>
        </w:r>
      </w:ins>
      <w:r w:rsidR="004330D4" w:rsidRPr="0098259C">
        <w:rPr>
          <w:rStyle w:val="CODE"/>
          <w:i/>
        </w:rPr>
        <w:t>Functions.h</w:t>
      </w:r>
      <w:proofErr w:type="gramEnd"/>
      <w:r w:rsidR="004330D4" w:rsidRPr="0098259C">
        <w:rPr>
          <w:i/>
        </w:rPr>
        <w:t xml:space="preserve"> </w:t>
      </w:r>
      <w:r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ins w:id="3134" w:author="Otter, Martin" w:date="2014-04-15T14:43:00Z">
        <w:r w:rsidR="008E76A9">
          <w:rPr>
            <w:rStyle w:val="CODE"/>
            <w:b/>
            <w:i/>
          </w:rPr>
          <w:t>xml</w:t>
        </w:r>
      </w:ins>
      <w:del w:id="3135" w:author="Otter, Martin" w:date="2014-04-15T14:43:00Z">
        <w:r w:rsidR="00374F39" w:rsidRPr="0098259C" w:rsidDel="008E76A9">
          <w:rPr>
            <w:rStyle w:val="CODE"/>
            <w:b/>
            <w:i/>
          </w:rPr>
          <w:delText>XML</w:delText>
        </w:r>
      </w:del>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 xml:space="preserve">s. It would therefore be counter productive (unsafe), if this header file would be present. </w:t>
      </w:r>
      <w:r w:rsidR="004330D4" w:rsidRPr="0098259C">
        <w:rPr>
          <w:i/>
        </w:rPr>
        <w:br/>
        <w:t>Th</w:t>
      </w:r>
      <w:r w:rsidRPr="0098259C">
        <w:rPr>
          <w:i/>
        </w:rPr>
        <w:t>e</w:t>
      </w:r>
      <w:r w:rsidR="004330D4" w:rsidRPr="0098259C">
        <w:rPr>
          <w:i/>
        </w:rPr>
        <w:t>s</w:t>
      </w:r>
      <w:r w:rsidRPr="0098259C">
        <w:rPr>
          <w:i/>
        </w:rPr>
        <w:t>e</w:t>
      </w:r>
      <w:r w:rsidR="004330D4" w:rsidRPr="0098259C">
        <w:rPr>
          <w:i/>
        </w:rPr>
        <w:t xml:space="preserve"> header file</w:t>
      </w:r>
      <w:r w:rsidRPr="0098259C">
        <w:rPr>
          <w:i/>
        </w:rPr>
        <w:t>s</w:t>
      </w:r>
      <w:r w:rsidR="004330D4" w:rsidRPr="0098259C">
        <w:rPr>
          <w:i/>
        </w:rPr>
        <w:t xml:space="preserve"> </w:t>
      </w:r>
      <w:r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Pr="0098259C">
        <w:rPr>
          <w:i/>
        </w:rPr>
        <w:t>ey are</w:t>
      </w:r>
      <w:r w:rsidR="004330D4" w:rsidRPr="0098259C">
        <w:rPr>
          <w:i/>
        </w:rPr>
        <w:t xml:space="preserve"> already utilized to build the target simulator executable. Via attribute </w:t>
      </w:r>
      <w:r w:rsidR="004330D4" w:rsidRPr="0098259C">
        <w:rPr>
          <w:rStyle w:val="CODE"/>
          <w:i/>
        </w:rPr>
        <w:t>fmiVersion</w:t>
      </w:r>
      <w:r w:rsidR="004330D4" w:rsidRPr="0098259C">
        <w:rPr>
          <w:i/>
        </w:rPr>
        <w:t xml:space="preserve"> in file </w:t>
      </w:r>
      <w:r w:rsidR="004330D4" w:rsidRPr="0098259C">
        <w:rPr>
          <w:rStyle w:val="CODE"/>
          <w:b/>
          <w:i/>
        </w:rPr>
        <w:t>modelDescription.</w:t>
      </w:r>
      <w:ins w:id="3136" w:author="Otter, Martin" w:date="2014-04-15T14:43:00Z">
        <w:r w:rsidR="008E76A9">
          <w:rPr>
            <w:rStyle w:val="CODE"/>
            <w:b/>
            <w:i/>
          </w:rPr>
          <w:t>xml</w:t>
        </w:r>
      </w:ins>
      <w:del w:id="3137" w:author="Otter, Martin" w:date="2014-04-15T14:43:00Z">
        <w:r w:rsidR="00374F39" w:rsidRPr="0098259C" w:rsidDel="008E76A9">
          <w:rPr>
            <w:rStyle w:val="CODE"/>
            <w:b/>
            <w:i/>
          </w:rPr>
          <w:delText>XML</w:delText>
        </w:r>
      </w:del>
      <w:r w:rsidR="004330D4" w:rsidRPr="0098259C">
        <w:rPr>
          <w:i/>
        </w:rPr>
        <w:t xml:space="preserve"> or via function call </w:t>
      </w:r>
      <w:del w:id="3138" w:author="Otter, Martin" w:date="2014-04-09T11:00:00Z">
        <w:r w:rsidR="004330D4" w:rsidRPr="0098259C" w:rsidDel="00140C25">
          <w:rPr>
            <w:rStyle w:val="CODE"/>
            <w:i/>
          </w:rPr>
          <w:delText>fmi</w:delText>
        </w:r>
      </w:del>
      <w:proofErr w:type="gramStart"/>
      <w:ins w:id="3139" w:author="Otter, Martin" w:date="2014-04-09T11:00:00Z">
        <w:r w:rsidR="00140C25">
          <w:rPr>
            <w:rStyle w:val="CODE"/>
            <w:i/>
          </w:rPr>
          <w:t>fmi2</w:t>
        </w:r>
      </w:ins>
      <w:r w:rsidR="004330D4" w:rsidRPr="0098259C">
        <w:rPr>
          <w:rStyle w:val="CODE"/>
          <w:i/>
        </w:rPr>
        <w:t>GetVersion(</w:t>
      </w:r>
      <w:proofErr w:type="gramEnd"/>
      <w:r w:rsidR="004330D4" w:rsidRPr="0098259C">
        <w:rPr>
          <w:rStyle w:val="CODE"/>
          <w:i/>
        </w:rPr>
        <w:t>)</w:t>
      </w:r>
      <w:r w:rsidR="004330D4" w:rsidRPr="0098259C">
        <w:rPr>
          <w:i/>
        </w:rPr>
        <w:t xml:space="preserve"> the version number of th</w:t>
      </w:r>
      <w:r w:rsidR="00DE590F" w:rsidRPr="0098259C">
        <w:rPr>
          <w:i/>
        </w:rPr>
        <w:t>e</w:t>
      </w:r>
      <w:r w:rsidR="004330D4" w:rsidRPr="0098259C">
        <w:rPr>
          <w:i/>
        </w:rPr>
        <w:t xml:space="preserve"> header file used to construct the FMU can be deduced. </w:t>
      </w:r>
    </w:p>
    <w:p w14:paraId="36F374A7" w14:textId="49CF4EFC" w:rsidR="00AA7C44" w:rsidRPr="0098259C" w:rsidRDefault="00AA7C44">
      <w:pPr>
        <w:pStyle w:val="BulletItemFirst"/>
        <w:spacing w:before="120"/>
        <w:pPrChange w:id="3140" w:author="Otter, Martin" w:date="2014-04-25T18:09:00Z">
          <w:pPr>
            <w:pStyle w:val="BulletItemFirst"/>
          </w:pPr>
        </w:pPrChange>
      </w:pPr>
      <w:r w:rsidRPr="0098259C">
        <w:t>]</w:t>
      </w:r>
    </w:p>
    <w:p w14:paraId="34CEF6F2" w14:textId="1D909832" w:rsidR="0040611D" w:rsidRPr="0098259C" w:rsidDel="00DD3001" w:rsidRDefault="0040611D" w:rsidP="0040611D">
      <w:pPr>
        <w:pStyle w:val="berschrift2"/>
        <w:rPr>
          <w:del w:id="3141" w:author="Otter, Martin" w:date="2014-04-24T11:10:00Z"/>
        </w:rPr>
      </w:pPr>
      <w:bookmarkStart w:id="3142" w:name="_Toc386120247"/>
      <w:bookmarkStart w:id="3143" w:name="_Toc386120722"/>
      <w:bookmarkStart w:id="3144" w:name="_Toc392581852"/>
      <w:bookmarkStart w:id="3145" w:name="_Toc393466406"/>
      <w:del w:id="3146" w:author="Otter, Martin" w:date="2014-04-24T11:10:00Z">
        <w:r w:rsidRPr="0098259C" w:rsidDel="00DD3001">
          <w:delText>Hierarchical FMUs</w:delText>
        </w:r>
        <w:bookmarkStart w:id="3147" w:name="_Toc386180612"/>
        <w:bookmarkStart w:id="3148" w:name="_Toc386210923"/>
        <w:bookmarkStart w:id="3149" w:name="_Toc386211118"/>
        <w:bookmarkStart w:id="3150" w:name="_Toc393385468"/>
        <w:bookmarkStart w:id="3151" w:name="_Toc393453691"/>
        <w:bookmarkEnd w:id="3142"/>
        <w:bookmarkEnd w:id="3143"/>
        <w:bookmarkEnd w:id="3144"/>
        <w:bookmarkEnd w:id="3145"/>
        <w:bookmarkEnd w:id="3147"/>
        <w:bookmarkEnd w:id="3148"/>
        <w:bookmarkEnd w:id="3149"/>
        <w:bookmarkEnd w:id="3150"/>
        <w:bookmarkEnd w:id="3151"/>
      </w:del>
    </w:p>
    <w:p w14:paraId="02E4784F" w14:textId="1E9FF0C1" w:rsidR="0040611D" w:rsidRPr="0098259C" w:rsidDel="00DD3001" w:rsidRDefault="0040611D" w:rsidP="0040611D">
      <w:pPr>
        <w:pStyle w:val="Textkrper"/>
        <w:rPr>
          <w:del w:id="3152" w:author="Otter, Martin" w:date="2014-04-24T11:10:00Z"/>
        </w:rPr>
      </w:pPr>
      <w:del w:id="3153" w:author="Otter, Martin" w:date="2014-04-24T11:10:00Z">
        <w:r w:rsidRPr="0098259C" w:rsidDel="00DD3001">
          <w:delText xml:space="preserve">An FMU may use other FMUs which may use other FMUs. So an FMU may consist of a hierarchy of FMUs (also called external FMUs). All variables in an external FMU that shall be visible and/or accessible from the environment need to be “exposed”, </w:delText>
        </w:r>
        <w:r w:rsidR="00D73B94" w:rsidRPr="0098259C" w:rsidDel="00DD3001">
          <w:delText>in other words</w:delText>
        </w:r>
        <w:r w:rsidRPr="0098259C" w:rsidDel="00DD3001">
          <w:delText xml:space="preserve"> in the root-level FMU a corresponding variable needs to be defined and in the generated code this variable must be assigned to the corresponding variable of the external FMU. As a result, only variables from the top most FMU are visible/accessible from the environment where the FMU is called. Note, in case of FMI for model exchange, continuous states of an external FMU must always be exposed. The hierarchical FMU structure is not exposed in the FMU distribution, so in the model </w:delText>
        </w:r>
        <w:r w:rsidR="00374F39" w:rsidRPr="0098259C" w:rsidDel="00DD3001">
          <w:delText>zip file</w:delText>
        </w:r>
        <w:r w:rsidRPr="0098259C" w:rsidDel="00DD3001">
          <w:delText xml:space="preserve"> only one FMU is contained. </w:delText>
        </w:r>
        <w:bookmarkStart w:id="3154" w:name="_Toc386180613"/>
        <w:bookmarkStart w:id="3155" w:name="_Toc386210924"/>
        <w:bookmarkStart w:id="3156" w:name="_Toc386211119"/>
        <w:bookmarkStart w:id="3157" w:name="_Toc393385469"/>
        <w:bookmarkStart w:id="3158" w:name="_Toc393453692"/>
        <w:bookmarkEnd w:id="3154"/>
        <w:bookmarkEnd w:id="3155"/>
        <w:bookmarkEnd w:id="3156"/>
        <w:bookmarkEnd w:id="3157"/>
        <w:bookmarkEnd w:id="3158"/>
      </w:del>
    </w:p>
    <w:p w14:paraId="11E832BD" w14:textId="77777777" w:rsidR="00990EFE" w:rsidRPr="0098259C" w:rsidRDefault="00D16733" w:rsidP="00990EFE">
      <w:pPr>
        <w:pStyle w:val="berschrift1"/>
      </w:pPr>
      <w:bookmarkStart w:id="3159" w:name="_Ref289417789"/>
      <w:bookmarkStart w:id="3160" w:name="_Ref289418150"/>
      <w:bookmarkStart w:id="3161" w:name="_Ref289418174"/>
      <w:bookmarkStart w:id="3162" w:name="_Toc393466407"/>
      <w:r w:rsidRPr="0098259C">
        <w:lastRenderedPageBreak/>
        <w:t>FMI for Model Exchange</w:t>
      </w:r>
      <w:bookmarkEnd w:id="314"/>
      <w:bookmarkEnd w:id="315"/>
      <w:bookmarkEnd w:id="316"/>
      <w:bookmarkEnd w:id="317"/>
      <w:bookmarkEnd w:id="3159"/>
      <w:bookmarkEnd w:id="3160"/>
      <w:bookmarkEnd w:id="3161"/>
      <w:bookmarkEnd w:id="3162"/>
    </w:p>
    <w:p w14:paraId="13EF2D72" w14:textId="77777777"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 the next figure:</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7A93F388">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8480"/>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3200BB" w:rsidRDefault="003200BB"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780"/>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3200BB" w:rsidRDefault="003200BB" w:rsidP="00233C3F">
                              <w:pPr>
                                <w:autoSpaceDE w:val="0"/>
                                <w:autoSpaceDN w:val="0"/>
                                <w:adjustRightInd w:val="0"/>
                                <w:jc w:val="center"/>
                                <w:rPr>
                                  <w:b/>
                                  <w:bCs/>
                                  <w:color w:val="000000"/>
                                  <w:sz w:val="22"/>
                                  <w:szCs w:val="22"/>
                                </w:rPr>
                              </w:pPr>
                              <w:proofErr w:type="gramStart"/>
                              <w:r>
                                <w:rPr>
                                  <w:b/>
                                  <w:bCs/>
                                  <w:color w:val="000000"/>
                                  <w:sz w:val="22"/>
                                  <w:szCs w:val="22"/>
                                </w:rPr>
                                <w:t>u</w:t>
                              </w:r>
                              <w:proofErr w:type="gramEnd"/>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610"/>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3200BB" w:rsidRDefault="003200BB" w:rsidP="00233C3F">
                              <w:pPr>
                                <w:autoSpaceDE w:val="0"/>
                                <w:autoSpaceDN w:val="0"/>
                                <w:adjustRightInd w:val="0"/>
                                <w:jc w:val="center"/>
                                <w:rPr>
                                  <w:b/>
                                  <w:bCs/>
                                  <w:color w:val="000000"/>
                                  <w:sz w:val="22"/>
                                  <w:szCs w:val="22"/>
                                </w:rPr>
                              </w:pPr>
                              <w:proofErr w:type="gramStart"/>
                              <w:r>
                                <w:rPr>
                                  <w:b/>
                                  <w:bCs/>
                                  <w:color w:val="000000"/>
                                  <w:sz w:val="22"/>
                                  <w:szCs w:val="22"/>
                                </w:rPr>
                                <w:t>y</w:t>
                              </w:r>
                              <w:proofErr w:type="gramEnd"/>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85"/>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3200BB" w:rsidRDefault="003200BB"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780"/>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3200BB" w:rsidRPr="00AF0F21" w:rsidRDefault="003200BB" w:rsidP="00233C3F">
                              <w:pPr>
                                <w:autoSpaceDE w:val="0"/>
                                <w:autoSpaceDN w:val="0"/>
                                <w:adjustRightInd w:val="0"/>
                                <w:rPr>
                                  <w:b/>
                                  <w:bCs/>
                                  <w:color w:val="000000"/>
                                  <w:sz w:val="22"/>
                                  <w:szCs w:val="22"/>
                                  <w:vertAlign w:val="subscript"/>
                                </w:rPr>
                              </w:pPr>
                              <w:proofErr w:type="gramStart"/>
                              <w:r>
                                <w:rPr>
                                  <w:b/>
                                  <w:bCs/>
                                  <w:color w:val="000000"/>
                                  <w:sz w:val="22"/>
                                  <w:szCs w:val="22"/>
                                </w:rPr>
                                <w:t>x</w:t>
                              </w:r>
                              <w:r>
                                <w:rPr>
                                  <w:b/>
                                  <w:bCs/>
                                  <w:color w:val="000000"/>
                                  <w:sz w:val="22"/>
                                  <w:szCs w:val="22"/>
                                  <w:vertAlign w:val="subscript"/>
                                </w:rPr>
                                <w:t>c</w:t>
                              </w:r>
                              <w:proofErr w:type="gramEnd"/>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545156"/>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3200BB" w:rsidRDefault="003200BB" w:rsidP="00233C3F">
                              <w:pPr>
                                <w:autoSpaceDE w:val="0"/>
                                <w:autoSpaceDN w:val="0"/>
                                <w:adjustRightInd w:val="0"/>
                                <w:rPr>
                                  <w:i/>
                                  <w:iCs/>
                                  <w:color w:val="000000"/>
                                  <w:sz w:val="22"/>
                                  <w:szCs w:val="22"/>
                                </w:rPr>
                              </w:pPr>
                              <w:proofErr w:type="gramStart"/>
                              <w:r>
                                <w:rPr>
                                  <w:i/>
                                  <w:iCs/>
                                  <w:color w:val="000000"/>
                                  <w:sz w:val="22"/>
                                  <w:szCs w:val="22"/>
                                </w:rPr>
                                <w:t>t</w:t>
                              </w:r>
                              <w:proofErr w:type="gramEnd"/>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3200BB" w:rsidRPr="00AF0F21" w:rsidRDefault="003200BB"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3200BB" w14:paraId="1F6390BC" w14:textId="77777777" w:rsidTr="00233C3F">
                                <w:tc>
                                  <w:tcPr>
                                    <w:tcW w:w="476" w:type="dxa"/>
                                    <w:gridSpan w:val="2"/>
                                  </w:tcPr>
                                  <w:p w14:paraId="7663E936" w14:textId="77777777" w:rsidR="003200BB" w:rsidRPr="00BD4780" w:rsidRDefault="003200BB">
                                    <w:pPr>
                                      <w:rPr>
                                        <w:i/>
                                      </w:rPr>
                                    </w:pPr>
                                    <w:r w:rsidRPr="00BD4780">
                                      <w:rPr>
                                        <w:i/>
                                      </w:rPr>
                                      <w:t>t</w:t>
                                    </w:r>
                                  </w:p>
                                </w:tc>
                                <w:tc>
                                  <w:tcPr>
                                    <w:tcW w:w="4889" w:type="dxa"/>
                                  </w:tcPr>
                                  <w:p w14:paraId="71F6AD4E" w14:textId="77777777" w:rsidR="003200BB" w:rsidRDefault="003200BB">
                                    <w:r>
                                      <w:t>time</w:t>
                                    </w:r>
                                  </w:p>
                                </w:tc>
                              </w:tr>
                              <w:tr w:rsidR="003200BB" w14:paraId="363538A7" w14:textId="77777777" w:rsidTr="00233C3F">
                                <w:tc>
                                  <w:tcPr>
                                    <w:tcW w:w="476" w:type="dxa"/>
                                    <w:gridSpan w:val="2"/>
                                  </w:tcPr>
                                  <w:p w14:paraId="49B43877" w14:textId="77777777" w:rsidR="003200BB" w:rsidRPr="00BD4780" w:rsidRDefault="003200BB">
                                    <w:pPr>
                                      <w:rPr>
                                        <w:b/>
                                      </w:rPr>
                                    </w:pPr>
                                    <w:r>
                                      <w:rPr>
                                        <w:b/>
                                      </w:rPr>
                                      <w:t>v</w:t>
                                    </w:r>
                                    <w:r w:rsidRPr="006F760E">
                                      <w:rPr>
                                        <w:vertAlign w:val="subscript"/>
                                      </w:rPr>
                                      <w:t>start</w:t>
                                    </w:r>
                                  </w:p>
                                </w:tc>
                                <w:tc>
                                  <w:tcPr>
                                    <w:tcW w:w="4889" w:type="dxa"/>
                                  </w:tcPr>
                                  <w:p w14:paraId="21E7019A" w14:textId="77777777" w:rsidR="003200BB" w:rsidRDefault="003200BB" w:rsidP="00233C3F">
                                    <w:r>
                                      <w:t>variables with initial = “exact” (parameters, …)</w:t>
                                    </w:r>
                                  </w:p>
                                </w:tc>
                              </w:tr>
                              <w:tr w:rsidR="003200BB" w14:paraId="792BE874" w14:textId="77777777" w:rsidTr="00233C3F">
                                <w:tc>
                                  <w:tcPr>
                                    <w:tcW w:w="476" w:type="dxa"/>
                                    <w:gridSpan w:val="2"/>
                                  </w:tcPr>
                                  <w:p w14:paraId="32CB31FD" w14:textId="77777777" w:rsidR="003200BB" w:rsidRPr="00BD4780" w:rsidRDefault="003200BB">
                                    <w:pPr>
                                      <w:rPr>
                                        <w:b/>
                                      </w:rPr>
                                    </w:pPr>
                                    <w:r w:rsidRPr="00BD4780">
                                      <w:rPr>
                                        <w:b/>
                                      </w:rPr>
                                      <w:t>u</w:t>
                                    </w:r>
                                    <w:r w:rsidRPr="00386DDF">
                                      <w:t>(t)</w:t>
                                    </w:r>
                                  </w:p>
                                </w:tc>
                                <w:tc>
                                  <w:tcPr>
                                    <w:tcW w:w="4889" w:type="dxa"/>
                                  </w:tcPr>
                                  <w:p w14:paraId="38499027" w14:textId="77777777" w:rsidR="003200BB" w:rsidRDefault="003200BB" w:rsidP="00233C3F">
                                    <w:r>
                                      <w:t>inputs (continuous-time and/or discrete-time)</w:t>
                                    </w:r>
                                  </w:p>
                                </w:tc>
                              </w:tr>
                              <w:tr w:rsidR="003200BB" w14:paraId="709CE05D" w14:textId="77777777" w:rsidTr="00233C3F">
                                <w:tc>
                                  <w:tcPr>
                                    <w:tcW w:w="476" w:type="dxa"/>
                                    <w:gridSpan w:val="2"/>
                                  </w:tcPr>
                                  <w:p w14:paraId="2481A480" w14:textId="77777777" w:rsidR="003200BB" w:rsidRPr="00BD4780" w:rsidRDefault="003200BB">
                                    <w:pPr>
                                      <w:rPr>
                                        <w:b/>
                                      </w:rPr>
                                    </w:pPr>
                                    <w:r w:rsidRPr="00BD4780">
                                      <w:rPr>
                                        <w:b/>
                                      </w:rPr>
                                      <w:t>y</w:t>
                                    </w:r>
                                    <w:r w:rsidRPr="00386DDF">
                                      <w:t>(t)</w:t>
                                    </w:r>
                                  </w:p>
                                </w:tc>
                                <w:tc>
                                  <w:tcPr>
                                    <w:tcW w:w="4889" w:type="dxa"/>
                                  </w:tcPr>
                                  <w:p w14:paraId="1C908DCE" w14:textId="77777777" w:rsidR="003200BB" w:rsidRDefault="003200BB" w:rsidP="00233C3F">
                                    <w:r>
                                      <w:t>outputs (continuous-time and/or discrete-time)</w:t>
                                    </w:r>
                                  </w:p>
                                </w:tc>
                              </w:tr>
                              <w:tr w:rsidR="003200BB" w14:paraId="79CA9D02" w14:textId="77777777" w:rsidTr="00233C3F">
                                <w:tc>
                                  <w:tcPr>
                                    <w:tcW w:w="476" w:type="dxa"/>
                                    <w:gridSpan w:val="2"/>
                                  </w:tcPr>
                                  <w:p w14:paraId="4D584965" w14:textId="77777777" w:rsidR="003200BB" w:rsidRPr="00BD4780" w:rsidRDefault="003200BB" w:rsidP="00233C3F">
                                    <w:pPr>
                                      <w:rPr>
                                        <w:b/>
                                      </w:rPr>
                                    </w:pPr>
                                    <w:r>
                                      <w:rPr>
                                        <w:b/>
                                      </w:rPr>
                                      <w:t>w</w:t>
                                    </w:r>
                                    <w:r w:rsidRPr="00386DDF">
                                      <w:t>(t)</w:t>
                                    </w:r>
                                  </w:p>
                                </w:tc>
                                <w:tc>
                                  <w:tcPr>
                                    <w:tcW w:w="4889" w:type="dxa"/>
                                  </w:tcPr>
                                  <w:p w14:paraId="4F047A09" w14:textId="77777777" w:rsidR="003200BB" w:rsidRDefault="003200BB" w:rsidP="00233C3F">
                                    <w:r>
                                      <w:t>local variables (continuous-time and/or discrete-time)</w:t>
                                    </w:r>
                                  </w:p>
                                </w:tc>
                              </w:tr>
                              <w:tr w:rsidR="003200BB" w14:paraId="114E85C7" w14:textId="77777777" w:rsidTr="00233C3F">
                                <w:trPr>
                                  <w:trHeight w:val="80"/>
                                </w:trPr>
                                <w:tc>
                                  <w:tcPr>
                                    <w:tcW w:w="476" w:type="dxa"/>
                                    <w:gridSpan w:val="2"/>
                                  </w:tcPr>
                                  <w:p w14:paraId="6CF64B96" w14:textId="77777777" w:rsidR="003200BB" w:rsidRPr="00BD4780" w:rsidRDefault="003200BB">
                                    <w:pPr>
                                      <w:rPr>
                                        <w:b/>
                                      </w:rPr>
                                    </w:pPr>
                                    <w:r w:rsidRPr="00BD4780">
                                      <w:rPr>
                                        <w:b/>
                                      </w:rPr>
                                      <w:t>z</w:t>
                                    </w:r>
                                    <w:r w:rsidRPr="00386DDF">
                                      <w:t>(t)</w:t>
                                    </w:r>
                                  </w:p>
                                </w:tc>
                                <w:tc>
                                  <w:tcPr>
                                    <w:tcW w:w="4889" w:type="dxa"/>
                                  </w:tcPr>
                                  <w:p w14:paraId="3FBEAF0E" w14:textId="77777777" w:rsidR="003200BB" w:rsidRDefault="003200BB">
                                    <w:r>
                                      <w:t>event indicators (continuous-time)</w:t>
                                    </w:r>
                                  </w:p>
                                </w:tc>
                              </w:tr>
                              <w:tr w:rsidR="003200BB" w14:paraId="15A1D92D" w14:textId="77777777" w:rsidTr="00233C3F">
                                <w:trPr>
                                  <w:trHeight w:val="283"/>
                                </w:trPr>
                                <w:tc>
                                  <w:tcPr>
                                    <w:tcW w:w="5365" w:type="dxa"/>
                                    <w:gridSpan w:val="3"/>
                                  </w:tcPr>
                                  <w:p w14:paraId="0C6EE708" w14:textId="77777777" w:rsidR="003200BB" w:rsidRDefault="003200BB" w:rsidP="00233C3F">
                                    <w:pPr>
                                      <w:spacing w:before="60"/>
                                    </w:pPr>
                                    <w:r>
                                      <w:t xml:space="preserve">Elements of local variables </w:t>
                                    </w:r>
                                    <w:r w:rsidRPr="00670B2F">
                                      <w:rPr>
                                        <w:b/>
                                      </w:rPr>
                                      <w:t>w</w:t>
                                    </w:r>
                                    <w:r>
                                      <w:t xml:space="preserve"> and/or outputs </w:t>
                                    </w:r>
                                    <w:r w:rsidRPr="00670B2F">
                                      <w:rPr>
                                        <w:b/>
                                      </w:rPr>
                                      <w:t>y</w:t>
                                    </w:r>
                                    <w:r>
                                      <w:t>:</w:t>
                                    </w:r>
                                  </w:p>
                                </w:tc>
                              </w:tr>
                              <w:tr w:rsidR="003200BB" w14:paraId="30B177AE" w14:textId="77777777" w:rsidTr="00233C3F">
                                <w:trPr>
                                  <w:trHeight w:val="80"/>
                                </w:trPr>
                                <w:tc>
                                  <w:tcPr>
                                    <w:tcW w:w="462" w:type="dxa"/>
                                  </w:tcPr>
                                  <w:p w14:paraId="7D1560D2" w14:textId="77777777" w:rsidR="003200BB" w:rsidRPr="00AF0F21" w:rsidRDefault="003200BB"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3200BB" w:rsidRDefault="003200BB" w:rsidP="00233C3F">
                                    <w:r>
                                      <w:t>continuous-time states (continuous between events)</w:t>
                                    </w:r>
                                  </w:p>
                                </w:tc>
                              </w:tr>
                              <w:tr w:rsidR="003200BB" w14:paraId="26647B16" w14:textId="77777777" w:rsidTr="00233C3F">
                                <w:trPr>
                                  <w:trHeight w:val="80"/>
                                </w:trPr>
                                <w:tc>
                                  <w:tcPr>
                                    <w:tcW w:w="462" w:type="dxa"/>
                                  </w:tcPr>
                                  <w:p w14:paraId="23490BF4" w14:textId="0DECE191" w:rsidR="003200BB" w:rsidRPr="00AF0F21" w:rsidRDefault="003200BB" w:rsidP="00233C3F">
                                    <w:pPr>
                                      <w:rPr>
                                        <w:b/>
                                        <w:vertAlign w:val="subscript"/>
                                      </w:rPr>
                                    </w:pPr>
                                    <w:del w:id="3163" w:author="Otter, Martin" w:date="2014-04-15T10:36:00Z">
                                      <w:r w:rsidRPr="00BD4780" w:rsidDel="001664C8">
                                        <w:rPr>
                                          <w:b/>
                                        </w:rPr>
                                        <w:delText>x</w:delText>
                                      </w:r>
                                      <w:r w:rsidDel="001664C8">
                                        <w:rPr>
                                          <w:b/>
                                          <w:vertAlign w:val="subscript"/>
                                        </w:rPr>
                                        <w:delText>d</w:delText>
                                      </w:r>
                                      <w:r w:rsidRPr="00386DDF" w:rsidDel="001664C8">
                                        <w:delText>(t)</w:delText>
                                      </w:r>
                                    </w:del>
                                  </w:p>
                                </w:tc>
                                <w:tc>
                                  <w:tcPr>
                                    <w:tcW w:w="4903" w:type="dxa"/>
                                    <w:gridSpan w:val="2"/>
                                  </w:tcPr>
                                  <w:p w14:paraId="445C5CE4" w14:textId="66F427DD" w:rsidR="003200BB" w:rsidRDefault="003200BB" w:rsidP="00233C3F">
                                    <w:del w:id="3164" w:author="Otter, Martin" w:date="2014-04-15T10:36:00Z">
                                      <w:r w:rsidDel="001664C8">
                                        <w:delText>discrete-time states (constant between events)</w:delText>
                                      </w:r>
                                    </w:del>
                                  </w:p>
                                </w:tc>
                              </w:tr>
                            </w:tbl>
                            <w:p w14:paraId="77D2AFD0" w14:textId="77777777" w:rsidR="003200BB" w:rsidRDefault="003200BB" w:rsidP="00233C3F"/>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570"/>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3200BB" w:rsidRDefault="003200BB"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84" name="Text Box 70"/>
                        <wps:cNvSpPr txBox="1">
                          <a:spLocks noChangeArrowheads="1"/>
                        </wps:cNvSpPr>
                        <wps:spPr bwMode="auto">
                          <a:xfrm>
                            <a:off x="2847976" y="19044"/>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3200BB" w:rsidRPr="00AF0F21" w:rsidRDefault="003200BB"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6889"/>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3200BB" w:rsidRPr="00AF0F21" w:rsidRDefault="00C8792E"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3200BB"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77777777" w:rsidR="003200BB" w:rsidRPr="00B43454" w:rsidRDefault="003200BB" w:rsidP="00233C3F">
                              <w:pPr>
                                <w:pStyle w:val="Beschriftung"/>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w:t>
                              </w:r>
                              <w:proofErr w:type="gramStart"/>
                              <w:r w:rsidRPr="0098259C">
                                <w:rPr>
                                  <w:b w:val="0"/>
                                </w:rPr>
                                <w:t>arrows :</w:t>
                              </w:r>
                              <w:proofErr w:type="gramEnd"/>
                              <w:r w:rsidRPr="0098259C">
                                <w:rPr>
                                  <w:b w:val="0"/>
                                </w:rPr>
                                <w:t xml:space="preserve"> I</w:t>
                              </w:r>
                              <w:r>
                                <w:rPr>
                                  <w:b w:val="0"/>
                                </w:rPr>
                                <w:t>nformation provided to the FMU.</w:t>
                              </w:r>
                              <w:r>
                                <w:rPr>
                                  <w:b w:val="0"/>
                                </w:rPr>
                                <w:br/>
                              </w:r>
                              <w:proofErr w:type="gramStart"/>
                              <w:r w:rsidRPr="006F760E">
                                <w:t>v</w:t>
                              </w:r>
                              <w:r w:rsidRPr="00DF3A0D">
                                <w:rPr>
                                  <w:vertAlign w:val="subscript"/>
                                </w:rPr>
                                <w:t>start</w:t>
                              </w:r>
                              <w:r>
                                <w:rPr>
                                  <w:b w:val="0"/>
                                </w:rPr>
                                <w:t>,</w:t>
                              </w:r>
                              <w:proofErr w:type="gramEnd"/>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id="Zeichenbereich 97" o:spid="_x0000_s1026"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">
                <v:shape id="_x0000_s1027" type="#_x0000_t75" style="position:absolute;width:61341;height:43122;visibility:visible;mso-wrap-style:square">
                  <v:fill o:detectmouseclick="t"/>
                  <v:path o:connecttype="none"/>
                </v:shape>
                <v:shape id="Text Box 27" o:spid="_x0000_s1028" type="#_x0000_t202" style="position:absolute;left:10528;top:30784;width:42634;height:3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5w8MA&#10;AADbAAAADwAAAGRycy9kb3ducmV2LnhtbESPQWvCQBCF74X+h2UK3uqmKiLRVVpBECmCmou3MTsm&#10;wexsurvG9N+7guDx8eZ9b95s0ZlatOR8ZVnBVz8BQZxbXXGhIDusPicgfEDWWFsmBf/kYTF/f5th&#10;qu2Nd9TuQyEihH2KCsoQmlRKn5dk0PdtQxy9s3UGQ5SukNrhLcJNLQdJMpYGK44NJTa0LCm/7K8m&#10;vmF5+XNyf8XmaI7ZMNv6di1/lep9dN9TEIG68Dp+ptdawWgEjy0RAH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75w8MAAADbAAAADwAAAAAAAAAAAAAAAACYAgAAZHJzL2Rv&#10;d25yZXYueG1sUEsFBgAAAAAEAAQA9QAAAIgDAAAAAA==&#10;" strokecolor="green" strokeweight="1.5pt">
                  <v:fill color2="#ff9" rotate="t" angle="45" focus="100%" type="gradient"/>
                  <v:shadow opacity=".5" offset="3pt,3pt"/>
                  <v:textbox style="mso-fit-shape-to-text:t">
                    <w:txbxContent>
                      <w:p w14:paraId="5FDA957E" w14:textId="77777777" w:rsidR="003200BB" w:rsidRDefault="003200BB" w:rsidP="00233C3F">
                        <w:pPr>
                          <w:autoSpaceDE w:val="0"/>
                          <w:autoSpaceDN w:val="0"/>
                          <w:adjustRightInd w:val="0"/>
                          <w:jc w:val="center"/>
                          <w:rPr>
                            <w:color w:val="000000"/>
                            <w:sz w:val="24"/>
                          </w:rPr>
                        </w:pPr>
                        <w:r>
                          <w:rPr>
                            <w:color w:val="000000"/>
                            <w:sz w:val="24"/>
                          </w:rPr>
                          <w:t>Solver</w:t>
                        </w:r>
                      </w:p>
                    </w:txbxContent>
                  </v:textbox>
                </v:shape>
                <v:rect id="Rectangle 28" o:spid="_x0000_s1029" style="position:absolute;left:10528;top:3701;width:43878;height:237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NzsQA&#10;AADbAAAADwAAAGRycy9kb3ducmV2LnhtbESPT4vCMBTE78J+h/AW9iKaumCVahR1WfDgxT8Hj8/m&#10;2Rabl5Jkte6nN4LgcZiZ3zDTeWtqcSXnK8sKBv0EBHFudcWFgsP+tzcG4QOyxtoyKbiTh/nsozPF&#10;TNsbb+m6C4WIEPYZKihDaDIpfV6SQd+3DXH0ztYZDFG6QmqHtwg3tfxOklQarDgulNjQqqT8svsz&#10;Cs5HU4xP3fa4bEb7rvv5v6cbrpT6+mwXExCB2vAOv9prrSAd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5zc7EAAAA2wAAAA8AAAAAAAAAAAAAAAAAmAIAAGRycy9k&#10;b3ducmV2LnhtbFBLBQYAAAAABAAEAPUAAACJAwAAAAA=&#10;" strokeweight="1.5pt">
                  <v:fill color2="#eaeaea" rotate="t" angle="45" focus="100%" type="gradient"/>
                </v:rect>
                <v:line id="Line 29" o:spid="_x0000_s1030" style="position:absolute;visibility:visible;mso-wrap-style:square" from="34912,450" to="34918,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3D0sIAAADbAAAADwAAAGRycy9kb3ducmV2LnhtbESPQWsCMRSE74L/IbyCF9GsHpayGqUt&#10;FPQktYrXx+a5Wbp5WZO4rv/eFASPw8x8wyzXvW1ERz7UjhXMphkI4tLpmisFh9/vyTuIEJE1No5J&#10;wZ0CrFfDwRIL7W78Q90+ViJBOBSowMTYFlKG0pDFMHUtcfLOzluMSfpKao+3BLeNnGdZLi3WnBYM&#10;tvRlqPzbX62C7Hgyuz5c8/KyPVn/Gc5HGndKjd76jwWISH18hZ/tjVaQ5/D/Jf0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3D0sIAAADbAAAADwAAAAAAAAAAAAAA&#10;AAChAgAAZHJzL2Rvd25yZXYueG1sUEsFBgAAAAAEAAQA+QAAAJADAAAAAA==&#10;" strokecolor="red" strokeweight="2.25pt">
                  <v:stroke endarrow="block" endarrowlength="long"/>
                </v:line>
                <v:rect id="Rectangle 30" o:spid="_x0000_s1031" style="position:absolute;left:15582;top:6209;width:34379;height:190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EacYA&#10;AADbAAAADwAAAGRycy9kb3ducmV2LnhtbESPUUvDQBCE34X+h2OFvkh7aZCYpr2WWlBE6IO1P2DJ&#10;bZPU3F7MrW3qr/cEwcdhZr5hluvBtepMfWg8G5hNE1DEpbcNVwYO70+THFQQZIutZzJwpQDr1ehm&#10;iYX1F36j814qFSEcCjRQi3SF1qGsyWGY+o44ekffO5Qo+0rbHi8R7lqdJkmmHTYcF2rsaFtT+bH/&#10;cga6ef66y08is8fvVO/usvT6ef9szPh22CxACQ3yH/5rv1gD2QP8fok/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zEacYAAADbAAAADwAAAAAAAAAAAAAAAACYAgAAZHJz&#10;L2Rvd25yZXYueG1sUEsFBgAAAAAEAAQA9QAAAIsDAAAAAA==&#10;" strokecolor="#339" strokeweight="1.5pt">
                  <v:fill color2="#bbe0e3" rotate="t" angle="45" focus="100%" type="gradient"/>
                  <v:shadow on="t" opacity=".5" offset="3pt,3pt"/>
                </v:rect>
                <v:shape id="Text Box 31" o:spid="_x0000_s1032" type="#_x0000_t202" style="position:absolute;left:12338;top:11607;width:230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4cLwA&#10;AADbAAAADwAAAGRycy9kb3ducmV2LnhtbERPSwrCMBDdC94hjOBOU12IVNNSBMWFIn4OMDZjW2wm&#10;pYm23t4sBJeP91+nvanFm1pXWVYwm0YgiHOrKy4U3K7byRKE88gaa8uk4EMO0mQ4WGOsbcdnel98&#10;IUIIuxgVlN43sZQuL8mgm9qGOHAP2xr0AbaF1C12IdzUch5FC2mw4tBQYkObkvLn5WUUYDHHYxf5&#10;e/Y4na+Hz6m773Sm1HjUZysQnnr/F//ce61gEcaGL+EHyOQ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C/DhwvAAAANsAAAAPAAAAAAAAAAAAAAAAAJgCAABkcnMvZG93bnJldi54&#10;bWxQSwUGAAAAAAQABAD1AAAAgQMAAAAA&#10;" filled="f" fillcolor="#bbe0e3" stroked="f">
                  <v:textbox style="mso-fit-shape-to-text:t">
                    <w:txbxContent>
                      <w:p w14:paraId="7A9712FC" w14:textId="77777777" w:rsidR="003200BB" w:rsidRDefault="003200BB" w:rsidP="00233C3F">
                        <w:pPr>
                          <w:autoSpaceDE w:val="0"/>
                          <w:autoSpaceDN w:val="0"/>
                          <w:adjustRightInd w:val="0"/>
                          <w:jc w:val="center"/>
                          <w:rPr>
                            <w:b/>
                            <w:bCs/>
                            <w:color w:val="000000"/>
                            <w:sz w:val="22"/>
                            <w:szCs w:val="22"/>
                          </w:rPr>
                        </w:pPr>
                        <w:proofErr w:type="gramStart"/>
                        <w:r>
                          <w:rPr>
                            <w:b/>
                            <w:bCs/>
                            <w:color w:val="000000"/>
                            <w:sz w:val="22"/>
                            <w:szCs w:val="22"/>
                          </w:rPr>
                          <w:t>u</w:t>
                        </w:r>
                        <w:proofErr w:type="gramEnd"/>
                      </w:p>
                    </w:txbxContent>
                  </v:textbox>
                </v:shape>
                <v:shape id="Text Box 32" o:spid="_x0000_s1033" type="#_x0000_t202" style="position:absolute;left:50145;top:11976;width:2299;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d678A&#10;AADbAAAADwAAAGRycy9kb3ducmV2LnhtbESPzQrCMBCE74LvEFbwpqkeRKtRiqB4UMSfB1ibtS02&#10;m9JEW9/eCILHYWa+YRar1pTiRbUrLCsYDSMQxKnVBWcKrpfNYArCeWSNpWVS8CYHq2W3s8BY24ZP&#10;9Dr7TAQIuxgV5N5XsZQuzcmgG9qKOHh3Wxv0QdaZ1DU2AW5KOY6iiTRYcFjIsaJ1Tunj/DQKMBvj&#10;oYn8LbkfT5f9+9jctjpRqt9rkzkIT63/h3/tnVYwmcH3S/gB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sJ3rvwAAANsAAAAPAAAAAAAAAAAAAAAAAJgCAABkcnMvZG93bnJl&#10;di54bWxQSwUGAAAAAAQABAD1AAAAhAMAAAAA&#10;" filled="f" fillcolor="#bbe0e3" stroked="f">
                  <v:textbox style="mso-fit-shape-to-text:t">
                    <w:txbxContent>
                      <w:p w14:paraId="3E031E99" w14:textId="77777777" w:rsidR="003200BB" w:rsidRDefault="003200BB" w:rsidP="00233C3F">
                        <w:pPr>
                          <w:autoSpaceDE w:val="0"/>
                          <w:autoSpaceDN w:val="0"/>
                          <w:adjustRightInd w:val="0"/>
                          <w:jc w:val="center"/>
                          <w:rPr>
                            <w:b/>
                            <w:bCs/>
                            <w:color w:val="000000"/>
                            <w:sz w:val="22"/>
                            <w:szCs w:val="22"/>
                          </w:rPr>
                        </w:pPr>
                        <w:proofErr w:type="gramStart"/>
                        <w:r>
                          <w:rPr>
                            <w:b/>
                            <w:bCs/>
                            <w:color w:val="000000"/>
                            <w:sz w:val="22"/>
                            <w:szCs w:val="22"/>
                          </w:rPr>
                          <w:t>y</w:t>
                        </w:r>
                        <w:proofErr w:type="gramEnd"/>
                      </w:p>
                    </w:txbxContent>
                  </v:textbox>
                </v:shape>
                <v:shape id="Text Box 33" o:spid="_x0000_s1034" type="#_x0000_t202" style="position:absolute;left:10153;top:3371;width:20866;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iq7wA&#10;AADbAAAADwAAAGRycy9kb3ducmV2LnhtbERPzQ7BQBC+S7zDZiRubDkgZUkjIQ5EqAcY3dE2urNN&#10;d2m9vT1IHL98/6tNZyrxpsaVlhVMxhEI4szqknMFt3Q3WoBwHlljZZkUfMjBZt3vrTDWtuULva8+&#10;FyGEXYwKCu/rWEqXFWTQjW1NHLiHbQz6AJtc6gbbEG4qOY2imTRYcmgosKZtQdnz+jIKMJ/iqY38&#10;PXmcL+nxc27ve50oNRx0yRKEp87/xT/3QSuYh/XhS/gBcv0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5U6KrvAAAANsAAAAPAAAAAAAAAAAAAAAAAJgCAABkcnMvZG93bnJldi54&#10;bWxQSwUGAAAAAAQABAD1AAAAgQMAAAAA&#10;" filled="f" fillcolor="#bbe0e3" stroked="f">
                  <v:textbox style="mso-fit-shape-to-text:t">
                    <w:txbxContent>
                      <w:p w14:paraId="22E92051" w14:textId="77777777" w:rsidR="003200BB" w:rsidRDefault="003200BB" w:rsidP="00233C3F">
                        <w:pPr>
                          <w:autoSpaceDE w:val="0"/>
                          <w:autoSpaceDN w:val="0"/>
                          <w:adjustRightInd w:val="0"/>
                          <w:rPr>
                            <w:color w:val="000000"/>
                            <w:sz w:val="24"/>
                          </w:rPr>
                        </w:pPr>
                        <w:r>
                          <w:rPr>
                            <w:color w:val="000000"/>
                            <w:sz w:val="24"/>
                          </w:rPr>
                          <w:t>Enclosing Model</w:t>
                        </w:r>
                      </w:p>
                    </w:txbxContent>
                  </v:textbox>
                </v:shape>
                <v:line id="Line 34" o:spid="_x0000_s1035" style="position:absolute;visibility:visible;mso-wrap-style:square" from="11976,14865" to="15563,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3Ne8QAAADbAAAADwAAAGRycy9kb3ducmV2LnhtbESPQWvCQBSE70L/w/IKvYhu7EFLzCq2&#10;UGhPRW3w+si+ZIPZt+nuGtN/3y0IHoeZ+YYptqPtxEA+tI4VLOYZCOLK6ZYbBd/H99kLiBCRNXaO&#10;ScEvBdhuHiYF5tpdeU/DITYiQTjkqMDE2OdShsqQxTB3PXHyauctxiR9I7XHa4LbTj5n2VJabDkt&#10;GOzpzVB1Plysgqw8ma8xXJbVz+fJ+tdQlzQdlHp6HHdrEJHGeA/f2h9awWoB/1/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c17xAAAANsAAAAPAAAAAAAAAAAA&#10;AAAAAKECAABkcnMvZG93bnJldi54bWxQSwUGAAAAAAQABAD5AAAAkgMAAAAA&#10;" strokecolor="red" strokeweight="2.25pt">
                  <v:stroke endarrow="block" endarrowlength="long"/>
                </v:line>
                <v:line id="Line 35" o:spid="_x0000_s1036" style="position:absolute;flip:y;visibility:visible;mso-wrap-style:square" from="49885,15201" to="53606,15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ohcMAAADbAAAADwAAAGRycy9kb3ducmV2LnhtbESPQYvCMBSE7wv+h/CEva2pll2lGkUE&#10;YYW9WBU9PptnW21eShO1/nsjLHgcZuYbZjJrTSVu1LjSsoJ+LwJBnFldcq5gu1l+jUA4j6yxskwK&#10;HuRgNu18TDDR9s5ruqU+FwHCLkEFhfd1IqXLCjLoerYmDt7JNgZ9kE0udYP3ADeVHETRjzRYclgo&#10;sKZFQdklvRoFy+PhvEo32ve/42P5F+Uc7y57pT677XwMwlPr3+H/9q9WMIz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YqIXDAAAA2wAAAA8AAAAAAAAAAAAA&#10;AAAAoQIAAGRycy9kb3ducmV2LnhtbFBLBQYAAAAABAAEAPkAAACRAwAAAAA=&#10;" strokecolor="#339" strokeweight="2.25pt">
                  <v:stroke endarrow="block" endarrowlength="long"/>
                </v:line>
                <v:shape id="Text Box 36" o:spid="_x0000_s1037" type="#_x0000_t202" style="position:absolute;left:29629;top:28117;width:1276;height:19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Sa8QA&#10;AADbAAAADwAAAGRycy9kb3ducmV2LnhtbESPUWvCQBCE3wv9D8cW+iJ6sZRWo6fYlmIfbfQHrHdr&#10;EszthtxVY399TxD6OMzMN8x82ftGnagLtbCB8SgDRWzF1Vwa2G0/hxNQISI7bITJwIUCLBf3d3PM&#10;nZz5m05FLFWCcMjRQBVjm2sdbEUew0ha4uQdpPMYk+xK7To8J7hv9FOWvWiPNaeFClt6r8geix9v&#10;YG0vh/1buSlWgnY6GH/I7ncvxjw+9KsZqEh9/A/f2l/OwOszXL+kH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k0mvEAAAA2wAAAA8AAAAAAAAAAAAAAAAAmAIAAGRycy9k&#10;b3ducmV2LnhtbFBLBQYAAAAABAAEAPUAAACJAwAAAAA=&#10;" filled="f" fillcolor="#bbe0e3" stroked="f">
                  <v:textbox style="mso-fit-shape-to-text:t" inset="0,0,0,0">
                    <w:txbxContent>
                      <w:p w14:paraId="0DC4F27E" w14:textId="77777777" w:rsidR="003200BB" w:rsidRPr="00AF0F21" w:rsidRDefault="003200BB" w:rsidP="00233C3F">
                        <w:pPr>
                          <w:autoSpaceDE w:val="0"/>
                          <w:autoSpaceDN w:val="0"/>
                          <w:adjustRightInd w:val="0"/>
                          <w:rPr>
                            <w:b/>
                            <w:bCs/>
                            <w:color w:val="000000"/>
                            <w:sz w:val="22"/>
                            <w:szCs w:val="22"/>
                            <w:vertAlign w:val="subscript"/>
                          </w:rPr>
                        </w:pPr>
                        <w:proofErr w:type="gramStart"/>
                        <w:r>
                          <w:rPr>
                            <w:b/>
                            <w:bCs/>
                            <w:color w:val="000000"/>
                            <w:sz w:val="22"/>
                            <w:szCs w:val="22"/>
                          </w:rPr>
                          <w:t>x</w:t>
                        </w:r>
                        <w:r>
                          <w:rPr>
                            <w:b/>
                            <w:bCs/>
                            <w:color w:val="000000"/>
                            <w:sz w:val="22"/>
                            <w:szCs w:val="22"/>
                            <w:vertAlign w:val="subscript"/>
                          </w:rPr>
                          <w:t>c</w:t>
                        </w:r>
                        <w:proofErr w:type="gramEnd"/>
                      </w:p>
                    </w:txbxContent>
                  </v:textbox>
                </v:shape>
                <v:line id="Line 37" o:spid="_x0000_s1038" style="position:absolute;flip:y;visibility:visible;mso-wrap-style:square" from="31222,25387" to="31229,30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2BrMIAAADbAAAADwAAAGRycy9kb3ducmV2LnhtbESPQWsCMRSE70L/Q3gFL6JZLW5lNUop&#10;Cj0URK33x+a5Wdy8LEnU3X/fFAoeh5n5hlltOtuIO/lQO1YwnWQgiEuna64U/Jx24wWIEJE1No5J&#10;QU8BNuuXwQoL7R58oPsxViJBOBSowMTYFlKG0pDFMHEtcfIuzluMSfpKao+PBLeNnGVZLi3WnBYM&#10;tvRpqLweb1bB1rxRNfVUjjj3s7j/7kf63Cs1fO0+liAidfEZ/m9/aQXvc/j7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2BrMIAAADbAAAADwAAAAAAAAAAAAAA&#10;AAChAgAAZHJzL2Rvd25yZXYueG1sUEsFBgAAAAAEAAQA+QAAAJADAAAAAA==&#10;" strokecolor="red" strokeweight="2.25pt">
                  <v:stroke endarrow="block" endarrowlength="long"/>
                </v:line>
                <v:line id="Line 39" o:spid="_x0000_s1039" style="position:absolute;visibility:visible;mso-wrap-style:square" from="38696,25387" to="38703,30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8jJMUAAADbAAAADwAAAGRycy9kb3ducmV2LnhtbESPQWvCQBSE74X+h+UVvOmmIlqjawgF&#10;aUlR2tiLt0f2NQlm34bsNon/visIPQ4z8w2zTUbTiJ46V1tW8DyLQBAXVtdcKvg+7acvIJxH1thY&#10;JgVXcpDsHh+2GGs78Bf1uS9FgLCLUUHlfRtL6YqKDLqZbYmD92M7gz7IrpS6wyHATSPnUbSUBmsO&#10;CxW29FpRccl/TaDMF+f09PE5ZpehfTuu8/XeZAelJk9jugHhafT/4Xv7XStYreD2JfwA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8jJMUAAADbAAAADwAAAAAAAAAA&#10;AAAAAAChAgAAZHJzL2Rvd25yZXYueG1sUEsFBgAAAAAEAAQA+QAAAJMDAAAAAA==&#10;" strokecolor="#339" strokeweight="2.25pt">
                  <v:stroke endarrow="block" endarrowlength="long"/>
                </v:line>
                <v:line id="Line 40" o:spid="_x0000_s1040" style="position:absolute;flip:y;visibility:visible;mso-wrap-style:square" from="24199,25292" to="24206,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uMsAAAADbAAAADwAAAGRycy9kb3ducmV2LnhtbERPz2vCMBS+D/wfwhO8FE2r0ElnFBkb&#10;eBjI3HZ/NG9NsXkpSVbb/345CB4/vt+7w2g7MZAPrWMFxSoHQVw73XKj4PvrfbkFESKyxs4xKZgo&#10;wGE/e9phpd2NP2m4xEakEA4VKjAx9pWUoTZkMaxcT5y4X+ctxgR9I7XHWwq3nVzneSkttpwaDPb0&#10;aqi+Xv6sgjezoabwVGdc+nU8f0yZ/pmUWszH4wuISGN8iO/uk1bwnMamL+kHyP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fsLjLAAAAA2wAAAA8AAAAAAAAAAAAAAAAA&#10;oQIAAGRycy9kb3ducmV2LnhtbFBLBQYAAAAABAAEAPkAAACOAwAAAAA=&#10;" strokecolor="red" strokeweight="2.25pt">
                  <v:stroke endarrow="block" endarrowlength="long"/>
                </v:line>
                <v:shape id="Text Box 41" o:spid="_x0000_s1041" type="#_x0000_t202" style="position:absolute;left:22893;top:25451;width:654;height:19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yd8QA&#10;AADbAAAADwAAAGRycy9kb3ducmV2LnhtbESPW2vCQBSE3wv9D8sp+GY2LfWWuoqtCIoP4gWfT7On&#10;STB7NmQ3Jv57VxD6OMzMN8x03plSXKl2hWUF71EMgji1uuBMwem46o9BOI+ssbRMCm7kYD57fZli&#10;om3Le7oefCYChF2CCnLvq0RKl+Zk0EW2Ig7en60N+iDrTOoa2wA3pfyI46E0WHBYyLGin5zSy6Ex&#10;CgZ6aHHQ/C6/d027df5oN6fzp1K9t27xBcJT5//Dz/ZaKxhN4PEl/A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xsnfEAAAA2wAAAA8AAAAAAAAAAAAAAAAAmAIAAGRycy9k&#10;b3ducmV2LnhtbFBLBQYAAAAABAAEAPUAAACJAwAAAAA=&#10;" filled="f" fillcolor="#bbe0e3" stroked="f">
                  <v:textbox style="mso-fit-shape-to-text:t" inset="0,0,2pt,0">
                    <w:txbxContent>
                      <w:p w14:paraId="696132C6" w14:textId="77777777" w:rsidR="003200BB" w:rsidRDefault="003200BB" w:rsidP="00233C3F">
                        <w:pPr>
                          <w:autoSpaceDE w:val="0"/>
                          <w:autoSpaceDN w:val="0"/>
                          <w:adjustRightInd w:val="0"/>
                          <w:rPr>
                            <w:i/>
                            <w:iCs/>
                            <w:color w:val="000000"/>
                            <w:sz w:val="22"/>
                            <w:szCs w:val="22"/>
                          </w:rPr>
                        </w:pPr>
                        <w:proofErr w:type="gramStart"/>
                        <w:r>
                          <w:rPr>
                            <w:i/>
                            <w:iCs/>
                            <w:color w:val="000000"/>
                            <w:sz w:val="22"/>
                            <w:szCs w:val="22"/>
                          </w:rPr>
                          <w:t>t</w:t>
                        </w:r>
                        <w:proofErr w:type="gramEnd"/>
                      </w:p>
                    </w:txbxContent>
                  </v:textbox>
                </v:shape>
                <v:line id="Line 43" o:spid="_x0000_s1042" style="position:absolute;visibility:visible;mso-wrap-style:square" from="41046,450" to="41052,6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b7l8AAAADbAAAADwAAAGRycy9kb3ducmV2LnhtbERPTWsCMRC9F/wPYQRvNWsPYrdGEUGQ&#10;qrRq8Txuxt3FzWRJRl3/fXMo9Ph439N55xp1pxBrzwZGwwwUceFtzaWBn+PqdQIqCrLFxjMZeFKE&#10;+az3MsXc+gfv6X6QUqUQjjkaqETaXOtYVOQwDn1LnLiLDw4lwVBqG/CRwl2j37JsrB3WnBoqbGlZ&#10;UXE93JwBvz7K5+bqvmTz/n06Z7vRNuwbYwb9bvEBSqiTf/Gfe20NTNL69CX9AD3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W+5fAAAAA2wAAAA8AAAAAAAAAAAAAAAAA&#10;oQIAAGRycy9kb3ducmV2LnhtbFBLBQYAAAAABAAEAPkAAACOAwAAAAA=&#10;" strokecolor="#339" strokeweight="2.25pt">
                  <v:stroke startarrow="block" endarrowlength="long"/>
                </v:line>
                <v:shape id="Text Box 44" o:spid="_x0000_s1043" type="#_x0000_t202" style="position:absolute;left:41078;width:8610;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p3F78A&#10;AADbAAAADwAAAGRycy9kb3ducmV2LnhtbESPzQrCMBCE74LvEFbwZlM9iFSjFEHxoIg/D7A2a1ts&#10;NqWJtr69EQSPw8x8wyxWnanEixpXWlYwjmIQxJnVJecKrpfNaAbCeWSNlWVS8CYHq2W/t8BE25ZP&#10;9Dr7XAQIuwQVFN7XiZQuK8igi2xNHLy7bQz6IJtc6gbbADeVnMTxVBosOSwUWNO6oOxxfhoFmE/w&#10;0Mb+lt6Pp8v+fWxvW50qNRx06RyEp87/w7/2TiuYje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ncXvwAAANsAAAAPAAAAAAAAAAAAAAAAAJgCAABkcnMvZG93bnJl&#10;di54bWxQSwUGAAAAAAQABAD1AAAAhAMAAAAA&#10;" filled="f" fillcolor="#bbe0e3" stroked="f">
                  <v:textbox style="mso-fit-shape-to-text:t">
                    <w:txbxContent>
                      <w:p w14:paraId="1A801D1B" w14:textId="77777777" w:rsidR="003200BB" w:rsidRPr="00AF0F21" w:rsidRDefault="003200BB"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4" type="#_x0000_t202" style="position:absolute;left:16217;top:6274;width:33471;height:16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p4MYA&#10;AADbAAAADwAAAGRycy9kb3ducmV2LnhtbESP3WrCQBSE74W+w3IKvSl100hFomsohUBLK/jTBzhm&#10;j0k0ezbNbmJ8+64geDnMzDfMIh1MLXpqXWVZwes4AkGcW11xoeB3l73MQDiPrLG2TAou5CBdPowW&#10;mGh75g31W1+IAGGXoILS+yaR0uUlGXRj2xAH72Bbgz7ItpC6xXOAm1rGUTSVBisOCyU29FFSftp2&#10;RsG3Pqz+fuw+X1dR/DV5O66fs65Q6ulxeJ+D8DT4e/jW/tQKZjFcv4Qf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tp4MYAAADbAAAADwAAAAAAAAAAAAAAAACYAgAAZHJz&#10;L2Rvd25yZXYueG1sUEsFBgAAAAAEAAQA9QAAAIsD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3200BB" w14:paraId="1F6390BC" w14:textId="77777777" w:rsidTr="00233C3F">
                          <w:tc>
                            <w:tcPr>
                              <w:tcW w:w="476" w:type="dxa"/>
                              <w:gridSpan w:val="2"/>
                            </w:tcPr>
                            <w:p w14:paraId="7663E936" w14:textId="77777777" w:rsidR="003200BB" w:rsidRPr="00BD4780" w:rsidRDefault="003200BB">
                              <w:pPr>
                                <w:rPr>
                                  <w:i/>
                                </w:rPr>
                              </w:pPr>
                              <w:r w:rsidRPr="00BD4780">
                                <w:rPr>
                                  <w:i/>
                                </w:rPr>
                                <w:t>t</w:t>
                              </w:r>
                            </w:p>
                          </w:tc>
                          <w:tc>
                            <w:tcPr>
                              <w:tcW w:w="4889" w:type="dxa"/>
                            </w:tcPr>
                            <w:p w14:paraId="71F6AD4E" w14:textId="77777777" w:rsidR="003200BB" w:rsidRDefault="003200BB">
                              <w:r>
                                <w:t>time</w:t>
                              </w:r>
                            </w:p>
                          </w:tc>
                        </w:tr>
                        <w:tr w:rsidR="003200BB" w14:paraId="363538A7" w14:textId="77777777" w:rsidTr="00233C3F">
                          <w:tc>
                            <w:tcPr>
                              <w:tcW w:w="476" w:type="dxa"/>
                              <w:gridSpan w:val="2"/>
                            </w:tcPr>
                            <w:p w14:paraId="49B43877" w14:textId="77777777" w:rsidR="003200BB" w:rsidRPr="00BD4780" w:rsidRDefault="003200BB">
                              <w:pPr>
                                <w:rPr>
                                  <w:b/>
                                </w:rPr>
                              </w:pPr>
                              <w:r>
                                <w:rPr>
                                  <w:b/>
                                </w:rPr>
                                <w:t>v</w:t>
                              </w:r>
                              <w:r w:rsidRPr="006F760E">
                                <w:rPr>
                                  <w:vertAlign w:val="subscript"/>
                                </w:rPr>
                                <w:t>start</w:t>
                              </w:r>
                            </w:p>
                          </w:tc>
                          <w:tc>
                            <w:tcPr>
                              <w:tcW w:w="4889" w:type="dxa"/>
                            </w:tcPr>
                            <w:p w14:paraId="21E7019A" w14:textId="77777777" w:rsidR="003200BB" w:rsidRDefault="003200BB" w:rsidP="00233C3F">
                              <w:r>
                                <w:t>variables with initial = “exact” (parameters, …)</w:t>
                              </w:r>
                            </w:p>
                          </w:tc>
                        </w:tr>
                        <w:tr w:rsidR="003200BB" w14:paraId="792BE874" w14:textId="77777777" w:rsidTr="00233C3F">
                          <w:tc>
                            <w:tcPr>
                              <w:tcW w:w="476" w:type="dxa"/>
                              <w:gridSpan w:val="2"/>
                            </w:tcPr>
                            <w:p w14:paraId="32CB31FD" w14:textId="77777777" w:rsidR="003200BB" w:rsidRPr="00BD4780" w:rsidRDefault="003200BB">
                              <w:pPr>
                                <w:rPr>
                                  <w:b/>
                                </w:rPr>
                              </w:pPr>
                              <w:r w:rsidRPr="00BD4780">
                                <w:rPr>
                                  <w:b/>
                                </w:rPr>
                                <w:t>u</w:t>
                              </w:r>
                              <w:r w:rsidRPr="00386DDF">
                                <w:t>(t)</w:t>
                              </w:r>
                            </w:p>
                          </w:tc>
                          <w:tc>
                            <w:tcPr>
                              <w:tcW w:w="4889" w:type="dxa"/>
                            </w:tcPr>
                            <w:p w14:paraId="38499027" w14:textId="77777777" w:rsidR="003200BB" w:rsidRDefault="003200BB" w:rsidP="00233C3F">
                              <w:r>
                                <w:t>inputs (continuous-time and/or discrete-time)</w:t>
                              </w:r>
                            </w:p>
                          </w:tc>
                        </w:tr>
                        <w:tr w:rsidR="003200BB" w14:paraId="709CE05D" w14:textId="77777777" w:rsidTr="00233C3F">
                          <w:tc>
                            <w:tcPr>
                              <w:tcW w:w="476" w:type="dxa"/>
                              <w:gridSpan w:val="2"/>
                            </w:tcPr>
                            <w:p w14:paraId="2481A480" w14:textId="77777777" w:rsidR="003200BB" w:rsidRPr="00BD4780" w:rsidRDefault="003200BB">
                              <w:pPr>
                                <w:rPr>
                                  <w:b/>
                                </w:rPr>
                              </w:pPr>
                              <w:r w:rsidRPr="00BD4780">
                                <w:rPr>
                                  <w:b/>
                                </w:rPr>
                                <w:t>y</w:t>
                              </w:r>
                              <w:r w:rsidRPr="00386DDF">
                                <w:t>(t)</w:t>
                              </w:r>
                            </w:p>
                          </w:tc>
                          <w:tc>
                            <w:tcPr>
                              <w:tcW w:w="4889" w:type="dxa"/>
                            </w:tcPr>
                            <w:p w14:paraId="1C908DCE" w14:textId="77777777" w:rsidR="003200BB" w:rsidRDefault="003200BB" w:rsidP="00233C3F">
                              <w:r>
                                <w:t>outputs (continuous-time and/or discrete-time)</w:t>
                              </w:r>
                            </w:p>
                          </w:tc>
                        </w:tr>
                        <w:tr w:rsidR="003200BB" w14:paraId="79CA9D02" w14:textId="77777777" w:rsidTr="00233C3F">
                          <w:tc>
                            <w:tcPr>
                              <w:tcW w:w="476" w:type="dxa"/>
                              <w:gridSpan w:val="2"/>
                            </w:tcPr>
                            <w:p w14:paraId="4D584965" w14:textId="77777777" w:rsidR="003200BB" w:rsidRPr="00BD4780" w:rsidRDefault="003200BB" w:rsidP="00233C3F">
                              <w:pPr>
                                <w:rPr>
                                  <w:b/>
                                </w:rPr>
                              </w:pPr>
                              <w:r>
                                <w:rPr>
                                  <w:b/>
                                </w:rPr>
                                <w:t>w</w:t>
                              </w:r>
                              <w:r w:rsidRPr="00386DDF">
                                <w:t>(t)</w:t>
                              </w:r>
                            </w:p>
                          </w:tc>
                          <w:tc>
                            <w:tcPr>
                              <w:tcW w:w="4889" w:type="dxa"/>
                            </w:tcPr>
                            <w:p w14:paraId="4F047A09" w14:textId="77777777" w:rsidR="003200BB" w:rsidRDefault="003200BB" w:rsidP="00233C3F">
                              <w:r>
                                <w:t>local variables (continuous-time and/or discrete-time)</w:t>
                              </w:r>
                            </w:p>
                          </w:tc>
                        </w:tr>
                        <w:tr w:rsidR="003200BB" w14:paraId="114E85C7" w14:textId="77777777" w:rsidTr="00233C3F">
                          <w:trPr>
                            <w:trHeight w:val="80"/>
                          </w:trPr>
                          <w:tc>
                            <w:tcPr>
                              <w:tcW w:w="476" w:type="dxa"/>
                              <w:gridSpan w:val="2"/>
                            </w:tcPr>
                            <w:p w14:paraId="6CF64B96" w14:textId="77777777" w:rsidR="003200BB" w:rsidRPr="00BD4780" w:rsidRDefault="003200BB">
                              <w:pPr>
                                <w:rPr>
                                  <w:b/>
                                </w:rPr>
                              </w:pPr>
                              <w:r w:rsidRPr="00BD4780">
                                <w:rPr>
                                  <w:b/>
                                </w:rPr>
                                <w:t>z</w:t>
                              </w:r>
                              <w:r w:rsidRPr="00386DDF">
                                <w:t>(t)</w:t>
                              </w:r>
                            </w:p>
                          </w:tc>
                          <w:tc>
                            <w:tcPr>
                              <w:tcW w:w="4889" w:type="dxa"/>
                            </w:tcPr>
                            <w:p w14:paraId="3FBEAF0E" w14:textId="77777777" w:rsidR="003200BB" w:rsidRDefault="003200BB">
                              <w:r>
                                <w:t>event indicators (continuous-time)</w:t>
                              </w:r>
                            </w:p>
                          </w:tc>
                        </w:tr>
                        <w:tr w:rsidR="003200BB" w14:paraId="15A1D92D" w14:textId="77777777" w:rsidTr="00233C3F">
                          <w:trPr>
                            <w:trHeight w:val="283"/>
                          </w:trPr>
                          <w:tc>
                            <w:tcPr>
                              <w:tcW w:w="5365" w:type="dxa"/>
                              <w:gridSpan w:val="3"/>
                            </w:tcPr>
                            <w:p w14:paraId="0C6EE708" w14:textId="77777777" w:rsidR="003200BB" w:rsidRDefault="003200BB" w:rsidP="00233C3F">
                              <w:pPr>
                                <w:spacing w:before="60"/>
                              </w:pPr>
                              <w:r>
                                <w:t xml:space="preserve">Elements of local variables </w:t>
                              </w:r>
                              <w:r w:rsidRPr="00670B2F">
                                <w:rPr>
                                  <w:b/>
                                </w:rPr>
                                <w:t>w</w:t>
                              </w:r>
                              <w:r>
                                <w:t xml:space="preserve"> and/or outputs </w:t>
                              </w:r>
                              <w:r w:rsidRPr="00670B2F">
                                <w:rPr>
                                  <w:b/>
                                </w:rPr>
                                <w:t>y</w:t>
                              </w:r>
                              <w:r>
                                <w:t>:</w:t>
                              </w:r>
                            </w:p>
                          </w:tc>
                        </w:tr>
                        <w:tr w:rsidR="003200BB" w14:paraId="30B177AE" w14:textId="77777777" w:rsidTr="00233C3F">
                          <w:trPr>
                            <w:trHeight w:val="80"/>
                          </w:trPr>
                          <w:tc>
                            <w:tcPr>
                              <w:tcW w:w="462" w:type="dxa"/>
                            </w:tcPr>
                            <w:p w14:paraId="7D1560D2" w14:textId="77777777" w:rsidR="003200BB" w:rsidRPr="00AF0F21" w:rsidRDefault="003200BB"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3200BB" w:rsidRDefault="003200BB" w:rsidP="00233C3F">
                              <w:r>
                                <w:t>continuous-time states (continuous between events)</w:t>
                              </w:r>
                            </w:p>
                          </w:tc>
                        </w:tr>
                        <w:tr w:rsidR="003200BB" w14:paraId="26647B16" w14:textId="77777777" w:rsidTr="00233C3F">
                          <w:trPr>
                            <w:trHeight w:val="80"/>
                          </w:trPr>
                          <w:tc>
                            <w:tcPr>
                              <w:tcW w:w="462" w:type="dxa"/>
                            </w:tcPr>
                            <w:p w14:paraId="23490BF4" w14:textId="0DECE191" w:rsidR="003200BB" w:rsidRPr="00AF0F21" w:rsidRDefault="003200BB" w:rsidP="00233C3F">
                              <w:pPr>
                                <w:rPr>
                                  <w:b/>
                                  <w:vertAlign w:val="subscript"/>
                                </w:rPr>
                              </w:pPr>
                              <w:del w:id="3165" w:author="Otter, Martin" w:date="2014-04-15T10:36:00Z">
                                <w:r w:rsidRPr="00BD4780" w:rsidDel="001664C8">
                                  <w:rPr>
                                    <w:b/>
                                  </w:rPr>
                                  <w:delText>x</w:delText>
                                </w:r>
                                <w:r w:rsidDel="001664C8">
                                  <w:rPr>
                                    <w:b/>
                                    <w:vertAlign w:val="subscript"/>
                                  </w:rPr>
                                  <w:delText>d</w:delText>
                                </w:r>
                                <w:r w:rsidRPr="00386DDF" w:rsidDel="001664C8">
                                  <w:delText>(t)</w:delText>
                                </w:r>
                              </w:del>
                            </w:p>
                          </w:tc>
                          <w:tc>
                            <w:tcPr>
                              <w:tcW w:w="4903" w:type="dxa"/>
                              <w:gridSpan w:val="2"/>
                            </w:tcPr>
                            <w:p w14:paraId="445C5CE4" w14:textId="66F427DD" w:rsidR="003200BB" w:rsidRDefault="003200BB" w:rsidP="00233C3F">
                              <w:del w:id="3166" w:author="Otter, Martin" w:date="2014-04-15T10:36:00Z">
                                <w:r w:rsidDel="001664C8">
                                  <w:delText>discrete-time states (constant between events)</w:delText>
                                </w:r>
                              </w:del>
                            </w:p>
                          </w:tc>
                        </w:tr>
                      </w:tbl>
                      <w:p w14:paraId="77D2AFD0" w14:textId="77777777" w:rsidR="003200BB" w:rsidRDefault="003200BB" w:rsidP="00233C3F"/>
                    </w:txbxContent>
                  </v:textbox>
                </v:shape>
                <v:shape id="Text Box 47" o:spid="_x0000_s1045" type="#_x0000_t202" style="position:absolute;left:17964;top:22745;width:30238;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M+78A&#10;AADbAAAADwAAAGRycy9kb3ducmV2LnhtbESPzQrCMBCE74LvEFbwpqkKItUoRVA8KOLPA6zN2hab&#10;TWmirW9vBMHjMDPfMItVa0rxotoVlhWMhhEI4tTqgjMF18tmMAPhPLLG0jIpeJOD1bLbWWCsbcMn&#10;ep19JgKEXYwKcu+rWEqX5mTQDW1FHLy7rQ36IOtM6hqbADelHEfRVBosOCzkWNE6p/RxfhoFmI3x&#10;0ET+ltyPp8v+fWxuW50o1e+1yRyEp9b/w7/2TiuYTeD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VEz7vwAAANsAAAAPAAAAAAAAAAAAAAAAAJgCAABkcnMvZG93bnJl&#10;di54bWxQSwUGAAAAAAQABAD1AAAAhAMAAAAA&#10;" filled="f" fillcolor="#bbe0e3" stroked="f">
                  <v:textbox style="mso-fit-shape-to-text:t">
                    <w:txbxContent>
                      <w:p w14:paraId="39899320" w14:textId="77777777" w:rsidR="003200BB" w:rsidRDefault="003200BB"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46" type="#_x0000_t202" style="position:absolute;left:28479;top:190;width:687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Uj78A&#10;AADbAAAADwAAAGRycy9kb3ducmV2LnhtbESPzQrCMBCE74LvEFbwpqkiItUoRVA8KOLPA6zN2hab&#10;TWmirW9vBMHjMDPfMItVa0rxotoVlhWMhhEI4tTqgjMF18tmMAPhPLLG0jIpeJOD1bLbWWCsbcMn&#10;ep19JgKEXYwKcu+rWEqX5mTQDW1FHLy7rQ36IOtM6hqbADelHEfRVBosOCzkWNE6p/RxfhoFmI3x&#10;0ET+ltyPp8v+fWxuW50o1e+1yRyEp9b/w7/2TiuYTeD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vdSPvwAAANsAAAAPAAAAAAAAAAAAAAAAAJgCAABkcnMvZG93bnJl&#10;di54bWxQSwUGAAAAAAQABAD1AAAAhAMAAAAA&#10;" filled="f" fillcolor="#bbe0e3" stroked="f">
                  <v:textbox style="mso-fit-shape-to-text:t">
                    <w:txbxContent>
                      <w:p w14:paraId="79D62B4E" w14:textId="77777777" w:rsidR="003200BB" w:rsidRPr="00AF0F21" w:rsidRDefault="003200BB"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68;width:2591;height:1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H18MA&#10;AADbAAAADwAAAGRycy9kb3ducmV2LnhtbESPUWvCQBCE3wv+h2OFvhS9WKho9BTbUtpHm/oD1rs1&#10;CeZ2Q+6qsb++Jwg+DjPzDbNc975RJ+pCLWxgMs5AEVtxNZcGdj8foxmoEJEdNsJk4EIB1qvBwxJz&#10;J2f+plMRS5UgHHI0UMXY5loHW5HHMJaWOHkH6TzGJLtSuw7PCe4b/ZxlU+2x5rRQYUtvFdlj8esN&#10;fNrLYf9abouNoJ0/Td5l97cXYx6H/WYBKlIf7+Fb+8sZmL3A9Uv6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H18MAAADbAAAADwAAAAAAAAAAAAAAAACYAgAAZHJzL2Rv&#10;d25yZXYueG1sUEsFBgAAAAAEAAQA9QAAAIgDAAAAAA==&#10;" filled="f" fillcolor="#bbe0e3" stroked="f">
                  <v:textbox style="mso-fit-shape-to-text:t" inset="0,0,0,0">
                    <w:txbxContent>
                      <w:p w14:paraId="78F7F4B0" w14:textId="77777777" w:rsidR="003200BB" w:rsidRPr="00AF0F21" w:rsidRDefault="00C8792E"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3200BB"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Hg8UA&#10;AADbAAAADwAAAGRycy9kb3ducmV2LnhtbESPQWvCQBSE74L/YXmCN91URELqKq0oigep1tIeX7Ov&#10;STD7NmRXjfn1XUHwOMzMN8x03phSXKh2hWUFL8MIBHFqdcGZguPnahCDcB5ZY2mZFNzIwXzW7Uwx&#10;0fbKe7ocfCYChF2CCnLvq0RKl+Zk0A1tRRy8P1sb9EHWmdQ1XgPclHIURRNpsOCwkGNFi5zS0+Fs&#10;FGw+lu+0XbdtO959f8W/P8e1X5yU6veat1cQnhr/DD/aG60gnsD9S/gB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oeDxQAAANsAAAAPAAAAAAAAAAAAAAAAAJgCAABkcnMv&#10;ZG93bnJldi54bWxQSwUGAAAAAAQABAD1AAAAigMAAAAA&#10;" filled="f" fillcolor="#bbe0e3" stroked="f">
                  <v:textbox>
                    <w:txbxContent>
                      <w:p w14:paraId="6492A058" w14:textId="77777777" w:rsidR="003200BB" w:rsidRPr="00B43454" w:rsidRDefault="003200BB" w:rsidP="00233C3F">
                        <w:pPr>
                          <w:pStyle w:val="Beschriftung"/>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w:t>
                        </w:r>
                        <w:proofErr w:type="gramStart"/>
                        <w:r w:rsidRPr="0098259C">
                          <w:rPr>
                            <w:b w:val="0"/>
                          </w:rPr>
                          <w:t>arrows :</w:t>
                        </w:r>
                        <w:proofErr w:type="gramEnd"/>
                        <w:r w:rsidRPr="0098259C">
                          <w:rPr>
                            <w:b w:val="0"/>
                          </w:rPr>
                          <w:t xml:space="preserve"> I</w:t>
                        </w:r>
                        <w:r>
                          <w:rPr>
                            <w:b w:val="0"/>
                          </w:rPr>
                          <w:t>nformation provided to the FMU.</w:t>
                        </w:r>
                        <w:r>
                          <w:rPr>
                            <w:b w:val="0"/>
                          </w:rPr>
                          <w:br/>
                        </w:r>
                        <w:proofErr w:type="gramStart"/>
                        <w:r w:rsidRPr="006F760E">
                          <w:t>v</w:t>
                        </w:r>
                        <w:r w:rsidRPr="00DF3A0D">
                          <w:rPr>
                            <w:vertAlign w:val="subscript"/>
                          </w:rPr>
                          <w:t>start</w:t>
                        </w:r>
                        <w:r>
                          <w:rPr>
                            <w:b w:val="0"/>
                          </w:rPr>
                          <w:t>,</w:t>
                        </w:r>
                        <w:proofErr w:type="gramEnd"/>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3167" w:name="_Ref356504399"/>
      <w:bookmarkStart w:id="3168" w:name="_Toc393466408"/>
      <w:r w:rsidRPr="0098259C">
        <w:t>Mathematical Description</w:t>
      </w:r>
      <w:bookmarkEnd w:id="3167"/>
      <w:bookmarkEnd w:id="3168"/>
    </w:p>
    <w:p w14:paraId="3003396B" w14:textId="77777777"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state space form with events are handled (abbreviated as “hybrid ODE”). Algebraic equation systems might be contained inside the FMU.</w:t>
      </w:r>
      <w:r>
        <w:t xml:space="preserve"> Also, the FMU might consist of discrete-time equations only, for example describing a sampled-data controller.</w:t>
      </w:r>
    </w:p>
    <w:p w14:paraId="06BE953E" w14:textId="77777777"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w:t>
      </w:r>
      <w:proofErr w:type="gramStart"/>
      <w:r>
        <w:t xml:space="preserve">phase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w:t>
      </w:r>
      <w:proofErr w:type="gramStart"/>
      <w:r>
        <w:t xml:space="preserve">instant </w:t>
      </w:r>
      <w:proofErr w:type="gramEnd"/>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e.g.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C8792E"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C8792E"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C8792E"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C8792E"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C8792E"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C8792E"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C8792E"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C8792E"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C8792E"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C8792E"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C8792E">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C8792E"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proofErr w:type="gramStart"/>
            <w:r>
              <w:t>previous</w:t>
            </w:r>
            <w:proofErr w:type="gramEnd"/>
            <w:r>
              <w:t xml:space="preserve">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C8792E"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C8792E"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C8792E"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C8792E"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77777777" w:rsidR="00454F11" w:rsidRDefault="00454F11" w:rsidP="00233C3F">
      <w:pPr>
        <w:pStyle w:val="Textkrper"/>
      </w:pPr>
      <w:r>
        <w:t>[</w:t>
      </w:r>
      <w:r w:rsidRPr="00044F2D">
        <w:rPr>
          <w:i/>
        </w:rPr>
        <w:t xml:space="preserve">Assume that an FMU has an event at </w:t>
      </w:r>
      <w:proofErr w:type="gramStart"/>
      <w:r w:rsidRPr="00044F2D">
        <w:rPr>
          <w:i/>
        </w:rPr>
        <w:t>t</w:t>
      </w:r>
      <w:r w:rsidRPr="00044F2D">
        <w:rPr>
          <w:i/>
          <w:vertAlign w:val="subscript"/>
        </w:rPr>
        <w:t>R</w:t>
      </w:r>
      <w:r w:rsidRPr="00044F2D">
        <w:rPr>
          <w:i/>
        </w:rPr>
        <w:t>=</w:t>
      </w:r>
      <w:proofErr w:type="gram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proofErr w:type="gramStart"/>
      <w:r>
        <w:t xml:space="preserve">where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77777777" w:rsidR="00233C3F" w:rsidRDefault="00233C3F" w:rsidP="00233C3F">
      <w:pPr>
        <w:pStyle w:val="Textkrper"/>
      </w:pPr>
      <w:r>
        <w:t xml:space="preserve">The following variable indices are used to describe the timing behavior of the corresponding variable (e.g.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77777777" w:rsidR="00233C3F" w:rsidRDefault="00233C3F" w:rsidP="00233C3F">
            <w:pPr>
              <w:pStyle w:val="Textkrper-Tabelle"/>
            </w:pPr>
            <w:r>
              <w:t xml:space="preserve">A </w:t>
            </w:r>
            <w:r w:rsidRPr="00996296">
              <w:rPr>
                <w:b/>
              </w:rPr>
              <w:t>continuous-time</w:t>
            </w:r>
            <w:r>
              <w:t xml:space="preserve"> variable, that is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7777777" w:rsidR="00233C3F" w:rsidRDefault="00233C3F" w:rsidP="00233C3F">
            <w:pPr>
              <w:pStyle w:val="Textkrper-Tabelle"/>
            </w:pPr>
            <w:r>
              <w:t xml:space="preserve">A </w:t>
            </w:r>
            <w:r w:rsidRPr="00996296">
              <w:rPr>
                <w:b/>
              </w:rPr>
              <w:t>discrete-time</w:t>
            </w:r>
            <w:r>
              <w:t xml:space="preserve"> variable, that is a variable that changes its value only at an event </w:t>
            </w:r>
            <w:proofErr w:type="gramStart"/>
            <w:r>
              <w:t xml:space="preserve">instant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77777777" w:rsidR="00233C3F" w:rsidRPr="0098259C" w:rsidRDefault="00233C3F" w:rsidP="00233C3F">
      <w:pPr>
        <w:pStyle w:val="Textkrper"/>
      </w:pPr>
      <w:r w:rsidRPr="0098259C">
        <w:t xml:space="preserve">At every event </w:t>
      </w:r>
      <w:proofErr w:type="gramStart"/>
      <w:r w:rsidRPr="0098259C">
        <w:t xml:space="preserve">instant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see next figure</w:t>
      </w:r>
      <w:r w:rsidRPr="0098259C">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9264" behindDoc="0" locked="0" layoutInCell="1" allowOverlap="1" wp14:anchorId="18F2A863" wp14:editId="30329ABC">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3200BB" w:rsidRPr="00E70EC3" w:rsidRDefault="003200BB" w:rsidP="00233C3F">
                              <w:pPr>
                                <w:autoSpaceDE w:val="0"/>
                                <w:autoSpaceDN w:val="0"/>
                                <w:adjustRightInd w:val="0"/>
                                <w:rPr>
                                  <w:color w:val="000000"/>
                                  <w:szCs w:val="21"/>
                                </w:rPr>
                              </w:pPr>
                              <w:proofErr w:type="gramStart"/>
                              <w:r w:rsidRPr="00E70EC3">
                                <w:rPr>
                                  <w:color w:val="000000"/>
                                  <w:szCs w:val="21"/>
                                </w:rPr>
                                <w:t>time</w:t>
                              </w:r>
                              <w:proofErr w:type="gramEnd"/>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3200BB" w:rsidRPr="00E70EC3" w:rsidRDefault="003200BB"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3200BB" w:rsidRPr="00E70EC3" w:rsidRDefault="003200BB"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3200BB" w:rsidRPr="00E70EC3" w:rsidRDefault="003200BB"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3200BB" w:rsidRPr="00E70EC3" w:rsidRDefault="003200BB" w:rsidP="00233C3F">
                              <w:pPr>
                                <w:autoSpaceDE w:val="0"/>
                                <w:autoSpaceDN w:val="0"/>
                                <w:adjustRightInd w:val="0"/>
                                <w:rPr>
                                  <w:b/>
                                  <w:bCs/>
                                  <w:color w:val="0000FF"/>
                                  <w:szCs w:val="21"/>
                                </w:rPr>
                              </w:pPr>
                              <w:proofErr w:type="gramStart"/>
                              <w:r>
                                <w:rPr>
                                  <w:b/>
                                  <w:bCs/>
                                  <w:color w:val="0000FF"/>
                                  <w:szCs w:val="21"/>
                                </w:rPr>
                                <w:t>v</w:t>
                              </w:r>
                              <w:r>
                                <w:rPr>
                                  <w:b/>
                                  <w:bCs/>
                                  <w:color w:val="0000FF"/>
                                  <w:szCs w:val="21"/>
                                  <w:vertAlign w:val="subscript"/>
                                </w:rPr>
                                <w:t>c</w:t>
                              </w:r>
                              <w:r w:rsidRPr="00E70EC3">
                                <w:rPr>
                                  <w:b/>
                                  <w:bCs/>
                                  <w:color w:val="0000FF"/>
                                  <w:szCs w:val="21"/>
                                </w:rPr>
                                <w:t>(</w:t>
                              </w:r>
                              <w:proofErr w:type="gramEnd"/>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3200BB" w:rsidRPr="00E70EC3" w:rsidRDefault="003200BB" w:rsidP="00233C3F">
                              <w:pPr>
                                <w:autoSpaceDE w:val="0"/>
                                <w:autoSpaceDN w:val="0"/>
                                <w:adjustRightInd w:val="0"/>
                                <w:rPr>
                                  <w:b/>
                                  <w:bCs/>
                                  <w:color w:val="006600"/>
                                  <w:szCs w:val="21"/>
                                </w:rPr>
                              </w:pPr>
                              <w:proofErr w:type="gramStart"/>
                              <w:r>
                                <w:rPr>
                                  <w:b/>
                                  <w:bCs/>
                                  <w:color w:val="006600"/>
                                  <w:szCs w:val="21"/>
                                </w:rPr>
                                <w:t>v</w:t>
                              </w:r>
                              <w:r>
                                <w:rPr>
                                  <w:b/>
                                  <w:bCs/>
                                  <w:color w:val="006600"/>
                                  <w:szCs w:val="21"/>
                                  <w:vertAlign w:val="subscript"/>
                                </w:rPr>
                                <w:t>d</w:t>
                              </w:r>
                              <w:r w:rsidRPr="00E70EC3">
                                <w:rPr>
                                  <w:b/>
                                  <w:bCs/>
                                  <w:color w:val="006600"/>
                                  <w:szCs w:val="21"/>
                                </w:rPr>
                                <w:t>(</w:t>
                              </w:r>
                              <w:proofErr w:type="gramEnd"/>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3200BB" w:rsidRPr="0002769E" w:rsidRDefault="003200BB"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3200BB" w:rsidRPr="00E70EC3" w:rsidRDefault="003200BB" w:rsidP="00233C3F">
                              <w:pPr>
                                <w:autoSpaceDE w:val="0"/>
                                <w:autoSpaceDN w:val="0"/>
                                <w:adjustRightInd w:val="0"/>
                                <w:rPr>
                                  <w:b/>
                                  <w:bCs/>
                                  <w:color w:val="006600"/>
                                  <w:szCs w:val="21"/>
                                </w:rPr>
                              </w:pPr>
                              <w:proofErr w:type="gramStart"/>
                              <w:r>
                                <w:rPr>
                                  <w:b/>
                                  <w:bCs/>
                                  <w:color w:val="006600"/>
                                  <w:szCs w:val="21"/>
                                </w:rPr>
                                <w:t>v</w:t>
                              </w:r>
                              <w:r>
                                <w:rPr>
                                  <w:b/>
                                  <w:bCs/>
                                  <w:color w:val="006600"/>
                                  <w:szCs w:val="21"/>
                                  <w:vertAlign w:val="subscript"/>
                                </w:rPr>
                                <w:t>d</w:t>
                              </w:r>
                              <w:r w:rsidRPr="00E70EC3">
                                <w:rPr>
                                  <w:b/>
                                  <w:bCs/>
                                  <w:color w:val="006600"/>
                                  <w:szCs w:val="21"/>
                                </w:rPr>
                                <w:t>(</w:t>
                              </w:r>
                              <w:proofErr w:type="gramEnd"/>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id="Zeichenbereich 98" o:spid="_x0000_s1049" editas="canvas" style="position:absolute;margin-left:.25pt;margin-top:.35pt;width:414pt;height:154.5pt;z-index:251659264;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&#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GN2OpiQKAAAmSgAADgAAAAAAAAAAAAAAAAAuAgAAZHJzL2Uyb0RvYy54bWxQSwECLQAU&#10;AAYACAAAACEANl4hw9gAAAAFAQAADwAAAAAAAAAAAAAAAAB+DAAAZHJzL2Rvd25yZXYueG1sUEsF&#10;BgAAAAAEAAQA8wAAAIMNAAAAAA==&#10;">
                <v:shape id="_x0000_s1050" type="#_x0000_t75" style="position:absolute;width:52578;height:19621;visibility:visible;mso-wrap-style:square">
                  <v:fill o:detectmouseclick="t"/>
                  <v:path o:connecttype="none"/>
                </v:shape>
                <v:line id="Line 53" o:spid="_x0000_s1051" style="position:absolute;visibility:visible;mso-wrap-style:square" from="11804,15551" to="43999,1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8wI8UAAADbAAAADwAAAGRycy9kb3ducmV2LnhtbESPzWrDMBCE74W8g9hAb7WcNn+4UUIx&#10;tPUlBzs5pLfF2thurZWxVMd5+6oQyHGYmW+YzW40rRiod41lBbMoBkFcWt1wpeB4eH9ag3AeWWNr&#10;mRRcycFuO3nYYKLthXMaCl+JAGGXoILa+y6R0pU1GXSR7YiDd7a9QR9kX0nd4yXATSuf43gpDTYc&#10;FmrsKK2p/Cl+jYIFviyrfH/y52z+9T2mxLOP4lOpx+n49grC0+jv4Vs70wrWK/j/En6A3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8wI8UAAADbAAAADwAAAAAAAAAA&#10;AAAAAAChAgAAZHJzL2Rvd25yZXYueG1sUEsFBgAAAAAEAAQA+QAAAJMDAAAAAA==&#10;" strokeweight="1.5pt">
                  <v:stroke endarrow="block"/>
                </v:line>
                <v:line id="Line 54" o:spid="_x0000_s1052" style="position:absolute;flip:y;visibility:visible;mso-wrap-style:square" from="13068,939" to="13138,16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1Fv8AAAADbAAAADwAAAGRycy9kb3ducmV2LnhtbERPy2oCMRTdC/5DuII7TVqYoqNRqrTi&#10;1gfS5e3kOjOa3AyT1Jn+vVkUujyc93LdOyse1Ibas4aXqQJBXHhTc6nhfPqczECEiGzQeiYNvxRg&#10;vRoOlpgb3/GBHsdYihTCIUcNVYxNLmUoKnIYpr4hTtzVtw5jgm0pTYtdCndWvir1Jh3WnBoqbGhb&#10;UXE//jgNO7XfdLd5pra37PuSbXp7//iyWo9H/fsCRKQ+/ov/3HujYZbGpi/pB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NRb/AAAAA2wAAAA8AAAAAAAAAAAAAAAAA&#10;oQIAAGRycy9kb3ducmV2LnhtbFBLBQYAAAAABAAEAPkAAACOAwAAAAA=&#10;" strokeweight="1.5pt">
                  <v:stroke endarrow="block"/>
                </v:line>
                <v:shape id="Text Box 55" o:spid="_x0000_s1053" type="#_x0000_t202" style="position:absolute;left:44456;top:14852;width:3988;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gP8IA&#10;AADbAAAADwAAAGRycy9kb3ducmV2LnhtbESPS2uDQBSF94X8h+EWumvGSinWOooECtkmbUOWN871&#10;gc4dcaZR/30mUOjycB4fJysWM4grTa6zrOBlG4EgrqzuuFHw/fX5nIBwHlnjYJkUrOSgyDcPGaba&#10;znyg69E3IoywS1FB6/2YSumqlgy6rR2Jg1fbyaAPcmqknnAO42aQcRS9SYMdB0KLI+1aqvrjrwmQ&#10;n6ZMLvW5Hl9XV8+Xypz6NVbq6XEpP0B4Wvx/+K+91wqSd7h/CT9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8aA/wgAAANsAAAAPAAAAAAAAAAAAAAAAAJgCAABkcnMvZG93&#10;bnJldi54bWxQSwUGAAAAAAQABAD1AAAAhwMAAAAA&#10;" filled="f" fillcolor="#bbe0e3" stroked="f">
                  <v:textbox style="mso-fit-shape-to-text:t" inset="1pt,1pt,1pt,1pt">
                    <w:txbxContent>
                      <w:p w14:paraId="6D8C1E70" w14:textId="77777777" w:rsidR="003200BB" w:rsidRPr="00E70EC3" w:rsidRDefault="003200BB" w:rsidP="00233C3F">
                        <w:pPr>
                          <w:autoSpaceDE w:val="0"/>
                          <w:autoSpaceDN w:val="0"/>
                          <w:adjustRightInd w:val="0"/>
                          <w:rPr>
                            <w:color w:val="000000"/>
                            <w:szCs w:val="21"/>
                          </w:rPr>
                        </w:pPr>
                        <w:proofErr w:type="gramStart"/>
                        <w:r w:rsidRPr="00E70EC3">
                          <w:rPr>
                            <w:color w:val="000000"/>
                            <w:szCs w:val="21"/>
                          </w:rPr>
                          <w:t>time</w:t>
                        </w:r>
                        <w:proofErr w:type="gramEnd"/>
                        <w:r>
                          <w:rPr>
                            <w:color w:val="000000"/>
                            <w:szCs w:val="21"/>
                          </w:rPr>
                          <w:t xml:space="preserve"> t</w:t>
                        </w:r>
                      </w:p>
                    </w:txbxContent>
                  </v:textbox>
                </v:shape>
                <v:line id="Line 56" o:spid="_x0000_s1054" style="position:absolute;visibility:visible;mso-wrap-style:square" from="15487,1054" to="15551,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4Z9MIAAADbAAAADwAAAGRycy9kb3ducmV2LnhtbESPS4vCMBSF98L8h3AH3Gk6C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4Z9MIAAADbAAAADwAAAAAAAAAAAAAA&#10;AAChAgAAZHJzL2Rvd25yZXYueG1sUEsFBgAAAAAEAAQA+QAAAJADAAAAAA==&#10;">
                  <v:stroke dashstyle="dash"/>
                </v:line>
                <v:line id="Line 57" o:spid="_x0000_s1055" style="position:absolute;visibility:visible;mso-wrap-style:square" from="29591,971" to="29597,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eBgMIAAADbAAAADwAAAGRycy9kb3ducmV2LnhtbESPS4vCMBSF98L8h3AH3Gk6I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eBgMIAAADbAAAADwAAAAAAAAAAAAAA&#10;AAChAgAAZHJzL2Rvd25yZXYueG1sUEsFBgAAAAAEAAQA+QAAAJADAAAAAA==&#10;">
                  <v:stroke dashstyle="dash"/>
                </v:line>
                <v:line id="Line 58" o:spid="_x0000_s1056" style="position:absolute;visibility:visible;mso-wrap-style:square" from="38595,863" to="38601,1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skG8IAAADbAAAADwAAAGRycy9kb3ducmV2LnhtbESPS4vCMBSF98L8h3AH3Gk6g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skG8IAAADbAAAADwAAAAAAAAAAAAAA&#10;AAChAgAAZHJzL2Rvd25yZXYueG1sUEsFBgAAAAAEAAQA+QAAAJADAAAAAA==&#10;">
                  <v:stroke dashstyle="dash"/>
                </v:line>
                <v:shape id="Text Box 59" o:spid="_x0000_s1057" type="#_x0000_t202" style="position:absolute;left:15005;top:17741;width:1066;height:14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cvMQA&#10;AADcAAAADwAAAGRycy9kb3ducmV2LnhtbESPQWsCMRSE7wX/Q3iF3mpWoVJWo0ilID0UakU8PpJn&#10;dnXzspuk7vrvTaHQ4zAz3zCL1eAacaUQa88KJuMCBLH2pmarYP/9/vwKIiZkg41nUnCjCKvl6GGB&#10;pfE9f9F1l6zIEI4lKqhSakspo67IYRz7ljh7Jx8cpiyDlSZgn+GukdOimEmHNeeFClt6q0hfdj9O&#10;AfdH/NTnc9jMrNRbe+i6j9gp9fQ4rOcgEg3pP/zX3hoFL5Mp/J7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3LzEAAAA3AAAAA8AAAAAAAAAAAAAAAAAmAIAAGRycy9k&#10;b3ducmV2LnhtbFBLBQYAAAAABAAEAPUAAACJAwAAAAA=&#10;" filled="f" fillcolor="#bbe0e3" stroked="f">
                  <v:textbox inset="1pt,1pt,1pt,1pt">
                    <w:txbxContent>
                      <w:p w14:paraId="37A394F5" w14:textId="77777777" w:rsidR="003200BB" w:rsidRPr="00E70EC3" w:rsidRDefault="003200BB"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8" type="#_x0000_t202" style="position:absolute;left:28892;top:17659;width:1391;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xdA8YA&#10;AADcAAAADwAAAGRycy9kb3ducmV2LnhtbESPQUvDQBSE74L/YXmCF7GbtpjGmE0Ri+CttHrp7TX7&#10;TKLZtzH7TOO/dwuCx2FmvmGK9eQ6NdIQWs8G5rMEFHHlbcu1gbfX59sMVBBki51nMvBDAdbl5UWB&#10;ufUn3tG4l1pFCIccDTQifa51qBpyGGa+J47eux8cSpRDre2Apwh3nV4kSaodthwXGuzpqaHqc//t&#10;DGyzrF+NN/ey/JDNJtWH1deiPRpzfTU9PoASmuQ//Nd+sQbu5ks4n4lHQ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xdA8YAAADcAAAADwAAAAAAAAAAAAAAAACYAgAAZHJz&#10;L2Rvd25yZXYueG1sUEsFBgAAAAAEAAQA9QAAAIsDAAAAAA==&#10;" filled="f" fillcolor="#bbe0e3" stroked="f">
                  <v:textbox inset="1pt,1pt,1pt,1pt">
                    <w:txbxContent>
                      <w:p w14:paraId="376CD234" w14:textId="77777777" w:rsidR="003200BB" w:rsidRPr="00E70EC3" w:rsidRDefault="003200BB"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59" type="#_x0000_t202" style="position:absolute;left:38220;top:17335;width:1067;height:1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7hU8QA&#10;AADcAAAADwAAAGRycy9kb3ducmV2LnhtbESPQWsCMRSE74X+h/AKvWnWYkVWo5SWgvQgVKX0+Eie&#10;2bWbl90kuuu/bwpCj8PMfMMs14NrxIVCrD0rmIwLEMTam5qtgsP+fTQHEROywcYzKbhShPXq/m6J&#10;pfE9f9Jll6zIEI4lKqhSakspo67IYRz7ljh7Rx8cpiyDlSZgn+GukU9FMZMOa84LFbb0WpH+2Z2d&#10;Au6/catPp/A2s1Jv7FfXfcROqceH4WUBItGQ/sO39sYoeJ5M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u4VPEAAAA3AAAAA8AAAAAAAAAAAAAAAAAmAIAAGRycy9k&#10;b3ducmV2LnhtbFBLBQYAAAAABAAEAPUAAACJAwAAAAA=&#10;" filled="f" fillcolor="#bbe0e3" stroked="f">
                  <v:textbox inset="1pt,1pt,1pt,1pt">
                    <w:txbxContent>
                      <w:p w14:paraId="07E656DD" w14:textId="77777777" w:rsidR="003200BB" w:rsidRPr="00E70EC3" w:rsidRDefault="003200BB"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0" style="position:absolute;left:15436;top:3575;width:14129;height:6845;visibility:visible;mso-wrap-style:square;v-text-anchor:top" coordsize="890,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ZItMYA&#10;AADcAAAADwAAAGRycy9kb3ducmV2LnhtbESPQWvCQBSE74X+h+UJvdWNlkiIrmIthYKXahQ8PrPP&#10;JJh9m2a3Gv31riB4HGbmG2Yy60wtTtS6yrKCQT8CQZxbXXGhYJN9vycgnEfWWFsmBRdyMJu+vkww&#10;1fbMKzqtfSEChF2KCkrvm1RKl5dk0PVtQxy8g20N+iDbQuoWzwFuajmMopE0WHFYKLGhRUn5cf1v&#10;FFyzy+fHMl7uh/nv13ax/7vu6iRT6q3XzccgPHX+GX60f7SCeBDD/Uw4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ZItMYAAADcAAAADwAAAAAAAAAAAAAAAACYAgAAZHJz&#10;L2Rvd25yZXYueG1sUEsFBgAAAAAEAAQA9QAAAIsDAAAAAA==&#10;" path="m,276v72,19,316,155,434,118c552,357,630,108,706,54,782,,852,64,890,67e" filled="f" fillcolor="#bbe0e3" strokecolor="blue" strokeweight="1.5pt">
                  <v:path arrowok="t" o:connecttype="custom" o:connectlocs="0,438353;688975,625765;1120775,85765;1412875,106412" o:connectangles="0,0,0,0"/>
                </v:shape>
                <v:shape id="Freeform 63" o:spid="_x0000_s1061" style="position:absolute;left:29552;top:1143;width:9005;height:4114;visibility:visible;mso-wrap-style:square;v-text-anchor:top" coordsize="1418,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w8YA&#10;AADcAAAADwAAAGRycy9kb3ducmV2LnhtbESP3WrCQBSE74W+w3IKvdNNAlWJrtIK2oIF8Qfx8pA9&#10;TZZmz4bsqtGn7xYKXg4z8w0znXe2FhdqvXGsIB0kIIgLpw2XCg77ZX8MwgdkjbVjUnAjD/PZU2+K&#10;uXZX3tJlF0oRIexzVFCF0ORS+qIii37gGuLofbvWYoiyLaVu8RrhtpZZkgylRcNxocKGFhUVP7uz&#10;VWDM+us8Cu+nD7na3Bej01Hu75lSL8/d2wREoC48wv/tT63gNR3C3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Z/w8YAAADcAAAADwAAAAAAAAAAAAAAAACYAgAAZHJz&#10;L2Rvd25yZXYueG1sUEsFBgAAAAAEAAQA9QAAAIsDAAAAAA==&#10;" path="m,164c145,151,631,,867,81v236,81,436,449,551,567e" filled="f" fillcolor="#bbe0e3" strokecolor="blue" strokeweight="1.5pt">
                  <v:path arrowok="t" o:connecttype="custom" o:connectlocs="0,104140;550545,51435;900430,411480" o:connectangles="0,0,0"/>
                </v:shape>
                <v:line id="Line 64" o:spid="_x0000_s1062" style="position:absolute;visibility:visible;mso-wrap-style:square" from="15551,12655" to="29591,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J9MYAAADcAAAADwAAAGRycy9kb3ducmV2LnhtbESPQWvCQBSE74L/YXlCb7pRaSupq4ia&#10;tke1pb0+s88kmH0bdrcx9td3C4LHYWa+YebLztSiJecrywrGowQEcW51xYWCz49sOAPhA7LG2jIp&#10;uJKH5aLfm2Oq7YX31B5CISKEfYoKyhCaVEqfl2TQj2xDHL2TdQZDlK6Q2uElwk0tJ0nyJA1WHBdK&#10;bGhdUn4+/BgFk93bKvnOTq9ytt1spr9fLj9ej0o9DLrVC4hAXbiHb+13reBx/Az/Z+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WCfTGAAAA3AAAAA8AAAAAAAAA&#10;AAAAAAAAoQIAAGRycy9kb3ducmV2LnhtbFBLBQYAAAAABAAEAPkAAACUAwAAAAA=&#10;" strokecolor="#060" strokeweight="1.5pt"/>
                <v:line id="Line 65" o:spid="_x0000_s1063" style="position:absolute;visibility:visible;mso-wrap-style:square" from="29654,10248" to="38658,10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dhsMAAADcAAAADwAAAGRycy9kb3ducmV2LnhtbERPyW7CMBC9V+o/WFOpt8aBqgilGIRY&#10;Wo5tQHAd4iGJGo8j200CX18fkHp8evtsMZhGdOR8bVnBKElBEBdW11wqOOy3L1MQPiBrbCyTgit5&#10;WMwfH2aYadvzN3V5KEUMYZ+hgiqENpPSFxUZ9IltiSN3sc5giNCVUjvsY7hp5DhNJ9JgzbGhwpZW&#10;FRU/+a9RMP76XKan7eVDTjfr9evt6Irz9azU89OwfAcRaAj/4rt7pxW8jeLaeCYeAT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JnYbDAAAA3AAAAA8AAAAAAAAAAAAA&#10;AAAAoQIAAGRycy9kb3ducmV2LnhtbFBLBQYAAAAABAAEAPkAAACRAwAAAAA=&#10;" strokecolor="#060" strokeweight="1.5pt"/>
                <v:shape id="Text Box 66" o:spid="_x0000_s1064" type="#_x0000_t202" style="position:absolute;left:16116;top:6407;width:2692;height:1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VT8QA&#10;AADcAAAADwAAAGRycy9kb3ducmV2LnhtbESP0WoCMRRE34X+Q7hC3zRrYUVXo9hCiw+lWusHXJJr&#10;dnFzEzZx3f59Uyj0cZiZM8x6O7hW9NTFxrOC2bQAQay9adgqOH+9ThYgYkI22HomBd8UYbt5GK2x&#10;Mv7On9SfkhUZwrFCBXVKoZIy6pocxqkPxNm7+M5hyrKz0nR4z3DXyqeimEuHDeeFGgO91KSvp5tT&#10;oOPu0N7ez/P9cdm82ecQPiyWSj2Oh90KRKIh/Yf/2nujoJwt4fdMPg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GVU/EAAAA3AAAAA8AAAAAAAAAAAAAAAAAmAIAAGRycy9k&#10;b3ducmV2LnhtbFBLBQYAAAAABAAEAPUAAACJAwAAAAA=&#10;" filled="f" fillcolor="#bbe0e3" stroked="f" strokecolor="blue">
                  <v:textbox inset="1pt,1pt,1pt,1pt">
                    <w:txbxContent>
                      <w:p w14:paraId="34A50C92" w14:textId="77777777" w:rsidR="003200BB" w:rsidRPr="00E70EC3" w:rsidRDefault="003200BB" w:rsidP="00233C3F">
                        <w:pPr>
                          <w:autoSpaceDE w:val="0"/>
                          <w:autoSpaceDN w:val="0"/>
                          <w:adjustRightInd w:val="0"/>
                          <w:rPr>
                            <w:b/>
                            <w:bCs/>
                            <w:color w:val="0000FF"/>
                            <w:szCs w:val="21"/>
                          </w:rPr>
                        </w:pPr>
                        <w:proofErr w:type="gramStart"/>
                        <w:r>
                          <w:rPr>
                            <w:b/>
                            <w:bCs/>
                            <w:color w:val="0000FF"/>
                            <w:szCs w:val="21"/>
                          </w:rPr>
                          <w:t>v</w:t>
                        </w:r>
                        <w:r>
                          <w:rPr>
                            <w:b/>
                            <w:bCs/>
                            <w:color w:val="0000FF"/>
                            <w:szCs w:val="21"/>
                            <w:vertAlign w:val="subscript"/>
                          </w:rPr>
                          <w:t>c</w:t>
                        </w:r>
                        <w:r w:rsidRPr="00E70EC3">
                          <w:rPr>
                            <w:b/>
                            <w:bCs/>
                            <w:color w:val="0000FF"/>
                            <w:szCs w:val="21"/>
                          </w:rPr>
                          <w:t>(</w:t>
                        </w:r>
                        <w:proofErr w:type="gramEnd"/>
                        <w:r w:rsidRPr="00E70EC3">
                          <w:rPr>
                            <w:b/>
                            <w:bCs/>
                            <w:color w:val="0000FF"/>
                            <w:szCs w:val="21"/>
                          </w:rPr>
                          <w:t>t)</w:t>
                        </w:r>
                      </w:p>
                    </w:txbxContent>
                  </v:textbox>
                </v:shape>
                <v:shape id="Text Box 67" o:spid="_x0000_s1065" type="#_x0000_t202" style="position:absolute;left:15957;top:10655;width:3823;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hM8IA&#10;AADcAAAADwAAAGRycy9kb3ducmV2LnhtbERPTYvCMBC9C/sfwizsRdZUQVm6RlFBEEHFKrLehmZs&#10;i82kNFmN/94cBI+P9z2eBlOLG7Wusqyg30tAEOdWV1woOB6W3z8gnEfWWFsmBQ9yMJ18dMaYanvn&#10;Pd0yX4gYwi5FBaX3TSqly0sy6Hq2IY7cxbYGfYRtIXWL9xhuajlIkpE0WHFsKLGhRUn5Nfs3CjDp&#10;2ututz2dj5u/9epxCuFwmSv19RlmvyA8Bf8Wv9wrrWA4iPPjmXgE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WEzwgAAANwAAAAPAAAAAAAAAAAAAAAAAJgCAABkcnMvZG93&#10;bnJldi54bWxQSwUGAAAAAAQABAD1AAAAhwMAAAAA&#10;" filled="f" fillcolor="#bbe0e3" stroked="f" strokecolor="blue">
                  <v:textbox inset="0,1pt,0,1pt">
                    <w:txbxContent>
                      <w:p w14:paraId="415EECF9" w14:textId="77777777" w:rsidR="003200BB" w:rsidRPr="00E70EC3" w:rsidRDefault="003200BB" w:rsidP="00233C3F">
                        <w:pPr>
                          <w:autoSpaceDE w:val="0"/>
                          <w:autoSpaceDN w:val="0"/>
                          <w:adjustRightInd w:val="0"/>
                          <w:rPr>
                            <w:b/>
                            <w:bCs/>
                            <w:color w:val="006600"/>
                            <w:szCs w:val="21"/>
                          </w:rPr>
                        </w:pPr>
                        <w:proofErr w:type="gramStart"/>
                        <w:r>
                          <w:rPr>
                            <w:b/>
                            <w:bCs/>
                            <w:color w:val="006600"/>
                            <w:szCs w:val="21"/>
                          </w:rPr>
                          <w:t>v</w:t>
                        </w:r>
                        <w:r>
                          <w:rPr>
                            <w:b/>
                            <w:bCs/>
                            <w:color w:val="006600"/>
                            <w:szCs w:val="21"/>
                            <w:vertAlign w:val="subscript"/>
                          </w:rPr>
                          <w:t>d</w:t>
                        </w:r>
                        <w:r w:rsidRPr="00E70EC3">
                          <w:rPr>
                            <w:b/>
                            <w:bCs/>
                            <w:color w:val="006600"/>
                            <w:szCs w:val="21"/>
                          </w:rPr>
                          <w:t>(</w:t>
                        </w:r>
                        <w:proofErr w:type="gramEnd"/>
                        <w:r w:rsidRPr="00E70EC3">
                          <w:rPr>
                            <w:b/>
                            <w:bCs/>
                            <w:color w:val="006600"/>
                            <w:szCs w:val="21"/>
                          </w:rPr>
                          <w:t>t)</w:t>
                        </w:r>
                      </w:p>
                    </w:txbxContent>
                  </v:textbox>
                </v:shape>
                <v:line id="Line 68" o:spid="_x0000_s1066" style="position:absolute;flip:y;visibility:visible;mso-wrap-style:square" from="27076,13023" to="29235,16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CO8UAAADcAAAADwAAAGRycy9kb3ducmV2LnhtbESPQWvCQBCF74L/YRnBS9CNSotNXUVt&#10;hULpoeqhxyE7TYLZ2ZAdNf57t1Dw+HjzvjdvsepcrS7Uhsqzgck4BUWce1txYeB42I3moIIgW6w9&#10;k4EbBVgt+70FZtZf+ZsueylUhHDI0EAp0mRah7wkh2HsG+Lo/frWoUTZFtq2eI1wV+tpmj5rhxXH&#10;hhIb2paUn/ZnF9/YffHbbJZsnE6SF3r/kc9UizHDQbd+BSXUyeP4P/1hDTxN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jCO8UAAADcAAAADwAAAAAAAAAA&#10;AAAAAAChAgAAZHJzL2Rvd25yZXYueG1sUEsFBgAAAAAEAAQA+QAAAJMDAAAAAA==&#10;">
                  <v:stroke endarrow="block"/>
                </v:line>
                <v:shape id="Text Box 69" o:spid="_x0000_s1067" type="#_x0000_t202" style="position:absolute;left:24866;top:16440;width:3486;height:23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l48MA&#10;AADcAAAADwAAAGRycy9kb3ducmV2LnhtbESP3YrCMBSE7xd8h3AE79bUgiJdo/gL4pV29wHONmfb&#10;ss1JbWJb394IgpfDzHzDLFa9qURLjSstK5iMIxDEmdUl5wp+vg+fcxDOI2usLJOCOzlYLQcfC0y0&#10;7fhCbepzESDsElRQeF8nUrqsIINubGvi4P3ZxqAPssmlbrALcFPJOIpm0mDJYaHAmrYFZf/pzSjY&#10;efe7OXN/aWf7PZ2vXX7aHDqlRsN+/QXCU+/f4Vf7qBVM4xieZ8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l48MAAADcAAAADwAAAAAAAAAAAAAAAACYAgAAZHJzL2Rv&#10;d25yZXYueG1sUEsFBgAAAAAEAAQA9QAAAIgDAAAAAA==&#10;" filled="f" fillcolor="#bbe0e3" stroked="f" strokecolor="blue">
                  <v:textbox inset="1pt,2pt,1pt,2pt">
                    <w:txbxContent>
                      <w:p w14:paraId="680EFD46" w14:textId="77777777" w:rsidR="003200BB" w:rsidRPr="0002769E" w:rsidRDefault="003200BB"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8" style="position:absolute;flip:x y;visibility:visible;mso-wrap-style:square" from="29654,10439" to="32124,1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px8YAAADcAAAADwAAAGRycy9kb3ducmV2LnhtbESPT2vCQBTE70K/w/IKvelGi6LRVYpQ&#10;6MGLf2ivL9lnNpp9m2TXmH57t1DwOMzMb5jVpreV6Kj1pWMF41ECgjh3uuRCwen4OZyD8AFZY+WY&#10;FPySh836ZbDCVLs776k7hEJECPsUFZgQ6lRKnxuy6EeuJo7e2bUWQ5RtIXWL9wi3lZwkyUxaLDku&#10;GKxpayi/Hm5WQZfdxpfv3f7qs59mkc1Ns901M6XeXvuPJYhAfXiG/9tfWsF08g5/Z+IRkO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facfGAAAA3AAAAA8AAAAAAAAA&#10;AAAAAAAAoQIAAGRycy9kb3ducmV2LnhtbFBLBQYAAAAABAAEAPkAAACUAwAAAAA=&#10;">
                  <v:stroke endarrow="block"/>
                </v:line>
                <v:shape id="Text Box 71" o:spid="_x0000_s1069" type="#_x0000_t202" style="position:absolute;left:31369;top:16694;width:4254;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sScUA&#10;AADcAAAADwAAAGRycy9kb3ducmV2LnhtbESPT4vCMBTE7wt+h/AEL4um6z+kGkUKwrIX0dWDt0fz&#10;bIvNS22ytfrpjSDscZiZ3zCLVWtK0VDtCssKvgYRCOLU6oIzBYffTX8GwnlkjaVlUnAnB6tl52OB&#10;sbY33lGz95kIEHYxKsi9r2IpXZqTQTewFXHwzrY26IOsM6lrvAW4KeUwiqbSYMFhIceKkpzSy/7P&#10;KHjoz+3orhNz/En4NIuuzXVqzkr1uu16DsJT6//D7/a3VjAZjuF1Jhw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6xJxQAAANwAAAAPAAAAAAAAAAAAAAAAAJgCAABkcnMv&#10;ZG93bnJldi54bWxQSwUGAAAAAAQABAD1AAAAigMAAAAA&#10;" filled="f" fillcolor="#bbe0e3" stroked="f" strokecolor="blue">
                  <v:textbox inset="1pt,1pt,1pt,1pt">
                    <w:txbxContent>
                      <w:p w14:paraId="74620232" w14:textId="77777777" w:rsidR="003200BB" w:rsidRPr="00E70EC3" w:rsidRDefault="003200BB" w:rsidP="00233C3F">
                        <w:pPr>
                          <w:autoSpaceDE w:val="0"/>
                          <w:autoSpaceDN w:val="0"/>
                          <w:adjustRightInd w:val="0"/>
                          <w:rPr>
                            <w:b/>
                            <w:bCs/>
                            <w:color w:val="006600"/>
                            <w:szCs w:val="21"/>
                          </w:rPr>
                        </w:pPr>
                        <w:proofErr w:type="gramStart"/>
                        <w:r>
                          <w:rPr>
                            <w:b/>
                            <w:bCs/>
                            <w:color w:val="006600"/>
                            <w:szCs w:val="21"/>
                          </w:rPr>
                          <w:t>v</w:t>
                        </w:r>
                        <w:r>
                          <w:rPr>
                            <w:b/>
                            <w:bCs/>
                            <w:color w:val="006600"/>
                            <w:szCs w:val="21"/>
                            <w:vertAlign w:val="subscript"/>
                          </w:rPr>
                          <w:t>d</w:t>
                        </w:r>
                        <w:r w:rsidRPr="00E70EC3">
                          <w:rPr>
                            <w:b/>
                            <w:bCs/>
                            <w:color w:val="006600"/>
                            <w:szCs w:val="21"/>
                          </w:rPr>
                          <w:t>(</w:t>
                        </w:r>
                        <w:proofErr w:type="gramEnd"/>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2553760A">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004752B"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7777777" w:rsidR="00233C3F" w:rsidRPr="0098259C" w:rsidRDefault="00233C3F" w:rsidP="00233C3F">
      <w:pPr>
        <w:pStyle w:val="Beschriftung"/>
        <w:rPr>
          <w:rStyle w:val="Formatvorlagecaption-text105ptNichtFett"/>
        </w:rPr>
      </w:pPr>
      <w:r w:rsidRPr="0098259C">
        <w:t xml:space="preserve">Figure </w:t>
      </w:r>
      <w:r w:rsidRPr="0098259C">
        <w:fldChar w:fldCharType="begin"/>
      </w:r>
      <w:r w:rsidRPr="0098259C">
        <w:instrText xml:space="preserve"> SEQ Figure \* ARABIC </w:instrText>
      </w:r>
      <w:r w:rsidRPr="0098259C">
        <w:fldChar w:fldCharType="separate"/>
      </w:r>
      <w:r w:rsidR="00854655">
        <w:rPr>
          <w:noProof/>
        </w:rPr>
        <w:t>3</w:t>
      </w:r>
      <w:r w:rsidRPr="0098259C">
        <w:fldChar w:fldCharType="end"/>
      </w:r>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gramStart"/>
      <w:r>
        <w:rPr>
          <w:rStyle w:val="Formatvorlagecaption-text105ptNichtFett"/>
        </w:rPr>
        <w:t>v</w:t>
      </w:r>
      <w:r>
        <w:rPr>
          <w:rStyle w:val="Formatvorlagecaption-text105ptNichtFett"/>
          <w:vertAlign w:val="subscript"/>
        </w:rPr>
        <w:t>c</w:t>
      </w:r>
      <w:proofErr w:type="gramEnd"/>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6181EE2E"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proofErr w:type="gramStart"/>
      <w:r w:rsidR="009C222C" w:rsidRPr="009C222C">
        <w:rPr>
          <w:i/>
        </w:rPr>
        <w:t>,</w:t>
      </w:r>
      <w:proofErr w:type="gramEnd"/>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del w:id="3169" w:author="Otter, Martin" w:date="2014-04-09T11:00:00Z">
        <w:r w:rsidR="00F4114B" w:rsidRPr="00F4114B" w:rsidDel="00140C25">
          <w:rPr>
            <w:rStyle w:val="CODE"/>
            <w:i/>
          </w:rPr>
          <w:delText>fmi</w:delText>
        </w:r>
      </w:del>
      <w:ins w:id="3170" w:author="Otter, Martin" w:date="2014-04-09T11:00:00Z">
        <w:r w:rsidR="00140C25">
          <w:rPr>
            <w:rStyle w:val="CODE"/>
            <w:i/>
          </w:rPr>
          <w:t>fmi2</w:t>
        </w:r>
      </w:ins>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proofErr w:type="gramStart"/>
      <w:r w:rsidRPr="0002769E">
        <w:rPr>
          <w:i/>
        </w:rPr>
        <w:t>T</w:t>
      </w:r>
      <w:r>
        <w:rPr>
          <w:i/>
          <w:vertAlign w:val="subscript"/>
        </w:rPr>
        <w:t>next</w:t>
      </w:r>
      <w:r w:rsidRPr="0098259C">
        <w:t>(</w:t>
      </w:r>
      <w:proofErr w:type="gramEnd"/>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1000AEB"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ins w:id="3171" w:author="Otter, Martin" w:date="2014-06-12T08:48:00Z">
        <w:r w:rsidR="00561F4F">
          <w:t xml:space="preserve"> </w:t>
        </w:r>
      </w:ins>
      <w:ins w:id="3172" w:author="Otter, Martin" w:date="2014-06-12T08:49:00Z">
        <w:r w:rsidR="00561F4F">
          <w:fldChar w:fldCharType="begin"/>
        </w:r>
        <w:r w:rsidR="00561F4F">
          <w:instrText xml:space="preserve"> REF _Ref390326274 \h </w:instrText>
        </w:r>
      </w:ins>
      <w:r w:rsidR="00561F4F">
        <w:fldChar w:fldCharType="separate"/>
      </w:r>
      <w:ins w:id="3173" w:author="Otter, Martin" w:date="2014-06-12T08:49:00Z">
        <w:r w:rsidR="00561F4F" w:rsidRPr="0098259C">
          <w:t xml:space="preserve">Figure </w:t>
        </w:r>
        <w:r w:rsidR="00561F4F">
          <w:rPr>
            <w:noProof/>
          </w:rPr>
          <w:t>4</w:t>
        </w:r>
        <w:r w:rsidR="00561F4F">
          <w:fldChar w:fldCharType="end"/>
        </w:r>
      </w:ins>
      <w:r w:rsidRPr="0098259C">
        <w:t xml:space="preserve"> </w:t>
      </w:r>
      <w:del w:id="3174" w:author="Otter, Martin" w:date="2014-06-12T08:48:00Z">
        <w:r w:rsidRPr="0098259C" w:rsidDel="00561F4F">
          <w:fldChar w:fldCharType="begin"/>
        </w:r>
        <w:r w:rsidRPr="0098259C" w:rsidDel="00561F4F">
          <w:delInstrText xml:space="preserve"> REF _Ref289632017 \h </w:delInstrText>
        </w:r>
        <w:r w:rsidRPr="0098259C" w:rsidDel="00561F4F">
          <w:fldChar w:fldCharType="separate"/>
        </w:r>
        <w:r w:rsidR="00854655" w:rsidRPr="00854655" w:rsidDel="00561F4F">
          <w:rPr>
            <w:b/>
            <w:bCs/>
          </w:rPr>
          <w:delText>Fehler! Verweisquelle konnte nicht gefunden werden.</w:delText>
        </w:r>
        <w:r w:rsidRPr="0098259C" w:rsidDel="00561F4F">
          <w:fldChar w:fldCharType="end"/>
        </w:r>
        <w:r w:rsidRPr="0098259C" w:rsidDel="00561F4F">
          <w:delText xml:space="preserve"> </w:delText>
        </w:r>
      </w:del>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gramStart"/>
      <w:r w:rsidRPr="0098259C">
        <w:t>z</w:t>
      </w:r>
      <w:r w:rsidRPr="0098259C">
        <w:rPr>
          <w:i/>
          <w:vertAlign w:val="subscript"/>
        </w:rPr>
        <w:t>j</w:t>
      </w:r>
      <w:r w:rsidRPr="0098259C">
        <w:t>(</w:t>
      </w:r>
      <w:proofErr w:type="gramEnd"/>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collected together in one vector of real numbers </w:t>
      </w:r>
      <w:proofErr w:type="gramStart"/>
      <w:r w:rsidRPr="0098259C">
        <w:rPr>
          <w:b/>
        </w:rPr>
        <w:t>z</w:t>
      </w:r>
      <w:r w:rsidRPr="0098259C">
        <w:t>(</w:t>
      </w:r>
      <w:proofErr w:type="gramEnd"/>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60288" behindDoc="0" locked="0" layoutInCell="1" allowOverlap="1" wp14:anchorId="0DE433F4" wp14:editId="06A9D4B6">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3200BB" w:rsidRDefault="003200BB" w:rsidP="00233C3F">
                              <w:pPr>
                                <w:autoSpaceDE w:val="0"/>
                                <w:autoSpaceDN w:val="0"/>
                                <w:adjustRightInd w:val="0"/>
                                <w:rPr>
                                  <w:color w:val="000000"/>
                                </w:rPr>
                              </w:pPr>
                              <w:proofErr w:type="gramStart"/>
                              <w:r>
                                <w:rPr>
                                  <w:color w:val="000000"/>
                                </w:rPr>
                                <w:t>time</w:t>
                              </w:r>
                              <w:proofErr w:type="gramEnd"/>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3200BB" w:rsidRDefault="003200BB"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3200BB" w:rsidRDefault="003200BB"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3200BB" w:rsidRDefault="003200BB"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3200BB" w:rsidRDefault="003200BB" w:rsidP="00233C3F">
                              <w:pPr>
                                <w:autoSpaceDE w:val="0"/>
                                <w:autoSpaceDN w:val="0"/>
                                <w:adjustRightInd w:val="0"/>
                                <w:rPr>
                                  <w:color w:val="FF0000"/>
                                </w:rPr>
                              </w:pPr>
                              <w:proofErr w:type="gramStart"/>
                              <w:r>
                                <w:rPr>
                                  <w:b/>
                                  <w:bCs/>
                                  <w:color w:val="FF0000"/>
                                </w:rPr>
                                <w:t>z(</w:t>
                              </w:r>
                              <w:proofErr w:type="gramEnd"/>
                              <w:r>
                                <w:rPr>
                                  <w:b/>
                                  <w:bCs/>
                                  <w:color w:val="FF0000"/>
                                </w:rPr>
                                <w:t>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3200BB" w:rsidRPr="00EE2B82" w:rsidRDefault="003200BB" w:rsidP="00233C3F">
                              <w:pPr>
                                <w:autoSpaceDE w:val="0"/>
                                <w:autoSpaceDN w:val="0"/>
                                <w:adjustRightInd w:val="0"/>
                                <w:rPr>
                                  <w:color w:val="000000"/>
                                  <w:sz w:val="24"/>
                                </w:rPr>
                              </w:pPr>
                              <w:proofErr w:type="gramStart"/>
                              <w:r w:rsidRPr="00EE2B82">
                                <w:rPr>
                                  <w:b/>
                                  <w:bCs/>
                                  <w:color w:val="000000"/>
                                  <w:sz w:val="24"/>
                                </w:rPr>
                                <w:t>z</w:t>
                              </w:r>
                              <w:proofErr w:type="gramEnd"/>
                              <w:r w:rsidRPr="00EE2B82">
                                <w:rPr>
                                  <w:b/>
                                  <w:bCs/>
                                  <w:color w:val="000000"/>
                                  <w:sz w:val="24"/>
                                </w:rPr>
                                <w:t xml:space="preserve">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3200BB" w:rsidRPr="00EE2B82" w:rsidRDefault="003200BB" w:rsidP="00233C3F">
                              <w:pPr>
                                <w:autoSpaceDE w:val="0"/>
                                <w:autoSpaceDN w:val="0"/>
                                <w:adjustRightInd w:val="0"/>
                                <w:rPr>
                                  <w:color w:val="000000"/>
                                  <w:sz w:val="24"/>
                                </w:rPr>
                              </w:pPr>
                              <w:proofErr w:type="gramStart"/>
                              <w:r w:rsidRPr="00EE2B82">
                                <w:rPr>
                                  <w:b/>
                                  <w:bCs/>
                                  <w:color w:val="000000"/>
                                  <w:sz w:val="24"/>
                                </w:rPr>
                                <w:t>z</w:t>
                              </w:r>
                              <w:proofErr w:type="gramEnd"/>
                              <w:r w:rsidRPr="00EE2B82">
                                <w:rPr>
                                  <w:b/>
                                  <w:bCs/>
                                  <w:color w:val="000000"/>
                                  <w:sz w:val="24"/>
                                </w:rPr>
                                <w:t xml:space="preserve">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id="Zeichenbereich 99" o:spid="_x0000_s1070" editas="canvas" style="position:absolute;margin-left:0;margin-top:0;width:483.3pt;height:126.65pt;z-index:251660288;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">
                <v:shape id="_x0000_s1071" type="#_x0000_t75" style="position:absolute;width:61379;height:16084;visibility:visible;mso-wrap-style:square">
                  <v:fill o:detectmouseclick="t"/>
                  <v:path o:connecttype="none"/>
                </v:shape>
                <v:rect id="Rectangle 74" o:spid="_x0000_s1072" style="position:absolute;left:14408;top:9950;width:23768;height:576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L3Q8cA&#10;AADcAAAADwAAAGRycy9kb3ducmV2LnhtbESPzWrDMBCE74W8g9hAbo3ckJjgRgklpLSH/sUuhNwW&#10;a2OLWCtjqbb79lWh0OMwM98wm91oG9FT541jBXfzBARx6bThSsFn8Xi7BuEDssbGMSn4Jg+77eRm&#10;g5l2Ax+pz0MlIoR9hgrqENpMSl/WZNHPXUscvYvrLIYou0rqDocIt41cJEkqLRqOCzW2tK+pvOZf&#10;VsF5mb4VxWH4eNoHY/L+/fz6clopNZuOD/cgAo3hP/zXftYKVosUfs/EIy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i90PHAAAA3AAAAA8AAAAAAAAAAAAAAAAAmAIAAGRy&#10;cy9kb3ducmV2LnhtbFBLBQYAAAAABAAEAPUAAACMAwAAAAA=&#10;" fillcolor="#ffc" stroked="f"/>
                <v:rect id="Rectangle 75" o:spid="_x0000_s1073" style="position:absolute;left:14478;top:1644;width:23755;height:8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U3sQA&#10;AADcAAAADwAAAGRycy9kb3ducmV2LnhtbESPT4vCMBTE78J+h/CEvdlUwX/VKKuwKt62Cou3R/Ns&#10;i81LaVKt394sLHgcZuY3zHLdmUrcqXGlZQXDKAZBnFldcq7gfPoezEA4j6yxskwKnuRgvfroLTHR&#10;9sE/dE99LgKEXYIKCu/rREqXFWTQRbYmDt7VNgZ9kE0udYOPADeVHMXxRBosOSwUWNO2oOyWtkbB&#10;7Tdu29l5l24m+/lwfxnrEx7nSn32u68FCE+df4f/2wetYDyawt+Zc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lN7EAAAA3AAAAA8AAAAAAAAAAAAAAAAAmAIAAGRycy9k&#10;b3ducmV2LnhtbFBLBQYAAAAABAAEAPUAAACJAwAAAAA=&#10;" fillcolor="#ccecff" stroked="f"/>
                <v:line id="Line 76" o:spid="_x0000_s1074" style="position:absolute;visibility:visible;mso-wrap-style:square" from="12985,9982" to="45173,9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QTucIAAADcAAAADwAAAGRycy9kb3ducmV2LnhtbERPPW/CMBDdK/U/WFepW3GgNEIhDqqQ&#10;WlgYSDvAdoqPJG18jmIXwr/nBqSOT+87X42uU2caQuvZwHSSgCKuvG25NvD99fGyABUissXOMxm4&#10;UoBV8fiQY2b9hfd0LmOtJIRDhgaaGPtM61A15DBMfE8s3MkPDqPAodZ2wIuEu07PkiTVDluWhgZ7&#10;WjdU/ZZ/zsAbvqb1fneIp+38+DOuiaef5caY56fxfQkq0hj/xXf31opvJmvljBwB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QTucIAAADcAAAADwAAAAAAAAAAAAAA&#10;AAChAgAAZHJzL2Rvd25yZXYueG1sUEsFBgAAAAAEAAQA+QAAAJADAAAAAA==&#10;" strokeweight="1.5pt">
                  <v:stroke endarrow="block"/>
                </v:line>
                <v:line id="Line 77" o:spid="_x0000_s1075" style="position:absolute;flip:y;visibility:visible;mso-wrap-style:square" from="14344,0" to="14389,15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YzQ8QAAADcAAAADwAAAGRycy9kb3ducmV2LnhtbESPQWsCMRSE74L/IbyCt5pUWOlujVLF&#10;itfaUnp83bzuriYvyyZ113/fCILHYWa+YRarwVlxpi40njU8TRUI4tKbhisNnx9vj88gQkQ2aD2T&#10;hgsFWC3HowUWxvf8TudDrESCcChQQx1jW0gZypochqlviZP36zuHMcmukqbDPsGdlTOl5tJhw2mh&#10;xpY2NZWnw5/TsFP7dX/MM7U5Zj9f2Xqwp+231XryMLy+gIg0xHv41t4bDdksh+uZd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jNDxAAAANwAAAAPAAAAAAAAAAAA&#10;AAAAAKECAABkcnMvZG93bnJldi54bWxQSwUGAAAAAAQABAD5AAAAkgMAAAAA&#10;" strokeweight="1.5pt">
                  <v:stroke endarrow="block"/>
                </v:line>
                <v:shape id="Text Box 78" o:spid="_x0000_s1076" type="#_x0000_t202" style="position:absolute;left:45777;top:9010;width:2654;height:19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lR8QA&#10;AADcAAAADwAAAGRycy9kb3ducmV2LnhtbESPQWsCMRSE74X+h/AKvWm2FaWsRpGWgvRQqBbx+Eie&#10;2dXNy26Sutt/bwpCj8PMfMMsVoNrxIVCrD0reBoXIIi1NzVbBd+799ELiJiQDTaeScEvRVgt7+8W&#10;WBrf8xddtsmKDOFYooIqpbaUMuqKHMaxb4mzd/TBYcoyWGkC9hnuGvlcFDPpsOa8UGFLrxXp8/bH&#10;KeD+gJ/6dApvMyv1xu677iN2Sj0+DOs5iERD+g/f2hujYDqZwN+Zf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yJUfEAAAA3AAAAA8AAAAAAAAAAAAAAAAAmAIAAGRycy9k&#10;b3ducmV2LnhtbFBLBQYAAAAABAAEAPUAAACJAwAAAAA=&#10;" filled="f" fillcolor="#bbe0e3" stroked="f">
                  <v:textbox inset="1pt,1pt,1pt,1pt">
                    <w:txbxContent>
                      <w:p w14:paraId="368BC173" w14:textId="77777777" w:rsidR="003200BB" w:rsidRDefault="003200BB" w:rsidP="00233C3F">
                        <w:pPr>
                          <w:autoSpaceDE w:val="0"/>
                          <w:autoSpaceDN w:val="0"/>
                          <w:adjustRightInd w:val="0"/>
                          <w:rPr>
                            <w:color w:val="000000"/>
                          </w:rPr>
                        </w:pPr>
                        <w:proofErr w:type="gramStart"/>
                        <w:r>
                          <w:rPr>
                            <w:color w:val="000000"/>
                          </w:rPr>
                          <w:t>time</w:t>
                        </w:r>
                        <w:proofErr w:type="gramEnd"/>
                      </w:p>
                    </w:txbxContent>
                  </v:textbox>
                </v:shape>
                <v:line id="Line 79" o:spid="_x0000_s1077" style="position:absolute;visibility:visible;mso-wrap-style:square" from="16757,1327" to="16783,13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IwbcUAAADcAAAADwAAAGRycy9kb3ducmV2LnhtbESPX2vCMBTF3wd+h3AF3zR1Otm6piID&#10;wQc3UceeL8217WxuahJr9+2XgbDHw/nz42TL3jSiI+drywqmkwQEcWF1zaWCz+N6/AzCB2SNjWVS&#10;8EMelvngIcNU2xvvqTuEUsQR9ikqqEJoUyl9UZFBP7EtcfRO1hkMUbpSaoe3OG4a+ZgkC2mw5kio&#10;sKW3iorz4Woityi37vL1fe43p/ft+sLdy8dxp9Ro2K9eQQTqw3/43t5oBU+zOfydiU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IwbcUAAADcAAAADwAAAAAAAAAA&#10;AAAAAAChAgAAZHJzL2Rvd25yZXYueG1sUEsFBgAAAAAEAAQA+QAAAJMDAAAAAA==&#10;">
                  <v:stroke dashstyle="dash"/>
                </v:line>
                <v:line id="Line 80" o:spid="_x0000_s1078" style="position:absolute;flip:x;visibility:visible;mso-wrap-style:square" from="21602,1327" to="21697,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FIj8IAAADcAAAADwAAAGRycy9kb3ducmV2LnhtbESPQWvCQBSE74L/YXmCN91UiUjqKiJa&#10;ivRi1PtL9nUTmn0bsltN/71bEDwOM/MNs9r0thE36nztWMHbNAFBXDpds1FwOR8mSxA+IGtsHJOC&#10;P/KwWQ8HK8y0u/OJbnkwIkLYZ6igCqHNpPRlRRb91LXE0ft2ncUQZWek7vAe4baRsyRZSIs1x4UK&#10;W9pVVP7kv1ZBsd9ezbG47u2Mv/SHSfOCZa7UeNRv30EE6sMr/Gx/agXpPIX/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FIj8IAAADcAAAADwAAAAAAAAAAAAAA&#10;AAChAgAAZHJzL2Rvd25yZXYueG1sUEsFBgAAAAAEAAQA+QAAAJADAAAAAA==&#10;">
                  <v:stroke dashstyle="dash"/>
                </v:line>
                <v:shape id="Text Box 81" o:spid="_x0000_s1079" type="#_x0000_t202" style="position:absolute;left:16459;top:13538;width:1067;height:14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WG38QA&#10;AADcAAAADwAAAGRycy9kb3ducmV2LnhtbESPQUsDMRSE70L/Q3gFbzar4lK2TYsoQvFQsErp8ZG8&#10;ZrfdvOwmsbv990YQPA4z8w2zXI+uFRcKsfGs4H5WgCDW3jRsFXx9vt3NQcSEbLD1TAquFGG9mtws&#10;sTJ+4A+67JIVGcKxQgV1Sl0lZdQ1OYwz3xFn7+iDw5RlsNIEHDLctfKhKErpsOG8UGNHLzXp8+7b&#10;KeDhgFt9OoXX0kq9sfu+f4+9UrfT8XkBItGY/sN/7Y1R8PRYwu+Zf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Fht/EAAAA3AAAAA8AAAAAAAAAAAAAAAAAmAIAAGRycy9k&#10;b3ducmV2LnhtbFBLBQYAAAAABAAEAPUAAACJAwAAAAA=&#10;" filled="f" fillcolor="#bbe0e3" stroked="f">
                  <v:textbox inset="1pt,1pt,1pt,1pt">
                    <w:txbxContent>
                      <w:p w14:paraId="694E4CC3" w14:textId="77777777" w:rsidR="003200BB" w:rsidRDefault="003200BB"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0" type="#_x0000_t202" style="position:absolute;left:21272;top:13538;width:138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HYMYA&#10;AADcAAAADwAAAGRycy9kb3ducmV2LnhtbESPQU/CQBSE7yT+h80z8UJgK0RaKgsxEhJvRvTC7dF9&#10;toXu29p9lvLvXRMTj5OZ+Saz2gyuUT11ofZs4H6agCIuvK25NPDxvptkoIIgW2w8k4ErBdisb0Yr&#10;zK2/8Bv1eylVhHDI0UAl0uZah6Iih2HqW+LoffrOoUTZldp2eIlw1+hZkiy0w5rjQoUtPVdUnPff&#10;zsBrlrVpP17K/CTb7UIf0q9ZfTTm7nZ4egQlNMh/+K/9Yg08zFP4PROP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IHYMYAAADcAAAADwAAAAAAAAAAAAAAAACYAgAAZHJz&#10;L2Rvd25yZXYueG1sUEsFBgAAAAAEAAQA9QAAAIsDAAAAAA==&#10;" filled="f" fillcolor="#bbe0e3" stroked="f">
                  <v:textbox inset="1pt,1pt,1pt,1pt">
                    <w:txbxContent>
                      <w:p w14:paraId="6C5A30B8" w14:textId="77777777" w:rsidR="003200BB" w:rsidRDefault="003200BB"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1" type="#_x0000_t202" style="position:absolute;left:28359;top:13500;width:1066;height:16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3NsEA&#10;AADcAAAADwAAAGRycy9kb3ducmV2LnhtbERPTWsCMRC9C/6HMIXeNNuWiqxGEUtBeihUpfQ4JGN2&#10;dTPZTVJ3+++bg+Dx8b6X68E14koh1p4VPE0LEMTam5qtguPhfTIHEROywcYzKfijCOvVeLTE0vie&#10;v+i6T1bkEI4lKqhSakspo67IYZz6ljhzJx8cpgyDlSZgn8NdI5+LYiYd1pwbKmxpW5G+7H+dAu5/&#10;8FOfz+FtZqXe2e+u+4idUo8Pw2YBItGQ7uKbe2cUvL7ktflMP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WtzbBAAAA3AAAAA8AAAAAAAAAAAAAAAAAmAIAAGRycy9kb3du&#10;cmV2LnhtbFBLBQYAAAAABAAEAPUAAACGAwAAAAA=&#10;" filled="f" fillcolor="#bbe0e3" stroked="f">
                  <v:textbox inset="1pt,1pt,1pt,1pt">
                    <w:txbxContent>
                      <w:p w14:paraId="76AFB72C" w14:textId="77777777" w:rsidR="003200BB" w:rsidRDefault="003200BB"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2" style="position:absolute;left:16757;top:4464;width:21431;height:8102;visibility:visible;mso-wrap-style:square;v-text-anchor:top" coordsize="135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sIcYA&#10;AADcAAAADwAAAGRycy9kb3ducmV2LnhtbESP0WrCQBRE3wv+w3KFvhTd2KJodBVbsZRWH4z5gGv2&#10;mgSzd0N2NfHv3UKhj8PMnGEWq85U4kaNKy0rGA0jEMSZ1SXnCtLjdjAF4TyyxsoyKbiTg9Wy97TA&#10;WNuWD3RLfC4ChF2MCgrv61hKlxVk0A1tTRy8s20M+iCbXOoG2wA3lXyNook0WHJYKLCmj4KyS3I1&#10;CjY/7/vtcZ+2Ke+Sz9PL+szjb6nUc79bz0F46vx/+K/9pRWM32bweyY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GsIcYAAADcAAAADwAAAAAAAAAAAAAAAACYAgAAZHJz&#10;L2Rvd25yZXYueG1sUEsFBgAAAAAEAAQA9QAAAIsDAAAAAA==&#10;" path="m,10c90,92,382,490,542,500,702,510,827,136,962,68,1097,,1269,87,1350,92e" filled="f" fillcolor="#bbe0e3" strokecolor="red" strokeweight="1.5pt">
                  <v:path arrowok="t" o:connecttype="custom" o:connectlocs="0,15887;860425,794373;1527175,108035;2143125,146165" o:connectangles="0,0,0,0"/>
                </v:shape>
                <v:shape id="Text Box 85" o:spid="_x0000_s1083" type="#_x0000_t202" style="position:absolute;left:17475;top:3136;width:249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Ek8QA&#10;AADcAAAADwAAAGRycy9kb3ducmV2LnhtbERPXWvCMBR9H+w/hDvwZcxUmWN0RpmDQRE2mYro26W5&#10;tsXmpjSxTf/98iD4eDjf82UwteiodZVlBZNxAoI4t7riQsF+9/3yDsJ5ZI21ZVIwkIPl4vFhjqm2&#10;Pf9Rt/WFiCHsUlRQet+kUrq8JINubBviyJ1ta9BH2BZSt9jHcFPLaZK8SYMVx4YSG/oqKb9sr0YB&#10;Js/2stn8Hk77n+M6Gw4h7M4rpUZP4fMDhKfg7+KbO9MKZq9xfjw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6hJPEAAAA3AAAAA8AAAAAAAAAAAAAAAAAmAIAAGRycy9k&#10;b3ducmV2LnhtbFBLBQYAAAAABAAEAPUAAACJAwAAAAA=&#10;" filled="f" fillcolor="#bbe0e3" stroked="f" strokecolor="blue">
                  <v:textbox inset="0,1pt,0,1pt">
                    <w:txbxContent>
                      <w:p w14:paraId="4C3011A1" w14:textId="77777777" w:rsidR="003200BB" w:rsidRDefault="003200BB" w:rsidP="00233C3F">
                        <w:pPr>
                          <w:autoSpaceDE w:val="0"/>
                          <w:autoSpaceDN w:val="0"/>
                          <w:adjustRightInd w:val="0"/>
                          <w:rPr>
                            <w:color w:val="FF0000"/>
                          </w:rPr>
                        </w:pPr>
                        <w:proofErr w:type="gramStart"/>
                        <w:r>
                          <w:rPr>
                            <w:b/>
                            <w:bCs/>
                            <w:color w:val="FF0000"/>
                          </w:rPr>
                          <w:t>z(</w:t>
                        </w:r>
                        <w:proofErr w:type="gramEnd"/>
                        <w:r>
                          <w:rPr>
                            <w:b/>
                            <w:bCs/>
                            <w:color w:val="FF0000"/>
                          </w:rPr>
                          <w:t>t)</w:t>
                        </w:r>
                      </w:p>
                    </w:txbxContent>
                  </v:textbox>
                </v:shape>
                <v:line id="Line 86" o:spid="_x0000_s1084" style="position:absolute;flip:x;visibility:visible;mso-wrap-style:square" from="28632,1327" to="28632,13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98cQAAADcAAAADwAAAGRycy9kb3ducmV2LnhtbESPQWvCQBSE7wX/w/KE3urG0JQSXSWI&#10;llK8NNX7S/a5CWbfhuzWpP++KxR6HGbmG2a9nWwnbjT41rGC5SIBQVw73bJRcPo6PL2C8AFZY+eY&#10;FPyQh+1m9rDGXLuRP+lWBiMihH2OCpoQ+lxKXzdk0S9cTxy9ixsshigHI/WAY4TbTqZJ8iItthwX&#10;Guxp11B9Lb+tgmpfnM1Hdd7blI/6zWRlxbJU6nE+FSsQgabwH/5rv2sF2fMS7m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zD3xxAAAANwAAAAPAAAAAAAAAAAA&#10;AAAAAKECAABkcnMvZG93bnJldi54bWxQSwUGAAAAAAQABAD5AAAAkgMAAAAA&#10;">
                  <v:stroke dashstyle="dash"/>
                </v:line>
                <v:shape id="Text Box 87" o:spid="_x0000_s1085" type="#_x0000_t202" style="position:absolute;left:39458;top:4178;width:4122;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8cA&#10;AADcAAAADwAAAGRycy9kb3ducmV2LnhtbESP3WrCQBSE7wu+w3KE3hSzqbQi0VVsoSAFK/4Q9O6Q&#10;PSbB7NmQ3er69m5B6OUwM98w03kwjbhQ52rLCl6TFARxYXXNpYL97mswBuE8ssbGMim4kYP5rPc0&#10;xUzbK2/osvWliBB2GSqovG8zKV1RkUGX2JY4eifbGfRRdqXUHV4j3DRymKYjabDmuFBhS58VFeft&#10;r1GA6Ys9r9c/+XG/Onwvb3kIu9OHUs/9sJiA8BT8f/jRXmoF729D+Ds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kv3/HAAAA3AAAAA8AAAAAAAAAAAAAAAAAmAIAAGRy&#10;cy9kb3ducmV2LnhtbFBLBQYAAAAABAAEAPUAAACMAwAAAAA=&#10;" filled="f" fillcolor="#bbe0e3" stroked="f" strokecolor="blue">
                  <v:textbox inset="0,1pt,0,1pt">
                    <w:txbxContent>
                      <w:p w14:paraId="74A913C2" w14:textId="77777777" w:rsidR="003200BB" w:rsidRPr="00EE2B82" w:rsidRDefault="003200BB" w:rsidP="00233C3F">
                        <w:pPr>
                          <w:autoSpaceDE w:val="0"/>
                          <w:autoSpaceDN w:val="0"/>
                          <w:adjustRightInd w:val="0"/>
                          <w:rPr>
                            <w:color w:val="000000"/>
                            <w:sz w:val="24"/>
                          </w:rPr>
                        </w:pPr>
                        <w:proofErr w:type="gramStart"/>
                        <w:r w:rsidRPr="00EE2B82">
                          <w:rPr>
                            <w:b/>
                            <w:bCs/>
                            <w:color w:val="000000"/>
                            <w:sz w:val="24"/>
                          </w:rPr>
                          <w:t>z</w:t>
                        </w:r>
                        <w:proofErr w:type="gramEnd"/>
                        <w:r w:rsidRPr="00EE2B82">
                          <w:rPr>
                            <w:b/>
                            <w:bCs/>
                            <w:color w:val="000000"/>
                            <w:sz w:val="24"/>
                          </w:rPr>
                          <w:t xml:space="preserve"> &gt; 0</w:t>
                        </w:r>
                      </w:p>
                    </w:txbxContent>
                  </v:textbox>
                </v:shape>
                <v:shape id="Text Box 88" o:spid="_x0000_s1086" type="#_x0000_t202" style="position:absolute;left:39503;top:11385;width:3664;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dWMcA&#10;AADcAAAADwAAAGRycy9kb3ducmV2LnhtbESPQWvCQBSE70L/w/IK3nRT01pNXUWUiqdCtRZ6e2Rf&#10;k9Ts25B9atpf3y0UPA4z8w0zW3SuVmdqQ+XZwN0wAUWce1txYeBt/zyYgAqCbLH2TAa+KcBiftOb&#10;YWb9hV/pvJNCRQiHDA2UIk2mdchLchiGviGO3qdvHUqUbaFti5cId7UeJclYO6w4LpTY0Kqk/Lg7&#10;OQMi6fT94+tlu1keNs3P6XGfTkdrY/q33fIJlFAn1/B/e2sNPNyn8HcmHg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2HVjHAAAA3AAAAA8AAAAAAAAAAAAAAAAAmAIAAGRy&#10;cy9kb3ducmV2LnhtbFBLBQYAAAAABAAEAPUAAACMAwAAAAA=&#10;" filled="f" fillcolor="#bbe0e3" stroked="f" strokecolor="blue">
                  <v:textbox style="mso-fit-shape-to-text:t" inset="0,1pt,0,1pt">
                    <w:txbxContent>
                      <w:p w14:paraId="503BA175" w14:textId="77777777" w:rsidR="003200BB" w:rsidRPr="00EE2B82" w:rsidRDefault="003200BB" w:rsidP="00233C3F">
                        <w:pPr>
                          <w:autoSpaceDE w:val="0"/>
                          <w:autoSpaceDN w:val="0"/>
                          <w:adjustRightInd w:val="0"/>
                          <w:rPr>
                            <w:color w:val="000000"/>
                            <w:sz w:val="24"/>
                          </w:rPr>
                        </w:pPr>
                        <w:proofErr w:type="gramStart"/>
                        <w:r w:rsidRPr="00EE2B82">
                          <w:rPr>
                            <w:b/>
                            <w:bCs/>
                            <w:color w:val="000000"/>
                            <w:sz w:val="24"/>
                          </w:rPr>
                          <w:t>z</w:t>
                        </w:r>
                        <w:proofErr w:type="gramEnd"/>
                        <w:r w:rsidRPr="00EE2B82">
                          <w:rPr>
                            <w:b/>
                            <w:bCs/>
                            <w:color w:val="000000"/>
                            <w:sz w:val="24"/>
                          </w:rPr>
                          <w:t xml:space="preserve"> ≤ 0</w:t>
                        </w:r>
                      </w:p>
                    </w:txbxContent>
                  </v:textbox>
                </v:shape>
                <w10:wrap anchory="line"/>
              </v:group>
            </w:pict>
          </mc:Fallback>
        </mc:AlternateContent>
      </w:r>
      <w:r>
        <w:rPr>
          <w:noProof/>
        </w:rPr>
        <mc:AlternateContent>
          <mc:Choice Requires="wps">
            <w:drawing>
              <wp:inline distT="0" distB="0" distL="0" distR="0" wp14:anchorId="3C51FF04" wp14:editId="30B11F6F">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21E8BD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7777777" w:rsidR="00233C3F" w:rsidRPr="0098259C" w:rsidRDefault="00233C3F" w:rsidP="00233C3F">
      <w:pPr>
        <w:pStyle w:val="Beschriftung"/>
        <w:rPr>
          <w:szCs w:val="21"/>
        </w:rPr>
      </w:pPr>
      <w:bookmarkStart w:id="3175" w:name="_Ref390326274"/>
      <w:r w:rsidRPr="0098259C">
        <w:t xml:space="preserve">Figure </w:t>
      </w:r>
      <w:r w:rsidRPr="0098259C">
        <w:fldChar w:fldCharType="begin"/>
      </w:r>
      <w:r w:rsidRPr="0098259C">
        <w:instrText xml:space="preserve"> SEQ Figure \* ARABIC </w:instrText>
      </w:r>
      <w:r w:rsidRPr="0098259C">
        <w:fldChar w:fldCharType="separate"/>
      </w:r>
      <w:r w:rsidR="00854655">
        <w:rPr>
          <w:noProof/>
        </w:rPr>
        <w:t>4</w:t>
      </w:r>
      <w:r w:rsidRPr="0098259C">
        <w:fldChar w:fldCharType="end"/>
      </w:r>
      <w:bookmarkEnd w:id="3175"/>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509B56DE"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del w:id="3176" w:author="Otter, Martin" w:date="2014-04-09T11:00:00Z">
        <w:r w:rsidRPr="0098259C" w:rsidDel="00140C25">
          <w:rPr>
            <w:rStyle w:val="CODE"/>
          </w:rPr>
          <w:delText>fmi</w:delText>
        </w:r>
      </w:del>
      <w:ins w:id="3177" w:author="Otter, Martin" w:date="2014-04-09T11:00:00Z">
        <w:r w:rsidR="00140C25">
          <w:rPr>
            <w:rStyle w:val="CODE"/>
          </w:rPr>
          <w:t>fmi2</w:t>
        </w:r>
      </w:ins>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Pr>
          <w:rStyle w:val="CODE"/>
        </w:rPr>
        <w:t>nextMode = EventMode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068BA1A4" w:rsidR="00233C3F" w:rsidRDefault="00233C3F" w:rsidP="00044F2D">
      <w:pPr>
        <w:pStyle w:val="Textkrper"/>
        <w:spacing w:after="120"/>
      </w:pPr>
      <w:r>
        <w:t xml:space="preserve">An FMI </w:t>
      </w:r>
      <w:ins w:id="3178" w:author="Otter, Martin" w:date="2014-04-24T17:38:00Z">
        <w:r w:rsidR="00D71D7D">
          <w:t xml:space="preserve">Model-Exchange </w:t>
        </w:r>
      </w:ins>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w:t>
            </w:r>
            <w:proofErr w:type="gramStart"/>
            <w:r>
              <w:t xml:space="preserve">time </w:t>
            </w:r>
            <w:proofErr w:type="gramEnd"/>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77777777"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854655">
              <w:t>2.2.7</w:t>
            </w:r>
            <w:r w:rsidRPr="0098259C">
              <w:fldChar w:fldCharType="end"/>
            </w:r>
            <w:r>
              <w:t>). Via a subscript, a subset of the variables is selected. Example:</w:t>
            </w:r>
          </w:p>
          <w:p w14:paraId="408792BB" w14:textId="77777777" w:rsidR="00233C3F" w:rsidRDefault="005D13FA" w:rsidP="006F760E">
            <w:pPr>
              <w:pStyle w:val="Textkrper-Tabelle"/>
              <w:rPr>
                <w:b/>
              </w:rPr>
            </w:pPr>
            <w:proofErr w:type="gramStart"/>
            <w:r w:rsidRPr="006F760E">
              <w:rPr>
                <w:b/>
              </w:rPr>
              <w:t>v</w:t>
            </w:r>
            <w:r>
              <w:rPr>
                <w:vertAlign w:val="subscript"/>
              </w:rPr>
              <w:t>initial=</w:t>
            </w:r>
            <w:proofErr w:type="gram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854655">
              <w:t>2.2.7</w:t>
            </w:r>
            <w:r w:rsidR="00670344" w:rsidRPr="0098259C">
              <w:fldChar w:fldCharType="end"/>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77777777" w:rsidR="00783C67" w:rsidRPr="00783C67" w:rsidRDefault="00BE5570" w:rsidP="0011039F">
            <w:pPr>
              <w:pStyle w:val="Textkrper-Tabelle"/>
            </w:pPr>
            <w:r>
              <w:t>P</w:t>
            </w:r>
            <w:r w:rsidR="00783C67" w:rsidRPr="00783C67">
              <w:t>arameters</w:t>
            </w:r>
            <w:r>
              <w:t xml:space="preserve"> </w:t>
            </w:r>
            <w:proofErr w:type="gramStart"/>
            <w:r w:rsidR="00783C67">
              <w:t>that are</w:t>
            </w:r>
            <w:proofErr w:type="gramEnd"/>
            <w:r w:rsidR="00783C67">
              <w:t xml:space="preserv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 xml:space="preserve">denoted </w:t>
            </w:r>
            <w:proofErr w:type="gramStart"/>
            <w:r w:rsidRPr="00BE5570">
              <w:t>as</w:t>
            </w:r>
            <w:r>
              <w:t xml:space="preserve"> </w:t>
            </w:r>
            <w:proofErr w:type="gramEnd"/>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B32CD41" w:rsidR="00233C3F" w:rsidRDefault="00233C3F" w:rsidP="003B5D48">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Via attribute </w:t>
            </w:r>
            <w:del w:id="3179" w:author="Torsten Blochwitz" w:date="2014-04-09T16:49:00Z">
              <w:r w:rsidR="00853A66" w:rsidRPr="0098259C" w:rsidDel="003B5D48">
                <w:rPr>
                  <w:rStyle w:val="CODE"/>
                </w:rPr>
                <w:delText xml:space="preserve">causality </w:delText>
              </w:r>
            </w:del>
            <w:ins w:id="3180" w:author="Torsten Blochwitz" w:date="2014-04-09T16:49:00Z">
              <w:r w:rsidR="003B5D48">
                <w:rPr>
                  <w:rStyle w:val="CODE"/>
                </w:rPr>
                <w:t>variability</w:t>
              </w:r>
              <w:r w:rsidR="003B5D48" w:rsidRPr="0098259C">
                <w:rPr>
                  <w:rStyle w:val="CODE"/>
                </w:rPr>
                <w:t xml:space="preserve"> </w:t>
              </w:r>
            </w:ins>
            <w:r w:rsidR="00853A66" w:rsidRPr="0098259C">
              <w:rPr>
                <w:rStyle w:val="CODE"/>
              </w:rPr>
              <w:t xml:space="preserve">= </w:t>
            </w:r>
            <w:r w:rsidR="00853A66" w:rsidRPr="0098259C">
              <w:rPr>
                <w:rStyle w:val="CODE"/>
                <w:rFonts w:cs="Courier New"/>
              </w:rPr>
              <w:t>"</w:t>
            </w:r>
            <w:r w:rsidR="00853A66">
              <w:rPr>
                <w:rStyle w:val="CODE"/>
              </w:rPr>
              <w:t>discrete</w:t>
            </w:r>
            <w:r w:rsidR="00853A66" w:rsidRPr="0098259C">
              <w:rPr>
                <w:rStyle w:val="CODE"/>
                <w:rFonts w:cs="Courier New"/>
              </w:rPr>
              <w:t>"</w:t>
            </w:r>
            <w:r w:rsidR="00853A66" w:rsidRPr="0098259C">
              <w:rPr>
                <w:rStyle w:val="CODE"/>
              </w:rPr>
              <w:t xml:space="preserve"> </w:t>
            </w:r>
            <w:r w:rsidR="00853A66">
              <w:t>or</w:t>
            </w:r>
            <w:r w:rsidR="00853A66" w:rsidRPr="0098259C">
              <w:rPr>
                <w:rStyle w:val="CODE"/>
              </w:rPr>
              <w:t xml:space="preserve"> </w:t>
            </w:r>
            <w:r w:rsidR="00853A66" w:rsidRPr="0098259C">
              <w:rPr>
                <w:rStyle w:val="CODE"/>
                <w:rFonts w:cs="Courier New"/>
              </w:rPr>
              <w:t>"</w:t>
            </w:r>
            <w:r w:rsidR="00853A66">
              <w:rPr>
                <w:rStyle w:val="CODE"/>
              </w:rPr>
              <w:t>continuous</w:t>
            </w:r>
            <w:r w:rsidR="00853A66" w:rsidRPr="0098259C">
              <w:rPr>
                <w:rStyle w:val="CODE"/>
                <w:rFonts w:cs="Courier New"/>
              </w:rPr>
              <w:t>"</w:t>
            </w:r>
            <w:r w:rsidR="00853A66">
              <w:t xml:space="preserve"> it is defined whether the input is a discrete-time or continuous-time variable</w:t>
            </w:r>
            <w:r w:rsidR="00853A66" w:rsidRPr="0098259C">
              <w:t xml:space="preserve">, see section </w:t>
            </w:r>
            <w:r w:rsidR="00853A66" w:rsidRPr="0098259C">
              <w:fldChar w:fldCharType="begin"/>
            </w:r>
            <w:r w:rsidR="00853A66" w:rsidRPr="0098259C">
              <w:instrText xml:space="preserve"> REF _Ref249423326 \n \h </w:instrText>
            </w:r>
            <w:r w:rsidR="00853A66" w:rsidRPr="0098259C">
              <w:fldChar w:fldCharType="separate"/>
            </w:r>
            <w:r w:rsidR="00854655">
              <w:t>2.2.7</w:t>
            </w:r>
            <w:r w:rsidR="00853A66" w:rsidRPr="0098259C">
              <w:fldChar w:fldCharType="end"/>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07A3FF54" w:rsidR="00233C3F" w:rsidRDefault="00233C3F" w:rsidP="00853A66">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w:t>
            </w:r>
            <w:r w:rsidRPr="0098259C">
              <w:lastRenderedPageBreak/>
              <w:t xml:space="preserve">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Via attribute </w:t>
            </w:r>
            <w:ins w:id="3181" w:author="Torsten Blochwitz" w:date="2014-04-09T16:51:00Z">
              <w:r w:rsidR="003B5D48">
                <w:rPr>
                  <w:rStyle w:val="CODE"/>
                </w:rPr>
                <w:t>variability</w:t>
              </w:r>
              <w:r w:rsidR="003B5D48" w:rsidRPr="0098259C">
                <w:rPr>
                  <w:rStyle w:val="CODE"/>
                </w:rPr>
                <w:t xml:space="preserve"> </w:t>
              </w:r>
            </w:ins>
            <w:del w:id="3182" w:author="Torsten Blochwitz" w:date="2014-04-09T16:51:00Z">
              <w:r w:rsidR="00853A66" w:rsidRPr="0098259C" w:rsidDel="003B5D48">
                <w:rPr>
                  <w:rStyle w:val="CODE"/>
                </w:rPr>
                <w:delText xml:space="preserve">causality </w:delText>
              </w:r>
            </w:del>
            <w:r w:rsidR="00853A66" w:rsidRPr="0098259C">
              <w:rPr>
                <w:rStyle w:val="CODE"/>
              </w:rPr>
              <w:t xml:space="preserve">= </w:t>
            </w:r>
            <w:r w:rsidR="00853A66" w:rsidRPr="0098259C">
              <w:rPr>
                <w:rStyle w:val="CODE"/>
                <w:rFonts w:cs="Courier New"/>
              </w:rPr>
              <w:t>"</w:t>
            </w:r>
            <w:r w:rsidR="00853A66">
              <w:rPr>
                <w:rStyle w:val="CODE"/>
              </w:rPr>
              <w:t>discrete</w:t>
            </w:r>
            <w:r w:rsidR="00853A66" w:rsidRPr="0098259C">
              <w:rPr>
                <w:rStyle w:val="CODE"/>
                <w:rFonts w:cs="Courier New"/>
              </w:rPr>
              <w:t>"</w:t>
            </w:r>
            <w:r w:rsidR="00853A66" w:rsidRPr="0098259C">
              <w:rPr>
                <w:rStyle w:val="CODE"/>
              </w:rPr>
              <w:t xml:space="preserve"> </w:t>
            </w:r>
            <w:r w:rsidR="00853A66">
              <w:t>or</w:t>
            </w:r>
            <w:r w:rsidR="00853A66" w:rsidRPr="0098259C">
              <w:rPr>
                <w:rStyle w:val="CODE"/>
              </w:rPr>
              <w:t xml:space="preserve"> </w:t>
            </w:r>
            <w:r w:rsidR="00853A66" w:rsidRPr="0098259C">
              <w:rPr>
                <w:rStyle w:val="CODE"/>
                <w:rFonts w:cs="Courier New"/>
              </w:rPr>
              <w:t>"</w:t>
            </w:r>
            <w:r w:rsidR="00853A66">
              <w:rPr>
                <w:rStyle w:val="CODE"/>
              </w:rPr>
              <w:t>continuous</w:t>
            </w:r>
            <w:r w:rsidR="00853A66" w:rsidRPr="0098259C">
              <w:rPr>
                <w:rStyle w:val="CODE"/>
                <w:rFonts w:cs="Courier New"/>
              </w:rPr>
              <w:t>"</w:t>
            </w:r>
            <w:r w:rsidR="00853A66">
              <w:t xml:space="preserve"> it is defined whether the output is a discrete-time or continuous-time variable</w:t>
            </w:r>
            <w:r w:rsidR="00853A66" w:rsidRPr="0098259C">
              <w:t xml:space="preserve">, see section </w:t>
            </w:r>
            <w:r w:rsidR="00853A66" w:rsidRPr="0098259C">
              <w:fldChar w:fldCharType="begin"/>
            </w:r>
            <w:r w:rsidR="00853A66" w:rsidRPr="0098259C">
              <w:instrText xml:space="preserve"> REF _Ref249423326 \n \h </w:instrText>
            </w:r>
            <w:r w:rsidR="00853A66" w:rsidRPr="0098259C">
              <w:fldChar w:fldCharType="separate"/>
            </w:r>
            <w:r w:rsidR="00854655">
              <w:t>2.2.7</w:t>
            </w:r>
            <w:r w:rsidR="00853A66" w:rsidRPr="0098259C">
              <w:fldChar w:fldCharType="end"/>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7777777"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85465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C8792E"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C8792E"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C8792E">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C8792E"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w:t>
            </w:r>
            <w:proofErr w:type="gramStart"/>
            <w:r w:rsidR="006536CB">
              <w:t>is</w:t>
            </w:r>
            <w:proofErr w:type="gramEnd"/>
            <w:r w:rsidR="006536CB">
              <w:t xml:space="preserve"> a vector of </w:t>
            </w:r>
            <w:r w:rsidR="00B11AF3">
              <w:t xml:space="preserve">(internal) </w:t>
            </w:r>
            <w:r w:rsidR="006536CB">
              <w:t>discrete-time variables (of any type) representing the discrete states.</w:t>
            </w:r>
          </w:p>
          <w:p w14:paraId="55620B1F" w14:textId="3F72ED14" w:rsidR="006536CB" w:rsidRDefault="00C8792E"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w:t>
            </w:r>
            <w:proofErr w:type="gramStart"/>
            <w:r w:rsidR="006536CB">
              <w:t>is</w:t>
            </w:r>
            <w:proofErr w:type="gramEnd"/>
            <w:r w:rsidR="006536CB">
              <w:t xml:space="preserve">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2D51922F" w14:textId="2D7D2010" w:rsidR="006536CB" w:rsidDel="004452A6" w:rsidRDefault="006536CB">
            <w:pPr>
              <w:pStyle w:val="Textkrper-Tabelle"/>
              <w:ind w:left="0"/>
              <w:rPr>
                <w:del w:id="3183" w:author="Otter, Martin" w:date="2014-04-23T09:16:00Z"/>
              </w:rPr>
            </w:pPr>
            <w:r>
              <w:t>Given the previous values of the discrete-time states</w:t>
            </w:r>
            <w:proofErr w:type="gramStart"/>
            <w:r>
              <w:t xml:space="preserve">, </w:t>
            </w:r>
            <w:proofErr w:type="gramEnd"/>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del w:id="3184" w:author="Otter, Martin" w:date="2014-04-23T09:16:00Z">
              <w:r w:rsidR="00DA32EC" w:rsidDel="004452A6">
                <w:br/>
                <w:delText xml:space="preserve">Vector </w:delTex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oMath>
              <w:r w:rsidR="00DA32EC" w:rsidDel="004452A6">
                <w:rPr>
                  <w:b/>
                  <w:vertAlign w:val="subscript"/>
                </w:rPr>
                <w:delText xml:space="preserve"> </w:delText>
              </w:r>
              <w:r w:rsidR="00DA32EC" w:rsidDel="004452A6">
                <w:delText xml:space="preserve">is defined by all variables of element </w:delText>
              </w:r>
              <w:r w:rsidR="00DA32EC" w:rsidRPr="00DA32EC" w:rsidDel="004452A6">
                <w:rPr>
                  <w:rStyle w:val="CODE"/>
                </w:rPr>
                <w:delText>&lt;ScalarVariable&gt;</w:delText>
              </w:r>
              <w:r w:rsidR="00DA32EC" w:rsidDel="004452A6">
                <w:delText xml:space="preserve"> that have attribute </w:delText>
              </w:r>
              <w:r w:rsidR="00DA32EC" w:rsidRPr="00DA32EC" w:rsidDel="004452A6">
                <w:rPr>
                  <w:rStyle w:val="CODE"/>
                </w:rPr>
                <w:delText>previous</w:delText>
              </w:r>
              <w:r w:rsidR="00DA32EC" w:rsidDel="004452A6">
                <w:delText xml:space="preserve">. Vector </w:delTex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oMath>
              <w:r w:rsidR="00DA32EC" w:rsidDel="004452A6">
                <w:rPr>
                  <w:b/>
                  <w:vertAlign w:val="subscript"/>
                </w:rPr>
                <w:delText xml:space="preserve"> </w:delText>
              </w:r>
              <w:r w:rsidR="00DA32EC" w:rsidDel="004452A6">
                <w:delText xml:space="preserve">is defined by all variables of element </w:delText>
              </w:r>
              <w:r w:rsidR="00DA32EC" w:rsidRPr="00DA32EC" w:rsidDel="004452A6">
                <w:rPr>
                  <w:rStyle w:val="CODE"/>
                </w:rPr>
                <w:delText>&lt;ScalarVariable&gt;</w:delText>
              </w:r>
              <w:r w:rsidR="00DA32EC" w:rsidDel="004452A6">
                <w:delText xml:space="preserve"> that are referenced by the </w:delText>
              </w:r>
              <w:r w:rsidR="00DA32EC" w:rsidRPr="00DA32EC" w:rsidDel="004452A6">
                <w:rPr>
                  <w:rStyle w:val="CODE"/>
                </w:rPr>
                <w:delText>previous</w:delText>
              </w:r>
              <w:r w:rsidR="00DA32EC" w:rsidDel="004452A6">
                <w:delText xml:space="preserve"> index, </w:delText>
              </w:r>
              <w:r w:rsidR="00DA32EC" w:rsidRPr="0098259C" w:rsidDel="004452A6">
                <w:delText xml:space="preserve">see section </w:delText>
              </w:r>
              <w:r w:rsidR="00DA32EC" w:rsidRPr="0098259C" w:rsidDel="004452A6">
                <w:fldChar w:fldCharType="begin"/>
              </w:r>
              <w:r w:rsidR="00DA32EC" w:rsidRPr="0098259C" w:rsidDel="004452A6">
                <w:delInstrText xml:space="preserve"> REF _Ref249423326 \n \h </w:delInstrText>
              </w:r>
              <w:r w:rsidR="00DA32EC" w:rsidRPr="0098259C" w:rsidDel="004452A6">
                <w:fldChar w:fldCharType="separate"/>
              </w:r>
              <w:r w:rsidR="00854655" w:rsidDel="004452A6">
                <w:delText>2.2.7</w:delText>
              </w:r>
              <w:r w:rsidR="00DA32EC" w:rsidRPr="0098259C" w:rsidDel="004452A6">
                <w:fldChar w:fldCharType="end"/>
              </w:r>
              <w:r w:rsidR="00DA32EC" w:rsidDel="004452A6">
                <w:delText>.</w:delText>
              </w:r>
            </w:del>
          </w:p>
          <w:p w14:paraId="661F706C" w14:textId="77777777" w:rsidR="004452A6" w:rsidRDefault="00233C3F">
            <w:pPr>
              <w:pStyle w:val="Textkrper-Tabelle"/>
              <w:ind w:left="0"/>
              <w:rPr>
                <w:ins w:id="3185" w:author="Otter, Martin" w:date="2014-04-23T09:18:00Z"/>
              </w:rPr>
              <w:pPrChange w:id="3186" w:author="Otter, Martin" w:date="2014-04-23T09:18:00Z">
                <w:pPr>
                  <w:pStyle w:val="Textkrper-Tabelle"/>
                </w:pPr>
              </w:pPrChange>
            </w:pPr>
            <w:del w:id="3187" w:author="Otter, Martin" w:date="2014-04-23T09:18:00Z">
              <w:r w:rsidDel="004452A6">
                <w:delText xml:space="preserve">   For notational convenience, a discrete state is conceptually treated as a different type of variable as an output or a local variable for the mathematical description below. In reality, a discrete state is however part of the outputs </w:delText>
              </w:r>
              <w:r w:rsidRPr="00996296" w:rsidDel="004452A6">
                <w:rPr>
                  <w:b/>
                </w:rPr>
                <w:delText>y</w:delText>
              </w:r>
              <w:r w:rsidDel="004452A6">
                <w:delText xml:space="preserve"> or the local variables </w:delText>
              </w:r>
              <w:r w:rsidRPr="00996296" w:rsidDel="004452A6">
                <w:rPr>
                  <w:b/>
                </w:rPr>
                <w:delText>w</w:delText>
              </w:r>
              <w:r w:rsidR="00380EF7" w:rsidDel="004452A6">
                <w:delText xml:space="preserve"> of an FMU</w:delText>
              </w:r>
              <w:r w:rsidDel="004452A6">
                <w:delText>.</w:delText>
              </w:r>
            </w:del>
          </w:p>
          <w:p w14:paraId="2D61DA76" w14:textId="47E00A5B" w:rsidR="004452A6" w:rsidRDefault="004452A6">
            <w:pPr>
              <w:pStyle w:val="Textkrper-Tabelle"/>
              <w:ind w:left="0"/>
              <w:pPrChange w:id="3188" w:author="Otter, Martin" w:date="2014-04-23T09:18:00Z">
                <w:pPr>
                  <w:pStyle w:val="Textkrper-Tabelle"/>
                </w:pPr>
              </w:pPrChange>
            </w:pPr>
            <w:ins w:id="3189" w:author="Otter, Martin" w:date="2014-04-23T09:16:00Z">
              <w:r>
                <w:t xml:space="preserve">   </w:t>
              </w:r>
            </w:ins>
            <w:ins w:id="3190" w:author="Otter, Martin" w:date="2014-04-23T09:18:00Z">
              <w:r>
                <w:t>D</w:t>
              </w:r>
            </w:ins>
            <w:ins w:id="3191" w:author="Otter, Martin" w:date="2014-04-23T09:16:00Z">
              <w:r>
                <w:t>iscrete</w:t>
              </w:r>
            </w:ins>
            <w:ins w:id="3192" w:author="Otter, Martin" w:date="2014-04-23T09:18:00Z">
              <w:r>
                <w:t xml:space="preserve"> </w:t>
              </w:r>
            </w:ins>
            <w:ins w:id="3193" w:author="Otter, Martin" w:date="2014-04-23T09:16:00Z">
              <w:r>
                <w:t>states</w:t>
              </w:r>
            </w:ins>
            <w:ins w:id="3194" w:author="Otter, Martin" w:date="2014-04-23T09:18:00Z">
              <w:r>
                <w:t xml:space="preserve"> </w:t>
              </w:r>
            </w:ins>
            <w:ins w:id="3195" w:author="Otter, Martin" w:date="2014-04-23T09:16:00Z">
              <w:r>
                <w:t>are not visible in the interface</w:t>
              </w:r>
            </w:ins>
            <w:ins w:id="3196" w:author="Otter, Martin" w:date="2014-04-23T09:19:00Z">
              <w:r>
                <w:t xml:space="preserve"> of an FMU</w:t>
              </w:r>
            </w:ins>
            <w:ins w:id="3197" w:author="Otter, Martin" w:date="2014-04-23T09:16:00Z">
              <w:r>
                <w:t xml:space="preserve"> and are only introduced </w:t>
              </w:r>
            </w:ins>
            <w:ins w:id="3198" w:author="Otter, Martin" w:date="2014-04-23T09:19:00Z">
              <w:r>
                <w:t xml:space="preserve">here </w:t>
              </w:r>
            </w:ins>
            <w:ins w:id="3199" w:author="Otter, Martin" w:date="2014-04-23T09:16:00Z">
              <w:r>
                <w:t xml:space="preserve">to clarify the mathematical description. </w:t>
              </w:r>
            </w:ins>
            <w:ins w:id="3200" w:author="Otter, Martin" w:date="2014-04-23T09:17:00Z">
              <w:r>
                <w:t>Formally,</w:t>
              </w:r>
            </w:ins>
            <w:ins w:id="3201" w:author="Otter, Martin" w:date="2014-04-23T09:18:00Z">
              <w:r>
                <w:t xml:space="preserve"> a discrete state is part of the outputs </w:t>
              </w:r>
              <w:r w:rsidRPr="00996296">
                <w:rPr>
                  <w:b/>
                </w:rPr>
                <w:t>y</w:t>
              </w:r>
              <w:r>
                <w:t xml:space="preserve"> or the local variables </w:t>
              </w:r>
              <w:r w:rsidRPr="00996296">
                <w:rPr>
                  <w:b/>
                </w:rPr>
                <w:t>w</w:t>
              </w:r>
              <w:r>
                <w:t xml:space="preserve"> of an FMU.</w:t>
              </w:r>
            </w:ins>
          </w:p>
        </w:tc>
      </w:tr>
      <w:tr w:rsidR="00233C3F" w14:paraId="4522D613" w14:textId="77777777" w:rsidTr="00233C3F">
        <w:tc>
          <w:tcPr>
            <w:tcW w:w="906" w:type="dxa"/>
          </w:tcPr>
          <w:p w14:paraId="7E9AF872" w14:textId="77777777" w:rsidR="00233C3F" w:rsidRPr="00B37790" w:rsidRDefault="00C8792E"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77777777" w:rsidR="00233C3F" w:rsidRDefault="00233C3F" w:rsidP="003F7ED2">
            <w:pPr>
              <w:pStyle w:val="Textkrper-Tabelle"/>
            </w:pPr>
            <w:r>
              <w:t xml:space="preserve">At initialization or at an event instant, an FMU can define the next time </w:t>
            </w:r>
            <w:proofErr w:type="gramStart"/>
            <w:r>
              <w:t xml:space="preserve">instant </w:t>
            </w:r>
            <w:proofErr w:type="gramEnd"/>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 xml:space="preserve">Note, every event removes automatically a previous definition </w:t>
            </w:r>
            <w:proofErr w:type="gramStart"/>
            <w:r>
              <w:t>of</w:t>
            </w:r>
            <w:r w:rsidRPr="00B37790">
              <w:t xml:space="preserve"> </w:t>
            </w:r>
            <w:proofErr w:type="gramEnd"/>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explicitely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t>
            </w:r>
            <w:proofErr w:type="gramStart"/>
            <w:r>
              <w:t xml:space="preserve">with </w:t>
            </w:r>
            <w:proofErr w:type="gramEnd"/>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w:t>
            </w:r>
            <w:proofErr w:type="gramStart"/>
            <w:r>
              <w:t xml:space="preserve">by </w:t>
            </w:r>
            <w:proofErr w:type="gramEnd"/>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proofErr w:type="gramStart"/>
            <w:r>
              <w:t>.</w:t>
            </w:r>
            <w:proofErr w:type="gramEnd"/>
            <w:r w:rsidR="00853A66">
              <w:t xml:space="preserve"> [</w:t>
            </w:r>
            <w:r w:rsidR="00853A66" w:rsidRPr="00853A66">
              <w:rPr>
                <w:i/>
              </w:rPr>
              <w:t>For more details, see “Remark 3” below.</w:t>
            </w:r>
            <w:r w:rsidR="00853A66">
              <w:t>]</w:t>
            </w:r>
          </w:p>
        </w:tc>
      </w:tr>
    </w:tbl>
    <w:p w14:paraId="0B213E27" w14:textId="77777777" w:rsidR="00233C3F" w:rsidRDefault="00233C3F" w:rsidP="00233C3F">
      <w:pPr>
        <w:pStyle w:val="Textkrper"/>
      </w:pPr>
      <w:r>
        <w:t>Computing the solution of an FMI model means to split the solution process in different phases and in every phase different equations and solution methods are utilized. The phases can be categorized according to the following modes:</w:t>
      </w:r>
    </w:p>
    <w:p w14:paraId="155A220E" w14:textId="5E32ED20" w:rsidR="00233C3F" w:rsidRDefault="00233C3F" w:rsidP="006E60E6">
      <w:pPr>
        <w:pStyle w:val="Textkrper"/>
        <w:numPr>
          <w:ilvl w:val="0"/>
          <w:numId w:val="54"/>
        </w:numPr>
      </w:pPr>
      <w:r w:rsidRPr="009450E8">
        <w:rPr>
          <w:b/>
        </w:rPr>
        <w:t>Initialization Mode</w:t>
      </w:r>
      <w:proofErr w:type="gramStart"/>
      <w:r w:rsidRPr="009450E8">
        <w:rPr>
          <w:b/>
        </w:rPr>
        <w:t>:</w:t>
      </w:r>
      <w:proofErr w:type="gramEnd"/>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proofErr w:type="gramStart"/>
      <w:r w:rsidRPr="009450E8">
        <w:rPr>
          <w:b/>
        </w:rPr>
        <w:t>:</w:t>
      </w:r>
      <w:proofErr w:type="gramEnd"/>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lastRenderedPageBreak/>
        <w:t>Event Mode</w:t>
      </w:r>
      <w:proofErr w:type="gramStart"/>
      <w:r>
        <w:rPr>
          <w:b/>
        </w:rPr>
        <w:t>:</w:t>
      </w:r>
      <w:proofErr w:type="gramEnd"/>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77777777" w:rsidR="00233C3F" w:rsidRDefault="00233C3F" w:rsidP="00233C3F">
      <w:pPr>
        <w:pStyle w:val="Textkrper"/>
        <w:tabs>
          <w:tab w:val="left" w:pos="335"/>
        </w:tabs>
      </w:pPr>
      <w:r>
        <w:t xml:space="preserve">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 the dependency information is needed stating, for example, which outputs depend directly on inputs. This data is optionally provided in the xml 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77777777" w:rsidR="00233C3F" w:rsidRDefault="00233C3F" w:rsidP="0042375D">
      <w:pPr>
        <w:pStyle w:val="Textkrper"/>
        <w:tabs>
          <w:tab w:val="left" w:pos="335"/>
        </w:tabs>
        <w:spacing w:after="120"/>
      </w:pPr>
      <w:r>
        <w:t>[</w:t>
      </w:r>
      <w:r w:rsidRPr="00DD55A2">
        <w:rPr>
          <w:i/>
        </w:rPr>
        <w:t>Example:</w:t>
      </w:r>
      <w:r>
        <w:t xml:space="preserve">  </w:t>
      </w:r>
      <w:r w:rsidR="00DD55A2" w:rsidRPr="00B979E3">
        <w:rPr>
          <w:i/>
        </w:rPr>
        <w:t>In the next Figure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74D7E36B">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901"/>
                            <a:ext cx="729614" cy="285749"/>
                          </a:xfrm>
                          <a:prstGeom prst="rect">
                            <a:avLst/>
                          </a:prstGeom>
                          <a:noFill/>
                          <a:ln w="9525">
                            <a:noFill/>
                            <a:miter lim="800000"/>
                            <a:headEnd/>
                            <a:tailEnd/>
                          </a:ln>
                        </wps:spPr>
                        <wps:txbx>
                          <w:txbxContent>
                            <w:p w14:paraId="1DAB4A22"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745"/>
                            <a:ext cx="729614" cy="285749"/>
                          </a:xfrm>
                          <a:prstGeom prst="rect">
                            <a:avLst/>
                          </a:prstGeom>
                          <a:noFill/>
                          <a:ln w="9525">
                            <a:noFill/>
                            <a:miter lim="800000"/>
                            <a:headEnd/>
                            <a:tailEnd/>
                          </a:ln>
                        </wps:spPr>
                        <wps:txbx>
                          <w:txbxContent>
                            <w:p w14:paraId="0BB391E4"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5455"/>
                            <a:ext cx="729614" cy="285749"/>
                          </a:xfrm>
                          <a:prstGeom prst="rect">
                            <a:avLst/>
                          </a:prstGeom>
                          <a:noFill/>
                          <a:ln w="9525">
                            <a:noFill/>
                            <a:miter lim="800000"/>
                            <a:headEnd/>
                            <a:tailEnd/>
                          </a:ln>
                        </wps:spPr>
                        <wps:txbx>
                          <w:txbxContent>
                            <w:p w14:paraId="600BED4B"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6066"/>
                            <a:ext cx="729614" cy="285749"/>
                          </a:xfrm>
                          <a:prstGeom prst="rect">
                            <a:avLst/>
                          </a:prstGeom>
                          <a:noFill/>
                          <a:ln w="9525">
                            <a:noFill/>
                            <a:miter lim="800000"/>
                            <a:headEnd/>
                            <a:tailEnd/>
                          </a:ln>
                        </wps:spPr>
                        <wps:txbx>
                          <w:txbxContent>
                            <w:p w14:paraId="11AD37DE"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3200BB" w:rsidRPr="00D902AD" w:rsidRDefault="003200BB" w:rsidP="00164C98">
                              <w:pPr>
                                <w:pStyle w:val="StandardWeb"/>
                                <w:spacing w:before="0" w:beforeAutospacing="0" w:after="0" w:afterAutospacing="0" w:line="276" w:lineRule="auto"/>
                                <w:rPr>
                                  <w:b/>
                                </w:rPr>
                              </w:pPr>
                              <w:proofErr w:type="gramStart"/>
                              <w:r>
                                <w:rPr>
                                  <w:rFonts w:eastAsia="Calibri"/>
                                  <w:b/>
                                  <w:sz w:val="22"/>
                                  <w:szCs w:val="22"/>
                                </w:rPr>
                                <w:t>a</w:t>
                              </w:r>
                              <w:r w:rsidRPr="00D902AD">
                                <w:rPr>
                                  <w:rFonts w:eastAsia="Calibri"/>
                                  <w:b/>
                                  <w:sz w:val="22"/>
                                  <w:szCs w:val="22"/>
                                </w:rPr>
                                <w:t>rtifical</w:t>
                              </w:r>
                              <w:proofErr w:type="gramEnd"/>
                              <w:r w:rsidRPr="00D902AD">
                                <w:rPr>
                                  <w:rFonts w:eastAsia="Calibri"/>
                                  <w:b/>
                                  <w:sz w:val="22"/>
                                  <w:szCs w:val="22"/>
                                </w:rPr>
                                <w:t xml:space="preserve">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3330"/>
                            <a:ext cx="1810384" cy="285749"/>
                          </a:xfrm>
                          <a:prstGeom prst="rect">
                            <a:avLst/>
                          </a:prstGeom>
                          <a:noFill/>
                          <a:ln w="9525">
                            <a:noFill/>
                            <a:miter lim="800000"/>
                            <a:headEnd/>
                            <a:tailEnd/>
                          </a:ln>
                        </wps:spPr>
                        <wps:txbx>
                          <w:txbxContent>
                            <w:p w14:paraId="6B513406" w14:textId="77777777" w:rsidR="003200BB" w:rsidRPr="00D902AD" w:rsidRDefault="003200BB" w:rsidP="00164C98">
                              <w:pPr>
                                <w:pStyle w:val="StandardWeb"/>
                                <w:spacing w:before="0" w:beforeAutospacing="0" w:after="0" w:afterAutospacing="0" w:line="276" w:lineRule="auto"/>
                                <w:rPr>
                                  <w:b/>
                                </w:rPr>
                              </w:pPr>
                              <w:r>
                                <w:rPr>
                                  <w:rFonts w:eastAsia="Calibri"/>
                                  <w:b/>
                                  <w:sz w:val="22"/>
                                  <w:szCs w:val="22"/>
                                </w:rPr>
                                <w:t>“</w:t>
                              </w:r>
                              <w:proofErr w:type="gramStart"/>
                              <w:r>
                                <w:rPr>
                                  <w:rFonts w:eastAsia="Calibri"/>
                                  <w:b/>
                                  <w:sz w:val="22"/>
                                  <w:szCs w:val="22"/>
                                </w:rPr>
                                <w:t>real</w:t>
                              </w:r>
                              <w:proofErr w:type="gramEnd"/>
                              <w:r>
                                <w:rPr>
                                  <w:rFonts w:eastAsia="Calibri"/>
                                  <w:b/>
                                  <w:sz w:val="22"/>
                                  <w:szCs w:val="22"/>
                                </w:rPr>
                                <w:t>”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3200BB" w:rsidRPr="00D902AD" w:rsidRDefault="00C8792E"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826"/>
                            <a:ext cx="2260599" cy="1231264"/>
                          </a:xfrm>
                          <a:prstGeom prst="rect">
                            <a:avLst/>
                          </a:prstGeom>
                          <a:noFill/>
                          <a:ln w="9525">
                            <a:noFill/>
                            <a:miter lim="800000"/>
                            <a:headEnd/>
                            <a:tailEnd/>
                          </a:ln>
                        </wps:spPr>
                        <wps:txbx>
                          <w:txbxContent>
                            <w:p w14:paraId="61D19A64" w14:textId="77777777" w:rsidR="003200BB" w:rsidRPr="003A50D8" w:rsidRDefault="003200BB" w:rsidP="003A50D8">
                              <w:pPr>
                                <w:pStyle w:val="StandardWeb"/>
                                <w:spacing w:before="0" w:beforeAutospacing="0" w:after="0" w:afterAutospacing="0" w:line="276" w:lineRule="auto"/>
                                <w:rPr>
                                  <w:rFonts w:eastAsia="Calibri"/>
                                </w:rPr>
                              </w:pPr>
                              <w:proofErr w:type="gramStart"/>
                              <w:r w:rsidRPr="003A50D8">
                                <w:rPr>
                                  <w:rFonts w:eastAsia="Calibri"/>
                                </w:rPr>
                                <w:t>fmiSetXXX(</w:t>
                              </w:r>
                              <w:proofErr w:type="gramEnd"/>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3200BB" w:rsidRPr="003A50D8" w:rsidRDefault="00C8792E"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3200BB" w:rsidRPr="003A50D8">
                                <w:rPr>
                                  <w:rFonts w:eastAsia="Calibri"/>
                                </w:rPr>
                                <w:t xml:space="preserve"> </w:t>
                              </w:r>
                              <w:proofErr w:type="gramStart"/>
                              <w:r w:rsidR="003200BB">
                                <w:rPr>
                                  <w:rFonts w:eastAsia="Calibri"/>
                                </w:rPr>
                                <w:t>fmiG</w:t>
                              </w:r>
                              <w:r w:rsidR="003200BB" w:rsidRPr="003A50D8">
                                <w:rPr>
                                  <w:rFonts w:eastAsia="Calibri"/>
                                </w:rPr>
                                <w:t>etXXX(</w:t>
                              </w:r>
                              <w:proofErr w:type="gramEnd"/>
                              <w:r w:rsidR="003200BB">
                                <w:rPr>
                                  <w:rFonts w:eastAsia="Calibri"/>
                                </w:rPr>
                                <w:t>m2, .</w:t>
                              </w:r>
                              <w:r w:rsidR="003200BB" w:rsidRPr="003A50D8">
                                <w:rPr>
                                  <w:rFonts w:eastAsia="Calibri"/>
                                </w:rPr>
                                <w:t>..)</w:t>
                              </w:r>
                            </w:p>
                            <w:p w14:paraId="0C681B0F" w14:textId="77777777" w:rsidR="003200BB" w:rsidRPr="003A50D8" w:rsidRDefault="003200BB" w:rsidP="00643690">
                              <w:pPr>
                                <w:pStyle w:val="StandardWeb"/>
                                <w:spacing w:before="0" w:beforeAutospacing="0" w:after="0" w:afterAutospacing="0" w:line="276" w:lineRule="auto"/>
                                <w:rPr>
                                  <w:rFonts w:eastAsia="Calibri"/>
                                </w:rPr>
                              </w:pPr>
                              <w:proofErr w:type="gramStart"/>
                              <w:r w:rsidRPr="003A50D8">
                                <w:rPr>
                                  <w:rFonts w:eastAsia="Calibri"/>
                                </w:rPr>
                                <w:t>fmiSetXXX(</w:t>
                              </w:r>
                              <w:proofErr w:type="gramEnd"/>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3200BB" w:rsidRPr="003A50D8" w:rsidRDefault="00C8792E"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3200BB" w:rsidRPr="003A50D8">
                                <w:rPr>
                                  <w:rFonts w:eastAsia="Calibri"/>
                                </w:rPr>
                                <w:t xml:space="preserve"> </w:t>
                              </w:r>
                              <w:proofErr w:type="gramStart"/>
                              <w:r w:rsidR="003200BB">
                                <w:rPr>
                                  <w:rFonts w:eastAsia="Calibri"/>
                                </w:rPr>
                                <w:t>fmiG</w:t>
                              </w:r>
                              <w:r w:rsidR="003200BB" w:rsidRPr="003A50D8">
                                <w:rPr>
                                  <w:rFonts w:eastAsia="Calibri"/>
                                </w:rPr>
                                <w:t>etXXX(</w:t>
                              </w:r>
                              <w:proofErr w:type="gramEnd"/>
                              <w:r w:rsidR="003200BB">
                                <w:rPr>
                                  <w:rFonts w:eastAsia="Calibri"/>
                                </w:rPr>
                                <w:t>m1,</w:t>
                              </w:r>
                              <w:r w:rsidR="003200BB" w:rsidRPr="003A50D8">
                                <w:rPr>
                                  <w:rFonts w:eastAsia="Calibri"/>
                                </w:rPr>
                                <w:t>..)</w:t>
                              </w:r>
                            </w:p>
                            <w:p w14:paraId="65C09812" w14:textId="77777777" w:rsidR="003200BB" w:rsidRPr="003A50D8" w:rsidRDefault="003200BB" w:rsidP="00643690">
                              <w:pPr>
                                <w:pStyle w:val="StandardWeb"/>
                                <w:spacing w:before="0" w:beforeAutospacing="0" w:after="0" w:afterAutospacing="0" w:line="276" w:lineRule="auto"/>
                                <w:rPr>
                                  <w:rFonts w:eastAsia="Calibri"/>
                                </w:rPr>
                              </w:pPr>
                              <w:proofErr w:type="gramStart"/>
                              <w:r w:rsidRPr="003A50D8">
                                <w:rPr>
                                  <w:rFonts w:eastAsia="Calibri"/>
                                </w:rPr>
                                <w:t>fmiSetXXX(</w:t>
                              </w:r>
                              <w:proofErr w:type="gramEnd"/>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3200BB" w:rsidRPr="003A50D8" w:rsidRDefault="00C8792E"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3200BB" w:rsidRPr="003A50D8">
                                <w:rPr>
                                  <w:rFonts w:eastAsia="Calibri"/>
                                </w:rPr>
                                <w:t xml:space="preserve"> </w:t>
                              </w:r>
                              <w:proofErr w:type="gramStart"/>
                              <w:r w:rsidR="003200BB">
                                <w:rPr>
                                  <w:rFonts w:eastAsia="Calibri"/>
                                </w:rPr>
                                <w:t>fmiG</w:t>
                              </w:r>
                              <w:r w:rsidR="003200BB" w:rsidRPr="003A50D8">
                                <w:rPr>
                                  <w:rFonts w:eastAsia="Calibri"/>
                                </w:rPr>
                                <w:t>etXXX(</w:t>
                              </w:r>
                              <w:proofErr w:type="gramEnd"/>
                              <w:r w:rsidR="003200BB">
                                <w:rPr>
                                  <w:rFonts w:eastAsia="Calibri"/>
                                </w:rPr>
                                <w:t>m2, .</w:t>
                              </w:r>
                              <w:r w:rsidR="003200BB"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350"/>
                            <a:ext cx="2278379" cy="285749"/>
                          </a:xfrm>
                          <a:prstGeom prst="rect">
                            <a:avLst/>
                          </a:prstGeom>
                          <a:noFill/>
                          <a:ln w="9525">
                            <a:noFill/>
                            <a:miter lim="800000"/>
                            <a:headEnd/>
                            <a:tailEnd/>
                          </a:ln>
                        </wps:spPr>
                        <wps:txbx>
                          <w:txbxContent>
                            <w:p w14:paraId="01D87E10" w14:textId="77777777" w:rsidR="003200BB" w:rsidRPr="00B979E3" w:rsidRDefault="003200BB"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750"/>
                            <a:ext cx="2145029" cy="285749"/>
                          </a:xfrm>
                          <a:prstGeom prst="rect">
                            <a:avLst/>
                          </a:prstGeom>
                          <a:noFill/>
                          <a:ln w="9525">
                            <a:noFill/>
                            <a:miter lim="800000"/>
                            <a:headEnd/>
                            <a:tailEnd/>
                          </a:ln>
                        </wps:spPr>
                        <wps:txbx>
                          <w:txbxContent>
                            <w:p w14:paraId="7556C20F" w14:textId="77777777" w:rsidR="003200BB" w:rsidRPr="00B979E3" w:rsidRDefault="003200BB"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3200BB" w:rsidRPr="00A55B3B" w:rsidRDefault="003200BB" w:rsidP="003A50D8">
                              <w:pPr>
                                <w:pStyle w:val="StandardWeb"/>
                                <w:spacing w:before="0" w:beforeAutospacing="0" w:after="0" w:afterAutospacing="0" w:line="276" w:lineRule="auto"/>
                                <w:rPr>
                                  <w:rFonts w:eastAsia="Calibri"/>
                                  <w:szCs w:val="20"/>
                                </w:rPr>
                              </w:pPr>
                              <w:proofErr w:type="gramStart"/>
                              <w:r w:rsidRPr="00A55B3B">
                                <w:rPr>
                                  <w:rFonts w:eastAsia="Calibri"/>
                                  <w:szCs w:val="20"/>
                                </w:rPr>
                                <w:t>In every Newton iteration</w:t>
                              </w:r>
                              <w:proofErr w:type="gramEnd"/>
                              <w:r w:rsidRPr="00A55B3B">
                                <w:rPr>
                                  <w:rFonts w:eastAsia="Calibri"/>
                                  <w:szCs w:val="20"/>
                                </w:rPr>
                                <w:t xml:space="preserve"> evaluate:</w:t>
                              </w:r>
                            </w:p>
                            <w:p w14:paraId="1C2DBA16" w14:textId="77777777" w:rsidR="003200BB" w:rsidRPr="00A55B3B" w:rsidRDefault="003200BB" w:rsidP="003A50D8">
                              <w:pPr>
                                <w:pStyle w:val="StandardWeb"/>
                                <w:spacing w:before="0" w:beforeAutospacing="0" w:after="0" w:afterAutospacing="0" w:line="276" w:lineRule="auto"/>
                                <w:rPr>
                                  <w:rFonts w:eastAsia="Calibri"/>
                                  <w:szCs w:val="20"/>
                                  <w:lang w:eastAsia="de-DE"/>
                                </w:rPr>
                              </w:pPr>
                              <w:proofErr w:type="gramStart"/>
                              <w:r w:rsidRPr="00DD55A2">
                                <w:rPr>
                                  <w:rFonts w:eastAsia="Calibri"/>
                                  <w:b/>
                                  <w:szCs w:val="20"/>
                                </w:rPr>
                                <w:t>input</w:t>
                              </w:r>
                              <w:proofErr w:type="gramEnd"/>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3200BB" w:rsidRPr="00A55B3B" w:rsidRDefault="003200BB" w:rsidP="003A50D8">
                              <w:pPr>
                                <w:pStyle w:val="StandardWeb"/>
                                <w:spacing w:before="0" w:beforeAutospacing="0" w:after="0" w:afterAutospacing="0" w:line="276" w:lineRule="auto"/>
                                <w:rPr>
                                  <w:rFonts w:eastAsia="Calibri"/>
                                  <w:szCs w:val="20"/>
                                </w:rPr>
                              </w:pPr>
                              <w:proofErr w:type="gramStart"/>
                              <w:r w:rsidRPr="00DD55A2">
                                <w:rPr>
                                  <w:rFonts w:eastAsia="Calibri"/>
                                  <w:b/>
                                  <w:szCs w:val="20"/>
                                </w:rPr>
                                <w:t>output</w:t>
                              </w:r>
                              <w:proofErr w:type="gramEnd"/>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3200BB" w:rsidRPr="00A55B3B" w:rsidRDefault="003200BB" w:rsidP="003A50D8">
                              <w:pPr>
                                <w:pStyle w:val="StandardWeb"/>
                                <w:spacing w:before="0" w:beforeAutospacing="0" w:after="0" w:afterAutospacing="0" w:line="276" w:lineRule="auto"/>
                                <w:rPr>
                                  <w:rFonts w:eastAsia="Calibri"/>
                                  <w:szCs w:val="20"/>
                                </w:rPr>
                              </w:pPr>
                              <w:r>
                                <w:rPr>
                                  <w:rFonts w:eastAsia="Calibri"/>
                                  <w:szCs w:val="20"/>
                                </w:rPr>
                                <w:t xml:space="preserve">    </w:t>
                              </w:r>
                              <w:proofErr w:type="gramStart"/>
                              <w:r>
                                <w:rPr>
                                  <w:rFonts w:eastAsia="Calibri"/>
                                  <w:szCs w:val="20"/>
                                </w:rPr>
                                <w:t>fm</w:t>
                              </w:r>
                              <w:r w:rsidRPr="00A55B3B">
                                <w:rPr>
                                  <w:rFonts w:eastAsia="Calibri"/>
                                  <w:szCs w:val="20"/>
                                </w:rPr>
                                <w:t>iSetXXX(</w:t>
                              </w:r>
                              <w:proofErr w:type="gramEnd"/>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3200BB" w:rsidRPr="00A55B3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w:t>
                              </w:r>
                              <w:proofErr w:type="gramStart"/>
                              <w:r w:rsidRPr="00A55B3B">
                                <w:rPr>
                                  <w:rFonts w:eastAsia="Calibri"/>
                                  <w:szCs w:val="20"/>
                                </w:rPr>
                                <w:t>fmiGetXXX(</w:t>
                              </w:r>
                              <w:proofErr w:type="gramEnd"/>
                              <w:r>
                                <w:rPr>
                                  <w:rFonts w:eastAsia="Calibri"/>
                                  <w:szCs w:val="20"/>
                                </w:rPr>
                                <w:t>m4</w:t>
                              </w:r>
                              <w:r w:rsidRPr="00A55B3B">
                                <w:rPr>
                                  <w:rFonts w:eastAsia="Calibri"/>
                                  <w:szCs w:val="20"/>
                                </w:rPr>
                                <w:t>, ...)</w:t>
                              </w:r>
                            </w:p>
                            <w:p w14:paraId="67AA6672" w14:textId="77777777" w:rsidR="003200BB" w:rsidRPr="00A55B3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w:proofErr w:type="gramStart"/>
                              <w:r w:rsidRPr="00A55B3B">
                                <w:rPr>
                                  <w:rFonts w:eastAsia="Calibri"/>
                                  <w:szCs w:val="20"/>
                                </w:rPr>
                                <w:t>fmiSetXXX(</w:t>
                              </w:r>
                              <w:proofErr w:type="gramEnd"/>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3200B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w:t>
                              </w:r>
                              <w:proofErr w:type="gramStart"/>
                              <w:r w:rsidRPr="00A55B3B">
                                <w:rPr>
                                  <w:rFonts w:eastAsia="Calibri"/>
                                  <w:szCs w:val="20"/>
                                </w:rPr>
                                <w:t>fmiGetXXX(</w:t>
                              </w:r>
                              <w:proofErr w:type="gramEnd"/>
                              <w:r w:rsidRPr="00A55B3B">
                                <w:rPr>
                                  <w:rFonts w:eastAsia="Calibri"/>
                                  <w:szCs w:val="20"/>
                                </w:rPr>
                                <w:t>m</w:t>
                              </w:r>
                              <w:r>
                                <w:rPr>
                                  <w:rFonts w:eastAsia="Calibri"/>
                                  <w:szCs w:val="20"/>
                                </w:rPr>
                                <w:t>3</w:t>
                              </w:r>
                              <w:r w:rsidRPr="00A55B3B">
                                <w:rPr>
                                  <w:rFonts w:eastAsia="Calibri"/>
                                  <w:szCs w:val="20"/>
                                </w:rPr>
                                <w:t>,..)</w:t>
                              </w:r>
                            </w:p>
                            <w:p w14:paraId="3570F6CA" w14:textId="77777777" w:rsidR="003200BB" w:rsidRPr="00A55B3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2822"/>
                            <a:ext cx="5629909" cy="276224"/>
                          </a:xfrm>
                          <a:prstGeom prst="rect">
                            <a:avLst/>
                          </a:prstGeom>
                          <a:noFill/>
                          <a:ln w="9525">
                            <a:noFill/>
                            <a:miter lim="800000"/>
                            <a:headEnd/>
                            <a:tailEnd/>
                          </a:ln>
                        </wps:spPr>
                        <wps:txbx>
                          <w:txbxContent>
                            <w:p w14:paraId="469D1A63" w14:textId="77777777" w:rsidR="003200BB" w:rsidRPr="0042375D" w:rsidRDefault="003200BB" w:rsidP="0042375D">
                              <w:pPr>
                                <w:pStyle w:val="Beschriftung"/>
                                <w:spacing w:before="0" w:after="0"/>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id="Zeichenbereich 100" o:spid="_x0000_s1087"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">
                <v:shape id="_x0000_s1088"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89" type="#_x0000_t109" style="position:absolute;left:9647;top:41542;width:11714;height:6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FbC8IA&#10;AADbAAAADwAAAGRycy9kb3ducmV2LnhtbERP3WrCMBS+H+wdwhl4M2aqiEhnFBlueDNB3QOcNsem&#10;W3NSk9R2b28GA+/Ox/d7luvBNuJKPtSOFUzGGQji0umaKwVfp/eXBYgQkTU2jknBLwVYrx4flphr&#10;1/OBrsdYiRTCIUcFJsY2lzKUhiyGsWuJE3d23mJM0FdSe+xTuG3kNMvm0mLNqcFgS2+Gyp9jZxXs&#10;q8/LdjNzXXfuu13xbIrv/YdXavQ0bF5BRBriXfzv3uk0fwJ/v6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UVsLwgAAANsAAAAPAAAAAAAAAAAAAAAAAJgCAABkcnMvZG93&#10;bnJldi54bWxQSwUGAAAAAAQABAD1AAAAhwMAAAAA&#10;">
                  <o:extrusion v:ext="view" color="white" on="t"/>
                </v:shape>
                <v:shape id="AutoShape 8" o:spid="_x0000_s1090" type="#_x0000_t109" style="position:absolute;left:9512;top:31159;width:11713;height: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g58IA&#10;AADbAAAADwAAAGRycy9kb3ducmV2LnhtbERPzWoCMRC+C75DGKGXUrNWKWVrFJG2eFHQ9gHGzbjZ&#10;djPZJll3fXsjFLzNx/c782Vva3EmHyrHCibjDARx4XTFpYLvr4+nVxAhImusHZOCCwVYLoaDOeba&#10;dbyn8yGWIoVwyFGBibHJpQyFIYth7BrixJ2ctxgT9KXUHrsUbmv5nGUv0mLFqcFgQ2tDxe+htQp2&#10;5fbvfTVzbXvq2s3x0Rx/dp9eqYdRv3oDEamPd/G/e6PT/CncfkkH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DnwgAAANsAAAAPAAAAAAAAAAAAAAAAAJgCAABkcnMvZG93&#10;bnJldi54bWxQSwUGAAAAAAQABAD1AAAAhwMAAAAA&#10;">
                  <o:extrusion v:ext="view" color="white" on="t"/>
                </v:shape>
                <v:shape id="AutoShape 8" o:spid="_x0000_s1091" type="#_x0000_t109" style="position:absolute;left:9886;top:16549;width:11714;height:6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4k8IA&#10;AADbAAAADwAAAGRycy9kb3ducmV2LnhtbERPzWoCMRC+F3yHMEIvpWYrImU1ikgrXipo+wDjZtys&#10;bibbJOtu374RBG/z8f3OfNnbWlzJh8qxgrdRBoK4cLriUsHP9+frO4gQkTXWjknBHwVYLgZPc8y1&#10;63hP10MsRQrhkKMCE2OTSxkKQxbDyDXEiTs5bzEm6EupPXYp3NZynGVTabHi1GCwobWh4nJorYJd&#10;+fX7sZq4tj117fb4Yo7n3cYr9TzsVzMQkfr4EN/dW53mT+D2Szp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viTwgAAANsAAAAPAAAAAAAAAAAAAAAAAJgCAABkcnMvZG93&#10;bnJldi54bWxQSwUGAAAAAAQABAD1AAAAhwMAAAAA&#10;">
                  <o:extrusion v:ext="view" color="white" on="t"/>
                </v:shape>
                <v:shape id="AutoShape 9" o:spid="_x0000_s1092" type="#_x0000_t109" style="position:absolute;left:10560;top:6457;width:11713;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jDf8IA&#10;AADbAAAADwAAAGRycy9kb3ducmV2LnhtbERPzWoCMRC+F3yHMIKXUrMtRWQ1ikhbvFRQ+wDjZtys&#10;bibbJOuub98UBG/z8f3OfNnbWlzJh8qxgtdxBoK4cLriUsHP4fNlCiJEZI21Y1JwowDLxeBpjrl2&#10;He/ouo+lSCEcclRgYmxyKUNhyGIYu4Y4cSfnLcYEfSm1xy6F21q+ZdlEWqw4NRhsaG2ouOxbq2Bb&#10;fv9+rN5d2566dnN8Nsfz9ssrNRr2qxmISH18iO/ujU7zJ/D/Szp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uMN/wgAAANsAAAAPAAAAAAAAAAAAAAAAAJgCAABkcnMvZG93&#10;bnJldi54bWxQSwUGAAAAAAQABAD1AAAAhwMAAAAA&#10;">
                  <o:extrusion v:ext="view" color="white" on="t"/>
                </v:shape>
                <v:line id="Gerade Verbindung 17" o:spid="_x0000_s1093" style="position:absolute;visibility:visible;mso-wrap-style:square" from="9874,18370" to="22542,1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cnsEAAADbAAAADwAAAGRycy9kb3ducmV2LnhtbERP32vCMBB+F/wfwgl703QbrVKNRYTB&#10;hDHRDZ+P5mzKmktpsrbur18GA9/u4/t5m2K0jeip87VjBY+LBARx6XTNlYLPj5f5CoQPyBobx6Tg&#10;Rh6K7XSywVy7gU/Un0MlYgj7HBWYENpcSl8asugXriWO3NV1FkOEXSV1h0MMt418SpJMWqw5Nhhs&#10;aW+o/Dp/WwXZT5KaGq9vbjwcL1l1YZu+Pyv1MBt3axCBxnAX/7tfdZy/hL9f4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9yewQAAANsAAAAPAAAAAAAAAAAAAAAA&#10;AKECAABkcnMvZG93bnJldi54bWxQSwUGAAAAAAQABAD5AAAAjwMAAAAA&#10;" strokecolor="black [3213]" strokeweight="1.5pt">
                  <v:stroke dashstyle="1 1"/>
                </v:line>
                <v:line id="Gerade Verbindung 18" o:spid="_x0000_s1094" style="position:absolute;visibility:visible;mso-wrap-style:square" from="9969,20199" to="22637,20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I7MQAAADbAAAADwAAAGRycy9kb3ducmV2LnhtbESPT2vDMAzF74N9B6PBbquzjYaS1ill&#10;MNhgtPQPPYtYiUNjOcRem+3TV4dCbxLv6b2fFsvRd+pMQ2wDG3idZKCIq2Bbbgwc9p8vM1AxIVvs&#10;ApOBP4qwLB8fFljYcOEtnXepURLCsUADLqW+0DpWjjzGSeiJRavD4DHJOjTaDniRcN/ptyzLtceW&#10;pcFhTx+OqtPu1xvI/7Opa7H+CeP35pg3R/bT9bsxz0/jag4q0Zju5tv1lxV8gZVfZABd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FEjsxAAAANsAAAAPAAAAAAAAAAAA&#10;AAAAAKECAABkcnMvZG93bnJldi54bWxQSwUGAAAAAAQABAD5AAAAkgMAAAAA&#10;" strokecolor="black [3213]" strokeweight="1.5pt">
                  <v:stroke dashstyle="1 1"/>
                </v:line>
                <v:line id="Gerade Verbindung 19" o:spid="_x0000_s1095" style="position:absolute;visibility:visible;mso-wrap-style:square" from="9874,44437" to="22542,4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jtd8EAAADbAAAADwAAAGRycy9kb3ducmV2LnhtbERP32vCMBB+F/wfwgl703QbLVqNRYTB&#10;hDHRDZ+P5mzKmktpsrbur18GA9/u4/t5m2K0jeip87VjBY+LBARx6XTNlYLPj5f5EoQPyBobx6Tg&#10;Rh6K7XSywVy7gU/Un0MlYgj7HBWYENpcSl8asugXriWO3NV1FkOEXSV1h0MMt418SpJMWqw5Nhhs&#10;aW+o/Dp/WwXZT5KaGq9vbjwcL1l1YZu+Pyv1MBt3axCBxnAX/7tfdZy/gr9f4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O13wQAAANsAAAAPAAAAAAAAAAAAAAAA&#10;AKECAABkcnMvZG93bnJldi54bWxQSwUGAAAAAAQABAD5AAAAjwMAAAAA&#10;" strokecolor="black [3213]" strokeweight="1.5pt">
                  <v:stroke dashstyle="1 1"/>
                </v:line>
                <v:line id="Gerade Verbindung 20" o:spid="_x0000_s1096" style="position:absolute;visibility:visible;mso-wrap-style:square" from="9969,8978" to="22637,8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6OV8AAAADbAAAADwAAAGRycy9kb3ducmV2LnhtbERPXWvCMBR9H/gfwhV8m6kOy+iMIoLg&#10;YCiro8+X5tqUNTeliW3drzcPwh4P53u9HW0jeup87VjBYp6AIC6drrlS8HM5vL6D8AFZY+OYFNzJ&#10;w3YzeVljpt3A39TnoRIxhH2GCkwIbSalLw1Z9HPXEkfu6jqLIcKukrrDIYbbRi6TJJUWa44NBlva&#10;Gyp/85tVkP4lK1Pj9cuNn+cirQq2q9ObUrPpuPsAEWgM/+Kn+6gVLOP6+CX+AL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OjlfAAAAA2wAAAA8AAAAAAAAAAAAAAAAA&#10;oQIAAGRycy9kb3ducmV2LnhtbFBLBQYAAAAABAAEAPkAAACOAwAAAAA=&#10;" strokecolor="black [3213]" strokeweight="1.5pt">
                  <v:stroke dashstyle="1 1"/>
                </v:line>
                <v:line id="Gerade Verbindung 22" o:spid="_x0000_s1097" style="position:absolute;flip:y;visibility:visible;mso-wrap-style:square" from="22809,18288" to="30670,18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kqAMMAAADbAAAADwAAAGRycy9kb3ducmV2LnhtbESPT4vCMBTE7wt+h/AEb2va4i5SjaKi&#10;snhY1n/3R/NMi81LaaLWb28WFvY4zMxvmOm8s7W4U+srxwrSYQKCuHC6YqPgdNy8j0H4gKyxdkwK&#10;nuRhPuu9TTHX7sF7uh+CERHCPkcFZQhNLqUvSrLoh64hjt7FtRZDlK2RusVHhNtaZknyKS1WHBdK&#10;bGhVUnE93KyCNertaL/7WOvj948xoy5NludUqUG/W0xABOrCf/iv/aUVZBn8fo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5KgDDAAAA2wAAAA8AAAAAAAAAAAAA&#10;AAAAoQIAAGRycy9kb3ducmV2LnhtbFBLBQYAAAAABAAEAPkAAACRAwAAAAA=&#10;" strokecolor="black [3213]" strokeweight="1.5pt"/>
                <v:line id="Gerade Verbindung 24" o:spid="_x0000_s1098" style="position:absolute;visibility:visible;mso-wrap-style:square" from="30505,8845" to="30505,1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xwsIAAADbAAAADwAAAGRycy9kb3ducmV2LnhtbESPwWrDMBBE74X8g9hCb41cU0JxI5s0&#10;kDTXOskht8XaWqbWykhy7P59VAj0OMzMG2ZdzbYXV/Khc6zgZZmBIG6c7rhVcDrunt9AhIissXdM&#10;Cn4pQFUuHtZYaDfxF13r2IoE4VCgAhPjUEgZGkMWw9INxMn7dt5iTNK3UnucEtz2Ms+ylbTYcVow&#10;ONDWUPNTj1bBZfyI/vMoN1M9b/cm3/XN6M5KPT3Om3cQkeb4H763D1pB/gp/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IxwsIAAADbAAAADwAAAAAAAAAAAAAA&#10;AAChAgAAZHJzL2Rvd25yZXYueG1sUEsFBgAAAAAEAAQA+QAAAJADAAAAAA==&#10;" strokecolor="black [3213]" strokeweight="1.5pt"/>
                <v:shapetype id="_x0000_t32" coordsize="21600,21600" o:spt="32" o:oned="t" path="m,l21600,21600e" filled="f">
                  <v:path arrowok="t" fillok="f" o:connecttype="none"/>
                  <o:lock v:ext="edit" shapetype="t"/>
                </v:shapetype>
                <v:shape id="Gerade Verbindung mit Pfeil 26" o:spid="_x0000_s1099" type="#_x0000_t32" style="position:absolute;left:22904;top:8845;width:76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u/8EAAADbAAAADwAAAGRycy9kb3ducmV2LnhtbESPQWvCQBSE70L/w/IK3uqmOYQaXUWE&#10;Sq+1LejtkX0mwezbsPs08d+7QsHjMDPfMMv16Dp1pRBbzwbeZxko4srblmsDvz+fbx+goiBb7DyT&#10;gRtFWK9eJkssrR/4m657qVWCcCzRQCPSl1rHqiGHceZ74uSdfHAoSYZa24BDgrtO51lWaIctp4UG&#10;e9o2VJ33F2fgvCvi6TiX244kD38Z0eAOF2Omr+NmAUpolGf4v/1lDeQFPL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S7/wQAAANsAAAAPAAAAAAAAAAAAAAAA&#10;AKECAABkcnMvZG93bnJldi54bWxQSwUGAAAAAAQABAD5AAAAjwMAAAAA&#10;" strokecolor="black [3213]" strokeweight="1.5pt">
                  <v:stroke endarrow="block" endarrowlength="long"/>
                </v:shape>
                <v:shape id="Gerade Verbindung mit Pfeil 28" o:spid="_x0000_s1100" type="#_x0000_t32" style="position:absolute;left:5530;top:18256;width:4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yzYb4AAADbAAAADwAAAGRycy9kb3ducmV2LnhtbERPz2vCMBS+D/wfwhN2GZrYg0htFB1s&#10;82qVnd+aZxtsXkqSafffLwfB48f3u9qOrhc3CtF61rCYKxDEjTeWWw3n08dsBSImZIO9Z9LwRxG2&#10;m8lLhaXxdz7SrU6tyCEcS9TQpTSUUsamI4dx7gfizF18cJgyDK00Ae853PWyUGopHVrODR0O9N5R&#10;c61/nYaft+L7oCRbq2pz/Po89W4fFlq/TsfdGkSiMT3FD/fBaCjy2Pwl/wC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3LNhvgAAANsAAAAPAAAAAAAAAAAAAAAAAKEC&#10;AABkcnMvZG93bnJldi54bWxQSwUGAAAAAAQABAD5AAAAjAMAAAAA&#10;" strokecolor="black [3213]" strokeweight="1.5pt">
                  <v:stroke endarrow="block" endarrowlength="long"/>
                </v:shape>
                <v:line id="Gerade Verbindung 30" o:spid="_x0000_s1101" style="position:absolute;visibility:visible;mso-wrap-style:square" from="1911,8845" to="9848,8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hHL4AAADbAAAADwAAAGRycy9kb3ducmV2LnhtbERPTYvCMBC9C/sfwix401QFka5RVHDX&#10;q3X3sLehGZtiMylJauu/NwfB4+N9r7eDbcSdfKgdK5hNMxDEpdM1Vwp+L8fJCkSIyBobx6TgQQG2&#10;m4/RGnPtej7TvYiVSCEcclRgYmxzKUNpyGKYupY4cVfnLcYEfSW1xz6F20bOs2wpLdacGgy2dDBU&#10;3orOKvjv9tH/XOSuL4bDt5kfm7Jzf0qNP4fdF4hIQ3yLX+6TVrBI6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YKEcvgAAANsAAAAPAAAAAAAAAAAAAAAAAKEC&#10;AABkcnMvZG93bnJldi54bWxQSwUGAAAAAAQABAD5AAAAjAMAAAAA&#10;" strokecolor="black [3213]" strokeweight="1.5pt"/>
                <v:line id="Gerade Verbindung 32" o:spid="_x0000_s1102" style="position:absolute;visibility:visible;mso-wrap-style:square" from="1892,8864" to="1911,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a8MIAAADbAAAADwAAAGRycy9kb3ducmV2LnhtbESPwWrDMBBE74X8g9hCb41cF0J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6a8MIAAADbAAAADwAAAAAAAAAAAAAA&#10;AAChAgAAZHJzL2Rvd25yZXYueG1sUEsFBgAAAAAEAAQA+QAAAJADAAAAAA==&#10;" strokecolor="black [3213]" strokeweight="1.5pt"/>
                <v:shape id="Gerade Verbindung mit Pfeil 33" o:spid="_x0000_s1103" type="#_x0000_t32" style="position:absolute;left:1911;top:20066;width:7975;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G3zcEAAADbAAAADwAAAGRycy9kb3ducmV2LnhtbESPT2sCMRTE74V+h/AKXoomKpSyGqUt&#10;+OfqWjw/N8/d4OZlSVJdv70RhB6HmfkNM1/2rhUXCtF61jAeKRDElTeWaw2/+9XwE0RMyAZbz6Th&#10;RhGWi9eXORbGX3lHlzLVIkM4FqihSakrpIxVQw7jyHfE2Tv54DBlGWppAl4z3LVyotSHdGg5LzTY&#10;0U9D1bn8cxqO75PDVkm2VpVmt1nvW/cdxloP3vqvGYhEffoPP9tbo2E6hceX/AP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obfNwQAAANsAAAAPAAAAAAAAAAAAAAAA&#10;AKECAABkcnMvZG93bnJldi54bWxQSwUGAAAAAAQABAD5AAAAjwMAAAAA&#10;" strokecolor="black [3213]" strokeweight="1.5pt">
                  <v:stroke endarrow="block" endarrowlength="long"/>
                </v:shape>
                <v:line id="Gerade Verbindung 34" o:spid="_x0000_s1104" style="position:absolute;flip:y;visibility:visible;mso-wrap-style:square" from="22275,44393" to="26257,4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WBMsQAAADbAAAADwAAAGRycy9kb3ducmV2LnhtbESPT2vCQBTE74LfYXkFb3WTmopEV7Gi&#10;Ij2If9r7I/vchGbfhuyq6bfvCgWPw8z8hpktOluLG7W+cqwgHSYgiAunKzYKvs6b1wkIH5A11o5J&#10;wS95WMz7vRnm2t35SLdTMCJC2OeooAyhyaX0RUkW/dA1xNG7uNZiiLI1Urd4j3Bby7ckGUuLFceF&#10;EhtalVT8nK5WwRr1Njt+vq/1eX8wJuvS5OM7VWrw0i2nIAJ14Rn+b++0glEGjy/x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xYEyxAAAANsAAAAPAAAAAAAAAAAA&#10;AAAAAKECAABkcnMvZG93bnJldi54bWxQSwUGAAAAAAQABAD5AAAAkgMAAAAA&#10;" strokecolor="black [3213]" strokeweight="1.5pt"/>
                <v:line id="Gerade Verbindung 35" o:spid="_x0000_s1105" style="position:absolute;flip:x;visibility:visible;mso-wrap-style:square" from="26162,33903" to="26225,4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kkqcQAAADbAAAADwAAAGRycy9kb3ducmV2LnhtbESPzWrDMBCE74W+g9hCbo3s/FGcyKYN&#10;aQg9hDhp7ou1lU2tlbHUxHn7qFDocZiZb5hVMdhWXKj3jWMF6TgBQVw53bBR8Hl6f34B4QOyxtYx&#10;KbiRhyJ/fFhhpt2VS7ocgxERwj5DBXUIXSalr2qy6MeuI47el+sthih7I3WP1wi3rZwkyUJabDgu&#10;1NjRuqbq+/hjFWxQb2flx3yjT/uDMbMhTd7OqVKjp+F1CSLQEP7Df+2dVjCdw++X+ANk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SSpxAAAANsAAAAPAAAAAAAAAAAA&#10;AAAAAKECAABkcnMvZG93bnJldi54bWxQSwUGAAAAAAQABAD5AAAAkgMAAAAA&#10;" strokecolor="black [3213]" strokeweight="1.5pt"/>
                <v:shape id="Gerade Verbindung mit Pfeil 36" o:spid="_x0000_s1106" type="#_x0000_t32" style="position:absolute;left:22085;top:33864;width:4203;height: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S4IsEAAADbAAAADwAAAGRycy9kb3ducmV2LnhtbESPX2vCQBDE3wt+h2MLvtVLFUJNPaUI&#10;lb76p1DfltyaBHN74W418dt7gtDHYWZ+wyxWg2vVlUJsPBt4n2SgiEtvG64MHPbfbx+goiBbbD2T&#10;gRtFWC1HLwssrO95S9edVCpBOBZooBbpCq1jWZPDOPEdcfJOPjiUJEOlbcA+wV2rp1mWa4cNp4Ua&#10;O1rXVJ53F2fgvMnj6TiX24ZkGn4zot79XYwZvw5fn6CEBvkPP9s/1sAsh8eX9AP08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JLgiwQAAANsAAAAPAAAAAAAAAAAAAAAA&#10;AKECAABkcnMvZG93bnJldi54bWxQSwUGAAAAAAQABAD5AAAAjwMAAAAA&#10;" strokecolor="black [3213]" strokeweight="1.5pt">
                  <v:stroke endarrow="block" endarrowlength="long"/>
                </v:shape>
                <v:shape id="Gerade Verbindung mit Pfeil 37" o:spid="_x0000_s1107" type="#_x0000_t32" style="position:absolute;left:22371;top:20066;width:4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qxzsEAAADbAAAADwAAAGRycy9kb3ducmV2LnhtbESPQWsCMRSE74L/IbxCL6KJCq1sjWIL&#10;rV5di+fn5nU3dPOyJKmu/94IQo/DzHzDLNe9a8WZQrSeNUwnCgRx5Y3lWsP34XO8ABETssHWM2m4&#10;UoT1ajhYYmH8hfd0LlMtMoRjgRqalLpCylg15DBOfEecvR8fHKYsQy1NwEuGu1bOlHqRDi3nhQY7&#10;+mio+i3/nIbTaHbcKcnWqtLst1+H1r2HqdbPT/3mDUSiPv2HH+2d0TB/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mrHOwQAAANsAAAAPAAAAAAAAAAAAAAAA&#10;AKECAABkcnMvZG93bnJldi54bWxQSwUGAAAAAAQABAD5AAAAjwMAAAAA&#10;" strokecolor="black [3213]" strokeweight="1.5pt">
                  <v:stroke endarrow="block" endarrowlength="long"/>
                </v:shape>
                <v:line id="Gerade Verbindung 42" o:spid="_x0000_s1108" style="position:absolute;visibility:visible;mso-wrap-style:square" from="5060,33864" to="5168,4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pjcIAAADbAAAADwAAAGRycy9kb3ducmV2LnhtbESPwWrDMBBE74X8g9hCb41cU0J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jpjcIAAADbAAAADwAAAAAAAAAAAAAA&#10;AAChAgAAZHJzL2Rvd25yZXYueG1sUEsFBgAAAAAEAAQA+QAAAJADAAAAAA==&#10;" strokecolor="black [3213]" strokeweight="1.5pt"/>
                <v:line id="Gerade Verbindung 43" o:spid="_x0000_s1109" style="position:absolute;visibility:visible;mso-wrap-style:square" from="9702,33941" to="22371,33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1gMQAAADbAAAADwAAAGRycy9kb3ducmV2LnhtbESPQWvCQBSE74X+h+UJ3urGWkOJ2Ugp&#10;FCxIRS05P7Iv2WD2bchuNfXXdwuCx2FmvmHy9Wg7cabBt44VzGcJCOLK6ZYbBd/Hj6dXED4ga+wc&#10;k4Jf8rAuHh9yzLS78J7Oh9CICGGfoQITQp9J6StDFv3M9cTRq91gMUQ5NFIPeIlw28nnJEmlxZbj&#10;gsGe3g1Vp8OPVZBek6Vpsd668XNXpk3Jdvm1UGo6Gd9WIAKN4R6+tTdawcsC/r/EHy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A/WAxAAAANsAAAAPAAAAAAAAAAAA&#10;AAAAAKECAABkcnMvZG93bnJldi54bWxQSwUGAAAAAAQABAD5AAAAkgMAAAAA&#10;" strokecolor="black [3213]" strokeweight="1.5pt">
                  <v:stroke dashstyle="1 1"/>
                </v:line>
                <v:shape id="Gerade Verbindung mit Pfeil 53" o:spid="_x0000_s1110" type="#_x0000_t32" style="position:absolute;left:5035;top:44437;width:4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5SbcEAAADbAAAADwAAAGRycy9kb3ducmV2LnhtbESPQWsCMRSE74L/IbxCL6KJSotsjWIL&#10;rV5di+fn5nU3dPOyJKmu/94IQo/DzHzDLNe9a8WZQrSeNUwnCgRx5Y3lWsP34XO8ABETssHWM2m4&#10;UoT1ajhYYmH8hfd0LlMtMoRjgRqalLpCylg15DBOfEecvR8fHKYsQy1NwEuGu1bOlHqVDi3nhQY7&#10;+mio+i3/nIbTaHbcKcnWqtLst1+H1r2HqdbPT/3mDUSiPv2HH+2d0fAy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flJtwQAAANsAAAAPAAAAAAAAAAAAAAAA&#10;AKECAABkcnMvZG93bnJldi54bWxQSwUGAAAAAAQABAD5AAAAjwMAAAAA&#10;" strokecolor="black [3213]" strokeweight="1.5pt">
                  <v:stroke endarrow="block" endarrowlength="long"/>
                </v:shape>
                <v:line id="Gerade Verbindung 54" o:spid="_x0000_s1111" style="position:absolute;visibility:visible;mso-wrap-style:square" from="5168,33788" to="9512,33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Cv8IAAADbAAAADwAAAGRycy9kb3ducmV2LnhtbESPQWsCMRSE7wX/Q3iCt5pVbJHVKCpo&#10;e+2qB2+PzXOzuHlZkqy7/fdNodDjMDPfMOvtYBvxJB9qxwpm0wwEcel0zZWCy/n4ugQRIrLGxjEp&#10;+KYA283oZY25dj1/0bOIlUgQDjkqMDG2uZShNGQxTF1LnLy78xZjkr6S2mOf4LaR8yx7lxZrTgsG&#10;WzoYKh9FZxXcun30H2e564vhcDLzY1N27qrUZDzsViAiDfE//Nf+1AreFvD7Jf0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RCv8IAAADbAAAADwAAAAAAAAAAAAAA&#10;AAChAgAAZHJzL2Rvd25yZXYueG1sUEsFBgAAAAAEAAQA+QAAAJADAAAAAA==&#10;" strokecolor="black [3213]" strokeweight="1.5pt"/>
                <v:shape id="Textfeld 2" o:spid="_x0000_s1112" type="#_x0000_t202" style="position:absolute;left:14065;top:2159;width:72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14:paraId="1DAB4A22"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3" type="#_x0000_t202" style="position:absolute;left:13703;top:12617;width:72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0BB391E4"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4" type="#_x0000_t202" style="position:absolute;left:13131;top:27254;width:72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14:paraId="600BED4B"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5" type="#_x0000_t202" style="position:absolute;left:12884;top:37960;width:72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14:paraId="11AD37DE" w14:textId="77777777" w:rsidR="003200BB" w:rsidRPr="008E3E6A" w:rsidRDefault="003200BB"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6" type="#_x0000_t202" style="position:absolute;left:3930;top:15722;width:72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14:paraId="19DC5C8A"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7" type="#_x0000_t202" style="position:absolute;left:4349;top:19894;width:72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0FB9C765"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8" type="#_x0000_t202" style="position:absolute;left:21723;top:15360;width:72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10743805"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19" type="#_x0000_t202" style="position:absolute;left:22028;top:19894;width:72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6F4B866A"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0" type="#_x0000_t202" style="position:absolute;left:21723;top:6102;width:72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14:paraId="5B07F7E6"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1" type="#_x0000_t202" style="position:absolute;left:5035;top:6197;width:729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5dMIA&#10;AADbAAAADwAAAGRycy9kb3ducmV2LnhtbESPT2vCQBTE7wW/w/IKvdWNQqukriL+AQ+9qPH+yL5m&#10;Q7NvQ/Zp4rd3hUKPw8z8hlmsBt+oG3WxDmxgMs5AEZfB1lwZKM779zmoKMgWm8Bk4E4RVsvRywJz&#10;G3o+0u0klUoQjjkacCJtrnUsHXmM49ASJ+8ndB4lya7StsM+wX2jp1n2qT3WnBYctrRxVP6ert6A&#10;iF1P7sXOx8Nl+N72Lis/sDDm7XVYf4E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rl0wgAAANsAAAAPAAAAAAAAAAAAAAAAAJgCAABkcnMvZG93&#10;bnJldi54bWxQSwUGAAAAAAQABAD1AAAAhwMAAAAA&#10;" filled="f" stroked="f">
                  <v:textbox style="mso-fit-shape-to-text:t">
                    <w:txbxContent>
                      <w:p w14:paraId="27BFCFE7"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2" type="#_x0000_t202" style="position:absolute;left:463;width:1774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8IA&#10;AADbAAAADwAAAGRycy9kb3ducmV2LnhtbESPT2vCQBTE7wW/w/IKvdWNgn9IXUW0ggcvarw/sq/Z&#10;0OzbkH018dt3hUKPw8z8hlltBt+oO3WxDmxgMs5AEZfB1lwZKK6H9yWoKMgWm8Bk4EERNuvRywpz&#10;G3o+0/0ilUoQjjkacCJtrnUsHXmM49ASJ+8rdB4lya7StsM+wX2jp1k21x5rTgsOW9o5Kr8vP96A&#10;iN1OHsWnj8fbcNr3LitnWBjz9jpsP0AJDfIf/msfrYHFHJ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93wgAAANsAAAAPAAAAAAAAAAAAAAAAAJgCAABkcnMvZG93&#10;bnJldi54bWxQSwUGAAAAAAQABAD1AAAAhwMAAAAA&#10;" filled="f" stroked="f">
                  <v:textbox style="mso-fit-shape-to-text:t">
                    <w:txbxContent>
                      <w:p w14:paraId="49A40478" w14:textId="77777777" w:rsidR="003200BB" w:rsidRPr="00D902AD" w:rsidRDefault="003200BB" w:rsidP="00164C98">
                        <w:pPr>
                          <w:pStyle w:val="StandardWeb"/>
                          <w:spacing w:before="0" w:beforeAutospacing="0" w:after="0" w:afterAutospacing="0" w:line="276" w:lineRule="auto"/>
                          <w:rPr>
                            <w:b/>
                          </w:rPr>
                        </w:pPr>
                        <w:proofErr w:type="gramStart"/>
                        <w:r>
                          <w:rPr>
                            <w:rFonts w:eastAsia="Calibri"/>
                            <w:b/>
                            <w:sz w:val="22"/>
                            <w:szCs w:val="22"/>
                          </w:rPr>
                          <w:t>a</w:t>
                        </w:r>
                        <w:r w:rsidRPr="00D902AD">
                          <w:rPr>
                            <w:rFonts w:eastAsia="Calibri"/>
                            <w:b/>
                            <w:sz w:val="22"/>
                            <w:szCs w:val="22"/>
                          </w:rPr>
                          <w:t>rtifical</w:t>
                        </w:r>
                        <w:proofErr w:type="gramEnd"/>
                        <w:r w:rsidRPr="00D902AD">
                          <w:rPr>
                            <w:rFonts w:eastAsia="Calibri"/>
                            <w:b/>
                            <w:sz w:val="22"/>
                            <w:szCs w:val="22"/>
                          </w:rPr>
                          <w:t xml:space="preserve"> </w:t>
                        </w:r>
                        <w:r>
                          <w:rPr>
                            <w:rFonts w:eastAsia="Calibri"/>
                            <w:b/>
                            <w:sz w:val="22"/>
                            <w:szCs w:val="22"/>
                          </w:rPr>
                          <w:t xml:space="preserve">algebraic </w:t>
                        </w:r>
                        <w:r w:rsidRPr="00D902AD">
                          <w:rPr>
                            <w:rFonts w:eastAsia="Calibri"/>
                            <w:b/>
                            <w:sz w:val="22"/>
                            <w:szCs w:val="22"/>
                          </w:rPr>
                          <w:t>loop</w:t>
                        </w:r>
                      </w:p>
                    </w:txbxContent>
                  </v:textbox>
                </v:shape>
                <v:shape id="Textfeld 2" o:spid="_x0000_s1123" type="#_x0000_t202" style="position:absolute;left:463;top:25133;width:1810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kYr4A&#10;AADbAAAADwAAAGRycy9kb3ducmV2LnhtbERPTWvCQBC9F/wPywi91Y0FS42uIlbBQy9qvA/ZMRvM&#10;zobsaOK/7x4KHh/ve7kefKMe1MU6sIHpJANFXAZbc2WgOO8/vkFFQbbYBCYDT4qwXo3elpjb0POR&#10;HiepVArhmKMBJ9LmWsfSkcc4CS1x4q6h8ygJdpW2HfYp3Df6M8u+tMeaU4PDlraOytvp7g2I2M30&#10;Wex8PFyG35/eZeUMC2Pex8NmAUpokJf4332wBu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QZGK+AAAA2wAAAA8AAAAAAAAAAAAAAAAAmAIAAGRycy9kb3ducmV2&#10;LnhtbFBLBQYAAAAABAAEAPUAAACDAwAAAAA=&#10;" filled="f" stroked="f">
                  <v:textbox style="mso-fit-shape-to-text:t">
                    <w:txbxContent>
                      <w:p w14:paraId="6B513406" w14:textId="77777777" w:rsidR="003200BB" w:rsidRPr="00D902AD" w:rsidRDefault="003200BB" w:rsidP="00164C98">
                        <w:pPr>
                          <w:pStyle w:val="StandardWeb"/>
                          <w:spacing w:before="0" w:beforeAutospacing="0" w:after="0" w:afterAutospacing="0" w:line="276" w:lineRule="auto"/>
                          <w:rPr>
                            <w:b/>
                          </w:rPr>
                        </w:pPr>
                        <w:r>
                          <w:rPr>
                            <w:rFonts w:eastAsia="Calibri"/>
                            <w:b/>
                            <w:sz w:val="22"/>
                            <w:szCs w:val="22"/>
                          </w:rPr>
                          <w:t>“</w:t>
                        </w:r>
                        <w:proofErr w:type="gramStart"/>
                        <w:r>
                          <w:rPr>
                            <w:rFonts w:eastAsia="Calibri"/>
                            <w:b/>
                            <w:sz w:val="22"/>
                            <w:szCs w:val="22"/>
                          </w:rPr>
                          <w:t>real</w:t>
                        </w:r>
                        <w:proofErr w:type="gramEnd"/>
                        <w:r>
                          <w:rPr>
                            <w:rFonts w:eastAsia="Calibri"/>
                            <w:b/>
                            <w:sz w:val="22"/>
                            <w:szCs w:val="22"/>
                          </w:rPr>
                          <w:t>” algebraic</w:t>
                        </w:r>
                        <w:r w:rsidRPr="00D902AD">
                          <w:rPr>
                            <w:rFonts w:eastAsia="Calibri"/>
                            <w:b/>
                            <w:sz w:val="22"/>
                            <w:szCs w:val="22"/>
                          </w:rPr>
                          <w:t xml:space="preserve"> loop</w:t>
                        </w:r>
                      </w:p>
                    </w:txbxContent>
                  </v:textbox>
                </v:shape>
                <v:shape id="Textfeld 2" o:spid="_x0000_s1124" type="#_x0000_t202" style="position:absolute;left:4387;top:41154;width:72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fit-shape-to-text:t">
                    <w:txbxContent>
                      <w:p w14:paraId="7E38E863"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5" type="#_x0000_t202" style="position:absolute;left:20847;top:41535;width:729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w1cAA&#10;AADcAAAADwAAAGRycy9kb3ducmV2LnhtbERPS2vCQBC+F/wPyxR6qxul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Aw1cAAAADcAAAADwAAAAAAAAAAAAAAAACYAgAAZHJzL2Rvd25y&#10;ZXYueG1sUEsFBgAAAAAEAAQA9QAAAIUDAAAAAA==&#10;" filled="f" stroked="f">
                  <v:textbox style="mso-fit-shape-to-text:t">
                    <w:txbxContent>
                      <w:p w14:paraId="4ADED578"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6" type="#_x0000_t202" style="position:absolute;left:20961;top:31248;width:72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TsAA&#10;AADcAAAADwAAAGRycy9kb3ducmV2LnhtbERPTWvCQBC9F/wPywi91Y3aSkldRdSCBy/VeB+y02xo&#10;djZkRxP/fbdQ8DaP9znL9eAbdaMu1oENTCcZKOIy2JorA8X58+UdVBRki01gMnCnCOvV6GmJuQ09&#10;f9HtJJVKIRxzNOBE2lzrWDryGCehJU7cd+g8SoJdpW2HfQr3jZ5l2UJ7rDk1OGxp66j8OV29ARG7&#10;md6LvY+Hy3Dc9S4r37Aw5nk8bD5ACQ3yEP+7DzbNf5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VTsAAAADcAAAADwAAAAAAAAAAAAAAAACYAgAAZHJzL2Rvd25y&#10;ZXYueG1sUEsFBgAAAAAEAAQA9QAAAIUDAAAAAA==&#10;" filled="f" stroked="f">
                  <v:textbox style="mso-fit-shape-to-text:t">
                    <w:txbxContent>
                      <w:p w14:paraId="421C1B5D"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7" type="#_x0000_t202" style="position:absolute;left:3321;top:31057;width:729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NOsAA&#10;AADcAAAADwAAAGRycy9kb3ducmV2LnhtbERPTWvCQBC9F/wPyxS81Y1i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UNOsAAAADcAAAADwAAAAAAAAAAAAAAAACYAgAAZHJzL2Rvd25y&#10;ZXYueG1sUEsFBgAAAAAEAAQA9QAAAIUDAAAAAA==&#10;" filled="f" stroked="f">
                  <v:textbox style="mso-fit-shape-to-text:t">
                    <w:txbxContent>
                      <w:p w14:paraId="3BCCD741" w14:textId="77777777" w:rsidR="003200BB" w:rsidRPr="00D902AD" w:rsidRDefault="003200B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8" type="#_x0000_t202" style="position:absolute;left:35401;top:7588;width:22606;height:1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oocAA&#10;AADcAAAADwAAAGRycy9kb3ducmV2LnhtbERPTWvCQBC9F/wPyxR6qxtF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moocAAAADcAAAADwAAAAAAAAAAAAAAAACYAgAAZHJzL2Rvd25y&#10;ZXYueG1sUEsFBgAAAAAEAAQA9QAAAIUDAAAAAA==&#10;" filled="f" stroked="f">
                  <v:textbox style="mso-fit-shape-to-text:t">
                    <w:txbxContent>
                      <w:p w14:paraId="61D19A64" w14:textId="77777777" w:rsidR="003200BB" w:rsidRPr="003A50D8" w:rsidRDefault="003200BB" w:rsidP="003A50D8">
                        <w:pPr>
                          <w:pStyle w:val="StandardWeb"/>
                          <w:spacing w:before="0" w:beforeAutospacing="0" w:after="0" w:afterAutospacing="0" w:line="276" w:lineRule="auto"/>
                          <w:rPr>
                            <w:rFonts w:eastAsia="Calibri"/>
                          </w:rPr>
                        </w:pPr>
                        <w:proofErr w:type="gramStart"/>
                        <w:r w:rsidRPr="003A50D8">
                          <w:rPr>
                            <w:rFonts w:eastAsia="Calibri"/>
                          </w:rPr>
                          <w:t>fmiSetXXX(</w:t>
                        </w:r>
                        <w:proofErr w:type="gramEnd"/>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3200BB" w:rsidRPr="003A50D8" w:rsidRDefault="003200B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proofErr w:type="gramStart"/>
                        <w:r>
                          <w:rPr>
                            <w:rFonts w:eastAsia="Calibri"/>
                          </w:rPr>
                          <w:t>fmiG</w:t>
                        </w:r>
                        <w:r w:rsidRPr="003A50D8">
                          <w:rPr>
                            <w:rFonts w:eastAsia="Calibri"/>
                          </w:rPr>
                          <w:t>etXXX(</w:t>
                        </w:r>
                        <w:proofErr w:type="gramEnd"/>
                        <w:r>
                          <w:rPr>
                            <w:rFonts w:eastAsia="Calibri"/>
                          </w:rPr>
                          <w:t>m2, .</w:t>
                        </w:r>
                        <w:r w:rsidRPr="003A50D8">
                          <w:rPr>
                            <w:rFonts w:eastAsia="Calibri"/>
                          </w:rPr>
                          <w:t>..)</w:t>
                        </w:r>
                      </w:p>
                      <w:p w14:paraId="0C681B0F" w14:textId="77777777" w:rsidR="003200BB" w:rsidRPr="003A50D8" w:rsidRDefault="003200BB" w:rsidP="00643690">
                        <w:pPr>
                          <w:pStyle w:val="StandardWeb"/>
                          <w:spacing w:before="0" w:beforeAutospacing="0" w:after="0" w:afterAutospacing="0" w:line="276" w:lineRule="auto"/>
                          <w:rPr>
                            <w:rFonts w:eastAsia="Calibri"/>
                          </w:rPr>
                        </w:pPr>
                        <w:proofErr w:type="gramStart"/>
                        <w:r w:rsidRPr="003A50D8">
                          <w:rPr>
                            <w:rFonts w:eastAsia="Calibri"/>
                          </w:rPr>
                          <w:t>fmiSetXXX(</w:t>
                        </w:r>
                        <w:proofErr w:type="gramEnd"/>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3200BB" w:rsidRPr="003A50D8" w:rsidRDefault="003200B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proofErr w:type="gramStart"/>
                        <w:r>
                          <w:rPr>
                            <w:rFonts w:eastAsia="Calibri"/>
                          </w:rPr>
                          <w:t>fmiG</w:t>
                        </w:r>
                        <w:r w:rsidRPr="003A50D8">
                          <w:rPr>
                            <w:rFonts w:eastAsia="Calibri"/>
                          </w:rPr>
                          <w:t>etXXX(</w:t>
                        </w:r>
                        <w:proofErr w:type="gramEnd"/>
                        <w:r>
                          <w:rPr>
                            <w:rFonts w:eastAsia="Calibri"/>
                          </w:rPr>
                          <w:t>m1,</w:t>
                        </w:r>
                        <w:r w:rsidRPr="003A50D8">
                          <w:rPr>
                            <w:rFonts w:eastAsia="Calibri"/>
                          </w:rPr>
                          <w:t>..)</w:t>
                        </w:r>
                      </w:p>
                      <w:p w14:paraId="65C09812" w14:textId="77777777" w:rsidR="003200BB" w:rsidRPr="003A50D8" w:rsidRDefault="003200BB" w:rsidP="00643690">
                        <w:pPr>
                          <w:pStyle w:val="StandardWeb"/>
                          <w:spacing w:before="0" w:beforeAutospacing="0" w:after="0" w:afterAutospacing="0" w:line="276" w:lineRule="auto"/>
                          <w:rPr>
                            <w:rFonts w:eastAsia="Calibri"/>
                          </w:rPr>
                        </w:pPr>
                        <w:proofErr w:type="gramStart"/>
                        <w:r w:rsidRPr="003A50D8">
                          <w:rPr>
                            <w:rFonts w:eastAsia="Calibri"/>
                          </w:rPr>
                          <w:t>fmiSetXXX(</w:t>
                        </w:r>
                        <w:proofErr w:type="gramEnd"/>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3200BB" w:rsidRPr="003A50D8" w:rsidRDefault="003200B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proofErr w:type="gramStart"/>
                        <w:r>
                          <w:rPr>
                            <w:rFonts w:eastAsia="Calibri"/>
                          </w:rPr>
                          <w:t>fmiG</w:t>
                        </w:r>
                        <w:r w:rsidRPr="003A50D8">
                          <w:rPr>
                            <w:rFonts w:eastAsia="Calibri"/>
                          </w:rPr>
                          <w:t>etXXX(</w:t>
                        </w:r>
                        <w:proofErr w:type="gramEnd"/>
                        <w:r>
                          <w:rPr>
                            <w:rFonts w:eastAsia="Calibri"/>
                          </w:rPr>
                          <w:t>m2, .</w:t>
                        </w:r>
                        <w:r w:rsidRPr="003A50D8">
                          <w:rPr>
                            <w:rFonts w:eastAsia="Calibri"/>
                          </w:rPr>
                          <w:t>..)</w:t>
                        </w:r>
                      </w:p>
                    </w:txbxContent>
                  </v:textbox>
                </v:shape>
                <v:shape id="Textfeld 2" o:spid="_x0000_s1129" type="#_x0000_t202" style="position:absolute;left:33229;top:5143;width:2278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21sAA&#10;AADcAAAADwAAAGRycy9kb3ducmV2LnhtbERPTWvCQBC9F/wPyxS81Y3FiqSuIraCBy9qvA/ZaTY0&#10;OxuyUxP/vSsUvM3jfc5yPfhGXamLdWAD00kGirgMtubKQHHevS1ARUG22AQmAzeKsF6NXpaY29Dz&#10;ka4nqVQK4ZijASfS5lrH0pHHOAktceJ+QudREuwqbTvsU7hv9HuWzbXHmlODw5a2jsrf0583IGI3&#10;01vx7eP+Mhy+epeVH1gYM34dNp+ghAZ5iv/de5vmz+b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s21sAAAADcAAAADwAAAAAAAAAAAAAAAACYAgAAZHJzL2Rvd25y&#10;ZXYueG1sUEsFBgAAAAAEAAQA9QAAAIUDAAAAAA==&#10;" filled="f" stroked="f">
                  <v:textbox style="mso-fit-shape-to-text:t">
                    <w:txbxContent>
                      <w:p w14:paraId="01D87E10" w14:textId="77777777" w:rsidR="003200BB" w:rsidRPr="00B979E3" w:rsidRDefault="003200BB"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0" type="#_x0000_t202" style="position:absolute;left:33134;top:29527;width:2145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TTcAA&#10;AADcAAAADwAAAGRycy9kb3ducmV2LnhtbERPTWvCQBC9F/wPywi91Y1ia0ldRdSCBy/VeB+y02xo&#10;djZkRxP/fbdQ8DaP9znL9eAbdaMu1oENTCcZKOIy2JorA8X58+UdVBRki01gMnCnCOvV6GmJuQ09&#10;f9HtJJVKIRxzNOBE2lzrWDryGCehJU7cd+g8SoJdpW2HfQr3jZ5l2Zv2WHNqcNjS1lH5c7p6AyJ2&#10;M70Xex8Pl+G4611WvmJhzPN42HyAEhrkIf53H2yaP1/A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eTTcAAAADcAAAADwAAAAAAAAAAAAAAAACYAgAAZHJzL2Rvd25y&#10;ZXYueG1sUEsFBgAAAAAEAAQA9QAAAIUDAAAAAA==&#10;" filled="f" stroked="f">
                  <v:textbox style="mso-fit-shape-to-text:t">
                    <w:txbxContent>
                      <w:p w14:paraId="7556C20F" w14:textId="77777777" w:rsidR="003200BB" w:rsidRPr="00B979E3" w:rsidRDefault="003200BB"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1" type="#_x0000_t202" style="position:absolute;left:35306;top:31972;width:22605;height:14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14:paraId="1B3D5D37" w14:textId="77777777" w:rsidR="003200BB" w:rsidRPr="00A55B3B" w:rsidRDefault="003200BB" w:rsidP="003A50D8">
                        <w:pPr>
                          <w:pStyle w:val="StandardWeb"/>
                          <w:spacing w:before="0" w:beforeAutospacing="0" w:after="0" w:afterAutospacing="0" w:line="276" w:lineRule="auto"/>
                          <w:rPr>
                            <w:rFonts w:eastAsia="Calibri"/>
                            <w:szCs w:val="20"/>
                          </w:rPr>
                        </w:pPr>
                        <w:proofErr w:type="gramStart"/>
                        <w:r w:rsidRPr="00A55B3B">
                          <w:rPr>
                            <w:rFonts w:eastAsia="Calibri"/>
                            <w:szCs w:val="20"/>
                          </w:rPr>
                          <w:t>In every Newton iteration</w:t>
                        </w:r>
                        <w:proofErr w:type="gramEnd"/>
                        <w:r w:rsidRPr="00A55B3B">
                          <w:rPr>
                            <w:rFonts w:eastAsia="Calibri"/>
                            <w:szCs w:val="20"/>
                          </w:rPr>
                          <w:t xml:space="preserve"> evaluate:</w:t>
                        </w:r>
                      </w:p>
                      <w:p w14:paraId="1C2DBA16" w14:textId="77777777" w:rsidR="003200BB" w:rsidRPr="00A55B3B" w:rsidRDefault="003200BB" w:rsidP="003A50D8">
                        <w:pPr>
                          <w:pStyle w:val="StandardWeb"/>
                          <w:spacing w:before="0" w:beforeAutospacing="0" w:after="0" w:afterAutospacing="0" w:line="276" w:lineRule="auto"/>
                          <w:rPr>
                            <w:rFonts w:eastAsia="Calibri"/>
                            <w:szCs w:val="20"/>
                            <w:lang w:eastAsia="de-DE"/>
                          </w:rPr>
                        </w:pPr>
                        <w:proofErr w:type="gramStart"/>
                        <w:r w:rsidRPr="00DD55A2">
                          <w:rPr>
                            <w:rFonts w:eastAsia="Calibri"/>
                            <w:b/>
                            <w:szCs w:val="20"/>
                          </w:rPr>
                          <w:t>input</w:t>
                        </w:r>
                        <w:proofErr w:type="gramEnd"/>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3200BB" w:rsidRPr="00A55B3B" w:rsidRDefault="003200BB" w:rsidP="003A50D8">
                        <w:pPr>
                          <w:pStyle w:val="StandardWeb"/>
                          <w:spacing w:before="0" w:beforeAutospacing="0" w:after="0" w:afterAutospacing="0" w:line="276" w:lineRule="auto"/>
                          <w:rPr>
                            <w:rFonts w:eastAsia="Calibri"/>
                            <w:szCs w:val="20"/>
                          </w:rPr>
                        </w:pPr>
                        <w:proofErr w:type="gramStart"/>
                        <w:r w:rsidRPr="00DD55A2">
                          <w:rPr>
                            <w:rFonts w:eastAsia="Calibri"/>
                            <w:b/>
                            <w:szCs w:val="20"/>
                          </w:rPr>
                          <w:t>output</w:t>
                        </w:r>
                        <w:proofErr w:type="gramEnd"/>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3200BB" w:rsidRPr="00A55B3B" w:rsidRDefault="003200BB" w:rsidP="003A50D8">
                        <w:pPr>
                          <w:pStyle w:val="StandardWeb"/>
                          <w:spacing w:before="0" w:beforeAutospacing="0" w:after="0" w:afterAutospacing="0" w:line="276" w:lineRule="auto"/>
                          <w:rPr>
                            <w:rFonts w:eastAsia="Calibri"/>
                            <w:szCs w:val="20"/>
                          </w:rPr>
                        </w:pPr>
                        <w:r>
                          <w:rPr>
                            <w:rFonts w:eastAsia="Calibri"/>
                            <w:szCs w:val="20"/>
                          </w:rPr>
                          <w:t xml:space="preserve">    </w:t>
                        </w:r>
                        <w:proofErr w:type="gramStart"/>
                        <w:r>
                          <w:rPr>
                            <w:rFonts w:eastAsia="Calibri"/>
                            <w:szCs w:val="20"/>
                          </w:rPr>
                          <w:t>fm</w:t>
                        </w:r>
                        <w:r w:rsidRPr="00A55B3B">
                          <w:rPr>
                            <w:rFonts w:eastAsia="Calibri"/>
                            <w:szCs w:val="20"/>
                          </w:rPr>
                          <w:t>iSetXXX(</w:t>
                        </w:r>
                        <w:proofErr w:type="gramEnd"/>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3200BB" w:rsidRPr="00A55B3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w:t>
                        </w:r>
                        <w:proofErr w:type="gramStart"/>
                        <w:r w:rsidRPr="00A55B3B">
                          <w:rPr>
                            <w:rFonts w:eastAsia="Calibri"/>
                            <w:szCs w:val="20"/>
                          </w:rPr>
                          <w:t>fmiGetXXX(</w:t>
                        </w:r>
                        <w:proofErr w:type="gramEnd"/>
                        <w:r>
                          <w:rPr>
                            <w:rFonts w:eastAsia="Calibri"/>
                            <w:szCs w:val="20"/>
                          </w:rPr>
                          <w:t>m4</w:t>
                        </w:r>
                        <w:r w:rsidRPr="00A55B3B">
                          <w:rPr>
                            <w:rFonts w:eastAsia="Calibri"/>
                            <w:szCs w:val="20"/>
                          </w:rPr>
                          <w:t>, ...)</w:t>
                        </w:r>
                      </w:p>
                      <w:p w14:paraId="67AA6672" w14:textId="77777777" w:rsidR="003200BB" w:rsidRPr="00A55B3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w:proofErr w:type="gramStart"/>
                        <w:r w:rsidRPr="00A55B3B">
                          <w:rPr>
                            <w:rFonts w:eastAsia="Calibri"/>
                            <w:szCs w:val="20"/>
                          </w:rPr>
                          <w:t>fmiSetXXX(</w:t>
                        </w:r>
                        <w:proofErr w:type="gramEnd"/>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3200B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w:t>
                        </w:r>
                        <w:proofErr w:type="gramStart"/>
                        <w:r w:rsidRPr="00A55B3B">
                          <w:rPr>
                            <w:rFonts w:eastAsia="Calibri"/>
                            <w:szCs w:val="20"/>
                          </w:rPr>
                          <w:t>fmiGetXXX(</w:t>
                        </w:r>
                        <w:proofErr w:type="gramEnd"/>
                        <w:r w:rsidRPr="00A55B3B">
                          <w:rPr>
                            <w:rFonts w:eastAsia="Calibri"/>
                            <w:szCs w:val="20"/>
                          </w:rPr>
                          <w:t>m</w:t>
                        </w:r>
                        <w:r>
                          <w:rPr>
                            <w:rFonts w:eastAsia="Calibri"/>
                            <w:szCs w:val="20"/>
                          </w:rPr>
                          <w:t>3</w:t>
                        </w:r>
                        <w:r w:rsidRPr="00A55B3B">
                          <w:rPr>
                            <w:rFonts w:eastAsia="Calibri"/>
                            <w:szCs w:val="20"/>
                          </w:rPr>
                          <w:t>,..)</w:t>
                        </w:r>
                      </w:p>
                      <w:p w14:paraId="3570F6CA" w14:textId="77777777" w:rsidR="003200BB" w:rsidRPr="00A55B3B" w:rsidRDefault="003200BB"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2" type="#_x0000_t202" style="position:absolute;left:952;top:49328;width:5629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0YPsAA&#10;AADcAAAADwAAAGRycy9kb3ducmV2LnhtbERPTWvCQBC9F/wPyxS81Y0Fi6auIraCBy9qvA/ZaTY0&#10;OxuyUxP/vSsUvM3jfc5yPfhGXamLdWAD00kGirgMtubKQHHevc1BRUG22AQmAzeKsF6NXpaY29Dz&#10;ka4nqVQK4ZijASfS5lrH0pHHOAktceJ+QudREuwqbTvsU7hv9HuWfWiPNacGhy1tHZW/pz9vQMRu&#10;prfi28f9ZTh89S4rZ1gYM34dNp+ghAZ5iv/de5vmzx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0YPsAAAADcAAAADwAAAAAAAAAAAAAAAACYAgAAZHJzL2Rvd25y&#10;ZXYueG1sUEsFBgAAAAAEAAQA9QAAAIUDAAAAAA==&#10;" filled="f" stroked="f">
                  <v:textbox style="mso-fit-shape-to-text:t">
                    <w:txbxContent>
                      <w:p w14:paraId="469D1A63" w14:textId="77777777" w:rsidR="003200BB" w:rsidRPr="0042375D" w:rsidRDefault="003200BB" w:rsidP="0042375D">
                        <w:pPr>
                          <w:pStyle w:val="Beschriftung"/>
                          <w:spacing w:before="0" w:after="0"/>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75A95A80" w:rsidR="00164C98" w:rsidRPr="00B979E3" w:rsidRDefault="00DD55A2" w:rsidP="00233C3F">
      <w:pPr>
        <w:pStyle w:val="Textkrper"/>
        <w:tabs>
          <w:tab w:val="left" w:pos="335"/>
        </w:tabs>
        <w:rPr>
          <w:i/>
        </w:rPr>
      </w:pPr>
      <w:r w:rsidRPr="00B979E3">
        <w:rPr>
          <w:i/>
        </w:rPr>
        <w:lastRenderedPageBreak/>
        <w:t xml:space="preserve">In the upper diagram FMU1 and FMU2 are connected in such a way that by an appropriate sequence of </w:t>
      </w:r>
      <w:del w:id="3202" w:author="Otter, Martin" w:date="2014-04-09T11:00:00Z">
        <w:r w:rsidRPr="00B979E3" w:rsidDel="00140C25">
          <w:rPr>
            <w:i/>
          </w:rPr>
          <w:delText>fmi</w:delText>
        </w:r>
      </w:del>
      <w:ins w:id="3203" w:author="Otter, Martin" w:date="2014-04-09T11:00:00Z">
        <w:r w:rsidR="00140C25">
          <w:rPr>
            <w:i/>
          </w:rPr>
          <w:t>fmi2</w:t>
        </w:r>
      </w:ins>
      <w:r w:rsidRPr="00B979E3">
        <w:rPr>
          <w:i/>
        </w:rPr>
        <w:t xml:space="preserve">SetXXX and </w:t>
      </w:r>
      <w:del w:id="3204" w:author="Otter, Martin" w:date="2014-04-09T11:00:00Z">
        <w:r w:rsidRPr="00B979E3" w:rsidDel="00140C25">
          <w:rPr>
            <w:i/>
          </w:rPr>
          <w:delText>fmi</w:delText>
        </w:r>
      </w:del>
      <w:ins w:id="3205" w:author="Otter, Martin" w:date="2014-04-09T11:00:00Z">
        <w:r w:rsidR="00140C25">
          <w:rPr>
            <w:i/>
          </w:rPr>
          <w:t>fmi2</w:t>
        </w:r>
      </w:ins>
      <w:r w:rsidRPr="00B979E3">
        <w:rPr>
          <w:i/>
        </w:rPr>
        <w:t>GetXXX calls the FMU variables can be computed.</w:t>
      </w:r>
    </w:p>
    <w:p w14:paraId="5BB158F8" w14:textId="4D131FC2" w:rsidR="00EC22A5" w:rsidRPr="00B979E3" w:rsidRDefault="00EC22A5" w:rsidP="00EC22A5">
      <w:pPr>
        <w:pStyle w:val="Textkrper-Zeileneinzug"/>
        <w:rPr>
          <w:i/>
        </w:rPr>
      </w:pPr>
      <w:r w:rsidRPr="00B979E3">
        <w:rPr>
          <w:i/>
        </w:rPr>
        <w:t xml:space="preserve">In the lower diagram FMU3 and FMU4 are connected in such a way that a “real” algebraic loop is present. This loop might be solved iteratively with a Newton method. </w:t>
      </w:r>
      <w:proofErr w:type="gramStart"/>
      <w:r w:rsidRPr="00B979E3">
        <w:rPr>
          <w:i/>
        </w:rPr>
        <w:t>In every iteration</w:t>
      </w:r>
      <w:proofErr w:type="gramEnd"/>
      <w:r w:rsidRPr="00B979E3">
        <w:rPr>
          <w:i/>
        </w:rPr>
        <w:t xml:space="preserve">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 and via the shown sequence of </w:t>
      </w:r>
      <w:del w:id="3206" w:author="Otter, Martin" w:date="2014-04-09T11:00:00Z">
        <w:r w:rsidRPr="00B979E3" w:rsidDel="00140C25">
          <w:rPr>
            <w:i/>
          </w:rPr>
          <w:delText>fmi</w:delText>
        </w:r>
      </w:del>
      <w:ins w:id="3207" w:author="Otter, Martin" w:date="2014-04-09T11:00:00Z">
        <w:r w:rsidR="00140C25">
          <w:rPr>
            <w:i/>
          </w:rPr>
          <w:t>fmi2</w:t>
        </w:r>
      </w:ins>
      <w:r w:rsidRPr="00B979E3">
        <w:rPr>
          <w:i/>
        </w:rPr>
        <w:t xml:space="preserve">SetXXX and </w:t>
      </w:r>
      <w:del w:id="3208" w:author="Otter, Martin" w:date="2014-04-09T11:00:00Z">
        <w:r w:rsidRPr="00B979E3" w:rsidDel="00140C25">
          <w:rPr>
            <w:i/>
          </w:rPr>
          <w:delText>fmi</w:delText>
        </w:r>
      </w:del>
      <w:ins w:id="3209" w:author="Otter, Martin" w:date="2014-04-09T11:00:00Z">
        <w:r w:rsidR="00140C25">
          <w:rPr>
            <w:i/>
          </w:rPr>
          <w:t>fmi2</w:t>
        </w:r>
      </w:ins>
      <w:r w:rsidRPr="00B979E3">
        <w:rPr>
          <w:i/>
        </w:rPr>
        <w:t xml:space="preserve">GetXXX calls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77777777" w:rsidR="00EC22A5" w:rsidRPr="00B979E3" w:rsidRDefault="00EC22A5" w:rsidP="00EC22A5">
      <w:pPr>
        <w:pStyle w:val="Textkrper-Zeileneinzug"/>
        <w:rPr>
          <w:i/>
        </w:rPr>
      </w:pPr>
      <w:r w:rsidRPr="00B979E3">
        <w:rPr>
          <w:i/>
        </w:rPr>
        <w:t>These types of artifical or real algebraic loops can occur in all the different modes,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2F91470E"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4117B" w:rsidRPr="00487639">
        <w:t xml:space="preserve">Table </w:t>
      </w:r>
      <w:r w:rsidR="00D4117B">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73A41AB8" w:rsidR="00054BDD" w:rsidRDefault="00E12D1D" w:rsidP="006F760E">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del w:id="3210" w:author="Otter, Martin" w:date="2014-04-09T11:00:00Z">
              <w:r w:rsidRPr="006F760E" w:rsidDel="00140C25">
                <w:rPr>
                  <w:rStyle w:val="CODE"/>
                </w:rPr>
                <w:delText>fmi</w:delText>
              </w:r>
            </w:del>
            <w:ins w:id="3211" w:author="Otter, Martin" w:date="2014-04-09T11:00:00Z">
              <w:r w:rsidR="00140C25">
                <w:rPr>
                  <w:rStyle w:val="CODE"/>
                </w:rPr>
                <w:t>fmi2</w:t>
              </w:r>
            </w:ins>
            <w:r w:rsidRPr="006F760E">
              <w:rPr>
                <w:rStyle w:val="CODE"/>
              </w:rPr>
              <w:t>SetXXX</w:t>
            </w:r>
            <w:r>
              <w:t xml:space="preserve">. For an output argument, calling </w:t>
            </w:r>
            <w:del w:id="3212" w:author="Otter, Martin" w:date="2014-04-09T11:00:00Z">
              <w:r w:rsidRPr="006F760E" w:rsidDel="00140C25">
                <w:rPr>
                  <w:rStyle w:val="CODE"/>
                </w:rPr>
                <w:delText>fmi</w:delText>
              </w:r>
            </w:del>
            <w:ins w:id="3213" w:author="Otter, Martin" w:date="2014-04-09T11:00:00Z">
              <w:r w:rsidR="00140C25">
                <w:rPr>
                  <w:rStyle w:val="CODE"/>
                </w:rPr>
                <w:t>fmi2</w:t>
              </w:r>
            </w:ins>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647A7217" w:rsidR="00233C3F" w:rsidRDefault="00715F9A" w:rsidP="00233C3F">
      <w:pPr>
        <w:pStyle w:val="Textkrper"/>
        <w:tabs>
          <w:tab w:val="left" w:pos="335"/>
        </w:tabs>
        <w:spacing w:after="120"/>
      </w:pPr>
      <w:r>
        <w:t xml:space="preserve">Function </w:t>
      </w:r>
      <w:del w:id="3214" w:author="Otter, Martin" w:date="2014-04-09T11:00:00Z">
        <w:r w:rsidRPr="00044F2D" w:rsidDel="00140C25">
          <w:rPr>
            <w:rStyle w:val="CODE"/>
          </w:rPr>
          <w:delText>fmi</w:delText>
        </w:r>
      </w:del>
      <w:ins w:id="3215" w:author="Otter, Martin" w:date="2014-04-09T11:00:00Z">
        <w:r w:rsidR="00140C25">
          <w:rPr>
            <w:rStyle w:val="CODE"/>
          </w:rPr>
          <w:t>fmi2</w:t>
        </w:r>
      </w:ins>
      <w:r w:rsidRPr="00044F2D">
        <w:rPr>
          <w:rStyle w:val="CODE"/>
        </w:rPr>
        <w:t>SetXXX</w:t>
      </w:r>
      <w:r>
        <w:t xml:space="preserve"> is an abbreviation for functions </w:t>
      </w:r>
      <w:del w:id="3216" w:author="Otter, Martin" w:date="2014-04-09T11:00:00Z">
        <w:r w:rsidRPr="00044F2D" w:rsidDel="00140C25">
          <w:rPr>
            <w:rStyle w:val="CODE"/>
          </w:rPr>
          <w:delText>fmi</w:delText>
        </w:r>
      </w:del>
      <w:ins w:id="3217" w:author="Otter, Martin" w:date="2014-04-09T11:00:00Z">
        <w:r w:rsidR="00140C25">
          <w:rPr>
            <w:rStyle w:val="CODE"/>
          </w:rPr>
          <w:t>fmi2</w:t>
        </w:r>
      </w:ins>
      <w:r w:rsidRPr="00044F2D">
        <w:rPr>
          <w:rStyle w:val="CODE"/>
        </w:rPr>
        <w:t>SetReal</w:t>
      </w:r>
      <w:r>
        <w:t xml:space="preserve">, </w:t>
      </w:r>
      <w:del w:id="3218" w:author="Otter, Martin" w:date="2014-04-09T11:00:00Z">
        <w:r w:rsidRPr="00044F2D" w:rsidDel="00140C25">
          <w:rPr>
            <w:rStyle w:val="CODE"/>
          </w:rPr>
          <w:delText>fmi</w:delText>
        </w:r>
      </w:del>
      <w:ins w:id="3219" w:author="Otter, Martin" w:date="2014-04-09T11:00:00Z">
        <w:r w:rsidR="00140C25">
          <w:rPr>
            <w:rStyle w:val="CODE"/>
          </w:rPr>
          <w:t>fmi2</w:t>
        </w:r>
      </w:ins>
      <w:r w:rsidRPr="00044F2D">
        <w:rPr>
          <w:rStyle w:val="CODE"/>
        </w:rPr>
        <w:t>SetBoolean</w:t>
      </w:r>
      <w:r>
        <w:t xml:space="preserve">, </w:t>
      </w:r>
      <w:del w:id="3220" w:author="Otter, Martin" w:date="2014-04-09T11:00:00Z">
        <w:r w:rsidRPr="00044F2D" w:rsidDel="00140C25">
          <w:rPr>
            <w:rStyle w:val="CODE"/>
          </w:rPr>
          <w:delText>fmi</w:delText>
        </w:r>
      </w:del>
      <w:ins w:id="3221" w:author="Otter, Martin" w:date="2014-04-09T11:00:00Z">
        <w:r w:rsidR="00140C25">
          <w:rPr>
            <w:rStyle w:val="CODE"/>
          </w:rPr>
          <w:t>fmi2</w:t>
        </w:r>
      </w:ins>
      <w:r w:rsidRPr="00044F2D">
        <w:rPr>
          <w:rStyle w:val="CODE"/>
        </w:rPr>
        <w:t>SetInteger</w:t>
      </w:r>
      <w:r>
        <w:t xml:space="preserve"> and </w:t>
      </w:r>
      <w:del w:id="3222" w:author="Otter, Martin" w:date="2014-04-09T11:00:00Z">
        <w:r w:rsidRPr="00044F2D" w:rsidDel="00140C25">
          <w:rPr>
            <w:rStyle w:val="CODE"/>
          </w:rPr>
          <w:delText>fmi</w:delText>
        </w:r>
      </w:del>
      <w:ins w:id="3223" w:author="Otter, Martin" w:date="2014-04-09T11:00:00Z">
        <w:r w:rsidR="00140C25">
          <w:rPr>
            <w:rStyle w:val="CODE"/>
          </w:rPr>
          <w:t>fmi2</w:t>
        </w:r>
      </w:ins>
      <w:r w:rsidRPr="00044F2D">
        <w:rPr>
          <w:rStyle w:val="CODE"/>
        </w:rPr>
        <w:t>SetString</w:t>
      </w:r>
      <w:r>
        <w:t xml:space="preserve"> respectively.</w:t>
      </w:r>
      <w:r w:rsidR="008B74BA" w:rsidRPr="008B74BA">
        <w:t xml:space="preserve"> </w:t>
      </w:r>
      <w:r w:rsidR="008B74BA">
        <w:t xml:space="preserve">Function </w:t>
      </w:r>
      <w:del w:id="3224" w:author="Otter, Martin" w:date="2014-04-09T11:00:00Z">
        <w:r w:rsidR="008B74BA" w:rsidDel="00140C25">
          <w:rPr>
            <w:rStyle w:val="CODE"/>
          </w:rPr>
          <w:delText>fmi</w:delText>
        </w:r>
      </w:del>
      <w:ins w:id="3225" w:author="Otter, Martin" w:date="2014-04-09T11:00:00Z">
        <w:r w:rsidR="00140C25">
          <w:rPr>
            <w:rStyle w:val="CODE"/>
          </w:rPr>
          <w:t>fmi2</w:t>
        </w:r>
      </w:ins>
      <w:r w:rsidR="008B74BA">
        <w:rPr>
          <w:rStyle w:val="CODE"/>
        </w:rPr>
        <w:t>G</w:t>
      </w:r>
      <w:r w:rsidR="008B74BA" w:rsidRPr="00FC65CF">
        <w:rPr>
          <w:rStyle w:val="CODE"/>
        </w:rPr>
        <w:t>etXXX</w:t>
      </w:r>
      <w:r w:rsidR="008B74BA">
        <w:t xml:space="preserve"> is an abbreviation for functions </w:t>
      </w:r>
      <w:del w:id="3226" w:author="Otter, Martin" w:date="2014-04-09T11:00:00Z">
        <w:r w:rsidR="008B74BA" w:rsidDel="00140C25">
          <w:rPr>
            <w:rStyle w:val="CODE"/>
          </w:rPr>
          <w:delText>fmi</w:delText>
        </w:r>
      </w:del>
      <w:ins w:id="3227" w:author="Otter, Martin" w:date="2014-04-09T11:00:00Z">
        <w:r w:rsidR="00140C25">
          <w:rPr>
            <w:rStyle w:val="CODE"/>
          </w:rPr>
          <w:t>fmi2</w:t>
        </w:r>
      </w:ins>
      <w:r w:rsidR="008B74BA">
        <w:rPr>
          <w:rStyle w:val="CODE"/>
        </w:rPr>
        <w:t>G</w:t>
      </w:r>
      <w:r w:rsidR="008B74BA" w:rsidRPr="00FC65CF">
        <w:rPr>
          <w:rStyle w:val="CODE"/>
        </w:rPr>
        <w:t>etReal</w:t>
      </w:r>
      <w:r w:rsidR="008B74BA">
        <w:t xml:space="preserve">, </w:t>
      </w:r>
      <w:del w:id="3228" w:author="Otter, Martin" w:date="2014-04-09T11:00:00Z">
        <w:r w:rsidR="008B74BA" w:rsidDel="00140C25">
          <w:rPr>
            <w:rStyle w:val="CODE"/>
          </w:rPr>
          <w:delText>fmi</w:delText>
        </w:r>
      </w:del>
      <w:ins w:id="3229" w:author="Otter, Martin" w:date="2014-04-09T11:00:00Z">
        <w:r w:rsidR="00140C25">
          <w:rPr>
            <w:rStyle w:val="CODE"/>
          </w:rPr>
          <w:t>fmi2</w:t>
        </w:r>
      </w:ins>
      <w:r w:rsidR="008B74BA">
        <w:rPr>
          <w:rStyle w:val="CODE"/>
        </w:rPr>
        <w:t>G</w:t>
      </w:r>
      <w:r w:rsidR="008B74BA" w:rsidRPr="00FC65CF">
        <w:rPr>
          <w:rStyle w:val="CODE"/>
        </w:rPr>
        <w:t>etBoolean</w:t>
      </w:r>
      <w:r w:rsidR="008B74BA">
        <w:t xml:space="preserve">, </w:t>
      </w:r>
      <w:del w:id="3230" w:author="Otter, Martin" w:date="2014-04-09T11:00:00Z">
        <w:r w:rsidR="008B74BA" w:rsidDel="00140C25">
          <w:rPr>
            <w:rStyle w:val="CODE"/>
          </w:rPr>
          <w:delText>fmi</w:delText>
        </w:r>
      </w:del>
      <w:ins w:id="3231" w:author="Otter, Martin" w:date="2014-04-09T11:00:00Z">
        <w:r w:rsidR="00140C25">
          <w:rPr>
            <w:rStyle w:val="CODE"/>
          </w:rPr>
          <w:t>fmi2</w:t>
        </w:r>
      </w:ins>
      <w:r w:rsidR="008B74BA">
        <w:rPr>
          <w:rStyle w:val="CODE"/>
        </w:rPr>
        <w:t>G</w:t>
      </w:r>
      <w:r w:rsidR="008B74BA" w:rsidRPr="00FC65CF">
        <w:rPr>
          <w:rStyle w:val="CODE"/>
        </w:rPr>
        <w:t>etInteger</w:t>
      </w:r>
      <w:r w:rsidR="008B74BA">
        <w:t xml:space="preserve"> and </w:t>
      </w:r>
      <w:del w:id="3232" w:author="Otter, Martin" w:date="2014-04-09T11:00:00Z">
        <w:r w:rsidR="008B74BA" w:rsidDel="00140C25">
          <w:rPr>
            <w:rStyle w:val="CODE"/>
          </w:rPr>
          <w:delText>fmi</w:delText>
        </w:r>
      </w:del>
      <w:ins w:id="3233" w:author="Otter, Martin" w:date="2014-04-09T11:00:00Z">
        <w:r w:rsidR="00140C25">
          <w:rPr>
            <w:rStyle w:val="CODE"/>
          </w:rPr>
          <w:t>fmi2</w:t>
        </w:r>
      </w:ins>
      <w:r w:rsidR="008B74BA">
        <w:rPr>
          <w:rStyle w:val="CODE"/>
        </w:rPr>
        <w:t>G</w:t>
      </w:r>
      <w:r w:rsidR="008B74BA" w:rsidRPr="00FC65CF">
        <w:rPr>
          <w:rStyle w:val="CODE"/>
        </w:rPr>
        <w:t>etString</w:t>
      </w:r>
      <w:r w:rsidR="008B74BA">
        <w:t xml:space="preserve"> respectively.</w:t>
      </w:r>
    </w:p>
    <w:p w14:paraId="777ED753" w14:textId="77777777"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D873E8" w:rsidRPr="006F760E">
        <w:rPr>
          <w:i/>
        </w:rPr>
        <w:br/>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4877CB53" w:rsidR="00233C3F" w:rsidRPr="00533E52" w:rsidRDefault="00DA32EC" w:rsidP="00233C3F">
            <w:pPr>
              <w:pStyle w:val="Textkrper-Tabelle"/>
              <w:ind w:left="0"/>
            </w:pPr>
            <w:del w:id="3234" w:author="Otter, Martin" w:date="2014-04-09T11:00:00Z">
              <w:r w:rsidRPr="00DA32EC" w:rsidDel="00140C25">
                <w:rPr>
                  <w:rStyle w:val="CODE"/>
                </w:rPr>
                <w:delText>fmi</w:delText>
              </w:r>
            </w:del>
            <w:ins w:id="3235" w:author="Otter, Martin" w:date="2014-04-09T11:00:00Z">
              <w:r w:rsidR="00140C25">
                <w:rPr>
                  <w:rStyle w:val="CODE"/>
                </w:rPr>
                <w:t>fmi2</w:t>
              </w:r>
            </w:ins>
            <w:r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36C0095E" w:rsidR="00233C3F" w:rsidRPr="00533E52" w:rsidRDefault="00233C3F" w:rsidP="00233C3F">
            <w:pPr>
              <w:pStyle w:val="Textkrper-Tabelle"/>
              <w:ind w:left="0"/>
            </w:pPr>
            <w:del w:id="3236" w:author="Otter, Martin" w:date="2014-04-09T11:00:00Z">
              <w:r w:rsidRPr="00533E52" w:rsidDel="00140C25">
                <w:rPr>
                  <w:rStyle w:val="CODE"/>
                </w:rPr>
                <w:delText>fmi</w:delText>
              </w:r>
            </w:del>
            <w:ins w:id="3237" w:author="Otter, Martin" w:date="2014-04-09T11:00:00Z">
              <w:r w:rsidR="00140C25">
                <w:rPr>
                  <w:rStyle w:val="CODE"/>
                </w:rPr>
                <w:t>fmi2</w:t>
              </w:r>
            </w:ins>
            <w:r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0034294E" w:rsidR="00233C3F" w:rsidRPr="002C39EF" w:rsidRDefault="00A137EA" w:rsidP="000713FD">
            <w:pPr>
              <w:pStyle w:val="Textkrper-Tabelle"/>
              <w:rPr>
                <w:color w:val="006600"/>
              </w:rPr>
            </w:pPr>
            <w:del w:id="3238" w:author="Otter, Martin" w:date="2014-04-09T11:00:00Z">
              <w:r w:rsidDel="00140C25">
                <w:rPr>
                  <w:rStyle w:val="CODE"/>
                  <w:color w:val="006600"/>
                </w:rPr>
                <w:delText>fmi</w:delText>
              </w:r>
            </w:del>
            <w:ins w:id="3239" w:author="Otter, Martin" w:date="2014-04-09T11:00:00Z">
              <w:r w:rsidR="00140C25">
                <w:rPr>
                  <w:rStyle w:val="CODE"/>
                  <w:color w:val="006600"/>
                </w:rPr>
                <w:t>fmi2</w:t>
              </w:r>
            </w:ins>
            <w:r>
              <w:rPr>
                <w:rStyle w:val="CODE"/>
                <w:color w:val="006600"/>
              </w:rPr>
              <w:t>EnterInitializationMode</w:t>
            </w:r>
          </w:p>
        </w:tc>
      </w:tr>
      <w:tr w:rsidR="00233C3F" w14:paraId="3F6F85C8" w14:textId="77777777" w:rsidTr="00044F2D">
        <w:tc>
          <w:tcPr>
            <w:tcW w:w="5727" w:type="dxa"/>
          </w:tcPr>
          <w:p w14:paraId="37F777AC" w14:textId="1D3E227C" w:rsidR="00912254" w:rsidDel="00E86BE6" w:rsidRDefault="00233C3F">
            <w:pPr>
              <w:pStyle w:val="Textkrper-Tabelle"/>
              <w:ind w:left="0"/>
              <w:rPr>
                <w:del w:id="3240" w:author="Otter, Martin" w:date="2014-04-15T10:24:00Z"/>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DA742D">
              <w:t>=</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ins w:id="3241" w:author="Otter, Martin" w:date="2014-04-15T10:24:00Z">
              <w:r w:rsidR="00E86BE6" w:rsidRPr="00E86BE6">
                <w:rPr>
                  <w:rPrChange w:id="3242" w:author="Otter, Martin" w:date="2014-04-15T10:24:00Z">
                    <w:rPr>
                      <w:b/>
                    </w:rPr>
                  </w:rPrChange>
                </w:rPr>
                <w:t xml:space="preserve"> and</w:t>
              </w:r>
            </w:ins>
            <w:del w:id="3243" w:author="Otter, Martin" w:date="2014-04-15T10:24:00Z">
              <w:r w:rsidR="00912254" w:rsidRPr="00E86BE6" w:rsidDel="00E86BE6">
                <w:delText>,</w:delText>
              </w:r>
            </w:del>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del w:id="3244" w:author="Otter, Martin" w:date="2014-04-15T10:24:00Z">
              <w:r w:rsidR="00912254" w:rsidDel="00E86BE6">
                <w:delText xml:space="preserve"> and</w:delText>
              </w:r>
            </w:del>
          </w:p>
          <w:p w14:paraId="2BB6C6F2" w14:textId="51AA1D47" w:rsidR="00233C3F" w:rsidRDefault="00912254">
            <w:pPr>
              <w:pStyle w:val="Textkrper-Tabelle"/>
              <w:ind w:left="0"/>
              <w:rPr>
                <w:b/>
              </w:rPr>
            </w:pPr>
            <w:del w:id="3245" w:author="Otter, Martin" w:date="2014-04-15T10:24:00Z">
              <w:r w:rsidDel="00E86BE6">
                <w:delText xml:space="preserve">discrete-time states with start values </w:delTex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d,initial=exact</m:t>
                    </m:r>
                  </m:sub>
                </m:sSub>
              </m:oMath>
              <w:r w:rsidDel="00E86BE6">
                <w:delText xml:space="preserve"> </w:delText>
              </w:r>
            </w:del>
            <w:r>
              <w:br/>
              <w:t xml:space="preserve">are </w:t>
            </w:r>
            <w:r w:rsidR="007406F8" w:rsidRPr="000A0DBE">
              <w:t>included</w:t>
            </w:r>
            <w:r w:rsidR="00123694">
              <w:t xml:space="preserve"> here</w:t>
            </w:r>
            <w:r w:rsidR="007406F8">
              <w:t>)</w:t>
            </w:r>
          </w:p>
        </w:tc>
        <w:tc>
          <w:tcPr>
            <w:tcW w:w="3969" w:type="dxa"/>
          </w:tcPr>
          <w:p w14:paraId="1DFAF401" w14:textId="6C2133C1" w:rsidR="00233C3F" w:rsidRDefault="00233C3F" w:rsidP="00233C3F">
            <w:pPr>
              <w:pStyle w:val="Textkrper-Tabelle"/>
              <w:ind w:left="0"/>
            </w:pPr>
            <w:del w:id="3246" w:author="Otter, Martin" w:date="2014-04-09T11:00:00Z">
              <w:r w:rsidDel="00140C25">
                <w:rPr>
                  <w:rStyle w:val="CODE"/>
                </w:rPr>
                <w:delText>fmi</w:delText>
              </w:r>
            </w:del>
            <w:ins w:id="3247" w:author="Otter, Martin" w:date="2014-04-09T11:00:00Z">
              <w:r w:rsidR="00140C25">
                <w:rPr>
                  <w:rStyle w:val="CODE"/>
                </w:rPr>
                <w:t>fmi2</w:t>
              </w:r>
            </w:ins>
            <w:r>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50CB6993" w:rsidR="00233C3F" w:rsidRDefault="00233C3F" w:rsidP="00233C3F">
            <w:pPr>
              <w:pStyle w:val="Textkrper-Tabelle"/>
              <w:ind w:left="0"/>
            </w:pPr>
            <w:del w:id="3248" w:author="Otter, Martin" w:date="2014-04-09T11:00:00Z">
              <w:r w:rsidRPr="00206239" w:rsidDel="00140C25">
                <w:rPr>
                  <w:rStyle w:val="CODE"/>
                </w:rPr>
                <w:delText>fmi</w:delText>
              </w:r>
            </w:del>
            <w:ins w:id="3249" w:author="Otter, Martin" w:date="2014-04-09T11:00:00Z">
              <w:r w:rsidR="00140C25">
                <w:rPr>
                  <w:rStyle w:val="CODE"/>
                </w:rPr>
                <w:t>fmi2</w:t>
              </w:r>
            </w:ins>
            <w:r w:rsidRPr="00206239">
              <w:rPr>
                <w:rStyle w:val="CODE"/>
              </w:rPr>
              <w:t>SetXXX</w:t>
            </w:r>
          </w:p>
        </w:tc>
      </w:tr>
      <w:tr w:rsidR="00233C3F" w14:paraId="164DB40F" w14:textId="77777777" w:rsidTr="00044F2D">
        <w:tc>
          <w:tcPr>
            <w:tcW w:w="5727" w:type="dxa"/>
            <w:vAlign w:val="center"/>
          </w:tcPr>
          <w:p w14:paraId="52F4B956" w14:textId="607B701D" w:rsidR="00DD4922" w:rsidRPr="0083176E" w:rsidDel="0083176E" w:rsidRDefault="00C8792E">
            <w:pPr>
              <w:pStyle w:val="Textkrper-Tabelle"/>
              <w:ind w:left="0"/>
              <w:rPr>
                <w:del w:id="3250" w:author="Otter, Martin" w:date="2014-04-15T10:28:00Z"/>
                <w:color w:val="0000FF"/>
              </w:rPr>
              <w:pPrChange w:id="3251" w:author="Otter, Martin" w:date="2014-07-16T18:51:00Z">
                <w:pPr>
                  <w:pStyle w:val="Textkrper-Tabelle"/>
                  <w:spacing w:before="120"/>
                  <w:ind w:left="0"/>
                </w:pPr>
              </w:pPrChange>
            </w:pPr>
            <m:oMathPara>
              <m:oMath>
                <m:sSub>
                  <m:sSubPr>
                    <m:ctrlPr>
                      <w:ins w:id="3252" w:author="Otter, Martin" w:date="2014-07-16T18:51:00Z">
                        <w:rPr>
                          <w:rFonts w:ascii="Cambria Math" w:hAnsi="Cambria Math"/>
                          <w:b/>
                          <w:color w:val="0000FF"/>
                        </w:rPr>
                      </w:ins>
                    </m:ctrlPr>
                  </m:sSubPr>
                  <m:e>
                    <m:r>
                      <w:ins w:id="3253" w:author="Otter, Martin" w:date="2014-07-16T18:51:00Z">
                        <m:rPr>
                          <m:sty m:val="b"/>
                        </m:rPr>
                        <w:rPr>
                          <w:rFonts w:ascii="Cambria Math" w:hAnsi="Cambria Math"/>
                          <w:color w:val="0000FF"/>
                        </w:rPr>
                        <m:t>v</m:t>
                      </w:ins>
                    </m:r>
                  </m:e>
                  <m:sub>
                    <m:r>
                      <w:ins w:id="3254" w:author="Otter, Martin" w:date="2014-07-16T18:51:00Z">
                        <w:rPr>
                          <w:rFonts w:ascii="Cambria Math" w:hAnsi="Cambria Math"/>
                          <w:color w:val="0000FF"/>
                        </w:rPr>
                        <m:t>InitialUnknowns</m:t>
                      </w:ins>
                    </m:r>
                  </m:sub>
                </m:sSub>
                <m:r>
                  <w:ins w:id="3255" w:author="Otter, Martin" w:date="2014-07-16T18:51:00Z">
                    <m:rPr>
                      <m:aln/>
                    </m:rPr>
                    <w:rPr>
                      <w:rFonts w:ascii="Cambria Math" w:hAnsi="Cambria Math"/>
                      <w:color w:val="0000FF"/>
                    </w:rPr>
                    <m:t>≔</m:t>
                  </w:ins>
                </m:r>
                <m:sSub>
                  <m:sSubPr>
                    <m:ctrlPr>
                      <w:ins w:id="3256" w:author="Otter, Martin" w:date="2014-07-16T18:51:00Z">
                        <w:rPr>
                          <w:rFonts w:ascii="Cambria Math" w:hAnsi="Cambria Math"/>
                          <w:i/>
                          <w:color w:val="0000FF"/>
                        </w:rPr>
                      </w:ins>
                    </m:ctrlPr>
                  </m:sSubPr>
                  <m:e>
                    <m:r>
                      <w:ins w:id="3257" w:author="Otter, Martin" w:date="2014-07-16T18:51:00Z">
                        <m:rPr>
                          <m:sty m:val="b"/>
                        </m:rPr>
                        <w:rPr>
                          <w:rFonts w:ascii="Cambria Math" w:hAnsi="Cambria Math"/>
                          <w:color w:val="0000FF"/>
                        </w:rPr>
                        <m:t>f</m:t>
                      </w:ins>
                    </m:r>
                  </m:e>
                  <m:sub>
                    <m:r>
                      <w:ins w:id="3258" w:author="Otter, Martin" w:date="2014-07-16T18:51:00Z">
                        <w:rPr>
                          <w:rFonts w:ascii="Cambria Math" w:hAnsi="Cambria Math"/>
                          <w:color w:val="0000FF"/>
                        </w:rPr>
                        <m:t>init</m:t>
                      </w:ins>
                    </m:r>
                  </m:sub>
                </m:sSub>
                <m:d>
                  <m:dPr>
                    <m:ctrlPr>
                      <w:ins w:id="3259" w:author="Otter, Martin" w:date="2014-07-16T18:51:00Z">
                        <w:rPr>
                          <w:rFonts w:ascii="Cambria Math" w:hAnsi="Cambria Math"/>
                          <w:i/>
                          <w:color w:val="0000FF"/>
                        </w:rPr>
                      </w:ins>
                    </m:ctrlPr>
                  </m:dPr>
                  <m:e>
                    <m:sSub>
                      <m:sSubPr>
                        <m:ctrlPr>
                          <w:ins w:id="3260" w:author="Otter, Martin" w:date="2014-07-16T18:51:00Z">
                            <w:rPr>
                              <w:rFonts w:ascii="Cambria Math" w:hAnsi="Cambria Math"/>
                              <w:i/>
                              <w:color w:val="3333FF"/>
                            </w:rPr>
                          </w:ins>
                        </m:ctrlPr>
                      </m:sSubPr>
                      <m:e>
                        <m:r>
                          <w:ins w:id="3261" w:author="Otter, Martin" w:date="2014-07-16T18:51:00Z">
                            <m:rPr>
                              <m:sty m:val="bi"/>
                            </m:rPr>
                            <w:rPr>
                              <w:rFonts w:ascii="Cambria Math" w:hAnsi="Cambria Math"/>
                              <w:color w:val="3333FF"/>
                            </w:rPr>
                            <m:t>u</m:t>
                          </w:ins>
                        </m:r>
                      </m:e>
                      <m:sub>
                        <m:r>
                          <w:ins w:id="3262" w:author="Otter, Martin" w:date="2014-07-16T18:51:00Z">
                            <w:rPr>
                              <w:rFonts w:ascii="Cambria Math" w:hAnsi="Cambria Math"/>
                              <w:color w:val="3333FF"/>
                            </w:rPr>
                            <m:t>c</m:t>
                          </w:ins>
                        </m:r>
                      </m:sub>
                    </m:sSub>
                    <m:sSub>
                      <m:sSubPr>
                        <m:ctrlPr>
                          <w:ins w:id="3263" w:author="Otter, Martin" w:date="2014-07-16T18:51:00Z">
                            <w:rPr>
                              <w:rFonts w:ascii="Cambria Math" w:hAnsi="Cambria Math"/>
                              <w:b/>
                              <w:color w:val="3333FF"/>
                            </w:rPr>
                          </w:ins>
                        </m:ctrlPr>
                      </m:sSubPr>
                      <m:e>
                        <m:r>
                          <w:ins w:id="3264" w:author="Otter, Martin" w:date="2014-07-16T18:51:00Z">
                            <m:rPr>
                              <m:sty m:val="bi"/>
                            </m:rPr>
                            <w:rPr>
                              <w:rFonts w:ascii="Cambria Math" w:hAnsi="Cambria Math"/>
                              <w:color w:val="3333FF"/>
                            </w:rPr>
                            <m:t>, u</m:t>
                          </w:ins>
                        </m:r>
                      </m:e>
                      <m:sub>
                        <m:r>
                          <w:ins w:id="3265" w:author="Otter, Martin" w:date="2014-07-16T18:51:00Z">
                            <w:rPr>
                              <w:rFonts w:ascii="Cambria Math" w:hAnsi="Cambria Math"/>
                              <w:color w:val="3333FF"/>
                            </w:rPr>
                            <m:t>d</m:t>
                          </w:ins>
                        </m:r>
                      </m:sub>
                    </m:sSub>
                    <m:r>
                      <w:ins w:id="3266" w:author="Otter, Martin" w:date="2014-07-16T18:51:00Z">
                        <w:rPr>
                          <w:rFonts w:ascii="Cambria Math" w:hAnsi="Cambria Math"/>
                          <w:color w:val="0000FF"/>
                        </w:rPr>
                        <m:t xml:space="preserve">, </m:t>
                      </w:ins>
                    </m:r>
                    <m:sSub>
                      <m:sSubPr>
                        <m:ctrlPr>
                          <w:ins w:id="3267" w:author="Otter, Martin" w:date="2014-07-16T18:51:00Z">
                            <w:rPr>
                              <w:rFonts w:ascii="Cambria Math" w:hAnsi="Cambria Math"/>
                              <w:i/>
                              <w:color w:val="808080" w:themeColor="background1" w:themeShade="80"/>
                            </w:rPr>
                          </w:ins>
                        </m:ctrlPr>
                      </m:sSubPr>
                      <m:e>
                        <m:r>
                          <w:ins w:id="3268" w:author="Otter, Martin" w:date="2014-07-16T18:51:00Z">
                            <w:rPr>
                              <w:rFonts w:ascii="Cambria Math" w:hAnsi="Cambria Math"/>
                              <w:color w:val="808080" w:themeColor="background1" w:themeShade="80"/>
                            </w:rPr>
                            <m:t>t</m:t>
                          </w:ins>
                        </m:r>
                      </m:e>
                      <m:sub>
                        <m:r>
                          <w:ins w:id="3269" w:author="Otter, Martin" w:date="2014-07-16T18:51:00Z">
                            <w:rPr>
                              <w:rFonts w:ascii="Cambria Math" w:hAnsi="Cambria Math"/>
                              <w:color w:val="808080" w:themeColor="background1" w:themeShade="80"/>
                            </w:rPr>
                            <m:t>0</m:t>
                          </w:ins>
                        </m:r>
                      </m:sub>
                    </m:sSub>
                    <m:r>
                      <w:ins w:id="3270" w:author="Otter, Martin" w:date="2014-07-16T18:51:00Z">
                        <w:rPr>
                          <w:rFonts w:ascii="Cambria Math" w:hAnsi="Cambria Math"/>
                          <w:color w:val="0000FF"/>
                        </w:rPr>
                        <m:t xml:space="preserve">, </m:t>
                      </w:ins>
                    </m:r>
                    <m:sSub>
                      <m:sSubPr>
                        <m:ctrlPr>
                          <w:ins w:id="3271" w:author="Otter, Martin" w:date="2014-07-16T18:51:00Z">
                            <w:rPr>
                              <w:rFonts w:ascii="Cambria Math" w:hAnsi="Cambria Math"/>
                              <w:b/>
                              <w:color w:val="0000FF"/>
                            </w:rPr>
                          </w:ins>
                        </m:ctrlPr>
                      </m:sSubPr>
                      <m:e>
                        <m:r>
                          <w:ins w:id="3272" w:author="Otter, Martin" w:date="2014-07-16T18:51:00Z">
                            <m:rPr>
                              <m:sty m:val="b"/>
                            </m:rPr>
                            <w:rPr>
                              <w:rFonts w:ascii="Cambria Math" w:hAnsi="Cambria Math"/>
                              <w:color w:val="0000FF"/>
                            </w:rPr>
                            <m:t>v</m:t>
                          </w:ins>
                        </m:r>
                      </m:e>
                      <m:sub>
                        <m:r>
                          <w:ins w:id="3273" w:author="Otter, Martin" w:date="2014-07-16T18:51:00Z">
                            <w:rPr>
                              <w:rFonts w:ascii="Cambria Math" w:hAnsi="Cambria Math"/>
                              <w:color w:val="0000FF"/>
                            </w:rPr>
                            <m:t>initial=exact</m:t>
                          </w:ins>
                        </m:r>
                      </m:sub>
                    </m:sSub>
                  </m:e>
                </m:d>
                <m:d>
                  <m:dPr>
                    <m:ctrlPr>
                      <w:del w:id="3274" w:author="Otter, Martin" w:date="2014-07-16T18:51:00Z">
                        <w:rPr>
                          <w:rFonts w:ascii="Cambria Math" w:hAnsi="Cambria Math"/>
                          <w:i/>
                          <w:color w:val="0000FF"/>
                        </w:rPr>
                      </w:del>
                    </m:ctrlPr>
                  </m:dPr>
                  <m:e>
                    <m:sSub>
                      <m:sSubPr>
                        <m:ctrlPr>
                          <w:del w:id="3275" w:author="Otter, Martin" w:date="2014-07-09T12:43:00Z">
                            <w:rPr>
                              <w:rFonts w:ascii="Cambria Math" w:hAnsi="Cambria Math"/>
                              <w:i/>
                              <w:color w:val="0000FF"/>
                            </w:rPr>
                          </w:del>
                        </m:ctrlPr>
                      </m:sSubPr>
                      <m:e>
                        <m:r>
                          <w:del w:id="3276" w:author="Otter, Martin" w:date="2014-07-09T12:43:00Z">
                            <m:rPr>
                              <m:sty m:val="b"/>
                            </m:rPr>
                            <w:rPr>
                              <w:rFonts w:ascii="Cambria Math" w:hAnsi="Cambria Math"/>
                              <w:color w:val="0000FF"/>
                            </w:rPr>
                            <m:t xml:space="preserve"> x</m:t>
                          </w:del>
                        </m:r>
                      </m:e>
                      <m:sub>
                        <m:r>
                          <w:del w:id="3277" w:author="Otter, Martin" w:date="2014-07-09T12:43:00Z">
                            <w:rPr>
                              <w:rFonts w:ascii="Cambria Math" w:hAnsi="Cambria Math"/>
                              <w:color w:val="0000FF"/>
                            </w:rPr>
                            <m:t>c,initial=not exact,</m:t>
                          </w:del>
                        </m:r>
                      </m:sub>
                    </m:sSub>
                    <m:sSub>
                      <m:sSubPr>
                        <m:ctrlPr>
                          <w:del w:id="3278" w:author="Otter, Martin" w:date="2014-04-15T10:25:00Z">
                            <w:rPr>
                              <w:rFonts w:ascii="Cambria Math" w:hAnsi="Cambria Math"/>
                              <w:i/>
                              <w:color w:val="3333FF"/>
                            </w:rPr>
                          </w:del>
                        </m:ctrlPr>
                      </m:sSubPr>
                      <m:e>
                        <m:sPre>
                          <m:sPrePr>
                            <m:ctrlPr>
                              <w:del w:id="3279" w:author="Otter, Martin" w:date="2014-04-15T10:25:00Z">
                                <w:rPr>
                                  <w:rFonts w:ascii="Cambria Math" w:hAnsi="Cambria Math"/>
                                  <w:i/>
                                  <w:color w:val="3333FF"/>
                                </w:rPr>
                              </w:del>
                            </m:ctrlPr>
                          </m:sPrePr>
                          <m:sub>
                            <m:r>
                              <w:del w:id="3280" w:author="Otter, Martin" w:date="2014-04-15T10:25:00Z">
                                <w:rPr>
                                  <w:rFonts w:ascii="Cambria Math" w:hAnsi="Cambria Math" w:hint="eastAsia"/>
                                  <w:color w:val="3333FF"/>
                                </w:rPr>
                                <m:t>‍</m:t>
                              </w:del>
                            </m:r>
                          </m:sub>
                          <m:sup>
                            <m:r>
                              <w:del w:id="3281" w:author="Otter, Martin" w:date="2014-04-15T10:25:00Z">
                                <w:rPr>
                                  <w:rFonts w:ascii="Cambria Math" w:hAnsi="Times New Roman"/>
                                  <w:color w:val="3333FF"/>
                                </w:rPr>
                                <m:t xml:space="preserve"> </m:t>
                              </w:del>
                            </m:r>
                            <m:r>
                              <w:del w:id="3282" w:author="Otter, Martin" w:date="2014-04-15T10:25:00Z">
                                <w:rPr>
                                  <w:rFonts w:ascii="Times New Roman" w:hAnsi="Times New Roman"/>
                                  <w:color w:val="3333FF"/>
                                </w:rPr>
                                <m:t>●</m:t>
                              </w:del>
                            </m:r>
                          </m:sup>
                          <m:e>
                            <m:r>
                              <w:del w:id="3283" w:author="Otter, Martin" w:date="2014-04-15T10:25:00Z">
                                <m:rPr>
                                  <m:sty m:val="b"/>
                                </m:rPr>
                                <w:rPr>
                                  <w:rFonts w:ascii="Cambria Math" w:hAnsi="Cambria Math"/>
                                  <w:color w:val="3333FF"/>
                                </w:rPr>
                                <m:t>x</m:t>
                              </w:del>
                            </m:r>
                          </m:e>
                        </m:sPre>
                      </m:e>
                      <m:sub>
                        <m:r>
                          <w:del w:id="3284" w:author="Otter, Martin" w:date="2014-04-15T10:25:00Z">
                            <w:rPr>
                              <w:rFonts w:ascii="Cambria Math" w:hAnsi="Cambria Math"/>
                              <w:color w:val="3333FF"/>
                            </w:rPr>
                            <m:t>d,</m:t>
                          </w:del>
                        </m:r>
                        <m:r>
                          <w:del w:id="3285" w:author="Otter, Martin" w:date="2014-04-15T10:25:00Z">
                            <w:rPr>
                              <w:rFonts w:ascii="Cambria Math" w:hAnsi="Cambria Math"/>
                              <w:color w:val="0000FF"/>
                            </w:rPr>
                            <m:t>initial=not exact</m:t>
                          </w:del>
                        </m:r>
                      </m:sub>
                    </m:sSub>
                    <m:r>
                      <w:del w:id="3286" w:author="Otter, Martin" w:date="2014-04-15T10:25:00Z">
                        <w:rPr>
                          <w:rFonts w:ascii="Cambria Math" w:hAnsi="Cambria Math"/>
                          <w:color w:val="3333FF"/>
                        </w:rPr>
                        <m:t>,</m:t>
                      </w:del>
                    </m:r>
                    <m:sSub>
                      <m:sSubPr>
                        <m:ctrlPr>
                          <w:del w:id="3287" w:author="Otter, Martin" w:date="2014-07-09T12:43:00Z">
                            <w:rPr>
                              <w:rFonts w:ascii="Cambria Math" w:hAnsi="Cambria Math"/>
                              <w:b/>
                              <w:color w:val="3333FF"/>
                            </w:rPr>
                          </w:del>
                        </m:ctrlPr>
                      </m:sSubPr>
                      <m:e>
                        <m:r>
                          <w:del w:id="3288" w:author="Otter, Martin" w:date="2014-07-09T12:43:00Z">
                            <m:rPr>
                              <m:sty m:val="b"/>
                            </m:rPr>
                            <w:rPr>
                              <w:rFonts w:ascii="Cambria Math" w:hAnsi="Cambria Math"/>
                              <w:color w:val="3333FF"/>
                            </w:rPr>
                            <m:t>p</m:t>
                          </w:del>
                        </m:r>
                      </m:e>
                      <m:sub>
                        <m:r>
                          <w:del w:id="3289" w:author="Otter, Martin" w:date="2014-07-09T12:43:00Z">
                            <w:rPr>
                              <w:rFonts w:ascii="Cambria Math" w:hAnsi="Cambria Math"/>
                              <w:color w:val="3333FF"/>
                            </w:rPr>
                            <m:t>calculated</m:t>
                          </w:del>
                        </m:r>
                      </m:sub>
                    </m:sSub>
                  </m:e>
                </m:d>
              </m:oMath>
            </m:oMathPara>
          </w:p>
          <w:p w14:paraId="11770D22" w14:textId="1072AEB2" w:rsidR="00DD4922" w:rsidRPr="00DD4922" w:rsidDel="0083176E" w:rsidRDefault="00DD4922">
            <w:pPr>
              <w:pStyle w:val="Textkrper-Tabelle"/>
              <w:ind w:left="0"/>
              <w:rPr>
                <w:del w:id="3290" w:author="Otter, Martin" w:date="2014-04-15T10:29:00Z"/>
                <w:color w:val="0000FF"/>
              </w:rPr>
            </w:pPr>
            <m:oMathPara>
              <m:oMathParaPr>
                <m:jc m:val="right"/>
              </m:oMathParaPr>
              <m:oMath>
                <m:r>
                  <w:del w:id="3291" w:author="Otter, Martin" w:date="2014-04-15T10:28:00Z">
                    <w:rPr>
                      <w:rFonts w:ascii="Cambria Math" w:hAnsi="Cambria Math"/>
                      <w:color w:val="0000FF"/>
                    </w:rPr>
                    <m:t>≔</m:t>
                  </w:del>
                </m:r>
                <m:sSub>
                  <m:sSubPr>
                    <m:ctrlPr>
                      <w:del w:id="3292" w:author="Otter, Martin" w:date="2014-04-15T10:28:00Z">
                        <w:rPr>
                          <w:rFonts w:ascii="Cambria Math" w:hAnsi="Cambria Math"/>
                          <w:i/>
                          <w:color w:val="0000FF"/>
                        </w:rPr>
                      </w:del>
                    </m:ctrlPr>
                  </m:sSubPr>
                  <m:e>
                    <m:r>
                      <w:del w:id="3293" w:author="Otter, Martin" w:date="2014-04-15T10:28:00Z">
                        <m:rPr>
                          <m:sty m:val="b"/>
                        </m:rPr>
                        <w:rPr>
                          <w:rFonts w:ascii="Cambria Math" w:hAnsi="Cambria Math"/>
                          <w:color w:val="0000FF"/>
                        </w:rPr>
                        <m:t>f</m:t>
                      </w:del>
                    </m:r>
                  </m:e>
                  <m:sub>
                    <m:r>
                      <w:del w:id="3294" w:author="Otter, Martin" w:date="2014-04-15T10:28:00Z">
                        <w:rPr>
                          <w:rFonts w:ascii="Cambria Math" w:hAnsi="Cambria Math"/>
                          <w:color w:val="0000FF"/>
                        </w:rPr>
                        <m:t>init</m:t>
                      </w:del>
                    </m:r>
                  </m:sub>
                </m:sSub>
                <m:d>
                  <m:dPr>
                    <m:ctrlPr>
                      <w:del w:id="3295" w:author="Otter, Martin" w:date="2014-04-15T10:28:00Z">
                        <w:rPr>
                          <w:rFonts w:ascii="Cambria Math" w:hAnsi="Cambria Math"/>
                          <w:i/>
                          <w:color w:val="0000FF"/>
                        </w:rPr>
                      </w:del>
                    </m:ctrlPr>
                  </m:dPr>
                  <m:e>
                    <m:sSub>
                      <m:sSubPr>
                        <m:ctrlPr>
                          <w:del w:id="3296" w:author="Otter, Martin" w:date="2014-04-15T10:28:00Z">
                            <w:rPr>
                              <w:rFonts w:ascii="Cambria Math" w:hAnsi="Cambria Math"/>
                              <w:i/>
                              <w:color w:val="3333FF"/>
                            </w:rPr>
                          </w:del>
                        </m:ctrlPr>
                      </m:sSubPr>
                      <m:e>
                        <m:r>
                          <w:del w:id="3297" w:author="Otter, Martin" w:date="2014-04-15T10:28:00Z">
                            <m:rPr>
                              <m:sty m:val="bi"/>
                            </m:rPr>
                            <w:rPr>
                              <w:rFonts w:ascii="Cambria Math" w:hAnsi="Cambria Math"/>
                              <w:color w:val="3333FF"/>
                            </w:rPr>
                            <m:t>u</m:t>
                          </w:del>
                        </m:r>
                      </m:e>
                      <m:sub>
                        <m:r>
                          <w:del w:id="3298" w:author="Otter, Martin" w:date="2014-04-15T10:28:00Z">
                            <w:rPr>
                              <w:rFonts w:ascii="Cambria Math" w:hAnsi="Cambria Math"/>
                              <w:color w:val="3333FF"/>
                            </w:rPr>
                            <m:t>c</m:t>
                          </w:del>
                        </m:r>
                      </m:sub>
                    </m:sSub>
                    <m:sSub>
                      <m:sSubPr>
                        <m:ctrlPr>
                          <w:del w:id="3299" w:author="Otter, Martin" w:date="2014-04-15T10:28:00Z">
                            <w:rPr>
                              <w:rFonts w:ascii="Cambria Math" w:hAnsi="Cambria Math"/>
                              <w:b/>
                              <w:color w:val="3333FF"/>
                            </w:rPr>
                          </w:del>
                        </m:ctrlPr>
                      </m:sSubPr>
                      <m:e>
                        <m:r>
                          <w:del w:id="3300" w:author="Otter, Martin" w:date="2014-04-15T10:28:00Z">
                            <m:rPr>
                              <m:sty m:val="bi"/>
                            </m:rPr>
                            <w:rPr>
                              <w:rFonts w:ascii="Cambria Math" w:hAnsi="Cambria Math"/>
                              <w:color w:val="3333FF"/>
                            </w:rPr>
                            <m:t>, u</m:t>
                          </w:del>
                        </m:r>
                      </m:e>
                      <m:sub>
                        <m:r>
                          <w:del w:id="3301" w:author="Otter, Martin" w:date="2014-04-15T10:28:00Z">
                            <w:rPr>
                              <w:rFonts w:ascii="Cambria Math" w:hAnsi="Cambria Math"/>
                              <w:color w:val="3333FF"/>
                            </w:rPr>
                            <m:t>d</m:t>
                          </w:del>
                        </m:r>
                      </m:sub>
                    </m:sSub>
                    <m:r>
                      <w:del w:id="3302" w:author="Otter, Martin" w:date="2014-04-15T10:28:00Z">
                        <w:rPr>
                          <w:rFonts w:ascii="Cambria Math" w:hAnsi="Cambria Math"/>
                          <w:color w:val="0000FF"/>
                        </w:rPr>
                        <m:t xml:space="preserve">, </m:t>
                      </w:del>
                    </m:r>
                    <m:sSub>
                      <m:sSubPr>
                        <m:ctrlPr>
                          <w:del w:id="3303" w:author="Otter, Martin" w:date="2014-04-15T10:28:00Z">
                            <w:rPr>
                              <w:rFonts w:ascii="Cambria Math" w:hAnsi="Cambria Math"/>
                              <w:i/>
                              <w:color w:val="808080" w:themeColor="background1" w:themeShade="80"/>
                            </w:rPr>
                          </w:del>
                        </m:ctrlPr>
                      </m:sSubPr>
                      <m:e>
                        <m:r>
                          <w:del w:id="3304" w:author="Otter, Martin" w:date="2014-04-15T10:28:00Z">
                            <w:rPr>
                              <w:rFonts w:ascii="Cambria Math" w:hAnsi="Cambria Math"/>
                              <w:color w:val="808080" w:themeColor="background1" w:themeShade="80"/>
                            </w:rPr>
                            <m:t>t</m:t>
                          </w:del>
                        </m:r>
                      </m:e>
                      <m:sub>
                        <m:r>
                          <w:del w:id="3305" w:author="Otter, Martin" w:date="2014-04-15T10:28:00Z">
                            <w:rPr>
                              <w:rFonts w:ascii="Cambria Math" w:hAnsi="Cambria Math"/>
                              <w:color w:val="808080" w:themeColor="background1" w:themeShade="80"/>
                            </w:rPr>
                            <m:t>0</m:t>
                          </w:del>
                        </m:r>
                      </m:sub>
                    </m:sSub>
                    <m:r>
                      <w:del w:id="3306" w:author="Otter, Martin" w:date="2014-04-15T10:28:00Z">
                        <w:rPr>
                          <w:rFonts w:ascii="Cambria Math" w:hAnsi="Cambria Math"/>
                          <w:color w:val="0000FF"/>
                        </w:rPr>
                        <m:t xml:space="preserve">, </m:t>
                      </w:del>
                    </m:r>
                    <m:sSub>
                      <m:sSubPr>
                        <m:ctrlPr>
                          <w:del w:id="3307" w:author="Otter, Martin" w:date="2014-04-15T10:28:00Z">
                            <w:rPr>
                              <w:rFonts w:ascii="Cambria Math" w:hAnsi="Cambria Math"/>
                              <w:b/>
                              <w:color w:val="0000FF"/>
                            </w:rPr>
                          </w:del>
                        </m:ctrlPr>
                      </m:sSubPr>
                      <m:e>
                        <m:r>
                          <w:del w:id="3308" w:author="Otter, Martin" w:date="2014-04-15T10:28:00Z">
                            <m:rPr>
                              <m:sty m:val="b"/>
                            </m:rPr>
                            <w:rPr>
                              <w:rFonts w:ascii="Cambria Math" w:hAnsi="Cambria Math"/>
                              <w:color w:val="0000FF"/>
                            </w:rPr>
                            <m:t>v</m:t>
                          </w:del>
                        </m:r>
                      </m:e>
                      <m:sub>
                        <m:r>
                          <w:del w:id="3309" w:author="Otter, Martin" w:date="2014-04-15T10:28:00Z">
                            <w:rPr>
                              <w:rFonts w:ascii="Cambria Math" w:hAnsi="Cambria Math"/>
                              <w:color w:val="0000FF"/>
                            </w:rPr>
                            <m:t>initial=exact</m:t>
                          </w:del>
                        </m:r>
                      </m:sub>
                    </m:sSub>
                  </m:e>
                </m:d>
              </m:oMath>
            </m:oMathPara>
          </w:p>
          <w:p w14:paraId="1F3F929E" w14:textId="705529AC" w:rsidR="000C5F6A" w:rsidRPr="00C113CD" w:rsidDel="001664C8" w:rsidRDefault="00C8792E">
            <w:pPr>
              <w:pStyle w:val="Textkrper-Tabelle"/>
              <w:ind w:left="0"/>
              <w:rPr>
                <w:del w:id="3310" w:author="Otter, Martin" w:date="2014-04-15T10:30:00Z"/>
                <w:color w:val="0000FF"/>
              </w:rPr>
              <w:pPrChange w:id="3311" w:author="Otter, Martin" w:date="2014-07-11T13:13:00Z">
                <w:pPr>
                  <w:pStyle w:val="Textkrper-Tabelle"/>
                  <w:spacing w:before="120"/>
                  <w:ind w:left="0"/>
                </w:pPr>
              </w:pPrChange>
            </w:pPr>
            <m:oMathPara>
              <m:oMathParaPr>
                <m:jc m:val="left"/>
              </m:oMathParaPr>
              <m:oMath>
                <m:sSub>
                  <m:sSubPr>
                    <m:ctrlPr>
                      <w:del w:id="3312" w:author="Otter, Martin" w:date="2014-04-15T10:30:00Z">
                        <w:rPr>
                          <w:rFonts w:ascii="Cambria Math" w:hAnsi="Cambria Math"/>
                          <w:b/>
                          <w:color w:val="3333FF"/>
                        </w:rPr>
                      </w:del>
                    </m:ctrlPr>
                  </m:sSubPr>
                  <m:e>
                    <m:r>
                      <w:del w:id="3313" w:author="Otter, Martin" w:date="2014-04-15T10:30:00Z">
                        <m:rPr>
                          <m:sty m:val="b"/>
                        </m:rPr>
                        <w:rPr>
                          <w:rFonts w:ascii="Cambria Math" w:hAnsi="Cambria Math"/>
                          <w:color w:val="3333FF"/>
                        </w:rPr>
                        <m:t>y</m:t>
                      </w:del>
                    </m:r>
                  </m:e>
                  <m:sub>
                    <m:r>
                      <w:del w:id="3314" w:author="Otter, Martin" w:date="2014-04-15T10:30:00Z">
                        <w:rPr>
                          <w:rFonts w:ascii="Cambria Math" w:hAnsi="Cambria Math"/>
                          <w:color w:val="3333FF"/>
                        </w:rPr>
                        <m:t>c+d</m:t>
                      </w:del>
                    </m:r>
                  </m:sub>
                </m:sSub>
                <m:r>
                  <w:del w:id="3315" w:author="Otter, Martin" w:date="2014-04-15T10:30:00Z">
                    <m:rPr>
                      <m:aln/>
                    </m:rPr>
                    <w:rPr>
                      <w:rFonts w:ascii="Cambria Math" w:hAnsi="Cambria Math"/>
                      <w:color w:val="0000FF"/>
                    </w:rPr>
                    <m:t>≔</m:t>
                  </w:del>
                </m:r>
                <m:sSub>
                  <m:sSubPr>
                    <m:ctrlPr>
                      <w:del w:id="3316" w:author="Otter, Martin" w:date="2014-04-15T10:30:00Z">
                        <w:rPr>
                          <w:rFonts w:ascii="Cambria Math" w:hAnsi="Cambria Math"/>
                          <w:i/>
                          <w:color w:val="0000FF"/>
                        </w:rPr>
                      </w:del>
                    </m:ctrlPr>
                  </m:sSubPr>
                  <m:e>
                    <m:r>
                      <w:del w:id="3317" w:author="Otter, Martin" w:date="2014-04-15T10:30:00Z">
                        <m:rPr>
                          <m:sty m:val="b"/>
                        </m:rPr>
                        <w:rPr>
                          <w:rFonts w:ascii="Cambria Math" w:hAnsi="Cambria Math"/>
                          <w:color w:val="0000FF"/>
                        </w:rPr>
                        <m:t>f</m:t>
                      </w:del>
                    </m:r>
                  </m:e>
                  <m:sub>
                    <m:r>
                      <w:del w:id="3318" w:author="Otter, Martin" w:date="2014-04-15T10:30:00Z">
                        <w:rPr>
                          <w:rFonts w:ascii="Cambria Math" w:hAnsi="Cambria Math"/>
                          <w:color w:val="0000FF"/>
                        </w:rPr>
                        <m:t>sim</m:t>
                      </w:del>
                    </m:r>
                  </m:sub>
                </m:sSub>
                <m:r>
                  <w:del w:id="3319" w:author="Otter, Martin" w:date="2014-04-15T10:30:00Z">
                    <w:rPr>
                      <w:rFonts w:ascii="Cambria Math" w:hAnsi="Cambria Math"/>
                      <w:color w:val="0000FF"/>
                    </w:rPr>
                    <m:t>(</m:t>
                  </w:del>
                </m:r>
                <m:sSub>
                  <m:sSubPr>
                    <m:ctrlPr>
                      <w:del w:id="3320" w:author="Otter, Martin" w:date="2014-04-15T10:30:00Z">
                        <w:rPr>
                          <w:rFonts w:ascii="Cambria Math" w:hAnsi="Cambria Math"/>
                          <w:i/>
                          <w:color w:val="0000FF"/>
                        </w:rPr>
                      </w:del>
                    </m:ctrlPr>
                  </m:sSubPr>
                  <m:e>
                    <m:r>
                      <w:del w:id="3321" w:author="Otter, Martin" w:date="2014-04-15T10:30:00Z">
                        <m:rPr>
                          <m:sty m:val="b"/>
                        </m:rPr>
                        <w:rPr>
                          <w:rFonts w:ascii="Cambria Math" w:hAnsi="Cambria Math"/>
                          <w:color w:val="0000FF"/>
                        </w:rPr>
                        <m:t>x</m:t>
                      </w:del>
                    </m:r>
                  </m:e>
                  <m:sub>
                    <m:r>
                      <w:del w:id="3322" w:author="Otter, Martin" w:date="2014-04-15T10:30:00Z">
                        <w:rPr>
                          <w:rFonts w:ascii="Cambria Math" w:hAnsi="Cambria Math"/>
                          <w:color w:val="0000FF"/>
                        </w:rPr>
                        <m:t>c</m:t>
                      </w:del>
                    </m:r>
                  </m:sub>
                </m:sSub>
                <m:r>
                  <w:del w:id="3323" w:author="Otter, Martin" w:date="2014-04-15T10:30:00Z">
                    <w:rPr>
                      <w:rFonts w:ascii="Cambria Math" w:hAnsi="Cambria Math"/>
                      <w:color w:val="3333FF"/>
                    </w:rPr>
                    <m:t xml:space="preserve">, </m:t>
                  </w:del>
                </m:r>
                <m:sSub>
                  <m:sSubPr>
                    <m:ctrlPr>
                      <w:del w:id="3324" w:author="Otter, Martin" w:date="2014-04-15T10:30:00Z">
                        <w:rPr>
                          <w:rFonts w:ascii="Cambria Math" w:hAnsi="Cambria Math"/>
                          <w:i/>
                          <w:color w:val="3333FF"/>
                        </w:rPr>
                      </w:del>
                    </m:ctrlPr>
                  </m:sSubPr>
                  <m:e>
                    <m:r>
                      <w:del w:id="3325" w:author="Otter, Martin" w:date="2014-04-15T10:30:00Z">
                        <m:rPr>
                          <m:sty m:val="bi"/>
                        </m:rPr>
                        <w:rPr>
                          <w:rFonts w:ascii="Cambria Math" w:hAnsi="Cambria Math"/>
                          <w:color w:val="3333FF"/>
                        </w:rPr>
                        <m:t>u</m:t>
                      </w:del>
                    </m:r>
                  </m:e>
                  <m:sub>
                    <m:r>
                      <w:del w:id="3326" w:author="Otter, Martin" w:date="2014-04-15T10:30:00Z">
                        <w:rPr>
                          <w:rFonts w:ascii="Cambria Math" w:hAnsi="Cambria Math"/>
                          <w:color w:val="3333FF"/>
                        </w:rPr>
                        <m:t>c+d</m:t>
                      </w:del>
                    </m:r>
                  </m:sub>
                </m:sSub>
                <m:r>
                  <w:del w:id="3327" w:author="Otter, Martin" w:date="2014-04-15T10:30:00Z">
                    <w:rPr>
                      <w:rFonts w:ascii="Cambria Math" w:hAnsi="Cambria Math"/>
                      <w:color w:val="3333FF"/>
                    </w:rPr>
                    <m:t>,</m:t>
                  </w:del>
                </m:r>
                <m:r>
                  <w:del w:id="3328" w:author="Otter, Martin" w:date="2014-04-15T10:30:00Z">
                    <w:rPr>
                      <w:rFonts w:ascii="Cambria Math" w:hAnsi="Cambria Math"/>
                      <w:color w:val="0000FF"/>
                    </w:rPr>
                    <m:t xml:space="preserve"> </m:t>
                  </w:del>
                </m:r>
                <m:sSub>
                  <m:sSubPr>
                    <m:ctrlPr>
                      <w:del w:id="3329" w:author="Otter, Martin" w:date="2014-04-15T10:30:00Z">
                        <w:rPr>
                          <w:rFonts w:ascii="Cambria Math" w:hAnsi="Cambria Math"/>
                          <w:i/>
                          <w:color w:val="3333FF"/>
                        </w:rPr>
                      </w:del>
                    </m:ctrlPr>
                  </m:sSubPr>
                  <m:e>
                    <m:sSub>
                      <m:sSubPr>
                        <m:ctrlPr>
                          <w:del w:id="3330" w:author="Otter, Martin" w:date="2014-04-15T10:30:00Z">
                            <w:rPr>
                              <w:rFonts w:ascii="Cambria Math" w:hAnsi="Cambria Math"/>
                              <w:i/>
                              <w:color w:val="808080" w:themeColor="background1" w:themeShade="80"/>
                            </w:rPr>
                          </w:del>
                        </m:ctrlPr>
                      </m:sSubPr>
                      <m:e>
                        <m:r>
                          <w:del w:id="3331" w:author="Otter, Martin" w:date="2014-04-15T10:30:00Z">
                            <w:rPr>
                              <w:rFonts w:ascii="Cambria Math" w:hAnsi="Cambria Math"/>
                              <w:color w:val="808080" w:themeColor="background1" w:themeShade="80"/>
                            </w:rPr>
                            <m:t>t</m:t>
                          </w:del>
                        </m:r>
                      </m:e>
                      <m:sub>
                        <m:r>
                          <w:del w:id="3332" w:author="Otter, Martin" w:date="2014-04-15T10:30:00Z">
                            <w:rPr>
                              <w:rFonts w:ascii="Cambria Math" w:hAnsi="Cambria Math"/>
                              <w:color w:val="808080" w:themeColor="background1" w:themeShade="80"/>
                            </w:rPr>
                            <m:t>0</m:t>
                          </w:del>
                        </m:r>
                      </m:sub>
                    </m:sSub>
                    <m:r>
                      <w:del w:id="3333" w:author="Otter, Martin" w:date="2014-04-15T10:30:00Z">
                        <w:rPr>
                          <w:rFonts w:ascii="Cambria Math" w:hAnsi="Cambria Math"/>
                          <w:color w:val="3333FF"/>
                        </w:rPr>
                        <m:t>,</m:t>
                      </w:del>
                    </m:r>
                    <m:sSub>
                      <m:sSubPr>
                        <m:ctrlPr>
                          <w:del w:id="3334" w:author="Otter, Martin" w:date="2014-04-15T10:30:00Z">
                            <w:rPr>
                              <w:rFonts w:ascii="Cambria Math" w:hAnsi="Cambria Math"/>
                              <w:b/>
                              <w:color w:val="3333FF"/>
                            </w:rPr>
                          </w:del>
                        </m:ctrlPr>
                      </m:sSubPr>
                      <m:e>
                        <m:r>
                          <w:del w:id="3335" w:author="Otter, Martin" w:date="2014-04-15T10:30:00Z">
                            <m:rPr>
                              <m:sty m:val="b"/>
                            </m:rPr>
                            <w:rPr>
                              <w:rFonts w:ascii="Cambria Math" w:hAnsi="Cambria Math"/>
                              <w:color w:val="3333FF"/>
                            </w:rPr>
                            <m:t>p</m:t>
                          </w:del>
                        </m:r>
                      </m:e>
                      <m:sub>
                        <m:r>
                          <w:del w:id="3336" w:author="Otter, Martin" w:date="2014-04-15T10:30:00Z">
                            <w:rPr>
                              <w:rFonts w:ascii="Cambria Math" w:hAnsi="Cambria Math"/>
                              <w:color w:val="3333FF"/>
                            </w:rPr>
                            <m:t>tune</m:t>
                          </w:del>
                        </m:r>
                      </m:sub>
                    </m:sSub>
                    <m:r>
                      <w:del w:id="3337" w:author="Otter, Martin" w:date="2014-04-15T10:30:00Z">
                        <m:rPr>
                          <m:sty m:val="bi"/>
                        </m:rPr>
                        <w:rPr>
                          <w:rFonts w:ascii="Cambria Math" w:hAnsi="Cambria Math"/>
                          <w:color w:val="3333FF"/>
                        </w:rPr>
                        <m:t>,</m:t>
                      </w:del>
                    </m:r>
                    <m:r>
                      <w:del w:id="3338" w:author="Otter, Martin" w:date="2014-04-15T10:30:00Z">
                        <m:rPr>
                          <m:sty m:val="b"/>
                        </m:rPr>
                        <w:rPr>
                          <w:rFonts w:ascii="Cambria Math" w:hAnsi="Cambria Math"/>
                          <w:color w:val="3333FF"/>
                        </w:rPr>
                        <m:t>p</m:t>
                      </w:del>
                    </m:r>
                  </m:e>
                  <m:sub>
                    <m:r>
                      <w:del w:id="3339" w:author="Otter, Martin" w:date="2014-04-15T10:30:00Z">
                        <w:rPr>
                          <w:rFonts w:ascii="Cambria Math" w:hAnsi="Cambria Math"/>
                          <w:color w:val="3333FF"/>
                        </w:rPr>
                        <m:t>other</m:t>
                      </w:del>
                    </m:r>
                  </m:sub>
                </m:sSub>
                <m:r>
                  <w:del w:id="3340" w:author="Otter, Martin" w:date="2014-04-15T10:30:00Z">
                    <w:rPr>
                      <w:rFonts w:ascii="Cambria Math" w:hAnsi="Cambria Math"/>
                      <w:color w:val="0000FF"/>
                    </w:rPr>
                    <m:t>)</m:t>
                  </w:del>
                </m:r>
              </m:oMath>
            </m:oMathPara>
          </w:p>
          <w:p w14:paraId="448C7736" w14:textId="09C22B58" w:rsidR="007A3D23" w:rsidRPr="00C16519" w:rsidRDefault="00C8792E">
            <w:pPr>
              <w:pStyle w:val="Textkrper-Tabelle"/>
              <w:ind w:left="0"/>
              <w:jc w:val="right"/>
              <w:rPr>
                <w:color w:val="0000FF"/>
              </w:rPr>
            </w:pPr>
            <m:oMath>
              <m:sSub>
                <m:sSubPr>
                  <m:ctrlPr>
                    <w:del w:id="3341" w:author="Otter, Martin" w:date="2014-07-09T12:43:00Z">
                      <w:rPr>
                        <w:rFonts w:ascii="Cambria Math" w:hAnsi="Cambria Math"/>
                        <w:i/>
                        <w:color w:val="0000FF"/>
                      </w:rPr>
                    </w:del>
                  </m:ctrlPr>
                </m:sSubPr>
                <m:e>
                  <m:r>
                    <w:del w:id="3342" w:author="Otter, Martin" w:date="2014-07-09T12:43:00Z">
                      <m:rPr>
                        <m:sty m:val="b"/>
                      </m:rPr>
                      <w:rPr>
                        <w:rFonts w:ascii="Cambria Math" w:hAnsi="Cambria Math"/>
                        <w:color w:val="0000FF"/>
                      </w:rPr>
                      <m:t>f</m:t>
                    </w:del>
                  </m:r>
                </m:e>
                <m:sub>
                  <m:r>
                    <w:del w:id="3343" w:author="Otter, Martin" w:date="2014-07-09T12:43:00Z">
                      <w:rPr>
                        <w:rFonts w:ascii="Cambria Math" w:hAnsi="Cambria Math"/>
                        <w:color w:val="0000FF"/>
                      </w:rPr>
                      <m:t>sim</m:t>
                    </w:del>
                  </m:r>
                </m:sub>
              </m:sSub>
            </m:oMath>
            <w:del w:id="3344" w:author="Otter, Martin" w:date="2014-07-09T12:43:00Z">
              <w:r w:rsidR="00E94F99" w:rsidDel="00462FD1">
                <w:rPr>
                  <w:color w:val="0000FF"/>
                </w:rPr>
                <w:delText xml:space="preserve"> is also a function of the internal variables </w:delTex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r w:rsidR="00E94F99" w:rsidDel="00462FD1">
                <w:rPr>
                  <w:color w:val="0000FF"/>
                </w:rPr>
                <w:delText>.</w:delText>
              </w:r>
            </w:del>
          </w:p>
        </w:tc>
        <w:tc>
          <w:tcPr>
            <w:tcW w:w="3969" w:type="dxa"/>
          </w:tcPr>
          <w:p w14:paraId="5BC6190C" w14:textId="269E1B39" w:rsidR="00233C3F" w:rsidRDefault="00233C3F" w:rsidP="00233C3F">
            <w:pPr>
              <w:pStyle w:val="Textkrper-Tabelle"/>
              <w:ind w:left="0"/>
              <w:rPr>
                <w:rStyle w:val="CODE"/>
                <w:color w:val="0000FF"/>
              </w:rPr>
            </w:pPr>
            <w:del w:id="3345" w:author="Otter, Martin" w:date="2014-04-09T11:00:00Z">
              <w:r w:rsidRPr="00B37790" w:rsidDel="00140C25">
                <w:rPr>
                  <w:rStyle w:val="CODE"/>
                  <w:color w:val="0000FF"/>
                </w:rPr>
                <w:delText>fmi</w:delText>
              </w:r>
            </w:del>
            <w:ins w:id="3346" w:author="Otter, Martin" w:date="2014-04-09T11:00:00Z">
              <w:r w:rsidR="00140C25">
                <w:rPr>
                  <w:rStyle w:val="CODE"/>
                  <w:color w:val="0000FF"/>
                </w:rPr>
                <w:t>fmi2</w:t>
              </w:r>
            </w:ins>
            <w:r w:rsidRPr="00B37790">
              <w:rPr>
                <w:rStyle w:val="CODE"/>
                <w:color w:val="0000FF"/>
              </w:rPr>
              <w:t>GetXXX,</w:t>
            </w:r>
          </w:p>
          <w:p w14:paraId="59BBD7AB" w14:textId="1A8725FD" w:rsidR="00233C3F" w:rsidRPr="00B37790" w:rsidRDefault="000713FD" w:rsidP="00233C3F">
            <w:pPr>
              <w:pStyle w:val="Textkrper-Tabelle"/>
              <w:ind w:left="0"/>
              <w:rPr>
                <w:rStyle w:val="CODE"/>
                <w:color w:val="0000FF"/>
              </w:rPr>
            </w:pPr>
            <w:del w:id="3347" w:author="Otter, Martin" w:date="2014-04-09T11:00:00Z">
              <w:r w:rsidDel="00140C25">
                <w:rPr>
                  <w:rStyle w:val="CODE"/>
                  <w:color w:val="0000FF"/>
                </w:rPr>
                <w:delText>fmi</w:delText>
              </w:r>
            </w:del>
            <w:ins w:id="3348" w:author="Otter, Martin" w:date="2014-04-09T11:00:00Z">
              <w:r w:rsidR="00140C25">
                <w:rPr>
                  <w:rStyle w:val="CODE"/>
                  <w:color w:val="0000FF"/>
                </w:rPr>
                <w:t>fmi2</w:t>
              </w:r>
            </w:ins>
            <w:r>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4DC90AF0" w:rsidR="00233C3F" w:rsidRPr="002C39EF" w:rsidRDefault="004100A9" w:rsidP="00F40B10">
            <w:pPr>
              <w:pStyle w:val="Textkrper-Tabelle"/>
              <w:rPr>
                <w:rStyle w:val="CODE"/>
                <w:color w:val="006600"/>
              </w:rPr>
            </w:pPr>
            <w:del w:id="3349" w:author="Otter, Martin" w:date="2014-04-09T11:00:00Z">
              <w:r w:rsidDel="00140C25">
                <w:rPr>
                  <w:rStyle w:val="CODE"/>
                  <w:color w:val="006600"/>
                </w:rPr>
                <w:delText>fmi</w:delText>
              </w:r>
            </w:del>
            <w:ins w:id="3350" w:author="Otter, Martin" w:date="2014-04-09T11:00:00Z">
              <w:r w:rsidR="00140C25">
                <w:rPr>
                  <w:rStyle w:val="CODE"/>
                  <w:color w:val="006600"/>
                </w:rPr>
                <w:t>fmi2</w:t>
              </w:r>
            </w:ins>
            <w:r>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C8792E"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77777777" w:rsidR="008665B5" w:rsidRPr="008665B5" w:rsidRDefault="00233C3F" w:rsidP="008665B5">
            <w:pPr>
              <w:pStyle w:val="Textkrper-Tabelle"/>
              <w:ind w:left="0"/>
              <w:rPr>
                <w:ins w:id="3351" w:author="Otter, Martin" w:date="2014-07-17T08:50:00Z"/>
                <w:rStyle w:val="CODE"/>
                <w:color w:val="008000"/>
                <w:rPrChange w:id="3352" w:author="Otter, Martin" w:date="2014-07-17T08:51:00Z">
                  <w:rPr>
                    <w:ins w:id="3353" w:author="Otter, Martin" w:date="2014-07-17T08:50:00Z"/>
                    <w:rStyle w:val="CODE"/>
                  </w:rPr>
                </w:rPrChange>
              </w:rPr>
            </w:pPr>
            <w:del w:id="3354" w:author="Otter, Martin" w:date="2014-04-09T11:00:00Z">
              <w:r w:rsidRPr="008665B5" w:rsidDel="00140C25">
                <w:rPr>
                  <w:rStyle w:val="CODE"/>
                  <w:color w:val="008000"/>
                  <w:rPrChange w:id="3355" w:author="Otter, Martin" w:date="2014-07-17T08:51:00Z">
                    <w:rPr>
                      <w:rStyle w:val="CODE"/>
                      <w:color w:val="006600"/>
                    </w:rPr>
                  </w:rPrChange>
                </w:rPr>
                <w:delText>fmi</w:delText>
              </w:r>
            </w:del>
            <w:ins w:id="3356" w:author="Otter, Martin" w:date="2014-04-09T11:00:00Z">
              <w:r w:rsidR="00140C25" w:rsidRPr="008665B5">
                <w:rPr>
                  <w:rStyle w:val="CODE"/>
                  <w:color w:val="008000"/>
                  <w:rPrChange w:id="3357" w:author="Otter, Martin" w:date="2014-07-17T08:51:00Z">
                    <w:rPr>
                      <w:rStyle w:val="CODE"/>
                      <w:color w:val="006600"/>
                    </w:rPr>
                  </w:rPrChange>
                </w:rPr>
                <w:t>fmi2</w:t>
              </w:r>
            </w:ins>
            <w:r w:rsidRPr="008665B5">
              <w:rPr>
                <w:rStyle w:val="CODE"/>
                <w:color w:val="008000"/>
                <w:rPrChange w:id="3358" w:author="Otter, Martin" w:date="2014-07-17T08:51:00Z">
                  <w:rPr>
                    <w:rStyle w:val="CODE"/>
                    <w:color w:val="006600"/>
                  </w:rPr>
                </w:rPrChange>
              </w:rPr>
              <w:t>EnterEventMode</w:t>
            </w:r>
            <w:r w:rsidR="00892A29" w:rsidRPr="008665B5">
              <w:rPr>
                <w:rStyle w:val="CODE"/>
                <w:color w:val="008000"/>
                <w:rPrChange w:id="3359" w:author="Otter, Martin" w:date="2014-07-17T08:51:00Z">
                  <w:rPr>
                    <w:rStyle w:val="CODE"/>
                    <w:color w:val="006600"/>
                  </w:rPr>
                </w:rPrChange>
              </w:rPr>
              <w:br/>
            </w:r>
            <w:r w:rsidR="00892A29" w:rsidRPr="008665B5">
              <w:rPr>
                <w:rStyle w:val="TextkrperZchn1"/>
                <w:color w:val="008000"/>
                <w:rPrChange w:id="3360" w:author="Otter, Martin" w:date="2014-07-17T08:51:00Z">
                  <w:rPr>
                    <w:rStyle w:val="TextkrperZchn1"/>
                    <w:color w:val="006600"/>
                  </w:rPr>
                </w:rPrChange>
              </w:rPr>
              <w:t>(only from Continuous-Time Mode</w:t>
            </w:r>
            <w:ins w:id="3361" w:author="Otter, Martin" w:date="2014-07-17T08:50:00Z">
              <w:r w:rsidR="008665B5" w:rsidRPr="008665B5">
                <w:rPr>
                  <w:rStyle w:val="TextkrperZchn1"/>
                  <w:color w:val="008000"/>
                  <w:rPrChange w:id="3362" w:author="Otter, Martin" w:date="2014-07-17T08:51:00Z">
                    <w:rPr>
                      <w:rStyle w:val="TextkrperZchn1"/>
                      <w:color w:val="006600"/>
                    </w:rPr>
                  </w:rPrChange>
                </w:rPr>
                <w:t xml:space="preserve"> or after calling </w:t>
              </w:r>
              <w:r w:rsidR="008665B5" w:rsidRPr="008665B5">
                <w:rPr>
                  <w:rStyle w:val="CODE"/>
                  <w:color w:val="008000"/>
                  <w:rPrChange w:id="3363" w:author="Otter, Martin" w:date="2014-07-17T08:51:00Z">
                    <w:rPr>
                      <w:rStyle w:val="CODE"/>
                    </w:rPr>
                  </w:rPrChange>
                </w:rPr>
                <w:t>fmi2SetTime</w:t>
              </w:r>
            </w:ins>
          </w:p>
          <w:p w14:paraId="05C906CE" w14:textId="0ED613B1" w:rsidR="00233C3F" w:rsidRPr="008665B5" w:rsidRDefault="008665B5">
            <w:pPr>
              <w:pStyle w:val="Textkrper-Tabelle"/>
              <w:ind w:left="0"/>
              <w:rPr>
                <w:rStyle w:val="CODE"/>
                <w:color w:val="008000"/>
                <w:rPrChange w:id="3364" w:author="Otter, Martin" w:date="2014-07-17T08:51:00Z">
                  <w:rPr>
                    <w:rStyle w:val="CODE"/>
                    <w:color w:val="006600"/>
                  </w:rPr>
                </w:rPrChange>
              </w:rPr>
            </w:pPr>
            <w:ins w:id="3365" w:author="Otter, Martin" w:date="2014-07-17T08:50:00Z">
              <w:r w:rsidRPr="008665B5">
                <w:rPr>
                  <w:rStyle w:val="CODE"/>
                  <w:rFonts w:ascii="Arial" w:hAnsi="Arial"/>
                  <w:color w:val="008000"/>
                  <w:sz w:val="20"/>
                  <w:rPrChange w:id="3366" w:author="Otter, Martin" w:date="2014-07-17T08:51:00Z">
                    <w:rPr>
                      <w:rStyle w:val="CODE"/>
                      <w:rFonts w:ascii="Arial" w:hAnsi="Arial"/>
                      <w:sz w:val="20"/>
                    </w:rPr>
                  </w:rPrChange>
                </w:rPr>
                <w:t>if</w:t>
              </w:r>
            </w:ins>
            <w:ins w:id="3367" w:author="Otter, Martin" w:date="2014-07-17T08:51:00Z">
              <w:r w:rsidRPr="008665B5">
                <w:rPr>
                  <w:rStyle w:val="CODE"/>
                  <w:rFonts w:ascii="Arial" w:hAnsi="Arial"/>
                  <w:color w:val="008000"/>
                  <w:sz w:val="20"/>
                  <w:rPrChange w:id="3368" w:author="Otter, Martin" w:date="2014-07-17T08:51:00Z">
                    <w:rPr>
                      <w:rStyle w:val="CODE"/>
                      <w:rFonts w:ascii="Arial" w:hAnsi="Arial"/>
                      <w:sz w:val="20"/>
                    </w:rPr>
                  </w:rPrChange>
                </w:rPr>
                <w:t xml:space="preserve"> FMU has</w:t>
              </w:r>
            </w:ins>
            <w:ins w:id="3369" w:author="Otter, Martin" w:date="2014-07-17T08:50:00Z">
              <w:r w:rsidRPr="008665B5">
                <w:rPr>
                  <w:rStyle w:val="CODE"/>
                  <w:rFonts w:ascii="Arial" w:hAnsi="Arial"/>
                  <w:color w:val="008000"/>
                  <w:sz w:val="20"/>
                  <w:rPrChange w:id="3370" w:author="Otter, Martin" w:date="2014-07-17T08:51:00Z">
                    <w:rPr>
                      <w:rStyle w:val="CODE"/>
                      <w:rFonts w:ascii="Arial" w:hAnsi="Arial"/>
                      <w:sz w:val="20"/>
                    </w:rPr>
                  </w:rPrChange>
                </w:rPr>
                <w:t xml:space="preserve"> no continuous-time equations</w:t>
              </w:r>
            </w:ins>
            <w:r w:rsidR="00892A29" w:rsidRPr="008665B5">
              <w:rPr>
                <w:rStyle w:val="TextkrperZchn1"/>
                <w:color w:val="008000"/>
                <w:rPrChange w:id="3371" w:author="Otter, Martin" w:date="2014-07-17T08:51:00Z">
                  <w:rPr>
                    <w:rStyle w:val="TextkrperZchn1"/>
                    <w:color w:val="006600"/>
                  </w:rPr>
                </w:rPrChange>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3285E8A3" w:rsidR="00233C3F" w:rsidRPr="00C574B5" w:rsidRDefault="00233C3F" w:rsidP="00233C3F">
            <w:pPr>
              <w:pStyle w:val="Textkrper-Tabelle"/>
              <w:ind w:left="0"/>
              <w:rPr>
                <w:rStyle w:val="CODE"/>
              </w:rPr>
            </w:pPr>
            <w:del w:id="3372" w:author="Otter, Martin" w:date="2014-04-09T11:00:00Z">
              <w:r w:rsidRPr="00C574B5" w:rsidDel="00140C25">
                <w:rPr>
                  <w:rStyle w:val="CODE"/>
                </w:rPr>
                <w:delText>fmi</w:delText>
              </w:r>
            </w:del>
            <w:ins w:id="3373" w:author="Otter, Martin" w:date="2014-04-09T11:00:00Z">
              <w:r w:rsidR="00140C25">
                <w:rPr>
                  <w:rStyle w:val="CODE"/>
                </w:rPr>
                <w:t>fmi2</w:t>
              </w:r>
            </w:ins>
            <w:r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63A7235" w:rsidR="00233C3F" w:rsidRPr="00C574B5" w:rsidRDefault="00233C3F" w:rsidP="00233C3F">
            <w:pPr>
              <w:pStyle w:val="Textkrper-Tabelle"/>
              <w:ind w:left="0"/>
            </w:pPr>
            <w:del w:id="3374" w:author="Otter, Martin" w:date="2014-04-09T11:00:00Z">
              <w:r w:rsidRPr="00C574B5" w:rsidDel="00140C25">
                <w:rPr>
                  <w:rStyle w:val="CODE"/>
                </w:rPr>
                <w:delText>fmi</w:delText>
              </w:r>
            </w:del>
            <w:ins w:id="3375" w:author="Otter, Martin" w:date="2014-04-09T11:00:00Z">
              <w:r w:rsidR="00140C25">
                <w:rPr>
                  <w:rStyle w:val="CODE"/>
                </w:rPr>
                <w:t>fmi2</w:t>
              </w:r>
            </w:ins>
            <w:r w:rsidRPr="00C574B5">
              <w:rPr>
                <w:rStyle w:val="CODE"/>
              </w:rPr>
              <w:t>SetXXX</w:t>
            </w:r>
          </w:p>
        </w:tc>
      </w:tr>
      <w:tr w:rsidR="00233C3F" w14:paraId="610DA15C" w14:textId="77777777" w:rsidTr="00044F2D">
        <w:tc>
          <w:tcPr>
            <w:tcW w:w="5727" w:type="dxa"/>
          </w:tcPr>
          <w:p w14:paraId="68C91496"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0527C06C" w14:textId="6EF8F4F5" w:rsidR="00233C3F" w:rsidRPr="00C574B5" w:rsidRDefault="00233C3F" w:rsidP="00233C3F">
            <w:pPr>
              <w:pStyle w:val="Textkrper-Tabelle"/>
              <w:ind w:left="0"/>
              <w:rPr>
                <w:rStyle w:val="CODE"/>
              </w:rPr>
            </w:pPr>
            <w:del w:id="3376" w:author="Otter, Martin" w:date="2014-04-09T11:00:00Z">
              <w:r w:rsidDel="00140C25">
                <w:rPr>
                  <w:rStyle w:val="CODE"/>
                </w:rPr>
                <w:delText>fmi</w:delText>
              </w:r>
            </w:del>
            <w:ins w:id="3377" w:author="Otter, Martin" w:date="2014-04-09T11:00:00Z">
              <w:r w:rsidR="00140C25">
                <w:rPr>
                  <w:rStyle w:val="CODE"/>
                </w:rPr>
                <w:t>fmi2</w:t>
              </w:r>
            </w:ins>
            <w:r>
              <w:rPr>
                <w:rStyle w:val="CODE"/>
              </w:rPr>
              <w:t>Set</w:t>
            </w:r>
            <w:r w:rsidRPr="00206239">
              <w:rPr>
                <w:rStyle w:val="CODE"/>
              </w:rPr>
              <w:t>XXX</w:t>
            </w:r>
            <w:r>
              <w:rPr>
                <w:rStyle w:val="CODE"/>
              </w:rPr>
              <w:t xml:space="preserve">, </w:t>
            </w:r>
            <w:del w:id="3378" w:author="Otter, Martin" w:date="2014-04-09T11:00:00Z">
              <w:r w:rsidRPr="00206239" w:rsidDel="00140C25">
                <w:rPr>
                  <w:rStyle w:val="CODE"/>
                </w:rPr>
                <w:delText>fmi</w:delText>
              </w:r>
            </w:del>
            <w:ins w:id="3379" w:author="Otter, Martin" w:date="2014-04-09T11:00:00Z">
              <w:r w:rsidR="00140C25">
                <w:rPr>
                  <w:rStyle w:val="CODE"/>
                </w:rPr>
                <w:t>fmi2</w:t>
              </w:r>
            </w:ins>
            <w:r w:rsidRPr="00206239">
              <w:rPr>
                <w:rStyle w:val="CODE"/>
              </w:rPr>
              <w:t>Set</w:t>
            </w:r>
            <w:r>
              <w:rPr>
                <w:rStyle w:val="CODE"/>
              </w:rPr>
              <w:t>ContinuousStates</w:t>
            </w:r>
          </w:p>
        </w:tc>
      </w:tr>
      <w:tr w:rsidR="00233C3F" w14:paraId="3F2A87CC" w14:textId="77777777" w:rsidTr="00044F2D">
        <w:tc>
          <w:tcPr>
            <w:tcW w:w="5727" w:type="dxa"/>
            <w:vAlign w:val="center"/>
          </w:tcPr>
          <w:p w14:paraId="62F4341D" w14:textId="13A76041"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del w:id="3380" w:author="Otter, Martin" w:date="2014-04-15T10:26:00Z">
                        <w:rPr>
                          <w:rFonts w:ascii="Cambria Math" w:hAnsi="Cambria Math"/>
                          <w:i/>
                          <w:color w:val="3333FF"/>
                        </w:rPr>
                      </w:del>
                    </m:ctrlPr>
                  </m:sSubPr>
                  <m:e>
                    <m:r>
                      <w:del w:id="3381" w:author="Otter, Martin" w:date="2014-04-15T10:26:00Z">
                        <m:rPr>
                          <m:sty m:val="b"/>
                        </m:rPr>
                        <w:rPr>
                          <w:rFonts w:ascii="Cambria Math" w:hAnsi="Cambria Math"/>
                          <w:color w:val="3333FF"/>
                        </w:rPr>
                        <m:t>x</m:t>
                      </w:del>
                    </m:r>
                  </m:e>
                  <m:sub>
                    <m:r>
                      <w:del w:id="3382" w:author="Otter, Martin" w:date="2014-04-15T10:26:00Z">
                        <w:rPr>
                          <w:rFonts w:ascii="Cambria Math" w:hAnsi="Cambria Math"/>
                          <w:color w:val="3333FF"/>
                        </w:rPr>
                        <m:t>d</m:t>
                      </w:del>
                    </m:r>
                  </m:sub>
                </m:sSub>
                <m:r>
                  <w:del w:id="3383" w:author="Otter, Martin" w:date="2014-04-15T10:26:00Z">
                    <m:rPr>
                      <m:sty m:val="b"/>
                    </m:rPr>
                    <w:rPr>
                      <w:rFonts w:ascii="Cambria Math" w:hAnsi="Cambria Math"/>
                      <w:color w:val="3333FF"/>
                    </w:rPr>
                    <m:t>,</m:t>
                  </w:del>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C8792E">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5FDA58CF" w:rsidR="00233C3F" w:rsidRPr="00037199" w:rsidRDefault="00233C3F" w:rsidP="00233C3F">
            <w:pPr>
              <w:pStyle w:val="Textkrper-Tabelle"/>
              <w:ind w:left="0"/>
              <w:rPr>
                <w:rStyle w:val="CODE"/>
                <w:color w:val="0000FF"/>
              </w:rPr>
            </w:pPr>
            <w:del w:id="3384" w:author="Otter, Martin" w:date="2014-04-09T11:00:00Z">
              <w:r w:rsidRPr="00037199" w:rsidDel="00140C25">
                <w:rPr>
                  <w:rStyle w:val="CODE"/>
                  <w:color w:val="0000FF"/>
                </w:rPr>
                <w:delText>fmi</w:delText>
              </w:r>
            </w:del>
            <w:ins w:id="3385" w:author="Otter, Martin" w:date="2014-04-09T11:00:00Z">
              <w:r w:rsidR="00140C25">
                <w:rPr>
                  <w:rStyle w:val="CODE"/>
                  <w:color w:val="0000FF"/>
                </w:rPr>
                <w:t>fmi2</w:t>
              </w:r>
            </w:ins>
            <w:r w:rsidRPr="00037199">
              <w:rPr>
                <w:rStyle w:val="CODE"/>
                <w:color w:val="0000FF"/>
              </w:rPr>
              <w:t>GetXXX,</w:t>
            </w:r>
          </w:p>
          <w:p w14:paraId="235E3AA5" w14:textId="568DD623" w:rsidR="00233C3F" w:rsidRPr="00037199" w:rsidRDefault="00233C3F" w:rsidP="00233C3F">
            <w:pPr>
              <w:pStyle w:val="Textkrper-Tabelle"/>
              <w:ind w:left="0"/>
              <w:rPr>
                <w:rStyle w:val="CODE"/>
                <w:color w:val="0000FF"/>
              </w:rPr>
            </w:pPr>
            <w:del w:id="3386" w:author="Otter, Martin" w:date="2014-04-09T11:00:00Z">
              <w:r w:rsidRPr="00037199" w:rsidDel="00140C25">
                <w:rPr>
                  <w:rStyle w:val="CODE"/>
                  <w:color w:val="0000FF"/>
                </w:rPr>
                <w:delText>fmi</w:delText>
              </w:r>
            </w:del>
            <w:ins w:id="3387" w:author="Otter, Martin" w:date="2014-04-09T11:00:00Z">
              <w:r w:rsidR="00140C25">
                <w:rPr>
                  <w:rStyle w:val="CODE"/>
                  <w:color w:val="0000FF"/>
                </w:rPr>
                <w:t>fmi2</w:t>
              </w:r>
            </w:ins>
            <w:r w:rsidRPr="00037199">
              <w:rPr>
                <w:rStyle w:val="CODE"/>
                <w:color w:val="0000FF"/>
              </w:rPr>
              <w:t>GetContinuousStates,</w:t>
            </w:r>
          </w:p>
          <w:p w14:paraId="70FC8B2E" w14:textId="1A5CEDDC" w:rsidR="00233C3F" w:rsidRDefault="00233C3F" w:rsidP="00233C3F">
            <w:pPr>
              <w:pStyle w:val="Textkrper-Tabelle"/>
              <w:ind w:left="0"/>
              <w:rPr>
                <w:rStyle w:val="CODE"/>
                <w:color w:val="0000FF"/>
              </w:rPr>
            </w:pPr>
            <w:del w:id="3388" w:author="Otter, Martin" w:date="2014-04-09T11:00:00Z">
              <w:r w:rsidRPr="00037199" w:rsidDel="00140C25">
                <w:rPr>
                  <w:rStyle w:val="CODE"/>
                  <w:color w:val="0000FF"/>
                </w:rPr>
                <w:delText>fmi</w:delText>
              </w:r>
            </w:del>
            <w:ins w:id="3389" w:author="Otter, Martin" w:date="2014-04-09T11:00:00Z">
              <w:r w:rsidR="00140C25">
                <w:rPr>
                  <w:rStyle w:val="CODE"/>
                  <w:color w:val="0000FF"/>
                </w:rPr>
                <w:t>fmi2</w:t>
              </w:r>
            </w:ins>
            <w:r w:rsidRPr="00037199">
              <w:rPr>
                <w:rStyle w:val="CODE"/>
                <w:color w:val="0000FF"/>
              </w:rPr>
              <w:t>GetDerivatives</w:t>
            </w:r>
          </w:p>
          <w:p w14:paraId="2374493E" w14:textId="7A1DCF09" w:rsidR="00233C3F" w:rsidRPr="00037199" w:rsidRDefault="00233C3F" w:rsidP="00233C3F">
            <w:pPr>
              <w:pStyle w:val="Textkrper-Tabelle"/>
              <w:ind w:left="0"/>
              <w:rPr>
                <w:rStyle w:val="CODE"/>
                <w:color w:val="0000FF"/>
              </w:rPr>
            </w:pPr>
            <w:del w:id="3390" w:author="Otter, Martin" w:date="2014-04-09T11:00:00Z">
              <w:r w:rsidDel="00140C25">
                <w:rPr>
                  <w:rStyle w:val="CODE"/>
                  <w:color w:val="0000FF"/>
                </w:rPr>
                <w:delText>fmi</w:delText>
              </w:r>
            </w:del>
            <w:ins w:id="3391" w:author="Otter, Martin" w:date="2014-04-09T11:00:00Z">
              <w:r w:rsidR="00140C25">
                <w:rPr>
                  <w:rStyle w:val="CODE"/>
                  <w:color w:val="0000FF"/>
                </w:rPr>
                <w:t>fmi2</w:t>
              </w:r>
            </w:ins>
            <w:r>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w:t>
            </w:r>
            <w:proofErr w:type="gramStart"/>
            <w:r w:rsidR="00912254">
              <w:rPr>
                <w:color w:val="006600"/>
              </w:rPr>
              <w:t>a new</w:t>
            </w:r>
            <w:proofErr w:type="gramEnd"/>
            <w:r w:rsidR="00912254">
              <w:rPr>
                <w:color w:val="006600"/>
              </w:rPr>
              <w:t xml:space="preserve"> event iteration is required.</w:t>
            </w:r>
          </w:p>
          <w:p w14:paraId="1F86E0E1" w14:textId="55919410" w:rsidR="00233C3F" w:rsidRPr="006F760E" w:rsidRDefault="00C8792E"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ins w:id="3392" w:author="Otter, Martin" w:date="2014-04-23T09:32:00Z">
                              <w:rPr>
                                <w:rFonts w:ascii="Cambria Math" w:hAnsi="Cambria Math"/>
                                <w:i/>
                                <w:color w:val="3333FF"/>
                              </w:rPr>
                            </w:ins>
                          </m:ctrlPr>
                        </m:sSubPr>
                        <m:e>
                          <m:sPre>
                            <m:sPrePr>
                              <m:ctrlPr>
                                <w:ins w:id="3393" w:author="Otter, Martin" w:date="2014-04-23T09:32:00Z">
                                  <w:rPr>
                                    <w:rFonts w:ascii="Cambria Math" w:hAnsi="Cambria Math"/>
                                    <w:i/>
                                    <w:color w:val="3333FF"/>
                                  </w:rPr>
                                </w:ins>
                              </m:ctrlPr>
                            </m:sPrePr>
                            <m:sub>
                              <m:r>
                                <w:ins w:id="3394" w:author="Otter, Martin" w:date="2014-04-23T09:32:00Z">
                                  <w:rPr>
                                    <w:rFonts w:ascii="Cambria Math" w:hAnsi="Cambria Math" w:hint="eastAsia"/>
                                    <w:color w:val="3333FF"/>
                                  </w:rPr>
                                  <m:t>‍</m:t>
                                </w:ins>
                              </m:r>
                            </m:sub>
                            <m:sup>
                              <m:r>
                                <w:ins w:id="3395" w:author="Otter, Martin" w:date="2014-04-23T09:32:00Z">
                                  <w:rPr>
                                    <w:rFonts w:ascii="Cambria Math" w:hAnsi="Times New Roman"/>
                                    <w:color w:val="3333FF"/>
                                  </w:rPr>
                                  <m:t xml:space="preserve"> </m:t>
                                </w:ins>
                              </m:r>
                              <m:r>
                                <w:ins w:id="3396" w:author="Otter, Martin" w:date="2014-04-23T09:32:00Z">
                                  <w:rPr>
                                    <w:rFonts w:ascii="Times New Roman" w:hAnsi="Times New Roman"/>
                                    <w:color w:val="3333FF"/>
                                  </w:rPr>
                                  <m:t>●</m:t>
                                </w:ins>
                              </m:r>
                            </m:sup>
                            <m:e>
                              <m:r>
                                <w:ins w:id="3397" w:author="Otter, Martin" w:date="2014-04-23T09:32:00Z">
                                  <m:rPr>
                                    <m:sty m:val="b"/>
                                  </m:rPr>
                                  <w:rPr>
                                    <w:rFonts w:ascii="Cambria Math" w:hAnsi="Cambria Math"/>
                                    <w:color w:val="3333FF"/>
                                  </w:rPr>
                                  <m:t>x</m:t>
                                </w:ins>
                              </m:r>
                            </m:e>
                          </m:sPre>
                        </m:e>
                        <m:sub>
                          <m:r>
                            <w:ins w:id="3398" w:author="Otter, Martin" w:date="2014-04-23T09:32:00Z">
                              <w:rPr>
                                <w:rFonts w:ascii="Cambria Math" w:hAnsi="Cambria Math"/>
                                <w:color w:val="3333FF"/>
                              </w:rPr>
                              <m:t>d</m:t>
                            </w:ins>
                          </m:r>
                        </m:sub>
                      </m:sSub>
                      <m:r>
                        <w:ins w:id="3399" w:author="Otter, Martin" w:date="2014-04-23T09:31:00Z">
                          <w:rPr>
                            <w:rFonts w:ascii="Cambria Math" w:hAnsi="Cambria Math"/>
                            <w:color w:val="0000FF"/>
                          </w:rPr>
                          <m:t xml:space="preserve"> := </m:t>
                        </w:ins>
                      </m:r>
                      <m:sSub>
                        <m:sSubPr>
                          <m:ctrlPr>
                            <w:ins w:id="3400" w:author="Otter, Martin" w:date="2014-04-23T09:32:00Z">
                              <w:rPr>
                                <w:rFonts w:ascii="Cambria Math" w:hAnsi="Cambria Math"/>
                                <w:i/>
                                <w:color w:val="0000FF"/>
                              </w:rPr>
                            </w:ins>
                          </m:ctrlPr>
                        </m:sSubPr>
                        <m:e>
                          <m:r>
                            <w:ins w:id="3401" w:author="Otter, Martin" w:date="2014-04-23T09:32:00Z">
                              <m:rPr>
                                <m:sty m:val="b"/>
                              </m:rPr>
                              <w:rPr>
                                <w:rFonts w:ascii="Cambria Math" w:hAnsi="Cambria Math"/>
                                <w:color w:val="0000FF"/>
                              </w:rPr>
                              <m:t>x</m:t>
                            </w:ins>
                          </m:r>
                        </m:e>
                        <m:sub>
                          <m:r>
                            <w:ins w:id="3402" w:author="Otter, Martin" w:date="2014-04-23T09:32:00Z">
                              <w:rPr>
                                <w:rFonts w:ascii="Cambria Math" w:hAnsi="Cambria Math"/>
                                <w:color w:val="0000FF"/>
                              </w:rPr>
                              <m:t>d</m:t>
                            </w:ins>
                          </m:r>
                        </m:sub>
                      </m:sSub>
                    </m:e>
                  </m:mr>
                </m:m>
              </m:oMath>
            </m:oMathPara>
          </w:p>
        </w:tc>
        <w:tc>
          <w:tcPr>
            <w:tcW w:w="3969" w:type="dxa"/>
          </w:tcPr>
          <w:p w14:paraId="146DD795" w14:textId="649C7C5C" w:rsidR="00233C3F" w:rsidRPr="002C39EF" w:rsidRDefault="00233C3F" w:rsidP="00F71663">
            <w:pPr>
              <w:pStyle w:val="Textkrper-Tabelle"/>
              <w:ind w:left="0"/>
              <w:rPr>
                <w:rStyle w:val="CODE"/>
                <w:color w:val="006600"/>
              </w:rPr>
            </w:pPr>
            <w:del w:id="3403" w:author="Otter, Martin" w:date="2014-04-09T11:00:00Z">
              <w:r w:rsidRPr="002C39EF" w:rsidDel="00140C25">
                <w:rPr>
                  <w:rStyle w:val="CODE"/>
                  <w:color w:val="006600"/>
                </w:rPr>
                <w:delText>fmi</w:delText>
              </w:r>
            </w:del>
            <w:ins w:id="3404" w:author="Otter, Martin" w:date="2014-04-09T11:00:00Z">
              <w:r w:rsidR="00140C25">
                <w:rPr>
                  <w:rStyle w:val="CODE"/>
                  <w:color w:val="006600"/>
                </w:rPr>
                <w:t>fmi2</w:t>
              </w:r>
            </w:ins>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625BCB6F" w:rsidR="000F1355" w:rsidRDefault="000F1355" w:rsidP="006F760E">
            <w:pPr>
              <w:pStyle w:val="Textkrper-Tabelle"/>
              <w:ind w:left="0"/>
              <w:rPr>
                <w:rStyle w:val="CODE"/>
              </w:rPr>
            </w:pPr>
            <w:del w:id="3405" w:author="Otter, Martin" w:date="2014-04-09T11:00:00Z">
              <w:r w:rsidRPr="00206239" w:rsidDel="00140C25">
                <w:rPr>
                  <w:rStyle w:val="CODE"/>
                </w:rPr>
                <w:delText>fmi</w:delText>
              </w:r>
            </w:del>
            <w:ins w:id="3406" w:author="Otter, Martin" w:date="2014-04-09T11:00:00Z">
              <w:r w:rsidR="00140C25">
                <w:rPr>
                  <w:rStyle w:val="CODE"/>
                </w:rPr>
                <w:t>fmi2</w:t>
              </w:r>
            </w:ins>
            <w:r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38BC33DE"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sSub>
                      <m:sSubPr>
                        <m:ctrlPr>
                          <w:del w:id="3407" w:author="Otter, Martin" w:date="2014-04-15T10:31:00Z">
                            <w:rPr>
                              <w:rFonts w:ascii="Cambria Math" w:hAnsi="Cambria Math"/>
                              <w:i/>
                              <w:color w:val="006600"/>
                            </w:rPr>
                          </w:del>
                        </m:ctrlPr>
                      </m:sSubPr>
                      <m:e>
                        <m:sPre>
                          <m:sPrePr>
                            <m:ctrlPr>
                              <w:del w:id="3408" w:author="Otter, Martin" w:date="2014-04-15T10:31:00Z">
                                <w:rPr>
                                  <w:rFonts w:ascii="Cambria Math" w:hAnsi="Cambria Math"/>
                                  <w:i/>
                                  <w:color w:val="006600"/>
                                </w:rPr>
                              </w:del>
                            </m:ctrlPr>
                          </m:sPrePr>
                          <m:sub>
                            <m:r>
                              <w:del w:id="3409" w:author="Otter, Martin" w:date="2014-04-15T10:31:00Z">
                                <w:rPr>
                                  <w:rFonts w:ascii="Cambria Math" w:hAnsi="Cambria Math" w:hint="eastAsia"/>
                                  <w:color w:val="006600"/>
                                </w:rPr>
                                <m:t>‍</m:t>
                              </w:del>
                            </m:r>
                          </m:sub>
                          <m:sup>
                            <m:r>
                              <w:del w:id="3410" w:author="Otter, Martin" w:date="2014-04-15T10:31:00Z">
                                <w:rPr>
                                  <w:rFonts w:ascii="Cambria Math" w:hAnsi="Times New Roman"/>
                                  <w:color w:val="006600"/>
                                </w:rPr>
                                <m:t xml:space="preserve">     </m:t>
                              </w:del>
                            </m:r>
                            <m:r>
                              <w:del w:id="3411" w:author="Otter, Martin" w:date="2014-04-15T10:31:00Z">
                                <w:rPr>
                                  <w:rFonts w:ascii="Times New Roman" w:hAnsi="Times New Roman"/>
                                  <w:color w:val="006600"/>
                                </w:rPr>
                                <m:t>●</m:t>
                              </w:del>
                            </m:r>
                          </m:sup>
                          <m:e>
                            <m:r>
                              <w:del w:id="3412" w:author="Otter, Martin" w:date="2014-04-15T10:31:00Z">
                                <m:rPr>
                                  <m:sty m:val="b"/>
                                </m:rPr>
                                <w:rPr>
                                  <w:rFonts w:ascii="Cambria Math" w:hAnsi="Cambria Math"/>
                                  <w:color w:val="006600"/>
                                </w:rPr>
                                <m:t>x</m:t>
                              </w:del>
                            </m:r>
                          </m:e>
                        </m:sPre>
                      </m:e>
                      <m:sub>
                        <m:r>
                          <w:del w:id="3413" w:author="Otter, Martin" w:date="2014-04-15T10:31:00Z">
                            <w:rPr>
                              <w:rFonts w:ascii="Cambria Math" w:hAnsi="Cambria Math"/>
                              <w:color w:val="006600"/>
                            </w:rPr>
                            <m:t>d</m:t>
                          </w:del>
                        </m:r>
                      </m:sub>
                    </m:sSub>
                    <m:r>
                      <w:del w:id="3414" w:author="Otter, Martin" w:date="2014-04-15T10:31:00Z">
                        <w:rPr>
                          <w:rFonts w:ascii="Cambria Math" w:hAnsi="Cambria Math"/>
                          <w:color w:val="006600"/>
                        </w:rPr>
                        <m:t>,</m:t>
                      </w:del>
                    </m:r>
                    <m:sSub>
                      <m:sSubPr>
                        <m:ctrlPr>
                          <w:del w:id="3415" w:author="Otter, Martin" w:date="2014-04-15T10:31:00Z">
                            <w:rPr>
                              <w:rFonts w:ascii="Cambria Math" w:hAnsi="Cambria Math"/>
                              <w:i/>
                              <w:color w:val="006600"/>
                            </w:rPr>
                          </w:del>
                        </m:ctrlPr>
                      </m:sSubPr>
                      <m:e>
                        <m:r>
                          <w:del w:id="3416" w:author="Otter, Martin" w:date="2014-04-15T10:31:00Z">
                            <m:rPr>
                              <m:sty m:val="b"/>
                            </m:rPr>
                            <w:rPr>
                              <w:rFonts w:ascii="Cambria Math" w:hAnsi="Cambria Math"/>
                              <w:color w:val="006600"/>
                            </w:rPr>
                            <m:t>x</m:t>
                          </w:del>
                        </m:r>
                      </m:e>
                      <m:sub>
                        <m:r>
                          <w:del w:id="3417" w:author="Otter, Martin" w:date="2014-04-15T10:31:00Z">
                            <w:rPr>
                              <w:rFonts w:ascii="Cambria Math" w:hAnsi="Cambria Math"/>
                              <w:color w:val="006600"/>
                            </w:rPr>
                            <m:t>d</m:t>
                          </w:del>
                        </m:r>
                      </m:sub>
                    </m:sSub>
                    <m:r>
                      <w:del w:id="3418" w:author="Otter, Martin" w:date="2014-04-15T10:31:00Z">
                        <w:rPr>
                          <w:rFonts w:ascii="Cambria Math" w:hAnsi="Cambria Math"/>
                          <w:color w:val="006600"/>
                        </w:rPr>
                        <m:t>,</m:t>
                      </w:del>
                    </m:r>
                    <m:r>
                      <w:ins w:id="3419" w:author="Otter, Martin" w:date="2014-04-15T10:31:00Z">
                        <w:rPr>
                          <w:rFonts w:ascii="Cambria Math" w:hAnsi="Cambria Math"/>
                          <w:color w:val="006600"/>
                        </w:rPr>
                        <m:t xml:space="preserve">    </m:t>
                      </w:ins>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76983E62" w:rsidR="00233C3F" w:rsidRPr="002C39EF" w:rsidRDefault="00233C3F" w:rsidP="00233C3F">
            <w:pPr>
              <w:pStyle w:val="Textkrper-Tabelle"/>
              <w:ind w:left="0"/>
              <w:rPr>
                <w:rStyle w:val="CODE"/>
                <w:color w:val="006600"/>
              </w:rPr>
            </w:pPr>
            <w:del w:id="3420" w:author="Otter, Martin" w:date="2014-04-09T11:00:00Z">
              <w:r w:rsidRPr="002C39EF" w:rsidDel="00140C25">
                <w:rPr>
                  <w:rStyle w:val="CODE"/>
                  <w:color w:val="006600"/>
                </w:rPr>
                <w:delText>fmi</w:delText>
              </w:r>
            </w:del>
            <w:ins w:id="3421" w:author="Otter, Martin" w:date="2014-04-09T11:00:00Z">
              <w:r w:rsidR="00140C25">
                <w:rPr>
                  <w:rStyle w:val="CODE"/>
                  <w:color w:val="006600"/>
                </w:rPr>
                <w:t>fmi2</w:t>
              </w:r>
            </w:ins>
            <w:r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499E265E" w:rsidR="00233C3F" w:rsidRPr="00C574B5" w:rsidRDefault="00233C3F" w:rsidP="00233C3F">
            <w:pPr>
              <w:pStyle w:val="Textkrper-Tabelle"/>
              <w:ind w:left="0"/>
              <w:rPr>
                <w:rStyle w:val="CODE"/>
              </w:rPr>
            </w:pPr>
            <w:del w:id="3422" w:author="Otter, Martin" w:date="2014-04-09T11:00:00Z">
              <w:r w:rsidRPr="00206239" w:rsidDel="00140C25">
                <w:rPr>
                  <w:rStyle w:val="CODE"/>
                </w:rPr>
                <w:delText>fmi</w:delText>
              </w:r>
            </w:del>
            <w:ins w:id="3423" w:author="Otter, Martin" w:date="2014-04-09T11:00:00Z">
              <w:r w:rsidR="00140C25">
                <w:rPr>
                  <w:rStyle w:val="CODE"/>
                </w:rPr>
                <w:t>fmi2</w:t>
              </w:r>
            </w:ins>
            <w:r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5332CC39" w:rsidR="00233C3F" w:rsidRPr="00C574B5" w:rsidRDefault="00233C3F" w:rsidP="00233C3F">
            <w:pPr>
              <w:pStyle w:val="Textkrper-Tabelle"/>
              <w:ind w:left="0"/>
            </w:pPr>
            <w:del w:id="3424" w:author="Otter, Martin" w:date="2014-04-09T11:00:00Z">
              <w:r w:rsidRPr="00C574B5" w:rsidDel="00140C25">
                <w:rPr>
                  <w:rStyle w:val="CODE"/>
                </w:rPr>
                <w:delText>fmi</w:delText>
              </w:r>
            </w:del>
            <w:ins w:id="3425" w:author="Otter, Martin" w:date="2014-04-09T11:00:00Z">
              <w:r w:rsidR="00140C25">
                <w:rPr>
                  <w:rStyle w:val="CODE"/>
                </w:rPr>
                <w:t>fmi2</w:t>
              </w:r>
            </w:ins>
            <w:r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27F518BF" w:rsidR="00233C3F" w:rsidRPr="00C574B5" w:rsidRDefault="00233C3F" w:rsidP="00233C3F">
            <w:pPr>
              <w:pStyle w:val="Textkrper-Tabelle"/>
              <w:ind w:left="0"/>
              <w:rPr>
                <w:rStyle w:val="CODE"/>
              </w:rPr>
            </w:pPr>
            <w:del w:id="3426" w:author="Otter, Martin" w:date="2014-04-09T11:00:00Z">
              <w:r w:rsidDel="00140C25">
                <w:rPr>
                  <w:rStyle w:val="CODE"/>
                </w:rPr>
                <w:delText>fmi</w:delText>
              </w:r>
            </w:del>
            <w:ins w:id="3427" w:author="Otter, Martin" w:date="2014-04-09T11:00:00Z">
              <w:r w:rsidR="00140C25">
                <w:rPr>
                  <w:rStyle w:val="CODE"/>
                </w:rPr>
                <w:t>fmi2</w:t>
              </w:r>
            </w:ins>
            <w:r>
              <w:rPr>
                <w:rStyle w:val="CODE"/>
              </w:rPr>
              <w:t>Set</w:t>
            </w:r>
            <w:r w:rsidRPr="00206239">
              <w:rPr>
                <w:rStyle w:val="CODE"/>
              </w:rPr>
              <w:t>XXX</w:t>
            </w:r>
            <w:r>
              <w:rPr>
                <w:rStyle w:val="CODE"/>
              </w:rPr>
              <w:t xml:space="preserve">, </w:t>
            </w:r>
            <w:del w:id="3428" w:author="Otter, Martin" w:date="2014-04-09T11:00:00Z">
              <w:r w:rsidRPr="00206239" w:rsidDel="00140C25">
                <w:rPr>
                  <w:rStyle w:val="CODE"/>
                </w:rPr>
                <w:delText>fmi</w:delText>
              </w:r>
            </w:del>
            <w:ins w:id="3429" w:author="Otter, Martin" w:date="2014-04-09T11:00:00Z">
              <w:r w:rsidR="00140C25">
                <w:rPr>
                  <w:rStyle w:val="CODE"/>
                </w:rPr>
                <w:t>fmi2</w:t>
              </w:r>
            </w:ins>
            <w:r w:rsidRPr="00206239">
              <w:rPr>
                <w:rStyle w:val="CODE"/>
              </w:rPr>
              <w:t>Set</w:t>
            </w:r>
            <w:r>
              <w:rPr>
                <w:rStyle w:val="CODE"/>
              </w:rPr>
              <w:t>ContinuousStates</w:t>
            </w:r>
          </w:p>
        </w:tc>
      </w:tr>
      <w:tr w:rsidR="00233C3F" w14:paraId="31586C96" w14:textId="77777777" w:rsidTr="00044F2D">
        <w:tc>
          <w:tcPr>
            <w:tcW w:w="5727" w:type="dxa"/>
            <w:vAlign w:val="center"/>
          </w:tcPr>
          <w:p w14:paraId="5FADCBE6" w14:textId="6569AA0B"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del w:id="3430" w:author="Otter, Martin" w:date="2014-04-15T10:31:00Z">
                        <w:rPr>
                          <w:rFonts w:ascii="Cambria Math" w:hAnsi="Cambria Math"/>
                          <w:i/>
                          <w:color w:val="808080" w:themeColor="background1" w:themeShade="80"/>
                        </w:rPr>
                      </w:del>
                    </m:ctrlPr>
                  </m:sSubPr>
                  <m:e>
                    <m:r>
                      <w:del w:id="3431" w:author="Otter, Martin" w:date="2014-04-15T10:31:00Z">
                        <m:rPr>
                          <m:sty m:val="b"/>
                        </m:rPr>
                        <w:rPr>
                          <w:rFonts w:ascii="Cambria Math" w:hAnsi="Cambria Math"/>
                          <w:color w:val="808080" w:themeColor="background1" w:themeShade="80"/>
                        </w:rPr>
                        <m:t>x</m:t>
                      </w:del>
                    </m:r>
                  </m:e>
                  <m:sub>
                    <m:r>
                      <w:del w:id="3432" w:author="Otter, Martin" w:date="2014-04-15T10:31:00Z">
                        <w:rPr>
                          <w:rFonts w:ascii="Cambria Math" w:hAnsi="Cambria Math"/>
                          <w:color w:val="808080" w:themeColor="background1" w:themeShade="80"/>
                        </w:rPr>
                        <m:t>d</m:t>
                      </w:del>
                    </m:r>
                  </m:sub>
                </m:sSub>
                <m:r>
                  <w:del w:id="3433" w:author="Otter, Martin" w:date="2014-04-15T10:31:00Z">
                    <m:rPr>
                      <m:sty m:val="b"/>
                    </m:rPr>
                    <w:rPr>
                      <w:rFonts w:ascii="Cambria Math" w:hAnsi="Cambria Math"/>
                      <w:color w:val="0000FF"/>
                    </w:rPr>
                    <m:t>,</m:t>
                  </w:del>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C8792E">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w:t>
            </w:r>
            <w:proofErr w:type="gramStart"/>
            <w:r w:rsidR="00D77E5F">
              <w:rPr>
                <w:color w:val="0000FF"/>
              </w:rPr>
              <w:t>is</w:t>
            </w:r>
            <w:proofErr w:type="gramEnd"/>
            <w:r w:rsidR="00D77E5F">
              <w:rPr>
                <w:color w:val="0000FF"/>
              </w:rPr>
              <w:t xml:space="preserve">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0C32012" w:rsidR="00233C3F" w:rsidRPr="00686C24" w:rsidRDefault="00233C3F" w:rsidP="00233C3F">
            <w:pPr>
              <w:pStyle w:val="Textkrper-Tabelle"/>
              <w:ind w:left="0"/>
              <w:rPr>
                <w:rStyle w:val="CODE"/>
                <w:color w:val="0000FF"/>
              </w:rPr>
            </w:pPr>
            <w:del w:id="3434" w:author="Otter, Martin" w:date="2014-04-09T11:00:00Z">
              <w:r w:rsidRPr="00686C24" w:rsidDel="00140C25">
                <w:rPr>
                  <w:rStyle w:val="CODE"/>
                  <w:color w:val="0000FF"/>
                </w:rPr>
                <w:delText>fmi</w:delText>
              </w:r>
            </w:del>
            <w:ins w:id="3435" w:author="Otter, Martin" w:date="2014-04-09T11:00:00Z">
              <w:r w:rsidR="00140C25">
                <w:rPr>
                  <w:rStyle w:val="CODE"/>
                  <w:color w:val="0000FF"/>
                </w:rPr>
                <w:t>fmi2</w:t>
              </w:r>
            </w:ins>
            <w:r w:rsidRPr="00686C24">
              <w:rPr>
                <w:rStyle w:val="CODE"/>
                <w:color w:val="0000FF"/>
              </w:rPr>
              <w:t>GetXXX,</w:t>
            </w:r>
          </w:p>
          <w:p w14:paraId="71B7F3DC" w14:textId="58B20D5B" w:rsidR="00233C3F" w:rsidRDefault="00233C3F" w:rsidP="00233C3F">
            <w:pPr>
              <w:pStyle w:val="Textkrper-Tabelle"/>
              <w:ind w:left="0"/>
              <w:rPr>
                <w:rStyle w:val="CODE"/>
                <w:color w:val="0000FF"/>
              </w:rPr>
            </w:pPr>
            <w:del w:id="3436" w:author="Otter, Martin" w:date="2014-04-09T11:00:00Z">
              <w:r w:rsidRPr="00686C24" w:rsidDel="00140C25">
                <w:rPr>
                  <w:rStyle w:val="CODE"/>
                  <w:color w:val="0000FF"/>
                </w:rPr>
                <w:delText>fmi</w:delText>
              </w:r>
            </w:del>
            <w:ins w:id="3437" w:author="Otter, Martin" w:date="2014-04-09T11:00:00Z">
              <w:r w:rsidR="00140C25">
                <w:rPr>
                  <w:rStyle w:val="CODE"/>
                  <w:color w:val="0000FF"/>
                </w:rPr>
                <w:t>fmi2</w:t>
              </w:r>
            </w:ins>
            <w:r w:rsidRPr="00686C24">
              <w:rPr>
                <w:rStyle w:val="CODE"/>
                <w:color w:val="0000FF"/>
              </w:rPr>
              <w:t>GetDerivatives</w:t>
            </w:r>
            <w:r>
              <w:rPr>
                <w:rStyle w:val="CODE"/>
                <w:color w:val="0000FF"/>
              </w:rPr>
              <w:t>,</w:t>
            </w:r>
          </w:p>
          <w:p w14:paraId="39133802" w14:textId="41B74C74" w:rsidR="00233C3F" w:rsidRPr="00686C24" w:rsidRDefault="00233C3F" w:rsidP="00233C3F">
            <w:pPr>
              <w:pStyle w:val="Textkrper-Tabelle"/>
              <w:ind w:left="0"/>
              <w:rPr>
                <w:rStyle w:val="CODE"/>
                <w:color w:val="0000FF"/>
              </w:rPr>
            </w:pPr>
            <w:del w:id="3438" w:author="Otter, Martin" w:date="2014-04-09T11:00:00Z">
              <w:r w:rsidDel="00140C25">
                <w:rPr>
                  <w:rStyle w:val="CODE"/>
                  <w:color w:val="0000FF"/>
                </w:rPr>
                <w:delText>fmi</w:delText>
              </w:r>
            </w:del>
            <w:ins w:id="3439" w:author="Otter, Martin" w:date="2014-04-09T11:00:00Z">
              <w:r w:rsidR="00140C25">
                <w:rPr>
                  <w:rStyle w:val="CODE"/>
                  <w:color w:val="0000FF"/>
                </w:rPr>
                <w:t>fmi2</w:t>
              </w:r>
            </w:ins>
            <w:r>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2FFCCEC4" w:rsidR="00233C3F" w:rsidRPr="002C39EF" w:rsidRDefault="00233C3F" w:rsidP="00233C3F">
            <w:pPr>
              <w:pStyle w:val="Textkrper-Tabelle"/>
              <w:ind w:left="0"/>
              <w:rPr>
                <w:rStyle w:val="CODE"/>
                <w:color w:val="006600"/>
              </w:rPr>
            </w:pPr>
            <w:del w:id="3440" w:author="Otter, Martin" w:date="2014-04-09T11:00:00Z">
              <w:r w:rsidRPr="002C39EF" w:rsidDel="00140C25">
                <w:rPr>
                  <w:rStyle w:val="CODE"/>
                  <w:color w:val="006600"/>
                </w:rPr>
                <w:delText>fmi</w:delText>
              </w:r>
            </w:del>
            <w:ins w:id="3441" w:author="Otter, Martin" w:date="2014-04-09T11:00:00Z">
              <w:r w:rsidR="00140C25">
                <w:rPr>
                  <w:rStyle w:val="CODE"/>
                  <w:color w:val="006600"/>
                </w:rPr>
                <w:t>fmi2</w:t>
              </w:r>
            </w:ins>
            <w:r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w:lastRenderedPageBreak/>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690E7CA" w:rsidR="001341C2" w:rsidRPr="009709AF" w:rsidRDefault="00C8792E">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m:t>
                </m:r>
                <m:r>
                  <w:del w:id="3442" w:author="Otter, Martin" w:date="2014-04-03T08:15:00Z">
                    <m:rPr>
                      <m:nor/>
                    </m:rPr>
                    <w:rPr>
                      <w:rFonts w:ascii="Cambria Math" w:hAnsi="Cambria Math"/>
                    </w:rPr>
                    <m:t>s</m:t>
                  </w:del>
                </m:r>
                <m:r>
                  <m:rPr>
                    <m:nor/>
                  </m:rPr>
                  <w:rPr>
                    <w:rFonts w:ascii="Cambria Math" w:hAnsi="Cambria Math"/>
                  </w:rPr>
                  <m:t xml:space="preserve"> arguments</m:t>
                </m:r>
                <m:r>
                  <w:del w:id="3443" w:author="Otter, Martin" w:date="2014-04-03T08:15:00Z">
                    <m:rPr>
                      <m:nor/>
                    </m:rPr>
                    <w:rPr>
                      <w:rFonts w:ascii="Cambria Math" w:hAnsi="Cambria Math"/>
                    </w:rPr>
                    <m:t>)</m:t>
                  </w:del>
                </m:r>
                <m:r>
                  <m:rPr>
                    <m:nor/>
                  </m:rPr>
                  <w:rPr>
                    <w:rFonts w:ascii="Cambria Math" w:hAnsi="Cambria Math"/>
                  </w:rPr>
                  <m:t xml:space="preserve"> inside the respective mode</m:t>
                </m:r>
                <m:r>
                  <w:ins w:id="3444" w:author="Otter, Martin" w:date="2014-04-03T08:15:00Z">
                    <m:rPr>
                      <m:nor/>
                    </m:rPr>
                    <w:rPr>
                      <w:rFonts w:ascii="Cambria Math" w:hAnsi="Cambria Math"/>
                    </w:rPr>
                    <m:t>)</m:t>
                  </w:ins>
                </m:r>
                <m:r>
                  <m:rPr>
                    <m:nor/>
                  </m:rPr>
                  <w:rPr>
                    <w:rFonts w:ascii="Cambria Math" w:hAnsi="Cambria Math"/>
                  </w:rPr>
                  <m:t>.</m:t>
                </m:r>
              </m:oMath>
            </m:oMathPara>
          </w:p>
        </w:tc>
      </w:tr>
    </w:tbl>
    <w:p w14:paraId="485F983C" w14:textId="440ED91F" w:rsidR="002A6746" w:rsidRPr="0098259C" w:rsidRDefault="00D4117B" w:rsidP="00044F2D">
      <w:pPr>
        <w:pStyle w:val="Beschriftung"/>
        <w:keepLines/>
        <w:jc w:val="center"/>
        <w:rPr>
          <w:b w:val="0"/>
        </w:rPr>
      </w:pPr>
      <w:bookmarkStart w:id="3445" w:name="_Ref386198872"/>
      <w:proofErr w:type="gramStart"/>
      <w:r w:rsidRPr="00487639">
        <w:t xml:space="preserve">Table </w:t>
      </w:r>
      <w:r>
        <w:fldChar w:fldCharType="begin"/>
      </w:r>
      <w:r>
        <w:instrText xml:space="preserve"> SEQ Table \* ARABIC </w:instrText>
      </w:r>
      <w:r>
        <w:fldChar w:fldCharType="separate"/>
      </w:r>
      <w:r>
        <w:rPr>
          <w:noProof/>
        </w:rPr>
        <w:t>1</w:t>
      </w:r>
      <w:r>
        <w:fldChar w:fldCharType="end"/>
      </w:r>
      <w:bookmarkEnd w:id="3445"/>
      <w:r w:rsidR="002A6746" w:rsidRPr="0098259C">
        <w:t>:</w:t>
      </w:r>
      <w:r w:rsidR="002A6746" w:rsidRPr="0098259C">
        <w:rPr>
          <w:b w:val="0"/>
        </w:rPr>
        <w:t xml:space="preserve"> Mathematical description of an FMU for Model Exchange.</w:t>
      </w:r>
      <w:proofErr w:type="gramEnd"/>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01100291"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del w:id="3446" w:author="Otter, Martin" w:date="2014-04-09T11:00:00Z">
        <w:r w:rsidRPr="00A83996" w:rsidDel="00140C25">
          <w:rPr>
            <w:rStyle w:val="CODE"/>
          </w:rPr>
          <w:delText>fmi</w:delText>
        </w:r>
      </w:del>
      <w:ins w:id="3447" w:author="Otter, Martin" w:date="2014-04-09T11:00:00Z">
        <w:r w:rsidR="00140C25">
          <w:rPr>
            <w:rStyle w:val="CODE"/>
          </w:rPr>
          <w:t>fmi2</w:t>
        </w:r>
      </w:ins>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 xml:space="preserve">essential when FMUs are connected in a loop, as shown in </w:t>
      </w:r>
      <w:r w:rsidR="0042375D">
        <w:rPr>
          <w:i/>
        </w:rPr>
        <w:fldChar w:fldCharType="begin"/>
      </w:r>
      <w:r w:rsidR="0042375D">
        <w:rPr>
          <w:i/>
        </w:rPr>
        <w:instrText xml:space="preserve"> REF _Ref357865571 \h </w:instrText>
      </w:r>
      <w:r w:rsidR="0042375D">
        <w:rPr>
          <w:i/>
        </w:rPr>
      </w:r>
      <w:r w:rsidR="0042375D">
        <w:rPr>
          <w:i/>
        </w:rPr>
        <w:fldChar w:fldCharType="separate"/>
      </w:r>
      <w:r w:rsidR="00854655" w:rsidRPr="0098259C">
        <w:t xml:space="preserve">Figure </w:t>
      </w:r>
      <w:r w:rsidR="00854655">
        <w:rPr>
          <w:noProof/>
        </w:rPr>
        <w:t>6</w:t>
      </w:r>
      <w:r w:rsidR="0042375D">
        <w:rPr>
          <w:i/>
        </w:rPr>
        <w:fldChar w:fldCharType="end"/>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w:t>
      </w:r>
      <w:proofErr w:type="gramStart"/>
      <w:r w:rsidR="0042375D">
        <w:rPr>
          <w:i/>
        </w:rPr>
        <w:t xml:space="preserve">on </w:t>
      </w:r>
      <w:proofErr w:type="gramEnd"/>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del w:id="3448" w:author="Otter, Martin" w:date="2014-04-09T11:00:00Z">
        <w:r w:rsidR="0042375D" w:rsidRPr="00A83996" w:rsidDel="00140C25">
          <w:rPr>
            <w:rStyle w:val="CODE"/>
          </w:rPr>
          <w:delText>fmi</w:delText>
        </w:r>
      </w:del>
      <w:ins w:id="3449" w:author="Otter, Martin" w:date="2014-04-09T11:00:00Z">
        <w:r w:rsidR="00140C25">
          <w:rPr>
            <w:rStyle w:val="CODE"/>
          </w:rPr>
          <w:t>fmi2</w:t>
        </w:r>
      </w:ins>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del w:id="3450" w:author="Otter, Martin" w:date="2014-04-09T11:00:00Z">
        <w:r w:rsidR="0042375D" w:rsidRPr="00A83996" w:rsidDel="00140C25">
          <w:rPr>
            <w:rStyle w:val="CODE"/>
          </w:rPr>
          <w:delText>fmi</w:delText>
        </w:r>
      </w:del>
      <w:ins w:id="3451" w:author="Otter, Martin" w:date="2014-04-09T11:00:00Z">
        <w:r w:rsidR="00140C25">
          <w:rPr>
            <w:rStyle w:val="CODE"/>
          </w:rPr>
          <w:t>fmi2</w:t>
        </w:r>
      </w:ins>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16EC839" w:rsidR="00CD6F47" w:rsidRPr="00D35827" w:rsidRDefault="00CD6F47" w:rsidP="00CD6F47">
      <w:pPr>
        <w:pStyle w:val="Textkrper-Zeileneinzug"/>
        <w:rPr>
          <w:i/>
        </w:rPr>
      </w:pPr>
      <w:r w:rsidRPr="00D35827">
        <w:rPr>
          <w:i/>
        </w:rPr>
        <w:t xml:space="preserve">It is non-trivial to provide code for </w:t>
      </w:r>
      <w:del w:id="3452" w:author="Otter, Martin" w:date="2014-04-09T11:00:00Z">
        <w:r w:rsidRPr="00A83996" w:rsidDel="00140C25">
          <w:rPr>
            <w:rStyle w:val="CODE"/>
          </w:rPr>
          <w:delText>fmi</w:delText>
        </w:r>
      </w:del>
      <w:ins w:id="3453" w:author="Otter, Martin" w:date="2014-04-09T11:00:00Z">
        <w:r w:rsidR="00140C25">
          <w:rPr>
            <w:rStyle w:val="CODE"/>
          </w:rPr>
          <w:t>fmi2</w:t>
        </w:r>
      </w:ins>
      <w:r w:rsidRPr="00A83996">
        <w:rPr>
          <w:rStyle w:val="CODE"/>
        </w:rPr>
        <w:t>SetXXX</w:t>
      </w:r>
      <w:r w:rsidRPr="00D35827">
        <w:rPr>
          <w:i/>
        </w:rPr>
        <w:t xml:space="preserve">, </w:t>
      </w:r>
      <w:del w:id="3454" w:author="Otter, Martin" w:date="2014-04-09T11:00:00Z">
        <w:r w:rsidRPr="00A83996" w:rsidDel="00140C25">
          <w:rPr>
            <w:rStyle w:val="CODE"/>
          </w:rPr>
          <w:delText>fmi</w:delText>
        </w:r>
      </w:del>
      <w:ins w:id="3455" w:author="Otter, Martin" w:date="2014-04-09T11:00:00Z">
        <w:r w:rsidR="00140C25">
          <w:rPr>
            <w:rStyle w:val="CODE"/>
          </w:rPr>
          <w:t>fmi2</w:t>
        </w:r>
      </w:ins>
      <w:r w:rsidRPr="00A83996">
        <w:rPr>
          <w:rStyle w:val="CODE"/>
        </w:rPr>
        <w:t>GetXXX</w:t>
      </w:r>
      <w:r w:rsidRPr="00D35827">
        <w:rPr>
          <w:i/>
        </w:rPr>
        <w:t xml:space="preserve">, if the environment can call </w:t>
      </w:r>
      <w:del w:id="3456" w:author="Otter, Martin" w:date="2014-04-09T11:00:00Z">
        <w:r w:rsidRPr="00A83996" w:rsidDel="00140C25">
          <w:rPr>
            <w:rStyle w:val="CODE"/>
          </w:rPr>
          <w:delText>fmi</w:delText>
        </w:r>
      </w:del>
      <w:ins w:id="3457" w:author="Otter, Martin" w:date="2014-04-09T11:00:00Z">
        <w:r w:rsidR="00140C25">
          <w:rPr>
            <w:rStyle w:val="CODE"/>
          </w:rPr>
          <w:t>fmi2</w:t>
        </w:r>
      </w:ins>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Pr="00D35827">
        <w:rPr>
          <w:i/>
        </w:rPr>
        <w:t xml:space="preserve"> not according to the “real” functional dependency, but according to the </w:t>
      </w:r>
      <w:r w:rsidRPr="00A83996">
        <w:rPr>
          <w:i/>
          <w:u w:val="single"/>
        </w:rPr>
        <w:t>sorted equations in the generated code</w:t>
      </w:r>
      <w:r w:rsidRPr="00D35827">
        <w:rPr>
          <w:i/>
        </w:rPr>
        <w:t>. Example</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w:t>
      </w:r>
      <w:proofErr w:type="gramStart"/>
      <w:r w:rsidRPr="00D35827">
        <w:rPr>
          <w:rStyle w:val="CODE"/>
        </w:rPr>
        <w:t>,u2</w:t>
      </w:r>
      <w:proofErr w:type="gramEnd"/>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proofErr w:type="gramStart"/>
      <w:r>
        <w:rPr>
          <w:rStyle w:val="CODE"/>
        </w:rPr>
        <w:t>w</w:t>
      </w:r>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proofErr w:type="gramStart"/>
      <w:r w:rsidRPr="00CD6F47">
        <w:rPr>
          <w:rStyle w:val="CODE"/>
        </w:rPr>
        <w:t xml:space="preserve">y2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proofErr w:type="gramStart"/>
      <w:r>
        <w:rPr>
          <w:rStyle w:val="CODE"/>
        </w:rPr>
        <w:t>w</w:t>
      </w:r>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proofErr w:type="gramStart"/>
      <w:r w:rsidRPr="00CD6F47">
        <w:rPr>
          <w:rStyle w:val="CODE"/>
        </w:rPr>
        <w:t xml:space="preserve">y1 </w:t>
      </w:r>
      <w:r>
        <w:rPr>
          <w:rStyle w:val="CODE"/>
        </w:rPr>
        <w:t>:</w:t>
      </w:r>
      <w:proofErr w:type="gramEnd"/>
      <w:r>
        <w:rPr>
          <w:rStyle w:val="CODE"/>
        </w:rPr>
        <w:t>= w</w:t>
      </w:r>
      <w:r w:rsidRPr="00CD6F47">
        <w:rPr>
          <w:rStyle w:val="CODE"/>
        </w:rPr>
        <w:t>1</w:t>
      </w:r>
    </w:p>
    <w:p w14:paraId="24E593B0" w14:textId="720410AA"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 xml:space="preserve">y2 = </w:t>
      </w:r>
      <w:proofErr w:type="gramStart"/>
      <w:r w:rsidRPr="00D35827">
        <w:rPr>
          <w:rStyle w:val="CODE"/>
        </w:rPr>
        <w:t>f(</w:t>
      </w:r>
      <w:proofErr w:type="gramEnd"/>
      <w:r w:rsidRPr="00D35827">
        <w:rPr>
          <w:rStyle w:val="CODE"/>
        </w:rPr>
        <w:t>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del w:id="3458" w:author="Otter, Martin" w:date="2014-04-09T11:00:00Z">
        <w:r w:rsidRPr="00A83996" w:rsidDel="00140C25">
          <w:rPr>
            <w:rStyle w:val="CODE"/>
          </w:rPr>
          <w:delText>fmi</w:delText>
        </w:r>
      </w:del>
      <w:ins w:id="3459" w:author="Otter, Martin" w:date="2014-04-09T11:00:00Z">
        <w:r w:rsidR="00140C25">
          <w:rPr>
            <w:rStyle w:val="CODE"/>
          </w:rPr>
          <w:t>fmi2</w:t>
        </w:r>
      </w:ins>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 xml:space="preserve">y2 = </w:t>
      </w:r>
      <w:proofErr w:type="gramStart"/>
      <w:r w:rsidR="00D35827" w:rsidRPr="00D35827">
        <w:rPr>
          <w:rStyle w:val="CODE"/>
        </w:rPr>
        <w:t>f(</w:t>
      </w:r>
      <w:proofErr w:type="gramEnd"/>
      <w:r w:rsidR="00D35827" w:rsidRPr="00D35827">
        <w:rPr>
          <w:rStyle w:val="CODE"/>
        </w:rPr>
        <w:t>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 xml:space="preserve">y1 = </w:t>
      </w:r>
      <w:proofErr w:type="gramStart"/>
      <w:r w:rsidR="00D35827" w:rsidRPr="00D35827">
        <w:rPr>
          <w:rStyle w:val="CODE"/>
        </w:rPr>
        <w:t>f(</w:t>
      </w:r>
      <w:proofErr w:type="gramEnd"/>
      <w:r w:rsidR="00D35827" w:rsidRPr="00D35827">
        <w:rPr>
          <w:rStyle w:val="CODE"/>
        </w:rPr>
        <w:t>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proofErr w:type="gramStart"/>
      <w:r>
        <w:rPr>
          <w:rStyle w:val="CODE"/>
        </w:rPr>
        <w:t>w</w:t>
      </w:r>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proofErr w:type="gramStart"/>
      <w:r>
        <w:rPr>
          <w:rStyle w:val="CODE"/>
        </w:rPr>
        <w:t>w</w:t>
      </w:r>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proofErr w:type="gramStart"/>
      <w:r w:rsidRPr="00CD6F47">
        <w:rPr>
          <w:rStyle w:val="CODE"/>
        </w:rPr>
        <w:t xml:space="preserve">y1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proofErr w:type="gramStart"/>
      <w:r w:rsidRPr="00CD6F47">
        <w:rPr>
          <w:rStyle w:val="CODE"/>
        </w:rPr>
        <w:t xml:space="preserve">y2 </w:t>
      </w:r>
      <w:r>
        <w:rPr>
          <w:rStyle w:val="CODE"/>
        </w:rPr>
        <w:t>:</w:t>
      </w:r>
      <w:proofErr w:type="gramEnd"/>
      <w:r>
        <w:rPr>
          <w:rStyle w:val="CODE"/>
        </w:rPr>
        <w:t>= w</w:t>
      </w:r>
      <w:r w:rsidRPr="00CD6F47">
        <w:rPr>
          <w:rStyle w:val="CODE"/>
        </w:rPr>
        <w:t>2</w:t>
      </w:r>
    </w:p>
    <w:p w14:paraId="0F9BF22C" w14:textId="2100416C" w:rsidR="00A83996" w:rsidRDefault="00A83996" w:rsidP="00A83996">
      <w:pPr>
        <w:pStyle w:val="Textkrper"/>
        <w:ind w:left="284"/>
        <w:rPr>
          <w:i/>
        </w:rPr>
      </w:pPr>
      <w:proofErr w:type="gramStart"/>
      <w:r>
        <w:rPr>
          <w:i/>
        </w:rPr>
        <w:t>then</w:t>
      </w:r>
      <w:proofErr w:type="gramEnd"/>
      <w:r>
        <w:rPr>
          <w:i/>
        </w:rPr>
        <w:t xml:space="preserve">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del w:id="3460" w:author="Otter, Martin" w:date="2014-04-09T11:00:00Z">
        <w:r w:rsidR="003E7F7F" w:rsidRPr="00A83996" w:rsidDel="00140C25">
          <w:rPr>
            <w:rStyle w:val="CODE"/>
          </w:rPr>
          <w:delText>fmi</w:delText>
        </w:r>
      </w:del>
      <w:ins w:id="3461" w:author="Otter, Martin" w:date="2014-04-09T11:00:00Z">
        <w:r w:rsidR="00140C25">
          <w:rPr>
            <w:rStyle w:val="CODE"/>
          </w:rPr>
          <w:t>fmi2</w:t>
        </w:r>
      </w:ins>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77777777" w:rsidR="000F189A" w:rsidRDefault="000F189A" w:rsidP="000F189A">
      <w:pPr>
        <w:pStyle w:val="Textkrper"/>
        <w:tabs>
          <w:tab w:val="left" w:pos="335"/>
        </w:tabs>
        <w:spacing w:before="0"/>
        <w:rPr>
          <w:i/>
        </w:rPr>
      </w:pPr>
      <w:r>
        <w:rPr>
          <w:i/>
        </w:rPr>
        <w:t xml:space="preserve">There are many different ways discrete-time systems are described. For FMI the following basic mathematical model for </w:t>
      </w:r>
      <w:proofErr w:type="gramStart"/>
      <w:r>
        <w:rPr>
          <w:i/>
        </w:rPr>
        <w:t>discrete-time systems is</w:t>
      </w:r>
      <w:proofErr w:type="gramEnd"/>
      <w:r>
        <w:rPr>
          <w:i/>
        </w:rPr>
        <w:t xml:space="preserve"> used (other description forms must be mapped, as sketched below):</w:t>
      </w:r>
    </w:p>
    <w:p w14:paraId="2E49D0BE" w14:textId="21DA82DC" w:rsidR="002927AB" w:rsidRPr="00E00035" w:rsidRDefault="00C8792E"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w:del w:id="3462" w:author="Otter, Martin" w:date="2014-04-09T11:00:00Z">
                    <m:rPr>
                      <m:sty m:val="p"/>
                    </m:rPr>
                    <w:rPr>
                      <w:rFonts w:ascii="Cambria Math" w:eastAsia="Cambria Math" w:hAnsi="Cambria Math" w:cs="Cambria Math"/>
                    </w:rPr>
                    <m:t>fmi</m:t>
                  </w:del>
                </m:r>
                <m:r>
                  <w:ins w:id="3463" w:author="Otter, Martin" w:date="2014-04-09T11:00:00Z">
                    <m:rPr>
                      <m:sty m:val="p"/>
                    </m:rPr>
                    <w:rPr>
                      <w:rFonts w:ascii="Cambria Math" w:eastAsia="Cambria Math" w:hAnsi="Cambria Math" w:cs="Cambria Math"/>
                    </w:rPr>
                    <m:t>fmi2</m:t>
                  </w:ins>
                </m:r>
                <m:r>
                  <m:rPr>
                    <m:sty m:val="p"/>
                  </m:rPr>
                  <w:rPr>
                    <w:rFonts w:ascii="Cambria Math" w:eastAsia="Cambria Math" w:hAnsi="Cambria Math" w:cs="Cambria Math"/>
                  </w:rPr>
                  <m:t>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w:t>
      </w:r>
      <w:proofErr w:type="gramStart"/>
      <w:r w:rsidRPr="004E3553">
        <w:rPr>
          <w:i/>
        </w:rPr>
        <w:t>inputs</w:t>
      </w:r>
      <w:r w:rsidR="00AD5F32" w:rsidRPr="004E3553">
        <w:rPr>
          <w:i/>
        </w:rPr>
        <w:t xml:space="preserve"> </w:t>
      </w:r>
      <w:proofErr w:type="gramEnd"/>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incremented and </w:t>
      </w:r>
      <w:proofErr w:type="gramStart"/>
      <w:r w:rsidR="00AD5F32" w:rsidRPr="004E3553">
        <w:rPr>
          <w:i/>
        </w:rPr>
        <w:t>a new</w:t>
      </w:r>
      <w:proofErr w:type="gramEnd"/>
      <w:r w:rsidR="00AD5F32" w:rsidRPr="004E3553">
        <w:rPr>
          <w:i/>
        </w:rPr>
        <w:t xml:space="preserve"> event iteration is performed.</w:t>
      </w:r>
      <w:r w:rsidR="00406A61" w:rsidRPr="004E3553">
        <w:rPr>
          <w:i/>
        </w:rPr>
        <w:t xml:space="preserve"> Other discrete-time models must be mapped to this description form. Examples:</w:t>
      </w:r>
    </w:p>
    <w:p w14:paraId="2006BF4C" w14:textId="2903902F" w:rsidR="00406A61" w:rsidRPr="004E3553" w:rsidRDefault="00406A61" w:rsidP="006E60E6">
      <w:pPr>
        <w:pStyle w:val="Textkrper"/>
        <w:numPr>
          <w:ilvl w:val="0"/>
          <w:numId w:val="57"/>
        </w:numPr>
        <w:rPr>
          <w:i/>
        </w:rPr>
      </w:pPr>
      <w:r w:rsidRPr="004E3553">
        <w:rPr>
          <w:i/>
        </w:rPr>
        <w:t>Synchronous system</w:t>
      </w:r>
      <w:r w:rsidR="00887D63">
        <w:rPr>
          <w:i/>
        </w:rPr>
        <w:t>s</w:t>
      </w:r>
      <w:proofErr w:type="gramStart"/>
      <w:r w:rsidRPr="004E3553">
        <w:rPr>
          <w:i/>
        </w:rPr>
        <w:t>:</w:t>
      </w:r>
      <w:proofErr w:type="gramEnd"/>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Change w:id="3464" w:author="Otter, Martin" w:date="2014-04-23T09:26:00Z">
              <w:rPr>
                <w:rFonts w:ascii="Cambria Math" w:hAnsi="Cambria Math"/>
                <w:lang w:eastAsia="de-DE"/>
              </w:rPr>
            </w:rPrChange>
          </w:rPr>
          <m:t>newNewDiscreteStatesNeeded≔false</m:t>
        </m:r>
      </m:oMath>
      <w:r w:rsidR="004D4D12">
        <w:rPr>
          <w:i/>
          <w:lang w:eastAsia="de-DE"/>
        </w:rPr>
        <w:t xml:space="preserve"> </w:t>
      </w:r>
      <w:r w:rsidRPr="004E3553">
        <w:rPr>
          <w:i/>
          <w:lang w:eastAsia="de-DE"/>
        </w:rPr>
        <w:t xml:space="preserve">from </w:t>
      </w:r>
      <w:del w:id="3465" w:author="Otter, Martin" w:date="2014-04-09T11:00:00Z">
        <w:r w:rsidRPr="004E3553" w:rsidDel="00140C25">
          <w:rPr>
            <w:rStyle w:val="CODE"/>
            <w:i/>
          </w:rPr>
          <w:delText>fmi</w:delText>
        </w:r>
      </w:del>
      <w:ins w:id="3466" w:author="Otter, Martin" w:date="2014-04-09T11:00:00Z">
        <w:r w:rsidR="00140C25">
          <w:rPr>
            <w:rStyle w:val="CODE"/>
            <w:i/>
          </w:rPr>
          <w:t>fmi2</w:t>
        </w:r>
      </w:ins>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del w:id="3467" w:author="Otter, Martin" w:date="2014-04-09T11:00:00Z">
        <w:r w:rsidRPr="00A875FB" w:rsidDel="00140C25">
          <w:rPr>
            <w:rStyle w:val="CODE"/>
            <w:i/>
          </w:rPr>
          <w:delText>fmi</w:delText>
        </w:r>
      </w:del>
      <w:ins w:id="3468" w:author="Otter, Martin" w:date="2014-04-09T11:00:00Z">
        <w:r w:rsidR="00140C25">
          <w:rPr>
            <w:rStyle w:val="CODE"/>
            <w:i/>
          </w:rPr>
          <w:t>fmi2</w:t>
        </w:r>
      </w:ins>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253C21C9"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del w:id="3469" w:author="Otter, Martin" w:date="2014-04-09T11:00:00Z">
        <w:r w:rsidRPr="004E3553" w:rsidDel="00140C25">
          <w:rPr>
            <w:rStyle w:val="CODE"/>
            <w:i/>
          </w:rPr>
          <w:delText>fmi</w:delText>
        </w:r>
      </w:del>
      <w:ins w:id="3470" w:author="Otter, Martin" w:date="2014-04-09T11:00:00Z">
        <w:r w:rsidR="00140C25">
          <w:rPr>
            <w:rStyle w:val="CODE"/>
            <w:i/>
          </w:rPr>
          <w:t>fmi2</w:t>
        </w:r>
      </w:ins>
      <w:r w:rsidR="00840DE4">
        <w:rPr>
          <w:rStyle w:val="CODE"/>
          <w:i/>
        </w:rPr>
        <w:t>NewDiscreteStates</w:t>
      </w:r>
      <w:r w:rsidRPr="004E3553">
        <w:rPr>
          <w:i/>
          <w:lang w:eastAsia="de-DE"/>
        </w:rPr>
        <w:t xml:space="preserve">). As a result, </w:t>
      </w:r>
      <w:del w:id="3471" w:author="Otter, Martin" w:date="2014-04-09T11:00:00Z">
        <w:r w:rsidRPr="004E3553" w:rsidDel="00140C25">
          <w:rPr>
            <w:rStyle w:val="CODE"/>
            <w:i/>
          </w:rPr>
          <w:delText>fmi</w:delText>
        </w:r>
      </w:del>
      <w:ins w:id="3472" w:author="Otter, Martin" w:date="2014-04-09T11:00:00Z">
        <w:r w:rsidR="00140C25">
          <w:rPr>
            <w:rStyle w:val="CODE"/>
            <w:i/>
          </w:rPr>
          <w:t>fmi2</w:t>
        </w:r>
      </w:ins>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77777777" w:rsidR="00F8568B" w:rsidRPr="00856C78" w:rsidRDefault="00F8568B" w:rsidP="004D5F57">
      <w:pPr>
        <w:pStyle w:val="Textkrper"/>
        <w:tabs>
          <w:tab w:val="left" w:pos="335"/>
        </w:tabs>
        <w:spacing w:before="0"/>
        <w:rPr>
          <w:i/>
        </w:rPr>
      </w:pPr>
      <w:r w:rsidRPr="00856C78">
        <w:rPr>
          <w:i/>
        </w:rPr>
        <w:t xml:space="preserve">In the above table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proofErr w:type="gramStart"/>
      <w:r>
        <w:rPr>
          <w:i/>
        </w:rPr>
        <w:lastRenderedPageBreak/>
        <w:t>can</w:t>
      </w:r>
      <w:proofErr w:type="gramEnd"/>
      <w:r>
        <w:rPr>
          <w:i/>
        </w:rPr>
        <w:t xml:space="preserve">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proofErr w:type="gramStart"/>
      <w:r w:rsidRPr="00E722AD">
        <w:t>z1 :</w:t>
      </w:r>
      <w:proofErr w:type="gramEnd"/>
      <w:r w:rsidRPr="00E722AD">
        <w:t>=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proofErr w:type="gramStart"/>
      <w:r>
        <w:rPr>
          <w:i/>
        </w:rPr>
        <w:t>;</w:t>
      </w:r>
      <w:proofErr w:type="gramEnd"/>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proofErr w:type="gramStart"/>
      <w:r w:rsidRPr="00856C78">
        <w:rPr>
          <w:i/>
        </w:rPr>
        <w:t>and</w:t>
      </w:r>
      <w:proofErr w:type="gramEnd"/>
      <w:r w:rsidRPr="00856C78">
        <w:rPr>
          <w:i/>
        </w:rPr>
        <w:t xml:space="preserve">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EE8D292"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xml:space="preserve">, the integration is halted and the environment must call </w:t>
      </w:r>
      <w:del w:id="3473" w:author="Otter, Martin" w:date="2014-04-09T11:00:00Z">
        <w:r w:rsidDel="00140C25">
          <w:rPr>
            <w:i/>
          </w:rPr>
          <w:delText>fmi</w:delText>
        </w:r>
      </w:del>
      <w:ins w:id="3474" w:author="Otter, Martin" w:date="2014-04-09T11:00:00Z">
        <w:r w:rsidR="00140C25">
          <w:rPr>
            <w:i/>
          </w:rPr>
          <w:t>fmi2</w:t>
        </w:r>
      </w:ins>
      <w:r>
        <w:rPr>
          <w:i/>
        </w:rPr>
        <w:t>EnterEventMode.</w:t>
      </w:r>
    </w:p>
    <w:p w14:paraId="3FE88832" w14:textId="77777777" w:rsidR="00FC22E6" w:rsidRDefault="00FC22E6" w:rsidP="00F8568B">
      <w:pPr>
        <w:pStyle w:val="Textkrper"/>
        <w:tabs>
          <w:tab w:val="left" w:pos="335"/>
        </w:tabs>
        <w:rPr>
          <w:i/>
        </w:rPr>
      </w:pPr>
      <w:r>
        <w:rPr>
          <w:i/>
        </w:rPr>
        <w:t xml:space="preserve">An actual implementation will pack the code in an impure function, say </w:t>
      </w:r>
      <w:proofErr w:type="gramStart"/>
      <w:r>
        <w:rPr>
          <w:i/>
        </w:rPr>
        <w:t>Greater(</w:t>
      </w:r>
      <w:proofErr w:type="gramEnd"/>
      <w:r>
        <w:rPr>
          <w:i/>
        </w:rPr>
        <w:t>...), resulting in:</w:t>
      </w:r>
    </w:p>
    <w:p w14:paraId="56BDAFF8" w14:textId="7777777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proofErr w:type="gramStart"/>
      <w:r>
        <w:rPr>
          <w:i/>
        </w:rPr>
        <w:t>,...</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77777777"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 For more details see the companion document </w:t>
      </w:r>
      <w:r w:rsidRPr="00FC22E6">
        <w:rPr>
          <w:i/>
        </w:rPr>
        <w:t>FunctionalMockupInterface-ImplementationHints.docx</w:t>
      </w:r>
      <w:r>
        <w:rPr>
          <w:i/>
        </w:rPr>
        <w:t>.</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03BA5966"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to call </w:t>
      </w:r>
      <w:del w:id="3475" w:author="Otter, Martin" w:date="2014-04-09T11:00:00Z">
        <w:r w:rsidRPr="00815F35" w:rsidDel="00140C25">
          <w:rPr>
            <w:rStyle w:val="CODE"/>
          </w:rPr>
          <w:delText>fmi</w:delText>
        </w:r>
      </w:del>
      <w:ins w:id="3476" w:author="Otter, Martin" w:date="2014-04-09T11:00:00Z">
        <w:r w:rsidR="00140C25">
          <w:rPr>
            <w:rStyle w:val="CODE"/>
          </w:rPr>
          <w:t>fmi2</w:t>
        </w:r>
      </w:ins>
      <w:r w:rsidRPr="00815F35">
        <w:rPr>
          <w:rStyle w:val="CODE"/>
        </w:rPr>
        <w:t>EnterContinuousTimeMode</w:t>
      </w:r>
      <w:r w:rsidRPr="00815F35">
        <w:rPr>
          <w:i/>
        </w:rPr>
        <w:t xml:space="preserve"> </w:t>
      </w:r>
      <w:r w:rsidR="007E1C3B">
        <w:rPr>
          <w:i/>
        </w:rPr>
        <w:t>but can directly call</w:t>
      </w:r>
      <w:r w:rsidRPr="00815F35">
        <w:rPr>
          <w:i/>
        </w:rPr>
        <w:t xml:space="preserve"> </w:t>
      </w:r>
      <w:del w:id="3477" w:author="Otter, Martin" w:date="2014-04-09T11:00:00Z">
        <w:r w:rsidR="007425E8" w:rsidDel="00140C25">
          <w:rPr>
            <w:rStyle w:val="CODE"/>
          </w:rPr>
          <w:delText>fmi</w:delText>
        </w:r>
      </w:del>
      <w:ins w:id="3478" w:author="Otter, Martin" w:date="2014-04-09T11:00:00Z">
        <w:r w:rsidR="00140C25">
          <w:rPr>
            <w:rStyle w:val="CODE"/>
          </w:rPr>
          <w:t>fmi2</w:t>
        </w:r>
      </w:ins>
      <w:r w:rsidR="007425E8">
        <w:rPr>
          <w:rStyle w:val="CODE"/>
        </w:rPr>
        <w:t>SetTime</w:t>
      </w:r>
      <w:r w:rsidRPr="00815F35">
        <w:rPr>
          <w:i/>
        </w:rPr>
        <w:t xml:space="preserve"> to set the value of the next event instant, before </w:t>
      </w:r>
      <w:del w:id="3479" w:author="Otter, Martin" w:date="2014-04-09T11:00:00Z">
        <w:r w:rsidRPr="00815F35" w:rsidDel="00140C25">
          <w:rPr>
            <w:rStyle w:val="CODE"/>
          </w:rPr>
          <w:delText>fmi</w:delText>
        </w:r>
      </w:del>
      <w:ins w:id="3480" w:author="Otter, Martin" w:date="2014-04-09T11:00:00Z">
        <w:r w:rsidR="00140C25">
          <w:rPr>
            <w:rStyle w:val="CODE"/>
          </w:rPr>
          <w:t>fmi2</w:t>
        </w:r>
      </w:ins>
      <w:r w:rsidRPr="00815F35">
        <w:rPr>
          <w:rStyle w:val="CODE"/>
        </w:rPr>
        <w:t>EnterEventMode</w:t>
      </w:r>
      <w:r w:rsidRPr="00815F35">
        <w:rPr>
          <w:i/>
        </w:rPr>
        <w:t xml:space="preserve"> </w:t>
      </w:r>
      <w:r w:rsidR="007E1C3B">
        <w:rPr>
          <w:i/>
        </w:rPr>
        <w:t>is</w:t>
      </w:r>
      <w:r w:rsidRPr="00815F35">
        <w:rPr>
          <w:i/>
        </w:rPr>
        <w:t xml:space="preserve"> called.</w:t>
      </w:r>
    </w:p>
    <w:p w14:paraId="57AA6D8C" w14:textId="77777777" w:rsidR="00F8568B" w:rsidRDefault="00F8568B" w:rsidP="00F8568B">
      <w:pPr>
        <w:pStyle w:val="Textkrper"/>
        <w:tabs>
          <w:tab w:val="left" w:pos="335"/>
        </w:tabs>
      </w:pPr>
      <w:r>
        <w:t>]</w:t>
      </w:r>
    </w:p>
    <w:p w14:paraId="403983F4" w14:textId="3E66F432" w:rsidR="00990EFE" w:rsidRDefault="00990EFE" w:rsidP="00990EFE">
      <w:pPr>
        <w:pStyle w:val="Textkrper"/>
      </w:pPr>
      <w:r w:rsidRPr="0098259C">
        <w:t xml:space="preserve">An FMU is initialized </w:t>
      </w:r>
      <w:r w:rsidR="00B9765A">
        <w:t xml:space="preserve">in Initialization Mode </w:t>
      </w:r>
      <w:proofErr w:type="gramStart"/>
      <w:r w:rsidRPr="0098259C">
        <w:t>with</w:t>
      </w:r>
      <w:r w:rsidR="00B9765A">
        <w:t xml:space="preserve"> </w:t>
      </w:r>
      <w:proofErr w:type="gramEnd"/>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del w:id="3481" w:author="Otter, Martin" w:date="2014-07-07T14:11:00Z">
        <w:r w:rsidR="00660C03" w:rsidRPr="0098259C" w:rsidDel="00BB031E">
          <w:delText xml:space="preserve">are defined in the </w:delText>
        </w:r>
        <w:r w:rsidRPr="0098259C" w:rsidDel="00BB031E">
          <w:delText xml:space="preserve">description </w:delText>
        </w:r>
        <w:r w:rsidR="00660C03" w:rsidRPr="0098259C" w:rsidDel="00BB031E">
          <w:delText>schema</w:delText>
        </w:r>
        <w:r w:rsidR="003A60FD" w:rsidDel="00BB031E">
          <w:delText xml:space="preserve"> with element</w:delText>
        </w:r>
        <w:r w:rsidRPr="0098259C" w:rsidDel="00BB031E">
          <w:delText xml:space="preserve"> </w:delText>
        </w:r>
        <w:r w:rsidR="003A60FD" w:rsidDel="00BB031E">
          <w:rPr>
            <w:rStyle w:val="CODE"/>
          </w:rPr>
          <w:delText>&lt;Model</w:delText>
        </w:r>
        <w:r w:rsidR="003A60FD" w:rsidRPr="003A60FD" w:rsidDel="00BB031E">
          <w:rPr>
            <w:rStyle w:val="CODE"/>
          </w:rPr>
          <w:delText>Structure&gt;&lt;InitialUnknowns&gt;</w:delText>
        </w:r>
        <w:r w:rsidR="003A60FD" w:rsidDel="00BB031E">
          <w:delText xml:space="preserve"> </w:delText>
        </w:r>
        <w:r w:rsidRPr="0098259C" w:rsidDel="00BB031E">
          <w:delText>(see section</w:delText>
        </w:r>
        <w:r w:rsidR="003A60FD" w:rsidDel="00BB031E">
          <w:delText xml:space="preserve"> </w:delText>
        </w:r>
        <w:r w:rsidR="003A60FD" w:rsidDel="00BB031E">
          <w:fldChar w:fldCharType="begin"/>
        </w:r>
        <w:r w:rsidR="003A60FD" w:rsidDel="00BB031E">
          <w:delInstrText xml:space="preserve"> REF _Ref369247608 \n \h </w:delInstrText>
        </w:r>
        <w:r w:rsidR="003A60FD" w:rsidDel="00BB031E">
          <w:fldChar w:fldCharType="separate"/>
        </w:r>
        <w:r w:rsidR="00854655" w:rsidDel="00BB031E">
          <w:delText>2.2.8</w:delText>
        </w:r>
        <w:r w:rsidR="003A60FD" w:rsidDel="00BB031E">
          <w:fldChar w:fldCharType="end"/>
        </w:r>
        <w:r w:rsidRPr="0098259C" w:rsidDel="00BB031E">
          <w:delText>)</w:delText>
        </w:r>
        <w:r w:rsidR="00B9765A" w:rsidDel="00BB031E">
          <w:delText xml:space="preserve"> </w:delText>
        </w:r>
      </w:del>
      <w:r w:rsidR="00B9765A">
        <w:t>consist</w:t>
      </w:r>
      <w:del w:id="3482" w:author="Otter, Martin" w:date="2014-07-07T14:10:00Z">
        <w:r w:rsidR="00B9765A" w:rsidDel="00BB031E">
          <w:delText>ing</w:delText>
        </w:r>
      </w:del>
      <w:r w:rsidR="00B9765A">
        <w:t xml:space="preserve"> of</w:t>
      </w:r>
      <w:r w:rsidR="00A1480E">
        <w:t xml:space="preserve"> the input variables</w:t>
      </w:r>
      <w:ins w:id="3483" w:author="Otter, Martin" w:date="2014-07-07T14:11:00Z">
        <w:r w:rsidR="00BB031E">
          <w:t xml:space="preserve"> (= variables with </w:t>
        </w:r>
        <w:r w:rsidR="00BB031E" w:rsidRPr="00BB031E">
          <w:rPr>
            <w:rStyle w:val="CODE"/>
            <w:rPrChange w:id="3484" w:author="Otter, Martin" w:date="2014-07-07T14:12:00Z">
              <w:rPr/>
            </w:rPrChange>
          </w:rPr>
          <w:t xml:space="preserve">causality = </w:t>
        </w:r>
      </w:ins>
      <w:ins w:id="3485" w:author="Otter, Martin" w:date="2014-07-07T14:12:00Z">
        <w:r w:rsidR="00BB031E">
          <w:rPr>
            <w:rStyle w:val="CODE"/>
            <w:rFonts w:cs="Courier New"/>
          </w:rPr>
          <w:t>″</w:t>
        </w:r>
        <w:r w:rsidR="00BB031E" w:rsidRPr="00BB031E">
          <w:rPr>
            <w:rStyle w:val="CODE"/>
            <w:rPrChange w:id="3486" w:author="Otter, Martin" w:date="2014-07-07T14:12:00Z">
              <w:rPr/>
            </w:rPrChange>
          </w:rPr>
          <w:t>input</w:t>
        </w:r>
        <w:r w:rsidR="00BB031E">
          <w:rPr>
            <w:rStyle w:val="CODE"/>
            <w:rFonts w:cs="Courier New"/>
          </w:rPr>
          <w:t>″</w:t>
        </w:r>
        <w:r w:rsidR="00BB031E">
          <w:t>)</w:t>
        </w:r>
      </w:ins>
      <w:ins w:id="3487" w:author="Otter, Martin" w:date="2014-07-07T14:10:00Z">
        <w:r w:rsidR="00BB031E">
          <w:t>, of the independent variable (</w:t>
        </w:r>
      </w:ins>
      <w:ins w:id="3488" w:author="Otter, Martin" w:date="2014-07-07T14:12:00Z">
        <w:r w:rsidR="00BB031E">
          <w:t xml:space="preserve">= variable with </w:t>
        </w:r>
        <w:r w:rsidR="00BB031E" w:rsidRPr="00BB031E">
          <w:rPr>
            <w:rStyle w:val="CODE"/>
            <w:rPrChange w:id="3489" w:author="Otter, Martin" w:date="2014-07-07T14:13:00Z">
              <w:rPr/>
            </w:rPrChange>
          </w:rPr>
          <w:t xml:space="preserve">causality = </w:t>
        </w:r>
      </w:ins>
      <w:ins w:id="3490" w:author="Otter, Martin" w:date="2014-07-07T14:13:00Z">
        <w:r w:rsidR="00BB031E">
          <w:rPr>
            <w:rStyle w:val="CODE"/>
            <w:rFonts w:cs="Courier New"/>
          </w:rPr>
          <w:t>″</w:t>
        </w:r>
      </w:ins>
      <w:ins w:id="3491" w:author="Otter, Martin" w:date="2014-07-07T14:12:00Z">
        <w:r w:rsidR="00BB031E" w:rsidRPr="00BB031E">
          <w:rPr>
            <w:rStyle w:val="CODE"/>
            <w:rPrChange w:id="3492" w:author="Otter, Martin" w:date="2014-07-07T14:13:00Z">
              <w:rPr/>
            </w:rPrChange>
          </w:rPr>
          <w:t>independent</w:t>
        </w:r>
      </w:ins>
      <w:ins w:id="3493" w:author="Otter, Martin" w:date="2014-07-07T14:13:00Z">
        <w:r w:rsidR="00BB031E">
          <w:rPr>
            <w:rStyle w:val="CODE"/>
            <w:rFonts w:cs="Courier New"/>
          </w:rPr>
          <w:t>″</w:t>
        </w:r>
      </w:ins>
      <w:ins w:id="3494" w:author="Otter, Martin" w:date="2014-07-07T14:12:00Z">
        <w:r w:rsidR="00BB031E">
          <w:t xml:space="preserve">; </w:t>
        </w:r>
      </w:ins>
      <w:ins w:id="3495" w:author="Otter, Martin" w:date="2014-07-07T14:10:00Z">
        <w:r w:rsidR="00BB031E">
          <w:t xml:space="preserve">usually </w:t>
        </w:r>
      </w:ins>
      <w:ins w:id="3496" w:author="Otter, Martin" w:date="2014-07-07T14:13:00Z">
        <w:r w:rsidR="00BB031E">
          <w:t xml:space="preserve">the default value </w:t>
        </w:r>
        <w:r w:rsidR="00BB031E">
          <w:rPr>
            <w:rStyle w:val="CODE"/>
            <w:rFonts w:cs="Courier New"/>
          </w:rPr>
          <w:t>″</w:t>
        </w:r>
      </w:ins>
      <w:ins w:id="3497" w:author="Otter, Martin" w:date="2014-07-07T14:10:00Z">
        <w:r w:rsidR="00BB031E" w:rsidRPr="00BB031E">
          <w:rPr>
            <w:rStyle w:val="CODE"/>
            <w:rPrChange w:id="3498" w:author="Otter, Martin" w:date="2014-07-07T14:13:00Z">
              <w:rPr/>
            </w:rPrChange>
          </w:rPr>
          <w:t>time</w:t>
        </w:r>
      </w:ins>
      <w:ins w:id="3499" w:author="Otter, Martin" w:date="2014-07-07T14:13:00Z">
        <w:r w:rsidR="00BB031E">
          <w:rPr>
            <w:rStyle w:val="CODE"/>
            <w:rFonts w:cs="Courier New"/>
          </w:rPr>
          <w:t>″</w:t>
        </w:r>
      </w:ins>
      <w:ins w:id="3500" w:author="Otter, Martin" w:date="2014-07-07T14:10:00Z">
        <w:r w:rsidR="00BB031E">
          <w:t>)</w:t>
        </w:r>
      </w:ins>
      <w:r w:rsidR="00A1480E">
        <w:t xml:space="preserve"> and of all variables that have a start value with (explicitely or implicitely) </w:t>
      </w:r>
      <w:r w:rsidR="00A1480E" w:rsidRPr="006F760E">
        <w:rPr>
          <w:rStyle w:val="CODE"/>
        </w:rPr>
        <w:t xml:space="preserve">initial = </w:t>
      </w:r>
      <w:ins w:id="3501" w:author="Otter, Martin" w:date="2014-07-07T14:14:00Z">
        <w:r w:rsidR="00BB031E">
          <w:rPr>
            <w:rStyle w:val="CODE"/>
            <w:rFonts w:cs="Courier New"/>
          </w:rPr>
          <w:t>″</w:t>
        </w:r>
      </w:ins>
      <w:r w:rsidR="00A1480E" w:rsidRPr="006F760E">
        <w:rPr>
          <w:rStyle w:val="CODE"/>
        </w:rPr>
        <w:t>exact</w:t>
      </w:r>
      <w:ins w:id="3502" w:author="Otter, Martin" w:date="2014-07-07T14:14:00Z">
        <w:r w:rsidR="00BB031E">
          <w:rPr>
            <w:rStyle w:val="CODE"/>
            <w:rFonts w:cs="Courier New"/>
          </w:rPr>
          <w:t>″</w:t>
        </w:r>
      </w:ins>
      <w:r w:rsidR="00A1480E">
        <w:t xml:space="preserve"> </w:t>
      </w:r>
      <w:r w:rsidRPr="0098259C">
        <w:t xml:space="preserve"> in order to compute the continuous</w:t>
      </w:r>
      <w:r w:rsidR="003A60FD">
        <w:t>-time</w:t>
      </w:r>
      <w:r w:rsidRPr="0098259C">
        <w:t xml:space="preserve"> </w:t>
      </w:r>
      <w:del w:id="3503" w:author="Otter, Martin" w:date="2014-04-15T10:33:00Z">
        <w:r w:rsidRPr="0098259C" w:rsidDel="001664C8">
          <w:delText>and discrete</w:delText>
        </w:r>
        <w:r w:rsidR="003A60FD" w:rsidDel="001664C8">
          <w:delText>-time</w:delText>
        </w:r>
        <w:r w:rsidRPr="0098259C" w:rsidDel="001664C8">
          <w:delText xml:space="preserve"> </w:delText>
        </w:r>
      </w:del>
      <w:r w:rsidRPr="0098259C">
        <w:t xml:space="preserve">states </w:t>
      </w:r>
      <w:ins w:id="3504" w:author="Otter, Martin" w:date="2014-07-07T14:14:00Z">
        <w:r w:rsidR="00BB031E">
          <w:t xml:space="preserve">and the output variables </w:t>
        </w:r>
      </w:ins>
      <w:r w:rsidRPr="0098259C">
        <w:t xml:space="preserve">at the initial time </w:t>
      </w:r>
      <w:r w:rsidRPr="0098259C">
        <w:rPr>
          <w:i/>
        </w:rPr>
        <w:t>t</w:t>
      </w:r>
      <w:r w:rsidRPr="0098259C">
        <w:rPr>
          <w:vertAlign w:val="subscript"/>
        </w:rPr>
        <w:t>0</w:t>
      </w:r>
      <w:r w:rsidRPr="0098259C">
        <w:t xml:space="preserve">. In the above table, </w:t>
      </w:r>
      <w:r w:rsidR="00B9765A">
        <w:t>the</w:t>
      </w:r>
      <w:del w:id="3505" w:author="Otter, Martin" w:date="2014-07-07T14:10:00Z">
        <w:r w:rsidR="00B9765A" w:rsidDel="00BB031E">
          <w:delText>se</w:delText>
        </w:r>
      </w:del>
      <w:r w:rsidR="00B9765A">
        <w:t xml:space="preserve"> variables </w:t>
      </w:r>
      <w:ins w:id="3506" w:author="Otter, Martin" w:date="2014-07-07T14:11:00Z">
        <w:r w:rsidR="00BB031E">
          <w:t xml:space="preserve">with </w:t>
        </w:r>
        <w:r w:rsidR="00BB031E" w:rsidRPr="006F760E">
          <w:rPr>
            <w:rStyle w:val="CODE"/>
          </w:rPr>
          <w:t>initial = exact</w:t>
        </w:r>
        <w:r w:rsidR="00BB031E">
          <w:rPr>
            <w:rStyle w:val="CODE"/>
          </w:rPr>
          <w:t xml:space="preserve"> </w:t>
        </w:r>
      </w:ins>
      <w:r w:rsidR="00B9765A">
        <w:t xml:space="preserve">are collected together in </w:t>
      </w:r>
      <w:proofErr w:type="gramStart"/>
      <w:r w:rsidR="00B9765A">
        <w:t>variabl</w:t>
      </w:r>
      <w:r w:rsidR="00B9765A" w:rsidRPr="00A1480E">
        <w:t xml:space="preserve">e </w:t>
      </w:r>
      <w:proofErr w:type="gramEnd"/>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Pr="0098259C">
        <w:t xml:space="preserve"> initialization might be defined by </w:t>
      </w:r>
      <w:r w:rsidR="00B9765A">
        <w:t xml:space="preserve">providing initial start values for </w:t>
      </w:r>
      <w:r w:rsidRPr="0098259C">
        <w:t>the states</w:t>
      </w:r>
      <w:proofErr w:type="gramStart"/>
      <w:r w:rsidRPr="0098259C">
        <w:t xml:space="preserve">, </w:t>
      </w:r>
      <w:proofErr w:type="gramEnd"/>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 and it is</w:t>
      </w:r>
      <w:r w:rsidR="00B9765A">
        <w:t xml:space="preserve"> required that an FMU solves a well-defined initialization problem inside the FMU in Initialization Mode.</w:t>
      </w:r>
    </w:p>
    <w:p w14:paraId="7987F749" w14:textId="02F808BF" w:rsidR="00A1480E" w:rsidRPr="0098259C" w:rsidRDefault="00A1480E" w:rsidP="006F760E">
      <w:pPr>
        <w:pStyle w:val="Textkrper-Zeileneinzug"/>
      </w:pPr>
      <w:r>
        <w:t xml:space="preserve">After calling </w:t>
      </w:r>
      <w:del w:id="3507" w:author="Otter, Martin" w:date="2014-04-09T11:00:00Z">
        <w:r w:rsidR="004100A9" w:rsidDel="00140C25">
          <w:rPr>
            <w:rStyle w:val="CODE"/>
          </w:rPr>
          <w:delText>fmi</w:delText>
        </w:r>
      </w:del>
      <w:ins w:id="3508" w:author="Otter, Martin" w:date="2014-04-09T11:00:00Z">
        <w:r w:rsidR="00140C25">
          <w:rPr>
            <w:rStyle w:val="CODE"/>
          </w:rPr>
          <w:t>fmi2</w:t>
        </w:r>
      </w:ins>
      <w:r w:rsidR="004100A9">
        <w:rPr>
          <w:rStyle w:val="CODE"/>
        </w:rPr>
        <w:t>ExitInitializationMode</w:t>
      </w:r>
      <w:r>
        <w:t xml:space="preserve"> the FMU is implicitely in Event Mode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 if needed also iteratively due to an algebraic loop. Once finalized, </w:t>
      </w:r>
      <w:del w:id="3509" w:author="Otter, Martin" w:date="2014-04-09T11:00:00Z">
        <w:r w:rsidRPr="006F760E" w:rsidDel="00140C25">
          <w:rPr>
            <w:rStyle w:val="CODE"/>
          </w:rPr>
          <w:delText>fmi</w:delText>
        </w:r>
      </w:del>
      <w:ins w:id="3510" w:author="Otter, Martin" w:date="2014-04-09T11:00:00Z">
        <w:r w:rsidR="00140C25">
          <w:rPr>
            <w:rStyle w:val="CODE"/>
          </w:rPr>
          <w:t>fmi2</w:t>
        </w:r>
      </w:ins>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007441FC"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 and therefore</w:t>
      </w:r>
      <w:r w:rsidR="00B9765A">
        <w:t xml:space="preserve"> the corresponding FMU outputs</w:t>
      </w:r>
      <w:r w:rsidRPr="0098259C">
        <w:t xml:space="preserve"> must be </w:t>
      </w:r>
      <w:r w:rsidRPr="0098259C">
        <w:lastRenderedPageBreak/>
        <w:t>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del w:id="3511" w:author="Otter, Martin" w:date="2014-04-09T11:00:00Z">
        <w:r w:rsidR="00F96EA4" w:rsidRPr="006F760E" w:rsidDel="00140C25">
          <w:rPr>
            <w:rStyle w:val="CODE"/>
          </w:rPr>
          <w:delText>fmi</w:delText>
        </w:r>
      </w:del>
      <w:ins w:id="3512" w:author="Otter, Martin" w:date="2014-04-09T11:00:00Z">
        <w:r w:rsidR="00140C25">
          <w:rPr>
            <w:rStyle w:val="CODE"/>
          </w:rPr>
          <w:t>fmi2</w:t>
        </w:r>
      </w:ins>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7777777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proofErr w:type="gramStart"/>
      <w:r w:rsidR="00F96EA4" w:rsidRPr="00044F2D">
        <w:rPr>
          <w:b/>
        </w:rPr>
        <w:t>z</w:t>
      </w:r>
      <w:r w:rsidR="00F96EA4">
        <w:t xml:space="preserve"> </w:t>
      </w:r>
      <w:r w:rsidRPr="0098259C">
        <w:t>ha</w:t>
      </w:r>
      <w:r w:rsidR="00F96EA4">
        <w:t>ve</w:t>
      </w:r>
      <w:proofErr w:type="gramEnd"/>
      <w:r w:rsidRPr="0098259C">
        <w:t xml:space="preserve"> to be </w:t>
      </w:r>
      <w:r w:rsidR="00F96EA4">
        <w:t>inquired</w:t>
      </w:r>
      <w:r w:rsidRPr="0098259C">
        <w:t xml:space="preserve"> at every completed integrator step. Once the event indicators signal a change of their domain, </w:t>
      </w:r>
      <w:proofErr w:type="gramStart"/>
      <w:r w:rsidRPr="0098259C">
        <w:t>an iteration</w:t>
      </w:r>
      <w:proofErr w:type="gramEnd"/>
      <w:r w:rsidRPr="0098259C">
        <w:t xml:space="preserve"> over time is performed between the previous and the actual completed integrator step, in order to determine the time instant of the domain change up to a certain precision.</w:t>
      </w:r>
    </w:p>
    <w:p w14:paraId="32D97F3E" w14:textId="3E418B37"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 xml:space="preserve">In this mode systems of equations over connected FMUs </w:t>
      </w:r>
      <w:r w:rsidR="002A451A">
        <w:t xml:space="preserve">might be solved </w:t>
      </w:r>
      <w:r w:rsidR="000A71BB">
        <w:t xml:space="preserve">(similarily as in Continuous-Time Mode). Once convergence is reached, </w:t>
      </w:r>
      <w:del w:id="3513" w:author="Otter, Martin" w:date="2014-04-09T11:00:00Z">
        <w:r w:rsidR="000A71BB" w:rsidRPr="00044F2D" w:rsidDel="00140C25">
          <w:rPr>
            <w:rStyle w:val="CODE"/>
          </w:rPr>
          <w:delText>fmi</w:delText>
        </w:r>
      </w:del>
      <w:proofErr w:type="gramStart"/>
      <w:ins w:id="3514" w:author="Otter, Martin" w:date="2014-04-09T11:00:00Z">
        <w:r w:rsidR="00140C25">
          <w:rPr>
            <w:rStyle w:val="CODE"/>
          </w:rPr>
          <w:t>fmi2</w:t>
        </w:r>
      </w:ins>
      <w:r w:rsidR="00840DE4">
        <w:rPr>
          <w:rStyle w:val="CODE"/>
        </w:rPr>
        <w:t>NewDiscreteStates</w:t>
      </w:r>
      <w:r w:rsidR="000A71BB" w:rsidRPr="00044F2D">
        <w:rPr>
          <w:rStyle w:val="CODE"/>
        </w:rPr>
        <w:t>(</w:t>
      </w:r>
      <w:proofErr w:type="gramEnd"/>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ins w:id="3515" w:author="Otter, Martin" w:date="2014-04-15T10:33:00Z">
        <w:r w:rsidR="001664C8">
          <w:t xml:space="preserve">defined internally in the FMU </w:t>
        </w:r>
      </w:ins>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(e.g. because the FMU describes internally a state machine, and transitions are still able to fire, but new inputs shall be taken into account).</w:t>
      </w:r>
    </w:p>
    <w:p w14:paraId="5CF34A95" w14:textId="28905001"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del w:id="3516" w:author="Otter, Martin" w:date="2014-04-09T11:00:00Z">
        <w:r w:rsidR="009236DE" w:rsidRPr="0098259C" w:rsidDel="00140C25">
          <w:rPr>
            <w:rStyle w:val="CODE"/>
          </w:rPr>
          <w:delText>fmi</w:delText>
        </w:r>
      </w:del>
      <w:proofErr w:type="gramStart"/>
      <w:ins w:id="3517" w:author="Otter, Martin" w:date="2014-04-09T11:00:00Z">
        <w:r w:rsidR="00140C25">
          <w:rPr>
            <w:rStyle w:val="CODE"/>
          </w:rPr>
          <w:t>fmi2</w:t>
        </w:r>
      </w:ins>
      <w:r w:rsidR="009236DE" w:rsidRPr="0098259C">
        <w:rPr>
          <w:rStyle w:val="CODE"/>
        </w:rPr>
        <w:t>Set</w:t>
      </w:r>
      <w:r w:rsidRPr="0098259C">
        <w:rPr>
          <w:rStyle w:val="CODE"/>
        </w:rPr>
        <w:t>XXX(</w:t>
      </w:r>
      <w:proofErr w:type="gramEnd"/>
      <w:r w:rsidRPr="0098259C">
        <w:rPr>
          <w:rStyle w:val="CODE"/>
        </w:rPr>
        <w:t>..)</w:t>
      </w:r>
      <w:r w:rsidRPr="0098259C">
        <w:t xml:space="preserve"> C-function calls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85465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3518" w:name="_Toc393466409"/>
      <w:r w:rsidRPr="0098259C">
        <w:t>FMI Application Programming Interface</w:t>
      </w:r>
      <w:bookmarkEnd w:id="3518"/>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3519" w:name="_Ref240459819"/>
      <w:bookmarkStart w:id="3520" w:name="_Toc240646369"/>
      <w:bookmarkStart w:id="3521" w:name="_Toc247884542"/>
      <w:bookmarkStart w:id="3522" w:name="_Ref289632501"/>
      <w:bookmarkStart w:id="3523" w:name="_Toc393466410"/>
      <w:r w:rsidRPr="0098259C">
        <w:t>Providing Independent Variables and Re-initialization of Caching</w:t>
      </w:r>
      <w:bookmarkEnd w:id="3519"/>
      <w:bookmarkEnd w:id="3520"/>
      <w:bookmarkEnd w:id="3521"/>
      <w:bookmarkEnd w:id="3522"/>
      <w:bookmarkEnd w:id="3523"/>
    </w:p>
    <w:p w14:paraId="53CC297E" w14:textId="77777777"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Pr="0098259C">
        <w:t xml:space="preserve"> during the iteration of an integrator step, only the state derivatives need to be computed, provided the output of a model is not connected. It might be that at the same time instant other variables are needed. </w:t>
      </w:r>
      <w:r w:rsidR="009F2AEB" w:rsidRPr="0098259C">
        <w:t>For example</w:t>
      </w:r>
      <w:r w:rsidRPr="0098259C">
        <w:t xml:space="preserve"> if an integrator step is completed, the </w:t>
      </w:r>
      <w:r w:rsidR="00782197" w:rsidRPr="0098259C">
        <w:t xml:space="preserve">event </w:t>
      </w:r>
      <w:r w:rsidRPr="0098259C">
        <w:t>indicator functions need to be c</w:t>
      </w:r>
      <w:r w:rsidR="00132D52" w:rsidRPr="0098259C">
        <w:t>omputed as well. For efficiency</w:t>
      </w:r>
      <w:r w:rsidRPr="0098259C">
        <w:t xml:space="preserve"> it is then important that in the call to compute the</w:t>
      </w:r>
      <w:r w:rsidR="00782197" w:rsidRPr="0098259C">
        <w:t xml:space="preserve"> event</w:t>
      </w:r>
      <w:r w:rsidRPr="0098259C">
        <w:t xml:space="preserve"> indicator functions, the state derivatives are not newly computed, if they have been computed already at the present time instant.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w:t>
      </w:r>
      <w:proofErr w:type="gramStart"/>
      <w:r w:rsidRPr="0098259C">
        <w:t>call,</w:t>
      </w:r>
      <w:proofErr w:type="gramEnd"/>
      <w:r w:rsidRPr="0098259C">
        <w:t xml:space="preserve">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600"/>
        <w:gridCol w:w="8858"/>
      </w:tblGrid>
      <w:tr w:rsidR="00990EFE" w:rsidRPr="0098259C" w14:paraId="68C42D0D" w14:textId="77777777" w:rsidTr="00623D18">
        <w:tc>
          <w:tcPr>
            <w:tcW w:w="9458" w:type="dxa"/>
            <w:gridSpan w:val="2"/>
            <w:shd w:val="clear" w:color="auto" w:fill="auto"/>
          </w:tcPr>
          <w:p w14:paraId="48D32F23" w14:textId="108127B0" w:rsidR="00990EFE" w:rsidRPr="0098259C" w:rsidRDefault="009236DE" w:rsidP="00286E41">
            <w:pPr>
              <w:pStyle w:val="Textkrper-Tabelle"/>
              <w:spacing w:before="240"/>
              <w:ind w:left="23"/>
            </w:pPr>
            <w:del w:id="3524" w:author="Otter, Martin" w:date="2014-04-09T11:00:00Z">
              <w:r w:rsidRPr="0098259C" w:rsidDel="00140C25">
                <w:rPr>
                  <w:rStyle w:val="CODE"/>
                </w:rPr>
                <w:delText>fmi</w:delText>
              </w:r>
            </w:del>
            <w:ins w:id="3525" w:author="Otter, Martin" w:date="2014-04-09T11:00:00Z">
              <w:r w:rsidR="00140C25">
                <w:rPr>
                  <w:rStyle w:val="CODE"/>
                </w:rPr>
                <w:t>fmi2</w:t>
              </w:r>
            </w:ins>
            <w:r w:rsidRPr="0098259C">
              <w:rPr>
                <w:rStyle w:val="CODE"/>
              </w:rPr>
              <w:t>Status</w:t>
            </w:r>
            <w:r w:rsidR="00990EFE" w:rsidRPr="0098259C">
              <w:rPr>
                <w:rStyle w:val="CODE"/>
                <w:rFonts w:cs="Courier New"/>
              </w:rPr>
              <w:t xml:space="preserve"> </w:t>
            </w:r>
            <w:del w:id="3526" w:author="Otter, Martin" w:date="2014-04-09T11:00:00Z">
              <w:r w:rsidRPr="0098259C" w:rsidDel="00140C25">
                <w:rPr>
                  <w:rStyle w:val="CODE"/>
                  <w:rFonts w:cs="Courier New"/>
                </w:rPr>
                <w:delText>fmi</w:delText>
              </w:r>
            </w:del>
            <w:ins w:id="3527" w:author="Otter, Martin" w:date="2014-04-09T11:00:00Z">
              <w:r w:rsidR="00140C25">
                <w:rPr>
                  <w:rStyle w:val="CODE"/>
                  <w:rFonts w:cs="Courier New"/>
                </w:rPr>
                <w:t>fmi2</w:t>
              </w:r>
            </w:ins>
            <w:r w:rsidRPr="0098259C">
              <w:rPr>
                <w:rStyle w:val="CODE"/>
                <w:rFonts w:cs="Courier New"/>
              </w:rPr>
              <w:t>SetTime</w:t>
            </w:r>
            <w:r w:rsidR="00990EFE" w:rsidRPr="0098259C">
              <w:rPr>
                <w:rStyle w:val="CODE"/>
                <w:rFonts w:cs="Courier New"/>
              </w:rPr>
              <w:t>(</w:t>
            </w:r>
            <w:del w:id="3528" w:author="Otter, Martin" w:date="2014-04-09T11:00:00Z">
              <w:r w:rsidR="001D30BC" w:rsidRPr="0098259C" w:rsidDel="00140C25">
                <w:rPr>
                  <w:rStyle w:val="CODE"/>
                  <w:rFonts w:cs="Courier New"/>
                </w:rPr>
                <w:delText>fmi</w:delText>
              </w:r>
            </w:del>
            <w:ins w:id="3529" w:author="Otter, Martin" w:date="2014-04-09T11:00:00Z">
              <w:r w:rsidR="00140C25">
                <w:rPr>
                  <w:rStyle w:val="CODE"/>
                  <w:rFonts w:cs="Courier New"/>
                </w:rPr>
                <w:t>fmi2</w:t>
              </w:r>
            </w:ins>
            <w:r w:rsidR="001D30BC" w:rsidRPr="0098259C">
              <w:rPr>
                <w:rStyle w:val="CODE"/>
                <w:rFonts w:cs="Courier New"/>
              </w:rPr>
              <w:t>Component c</w:t>
            </w:r>
            <w:r w:rsidR="00990EFE" w:rsidRPr="0098259C">
              <w:rPr>
                <w:rStyle w:val="CODE"/>
                <w:rFonts w:cs="Courier New"/>
              </w:rPr>
              <w:t xml:space="preserve">, </w:t>
            </w:r>
            <w:del w:id="3530" w:author="Otter, Martin" w:date="2014-04-09T11:00:00Z">
              <w:r w:rsidRPr="0098259C" w:rsidDel="00140C25">
                <w:rPr>
                  <w:rStyle w:val="CODE"/>
                  <w:rFonts w:cs="Courier New"/>
                </w:rPr>
                <w:delText>fmi</w:delText>
              </w:r>
            </w:del>
            <w:ins w:id="3531" w:author="Otter, Martin" w:date="2014-04-09T11:00:00Z">
              <w:r w:rsidR="00140C25">
                <w:rPr>
                  <w:rStyle w:val="CODE"/>
                  <w:rFonts w:cs="Courier New"/>
                </w:rPr>
                <w:t>fmi2</w:t>
              </w:r>
            </w:ins>
            <w:r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652CE0D3" w:rsidR="00990EFE" w:rsidRPr="0098259C" w:rsidRDefault="009236DE" w:rsidP="00990EFE">
            <w:pPr>
              <w:pStyle w:val="Textkrper-Tabelle"/>
              <w:rPr>
                <w:rFonts w:ascii="Courier New" w:hAnsi="Courier New" w:cs="Courier New"/>
                <w:sz w:val="19"/>
              </w:rPr>
            </w:pPr>
            <w:del w:id="3532" w:author="Otter, Martin" w:date="2014-04-09T11:00:00Z">
              <w:r w:rsidRPr="0098259C" w:rsidDel="00140C25">
                <w:rPr>
                  <w:rStyle w:val="CODE"/>
                </w:rPr>
                <w:lastRenderedPageBreak/>
                <w:delText>fmi</w:delText>
              </w:r>
            </w:del>
            <w:ins w:id="3533" w:author="Otter, Martin" w:date="2014-04-09T11:00:00Z">
              <w:r w:rsidR="00140C25">
                <w:rPr>
                  <w:rStyle w:val="CODE"/>
                </w:rPr>
                <w:t>fmi2</w:t>
              </w:r>
            </w:ins>
            <w:r w:rsidRPr="0098259C">
              <w:rPr>
                <w:rStyle w:val="CODE"/>
              </w:rPr>
              <w:t>Status</w:t>
            </w:r>
            <w:r w:rsidR="00990EFE" w:rsidRPr="0098259C">
              <w:rPr>
                <w:rStyle w:val="CODE"/>
                <w:rFonts w:cs="Courier New"/>
              </w:rPr>
              <w:t xml:space="preserve"> </w:t>
            </w:r>
            <w:del w:id="3534" w:author="Otter, Martin" w:date="2014-04-09T11:00:00Z">
              <w:r w:rsidRPr="0098259C" w:rsidDel="00140C25">
                <w:rPr>
                  <w:rStyle w:val="CODE"/>
                  <w:rFonts w:cs="Courier New"/>
                </w:rPr>
                <w:delText>fmi</w:delText>
              </w:r>
            </w:del>
            <w:ins w:id="3535" w:author="Otter, Martin" w:date="2014-04-09T11:00:00Z">
              <w:r w:rsidR="00140C25">
                <w:rPr>
                  <w:rStyle w:val="CODE"/>
                  <w:rFonts w:cs="Courier New"/>
                </w:rPr>
                <w:t>fmi2</w:t>
              </w:r>
            </w:ins>
            <w:r w:rsidRPr="0098259C">
              <w:rPr>
                <w:rStyle w:val="CODE"/>
                <w:rFonts w:cs="Courier New"/>
              </w:rPr>
              <w:t>SetContinuousStates</w:t>
            </w:r>
            <w:r w:rsidR="00990EFE" w:rsidRPr="0098259C">
              <w:rPr>
                <w:rStyle w:val="CODE"/>
                <w:rFonts w:cs="Courier New"/>
              </w:rPr>
              <w:t>(</w:t>
            </w:r>
            <w:del w:id="3536" w:author="Otter, Martin" w:date="2014-04-09T11:00:00Z">
              <w:r w:rsidR="001D30BC" w:rsidRPr="0098259C" w:rsidDel="00140C25">
                <w:rPr>
                  <w:rStyle w:val="CODE"/>
                  <w:rFonts w:cs="Courier New"/>
                </w:rPr>
                <w:delText>fmi</w:delText>
              </w:r>
            </w:del>
            <w:ins w:id="3537" w:author="Otter, Martin" w:date="2014-04-09T11:00:00Z">
              <w:r w:rsidR="00140C25">
                <w:rPr>
                  <w:rStyle w:val="CODE"/>
                  <w:rFonts w:cs="Courier New"/>
                </w:rPr>
                <w:t>fmi2</w:t>
              </w:r>
            </w:ins>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del w:id="3538" w:author="Otter, Martin" w:date="2014-04-09T11:00:00Z">
              <w:r w:rsidRPr="0098259C" w:rsidDel="00140C25">
                <w:rPr>
                  <w:rStyle w:val="CODE"/>
                  <w:rFonts w:cs="Courier New"/>
                </w:rPr>
                <w:delText>fmi</w:delText>
              </w:r>
            </w:del>
            <w:ins w:id="3539" w:author="Otter, Martin" w:date="2014-04-09T11:00:00Z">
              <w:r w:rsidR="00140C25">
                <w:rPr>
                  <w:rStyle w:val="CODE"/>
                  <w:rFonts w:cs="Courier New"/>
                </w:rPr>
                <w:t>fmi2</w:t>
              </w:r>
            </w:ins>
            <w:r w:rsidRPr="0098259C">
              <w:rPr>
                <w:rStyle w:val="CODE"/>
                <w:rFonts w:cs="Courier New"/>
              </w:rPr>
              <w:t>Real</w:t>
            </w:r>
            <w:r w:rsidR="00990EFE" w:rsidRPr="0098259C">
              <w:rPr>
                <w:rStyle w:val="CODE"/>
                <w:rFonts w:cs="Courier New"/>
              </w:rPr>
              <w:t xml:space="preserve"> x[], </w:t>
            </w:r>
            <w:ins w:id="3540" w:author="Otter, Martin" w:date="2014-04-25T18:10:00Z">
              <w:r w:rsidR="0065491B">
                <w:rPr>
                  <w:rStyle w:val="CODE"/>
                  <w:rFonts w:cs="Courier New"/>
                </w:rPr>
                <w:br/>
                <w:t xml:space="preserve">                                   </w:t>
              </w:r>
            </w:ins>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7CFEA9C5" w:rsidR="00AD71EE" w:rsidRPr="0098259C" w:rsidRDefault="00990EFE" w:rsidP="00EB5245">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proofErr w:type="gramStart"/>
            <w:r w:rsidR="00EB5245">
              <w:t>,</w:t>
            </w:r>
            <w:proofErr w:type="gramEnd"/>
            <w:r w:rsidR="00EB5245">
              <w:t xml:space="preserve"> the continuous states might also be changed in Event Mode.</w:t>
            </w:r>
            <w:r w:rsidR="00AD71EE" w:rsidRPr="0098259C">
              <w:br/>
              <w:t xml:space="preserve">Note: </w:t>
            </w:r>
            <w:del w:id="3541" w:author="Otter, Martin" w:date="2014-04-09T11:00:00Z">
              <w:r w:rsidR="009236DE" w:rsidRPr="0098259C" w:rsidDel="00140C25">
                <w:rPr>
                  <w:rStyle w:val="CODE"/>
                </w:rPr>
                <w:delText>fmi</w:delText>
              </w:r>
            </w:del>
            <w:ins w:id="3542" w:author="Otter, Martin" w:date="2014-04-09T11:00:00Z">
              <w:r w:rsidR="00140C25">
                <w:rPr>
                  <w:rStyle w:val="CODE"/>
                </w:rPr>
                <w:t>fmi2</w:t>
              </w:r>
            </w:ins>
            <w:r w:rsidR="009236DE" w:rsidRPr="0098259C">
              <w:rPr>
                <w:rStyle w:val="CODE"/>
              </w:rPr>
              <w:t>Status</w:t>
            </w:r>
            <w:r w:rsidR="00AD71EE" w:rsidRPr="0098259C">
              <w:rPr>
                <w:rStyle w:val="CODE"/>
              </w:rPr>
              <w:t xml:space="preserve"> = </w:t>
            </w:r>
            <w:del w:id="3543" w:author="Otter, Martin" w:date="2014-04-09T11:00:00Z">
              <w:r w:rsidR="009236DE" w:rsidRPr="0098259C" w:rsidDel="00140C25">
                <w:rPr>
                  <w:rStyle w:val="CODE"/>
                </w:rPr>
                <w:delText>fmi</w:delText>
              </w:r>
            </w:del>
            <w:ins w:id="3544" w:author="Otter, Martin" w:date="2014-04-09T11:00:00Z">
              <w:r w:rsidR="00140C25">
                <w:rPr>
                  <w:rStyle w:val="CODE"/>
                </w:rPr>
                <w:t>fmi2</w:t>
              </w:r>
            </w:ins>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07F56F06" w:rsidR="00AE729E" w:rsidRPr="0098259C" w:rsidRDefault="00AE729E" w:rsidP="00AE729E">
            <w:pPr>
              <w:pStyle w:val="Textkrper-Tabelle"/>
              <w:ind w:left="23"/>
              <w:rPr>
                <w:rStyle w:val="CODE"/>
              </w:rPr>
            </w:pPr>
            <w:del w:id="3545" w:author="Otter, Martin" w:date="2014-04-09T11:00:00Z">
              <w:r w:rsidRPr="0098259C" w:rsidDel="00140C25">
                <w:rPr>
                  <w:rStyle w:val="CODE"/>
                </w:rPr>
                <w:delText>fmi</w:delText>
              </w:r>
            </w:del>
            <w:ins w:id="3546" w:author="Otter, Martin" w:date="2014-04-09T11:00:00Z">
              <w:r w:rsidR="00140C25">
                <w:rPr>
                  <w:rStyle w:val="CODE"/>
                </w:rPr>
                <w:t>fmi2</w:t>
              </w:r>
            </w:ins>
            <w:r w:rsidRPr="0098259C">
              <w:rPr>
                <w:rStyle w:val="CODE"/>
              </w:rPr>
              <w:t xml:space="preserve">Status </w:t>
            </w:r>
            <w:del w:id="3547" w:author="Otter, Martin" w:date="2014-04-09T11:00:00Z">
              <w:r w:rsidRPr="0098259C" w:rsidDel="00140C25">
                <w:rPr>
                  <w:rStyle w:val="CODE"/>
                </w:rPr>
                <w:delText>fmi</w:delText>
              </w:r>
            </w:del>
            <w:proofErr w:type="gramStart"/>
            <w:ins w:id="3548" w:author="Otter, Martin" w:date="2014-04-09T11:00:00Z">
              <w:r w:rsidR="00140C25">
                <w:rPr>
                  <w:rStyle w:val="CODE"/>
                </w:rPr>
                <w:t>fmi2</w:t>
              </w:r>
            </w:ins>
            <w:r w:rsidRPr="0098259C">
              <w:rPr>
                <w:rStyle w:val="CODE"/>
              </w:rPr>
              <w:t>SetXXX(</w:t>
            </w:r>
            <w:proofErr w:type="gramEnd"/>
            <w:r w:rsidRPr="0098259C">
              <w:rPr>
                <w:rStyle w:val="CODE"/>
              </w:rPr>
              <w:t>..);</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B5860BC"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ins w:id="3549" w:author="Otter, Martin" w:date="2014-03-26T17:09:00Z">
              <w:r w:rsidR="00BB29C0">
                <w:fldChar w:fldCharType="begin"/>
              </w:r>
              <w:r w:rsidR="00BB29C0">
                <w:instrText xml:space="preserve"> REF _Ref383617125 \n \h </w:instrText>
              </w:r>
            </w:ins>
            <w:r w:rsidR="00BB29C0">
              <w:fldChar w:fldCharType="separate"/>
            </w:r>
            <w:r w:rsidR="00854655">
              <w:t>2.1.7</w:t>
            </w:r>
            <w:ins w:id="3550" w:author="Otter, Martin" w:date="2014-03-26T17:09:00Z">
              <w:r w:rsidR="00BB29C0">
                <w:fldChar w:fldCharType="end"/>
              </w:r>
            </w:ins>
            <w:del w:id="3551" w:author="Otter, Martin" w:date="2014-03-26T17:10:00Z">
              <w:r w:rsidRPr="0098259C" w:rsidDel="00BB29C0">
                <w:fldChar w:fldCharType="begin"/>
              </w:r>
              <w:r w:rsidRPr="0098259C" w:rsidDel="00BB29C0">
                <w:delInstrText xml:space="preserve"> REF _Ref289783610 \n \h </w:delInstrText>
              </w:r>
              <w:r w:rsidRPr="0098259C" w:rsidDel="00BB29C0">
                <w:fldChar w:fldCharType="separate"/>
              </w:r>
              <w:r w:rsidR="000D02E8" w:rsidDel="00BB29C0">
                <w:delText>2.1.6</w:delText>
              </w:r>
              <w:r w:rsidRPr="0098259C" w:rsidDel="00BB29C0">
                <w:fldChar w:fldCharType="end"/>
              </w:r>
            </w:del>
            <w:r w:rsidRPr="0098259C">
              <w:t>.</w:t>
            </w:r>
          </w:p>
        </w:tc>
      </w:tr>
    </w:tbl>
    <w:p w14:paraId="2B0743C2" w14:textId="6DB0FFE9" w:rsidR="00990EFE" w:rsidRPr="0098259C" w:rsidRDefault="00D23B8A" w:rsidP="00990EFE">
      <w:pPr>
        <w:pStyle w:val="Textkrper"/>
        <w:rPr>
          <w:rFonts w:ascii="Courier New" w:hAnsi="Courier New" w:cs="Courier New"/>
          <w:sz w:val="19"/>
        </w:rPr>
      </w:pPr>
      <w:r>
        <w:t>[</w:t>
      </w:r>
      <w:r w:rsidR="00990EFE" w:rsidRPr="00044F2D">
        <w:rPr>
          <w:i/>
        </w:rPr>
        <w:t xml:space="preserve">The functions above have the slight drawback that values must always be copied, </w:t>
      </w:r>
      <w:r w:rsidR="009F2AEB" w:rsidRPr="00044F2D">
        <w:rPr>
          <w:i/>
        </w:rPr>
        <w:t>for example</w:t>
      </w:r>
      <w:r w:rsidR="00990EFE" w:rsidRPr="00044F2D">
        <w:rPr>
          <w:i/>
        </w:rPr>
        <w:t xml:space="preserve"> a call to “</w:t>
      </w:r>
      <w:del w:id="3552" w:author="Otter, Martin" w:date="2014-04-09T11:00:00Z">
        <w:r w:rsidR="009236DE" w:rsidRPr="00044F2D" w:rsidDel="00140C25">
          <w:rPr>
            <w:rStyle w:val="CODE"/>
            <w:rFonts w:cs="Courier New"/>
            <w:i/>
          </w:rPr>
          <w:delText>fmi</w:delText>
        </w:r>
      </w:del>
      <w:ins w:id="3553" w:author="Otter, Martin" w:date="2014-04-09T11:00:00Z">
        <w:r w:rsidR="00140C25">
          <w:rPr>
            <w:rStyle w:val="CODE"/>
            <w:rFonts w:cs="Courier New"/>
            <w:i/>
          </w:rPr>
          <w:t>fmi2</w:t>
        </w:r>
      </w:ins>
      <w:r w:rsidR="009236DE" w:rsidRPr="00044F2D">
        <w:rPr>
          <w:rStyle w:val="CODE"/>
          <w:rFonts w:cs="Courier New"/>
          <w:i/>
        </w:rPr>
        <w:t>SetContinuousStates</w:t>
      </w:r>
      <w:r w:rsidR="00990EFE" w:rsidRPr="00044F2D">
        <w:rPr>
          <w:i/>
        </w:rPr>
        <w:t>” will provide the actual states in a vector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3554" w:name="_Ref235854743"/>
      <w:bookmarkStart w:id="3555" w:name="_Toc240646370"/>
      <w:bookmarkStart w:id="3556" w:name="_Toc247884543"/>
      <w:bookmarkStart w:id="3557" w:name="_Toc393466411"/>
      <w:r w:rsidRPr="0098259C">
        <w:t>Evaluation of Model Equations</w:t>
      </w:r>
      <w:bookmarkEnd w:id="3554"/>
      <w:bookmarkEnd w:id="3555"/>
      <w:bookmarkEnd w:id="3556"/>
      <w:bookmarkEnd w:id="3557"/>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600"/>
        <w:gridCol w:w="8858"/>
      </w:tblGrid>
      <w:tr w:rsidR="005666E8" w:rsidRPr="001F19CD" w14:paraId="4381EFA6" w14:textId="77777777" w:rsidTr="00276CAE">
        <w:tc>
          <w:tcPr>
            <w:tcW w:w="9458" w:type="dxa"/>
            <w:gridSpan w:val="2"/>
            <w:shd w:val="clear" w:color="auto" w:fill="auto"/>
          </w:tcPr>
          <w:p w14:paraId="262A656E" w14:textId="719C7EDC" w:rsidR="005666E8" w:rsidRPr="001F19CD" w:rsidRDefault="005666E8" w:rsidP="004100A9">
            <w:pPr>
              <w:pStyle w:val="Textkrper-Tabelle"/>
              <w:ind w:left="23"/>
              <w:rPr>
                <w:rFonts w:ascii="Courier New" w:hAnsi="Courier New" w:cs="Courier New"/>
                <w:sz w:val="19"/>
              </w:rPr>
            </w:pPr>
            <w:del w:id="3558" w:author="Otter, Martin" w:date="2014-04-09T11:00:00Z">
              <w:r w:rsidRPr="0098259C" w:rsidDel="00140C25">
                <w:rPr>
                  <w:rStyle w:val="CODE"/>
                </w:rPr>
                <w:delText>fmi</w:delText>
              </w:r>
            </w:del>
            <w:ins w:id="3559" w:author="Otter, Martin" w:date="2014-04-09T11:00:00Z">
              <w:r w:rsidR="00140C25">
                <w:rPr>
                  <w:rStyle w:val="CODE"/>
                </w:rPr>
                <w:t>fmi2</w:t>
              </w:r>
            </w:ins>
            <w:r w:rsidRPr="0098259C">
              <w:rPr>
                <w:rStyle w:val="CODE"/>
              </w:rPr>
              <w:t>Status</w:t>
            </w:r>
            <w:r w:rsidRPr="0098259C">
              <w:rPr>
                <w:rStyle w:val="CODE"/>
                <w:rFonts w:cs="Courier New"/>
              </w:rPr>
              <w:t xml:space="preserve"> </w:t>
            </w:r>
            <w:del w:id="3560" w:author="Otter, Martin" w:date="2014-04-09T11:00:00Z">
              <w:r w:rsidRPr="0098259C" w:rsidDel="00140C25">
                <w:rPr>
                  <w:rStyle w:val="CODE"/>
                  <w:rFonts w:cs="Courier New"/>
                </w:rPr>
                <w:delText>fmi</w:delText>
              </w:r>
            </w:del>
            <w:ins w:id="3561" w:author="Otter, Martin" w:date="2014-04-09T11:00:00Z">
              <w:r w:rsidR="00140C25">
                <w:rPr>
                  <w:rStyle w:val="CODE"/>
                  <w:rFonts w:cs="Courier New"/>
                </w:rPr>
                <w:t>fmi2</w:t>
              </w:r>
            </w:ins>
            <w:r>
              <w:rPr>
                <w:rStyle w:val="CODE"/>
                <w:rFonts w:cs="Courier New"/>
              </w:rPr>
              <w:t>EnterEventMode</w:t>
            </w:r>
            <w:r w:rsidRPr="0098259C">
              <w:rPr>
                <w:rStyle w:val="CODE"/>
                <w:rFonts w:cs="Courier New"/>
              </w:rPr>
              <w:t>(</w:t>
            </w:r>
            <w:del w:id="3562" w:author="Otter, Martin" w:date="2014-04-09T11:00:00Z">
              <w:r w:rsidRPr="0098259C" w:rsidDel="00140C25">
                <w:rPr>
                  <w:rStyle w:val="CODE"/>
                  <w:rFonts w:cs="Courier New"/>
                </w:rPr>
                <w:delText>fmi</w:delText>
              </w:r>
            </w:del>
            <w:ins w:id="3563" w:author="Otter, Martin" w:date="2014-04-09T11:00:00Z">
              <w:r w:rsidR="00140C25">
                <w:rPr>
                  <w:rStyle w:val="CODE"/>
                  <w:rFonts w:cs="Courier New"/>
                </w:rPr>
                <w:t>fmi2</w:t>
              </w:r>
            </w:ins>
            <w:r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19045DFD" w:rsidR="005666E8" w:rsidRPr="0098259C" w:rsidRDefault="005666E8" w:rsidP="00276CAE">
            <w:pPr>
              <w:pStyle w:val="Textkrper-Tabelle"/>
              <w:spacing w:before="240"/>
              <w:ind w:left="23"/>
              <w:rPr>
                <w:rStyle w:val="CODE"/>
                <w:rFonts w:cs="Courier New"/>
              </w:rPr>
            </w:pPr>
            <w:del w:id="3564" w:author="Otter, Martin" w:date="2014-04-09T11:00:00Z">
              <w:r w:rsidRPr="0098259C" w:rsidDel="00140C25">
                <w:rPr>
                  <w:rStyle w:val="CODE"/>
                </w:rPr>
                <w:delText>fmi</w:delText>
              </w:r>
            </w:del>
            <w:ins w:id="3565" w:author="Otter, Martin" w:date="2014-04-09T11:00:00Z">
              <w:r w:rsidR="00140C25">
                <w:rPr>
                  <w:rStyle w:val="CODE"/>
                </w:rPr>
                <w:t>fmi2</w:t>
              </w:r>
            </w:ins>
            <w:r w:rsidRPr="0098259C">
              <w:rPr>
                <w:rStyle w:val="CODE"/>
              </w:rPr>
              <w:t>Status</w:t>
            </w:r>
            <w:r w:rsidRPr="0098259C">
              <w:rPr>
                <w:rStyle w:val="CODE"/>
                <w:rFonts w:cs="Courier New"/>
              </w:rPr>
              <w:t xml:space="preserve"> </w:t>
            </w:r>
            <w:del w:id="3566" w:author="Otter, Martin" w:date="2014-04-09T11:00:00Z">
              <w:r w:rsidRPr="0098259C" w:rsidDel="00140C25">
                <w:rPr>
                  <w:rStyle w:val="CODE"/>
                  <w:rFonts w:cs="Courier New"/>
                </w:rPr>
                <w:delText>fmi</w:delText>
              </w:r>
            </w:del>
            <w:ins w:id="3567" w:author="Otter, Martin" w:date="2014-04-09T11:00:00Z">
              <w:r w:rsidR="00140C25">
                <w:rPr>
                  <w:rStyle w:val="CODE"/>
                  <w:rFonts w:cs="Courier New"/>
                </w:rPr>
                <w:t>fmi2</w:t>
              </w:r>
            </w:ins>
            <w:r w:rsidR="00840DE4">
              <w:rPr>
                <w:rStyle w:val="CODE"/>
                <w:rFonts w:cs="Courier New"/>
              </w:rPr>
              <w:t>NewDiscreteStates</w:t>
            </w:r>
            <w:r w:rsidRPr="0098259C">
              <w:rPr>
                <w:rStyle w:val="CODE"/>
                <w:rFonts w:cs="Courier New"/>
              </w:rPr>
              <w:t>(</w:t>
            </w:r>
            <w:del w:id="3568" w:author="Otter, Martin" w:date="2014-04-09T11:00:00Z">
              <w:r w:rsidRPr="0098259C" w:rsidDel="00140C25">
                <w:rPr>
                  <w:rStyle w:val="CODE"/>
                  <w:rFonts w:cs="Courier New"/>
                </w:rPr>
                <w:delText>fmi</w:delText>
              </w:r>
            </w:del>
            <w:ins w:id="3569" w:author="Otter, Martin" w:date="2014-04-09T11:00:00Z">
              <w:r w:rsidR="00140C25">
                <w:rPr>
                  <w:rStyle w:val="CODE"/>
                  <w:rFonts w:cs="Courier New"/>
                </w:rPr>
                <w:t>fmi2</w:t>
              </w:r>
            </w:ins>
            <w:r w:rsidRPr="0098259C">
              <w:rPr>
                <w:rStyle w:val="CODE"/>
                <w:rFonts w:cs="Courier New"/>
              </w:rPr>
              <w:t xml:space="preserve">Component </w:t>
            </w:r>
            <w:r w:rsidR="00396A0B">
              <w:rPr>
                <w:rStyle w:val="CODE"/>
                <w:rFonts w:cs="Courier New"/>
              </w:rPr>
              <w:t xml:space="preserve"> </w:t>
            </w:r>
            <w:r w:rsidRPr="0098259C">
              <w:rPr>
                <w:rStyle w:val="CODE"/>
                <w:rFonts w:cs="Courier New"/>
              </w:rPr>
              <w:t>c</w:t>
            </w:r>
            <w:r>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ins w:id="3570" w:author="Otter, Martin" w:date="2014-04-25T18:10:00Z">
              <w:r w:rsidR="0065491B">
                <w:rPr>
                  <w:rStyle w:val="CODE"/>
                  <w:rFonts w:cs="Courier New"/>
                </w:rPr>
                <w:t xml:space="preserve">  </w:t>
              </w:r>
            </w:ins>
            <w:r w:rsidR="00396A0B">
              <w:rPr>
                <w:rStyle w:val="CODE"/>
                <w:rFonts w:cs="Courier New"/>
              </w:rPr>
              <w:t xml:space="preserve">   </w:t>
            </w:r>
            <w:del w:id="3571" w:author="Otter, Martin" w:date="2014-04-09T11:00:00Z">
              <w:r w:rsidR="00396A0B" w:rsidDel="00140C25">
                <w:rPr>
                  <w:rStyle w:val="CODE"/>
                  <w:rFonts w:cs="Courier New"/>
                </w:rPr>
                <w:delText>fmi</w:delText>
              </w:r>
            </w:del>
            <w:ins w:id="3572" w:author="Otter, Martin" w:date="2014-04-09T11:00:00Z">
              <w:r w:rsidR="00140C25">
                <w:rPr>
                  <w:rStyle w:val="CODE"/>
                  <w:rFonts w:cs="Courier New"/>
                </w:rPr>
                <w:t>fmi2</w:t>
              </w:r>
            </w:ins>
            <w:r w:rsidR="00396A0B">
              <w:rPr>
                <w:rStyle w:val="CODE"/>
                <w:rFonts w:cs="Courier New"/>
              </w:rPr>
              <w:t xml:space="preserve">EventInfo* </w:t>
            </w:r>
            <w:del w:id="3573" w:author="Otter, Martin" w:date="2014-04-09T11:00:00Z">
              <w:r w:rsidR="00396A0B" w:rsidDel="00140C25">
                <w:rPr>
                  <w:rStyle w:val="CODE"/>
                  <w:rFonts w:cs="Courier New"/>
                </w:rPr>
                <w:delText>fmi</w:delText>
              </w:r>
            </w:del>
            <w:ins w:id="3574" w:author="Otter, Martin" w:date="2014-04-09T11:00:00Z">
              <w:r w:rsidR="00140C25">
                <w:rPr>
                  <w:rStyle w:val="CODE"/>
                  <w:rFonts w:cs="Courier New"/>
                </w:rPr>
                <w:t>fmi2</w:t>
              </w:r>
            </w:ins>
            <w:del w:id="3575" w:author="Torsten Blochwitz" w:date="2014-03-27T11:29:00Z">
              <w:r w:rsidR="00396A0B" w:rsidDel="00653A5F">
                <w:rPr>
                  <w:rStyle w:val="CODE"/>
                  <w:rFonts w:cs="Courier New"/>
                </w:rPr>
                <w:delText>E</w:delText>
              </w:r>
            </w:del>
            <w:ins w:id="3576" w:author="Torsten Blochwitz" w:date="2014-03-27T11:30:00Z">
              <w:r w:rsidR="00653A5F">
                <w:rPr>
                  <w:rStyle w:val="CODE"/>
                  <w:rFonts w:cs="Courier New"/>
                </w:rPr>
                <w:t>e</w:t>
              </w:r>
            </w:ins>
            <w:r w:rsidR="00396A0B">
              <w:rPr>
                <w:rStyle w:val="CODE"/>
                <w:rFonts w:cs="Courier New"/>
              </w:rPr>
              <w:t>ventInfo</w:t>
            </w:r>
            <w:r w:rsidRPr="0098259C">
              <w:rPr>
                <w:rStyle w:val="CODE"/>
                <w:rFonts w:cs="Courier New"/>
              </w:rPr>
              <w:t>);</w:t>
            </w:r>
          </w:p>
          <w:p w14:paraId="22A20ADA" w14:textId="2C966D2E"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del w:id="3577" w:author="Otter, Martin" w:date="2014-04-09T11:00:00Z">
              <w:r w:rsidRPr="009E62EC" w:rsidDel="00140C25">
                <w:rPr>
                  <w:rStyle w:val="CODE"/>
                  <w:rFonts w:cs="Courier New"/>
                </w:rPr>
                <w:delText>fmi</w:delText>
              </w:r>
            </w:del>
            <w:ins w:id="3578" w:author="Otter, Martin" w:date="2014-04-09T11:00:00Z">
              <w:r w:rsidR="00140C25">
                <w:rPr>
                  <w:rStyle w:val="CODE"/>
                  <w:rFonts w:cs="Courier New"/>
                </w:rPr>
                <w:t>fmi2</w:t>
              </w:r>
            </w:ins>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21E75707" w:rsidR="009E62EC" w:rsidRPr="009E62EC" w:rsidRDefault="009E62EC" w:rsidP="006F760E">
            <w:pPr>
              <w:pStyle w:val="Textkrper-Tabelle"/>
              <w:ind w:left="23"/>
              <w:rPr>
                <w:rStyle w:val="CODE"/>
                <w:rFonts w:cs="Courier New"/>
              </w:rPr>
            </w:pPr>
            <w:r w:rsidRPr="006F760E">
              <w:rPr>
                <w:rStyle w:val="CODE"/>
                <w:rFonts w:cs="Courier New"/>
              </w:rPr>
              <w:t xml:space="preserve">    </w:t>
            </w:r>
            <w:del w:id="3579" w:author="Otter, Martin" w:date="2014-04-09T11:00:00Z">
              <w:r w:rsidRPr="006F760E" w:rsidDel="00140C25">
                <w:rPr>
                  <w:rStyle w:val="CODE"/>
                  <w:rFonts w:cs="Courier New"/>
                </w:rPr>
                <w:delText>fmi</w:delText>
              </w:r>
            </w:del>
            <w:ins w:id="3580" w:author="Otter, Martin" w:date="2014-04-09T11:00:00Z">
              <w:r w:rsidR="00140C25">
                <w:rPr>
                  <w:rStyle w:val="CODE"/>
                  <w:rFonts w:cs="Courier New"/>
                </w:rPr>
                <w:t>fmi2</w:t>
              </w:r>
            </w:ins>
            <w:r w:rsidRPr="006F760E">
              <w:rPr>
                <w:rStyle w:val="CODE"/>
                <w:rFonts w:cs="Courier New"/>
              </w:rPr>
              <w:t>Boolean terminateSimulation</w:t>
            </w:r>
            <w:r w:rsidR="00276F84">
              <w:rPr>
                <w:rStyle w:val="CODE"/>
                <w:rFonts w:cs="Courier New"/>
              </w:rPr>
              <w:t>;</w:t>
            </w:r>
          </w:p>
          <w:p w14:paraId="01D519C5" w14:textId="43026ECD" w:rsidR="009E62EC" w:rsidRPr="009E62EC" w:rsidRDefault="009E62EC" w:rsidP="006F760E">
            <w:pPr>
              <w:pStyle w:val="Textkrper-Tabelle"/>
              <w:ind w:left="23"/>
              <w:rPr>
                <w:rStyle w:val="CODE"/>
                <w:rFonts w:cs="Courier New"/>
              </w:rPr>
            </w:pPr>
            <w:r w:rsidRPr="006F760E">
              <w:rPr>
                <w:rStyle w:val="CODE"/>
                <w:rFonts w:cs="Courier New"/>
              </w:rPr>
              <w:t xml:space="preserve">    </w:t>
            </w:r>
            <w:del w:id="3581" w:author="Otter, Martin" w:date="2014-04-09T11:00:00Z">
              <w:r w:rsidRPr="009E62EC" w:rsidDel="00140C25">
                <w:rPr>
                  <w:rStyle w:val="CODE"/>
                  <w:rFonts w:cs="Courier New"/>
                </w:rPr>
                <w:delText>fmi</w:delText>
              </w:r>
            </w:del>
            <w:ins w:id="3582" w:author="Otter, Martin" w:date="2014-04-09T11:00:00Z">
              <w:r w:rsidR="00140C25">
                <w:rPr>
                  <w:rStyle w:val="CODE"/>
                  <w:rFonts w:cs="Courier New"/>
                </w:rPr>
                <w:t>fmi2</w:t>
              </w:r>
            </w:ins>
            <w:r w:rsidRPr="009E62EC">
              <w:rPr>
                <w:rStyle w:val="CODE"/>
                <w:rFonts w:cs="Courier New"/>
              </w:rPr>
              <w:t>Boolean nominalsOfContinuousStatesChanged;</w:t>
            </w:r>
          </w:p>
          <w:p w14:paraId="674A4439" w14:textId="4F617E58" w:rsidR="009E62EC" w:rsidRPr="009E62EC" w:rsidRDefault="009E62EC">
            <w:pPr>
              <w:pStyle w:val="Textkrper-Tabelle"/>
              <w:rPr>
                <w:rStyle w:val="CODE"/>
                <w:rFonts w:cs="Courier New"/>
              </w:rPr>
            </w:pPr>
            <w:r w:rsidRPr="009E62EC">
              <w:rPr>
                <w:rStyle w:val="CODE"/>
                <w:rFonts w:cs="Courier New"/>
              </w:rPr>
              <w:t xml:space="preserve">    </w:t>
            </w:r>
            <w:del w:id="3583" w:author="Otter, Martin" w:date="2014-04-09T11:00:00Z">
              <w:r w:rsidRPr="009E62EC" w:rsidDel="00140C25">
                <w:rPr>
                  <w:rStyle w:val="CODE"/>
                  <w:rFonts w:cs="Courier New"/>
                </w:rPr>
                <w:delText>fmi</w:delText>
              </w:r>
            </w:del>
            <w:ins w:id="3584" w:author="Otter, Martin" w:date="2014-04-09T11:00:00Z">
              <w:r w:rsidR="00140C25">
                <w:rPr>
                  <w:rStyle w:val="CODE"/>
                  <w:rFonts w:cs="Courier New"/>
                </w:rPr>
                <w:t>fmi2</w:t>
              </w:r>
            </w:ins>
            <w:r w:rsidRPr="009E62EC">
              <w:rPr>
                <w:rStyle w:val="CODE"/>
                <w:rFonts w:cs="Courier New"/>
              </w:rPr>
              <w:t>Boolean valuesOfContinuousStatesChanged;</w:t>
            </w:r>
          </w:p>
          <w:p w14:paraId="27283E9D" w14:textId="6A38E7EF" w:rsidR="009E62EC" w:rsidRPr="009E62EC" w:rsidRDefault="009E62EC">
            <w:pPr>
              <w:pStyle w:val="Textkrper-Tabelle"/>
              <w:tabs>
                <w:tab w:val="left" w:pos="3686"/>
              </w:tabs>
              <w:rPr>
                <w:rStyle w:val="CODE"/>
                <w:rFonts w:cs="Courier New"/>
              </w:rPr>
            </w:pPr>
            <w:r w:rsidRPr="009E62EC">
              <w:rPr>
                <w:rStyle w:val="CODE"/>
                <w:rFonts w:cs="Courier New"/>
              </w:rPr>
              <w:t xml:space="preserve">    </w:t>
            </w:r>
            <w:del w:id="3585" w:author="Otter, Martin" w:date="2014-04-09T11:00:00Z">
              <w:r w:rsidRPr="009E62EC" w:rsidDel="00140C25">
                <w:rPr>
                  <w:rStyle w:val="CODE"/>
                  <w:rFonts w:cs="Courier New"/>
                </w:rPr>
                <w:delText>fmi</w:delText>
              </w:r>
            </w:del>
            <w:ins w:id="3586" w:author="Otter, Martin" w:date="2014-04-09T11:00:00Z">
              <w:r w:rsidR="00140C25">
                <w:rPr>
                  <w:rStyle w:val="CODE"/>
                  <w:rFonts w:cs="Courier New"/>
                </w:rPr>
                <w:t>fmi2</w:t>
              </w:r>
            </w:ins>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3B0A6653" w:rsidR="009E62EC" w:rsidRPr="009E62EC" w:rsidRDefault="009E62EC">
            <w:pPr>
              <w:pStyle w:val="Textkrper-Tabelle"/>
              <w:rPr>
                <w:rStyle w:val="CODE"/>
                <w:rFonts w:cs="Courier New"/>
              </w:rPr>
            </w:pPr>
            <w:r w:rsidRPr="009E62EC">
              <w:rPr>
                <w:rStyle w:val="CODE"/>
                <w:rFonts w:cs="Courier New"/>
              </w:rPr>
              <w:t xml:space="preserve">    </w:t>
            </w:r>
            <w:del w:id="3587" w:author="Otter, Martin" w:date="2014-04-09T11:00:00Z">
              <w:r w:rsidRPr="009E62EC" w:rsidDel="00140C25">
                <w:rPr>
                  <w:rStyle w:val="CODE"/>
                  <w:rFonts w:cs="Courier New"/>
                </w:rPr>
                <w:delText>fmi</w:delText>
              </w:r>
            </w:del>
            <w:ins w:id="3588" w:author="Otter, Martin" w:date="2014-04-09T11:00:00Z">
              <w:r w:rsidR="00140C25">
                <w:rPr>
                  <w:rStyle w:val="CODE"/>
                  <w:rFonts w:cs="Courier New"/>
                </w:rPr>
                <w:t>fmi2</w:t>
              </w:r>
            </w:ins>
            <w:r w:rsidRPr="009E62EC">
              <w:rPr>
                <w:rStyle w:val="CODE"/>
                <w:rFonts w:cs="Courier New"/>
              </w:rPr>
              <w:t xml:space="preserve">Real    nextEventTime; // next </w:t>
            </w:r>
            <w:del w:id="3589" w:author="Otter, Martin" w:date="2014-04-25T18:10:00Z">
              <w:r w:rsidRPr="009E62EC" w:rsidDel="0065491B">
                <w:rPr>
                  <w:rStyle w:val="CODE"/>
                  <w:rFonts w:cs="Courier New"/>
                </w:rPr>
                <w:delText xml:space="preserve">time </w:delText>
              </w:r>
            </w:del>
            <w:r w:rsidRPr="009E62EC">
              <w:rPr>
                <w:rStyle w:val="CODE"/>
                <w:rFonts w:cs="Courier New"/>
              </w:rPr>
              <w:t xml:space="preserve">event if </w:t>
            </w:r>
            <w:r w:rsidR="00762565">
              <w:rPr>
                <w:rStyle w:val="CODE"/>
                <w:rFonts w:cs="Courier New"/>
              </w:rPr>
              <w:t>nextEventTimeDefined</w:t>
            </w:r>
            <w:r w:rsidRPr="009E62EC">
              <w:rPr>
                <w:rStyle w:val="CODE"/>
                <w:rFonts w:cs="Courier New"/>
              </w:rPr>
              <w:t>=</w:t>
            </w:r>
            <w:del w:id="3590" w:author="Otter, Martin" w:date="2014-04-09T11:00:00Z">
              <w:r w:rsidRPr="009E62EC" w:rsidDel="00140C25">
                <w:rPr>
                  <w:rStyle w:val="CODE"/>
                  <w:rFonts w:cs="Courier New"/>
                </w:rPr>
                <w:delText>fmi</w:delText>
              </w:r>
            </w:del>
            <w:ins w:id="3591" w:author="Otter, Martin" w:date="2014-04-09T11:00:00Z">
              <w:r w:rsidR="00140C25">
                <w:rPr>
                  <w:rStyle w:val="CODE"/>
                  <w:rFonts w:cs="Courier New"/>
                </w:rPr>
                <w:t>fmi2</w:t>
              </w:r>
            </w:ins>
            <w:r w:rsidRPr="009E62EC">
              <w:rPr>
                <w:rStyle w:val="CODE"/>
                <w:rFonts w:cs="Courier New"/>
              </w:rPr>
              <w:t>True</w:t>
            </w:r>
          </w:p>
          <w:p w14:paraId="120FC78D" w14:textId="6D3CE3EE" w:rsidR="009E62EC" w:rsidRPr="006F760E" w:rsidRDefault="009E62EC" w:rsidP="006F760E">
            <w:pPr>
              <w:pStyle w:val="Textkrper-Tabelle"/>
              <w:rPr>
                <w:rFonts w:ascii="Courier New" w:hAnsi="Courier New"/>
                <w:b/>
                <w:sz w:val="19"/>
              </w:rPr>
            </w:pPr>
            <w:r w:rsidRPr="006F760E">
              <w:rPr>
                <w:rStyle w:val="CODE"/>
                <w:rFonts w:cs="Courier New"/>
              </w:rPr>
              <w:t xml:space="preserve">  } </w:t>
            </w:r>
            <w:del w:id="3592" w:author="Otter, Martin" w:date="2014-04-09T11:00:00Z">
              <w:r w:rsidRPr="006F760E" w:rsidDel="00140C25">
                <w:rPr>
                  <w:rStyle w:val="CODE"/>
                  <w:rFonts w:cs="Courier New"/>
                </w:rPr>
                <w:delText>fmi</w:delText>
              </w:r>
            </w:del>
            <w:ins w:id="3593" w:author="Otter, Martin" w:date="2014-04-09T11:00:00Z">
              <w:r w:rsidR="00140C25">
                <w:rPr>
                  <w:rStyle w:val="CODE"/>
                  <w:rFonts w:cs="Courier New"/>
                </w:rPr>
                <w:t>fmi2</w:t>
              </w:r>
            </w:ins>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33ACFA9" w14:textId="0F31F27F" w:rsidR="003B4B88" w:rsidDel="001664C8" w:rsidRDefault="00762565">
            <w:pPr>
              <w:pStyle w:val="Textkrper-Zeileneinzug"/>
              <w:ind w:firstLine="0"/>
              <w:jc w:val="left"/>
              <w:rPr>
                <w:del w:id="3594" w:author="Otter, Martin" w:date="2014-04-15T10:34:00Z"/>
              </w:rPr>
            </w:pPr>
            <w:r w:rsidRPr="003B4B88">
              <w:t xml:space="preserve">If the super dense time before a call to </w:t>
            </w:r>
            <w:del w:id="3595" w:author="Otter, Martin" w:date="2014-04-09T11:00:00Z">
              <w:r w:rsidRPr="003B4B88" w:rsidDel="00140C25">
                <w:rPr>
                  <w:rStyle w:val="CODE"/>
                </w:rPr>
                <w:delText>fmi</w:delText>
              </w:r>
            </w:del>
            <w:ins w:id="3596" w:author="Otter, Martin" w:date="2014-04-09T11:00:00Z">
              <w:r w:rsidR="00140C25">
                <w:rPr>
                  <w:rStyle w:val="CODE"/>
                </w:rPr>
                <w:t>fmi2</w:t>
              </w:r>
            </w:ins>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Pr="003B4B88">
              <w:t xml:space="preserve"> then the time instant after the call </w:t>
            </w:r>
            <w:proofErr w:type="gramStart"/>
            <w:r w:rsidRPr="003B4B88">
              <w:t xml:space="preserve">is </w:t>
            </w:r>
            <w:proofErr w:type="gramEnd"/>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del w:id="3597" w:author="Otter, Martin" w:date="2014-04-15T10:34:00Z">
              <w:r w:rsidRPr="003B4B88" w:rsidDel="001664C8">
                <w:delText>Consequently, the meaning of th</w:delText>
              </w:r>
              <w:r w:rsidR="003B4B88" w:rsidDel="001664C8">
                <w:delText>e discrete-time states changed:</w:delText>
              </w:r>
            </w:del>
          </w:p>
          <w:p w14:paraId="323D718B" w14:textId="57B07A61" w:rsidR="003B4B88" w:rsidDel="001664C8" w:rsidRDefault="00762565">
            <w:pPr>
              <w:pStyle w:val="Textkrper-Zeileneinzug"/>
              <w:ind w:firstLine="0"/>
              <w:jc w:val="left"/>
              <w:rPr>
                <w:del w:id="3598" w:author="Otter, Martin" w:date="2014-04-15T10:34:00Z"/>
              </w:rPr>
            </w:pPr>
            <w:del w:id="3599" w:author="Otter, Martin" w:date="2014-04-15T10:34:00Z">
              <w:r w:rsidRPr="003B4B88" w:rsidDel="001664C8">
                <w:delText>A discrete-time state</w:delText>
              </w:r>
              <w:r w:rsidR="005E69DF" w:rsidRPr="003B4B88" w:rsidDel="001664C8">
                <w:delText xml:space="preserve"> </w:delTex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5E69DF" w:rsidRPr="003B4B88" w:rsidDel="001664C8">
                <w:delText xml:space="preserve"> at </w:delTex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E69DF" w:rsidRPr="003B4B88" w:rsidDel="001664C8">
                <w:delText xml:space="preserve"> is the previous value </w:delText>
              </w:r>
              <m:oMath>
                <m:sSub>
                  <m:sSubPr>
                    <m:ctrlPr>
                      <w:rPr>
                        <w:rFonts w:ascii="Cambria Math" w:hAnsi="Cambria Math"/>
                      </w:rPr>
                    </m:ctrlPr>
                  </m:sSubPr>
                  <m:e>
                    <m:sPre>
                      <m:sPrePr>
                        <m:ctrlPr>
                          <w:rPr>
                            <w:rFonts w:ascii="Cambria Math" w:hAnsi="Cambria Math"/>
                          </w:rPr>
                        </m:ctrlPr>
                      </m:sPrePr>
                      <m:sub>
                        <m:r>
                          <m:rPr>
                            <m:sty m:val="p"/>
                          </m:rPr>
                          <w:rPr>
                            <w:rFonts w:ascii="Cambria Math" w:hAnsi="Cambria Math" w:hint="eastAsia"/>
                          </w:rPr>
                          <m:t>‍</m:t>
                        </m:r>
                      </m:sub>
                      <m:sup>
                        <m:r>
                          <m:rPr>
                            <m:sty m:val="p"/>
                          </m:rPr>
                          <w:rPr>
                            <w:rFonts w:ascii="Times New Roman" w:hAnsi="Times New Roman"/>
                          </w:rPr>
                          <m:t>●</m:t>
                        </m:r>
                      </m:sup>
                      <m:e>
                        <m:r>
                          <m:rPr>
                            <m:sty m:val="p"/>
                          </m:rPr>
                          <w:rPr>
                            <w:rFonts w:ascii="Cambria Math" w:hAnsi="Cambria Math"/>
                          </w:rPr>
                          <m:t>x</m:t>
                        </m:r>
                      </m:e>
                    </m:sPre>
                  </m:e>
                  <m:sub>
                    <m:r>
                      <m:rPr>
                        <m:sty m:val="p"/>
                      </m:rPr>
                      <w:rPr>
                        <w:rFonts w:ascii="Cambria Math" w:hAnsi="Cambria Math"/>
                      </w:rPr>
                      <m:t>d</m:t>
                    </m:r>
                  </m:sub>
                </m:sSub>
              </m:oMath>
              <w:r w:rsidR="005E69DF" w:rsidRPr="003B4B88" w:rsidDel="001664C8">
                <w:delText xml:space="preserve"> at </w:delTex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003B4B88" w:rsidDel="001664C8">
                <w:delText>.</w:delText>
              </w:r>
            </w:del>
          </w:p>
          <w:p w14:paraId="7A39B1BE" w14:textId="6E4347C3" w:rsidR="005E69DF" w:rsidRPr="003B4B88" w:rsidRDefault="003B4B88">
            <w:pPr>
              <w:pStyle w:val="Textkrper-Zeileneinzug"/>
              <w:ind w:firstLine="0"/>
              <w:jc w:val="left"/>
            </w:pPr>
            <w:del w:id="3600" w:author="Otter, Martin" w:date="2014-04-15T10:34:00Z">
              <w:r w:rsidDel="001664C8">
                <w:delText>[</w:delText>
              </w:r>
              <w:r w:rsidR="005E69DF" w:rsidRPr="003B4B88" w:rsidDel="001664C8">
                <w:rPr>
                  <w:i/>
                </w:rPr>
                <w:delText xml:space="preserve">For example, if </w:delText>
              </w:r>
              <w:r w:rsidR="00D43DBF" w:rsidRPr="003B4B88" w:rsidDel="001664C8">
                <w:rPr>
                  <w:i/>
                </w:rPr>
                <w:delText xml:space="preserve">xd = 5 and previous(xd) = 4 at </w:delTex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D43DBF" w:rsidRPr="003B4B88" w:rsidDel="001664C8">
                <w:rPr>
                  <w:i/>
                </w:rPr>
                <w:delText xml:space="preserve">, then previous(xd) = 5 at </w:delTex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oMath>
              <w:r w:rsidDel="001664C8">
                <w:rPr>
                  <w:i/>
                </w:rPr>
                <w:delText>.</w:delText>
              </w:r>
              <w:r w:rsidR="005E69DF" w:rsidRPr="003B4B88" w:rsidDel="001664C8">
                <w:delText>].</w:delText>
              </w:r>
            </w:del>
          </w:p>
          <w:p w14:paraId="1264B479" w14:textId="487E9D26" w:rsidR="009A54A7" w:rsidRDefault="009A54A7" w:rsidP="00A31695">
            <w:pPr>
              <w:pStyle w:val="Textkrper-Zeileneinzug"/>
              <w:jc w:val="left"/>
              <w:rPr>
                <w:b/>
              </w:rPr>
            </w:pPr>
            <w:r>
              <w:t xml:space="preserve">If return argument </w:t>
            </w:r>
            <w:del w:id="3601" w:author="Otter, Martin" w:date="2014-04-09T11:00:00Z">
              <w:r w:rsidDel="00140C25">
                <w:rPr>
                  <w:rStyle w:val="CODE"/>
                  <w:rFonts w:cs="Courier New"/>
                </w:rPr>
                <w:delText>fmi</w:delText>
              </w:r>
            </w:del>
            <w:ins w:id="3602" w:author="Otter, Martin" w:date="2014-04-09T11:00:00Z">
              <w:r w:rsidR="00140C25">
                <w:rPr>
                  <w:rStyle w:val="CODE"/>
                  <w:rFonts w:cs="Courier New"/>
                </w:rPr>
                <w:t>fmi2</w:t>
              </w:r>
            </w:ins>
            <w:del w:id="3603" w:author="Torsten Blochwitz" w:date="2014-03-27T11:30:00Z">
              <w:r w:rsidDel="00653A5F">
                <w:rPr>
                  <w:rStyle w:val="CODE"/>
                  <w:rFonts w:cs="Courier New"/>
                </w:rPr>
                <w:delText xml:space="preserve">EventInfo </w:delText>
              </w:r>
            </w:del>
            <w:ins w:id="3604" w:author="Torsten Blochwitz" w:date="2014-03-27T11:30:00Z">
              <w:r w:rsidR="00653A5F">
                <w:rPr>
                  <w:rStyle w:val="CODE"/>
                  <w:rFonts w:cs="Courier New"/>
                </w:rPr>
                <w:t>eventInfo</w:t>
              </w:r>
            </w:ins>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del w:id="3605" w:author="Otter, Martin" w:date="2014-04-09T11:00:00Z">
              <w:r w:rsidDel="00140C25">
                <w:rPr>
                  <w:rStyle w:val="CODE"/>
                  <w:rFonts w:cs="Courier New"/>
                </w:rPr>
                <w:delText>fmi</w:delText>
              </w:r>
            </w:del>
            <w:ins w:id="3606" w:author="Otter, Martin" w:date="2014-04-09T11:00:00Z">
              <w:r w:rsidR="00140C25">
                <w:rPr>
                  <w:rStyle w:val="CODE"/>
                  <w:rFonts w:cs="Courier New"/>
                </w:rPr>
                <w:t>fmi2</w:t>
              </w:r>
            </w:ins>
            <w:r>
              <w:rPr>
                <w:rStyle w:val="CODE"/>
                <w:rFonts w:cs="Courier New"/>
              </w:rPr>
              <w:t>True</w:t>
            </w:r>
            <w:r w:rsidR="005474F0">
              <w:t>, the FMU should</w:t>
            </w:r>
            <w:r>
              <w:t xml:space="preserve"> stay in Event Mode</w:t>
            </w:r>
            <w:r w:rsidR="005474F0">
              <w:t xml:space="preserve"> and the FMU requires to set new inputs to the FMU (</w:t>
            </w:r>
            <w:del w:id="3607" w:author="Otter, Martin" w:date="2014-04-09T11:00:00Z">
              <w:r w:rsidR="005474F0" w:rsidRPr="005474F0" w:rsidDel="00140C25">
                <w:rPr>
                  <w:rStyle w:val="CODE"/>
                </w:rPr>
                <w:delText>fmi</w:delText>
              </w:r>
            </w:del>
            <w:ins w:id="3608" w:author="Otter, Martin" w:date="2014-04-09T11:00:00Z">
              <w:r w:rsidR="00140C25">
                <w:rPr>
                  <w:rStyle w:val="CODE"/>
                </w:rPr>
                <w:t>fmi2</w:t>
              </w:r>
            </w:ins>
            <w:r w:rsidR="005474F0" w:rsidRPr="005474F0">
              <w:rPr>
                <w:rStyle w:val="CODE"/>
              </w:rPr>
              <w:t>SetXXX</w:t>
            </w:r>
            <w:r w:rsidR="005474F0">
              <w:t xml:space="preserve"> on inputs), to compute and get the outputs (</w:t>
            </w:r>
            <w:del w:id="3609" w:author="Otter, Martin" w:date="2014-04-09T11:00:00Z">
              <w:r w:rsidR="005474F0" w:rsidRPr="005474F0" w:rsidDel="00140C25">
                <w:rPr>
                  <w:rStyle w:val="CODE"/>
                </w:rPr>
                <w:delText>fmi</w:delText>
              </w:r>
            </w:del>
            <w:ins w:id="3610" w:author="Otter, Martin" w:date="2014-04-09T11:00:00Z">
              <w:r w:rsidR="00140C25">
                <w:rPr>
                  <w:rStyle w:val="CODE"/>
                </w:rPr>
                <w:t>fmi2</w:t>
              </w:r>
            </w:ins>
            <w:r w:rsidR="005474F0" w:rsidRPr="005474F0">
              <w:rPr>
                <w:rStyle w:val="CODE"/>
              </w:rPr>
              <w:t>GetXXX</w:t>
            </w:r>
            <w:r w:rsidR="005474F0">
              <w:t xml:space="preserve"> on outputs) and to call </w:t>
            </w:r>
            <w:del w:id="3611" w:author="Otter, Martin" w:date="2014-04-09T11:00:00Z">
              <w:r w:rsidR="005474F0" w:rsidRPr="005474F0" w:rsidDel="00140C25">
                <w:rPr>
                  <w:rStyle w:val="CODE"/>
                </w:rPr>
                <w:delText>fmi</w:delText>
              </w:r>
            </w:del>
            <w:ins w:id="3612" w:author="Otter, Martin" w:date="2014-04-09T11:00:00Z">
              <w:r w:rsidR="00140C25">
                <w:rPr>
                  <w:rStyle w:val="CODE"/>
                </w:rPr>
                <w:t>fmi2</w:t>
              </w:r>
            </w:ins>
            <w:r w:rsidR="00840DE4">
              <w:rPr>
                <w:rStyle w:val="CODE"/>
              </w:rPr>
              <w:t>NewDiscreteStates</w:t>
            </w:r>
            <w:r w:rsidR="005474F0">
              <w:t xml:space="preserve"> again</w:t>
            </w:r>
            <w:r>
              <w:t xml:space="preserve">. Depending on the connection with other FMUs, </w:t>
            </w:r>
            <w:r>
              <w:lastRenderedPageBreak/>
              <w:t xml:space="preserve">the environment shall </w:t>
            </w:r>
          </w:p>
          <w:p w14:paraId="3C6C2F8B" w14:textId="37668BAE" w:rsidR="009A54A7" w:rsidRDefault="009A54A7" w:rsidP="006E60E6">
            <w:pPr>
              <w:pStyle w:val="Textkrper-Zeileneinzug"/>
              <w:numPr>
                <w:ilvl w:val="0"/>
                <w:numId w:val="55"/>
              </w:numPr>
              <w:jc w:val="left"/>
            </w:pPr>
            <w:r>
              <w:t xml:space="preserve">call </w:t>
            </w:r>
            <w:del w:id="3613" w:author="Otter, Martin" w:date="2014-04-09T11:00:00Z">
              <w:r w:rsidR="004100A9" w:rsidDel="00140C25">
                <w:rPr>
                  <w:rStyle w:val="CODE"/>
                </w:rPr>
                <w:delText>fmi</w:delText>
              </w:r>
            </w:del>
            <w:ins w:id="3614" w:author="Otter, Martin" w:date="2014-04-09T11:00:00Z">
              <w:r w:rsidR="00140C25">
                <w:rPr>
                  <w:rStyle w:val="CODE"/>
                </w:rPr>
                <w:t>fmi2</w:t>
              </w:r>
            </w:ins>
            <w:r w:rsidR="004100A9">
              <w:rPr>
                <w:rStyle w:val="CODE"/>
              </w:rPr>
              <w:t>Terminate</w:t>
            </w:r>
            <w:r>
              <w:t xml:space="preserve">, if </w:t>
            </w:r>
            <w:r w:rsidRPr="00DF3A0D">
              <w:rPr>
                <w:rStyle w:val="CODE"/>
                <w:rFonts w:cs="Courier New"/>
              </w:rPr>
              <w:t>terminateSimulation</w:t>
            </w:r>
            <w:r>
              <w:rPr>
                <w:rStyle w:val="CODE"/>
                <w:rFonts w:cs="Courier New"/>
              </w:rPr>
              <w:t xml:space="preserve"> = </w:t>
            </w:r>
            <w:del w:id="3615" w:author="Otter, Martin" w:date="2014-04-09T11:00:00Z">
              <w:r w:rsidDel="00140C25">
                <w:rPr>
                  <w:rStyle w:val="CODE"/>
                  <w:rFonts w:cs="Courier New"/>
                </w:rPr>
                <w:delText>fmi</w:delText>
              </w:r>
            </w:del>
            <w:ins w:id="3616" w:author="Otter, Martin" w:date="2014-04-09T11:00:00Z">
              <w:r w:rsidR="00140C25">
                <w:rPr>
                  <w:rStyle w:val="CODE"/>
                  <w:rFonts w:cs="Courier New"/>
                </w:rPr>
                <w:t>fmi2</w:t>
              </w:r>
            </w:ins>
            <w:r>
              <w:rPr>
                <w:rStyle w:val="CODE"/>
                <w:rFonts w:cs="Courier New"/>
              </w:rPr>
              <w:t>True</w:t>
            </w:r>
            <w:r>
              <w:t xml:space="preserve"> is returned by at least one FMU,</w:t>
            </w:r>
          </w:p>
          <w:p w14:paraId="1D68BA12" w14:textId="247B0ED3" w:rsidR="009A54A7" w:rsidRPr="00CA69AD" w:rsidRDefault="009A54A7" w:rsidP="006E60E6">
            <w:pPr>
              <w:pStyle w:val="Textkrper-Zeileneinzug"/>
              <w:numPr>
                <w:ilvl w:val="0"/>
                <w:numId w:val="55"/>
              </w:numPr>
              <w:jc w:val="left"/>
              <w:rPr>
                <w:rStyle w:val="CODE"/>
                <w:rFonts w:ascii="Arial" w:hAnsi="Arial"/>
                <w:sz w:val="20"/>
              </w:rPr>
            </w:pPr>
            <w:proofErr w:type="gramStart"/>
            <w:r>
              <w:t>call</w:t>
            </w:r>
            <w:proofErr w:type="gramEnd"/>
            <w:r>
              <w:t xml:space="preserve"> </w:t>
            </w:r>
            <w:del w:id="3617" w:author="Otter, Martin" w:date="2014-04-09T11:00:00Z">
              <w:r w:rsidRPr="006F760E" w:rsidDel="00140C25">
                <w:rPr>
                  <w:rStyle w:val="CODE"/>
                </w:rPr>
                <w:delText>fmi</w:delText>
              </w:r>
            </w:del>
            <w:ins w:id="3618" w:author="Otter, Martin" w:date="2014-04-09T11:00:00Z">
              <w:r w:rsidR="00140C25">
                <w:rPr>
                  <w:rStyle w:val="CODE"/>
                </w:rPr>
                <w:t>fmi2</w:t>
              </w:r>
            </w:ins>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del w:id="3619" w:author="Otter, Martin" w:date="2014-04-09T11:00:00Z">
              <w:r w:rsidR="00CA69AD" w:rsidDel="00140C25">
                <w:rPr>
                  <w:rStyle w:val="CODE"/>
                  <w:rFonts w:cs="Courier New"/>
                </w:rPr>
                <w:delText>fmi</w:delText>
              </w:r>
            </w:del>
            <w:ins w:id="3620" w:author="Otter, Martin" w:date="2014-04-09T11:00:00Z">
              <w:r w:rsidR="00140C25">
                <w:rPr>
                  <w:rStyle w:val="CODE"/>
                  <w:rFonts w:cs="Courier New"/>
                </w:rPr>
                <w:t>fmi2</w:t>
              </w:r>
            </w:ins>
            <w:r w:rsidR="00CA69AD">
              <w:rPr>
                <w:rStyle w:val="CODE"/>
                <w:rFonts w:cs="Courier New"/>
              </w:rPr>
              <w:t>False.</w:t>
            </w:r>
          </w:p>
          <w:p w14:paraId="55B6FE75" w14:textId="77777777" w:rsidR="00CA69AD" w:rsidRDefault="00CA69AD" w:rsidP="006E60E6">
            <w:pPr>
              <w:pStyle w:val="Textkrper-Zeileneinzug"/>
              <w:numPr>
                <w:ilvl w:val="0"/>
                <w:numId w:val="55"/>
              </w:numPr>
              <w:jc w:val="left"/>
            </w:pPr>
            <w:proofErr w:type="gramStart"/>
            <w:r>
              <w:t>stay</w:t>
            </w:r>
            <w:proofErr w:type="gramEnd"/>
            <w:r>
              <w:t xml:space="preserve"> in Event Mode otherwise.</w:t>
            </w:r>
          </w:p>
          <w:p w14:paraId="684CB800" w14:textId="77777777"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854655">
              <w:t>2.1.5</w:t>
            </w:r>
            <w:r w:rsidRPr="0098259C">
              <w:fldChar w:fldCharType="end"/>
            </w:r>
            <w:r w:rsidRPr="0098259C">
              <w:t>) to explain the reason for the termination.</w:t>
            </w:r>
            <w:r>
              <w:t xml:space="preserve"> </w:t>
            </w:r>
          </w:p>
          <w:p w14:paraId="623BCE9C" w14:textId="6EFC8F42"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del w:id="3621" w:author="Otter, Martin" w:date="2014-04-09T11:00:00Z">
              <w:r w:rsidRPr="0098259C" w:rsidDel="00140C25">
                <w:rPr>
                  <w:rStyle w:val="CODE"/>
                </w:rPr>
                <w:delText>fmi</w:delText>
              </w:r>
            </w:del>
            <w:ins w:id="3622" w:author="Otter, Martin" w:date="2014-04-09T11:00:00Z">
              <w:r w:rsidR="00140C25">
                <w:rPr>
                  <w:rStyle w:val="CODE"/>
                </w:rPr>
                <w:t>fmi2</w:t>
              </w:r>
            </w:ins>
            <w:r w:rsidRPr="0098259C">
              <w:rPr>
                <w:rStyle w:val="CODE"/>
              </w:rPr>
              <w:t xml:space="preserve">True </w:t>
            </w:r>
            <w:r w:rsidRPr="0098259C">
              <w:t xml:space="preserve">then the nominal values of the states </w:t>
            </w:r>
            <w:r>
              <w:t xml:space="preserve">have changed </w:t>
            </w:r>
            <w:ins w:id="3623" w:author="Torsten Blochwitz" w:date="2014-04-03T17:45:00Z">
              <w:del w:id="3624" w:author="Otter, Martin" w:date="2014-06-04T16:30:00Z">
                <w:r w:rsidR="007A51FD" w:rsidRPr="007A51FD" w:rsidDel="00A90457">
                  <w:delText xml:space="preserve">have changed </w:delText>
                </w:r>
              </w:del>
              <w:r w:rsidR="007A51FD" w:rsidRPr="007A51FD">
                <w:t>due to the function call</w:t>
              </w:r>
              <w:del w:id="3625" w:author="Otter, Martin" w:date="2014-06-04T16:30:00Z">
                <w:r w:rsidR="007A51FD" w:rsidRPr="007A51FD" w:rsidDel="00A90457">
                  <w:delText xml:space="preserve"> and</w:delText>
                </w:r>
              </w:del>
              <w:r w:rsidR="007A51FD" w:rsidRPr="007A51FD">
                <w:t xml:space="preserve"> </w:t>
              </w:r>
            </w:ins>
            <w:r>
              <w:t xml:space="preserve">and </w:t>
            </w:r>
            <w:r w:rsidRPr="0098259C">
              <w:t xml:space="preserve">can be inquired with </w:t>
            </w:r>
            <w:del w:id="3626" w:author="Otter, Martin" w:date="2014-04-09T11:00:00Z">
              <w:r w:rsidRPr="0098259C" w:rsidDel="00140C25">
                <w:rPr>
                  <w:rStyle w:val="CODE"/>
                  <w:rFonts w:cs="Courier New"/>
                </w:rPr>
                <w:delText>fmi</w:delText>
              </w:r>
            </w:del>
            <w:ins w:id="3627" w:author="Otter, Martin" w:date="2014-04-09T11:00:00Z">
              <w:r w:rsidR="00140C25">
                <w:rPr>
                  <w:rStyle w:val="CODE"/>
                  <w:rFonts w:cs="Courier New"/>
                </w:rPr>
                <w:t>fmi2</w:t>
              </w:r>
            </w:ins>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1B93E1AA"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del w:id="3628" w:author="Otter, Martin" w:date="2014-04-09T11:00:00Z">
              <w:r w:rsidRPr="0098259C" w:rsidDel="00140C25">
                <w:rPr>
                  <w:rStyle w:val="CODE"/>
                </w:rPr>
                <w:delText>fmi</w:delText>
              </w:r>
            </w:del>
            <w:ins w:id="3629" w:author="Otter, Martin" w:date="2014-04-09T11:00:00Z">
              <w:r w:rsidR="00140C25">
                <w:rPr>
                  <w:rStyle w:val="CODE"/>
                </w:rPr>
                <w:t>fmi2</w:t>
              </w:r>
            </w:ins>
            <w:r w:rsidRPr="0098259C">
              <w:rPr>
                <w:rStyle w:val="CODE"/>
              </w:rPr>
              <w:t xml:space="preserve">True </w:t>
            </w:r>
            <w:r w:rsidRPr="0098259C">
              <w:t>then at least one element of the continuous state vector has changed its value</w:t>
            </w:r>
            <w:ins w:id="3630" w:author="Otter, Martin" w:date="2014-06-04T16:54:00Z">
              <w:r w:rsidR="00636955" w:rsidRPr="007A51FD">
                <w:t xml:space="preserve"> due to the function call</w:t>
              </w:r>
            </w:ins>
            <w:r w:rsidRPr="0098259C">
              <w:t>. T</w:t>
            </w:r>
            <w:r>
              <w:t>he new values of the states can</w:t>
            </w:r>
            <w:r w:rsidRPr="0098259C">
              <w:t xml:space="preserve"> be inquired with </w:t>
            </w:r>
            <w:del w:id="3631" w:author="Otter, Martin" w:date="2014-04-09T11:00:00Z">
              <w:r w:rsidRPr="0098259C" w:rsidDel="00140C25">
                <w:rPr>
                  <w:rStyle w:val="CODE"/>
                  <w:rFonts w:cs="Courier New"/>
                </w:rPr>
                <w:delText>fmi</w:delText>
              </w:r>
            </w:del>
            <w:ins w:id="3632" w:author="Otter, Martin" w:date="2014-04-09T11:00:00Z">
              <w:r w:rsidR="00140C25">
                <w:rPr>
                  <w:rStyle w:val="CODE"/>
                  <w:rFonts w:cs="Courier New"/>
                </w:rPr>
                <w:t>fmi2</w:t>
              </w:r>
            </w:ins>
            <w:r w:rsidRPr="0098259C">
              <w:rPr>
                <w:rStyle w:val="CODE"/>
                <w:rFonts w:cs="Courier New"/>
              </w:rPr>
              <w:t>GetContinuousStates</w:t>
            </w:r>
            <w:r w:rsidRPr="0098259C">
              <w:t>.</w:t>
            </w:r>
            <w:ins w:id="3633" w:author="Otter, Martin" w:date="2014-06-04T16:29:00Z">
              <w:r w:rsidR="00A90457">
                <w:t xml:space="preserve"> If no element of the continuous state vector has changed its value, </w:t>
              </w:r>
            </w:ins>
            <w:ins w:id="3634" w:author="Otter, Martin" w:date="2014-06-04T16:30:00Z">
              <w:r w:rsidR="00A90457">
                <w:rPr>
                  <w:rStyle w:val="CODE"/>
                </w:rPr>
                <w:t>valuesOfContinuousS</w:t>
              </w:r>
              <w:r w:rsidR="00A90457" w:rsidRPr="0098259C">
                <w:rPr>
                  <w:rStyle w:val="CODE"/>
                </w:rPr>
                <w:t>tatesChanged</w:t>
              </w:r>
              <w:r w:rsidR="00A90457">
                <w:t xml:space="preserve"> must return </w:t>
              </w:r>
              <w:r w:rsidR="00A90457" w:rsidRPr="00A90457">
                <w:rPr>
                  <w:rStyle w:val="CODE"/>
                  <w:rPrChange w:id="3635" w:author="Otter, Martin" w:date="2014-06-04T16:30:00Z">
                    <w:rPr/>
                  </w:rPrChange>
                </w:rPr>
                <w:t>fmi2False</w:t>
              </w:r>
              <w:r w:rsidR="00A90457">
                <w:t>.</w:t>
              </w:r>
            </w:ins>
            <w:ins w:id="3636" w:author="Otter, Martin" w:date="2014-06-04T16:31:00Z">
              <w:r w:rsidR="00A90457">
                <w:t xml:space="preserve"> [</w:t>
              </w:r>
            </w:ins>
            <w:proofErr w:type="gramStart"/>
            <w:ins w:id="3637" w:author="Otter, Martin" w:date="2014-06-04T16:32:00Z">
              <w:r w:rsidR="00A90457" w:rsidRPr="00A90457">
                <w:rPr>
                  <w:i/>
                  <w:rPrChange w:id="3638" w:author="Otter, Martin" w:date="2014-06-04T16:32:00Z">
                    <w:rPr/>
                  </w:rPrChange>
                </w:rPr>
                <w:t>if</w:t>
              </w:r>
              <w:proofErr w:type="gramEnd"/>
              <w:r w:rsidR="00A90457" w:rsidRPr="00A90457">
                <w:rPr>
                  <w:i/>
                  <w:rPrChange w:id="3639" w:author="Otter, Martin" w:date="2014-06-04T16:32:00Z">
                    <w:rPr/>
                  </w:rPrChange>
                </w:rPr>
                <w:t xml:space="preserve"> fmi2True </w:t>
              </w:r>
            </w:ins>
            <w:ins w:id="3640" w:author="Otter, Martin" w:date="2014-06-04T16:34:00Z">
              <w:r w:rsidR="00A90457">
                <w:rPr>
                  <w:i/>
                </w:rPr>
                <w:t>would be returned in this case</w:t>
              </w:r>
            </w:ins>
            <w:ins w:id="3641" w:author="Otter, Martin" w:date="2014-06-04T16:32:00Z">
              <w:r w:rsidR="00A90457" w:rsidRPr="00A90457">
                <w:rPr>
                  <w:i/>
                  <w:rPrChange w:id="3642" w:author="Otter, Martin" w:date="2014-06-04T16:32:00Z">
                    <w:rPr/>
                  </w:rPrChange>
                </w:rPr>
                <w:t>, a</w:t>
              </w:r>
            </w:ins>
            <w:ins w:id="3643" w:author="Otter, Martin" w:date="2014-06-04T16:31:00Z">
              <w:r w:rsidR="00A90457" w:rsidRPr="00A90457">
                <w:rPr>
                  <w:i/>
                  <w:rPrChange w:id="3644" w:author="Otter, Martin" w:date="2014-06-04T16:32:00Z">
                    <w:rPr/>
                  </w:rPrChange>
                </w:rPr>
                <w:t>n infinite event loop may occur</w:t>
              </w:r>
            </w:ins>
            <w:ins w:id="3645" w:author="Otter, Martin" w:date="2014-06-04T16:32:00Z">
              <w:r w:rsidR="00A90457" w:rsidRPr="00A90457">
                <w:rPr>
                  <w:i/>
                  <w:rPrChange w:id="3646" w:author="Otter, Martin" w:date="2014-06-04T16:32:00Z">
                    <w:rPr/>
                  </w:rPrChange>
                </w:rPr>
                <w:t>.</w:t>
              </w:r>
              <w:r w:rsidR="00A90457">
                <w:t>]</w:t>
              </w:r>
            </w:ins>
            <w:ins w:id="3647" w:author="Otter, Martin" w:date="2014-06-04T16:31:00Z">
              <w:r w:rsidR="00A90457">
                <w:t xml:space="preserve"> </w:t>
              </w:r>
            </w:ins>
          </w:p>
          <w:p w14:paraId="5506BFB2" w14:textId="69B20D18"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del w:id="3648" w:author="Otter, Martin" w:date="2014-04-09T11:00:00Z">
              <w:r w:rsidRPr="0098259C" w:rsidDel="00140C25">
                <w:rPr>
                  <w:rStyle w:val="CODE"/>
                </w:rPr>
                <w:delText>fmi</w:delText>
              </w:r>
            </w:del>
            <w:ins w:id="3649" w:author="Otter, Martin" w:date="2014-04-09T11:00:00Z">
              <w:r w:rsidR="00140C25">
                <w:rPr>
                  <w:rStyle w:val="CODE"/>
                </w:rPr>
                <w:t>fmi2</w:t>
              </w:r>
            </w:ins>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del w:id="3650" w:author="Otter, Martin" w:date="2014-04-09T11:00:00Z">
              <w:r w:rsidRPr="0098259C" w:rsidDel="00140C25">
                <w:rPr>
                  <w:rStyle w:val="CODE"/>
                </w:rPr>
                <w:delText>fmi</w:delText>
              </w:r>
            </w:del>
            <w:ins w:id="3651" w:author="Otter, Martin" w:date="2014-04-09T11:00:00Z">
              <w:r w:rsidR="00140C25">
                <w:rPr>
                  <w:rStyle w:val="CODE"/>
                </w:rPr>
                <w:t>fmi2</w:t>
              </w:r>
            </w:ins>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xml:space="preserve">, for example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2FEF02E1" w:rsidR="005666E8" w:rsidRPr="00965362" w:rsidRDefault="005666E8" w:rsidP="006F760E">
            <w:pPr>
              <w:pStyle w:val="Textkrper-Tabelle"/>
              <w:spacing w:before="240"/>
              <w:ind w:left="23"/>
              <w:rPr>
                <w:rFonts w:ascii="Courier New" w:hAnsi="Courier New" w:cs="Courier New"/>
                <w:b/>
                <w:sz w:val="19"/>
              </w:rPr>
            </w:pPr>
            <w:del w:id="3652" w:author="Otter, Martin" w:date="2014-04-09T11:00:00Z">
              <w:r w:rsidRPr="0098259C" w:rsidDel="00140C25">
                <w:rPr>
                  <w:rStyle w:val="CODE"/>
                </w:rPr>
                <w:lastRenderedPageBreak/>
                <w:delText>fmi</w:delText>
              </w:r>
            </w:del>
            <w:ins w:id="3653" w:author="Otter, Martin" w:date="2014-04-09T11:00:00Z">
              <w:r w:rsidR="00140C25">
                <w:rPr>
                  <w:rStyle w:val="CODE"/>
                </w:rPr>
                <w:t>fmi2</w:t>
              </w:r>
            </w:ins>
            <w:r w:rsidRPr="0098259C">
              <w:rPr>
                <w:rStyle w:val="CODE"/>
              </w:rPr>
              <w:t>Status</w:t>
            </w:r>
            <w:r w:rsidRPr="0098259C">
              <w:rPr>
                <w:rStyle w:val="CODE"/>
                <w:rFonts w:cs="Courier New"/>
              </w:rPr>
              <w:t xml:space="preserve"> </w:t>
            </w:r>
            <w:del w:id="3654" w:author="Otter, Martin" w:date="2014-04-09T11:00:00Z">
              <w:r w:rsidRPr="0098259C" w:rsidDel="00140C25">
                <w:rPr>
                  <w:rStyle w:val="CODE"/>
                  <w:rFonts w:cs="Courier New"/>
                </w:rPr>
                <w:delText>fmi</w:delText>
              </w:r>
            </w:del>
            <w:ins w:id="3655" w:author="Otter, Martin" w:date="2014-04-09T11:00:00Z">
              <w:r w:rsidR="00140C25">
                <w:rPr>
                  <w:rStyle w:val="CODE"/>
                  <w:rFonts w:cs="Courier New"/>
                </w:rPr>
                <w:t>fmi2</w:t>
              </w:r>
            </w:ins>
            <w:r>
              <w:rPr>
                <w:rStyle w:val="CODE"/>
                <w:rFonts w:cs="Courier New"/>
              </w:rPr>
              <w:t>EnterContinuousTimeMode</w:t>
            </w:r>
            <w:r w:rsidRPr="0098259C">
              <w:rPr>
                <w:rStyle w:val="CODE"/>
                <w:rFonts w:cs="Courier New"/>
              </w:rPr>
              <w:t>(</w:t>
            </w:r>
            <w:del w:id="3656" w:author="Otter, Martin" w:date="2014-04-09T11:00:00Z">
              <w:r w:rsidRPr="0098259C" w:rsidDel="00140C25">
                <w:rPr>
                  <w:rStyle w:val="CODE"/>
                  <w:rFonts w:cs="Courier New"/>
                </w:rPr>
                <w:delText>fmi</w:delText>
              </w:r>
            </w:del>
            <w:ins w:id="3657" w:author="Otter, Martin" w:date="2014-04-09T11:00:00Z">
              <w:r w:rsidR="00140C25">
                <w:rPr>
                  <w:rStyle w:val="CODE"/>
                  <w:rFonts w:cs="Courier New"/>
                </w:rPr>
                <w:t>fmi2</w:t>
              </w:r>
            </w:ins>
            <w:r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7E20A647" w14:textId="77777777" w:rsidR="00875ACA" w:rsidRPr="0098259C" w:rsidRDefault="00875ACA" w:rsidP="006E60E6">
            <w:pPr>
              <w:pStyle w:val="Textkrper-Tabelle"/>
              <w:numPr>
                <w:ilvl w:val="0"/>
                <w:numId w:val="43"/>
              </w:numPr>
              <w:rPr>
                <w:i/>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p>
          <w:p w14:paraId="4597F059" w14:textId="77777777" w:rsidR="00875ACA" w:rsidRDefault="00875ACA" w:rsidP="00044F2D">
            <w:pPr>
              <w:pStyle w:val="Textkrper-Zeileneinzug"/>
              <w:ind w:firstLine="0"/>
              <w:jc w:val="left"/>
              <w:rPr>
                <w:b/>
              </w:rPr>
            </w:pPr>
            <w:r>
              <w:t>]</w:t>
            </w:r>
          </w:p>
        </w:tc>
      </w:tr>
      <w:tr w:rsidR="00165F7F" w14:paraId="0E675967" w14:textId="77777777" w:rsidTr="00276CAE">
        <w:tc>
          <w:tcPr>
            <w:tcW w:w="9458" w:type="dxa"/>
            <w:gridSpan w:val="2"/>
            <w:shd w:val="clear" w:color="auto" w:fill="auto"/>
          </w:tcPr>
          <w:p w14:paraId="3601975E" w14:textId="156D9920" w:rsidR="00D8412F" w:rsidRPr="00AE2A4F" w:rsidRDefault="00D8412F" w:rsidP="00044F2D">
            <w:pPr>
              <w:pStyle w:val="Textkrper-Tabelle"/>
              <w:spacing w:before="240"/>
              <w:ind w:left="23"/>
              <w:rPr>
                <w:rStyle w:val="CODE"/>
                <w:rFonts w:cs="Courier New"/>
                <w:szCs w:val="24"/>
              </w:rPr>
            </w:pPr>
            <w:del w:id="3658" w:author="Otter, Martin" w:date="2014-04-09T11:00:00Z">
              <w:r w:rsidRPr="0098259C" w:rsidDel="00140C25">
                <w:rPr>
                  <w:rStyle w:val="CODE"/>
                </w:rPr>
                <w:delText>fmi</w:delText>
              </w:r>
            </w:del>
            <w:ins w:id="3659" w:author="Otter, Martin" w:date="2014-04-09T11:00:00Z">
              <w:r w:rsidR="00140C25">
                <w:rPr>
                  <w:rStyle w:val="CODE"/>
                </w:rPr>
                <w:t>fmi2</w:t>
              </w:r>
            </w:ins>
            <w:r w:rsidRPr="0098259C">
              <w:rPr>
                <w:rStyle w:val="CODE"/>
              </w:rPr>
              <w:t xml:space="preserve">Status </w:t>
            </w:r>
            <w:del w:id="3660" w:author="Otter, Martin" w:date="2014-04-09T11:00:00Z">
              <w:r w:rsidRPr="0098259C" w:rsidDel="00140C25">
                <w:rPr>
                  <w:rStyle w:val="CODE"/>
                </w:rPr>
                <w:delText>fmi</w:delText>
              </w:r>
            </w:del>
            <w:ins w:id="3661" w:author="Otter, Martin" w:date="2014-04-09T11:00:00Z">
              <w:r w:rsidR="00140C25">
                <w:rPr>
                  <w:rStyle w:val="CODE"/>
                </w:rPr>
                <w:t>fmi2</w:t>
              </w:r>
            </w:ins>
            <w:r w:rsidRPr="0098259C">
              <w:rPr>
                <w:rStyle w:val="CODE"/>
              </w:rPr>
              <w:t>CompletedIntegratorStep(</w:t>
            </w:r>
            <w:del w:id="3662" w:author="Otter, Martin" w:date="2014-04-09T11:00:00Z">
              <w:r w:rsidRPr="0098259C" w:rsidDel="00140C25">
                <w:rPr>
                  <w:rStyle w:val="CODE"/>
                  <w:rFonts w:cs="Courier New"/>
                </w:rPr>
                <w:delText>fmi</w:delText>
              </w:r>
            </w:del>
            <w:ins w:id="3663" w:author="Otter, Martin" w:date="2014-04-09T11:00:00Z">
              <w:r w:rsidR="00140C25">
                <w:rPr>
                  <w:rStyle w:val="CODE"/>
                  <w:rFonts w:cs="Courier New"/>
                </w:rPr>
                <w:t>fmi2</w:t>
              </w:r>
            </w:ins>
            <w:r w:rsidRPr="0098259C">
              <w:rPr>
                <w:rStyle w:val="CODE"/>
                <w:rFonts w:cs="Courier New"/>
              </w:rPr>
              <w:t>Component c,</w:t>
            </w:r>
          </w:p>
          <w:p w14:paraId="7618B302" w14:textId="4A5A3AFE"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del w:id="3664" w:author="Otter, Martin" w:date="2014-04-25T18:10:00Z">
              <w:r w:rsidRPr="0098259C" w:rsidDel="0065491B">
                <w:rPr>
                  <w:rStyle w:val="CODE"/>
                  <w:rFonts w:eastAsia="StarSymbol"/>
                  <w:color w:val="000000"/>
                </w:rPr>
                <w:delText xml:space="preserve">  </w:delText>
              </w:r>
            </w:del>
            <w:r w:rsidRPr="0098259C">
              <w:rPr>
                <w:rStyle w:val="CODE"/>
                <w:rFonts w:eastAsia="StarSymbol"/>
                <w:color w:val="000000"/>
              </w:rPr>
              <w:t xml:space="preserve">       </w:t>
            </w:r>
            <w:del w:id="3665" w:author="Otter, Martin" w:date="2014-04-25T18:10:00Z">
              <w:r w:rsidRPr="0098259C" w:rsidDel="0065491B">
                <w:rPr>
                  <w:rStyle w:val="CODE"/>
                  <w:rFonts w:eastAsia="StarSymbol"/>
                  <w:color w:val="000000"/>
                </w:rPr>
                <w:delText xml:space="preserve"> </w:delText>
              </w:r>
            </w:del>
            <w:r w:rsidRPr="0098259C">
              <w:rPr>
                <w:rStyle w:val="CODE"/>
                <w:rFonts w:eastAsia="StarSymbol"/>
                <w:color w:val="000000"/>
              </w:rPr>
              <w:t xml:space="preserve"> </w:t>
            </w:r>
            <w:del w:id="3666" w:author="Otter, Martin" w:date="2014-04-09T11:00:00Z">
              <w:r w:rsidRPr="0098259C" w:rsidDel="00140C25">
                <w:rPr>
                  <w:rStyle w:val="CODE"/>
                  <w:rFonts w:eastAsia="StarSymbol"/>
                  <w:color w:val="000000"/>
                </w:rPr>
                <w:delText>fmi</w:delText>
              </w:r>
            </w:del>
            <w:ins w:id="3667" w:author="Otter, Martin" w:date="2014-04-09T11:00:00Z">
              <w:r w:rsidR="00140C25">
                <w:rPr>
                  <w:rStyle w:val="CODE"/>
                  <w:rFonts w:eastAsia="StarSymbol"/>
                  <w:color w:val="000000"/>
                </w:rPr>
                <w:t>fmi2</w:t>
              </w:r>
            </w:ins>
            <w:r w:rsidRPr="0098259C">
              <w:rPr>
                <w:rStyle w:val="CODE"/>
                <w:rFonts w:eastAsia="StarSymbol"/>
                <w:color w:val="000000"/>
              </w:rPr>
              <w:t xml:space="preserve">Boolean </w:t>
            </w:r>
            <w:ins w:id="3668" w:author="Otter, Martin" w:date="2014-04-25T18:10:00Z">
              <w:r w:rsidR="0065491B">
                <w:rPr>
                  <w:rStyle w:val="CODE"/>
                  <w:rFonts w:eastAsia="StarSymbol"/>
                  <w:color w:val="000000"/>
                </w:rPr>
                <w:t xml:space="preserve"> </w:t>
              </w:r>
            </w:ins>
            <w:r w:rsidRPr="0098259C">
              <w:rPr>
                <w:rStyle w:val="CODE"/>
                <w:rFonts w:eastAsia="StarSymbol"/>
                <w:color w:val="000000"/>
              </w:rPr>
              <w:t>noSetFMUStatePriorToCurrentPoint</w:t>
            </w:r>
            <w:r>
              <w:rPr>
                <w:rStyle w:val="CODE"/>
                <w:rFonts w:eastAsia="StarSymbol"/>
                <w:color w:val="000000"/>
              </w:rPr>
              <w:t>,</w:t>
            </w:r>
          </w:p>
          <w:p w14:paraId="2C9846F8" w14:textId="029601BC" w:rsidR="005A4E11" w:rsidRDefault="005A4E11" w:rsidP="006F760E">
            <w:pPr>
              <w:pStyle w:val="Textkrper-Tabelle"/>
              <w:ind w:left="23"/>
              <w:rPr>
                <w:rStyle w:val="CODE"/>
                <w:szCs w:val="24"/>
              </w:rPr>
            </w:pPr>
            <w:r w:rsidRPr="006F760E">
              <w:rPr>
                <w:rStyle w:val="CODE"/>
                <w:rFonts w:eastAsia="StarSymbol"/>
              </w:rPr>
              <w:t xml:space="preserve">                         </w:t>
            </w:r>
            <w:del w:id="3669" w:author="Otter, Martin" w:date="2014-04-25T18:10:00Z">
              <w:r w:rsidRPr="006F760E" w:rsidDel="0065491B">
                <w:rPr>
                  <w:rStyle w:val="CODE"/>
                  <w:rFonts w:eastAsia="StarSymbol"/>
                </w:rPr>
                <w:delText xml:space="preserve">  </w:delText>
              </w:r>
            </w:del>
            <w:r w:rsidRPr="006F760E">
              <w:rPr>
                <w:rStyle w:val="CODE"/>
                <w:rFonts w:eastAsia="StarSymbol"/>
              </w:rPr>
              <w:t xml:space="preserve">       </w:t>
            </w:r>
            <w:del w:id="3670" w:author="Otter, Martin" w:date="2014-04-25T18:10:00Z">
              <w:r w:rsidRPr="006F760E" w:rsidDel="0065491B">
                <w:rPr>
                  <w:rStyle w:val="CODE"/>
                  <w:rFonts w:eastAsia="StarSymbol"/>
                </w:rPr>
                <w:delText xml:space="preserve"> </w:delText>
              </w:r>
            </w:del>
            <w:r w:rsidRPr="006F760E">
              <w:rPr>
                <w:rStyle w:val="CODE"/>
                <w:rFonts w:eastAsia="StarSymbol"/>
              </w:rPr>
              <w:t xml:space="preserve"> </w:t>
            </w:r>
            <w:del w:id="3671" w:author="Otter, Martin" w:date="2014-04-09T11:00:00Z">
              <w:r w:rsidR="00274B40" w:rsidDel="00140C25">
                <w:rPr>
                  <w:rStyle w:val="CODE"/>
                  <w:rFonts w:eastAsia="StarSymbol"/>
                </w:rPr>
                <w:delText>fmi</w:delText>
              </w:r>
            </w:del>
            <w:ins w:id="3672" w:author="Otter, Martin" w:date="2014-04-09T11:00:00Z">
              <w:r w:rsidR="00140C25">
                <w:rPr>
                  <w:rStyle w:val="CODE"/>
                  <w:rFonts w:eastAsia="StarSymbol"/>
                </w:rPr>
                <w:t>fmi2</w:t>
              </w:r>
            </w:ins>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4FCD4C82" w:rsidR="00165F7F" w:rsidRDefault="00274B40">
            <w:pPr>
              <w:pStyle w:val="Textkrper-Tabelle"/>
              <w:ind w:left="23"/>
              <w:rPr>
                <w:b/>
              </w:rPr>
            </w:pPr>
            <w:r>
              <w:rPr>
                <w:rStyle w:val="CODE"/>
                <w:rFonts w:eastAsia="StarSymbol"/>
              </w:rPr>
              <w:t xml:space="preserve">                         </w:t>
            </w:r>
            <w:del w:id="3673" w:author="Otter, Martin" w:date="2014-04-25T18:10:00Z">
              <w:r w:rsidDel="0065491B">
                <w:rPr>
                  <w:rStyle w:val="CODE"/>
                  <w:rFonts w:eastAsia="StarSymbol"/>
                </w:rPr>
                <w:delText xml:space="preserve">  </w:delText>
              </w:r>
            </w:del>
            <w:r>
              <w:rPr>
                <w:rStyle w:val="CODE"/>
                <w:rFonts w:eastAsia="StarSymbol"/>
              </w:rPr>
              <w:t xml:space="preserve">       </w:t>
            </w:r>
            <w:del w:id="3674" w:author="Otter, Martin" w:date="2014-04-25T18:10:00Z">
              <w:r w:rsidDel="0065491B">
                <w:rPr>
                  <w:rStyle w:val="CODE"/>
                  <w:rFonts w:eastAsia="StarSymbol"/>
                </w:rPr>
                <w:delText xml:space="preserve"> </w:delText>
              </w:r>
            </w:del>
            <w:r>
              <w:rPr>
                <w:rStyle w:val="CODE"/>
                <w:rFonts w:eastAsia="StarSymbol"/>
              </w:rPr>
              <w:t xml:space="preserve"> </w:t>
            </w:r>
            <w:del w:id="3675" w:author="Otter, Martin" w:date="2014-04-09T11:00:00Z">
              <w:r w:rsidDel="00140C25">
                <w:rPr>
                  <w:rStyle w:val="CODE"/>
                  <w:rFonts w:eastAsia="StarSymbol"/>
                </w:rPr>
                <w:delText>fmi</w:delText>
              </w:r>
            </w:del>
            <w:ins w:id="3676" w:author="Otter, Martin" w:date="2014-04-09T11:00:00Z">
              <w:r w:rsidR="00140C25">
                <w:rPr>
                  <w:rStyle w:val="CODE"/>
                  <w:rFonts w:eastAsia="StarSymbol"/>
                </w:rPr>
                <w:t>fmi2</w:t>
              </w:r>
            </w:ins>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06A88FFE"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del w:id="3677" w:author="Otter, Martin" w:date="2014-04-09T11:00:00Z">
              <w:r w:rsidRPr="00BE5C84" w:rsidDel="00140C25">
                <w:rPr>
                  <w:rStyle w:val="CODE"/>
                  <w:szCs w:val="21"/>
                  <w:lang w:eastAsia="en-US"/>
                </w:rPr>
                <w:delText>fmi</w:delText>
              </w:r>
            </w:del>
            <w:ins w:id="3678" w:author="Otter, Martin" w:date="2014-04-09T11:00:00Z">
              <w:r w:rsidR="00140C25">
                <w:rPr>
                  <w:rStyle w:val="CODE"/>
                  <w:szCs w:val="21"/>
                  <w:lang w:eastAsia="en-US"/>
                </w:rPr>
                <w:t>fmi2</w:t>
              </w:r>
            </w:ins>
            <w:r w:rsidRPr="00BE5C84">
              <w:rPr>
                <w:rStyle w:val="CODE"/>
                <w:szCs w:val="21"/>
                <w:lang w:eastAsia="en-US"/>
              </w:rPr>
              <w:t>True</w:t>
            </w:r>
            <w:r w:rsidRPr="00044F2D">
              <w:t xml:space="preserve"> if </w:t>
            </w:r>
            <w:del w:id="3679" w:author="Otter, Martin" w:date="2014-04-09T11:00:00Z">
              <w:r w:rsidRPr="00BE5C84" w:rsidDel="00140C25">
                <w:rPr>
                  <w:rStyle w:val="CODE"/>
                  <w:szCs w:val="21"/>
                  <w:lang w:eastAsia="en-US"/>
                </w:rPr>
                <w:delText>fmi</w:delText>
              </w:r>
            </w:del>
            <w:ins w:id="3680" w:author="Otter, Martin" w:date="2014-04-09T11:00:00Z">
              <w:r w:rsidR="00140C25">
                <w:rPr>
                  <w:rStyle w:val="CODE"/>
                  <w:szCs w:val="21"/>
                  <w:lang w:eastAsia="en-US"/>
                </w:rPr>
                <w:t>fmi2</w:t>
              </w:r>
            </w:ins>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83EF665"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del w:id="3681" w:author="Otter, Martin" w:date="2014-04-09T11:00:00Z">
              <w:r w:rsidR="00274B40" w:rsidDel="00140C25">
                <w:delText>fmi</w:delText>
              </w:r>
            </w:del>
            <w:ins w:id="3682" w:author="Otter, Martin" w:date="2014-04-09T11:00:00Z">
              <w:r w:rsidR="00140C25">
                <w:t>fmi2</w:t>
              </w:r>
            </w:ins>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del w:id="3683" w:author="Otter, Martin" w:date="2014-04-09T11:00:00Z">
              <w:r w:rsidR="00274B40" w:rsidDel="00140C25">
                <w:rPr>
                  <w:rStyle w:val="CODE"/>
                </w:rPr>
                <w:delText>fmi</w:delText>
              </w:r>
            </w:del>
            <w:ins w:id="3684" w:author="Otter, Martin" w:date="2014-04-09T11:00:00Z">
              <w:r w:rsidR="00140C25">
                <w:rPr>
                  <w:rStyle w:val="CODE"/>
                </w:rPr>
                <w:t>fmi2</w:t>
              </w:r>
            </w:ins>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del w:id="3685" w:author="Otter, Martin" w:date="2014-04-09T11:00:00Z">
              <w:r w:rsidR="00274B40" w:rsidDel="00140C25">
                <w:rPr>
                  <w:rStyle w:val="CODE"/>
                  <w:rFonts w:eastAsia="StarSymbol"/>
                </w:rPr>
                <w:delText>fmi</w:delText>
              </w:r>
            </w:del>
            <w:ins w:id="3686" w:author="Otter, Martin" w:date="2014-04-09T11:00:00Z">
              <w:r w:rsidR="00140C25">
                <w:rPr>
                  <w:rStyle w:val="CODE"/>
                  <w:rFonts w:eastAsia="StarSymbol"/>
                </w:rPr>
                <w:t>fmi2</w:t>
              </w:r>
            </w:ins>
            <w:r w:rsidR="00274B40">
              <w:rPr>
                <w:rStyle w:val="CODE"/>
                <w:rFonts w:eastAsia="StarSymbol"/>
              </w:rPr>
              <w:t>False</w:t>
            </w:r>
            <w:r w:rsidR="00274B40">
              <w:t xml:space="preserve"> the FMU </w:t>
            </w:r>
            <w:r>
              <w:t>stays in Continuous</w:t>
            </w:r>
            <w:r w:rsidR="00274B40">
              <w:t xml:space="preserve">-Time </w:t>
            </w:r>
            <w:r>
              <w:t xml:space="preserve">Mode without calling </w:t>
            </w:r>
            <w:del w:id="3687" w:author="Otter, Martin" w:date="2014-04-09T11:00:00Z">
              <w:r w:rsidRPr="00044F2D" w:rsidDel="00140C25">
                <w:rPr>
                  <w:rStyle w:val="CODE"/>
                </w:rPr>
                <w:delText>fmi</w:delText>
              </w:r>
            </w:del>
            <w:ins w:id="3688" w:author="Otter, Martin" w:date="2014-04-09T11:00:00Z">
              <w:r w:rsidR="00140C25">
                <w:rPr>
                  <w:rStyle w:val="CODE"/>
                </w:rPr>
                <w:t>fmi2</w:t>
              </w:r>
            </w:ins>
            <w:r w:rsidRPr="00044F2D">
              <w:rPr>
                <w:rStyle w:val="CODE"/>
              </w:rPr>
              <w:t>EnterContinuous</w:t>
            </w:r>
            <w:r>
              <w:rPr>
                <w:rStyle w:val="CODE"/>
              </w:rPr>
              <w:t>Time</w:t>
            </w:r>
            <w:r w:rsidRPr="00044F2D">
              <w:rPr>
                <w:rStyle w:val="CODE"/>
              </w:rPr>
              <w:t>Mode</w:t>
            </w:r>
            <w:r>
              <w:t xml:space="preserve"> again.</w:t>
            </w:r>
          </w:p>
          <w:p w14:paraId="55E7268A" w14:textId="1731AE14"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w:t>
            </w:r>
            <w:r w:rsidRPr="0098259C">
              <w:lastRenderedPageBreak/>
              <w:t xml:space="preserve">(for example correction by a BDF method), then </w:t>
            </w:r>
            <w:del w:id="3689" w:author="Otter, Martin" w:date="2014-04-09T11:00:00Z">
              <w:r w:rsidRPr="0098259C" w:rsidDel="00140C25">
                <w:rPr>
                  <w:rStyle w:val="CODE"/>
                  <w:rFonts w:cs="Courier New"/>
                </w:rPr>
                <w:delText>fmi</w:delText>
              </w:r>
            </w:del>
            <w:proofErr w:type="gramStart"/>
            <w:ins w:id="3690" w:author="Otter, Martin" w:date="2014-04-09T11:00:00Z">
              <w:r w:rsidR="00140C25">
                <w:rPr>
                  <w:rStyle w:val="CODE"/>
                  <w:rFonts w:cs="Courier New"/>
                </w:rPr>
                <w:t>fmi2</w:t>
              </w:r>
            </w:ins>
            <w:r w:rsidRPr="0098259C">
              <w:rPr>
                <w:rStyle w:val="CODE"/>
                <w:rFonts w:cs="Courier New"/>
              </w:rPr>
              <w:t>SetContinuousStates(</w:t>
            </w:r>
            <w:proofErr w:type="gramEnd"/>
            <w:r w:rsidRPr="0098259C">
              <w:rPr>
                <w:rStyle w:val="CODE"/>
                <w:rFonts w:cs="Courier New"/>
              </w:rPr>
              <w:t>..)</w:t>
            </w:r>
            <w:r w:rsidRPr="0098259C">
              <w:t xml:space="preserve"> has to be called with the updated states </w:t>
            </w:r>
            <w:r w:rsidRPr="0098259C">
              <w:rPr>
                <w:u w:val="single"/>
              </w:rPr>
              <w:t>before</w:t>
            </w:r>
            <w:r w:rsidRPr="0098259C">
              <w:t xml:space="preserve"> </w:t>
            </w:r>
            <w:del w:id="3691" w:author="Otter, Martin" w:date="2014-04-09T11:00:00Z">
              <w:r w:rsidRPr="0098259C" w:rsidDel="00140C25">
                <w:rPr>
                  <w:rStyle w:val="CODE"/>
                </w:rPr>
                <w:delText>fmi</w:delText>
              </w:r>
            </w:del>
            <w:ins w:id="3692" w:author="Otter, Martin" w:date="2014-04-09T11:00:00Z">
              <w:r w:rsidR="00140C25">
                <w:rPr>
                  <w:rStyle w:val="CODE"/>
                </w:rPr>
                <w:t>fmi2</w:t>
              </w:r>
            </w:ins>
            <w:r w:rsidRPr="0098259C">
              <w:rPr>
                <w:rStyle w:val="CODE"/>
              </w:rPr>
              <w:t>CompletedIntegratorStep(..)</w:t>
            </w:r>
            <w:r w:rsidRPr="0098259C">
              <w:t xml:space="preserve"> is called.</w:t>
            </w:r>
          </w:p>
          <w:p w14:paraId="1FBE6C01" w14:textId="67EFEA63"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del w:id="3693" w:author="Otter, Martin" w:date="2014-04-09T11:00:00Z">
              <w:r w:rsidRPr="00AE2A4F" w:rsidDel="00140C25">
                <w:rPr>
                  <w:rStyle w:val="CODE"/>
                </w:rPr>
                <w:delText>fmi</w:delText>
              </w:r>
            </w:del>
            <w:ins w:id="3694" w:author="Otter, Martin" w:date="2014-04-09T11:00:00Z">
              <w:r w:rsidR="00140C25">
                <w:rPr>
                  <w:rStyle w:val="CODE"/>
                </w:rPr>
                <w:t>fmi2</w:t>
              </w:r>
            </w:ins>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5A6B25CD" w:rsidR="00D8412F" w:rsidRPr="0098259C" w:rsidRDefault="00D8412F" w:rsidP="00D8412F">
            <w:pPr>
              <w:pStyle w:val="Textkrper-Zeileneinzug"/>
            </w:pPr>
            <w:r w:rsidRPr="0098259C">
              <w:t xml:space="preserve">After </w:t>
            </w:r>
            <w:del w:id="3695" w:author="Otter, Martin" w:date="2014-04-09T11:00:00Z">
              <w:r w:rsidRPr="0098259C" w:rsidDel="00140C25">
                <w:rPr>
                  <w:rStyle w:val="CODE"/>
                </w:rPr>
                <w:delText>fmi</w:delText>
              </w:r>
            </w:del>
            <w:ins w:id="3696" w:author="Otter, Martin" w:date="2014-04-09T11:00:00Z">
              <w:r w:rsidR="00140C25">
                <w:rPr>
                  <w:rStyle w:val="CODE"/>
                </w:rPr>
                <w:t>fmi2</w:t>
              </w:r>
            </w:ins>
            <w:r w:rsidRPr="0098259C">
              <w:rPr>
                <w:rStyle w:val="CODE"/>
              </w:rPr>
              <w:t>CompletedIntegratorStep</w:t>
            </w:r>
            <w:r w:rsidRPr="0098259C">
              <w:t xml:space="preserve"> is called, it is still allowed to go back in time (calling </w:t>
            </w:r>
            <w:del w:id="3697" w:author="Otter, Martin" w:date="2014-04-09T11:00:00Z">
              <w:r w:rsidRPr="0098259C" w:rsidDel="00140C25">
                <w:rPr>
                  <w:rStyle w:val="CODE"/>
                </w:rPr>
                <w:delText>fmi</w:delText>
              </w:r>
            </w:del>
            <w:ins w:id="3698" w:author="Otter, Martin" w:date="2014-04-09T11:00:00Z">
              <w:r w:rsidR="00140C25">
                <w:rPr>
                  <w:rStyle w:val="CODE"/>
                </w:rPr>
                <w:t>fmi2</w:t>
              </w:r>
            </w:ins>
            <w:r w:rsidRPr="0098259C">
              <w:rPr>
                <w:rStyle w:val="CODE"/>
              </w:rPr>
              <w:t>SetTime</w:t>
            </w:r>
            <w:r w:rsidRPr="0098259C">
              <w:t xml:space="preserve">) and inquire values of variables at previous time instants with </w:t>
            </w:r>
            <w:del w:id="3699" w:author="Otter, Martin" w:date="2014-04-09T11:00:00Z">
              <w:r w:rsidRPr="0098259C" w:rsidDel="00140C25">
                <w:rPr>
                  <w:rStyle w:val="CODE"/>
                </w:rPr>
                <w:delText>fmi</w:delText>
              </w:r>
            </w:del>
            <w:ins w:id="3700" w:author="Otter, Martin" w:date="2014-04-09T11:00:00Z">
              <w:r w:rsidR="00140C25">
                <w:rPr>
                  <w:rStyle w:val="CODE"/>
                </w:rPr>
                <w:t>fmi2</w:t>
              </w:r>
            </w:ins>
            <w:r w:rsidRPr="0098259C">
              <w:rPr>
                <w:rStyle w:val="CODE"/>
              </w:rPr>
              <w:t>GetXXX</w:t>
            </w:r>
            <w:r w:rsidRPr="0098259C">
              <w:t xml:space="preserve"> [</w:t>
            </w:r>
            <w:r w:rsidRPr="0098259C">
              <w:rPr>
                <w:i/>
              </w:rPr>
              <w:t>for example to determine values of non-state variables at output points</w:t>
            </w:r>
            <w:r w:rsidRPr="0098259C">
              <w:t xml:space="preserve">]: However, it is not allowed to go back in time over the previous </w:t>
            </w:r>
            <w:r w:rsidRPr="0098259C">
              <w:rPr>
                <w:rStyle w:val="CODE"/>
              </w:rPr>
              <w:t>completedIntegratorStep</w:t>
            </w:r>
            <w:r w:rsidRPr="0098259C">
              <w:t xml:space="preserve"> or the previous </w:t>
            </w:r>
            <w:del w:id="3701" w:author="Otter, Martin" w:date="2014-04-09T11:00:00Z">
              <w:r w:rsidRPr="0098259C" w:rsidDel="00140C25">
                <w:rPr>
                  <w:rStyle w:val="CODE"/>
                </w:rPr>
                <w:delText>fmi</w:delText>
              </w:r>
            </w:del>
            <w:ins w:id="3702" w:author="Otter, Martin" w:date="2014-04-09T11:00:00Z">
              <w:r w:rsidR="00140C25">
                <w:rPr>
                  <w:rStyle w:val="CODE"/>
                </w:rPr>
                <w:t>fmi2</w:t>
              </w:r>
            </w:ins>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77777777" w:rsidR="00D8412F" w:rsidRPr="0098259C" w:rsidRDefault="00D8412F" w:rsidP="00D8412F">
            <w:pPr>
              <w:pStyle w:val="Textkrper"/>
              <w:rPr>
                <w:i/>
              </w:rPr>
            </w:pPr>
            <w:r w:rsidRPr="0098259C">
              <w:t>[</w:t>
            </w:r>
            <w:r w:rsidRPr="0098259C">
              <w:rPr>
                <w:i/>
              </w:rPr>
              <w:t>This function might be used, for example for the following purposes:</w:t>
            </w:r>
          </w:p>
          <w:p w14:paraId="79EE8D13" w14:textId="5B961EBC" w:rsidR="00D8412F" w:rsidRPr="0098259C" w:rsidRDefault="00D8412F" w:rsidP="006E60E6">
            <w:pPr>
              <w:pStyle w:val="Textkrper-Zeileneinzug"/>
              <w:numPr>
                <w:ilvl w:val="0"/>
                <w:numId w:val="26"/>
              </w:numPr>
              <w:rPr>
                <w:i/>
              </w:rPr>
            </w:pPr>
            <w:r w:rsidRPr="0098259C">
              <w:rPr>
                <w:i/>
              </w:rPr>
              <w:t>Delays</w:t>
            </w:r>
            <w:proofErr w:type="gramStart"/>
            <w:r w:rsidRPr="0098259C">
              <w:rPr>
                <w:i/>
              </w:rPr>
              <w:t>:</w:t>
            </w:r>
            <w:proofErr w:type="gramEnd"/>
            <w:r w:rsidRPr="0098259C">
              <w:rPr>
                <w:i/>
              </w:rPr>
              <w:br/>
              <w:t xml:space="preserve">All variables that are used in a “delay(..)” operator are stored in an appropriate buffer and the function returns with </w:t>
            </w:r>
            <w:r>
              <w:rPr>
                <w:rStyle w:val="CODE"/>
                <w:i/>
              </w:rPr>
              <w:t xml:space="preserve">nextMode = </w:t>
            </w:r>
            <w:del w:id="3703" w:author="Otter, Martin" w:date="2014-04-09T11:00:00Z">
              <w:r w:rsidDel="00140C25">
                <w:rPr>
                  <w:rStyle w:val="CODE"/>
                  <w:i/>
                </w:rPr>
                <w:delText>fmi</w:delText>
              </w:r>
            </w:del>
            <w:ins w:id="3704" w:author="Otter, Martin" w:date="2014-04-09T11:00:00Z">
              <w:r w:rsidR="00140C25">
                <w:rPr>
                  <w:rStyle w:val="CODE"/>
                  <w:i/>
                </w:rPr>
                <w:t>fmi2</w:t>
              </w:r>
            </w:ins>
            <w:r>
              <w:rPr>
                <w:rStyle w:val="CODE"/>
                <w:i/>
              </w:rPr>
              <w:t>ContinuousTimeMode</w:t>
            </w:r>
            <w:r w:rsidRPr="0098259C">
              <w:rPr>
                <w:i/>
              </w:rPr>
              <w:t>.</w:t>
            </w:r>
          </w:p>
          <w:p w14:paraId="4FA7049E" w14:textId="4D161C10" w:rsidR="00D8412F" w:rsidRPr="0098259C" w:rsidRDefault="00D8412F" w:rsidP="006E60E6">
            <w:pPr>
              <w:pStyle w:val="Textkrper-Zeileneinzug"/>
              <w:numPr>
                <w:ilvl w:val="0"/>
                <w:numId w:val="26"/>
              </w:numPr>
              <w:ind w:left="357" w:hanging="357"/>
              <w:jc w:val="left"/>
              <w:rPr>
                <w:i/>
              </w:rPr>
            </w:pPr>
            <w:r w:rsidRPr="0098259C">
              <w:rPr>
                <w:i/>
              </w:rPr>
              <w:t>Dynamic state selection</w:t>
            </w:r>
            <w:proofErr w:type="gramStart"/>
            <w:r w:rsidRPr="0098259C">
              <w:rPr>
                <w:i/>
              </w:rPr>
              <w:t>:</w:t>
            </w:r>
            <w:proofErr w:type="gramEnd"/>
            <w:r w:rsidRPr="0098259C">
              <w:rPr>
                <w:i/>
              </w:rPr>
              <w:br/>
              <w:t xml:space="preserve">It is checked whether the dynamically selected states are still numerically appropriate. If yes, the function returns with </w:t>
            </w:r>
            <w:r w:rsidR="004A7837">
              <w:rPr>
                <w:rStyle w:val="CODE"/>
                <w:i/>
              </w:rPr>
              <w:t xml:space="preserve">enterEventMode = </w:t>
            </w:r>
            <w:del w:id="3705" w:author="Otter, Martin" w:date="2014-04-09T11:00:00Z">
              <w:r w:rsidR="004A7837" w:rsidDel="00140C25">
                <w:rPr>
                  <w:rStyle w:val="CODE"/>
                  <w:i/>
                </w:rPr>
                <w:delText>fmi</w:delText>
              </w:r>
            </w:del>
            <w:ins w:id="3706" w:author="Otter, Martin" w:date="2014-04-09T11:00:00Z">
              <w:r w:rsidR="00140C25">
                <w:rPr>
                  <w:rStyle w:val="CODE"/>
                  <w:i/>
                </w:rPr>
                <w:t>fmi2</w:t>
              </w:r>
            </w:ins>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del w:id="3707" w:author="Otter, Martin" w:date="2014-04-09T11:00:00Z">
              <w:r w:rsidR="004A7837" w:rsidDel="00140C25">
                <w:rPr>
                  <w:rStyle w:val="CODE"/>
                  <w:i/>
                </w:rPr>
                <w:delText>fmi</w:delText>
              </w:r>
            </w:del>
            <w:ins w:id="3708" w:author="Otter, Martin" w:date="2014-04-09T11:00:00Z">
              <w:r w:rsidR="00140C25">
                <w:rPr>
                  <w:rStyle w:val="CODE"/>
                  <w:i/>
                </w:rPr>
                <w:t>fmi2</w:t>
              </w:r>
            </w:ins>
            <w:r w:rsidR="004A7837">
              <w:rPr>
                <w:rStyle w:val="CODE"/>
                <w:i/>
              </w:rPr>
              <w:t>True</w:t>
            </w:r>
            <w:r w:rsidRPr="0098259C">
              <w:rPr>
                <w:i/>
              </w:rPr>
              <w:t xml:space="preserve">. In the latter case, </w:t>
            </w:r>
            <w:del w:id="3709" w:author="Otter, Martin" w:date="2014-04-09T11:00:00Z">
              <w:r w:rsidRPr="0098259C" w:rsidDel="00140C25">
                <w:rPr>
                  <w:rStyle w:val="CODE"/>
                  <w:i/>
                </w:rPr>
                <w:delText>fmi</w:delText>
              </w:r>
            </w:del>
            <w:proofErr w:type="gramStart"/>
            <w:ins w:id="3710" w:author="Otter, Martin" w:date="2014-04-09T11:00:00Z">
              <w:r w:rsidR="00140C25">
                <w:rPr>
                  <w:rStyle w:val="CODE"/>
                  <w:i/>
                </w:rPr>
                <w:t>fmi2</w:t>
              </w:r>
            </w:ins>
            <w:r>
              <w:rPr>
                <w:rStyle w:val="CODE"/>
                <w:i/>
              </w:rPr>
              <w:t>Enter</w:t>
            </w:r>
            <w:r w:rsidRPr="0098259C">
              <w:rPr>
                <w:rStyle w:val="CODE"/>
                <w:i/>
              </w:rPr>
              <w:t>Event</w:t>
            </w:r>
            <w:r>
              <w:rPr>
                <w:rStyle w:val="CODE"/>
                <w:i/>
              </w:rPr>
              <w:t>Mode</w:t>
            </w:r>
            <w:r w:rsidRPr="0098259C">
              <w:rPr>
                <w:rStyle w:val="CODE"/>
                <w:i/>
              </w:rPr>
              <w:t>(</w:t>
            </w:r>
            <w:proofErr w:type="gramEnd"/>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del w:id="3711" w:author="Otter, Martin" w:date="2014-04-09T11:00:00Z">
              <w:r w:rsidR="00875ACA" w:rsidRPr="00044F2D" w:rsidDel="00140C25">
                <w:rPr>
                  <w:rStyle w:val="CODE"/>
                </w:rPr>
                <w:delText>fmi</w:delText>
              </w:r>
            </w:del>
            <w:ins w:id="3712" w:author="Otter, Martin" w:date="2014-04-09T11:00:00Z">
              <w:r w:rsidR="00140C25">
                <w:rPr>
                  <w:rStyle w:val="CODE"/>
                </w:rPr>
                <w:t>fmi2</w:t>
              </w:r>
            </w:ins>
            <w:r w:rsidR="00840DE4">
              <w:rPr>
                <w:rStyle w:val="CODE"/>
              </w:rPr>
              <w:t>NewDiscreteStates</w:t>
            </w:r>
            <w:r w:rsidR="00875ACA" w:rsidRPr="00044F2D">
              <w:rPr>
                <w:rStyle w:val="CODE"/>
              </w:rPr>
              <w:t>(..)</w:t>
            </w:r>
            <w:r w:rsidR="00875ACA">
              <w:rPr>
                <w:i/>
              </w:rPr>
              <w:t>.</w:t>
            </w:r>
          </w:p>
          <w:p w14:paraId="24036319" w14:textId="2DBA79EA" w:rsidR="0010310C" w:rsidRPr="009943F6" w:rsidRDefault="0010310C" w:rsidP="00D8412F">
            <w:pPr>
              <w:pStyle w:val="Textkrper-Zeileneinzug"/>
              <w:ind w:firstLine="0"/>
              <w:jc w:val="left"/>
              <w:rPr>
                <w:ins w:id="3713" w:author="Otter, Martin" w:date="2014-03-26T17:59:00Z"/>
                <w:i/>
              </w:rPr>
            </w:pPr>
            <w:ins w:id="3714" w:author="Otter, Martin" w:date="2014-03-26T17:59:00Z">
              <w:r>
                <w:br/>
              </w:r>
              <w:r w:rsidRPr="009943F6">
                <w:rPr>
                  <w:i/>
                </w:rPr>
                <w:t>Note, this function is not used to detect time or state events</w:t>
              </w:r>
            </w:ins>
            <w:ins w:id="3715" w:author="Otter, Martin" w:date="2014-03-26T18:00:00Z">
              <w:r w:rsidRPr="009943F6">
                <w:rPr>
                  <w:i/>
                </w:rPr>
                <w:t xml:space="preserve">, e.g., </w:t>
              </w:r>
            </w:ins>
            <w:ins w:id="3716" w:author="Otter, Martin" w:date="2014-03-26T17:59:00Z">
              <w:r w:rsidRPr="009943F6">
                <w:rPr>
                  <w:i/>
                </w:rPr>
                <w:t xml:space="preserve">by comparing event indicators of the previous with the current call </w:t>
              </w:r>
              <w:r w:rsidRPr="009943F6">
                <w:rPr>
                  <w:rStyle w:val="CODE"/>
                  <w:i/>
                </w:rPr>
                <w:t xml:space="preserve">of </w:t>
              </w:r>
            </w:ins>
            <w:proofErr w:type="gramStart"/>
            <w:ins w:id="3717" w:author="Otter, Martin" w:date="2014-04-09T11:00:00Z">
              <w:r w:rsidR="00140C25">
                <w:rPr>
                  <w:rStyle w:val="CODE"/>
                  <w:i/>
                </w:rPr>
                <w:t>fmi2</w:t>
              </w:r>
            </w:ins>
            <w:ins w:id="3718" w:author="Otter, Martin" w:date="2014-03-26T18:00:00Z">
              <w:r w:rsidRPr="009943F6">
                <w:rPr>
                  <w:rStyle w:val="CODE"/>
                  <w:i/>
                </w:rPr>
                <w:t>CompletedIntegratorStep(</w:t>
              </w:r>
              <w:proofErr w:type="gramEnd"/>
              <w:r w:rsidRPr="009943F6">
                <w:rPr>
                  <w:rStyle w:val="CODE"/>
                  <w:i/>
                </w:rPr>
                <w:t>..)</w:t>
              </w:r>
              <w:r w:rsidRPr="009943F6">
                <w:rPr>
                  <w:i/>
                </w:rPr>
                <w:t xml:space="preserve">. These types of events are detected in the environment and the environment has to call </w:t>
              </w:r>
            </w:ins>
            <w:proofErr w:type="gramStart"/>
            <w:ins w:id="3719" w:author="Otter, Martin" w:date="2014-04-09T11:00:00Z">
              <w:r w:rsidR="00140C25">
                <w:rPr>
                  <w:rStyle w:val="CODE"/>
                  <w:i/>
                </w:rPr>
                <w:t>fmi2</w:t>
              </w:r>
            </w:ins>
            <w:ins w:id="3720" w:author="Otter, Martin" w:date="2014-03-26T18:00:00Z">
              <w:r w:rsidRPr="009943F6">
                <w:rPr>
                  <w:rStyle w:val="CODE"/>
                  <w:i/>
                </w:rPr>
                <w:t>EnterEventMode(</w:t>
              </w:r>
              <w:proofErr w:type="gramEnd"/>
              <w:r w:rsidRPr="009943F6">
                <w:rPr>
                  <w:rStyle w:val="CODE"/>
                  <w:i/>
                </w:rPr>
                <w:t>..)</w:t>
              </w:r>
              <w:r w:rsidRPr="009943F6">
                <w:rPr>
                  <w:i/>
                </w:rPr>
                <w:t xml:space="preserve"> </w:t>
              </w:r>
            </w:ins>
            <w:ins w:id="3721" w:author="Otter, Martin" w:date="2014-03-26T18:01:00Z">
              <w:r w:rsidRPr="009943F6">
                <w:rPr>
                  <w:i/>
                </w:rPr>
                <w:t>in these cases, indepen</w:t>
              </w:r>
            </w:ins>
            <w:ins w:id="3722" w:author="Otter, Martin" w:date="2014-03-26T18:03:00Z">
              <w:r w:rsidRPr="009943F6">
                <w:rPr>
                  <w:i/>
                </w:rPr>
                <w:t>dently</w:t>
              </w:r>
            </w:ins>
            <w:ins w:id="3723" w:author="Otter, Martin" w:date="2014-03-26T18:01:00Z">
              <w:r w:rsidRPr="009943F6">
                <w:rPr>
                  <w:i/>
                </w:rPr>
                <w:t xml:space="preserve"> whether the return argument </w:t>
              </w:r>
            </w:ins>
            <w:ins w:id="3724" w:author="Otter, Martin" w:date="2014-03-26T18:02:00Z">
              <w:r w:rsidRPr="009943F6">
                <w:rPr>
                  <w:rStyle w:val="CODE"/>
                  <w:i/>
                </w:rPr>
                <w:t>enterEventMode</w:t>
              </w:r>
            </w:ins>
            <w:ins w:id="3725" w:author="Otter, Martin" w:date="2014-03-26T18:04:00Z">
              <w:r w:rsidRPr="009943F6">
                <w:rPr>
                  <w:rStyle w:val="CODE"/>
                  <w:i/>
                </w:rPr>
                <w:t xml:space="preserve"> of </w:t>
              </w:r>
            </w:ins>
            <w:ins w:id="3726" w:author="Otter, Martin" w:date="2014-04-09T11:00:00Z">
              <w:r w:rsidR="00140C25">
                <w:rPr>
                  <w:rStyle w:val="CODE"/>
                  <w:i/>
                </w:rPr>
                <w:t>fmi2</w:t>
              </w:r>
            </w:ins>
            <w:ins w:id="3727" w:author="Otter, Martin" w:date="2014-03-26T18:04:00Z">
              <w:r w:rsidRPr="009943F6">
                <w:rPr>
                  <w:rStyle w:val="CODE"/>
                  <w:i/>
                </w:rPr>
                <w:t>CompletedIntegratorStep(..)</w:t>
              </w:r>
            </w:ins>
            <w:ins w:id="3728" w:author="Otter, Martin" w:date="2014-03-26T18:02:00Z">
              <w:r w:rsidRPr="009943F6">
                <w:rPr>
                  <w:i/>
                </w:rPr>
                <w:t xml:space="preserve"> is </w:t>
              </w:r>
            </w:ins>
            <w:ins w:id="3729" w:author="Otter, Martin" w:date="2014-04-09T11:00:00Z">
              <w:r w:rsidR="00140C25">
                <w:rPr>
                  <w:rStyle w:val="CODE"/>
                  <w:i/>
                </w:rPr>
                <w:t>fmi2</w:t>
              </w:r>
            </w:ins>
            <w:ins w:id="3730" w:author="Otter, Martin" w:date="2014-03-26T18:02:00Z">
              <w:r w:rsidRPr="009943F6">
                <w:rPr>
                  <w:rStyle w:val="CODE"/>
                  <w:i/>
                </w:rPr>
                <w:t>True</w:t>
              </w:r>
              <w:r w:rsidRPr="009943F6">
                <w:rPr>
                  <w:i/>
                </w:rPr>
                <w:t xml:space="preserve"> or </w:t>
              </w:r>
            </w:ins>
            <w:ins w:id="3731" w:author="Otter, Martin" w:date="2014-04-09T11:00:00Z">
              <w:r w:rsidR="00140C25">
                <w:rPr>
                  <w:rStyle w:val="CODE"/>
                  <w:i/>
                </w:rPr>
                <w:t>fmi2</w:t>
              </w:r>
            </w:ins>
            <w:ins w:id="3732" w:author="Otter, Martin" w:date="2014-03-26T18:02:00Z">
              <w:r w:rsidRPr="009943F6">
                <w:rPr>
                  <w:rStyle w:val="CODE"/>
                  <w:i/>
                </w:rPr>
                <w:t>False</w:t>
              </w:r>
              <w:r w:rsidRPr="009943F6">
                <w:rPr>
                  <w:i/>
                </w:rPr>
                <w:t>.</w:t>
              </w:r>
            </w:ins>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3A0559C7" w:rsidR="00990EFE" w:rsidRPr="0098259C" w:rsidRDefault="009236DE" w:rsidP="00044F2D">
            <w:pPr>
              <w:pStyle w:val="Textkrper-Tabelle"/>
              <w:spacing w:before="240"/>
              <w:ind w:left="23"/>
              <w:rPr>
                <w:rStyle w:val="CODE"/>
                <w:rFonts w:cs="Courier New"/>
                <w:szCs w:val="24"/>
                <w:lang w:eastAsia="nl-NL"/>
              </w:rPr>
            </w:pPr>
            <w:del w:id="3733" w:author="Otter, Martin" w:date="2014-04-09T11:00:00Z">
              <w:r w:rsidRPr="0098259C" w:rsidDel="00140C25">
                <w:rPr>
                  <w:rStyle w:val="CODE"/>
                </w:rPr>
                <w:lastRenderedPageBreak/>
                <w:delText>fmi</w:delText>
              </w:r>
            </w:del>
            <w:ins w:id="3734" w:author="Otter, Martin" w:date="2014-04-09T11:00:00Z">
              <w:r w:rsidR="00140C25">
                <w:rPr>
                  <w:rStyle w:val="CODE"/>
                </w:rPr>
                <w:t>fmi2</w:t>
              </w:r>
            </w:ins>
            <w:r w:rsidRPr="0098259C">
              <w:rPr>
                <w:rStyle w:val="CODE"/>
              </w:rPr>
              <w:t>Status</w:t>
            </w:r>
            <w:r w:rsidR="00990EFE" w:rsidRPr="0098259C">
              <w:rPr>
                <w:rStyle w:val="CODE"/>
              </w:rPr>
              <w:t xml:space="preserve"> </w:t>
            </w:r>
            <w:del w:id="3735" w:author="Otter, Martin" w:date="2014-04-09T11:00:00Z">
              <w:r w:rsidRPr="0098259C" w:rsidDel="00140C25">
                <w:rPr>
                  <w:rStyle w:val="CODE"/>
                </w:rPr>
                <w:delText>fmi</w:delText>
              </w:r>
            </w:del>
            <w:ins w:id="3736" w:author="Otter, Martin" w:date="2014-04-09T11:00:00Z">
              <w:r w:rsidR="00140C25">
                <w:rPr>
                  <w:rStyle w:val="CODE"/>
                </w:rPr>
                <w:t>fmi2</w:t>
              </w:r>
            </w:ins>
            <w:r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737" w:name="OLE_LINK1"/>
            <w:bookmarkStart w:id="3738" w:name="OLE_LINK2"/>
            <w:del w:id="3739" w:author="Otter, Martin" w:date="2014-04-09T11:00:00Z">
              <w:r w:rsidR="001D30BC" w:rsidRPr="0098259C" w:rsidDel="00140C25">
                <w:rPr>
                  <w:rStyle w:val="CODE"/>
                </w:rPr>
                <w:delText>fmi</w:delText>
              </w:r>
            </w:del>
            <w:ins w:id="3740" w:author="Otter, Martin" w:date="2014-04-09T11:00:00Z">
              <w:r w:rsidR="00140C25">
                <w:rPr>
                  <w:rStyle w:val="CODE"/>
                </w:rPr>
                <w:t>fmi2</w:t>
              </w:r>
            </w:ins>
            <w:r w:rsidR="001D30BC" w:rsidRPr="0098259C">
              <w:rPr>
                <w:rStyle w:val="CODE"/>
              </w:rPr>
              <w:t>Component c</w:t>
            </w:r>
            <w:r w:rsidR="00990EFE" w:rsidRPr="0098259C">
              <w:rPr>
                <w:rStyle w:val="CODE"/>
              </w:rPr>
              <w:t xml:space="preserve">, </w:t>
            </w:r>
            <w:del w:id="3741" w:author="Otter, Martin" w:date="2014-04-09T11:00:00Z">
              <w:r w:rsidRPr="0098259C" w:rsidDel="00140C25">
                <w:rPr>
                  <w:rStyle w:val="CODE"/>
                </w:rPr>
                <w:delText>fmi</w:delText>
              </w:r>
            </w:del>
            <w:ins w:id="3742" w:author="Otter, Martin" w:date="2014-04-09T11:00:00Z">
              <w:r w:rsidR="00140C25">
                <w:rPr>
                  <w:rStyle w:val="CODE"/>
                </w:rPr>
                <w:t>fmi2</w:t>
              </w:r>
            </w:ins>
            <w:r w:rsidRPr="0098259C">
              <w:rPr>
                <w:rStyle w:val="CODE"/>
              </w:rPr>
              <w:t>Real</w:t>
            </w:r>
            <w:r w:rsidR="00990EFE" w:rsidRPr="0098259C">
              <w:rPr>
                <w:rStyle w:val="CODE"/>
              </w:rPr>
              <w:t xml:space="preserve"> derivatives[],</w:t>
            </w:r>
            <w:ins w:id="3743" w:author="Otter, Martin" w:date="2014-04-25T18:10:00Z">
              <w:r w:rsidR="0065491B">
                <w:rPr>
                  <w:rStyle w:val="CODE"/>
                </w:rPr>
                <w:br/>
                <w:t xml:space="preserve">                                  </w:t>
              </w:r>
            </w:ins>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3737"/>
            <w:bookmarkEnd w:id="3738"/>
            <w:r w:rsidR="00990EFE" w:rsidRPr="0098259C">
              <w:rPr>
                <w:rStyle w:val="CODE"/>
                <w:rFonts w:cs="Courier New"/>
              </w:rPr>
              <w:t>);</w:t>
            </w:r>
          </w:p>
          <w:p w14:paraId="1317D587" w14:textId="2C296C43" w:rsidR="001D30BC" w:rsidRPr="0098259C" w:rsidRDefault="009236DE" w:rsidP="00990EFE">
            <w:pPr>
              <w:pStyle w:val="Textkrper-Tabelle"/>
              <w:rPr>
                <w:rStyle w:val="CODE"/>
                <w:rFonts w:cs="Courier New"/>
              </w:rPr>
            </w:pPr>
            <w:del w:id="3744" w:author="Otter, Martin" w:date="2014-04-09T11:00:00Z">
              <w:r w:rsidRPr="0098259C" w:rsidDel="00140C25">
                <w:rPr>
                  <w:rStyle w:val="CODE"/>
                </w:rPr>
                <w:delText>fmi</w:delText>
              </w:r>
            </w:del>
            <w:ins w:id="3745" w:author="Otter, Martin" w:date="2014-04-09T11:00:00Z">
              <w:r w:rsidR="00140C25">
                <w:rPr>
                  <w:rStyle w:val="CODE"/>
                </w:rPr>
                <w:t>fmi2</w:t>
              </w:r>
            </w:ins>
            <w:r w:rsidRPr="0098259C">
              <w:rPr>
                <w:rStyle w:val="CODE"/>
              </w:rPr>
              <w:t>Status</w:t>
            </w:r>
            <w:r w:rsidR="00990EFE" w:rsidRPr="0098259C">
              <w:rPr>
                <w:rStyle w:val="CODE"/>
                <w:rFonts w:cs="Courier New"/>
              </w:rPr>
              <w:t xml:space="preserve"> </w:t>
            </w:r>
            <w:del w:id="3746" w:author="Otter, Martin" w:date="2014-04-09T11:00:00Z">
              <w:r w:rsidRPr="0098259C" w:rsidDel="00140C25">
                <w:rPr>
                  <w:rStyle w:val="CODE"/>
                  <w:rFonts w:cs="Courier New"/>
                </w:rPr>
                <w:delText>fmi</w:delText>
              </w:r>
            </w:del>
            <w:ins w:id="3747" w:author="Otter, Martin" w:date="2014-04-09T11:00:00Z">
              <w:r w:rsidR="00140C25">
                <w:rPr>
                  <w:rStyle w:val="CODE"/>
                  <w:rFonts w:cs="Courier New"/>
                </w:rPr>
                <w:t>fmi2</w:t>
              </w:r>
            </w:ins>
            <w:r w:rsidRPr="0098259C">
              <w:rPr>
                <w:rStyle w:val="CODE"/>
                <w:rFonts w:cs="Courier New"/>
              </w:rPr>
              <w:t>Get</w:t>
            </w:r>
            <w:r w:rsidR="00990EFE" w:rsidRPr="0098259C">
              <w:rPr>
                <w:rStyle w:val="CODE"/>
                <w:rFonts w:cs="Courier New"/>
              </w:rPr>
              <w:t>EventIndicators(</w:t>
            </w:r>
            <w:del w:id="3748" w:author="Otter, Martin" w:date="2014-04-09T11:00:00Z">
              <w:r w:rsidR="001D30BC" w:rsidRPr="0098259C" w:rsidDel="00140C25">
                <w:rPr>
                  <w:rStyle w:val="CODE"/>
                  <w:rFonts w:cs="Courier New"/>
                </w:rPr>
                <w:delText>fmi</w:delText>
              </w:r>
            </w:del>
            <w:ins w:id="3749" w:author="Otter, Martin" w:date="2014-04-09T11:00:00Z">
              <w:r w:rsidR="00140C25">
                <w:rPr>
                  <w:rStyle w:val="CODE"/>
                  <w:rFonts w:cs="Courier New"/>
                </w:rPr>
                <w:t>fmi2</w:t>
              </w:r>
            </w:ins>
            <w:r w:rsidR="001D30BC" w:rsidRPr="0098259C">
              <w:rPr>
                <w:rStyle w:val="CODE"/>
                <w:rFonts w:cs="Courier New"/>
              </w:rPr>
              <w:t>Component c</w:t>
            </w:r>
            <w:r w:rsidR="00990EFE" w:rsidRPr="0098259C">
              <w:rPr>
                <w:rStyle w:val="CODE"/>
                <w:rFonts w:cs="Courier New"/>
              </w:rPr>
              <w:t xml:space="preserve">, </w:t>
            </w:r>
            <w:del w:id="3750" w:author="Otter, Martin" w:date="2014-04-09T11:00:00Z">
              <w:r w:rsidRPr="0098259C" w:rsidDel="00140C25">
                <w:rPr>
                  <w:rStyle w:val="CODE"/>
                  <w:rFonts w:cs="Courier New"/>
                </w:rPr>
                <w:delText>fmi</w:delText>
              </w:r>
            </w:del>
            <w:ins w:id="3751" w:author="Otter, Martin" w:date="2014-04-09T11:00:00Z">
              <w:r w:rsidR="00140C25">
                <w:rPr>
                  <w:rStyle w:val="CODE"/>
                  <w:rFonts w:cs="Courier New"/>
                </w:rPr>
                <w:t>fmi2</w:t>
              </w:r>
            </w:ins>
            <w:r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ins w:id="3752" w:author="Otter, Martin" w:date="2014-04-25T18:11:00Z">
              <w:r w:rsidR="0065491B">
                <w:rPr>
                  <w:rStyle w:val="CODE"/>
                  <w:rFonts w:cs="Courier New"/>
                </w:rPr>
                <w:t xml:space="preserve">  </w:t>
              </w:r>
            </w:ins>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7E2F047"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w:t>
            </w:r>
            <w:del w:id="3753" w:author="Otter, Martin" w:date="2014-07-18T13:26:00Z">
              <w:r w:rsidRPr="0098259C" w:rsidDel="00335D6C">
                <w:delText xml:space="preserve"> (see section </w:delText>
              </w:r>
              <w:r w:rsidRPr="0098259C" w:rsidDel="00335D6C">
                <w:fldChar w:fldCharType="begin"/>
              </w:r>
              <w:r w:rsidRPr="0098259C" w:rsidDel="00335D6C">
                <w:delInstrText xml:space="preserve"> REF _Ref240464802 \r \h </w:delInstrText>
              </w:r>
              <w:r w:rsidRPr="0098259C" w:rsidDel="00335D6C">
                <w:fldChar w:fldCharType="separate"/>
              </w:r>
              <w:r w:rsidR="00854655" w:rsidRPr="00854655" w:rsidDel="00335D6C">
                <w:rPr>
                  <w:b/>
                  <w:bCs/>
                </w:rPr>
                <w:delText>Fehler! Verweisquelle konnte nicht gefunden werden.</w:delText>
              </w:r>
              <w:r w:rsidRPr="0098259C" w:rsidDel="00335D6C">
                <w:fldChar w:fldCharType="end"/>
              </w:r>
              <w:r w:rsidRPr="0098259C" w:rsidDel="00335D6C">
                <w:delText>)</w:delText>
              </w:r>
            </w:del>
            <w:r w:rsidRPr="0098259C">
              <w:t xml:space="preserve">.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77777777"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 xml:space="preserve">for example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2CA99FF4" w:rsidR="00836C63" w:rsidRPr="0098259C" w:rsidRDefault="00836C63" w:rsidP="00623D18">
            <w:pPr>
              <w:pStyle w:val="Textkrper"/>
              <w:spacing w:before="0"/>
              <w:ind w:firstLine="284"/>
            </w:pPr>
            <w:r w:rsidRPr="0098259C">
              <w:lastRenderedPageBreak/>
              <w:t xml:space="preserve">Note: </w:t>
            </w:r>
            <w:del w:id="3754" w:author="Otter, Martin" w:date="2014-04-09T11:00:00Z">
              <w:r w:rsidR="009236DE" w:rsidRPr="0098259C" w:rsidDel="00140C25">
                <w:rPr>
                  <w:rStyle w:val="CODE"/>
                </w:rPr>
                <w:delText>fmi</w:delText>
              </w:r>
            </w:del>
            <w:ins w:id="3755" w:author="Otter, Martin" w:date="2014-04-09T11:00:00Z">
              <w:r w:rsidR="00140C25">
                <w:rPr>
                  <w:rStyle w:val="CODE"/>
                </w:rPr>
                <w:t>fmi2</w:t>
              </w:r>
            </w:ins>
            <w:r w:rsidR="009236DE" w:rsidRPr="0098259C">
              <w:rPr>
                <w:rStyle w:val="CODE"/>
              </w:rPr>
              <w:t>Status</w:t>
            </w:r>
            <w:r w:rsidRPr="0098259C">
              <w:rPr>
                <w:rStyle w:val="CODE"/>
              </w:rPr>
              <w:t xml:space="preserve"> = </w:t>
            </w:r>
            <w:del w:id="3756" w:author="Otter, Martin" w:date="2014-04-09T11:00:00Z">
              <w:r w:rsidR="009236DE" w:rsidRPr="0098259C" w:rsidDel="00140C25">
                <w:rPr>
                  <w:rStyle w:val="CODE"/>
                </w:rPr>
                <w:delText>fmi</w:delText>
              </w:r>
            </w:del>
            <w:ins w:id="3757" w:author="Otter, Martin" w:date="2014-04-09T11:00:00Z">
              <w:r w:rsidR="00140C25">
                <w:rPr>
                  <w:rStyle w:val="CODE"/>
                </w:rPr>
                <w:t>fmi2</w:t>
              </w:r>
            </w:ins>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2C9F4785" w:rsidR="00990EFE" w:rsidRPr="0098259C" w:rsidRDefault="009236DE" w:rsidP="001644D1">
            <w:pPr>
              <w:pStyle w:val="Textkrper-Tabelle"/>
              <w:spacing w:before="240"/>
              <w:ind w:left="23"/>
            </w:pPr>
            <w:del w:id="3758" w:author="Otter, Martin" w:date="2014-04-09T11:00:00Z">
              <w:r w:rsidRPr="0098259C" w:rsidDel="00140C25">
                <w:rPr>
                  <w:rStyle w:val="CODE"/>
                </w:rPr>
                <w:lastRenderedPageBreak/>
                <w:delText>fmi</w:delText>
              </w:r>
            </w:del>
            <w:ins w:id="3759" w:author="Otter, Martin" w:date="2014-04-09T11:00:00Z">
              <w:r w:rsidR="00140C25">
                <w:rPr>
                  <w:rStyle w:val="CODE"/>
                </w:rPr>
                <w:t>fmi2</w:t>
              </w:r>
            </w:ins>
            <w:r w:rsidRPr="0098259C">
              <w:rPr>
                <w:rStyle w:val="CODE"/>
              </w:rPr>
              <w:t>Status</w:t>
            </w:r>
            <w:r w:rsidR="00990EFE" w:rsidRPr="0098259C">
              <w:rPr>
                <w:rStyle w:val="CODE"/>
                <w:rFonts w:cs="Courier New"/>
              </w:rPr>
              <w:t xml:space="preserve"> </w:t>
            </w:r>
            <w:del w:id="3760" w:author="Otter, Martin" w:date="2014-04-09T11:00:00Z">
              <w:r w:rsidRPr="0098259C" w:rsidDel="00140C25">
                <w:rPr>
                  <w:rStyle w:val="CODE"/>
                  <w:rFonts w:cs="Courier New"/>
                </w:rPr>
                <w:delText>fmi</w:delText>
              </w:r>
            </w:del>
            <w:ins w:id="3761" w:author="Otter, Martin" w:date="2014-04-09T11:00:00Z">
              <w:r w:rsidR="00140C25">
                <w:rPr>
                  <w:rStyle w:val="CODE"/>
                  <w:rFonts w:cs="Courier New"/>
                </w:rPr>
                <w:t>fmi2</w:t>
              </w:r>
            </w:ins>
            <w:r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del w:id="3762" w:author="Otter, Martin" w:date="2014-04-09T11:00:00Z">
              <w:r w:rsidR="001D30BC" w:rsidRPr="0098259C" w:rsidDel="00140C25">
                <w:rPr>
                  <w:rStyle w:val="CODE"/>
                </w:rPr>
                <w:delText>fmi</w:delText>
              </w:r>
            </w:del>
            <w:ins w:id="3763" w:author="Otter, Martin" w:date="2014-04-09T11:00:00Z">
              <w:r w:rsidR="00140C25">
                <w:rPr>
                  <w:rStyle w:val="CODE"/>
                </w:rPr>
                <w:t>fmi2</w:t>
              </w:r>
            </w:ins>
            <w:r w:rsidR="001D30BC" w:rsidRPr="0098259C">
              <w:rPr>
                <w:rStyle w:val="CODE"/>
              </w:rPr>
              <w:t>Component c</w:t>
            </w:r>
            <w:r w:rsidR="00990EFE" w:rsidRPr="0098259C">
              <w:rPr>
                <w:rStyle w:val="CODE"/>
              </w:rPr>
              <w:t xml:space="preserve">, </w:t>
            </w:r>
            <w:del w:id="3764" w:author="Otter, Martin" w:date="2014-04-09T11:00:00Z">
              <w:r w:rsidRPr="0098259C" w:rsidDel="00140C25">
                <w:rPr>
                  <w:rStyle w:val="CODE"/>
                </w:rPr>
                <w:delText>fmi</w:delText>
              </w:r>
            </w:del>
            <w:ins w:id="3765" w:author="Otter, Martin" w:date="2014-04-09T11:00:00Z">
              <w:r w:rsidR="00140C25">
                <w:rPr>
                  <w:rStyle w:val="CODE"/>
                </w:rPr>
                <w:t>fmi2</w:t>
              </w:r>
            </w:ins>
            <w:r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6951034D"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r w:rsidR="007833BD">
              <w:t xml:space="preserve">This function has to be called directly after calling function </w:t>
            </w:r>
            <w:del w:id="3766" w:author="Otter, Martin" w:date="2014-04-09T11:00:00Z">
              <w:r w:rsidR="007833BD" w:rsidRPr="00044F2D" w:rsidDel="00140C25">
                <w:rPr>
                  <w:rStyle w:val="CODE"/>
                </w:rPr>
                <w:delText>fmi</w:delText>
              </w:r>
            </w:del>
            <w:ins w:id="3767" w:author="Otter, Martin" w:date="2014-04-09T11:00:00Z">
              <w:r w:rsidR="00140C25">
                <w:rPr>
                  <w:rStyle w:val="CODE"/>
                </w:rPr>
                <w:t>fmi2</w:t>
              </w:r>
            </w:ins>
            <w:r w:rsidR="007833BD" w:rsidRPr="00044F2D">
              <w:rPr>
                <w:rStyle w:val="CODE"/>
              </w:rPr>
              <w:t>EnterContinuousTimeMode</w:t>
            </w:r>
            <w:r w:rsidRPr="0098259C">
              <w:t xml:space="preserve"> </w:t>
            </w:r>
            <w:r w:rsidR="007833BD">
              <w:t xml:space="preserve">if it returns with </w:t>
            </w:r>
            <w:r w:rsidR="00FA42D8">
              <w:rPr>
                <w:rStyle w:val="CODE"/>
                <w:rFonts w:cs="Courier New"/>
              </w:rPr>
              <w:t>eventInfo-&gt;</w:t>
            </w:r>
            <w:r w:rsidR="007833BD">
              <w:rPr>
                <w:rStyle w:val="CODE"/>
                <w:rFonts w:cs="Courier New"/>
              </w:rPr>
              <w:t>valuesOfContinuousS</w:t>
            </w:r>
            <w:r w:rsidR="007833BD" w:rsidRPr="0098259C">
              <w:rPr>
                <w:rStyle w:val="CODE"/>
                <w:rFonts w:cs="Courier New"/>
              </w:rPr>
              <w:t>tate</w:t>
            </w:r>
            <w:r w:rsidR="007833BD">
              <w:rPr>
                <w:rStyle w:val="CODE"/>
                <w:rFonts w:cs="Courier New"/>
              </w:rPr>
              <w:t>s</w:t>
            </w:r>
            <w:r w:rsidR="007833BD" w:rsidRPr="0098259C">
              <w:rPr>
                <w:rStyle w:val="CODE"/>
                <w:rFonts w:cs="Courier New"/>
              </w:rPr>
              <w:t>Changed</w:t>
            </w:r>
            <w:r w:rsidR="007833BD">
              <w:rPr>
                <w:rStyle w:val="CODE"/>
                <w:rFonts w:cs="Courier New"/>
              </w:rPr>
              <w:t xml:space="preserve"> = </w:t>
            </w:r>
            <w:del w:id="3768" w:author="Otter, Martin" w:date="2014-04-09T11:00:00Z">
              <w:r w:rsidR="007833BD" w:rsidDel="00140C25">
                <w:rPr>
                  <w:rStyle w:val="CODE"/>
                  <w:rFonts w:cs="Courier New"/>
                </w:rPr>
                <w:delText>fmi</w:delText>
              </w:r>
            </w:del>
            <w:ins w:id="3769" w:author="Otter, Martin" w:date="2014-04-09T11:00:00Z">
              <w:r w:rsidR="00140C25">
                <w:rPr>
                  <w:rStyle w:val="CODE"/>
                  <w:rFonts w:cs="Courier New"/>
                </w:rPr>
                <w:t>fmi2</w:t>
              </w:r>
            </w:ins>
            <w:r w:rsidR="007833BD">
              <w:rPr>
                <w:rStyle w:val="CODE"/>
                <w:rFonts w:cs="Courier New"/>
              </w:rPr>
              <w:t>True</w:t>
            </w:r>
            <w:r w:rsidR="007833BD">
              <w:t xml:space="preserve"> (indicating that the</w:t>
            </w:r>
            <w:r w:rsidRPr="0098259C">
              <w:t xml:space="preserve"> (continuous</w:t>
            </w:r>
            <w:r w:rsidR="007833BD">
              <w:t>-time</w:t>
            </w:r>
            <w:r w:rsidRPr="0098259C">
              <w:t>) state vector has changed</w:t>
            </w:r>
            <w:r w:rsidR="007833BD">
              <w:t>).</w:t>
            </w:r>
            <w:r w:rsidRPr="0098259C">
              <w:t xml:space="preserve"> </w:t>
            </w:r>
          </w:p>
        </w:tc>
      </w:tr>
      <w:tr w:rsidR="00AD71EE" w:rsidRPr="0098259C" w14:paraId="34679E79" w14:textId="77777777" w:rsidTr="00623D18">
        <w:tc>
          <w:tcPr>
            <w:tcW w:w="9458" w:type="dxa"/>
            <w:gridSpan w:val="2"/>
            <w:shd w:val="clear" w:color="auto" w:fill="auto"/>
          </w:tcPr>
          <w:p w14:paraId="491BD04E" w14:textId="4A9893F5" w:rsidR="001D30BC" w:rsidRPr="0098259C" w:rsidDel="0065491B" w:rsidRDefault="009236DE">
            <w:pPr>
              <w:pStyle w:val="Textkrper-Tabelle"/>
              <w:spacing w:before="240"/>
              <w:ind w:left="23"/>
              <w:rPr>
                <w:del w:id="3770" w:author="Otter, Martin" w:date="2014-04-25T18:11:00Z"/>
                <w:rStyle w:val="CODE"/>
                <w:szCs w:val="24"/>
                <w:lang w:eastAsia="nl-NL"/>
              </w:rPr>
            </w:pPr>
            <w:del w:id="3771" w:author="Otter, Martin" w:date="2014-04-09T11:00:00Z">
              <w:r w:rsidRPr="0098259C" w:rsidDel="00140C25">
                <w:rPr>
                  <w:rStyle w:val="CODE"/>
                </w:rPr>
                <w:delText>fmi</w:delText>
              </w:r>
            </w:del>
            <w:ins w:id="3772" w:author="Otter, Martin" w:date="2014-04-09T11:00:00Z">
              <w:r w:rsidR="00140C25">
                <w:rPr>
                  <w:rStyle w:val="CODE"/>
                </w:rPr>
                <w:t>fmi2</w:t>
              </w:r>
            </w:ins>
            <w:r w:rsidRPr="0098259C">
              <w:rPr>
                <w:rStyle w:val="CODE"/>
              </w:rPr>
              <w:t>Status</w:t>
            </w:r>
            <w:r w:rsidR="00AD71EE" w:rsidRPr="0098259C">
              <w:rPr>
                <w:rStyle w:val="CODE"/>
                <w:rFonts w:cs="Courier New"/>
              </w:rPr>
              <w:t xml:space="preserve"> </w:t>
            </w:r>
            <w:del w:id="3773" w:author="Otter, Martin" w:date="2014-04-09T11:00:00Z">
              <w:r w:rsidRPr="0098259C" w:rsidDel="00140C25">
                <w:rPr>
                  <w:rStyle w:val="CODE"/>
                  <w:rFonts w:cs="Courier New"/>
                </w:rPr>
                <w:delText>fmi</w:delText>
              </w:r>
            </w:del>
            <w:ins w:id="3774" w:author="Otter, Martin" w:date="2014-04-09T11:00:00Z">
              <w:r w:rsidR="00140C25">
                <w:rPr>
                  <w:rStyle w:val="CODE"/>
                  <w:rFonts w:cs="Courier New"/>
                </w:rPr>
                <w:t>fmi2</w:t>
              </w:r>
            </w:ins>
            <w:r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del w:id="3775" w:author="Otter, Martin" w:date="2014-04-09T11:00:00Z">
              <w:r w:rsidR="001D30BC" w:rsidRPr="0098259C" w:rsidDel="00140C25">
                <w:rPr>
                  <w:rStyle w:val="CODE"/>
                </w:rPr>
                <w:delText>fmi</w:delText>
              </w:r>
            </w:del>
            <w:ins w:id="3776" w:author="Otter, Martin" w:date="2014-04-09T11:00:00Z">
              <w:r w:rsidR="00140C25">
                <w:rPr>
                  <w:rStyle w:val="CODE"/>
                </w:rPr>
                <w:t>fmi2</w:t>
              </w:r>
            </w:ins>
            <w:r w:rsidR="001D30BC" w:rsidRPr="0098259C">
              <w:rPr>
                <w:rStyle w:val="CODE"/>
              </w:rPr>
              <w:t>Component c</w:t>
            </w:r>
            <w:r w:rsidR="00AD71EE" w:rsidRPr="0098259C">
              <w:rPr>
                <w:rStyle w:val="CODE"/>
              </w:rPr>
              <w:t xml:space="preserve">, </w:t>
            </w:r>
            <w:ins w:id="3777" w:author="Otter, Martin" w:date="2014-04-25T18:11:00Z">
              <w:r w:rsidR="0065491B">
                <w:rPr>
                  <w:rStyle w:val="CODE"/>
                </w:rPr>
                <w:br/>
                <w:t xml:space="preserve">                                             </w:t>
              </w:r>
            </w:ins>
            <w:del w:id="3778" w:author="Otter, Martin" w:date="2014-04-09T11:00:00Z">
              <w:r w:rsidRPr="0098259C" w:rsidDel="00140C25">
                <w:rPr>
                  <w:rStyle w:val="CODE"/>
                </w:rPr>
                <w:delText>fmi</w:delText>
              </w:r>
            </w:del>
            <w:ins w:id="3779" w:author="Otter, Martin" w:date="2014-04-09T11:00:00Z">
              <w:r w:rsidR="00140C25">
                <w:rPr>
                  <w:rStyle w:val="CODE"/>
                </w:rPr>
                <w:t>fmi2</w:t>
              </w:r>
            </w:ins>
            <w:r w:rsidRPr="0098259C">
              <w:rPr>
                <w:rStyle w:val="CODE"/>
              </w:rPr>
              <w:t>Real</w:t>
            </w:r>
            <w:r w:rsidR="00AD71EE" w:rsidRPr="0098259C">
              <w:rPr>
                <w:rStyle w:val="CODE"/>
              </w:rPr>
              <w:t xml:space="preserve"> x_nominal[],</w:t>
            </w:r>
          </w:p>
          <w:p w14:paraId="4B1309B1" w14:textId="54A048B7" w:rsidR="00AD71EE" w:rsidRPr="0098259C" w:rsidRDefault="001D30BC">
            <w:pPr>
              <w:pStyle w:val="Textkrper-Tabelle"/>
              <w:spacing w:before="240"/>
              <w:ind w:left="23"/>
              <w:pPrChange w:id="3780" w:author="Otter, Martin" w:date="2014-04-25T18:11:00Z">
                <w:pPr>
                  <w:pStyle w:val="Textkrper-Tabelle"/>
                </w:pPr>
              </w:pPrChange>
            </w:pPr>
            <w:del w:id="3781" w:author="Otter, Martin" w:date="2014-04-25T18:11:00Z">
              <w:r w:rsidRPr="0098259C" w:rsidDel="0065491B">
                <w:rPr>
                  <w:rStyle w:val="CODE"/>
                </w:rPr>
                <w:delText xml:space="preserve">                                   </w:delText>
              </w:r>
              <w:r w:rsidR="007A73C3" w:rsidDel="0065491B">
                <w:rPr>
                  <w:rStyle w:val="CODE"/>
                </w:rPr>
                <w:delText xml:space="preserve">   </w:delText>
              </w:r>
              <w:r w:rsidRPr="0098259C" w:rsidDel="0065491B">
                <w:rPr>
                  <w:rStyle w:val="CODE"/>
                </w:rPr>
                <w:delText xml:space="preserve">    </w:delText>
              </w:r>
            </w:del>
            <w:r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1CFD83E5"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del w:id="3782" w:author="Otter, Martin" w:date="2014-04-09T11:00:00Z">
              <w:r w:rsidR="00EB5245" w:rsidDel="00140C25">
                <w:rPr>
                  <w:rStyle w:val="CODE"/>
                </w:rPr>
                <w:delText>fmi</w:delText>
              </w:r>
            </w:del>
            <w:ins w:id="3783" w:author="Otter, Martin" w:date="2014-04-09T11:00:00Z">
              <w:r w:rsidR="00140C25">
                <w:rPr>
                  <w:rStyle w:val="CODE"/>
                </w:rPr>
                <w:t>fmi2</w:t>
              </w:r>
            </w:ins>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del w:id="3784" w:author="Otter, Martin" w:date="2014-04-09T11:00:00Z">
              <w:r w:rsidR="009236DE" w:rsidRPr="0098259C" w:rsidDel="00140C25">
                <w:rPr>
                  <w:rStyle w:val="CODE"/>
                </w:rPr>
                <w:delText>fmi</w:delText>
              </w:r>
            </w:del>
            <w:ins w:id="3785" w:author="Otter, Martin" w:date="2014-04-09T11:00:00Z">
              <w:r w:rsidR="00140C25">
                <w:rPr>
                  <w:rStyle w:val="CODE"/>
                </w:rPr>
                <w:t>fmi2</w:t>
              </w:r>
            </w:ins>
            <w:r w:rsidR="009236DE" w:rsidRPr="0098259C">
              <w:rPr>
                <w:rStyle w:val="CODE"/>
              </w:rPr>
              <w:t xml:space="preserve">True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960690" w:rsidRPr="004865EB">
              <w:rPr>
                <w:i/>
              </w:rPr>
              <w:t xml:space="preserve">e.g.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77777777" w:rsidR="00AD71EE"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3786" w:name="_Ref235843871"/>
      <w:bookmarkStart w:id="3787" w:name="_Toc240646372"/>
      <w:bookmarkStart w:id="3788" w:name="_Toc247884545"/>
      <w:bookmarkStart w:id="3789" w:name="_Toc393466412"/>
      <w:r w:rsidRPr="0098259C">
        <w:t>State Machine of Calling Sequence</w:t>
      </w:r>
      <w:bookmarkEnd w:id="3786"/>
      <w:bookmarkEnd w:id="3787"/>
      <w:bookmarkEnd w:id="3788"/>
      <w:bookmarkEnd w:id="3789"/>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1261D4FC" w:rsidR="002D790A" w:rsidRPr="0098259C" w:rsidRDefault="00B96F5B" w:rsidP="00990EFE">
      <w:pPr>
        <w:pStyle w:val="Textkrper"/>
        <w:spacing w:line="240" w:lineRule="auto"/>
        <w:jc w:val="center"/>
      </w:pPr>
      <w:ins w:id="3790" w:author="Otter, Martin" w:date="2014-07-16T19:13:00Z">
        <w:r>
          <w:rPr>
            <w:noProof/>
            <w:lang w:eastAsia="en-US"/>
          </w:rPr>
          <w:lastRenderedPageBreak/>
          <w:drawing>
            <wp:inline distT="0" distB="0" distL="0" distR="0" wp14:anchorId="4E348570" wp14:editId="4FEFF4E0">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4730750"/>
                      </a:xfrm>
                      <a:prstGeom prst="rect">
                        <a:avLst/>
                      </a:prstGeom>
                    </pic:spPr>
                  </pic:pic>
                </a:graphicData>
              </a:graphic>
            </wp:inline>
          </w:drawing>
        </w:r>
      </w:ins>
    </w:p>
    <w:p w14:paraId="2A60BC77" w14:textId="77777777" w:rsidR="000D0261" w:rsidRPr="0098259C" w:rsidRDefault="000D0261" w:rsidP="000D0261">
      <w:pPr>
        <w:pStyle w:val="Beschriftung"/>
        <w:rPr>
          <w:b w:val="0"/>
        </w:rPr>
      </w:pPr>
      <w:bookmarkStart w:id="3791" w:name="_Ref357865571"/>
      <w:r w:rsidRPr="0098259C">
        <w:t xml:space="preserve">Figure </w:t>
      </w:r>
      <w:r w:rsidRPr="0098259C">
        <w:fldChar w:fldCharType="begin"/>
      </w:r>
      <w:r w:rsidRPr="0098259C">
        <w:instrText xml:space="preserve"> SEQ Figure \* ARABIC </w:instrText>
      </w:r>
      <w:r w:rsidRPr="0098259C">
        <w:fldChar w:fldCharType="separate"/>
      </w:r>
      <w:r w:rsidR="00854655">
        <w:rPr>
          <w:noProof/>
        </w:rPr>
        <w:t>6</w:t>
      </w:r>
      <w:r w:rsidRPr="0098259C">
        <w:fldChar w:fldCharType="end"/>
      </w:r>
      <w:bookmarkEnd w:id="3791"/>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5C2AEFAE" w14:textId="4FCFED02" w:rsidR="00FB3300" w:rsidRDefault="00FB3300" w:rsidP="00486730">
      <w:pPr>
        <w:pStyle w:val="Textkrper"/>
      </w:pPr>
      <w:r>
        <w:t xml:space="preserve">The objective of the start chart is to define the allowed calling sequences for functions of the FMI: </w:t>
      </w:r>
      <w:r w:rsidR="00386D0F">
        <w:t>C</w:t>
      </w:r>
      <w:r>
        <w:t>alling sequences not accepted by the state chart are not supported by the FMI. The behaviour of an FMU is undefined for such a calling sequence. For example, the state chart indicates that when an FMU for Model Exchange is in state “</w:t>
      </w:r>
      <w:r w:rsidR="00386D0F">
        <w:t>Continuous-Time Mode</w:t>
      </w:r>
      <w:r>
        <w:t xml:space="preserve">”, a call to </w:t>
      </w:r>
      <w:del w:id="3792" w:author="Otter, Martin" w:date="2014-04-09T11:00:00Z">
        <w:r w:rsidDel="00140C25">
          <w:delText>fmi</w:delText>
        </w:r>
      </w:del>
      <w:ins w:id="3793" w:author="Otter, Martin" w:date="2014-04-09T11:00:00Z">
        <w:r w:rsidR="00140C25">
          <w:t>fmi2</w:t>
        </w:r>
      </w:ins>
      <w:r>
        <w:t xml:space="preserve">SetReal for a discrete input is not supported. The state chart is given here as UML 2.0 state machine. If a transition is labelled with one or more function names (for example </w:t>
      </w:r>
      <w:del w:id="3794" w:author="Otter, Martin" w:date="2014-04-09T11:00:00Z">
        <w:r w:rsidDel="00140C25">
          <w:delText>fmi</w:delText>
        </w:r>
      </w:del>
      <w:ins w:id="3795" w:author="Otter, Martin" w:date="2014-04-09T11:00:00Z">
        <w:r w:rsidR="00140C25">
          <w:t>fmi2</w:t>
        </w:r>
      </w:ins>
      <w:r>
        <w:t xml:space="preserve">GetReal, </w:t>
      </w:r>
      <w:del w:id="3796" w:author="Otter, Martin" w:date="2014-04-09T11:00:00Z">
        <w:r w:rsidDel="00140C25">
          <w:delText>fmi</w:delText>
        </w:r>
      </w:del>
      <w:ins w:id="3797" w:author="Otter, Martin" w:date="2014-04-09T11:00:00Z">
        <w:r w:rsidR="00140C25">
          <w:t>fmi2</w:t>
        </w:r>
      </w:ins>
      <w:r>
        <w:t>GetInteger)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del w:id="3798" w:author="Otter, Martin" w:date="2014-04-09T11:00:00Z">
        <w:r w:rsidR="00386D0F" w:rsidRPr="00044F2D" w:rsidDel="00140C25">
          <w:rPr>
            <w:rStyle w:val="CODE"/>
          </w:rPr>
          <w:delText>fmi</w:delText>
        </w:r>
      </w:del>
      <w:ins w:id="3799" w:author="Otter, Martin" w:date="2014-04-09T11:00:00Z">
        <w:r w:rsidR="00140C25">
          <w:rPr>
            <w:rStyle w:val="CODE"/>
          </w:rPr>
          <w:t>fmi2</w:t>
        </w:r>
      </w:ins>
      <w:r w:rsidR="00386D0F" w:rsidRPr="00044F2D">
        <w:rPr>
          <w:rStyle w:val="CODE"/>
        </w:rPr>
        <w:t>EnterEventMode</w:t>
      </w:r>
      <w:r w:rsidR="00386D0F">
        <w:t xml:space="preserve">), or a particular return value (such as </w:t>
      </w:r>
      <w:del w:id="3800" w:author="Otter, Martin" w:date="2014-04-09T11:00:00Z">
        <w:r w:rsidR="00386D0F" w:rsidDel="00140C25">
          <w:delText>fmi</w:delText>
        </w:r>
      </w:del>
      <w:ins w:id="3801" w:author="Otter, Martin" w:date="2014-04-09T11:00:00Z">
        <w:r w:rsidR="00140C25">
          <w:t>fmi2</w:t>
        </w:r>
      </w:ins>
      <w:r w:rsidR="00386D0F">
        <w:t>Fatal).</w:t>
      </w:r>
    </w:p>
    <w:p w14:paraId="7639C6DE" w14:textId="0073A321"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F41DB6">
        <w:rPr>
          <w:lang w:eastAsia="en-US"/>
        </w:rPr>
        <w:t>3.1</w:t>
      </w:r>
      <w:r w:rsidR="00F41DB6">
        <w:rPr>
          <w:lang w:eastAsia="en-US"/>
        </w:rPr>
        <w:fldChar w:fldCharType="end"/>
      </w:r>
      <w:r w:rsidRPr="0098259C">
        <w:rPr>
          <w:lang w:eastAsia="en-US"/>
        </w:rPr>
        <w:fldChar w:fldCharType="begin"/>
      </w:r>
      <w:r w:rsidRPr="0098259C">
        <w:rPr>
          <w:lang w:eastAsia="en-US"/>
        </w:rPr>
        <w:instrText xml:space="preserve"> REF _Ref240464802 \r \h </w:instrText>
      </w:r>
      <w:r w:rsidRPr="0098259C">
        <w:rPr>
          <w:lang w:eastAsia="en-US"/>
        </w:rPr>
      </w:r>
      <w:r w:rsidRPr="0098259C">
        <w:rPr>
          <w:lang w:eastAsia="en-US"/>
        </w:rPr>
        <w:fldChar w:fldCharType="end"/>
      </w:r>
      <w:r w:rsidRPr="0098259C">
        <w:rPr>
          <w:lang w:eastAsia="en-US"/>
        </w:rPr>
        <w:t>. Each state of the state machine corresponds to a certain phase of a simulation as follows:</w:t>
      </w:r>
    </w:p>
    <w:p w14:paraId="218F18A1" w14:textId="1B089CA2" w:rsidR="00486730" w:rsidRDefault="00486730" w:rsidP="00486730">
      <w:pPr>
        <w:pStyle w:val="BulletItemFirst"/>
        <w:spacing w:before="120"/>
        <w:rPr>
          <w:lang w:eastAsia="en-US"/>
        </w:rPr>
      </w:pPr>
      <w:proofErr w:type="gramStart"/>
      <w:r w:rsidRPr="0098259C">
        <w:rPr>
          <w:b/>
          <w:lang w:eastAsia="en-US"/>
        </w:rPr>
        <w:t>instantiated</w:t>
      </w:r>
      <w:proofErr w:type="gramEnd"/>
      <w:r w:rsidR="002F127B">
        <w:rPr>
          <w:lang w:eastAsia="en-US"/>
        </w:rPr>
        <w:t>:</w:t>
      </w:r>
      <w:r w:rsidR="002F127B">
        <w:rPr>
          <w:lang w:eastAsia="en-US"/>
        </w:rPr>
        <w:br/>
        <w:t xml:space="preserve">In this state, </w:t>
      </w:r>
      <w:r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ins w:id="3802" w:author="Otter, Martin" w:date="2014-07-09T11:24:00Z">
        <w:r w:rsidR="00D022A2">
          <w:rPr>
            <w:rStyle w:val="CODE"/>
            <w:rFonts w:cs="Courier New"/>
          </w:rPr>
          <w:t>″</w:t>
        </w:r>
      </w:ins>
      <w:del w:id="3803" w:author="Otter, Martin" w:date="2014-07-09T11:24:00Z">
        <w:r w:rsidR="00756F0A" w:rsidRPr="006F760E" w:rsidDel="00D022A2">
          <w:rPr>
            <w:rStyle w:val="CODE"/>
          </w:rPr>
          <w:delText>“</w:delText>
        </w:r>
      </w:del>
      <w:r w:rsidR="00756F0A" w:rsidRPr="006F760E">
        <w:rPr>
          <w:rStyle w:val="CODE"/>
        </w:rPr>
        <w:t>exact</w:t>
      </w:r>
      <w:ins w:id="3804" w:author="Otter, Martin" w:date="2014-07-09T11:24:00Z">
        <w:r w:rsidR="00D022A2">
          <w:rPr>
            <w:rStyle w:val="CODE"/>
            <w:rFonts w:cs="Courier New"/>
          </w:rPr>
          <w:t>″</w:t>
        </w:r>
      </w:ins>
      <w:del w:id="3805" w:author="Otter, Martin" w:date="2014-07-09T11:24:00Z">
        <w:r w:rsidR="00756F0A" w:rsidRPr="006F760E" w:rsidDel="00D022A2">
          <w:rPr>
            <w:rStyle w:val="CODE"/>
          </w:rPr>
          <w:delText>”</w:delText>
        </w:r>
      </w:del>
      <w:r w:rsidR="00756F0A">
        <w:rPr>
          <w:lang w:eastAsia="en-US"/>
        </w:rPr>
        <w:t xml:space="preserve"> or </w:t>
      </w:r>
      <w:ins w:id="3806" w:author="Otter, Martin" w:date="2014-07-09T11:24:00Z">
        <w:r w:rsidR="00D022A2">
          <w:rPr>
            <w:rStyle w:val="CODE"/>
            <w:rFonts w:cs="Courier New"/>
          </w:rPr>
          <w:t>″</w:t>
        </w:r>
      </w:ins>
      <w:del w:id="3807" w:author="Otter, Martin" w:date="2014-07-09T11:24:00Z">
        <w:r w:rsidR="00756F0A" w:rsidRPr="006F760E" w:rsidDel="00D022A2">
          <w:rPr>
            <w:rStyle w:val="CODE"/>
          </w:rPr>
          <w:delText>“</w:delText>
        </w:r>
      </w:del>
      <w:r w:rsidR="00756F0A" w:rsidRPr="006F760E">
        <w:rPr>
          <w:rStyle w:val="CODE"/>
        </w:rPr>
        <w:t>approx</w:t>
      </w:r>
      <w:del w:id="3808" w:author="Otter, Martin" w:date="2014-07-09T11:24:00Z">
        <w:r w:rsidR="00756F0A" w:rsidRPr="006F760E" w:rsidDel="00D022A2">
          <w:rPr>
            <w:rStyle w:val="CODE"/>
          </w:rPr>
          <w:delText>.</w:delText>
        </w:r>
      </w:del>
      <w:ins w:id="3809" w:author="Otter, Martin" w:date="2014-07-09T11:24:00Z">
        <w:r w:rsidR="00D022A2">
          <w:rPr>
            <w:rStyle w:val="CODE"/>
            <w:rFonts w:cs="Courier New"/>
          </w:rPr>
          <w:t>″</w:t>
        </w:r>
      </w:ins>
      <w:del w:id="3810" w:author="Otter, Martin" w:date="2014-07-09T11:24:00Z">
        <w:r w:rsidR="00756F0A" w:rsidRPr="006F760E" w:rsidDel="00D022A2">
          <w:rPr>
            <w:rStyle w:val="CODE"/>
          </w:rPr>
          <w:delText>”</w:delText>
        </w:r>
      </w:del>
      <w:r w:rsidR="002F127B">
        <w:rPr>
          <w:rStyle w:val="CODE"/>
        </w:rPr>
        <w:t>)</w:t>
      </w:r>
      <w:r w:rsidR="00756F0A">
        <w:rPr>
          <w:lang w:eastAsia="en-US"/>
        </w:rPr>
        <w:t xml:space="preserve"> </w:t>
      </w:r>
      <w:r w:rsidR="0059498C" w:rsidRPr="0098259C">
        <w:rPr>
          <w:lang w:eastAsia="en-US"/>
        </w:rPr>
        <w:t>can</w:t>
      </w:r>
      <w:r w:rsidR="00C01924" w:rsidRPr="0098259C">
        <w:rPr>
          <w:lang w:eastAsia="en-US"/>
        </w:rPr>
        <w:t xml:space="preserve"> be set</w:t>
      </w:r>
      <w:r w:rsidRPr="0098259C">
        <w:rPr>
          <w:lang w:eastAsia="en-US"/>
        </w:rPr>
        <w:t>.</w:t>
      </w:r>
    </w:p>
    <w:p w14:paraId="09B09436" w14:textId="430084A6" w:rsidR="0002266C" w:rsidRPr="0098259C" w:rsidRDefault="0002266C" w:rsidP="00486730">
      <w:pPr>
        <w:pStyle w:val="BulletItemFirst"/>
        <w:spacing w:before="120"/>
        <w:rPr>
          <w:lang w:eastAsia="en-US"/>
        </w:rPr>
      </w:pPr>
      <w:r>
        <w:rPr>
          <w:b/>
          <w:lang w:eastAsia="en-US"/>
        </w:rPr>
        <w:t>Initialization Mode</w:t>
      </w:r>
      <w:proofErr w:type="gramStart"/>
      <w:r>
        <w:rPr>
          <w:b/>
          <w:lang w:eastAsia="en-US"/>
        </w:rPr>
        <w:t>:</w:t>
      </w:r>
      <w:proofErr w:type="gramEnd"/>
      <w:r>
        <w:rPr>
          <w:b/>
          <w:lang w:eastAsia="en-US"/>
        </w:rPr>
        <w:br/>
      </w:r>
      <w:r w:rsidRPr="00044F2D">
        <w:rPr>
          <w:lang w:eastAsia="en-US"/>
        </w:rPr>
        <w:t>In this</w:t>
      </w:r>
      <w:r>
        <w:rPr>
          <w:lang w:eastAsia="en-US"/>
        </w:rPr>
        <w:t xml:space="preserve"> state </w:t>
      </w:r>
      <w:r w:rsidR="006F760E">
        <w:rPr>
          <w:lang w:eastAsia="en-US"/>
        </w:rPr>
        <w:t xml:space="preserve">equations are active to determine all continuous-time </w:t>
      </w:r>
      <w:del w:id="3811" w:author="Otter, Martin" w:date="2014-04-15T10:35:00Z">
        <w:r w:rsidR="006F760E" w:rsidDel="001664C8">
          <w:rPr>
            <w:lang w:eastAsia="en-US"/>
          </w:rPr>
          <w:delText xml:space="preserve">and discrete-time </w:delText>
        </w:r>
      </w:del>
      <w:r w:rsidR="006F760E">
        <w:rPr>
          <w:lang w:eastAsia="en-US"/>
        </w:rPr>
        <w:t xml:space="preserve">states, as well as all outputs (and optionally other variables exposed by the exporting tool). The variables that can be retrieved by </w:t>
      </w:r>
      <w:del w:id="3812" w:author="Otter, Martin" w:date="2014-04-09T11:00:00Z">
        <w:r w:rsidR="006F760E" w:rsidDel="00140C25">
          <w:rPr>
            <w:lang w:eastAsia="en-US"/>
          </w:rPr>
          <w:delText>fmi</w:delText>
        </w:r>
      </w:del>
      <w:ins w:id="3813" w:author="Otter, Martin" w:date="2014-04-09T11:00:00Z">
        <w:r w:rsidR="00140C25">
          <w:rPr>
            <w:lang w:eastAsia="en-US"/>
          </w:rPr>
          <w:t>fmi2</w:t>
        </w:r>
      </w:ins>
      <w:r w:rsidR="006F760E">
        <w:rPr>
          <w:lang w:eastAsia="en-US"/>
        </w:rPr>
        <w:t xml:space="preserve">GetXXX calls are </w:t>
      </w:r>
      <w:ins w:id="3814" w:author="Otter, Martin" w:date="2014-07-09T11:23:00Z">
        <w:r w:rsidR="00D022A2">
          <w:rPr>
            <w:lang w:eastAsia="en-US"/>
          </w:rPr>
          <w:t xml:space="preserve">(1) </w:t>
        </w:r>
      </w:ins>
      <w:r w:rsidR="006F760E">
        <w:rPr>
          <w:lang w:eastAsia="en-US"/>
        </w:rPr>
        <w:t xml:space="preserve">defined in the xml file under </w:t>
      </w:r>
      <w:r w:rsidR="006F760E" w:rsidRPr="006F760E">
        <w:rPr>
          <w:rStyle w:val="CODE"/>
        </w:rPr>
        <w:t>&lt;ModelStructure&gt;&lt;InitialUnknowns&gt;</w:t>
      </w:r>
      <w:ins w:id="3815" w:author="Otter, Martin" w:date="2014-07-09T11:23:00Z">
        <w:r w:rsidR="00D022A2">
          <w:rPr>
            <w:lang w:eastAsia="en-US"/>
          </w:rPr>
          <w:t xml:space="preserve"> and (2) </w:t>
        </w:r>
      </w:ins>
      <w:ins w:id="3816" w:author="Otter, Martin" w:date="2014-07-09T11:21:00Z">
        <w:r w:rsidR="00D022A2">
          <w:rPr>
            <w:lang w:eastAsia="en-US"/>
          </w:rPr>
          <w:t xml:space="preserve">variables with </w:t>
        </w:r>
        <w:r w:rsidR="00D022A2" w:rsidRPr="00D022A2">
          <w:rPr>
            <w:rStyle w:val="CODE"/>
            <w:rPrChange w:id="3817" w:author="Otter, Martin" w:date="2014-07-09T11:23:00Z">
              <w:rPr>
                <w:lang w:eastAsia="en-US"/>
              </w:rPr>
            </w:rPrChange>
          </w:rPr>
          <w:t xml:space="preserve">causality = </w:t>
        </w:r>
      </w:ins>
      <w:ins w:id="3818" w:author="Otter, Martin" w:date="2014-07-09T11:23:00Z">
        <w:r w:rsidR="00D022A2">
          <w:rPr>
            <w:rStyle w:val="CODE"/>
            <w:rFonts w:cs="Courier New"/>
          </w:rPr>
          <w:t>″</w:t>
        </w:r>
      </w:ins>
      <w:ins w:id="3819" w:author="Otter, Martin" w:date="2014-07-09T11:22:00Z">
        <w:r w:rsidR="00D022A2" w:rsidRPr="00D022A2">
          <w:rPr>
            <w:rStyle w:val="CODE"/>
            <w:rPrChange w:id="3820" w:author="Otter, Martin" w:date="2014-07-09T11:23:00Z">
              <w:rPr>
                <w:lang w:eastAsia="en-US"/>
              </w:rPr>
            </w:rPrChange>
          </w:rPr>
          <w:t>output</w:t>
        </w:r>
      </w:ins>
      <w:ins w:id="3821" w:author="Otter, Martin" w:date="2014-07-09T11:24:00Z">
        <w:r w:rsidR="00D022A2">
          <w:rPr>
            <w:rStyle w:val="CODE"/>
            <w:rFonts w:cs="Courier New"/>
          </w:rPr>
          <w:t>″</w:t>
        </w:r>
      </w:ins>
      <w:ins w:id="3822" w:author="Otter, Martin" w:date="2014-07-09T11:23:00Z">
        <w:r w:rsidR="00D022A2">
          <w:rPr>
            <w:lang w:eastAsia="en-US"/>
          </w:rPr>
          <w:t xml:space="preserve">. </w:t>
        </w:r>
      </w:ins>
      <w:ins w:id="3823" w:author="Otter, Martin" w:date="2014-07-09T11:24:00Z">
        <w:r w:rsidR="00D022A2">
          <w:rPr>
            <w:lang w:eastAsia="en-US"/>
          </w:rPr>
          <w:t xml:space="preserve"> </w:t>
        </w:r>
      </w:ins>
      <w:del w:id="3824" w:author="Otter, Martin" w:date="2014-07-09T11:21:00Z">
        <w:r w:rsidR="006F760E" w:rsidDel="00D022A2">
          <w:rPr>
            <w:lang w:eastAsia="en-US"/>
          </w:rPr>
          <w:delText xml:space="preserve">. </w:delText>
        </w:r>
      </w:del>
      <w:r w:rsidR="006F760E">
        <w:rPr>
          <w:lang w:eastAsia="en-US"/>
        </w:rPr>
        <w:t>V</w:t>
      </w:r>
      <w:r w:rsidR="00756F0A">
        <w:rPr>
          <w:lang w:eastAsia="en-US"/>
        </w:rPr>
        <w:t xml:space="preserve">ariables with </w:t>
      </w:r>
      <w:r w:rsidR="00756F0A" w:rsidRPr="006F760E">
        <w:rPr>
          <w:rStyle w:val="CODE"/>
        </w:rPr>
        <w:t xml:space="preserve">initial = </w:t>
      </w:r>
      <w:ins w:id="3825" w:author="Otter, Martin" w:date="2014-07-09T11:24:00Z">
        <w:r w:rsidR="00D022A2">
          <w:rPr>
            <w:rStyle w:val="CODE"/>
            <w:rFonts w:cs="Courier New"/>
          </w:rPr>
          <w:t>″</w:t>
        </w:r>
      </w:ins>
      <w:del w:id="3826" w:author="Otter, Martin" w:date="2014-07-09T11:24:00Z">
        <w:r w:rsidR="00756F0A" w:rsidRPr="006F760E" w:rsidDel="00D022A2">
          <w:rPr>
            <w:rStyle w:val="CODE"/>
          </w:rPr>
          <w:delText>“</w:delText>
        </w:r>
      </w:del>
      <w:r w:rsidR="00756F0A" w:rsidRPr="006F760E">
        <w:rPr>
          <w:rStyle w:val="CODE"/>
        </w:rPr>
        <w:t>exact</w:t>
      </w:r>
      <w:ins w:id="3827" w:author="Otter, Martin" w:date="2014-07-09T11:24:00Z">
        <w:r w:rsidR="00D022A2">
          <w:rPr>
            <w:rStyle w:val="CODE"/>
            <w:rFonts w:cs="Courier New"/>
          </w:rPr>
          <w:t>″</w:t>
        </w:r>
      </w:ins>
      <w:del w:id="3828" w:author="Otter, Martin" w:date="2014-07-09T11:24:00Z">
        <w:r w:rsidR="00756F0A" w:rsidRPr="006F760E" w:rsidDel="00D022A2">
          <w:rPr>
            <w:rStyle w:val="CODE"/>
          </w:rPr>
          <w:delText>”</w:delText>
        </w:r>
      </w:del>
      <w:r w:rsidR="006F760E">
        <w:rPr>
          <w:lang w:eastAsia="en-US"/>
        </w:rPr>
        <w:t xml:space="preserve">, as well as </w:t>
      </w:r>
      <w:ins w:id="3829" w:author="Otter, Martin" w:date="2014-07-09T11:50:00Z">
        <w:r w:rsidR="00795971">
          <w:rPr>
            <w:lang w:eastAsia="en-US"/>
          </w:rPr>
          <w:t xml:space="preserve">variables with </w:t>
        </w:r>
        <w:r w:rsidR="00795971" w:rsidRPr="009160E8">
          <w:rPr>
            <w:rStyle w:val="CODE"/>
          </w:rPr>
          <w:t xml:space="preserve">variability = </w:t>
        </w:r>
        <w:r w:rsidR="00795971">
          <w:rPr>
            <w:rStyle w:val="CODE"/>
            <w:rFonts w:cs="Courier New"/>
          </w:rPr>
          <w:t>″</w:t>
        </w:r>
        <w:r w:rsidR="00795971" w:rsidRPr="009160E8">
          <w:rPr>
            <w:rStyle w:val="CODE"/>
          </w:rPr>
          <w:t>input</w:t>
        </w:r>
        <w:r w:rsidR="00795971">
          <w:rPr>
            <w:rStyle w:val="CODE"/>
            <w:rFonts w:cs="Courier New"/>
          </w:rPr>
          <w:t>″</w:t>
        </w:r>
      </w:ins>
      <w:del w:id="3830" w:author="Otter, Martin" w:date="2014-07-09T11:50:00Z">
        <w:r w:rsidR="006F760E" w:rsidDel="00795971">
          <w:rPr>
            <w:lang w:eastAsia="en-US"/>
          </w:rPr>
          <w:delText xml:space="preserve">inputs </w:delText>
        </w:r>
      </w:del>
      <w:ins w:id="3831" w:author="Otter, Martin" w:date="2014-07-09T11:50:00Z">
        <w:r w:rsidR="00795971">
          <w:rPr>
            <w:lang w:eastAsia="en-US"/>
          </w:rPr>
          <w:t xml:space="preserve"> </w:t>
        </w:r>
      </w:ins>
      <w:r w:rsidR="006F760E">
        <w:rPr>
          <w:lang w:eastAsia="en-US"/>
        </w:rPr>
        <w:t>c</w:t>
      </w:r>
      <w:r>
        <w:rPr>
          <w:lang w:eastAsia="en-US"/>
        </w:rPr>
        <w:t>an be set.</w:t>
      </w:r>
      <w:r w:rsidR="006F760E">
        <w:rPr>
          <w:lang w:eastAsia="en-US"/>
        </w:rPr>
        <w:t xml:space="preserve"> </w:t>
      </w:r>
    </w:p>
    <w:p w14:paraId="5632862D" w14:textId="77777777" w:rsidR="00486730" w:rsidRPr="0098259C" w:rsidRDefault="0002266C">
      <w:pPr>
        <w:pStyle w:val="BulletItemFirst"/>
        <w:spacing w:before="120"/>
        <w:rPr>
          <w:lang w:eastAsia="en-US"/>
        </w:rPr>
      </w:pPr>
      <w:r>
        <w:rPr>
          <w:b/>
          <w:lang w:eastAsia="en-US"/>
        </w:rPr>
        <w:lastRenderedPageBreak/>
        <w:t>Continuous-Time Mode</w:t>
      </w:r>
      <w:proofErr w:type="gramStart"/>
      <w:r w:rsidR="00C01924" w:rsidRPr="0098259C">
        <w:rPr>
          <w:lang w:eastAsia="en-US"/>
        </w:rPr>
        <w:t>:</w:t>
      </w:r>
      <w:proofErr w:type="gramEnd"/>
      <w:r w:rsidR="00C01924" w:rsidRPr="0098259C">
        <w:rPr>
          <w:lang w:eastAsia="en-US"/>
        </w:rPr>
        <w:br/>
        <w:t>In this state</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486BB2EF" w:rsidR="001C398C" w:rsidRPr="0098259C" w:rsidRDefault="0002266C" w:rsidP="001C398C">
      <w:pPr>
        <w:pStyle w:val="BulletItemFirst"/>
        <w:spacing w:before="120"/>
        <w:rPr>
          <w:lang w:eastAsia="en-US"/>
        </w:rPr>
      </w:pPr>
      <w:r>
        <w:rPr>
          <w:b/>
          <w:lang w:eastAsia="en-US"/>
        </w:rPr>
        <w:t>Event Mode</w:t>
      </w:r>
      <w:proofErr w:type="gramStart"/>
      <w:r w:rsidR="006738B9" w:rsidRPr="0098259C">
        <w:rPr>
          <w:lang w:eastAsia="en-US"/>
        </w:rPr>
        <w:t>:</w:t>
      </w:r>
      <w:proofErr w:type="gramEnd"/>
      <w:r w:rsidR="006738B9" w:rsidRPr="0098259C">
        <w:rPr>
          <w:lang w:eastAsia="en-US"/>
        </w:rPr>
        <w:br/>
      </w:r>
      <w:r w:rsidR="00756F0A">
        <w:rPr>
          <w:lang w:eastAsia="en-US"/>
        </w:rPr>
        <w:t>I</w:t>
      </w:r>
      <w:r>
        <w:rPr>
          <w:lang w:eastAsia="en-US"/>
        </w:rPr>
        <w:t xml:space="preserve">f an event is triggered in Continuous-Time Mode, then Event Mode is entered by calling </w:t>
      </w:r>
      <w:del w:id="3832" w:author="Otter, Martin" w:date="2014-04-09T11:00:00Z">
        <w:r w:rsidRPr="00044F2D" w:rsidDel="00140C25">
          <w:rPr>
            <w:rStyle w:val="CODE"/>
          </w:rPr>
          <w:delText>fmi</w:delText>
        </w:r>
      </w:del>
      <w:ins w:id="3833" w:author="Otter, Martin" w:date="2014-04-09T11:00:00Z">
        <w:r w:rsidR="00140C25">
          <w:rPr>
            <w:rStyle w:val="CODE"/>
          </w:rPr>
          <w:t>fmi2</w:t>
        </w:r>
      </w:ins>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del w:id="3834" w:author="Otter, Martin" w:date="2014-04-09T11:00:00Z">
        <w:r w:rsidRPr="00044F2D" w:rsidDel="00140C25">
          <w:rPr>
            <w:rStyle w:val="CODE"/>
          </w:rPr>
          <w:delText>fmi</w:delText>
        </w:r>
      </w:del>
      <w:ins w:id="3835" w:author="Otter, Martin" w:date="2014-04-09T11:00:00Z">
        <w:r w:rsidR="00140C25">
          <w:rPr>
            <w:rStyle w:val="CODE"/>
          </w:rPr>
          <w:t>fmi2</w:t>
        </w:r>
      </w:ins>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del w:id="3836" w:author="Otter, Martin" w:date="2014-04-09T11:00:00Z">
        <w:r w:rsidR="004100A9" w:rsidDel="00140C25">
          <w:rPr>
            <w:lang w:eastAsia="en-US"/>
          </w:rPr>
          <w:delText>fmi</w:delText>
        </w:r>
      </w:del>
      <w:ins w:id="3837" w:author="Otter, Martin" w:date="2014-04-09T11:00:00Z">
        <w:r w:rsidR="00140C25">
          <w:rPr>
            <w:lang w:eastAsia="en-US"/>
          </w:rPr>
          <w:t>fmi2</w:t>
        </w:r>
      </w:ins>
      <w:r w:rsidR="004100A9">
        <w:rPr>
          <w:lang w:eastAsia="en-US"/>
        </w:rPr>
        <w:t>ExitInitializationMode</w:t>
      </w:r>
      <w:r w:rsidR="00AC1332">
        <w:rPr>
          <w:lang w:eastAsia="en-US"/>
        </w:rPr>
        <w:t xml:space="preserve">, then Event Mode is directly entered, and the continuous-time and discrete-time variables at the initial time are computed based on the initial continuous-time </w:t>
      </w:r>
      <w:del w:id="3838" w:author="Otter, Martin" w:date="2014-04-15T10:35:00Z">
        <w:r w:rsidR="00AC1332" w:rsidDel="001664C8">
          <w:rPr>
            <w:lang w:eastAsia="en-US"/>
          </w:rPr>
          <w:delText xml:space="preserve">and discrete-time </w:delText>
        </w:r>
      </w:del>
      <w:r w:rsidR="00AC1332">
        <w:rPr>
          <w:lang w:eastAsia="en-US"/>
        </w:rPr>
        <w:t>states determined in the Initialization Mode.</w:t>
      </w:r>
    </w:p>
    <w:p w14:paraId="4F5865BA" w14:textId="77777777" w:rsidR="00486730" w:rsidRPr="0098259C" w:rsidRDefault="00486730" w:rsidP="00486730">
      <w:pPr>
        <w:pStyle w:val="BulletItemFirst"/>
        <w:spacing w:before="120"/>
        <w:rPr>
          <w:lang w:eastAsia="en-US"/>
        </w:rPr>
      </w:pPr>
      <w:proofErr w:type="gramStart"/>
      <w:r w:rsidRPr="0098259C">
        <w:rPr>
          <w:b/>
          <w:lang w:eastAsia="en-US"/>
        </w:rPr>
        <w:t>terminated</w:t>
      </w:r>
      <w:proofErr w:type="gramEnd"/>
      <w:r w:rsidRPr="0098259C">
        <w:rPr>
          <w:lang w:eastAsia="en-US"/>
        </w:rPr>
        <w:t>:</w:t>
      </w:r>
      <w:r w:rsidRPr="0098259C">
        <w:rPr>
          <w:lang w:eastAsia="en-US"/>
        </w:rPr>
        <w:br/>
        <w:t>In this state, the solution at the final time of a simulation can be retrieved.</w:t>
      </w:r>
    </w:p>
    <w:p w14:paraId="0D437F18" w14:textId="066D1B9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occured (</w:t>
      </w:r>
      <w:del w:id="3839" w:author="Otter, Martin" w:date="2014-04-09T11:00:00Z">
        <w:r w:rsidRPr="0098259C" w:rsidDel="00140C25">
          <w:rPr>
            <w:rStyle w:val="CODE"/>
          </w:rPr>
          <w:delText>fmi</w:delText>
        </w:r>
      </w:del>
      <w:ins w:id="3840" w:author="Otter, Martin" w:date="2014-04-09T11:00:00Z">
        <w:r w:rsidR="00140C25">
          <w:rPr>
            <w:rStyle w:val="CODE"/>
          </w:rPr>
          <w:t>fmi2</w:t>
        </w:r>
      </w:ins>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del w:id="3841" w:author="Otter, Martin" w:date="2014-04-09T11:00:00Z">
        <w:r w:rsidRPr="0098259C" w:rsidDel="00140C25">
          <w:rPr>
            <w:rStyle w:val="CODE"/>
          </w:rPr>
          <w:delText>fmi</w:delText>
        </w:r>
      </w:del>
      <w:ins w:id="3842" w:author="Otter, Martin" w:date="2014-04-09T11:00:00Z">
        <w:r w:rsidR="00140C25">
          <w:rPr>
            <w:rStyle w:val="CODE"/>
          </w:rPr>
          <w:t>fmi2</w:t>
        </w:r>
      </w:ins>
      <w:r w:rsidR="00380A28">
        <w:rPr>
          <w:rStyle w:val="CODE"/>
        </w:rPr>
        <w:t>Enter</w:t>
      </w:r>
      <w:r w:rsidRPr="0098259C">
        <w:rPr>
          <w:rStyle w:val="CODE"/>
        </w:rPr>
        <w:t>Event</w:t>
      </w:r>
      <w:r w:rsidR="00380A28">
        <w:rPr>
          <w:rStyle w:val="CODE"/>
        </w:rPr>
        <w:t>Mode/</w:t>
      </w:r>
      <w:del w:id="3843" w:author="Otter, Martin" w:date="2014-04-09T11:00:00Z">
        <w:r w:rsidR="00380A28" w:rsidDel="00140C25">
          <w:rPr>
            <w:rStyle w:val="CODE"/>
          </w:rPr>
          <w:delText>fmi</w:delText>
        </w:r>
      </w:del>
      <w:ins w:id="3844" w:author="Otter, Martin" w:date="2014-04-09T11:00:00Z">
        <w:r w:rsidR="00140C25">
          <w:rPr>
            <w:rStyle w:val="CODE"/>
          </w:rPr>
          <w:t>fmi2</w:t>
        </w:r>
      </w:ins>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1EE78BE4" w:rsidR="0032590C" w:rsidRPr="0098259C" w:rsidRDefault="0032590C" w:rsidP="00486730">
      <w:pPr>
        <w:pStyle w:val="Textkrper"/>
        <w:rPr>
          <w:lang w:eastAsia="en-US"/>
        </w:rPr>
      </w:pPr>
      <w:r>
        <w:rPr>
          <w:lang w:eastAsia="en-US"/>
        </w:rPr>
        <w:t xml:space="preserve">Note, during Initialization, Event, and Continuous-Time Mode input variables can be set with </w:t>
      </w:r>
      <w:del w:id="3845" w:author="Otter, Martin" w:date="2014-04-09T11:00:00Z">
        <w:r w:rsidRPr="00044F2D" w:rsidDel="00140C25">
          <w:rPr>
            <w:rStyle w:val="CODE"/>
          </w:rPr>
          <w:delText>fmi</w:delText>
        </w:r>
      </w:del>
      <w:ins w:id="3846" w:author="Otter, Martin" w:date="2014-04-09T11:00:00Z">
        <w:r w:rsidR="00140C25">
          <w:rPr>
            <w:rStyle w:val="CODE"/>
          </w:rPr>
          <w:t>fmi2</w:t>
        </w:r>
      </w:ins>
      <w:r w:rsidRPr="00044F2D">
        <w:rPr>
          <w:rStyle w:val="CODE"/>
        </w:rPr>
        <w:t>SetXXX</w:t>
      </w:r>
      <w:r>
        <w:rPr>
          <w:lang w:eastAsia="en-US"/>
        </w:rPr>
        <w:t xml:space="preserve"> and output variables can be get with </w:t>
      </w:r>
      <w:del w:id="3847" w:author="Otter, Martin" w:date="2014-04-09T11:00:00Z">
        <w:r w:rsidRPr="00044F2D" w:rsidDel="00140C25">
          <w:rPr>
            <w:rStyle w:val="CODE"/>
          </w:rPr>
          <w:delText>fmi</w:delText>
        </w:r>
      </w:del>
      <w:ins w:id="3848" w:author="Otter, Martin" w:date="2014-04-09T11:00:00Z">
        <w:r w:rsidR="00140C25">
          <w:rPr>
            <w:rStyle w:val="CODE"/>
          </w:rPr>
          <w:t>fmi2</w:t>
        </w:r>
      </w:ins>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 xml:space="preserve">For example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get.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proofErr w:type="gramStart"/>
      <w:r>
        <w:rPr>
          <w:i/>
          <w:lang w:eastAsia="en-US"/>
        </w:rPr>
        <w:t>get</w:t>
      </w:r>
      <w:proofErr w:type="gramEnd"/>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77777777"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731"/>
        <w:gridCol w:w="384"/>
        <w:gridCol w:w="384"/>
        <w:gridCol w:w="396"/>
        <w:gridCol w:w="384"/>
        <w:gridCol w:w="384"/>
        <w:gridCol w:w="384"/>
        <w:gridCol w:w="383"/>
        <w:gridCol w:w="383"/>
        <w:gridCol w:w="960"/>
        <w:tblGridChange w:id="3849">
          <w:tblGrid>
            <w:gridCol w:w="70"/>
            <w:gridCol w:w="23"/>
            <w:gridCol w:w="3260"/>
            <w:gridCol w:w="93"/>
            <w:gridCol w:w="291"/>
            <w:gridCol w:w="64"/>
            <w:gridCol w:w="29"/>
            <w:gridCol w:w="291"/>
            <w:gridCol w:w="64"/>
            <w:gridCol w:w="29"/>
            <w:gridCol w:w="291"/>
            <w:gridCol w:w="64"/>
            <w:gridCol w:w="29"/>
            <w:gridCol w:w="291"/>
            <w:gridCol w:w="76"/>
            <w:gridCol w:w="17"/>
            <w:gridCol w:w="291"/>
            <w:gridCol w:w="76"/>
            <w:gridCol w:w="17"/>
            <w:gridCol w:w="291"/>
            <w:gridCol w:w="76"/>
            <w:gridCol w:w="17"/>
            <w:gridCol w:w="290"/>
            <w:gridCol w:w="77"/>
            <w:gridCol w:w="16"/>
            <w:gridCol w:w="290"/>
            <w:gridCol w:w="77"/>
            <w:gridCol w:w="16"/>
            <w:gridCol w:w="367"/>
            <w:gridCol w:w="500"/>
            <w:gridCol w:w="93"/>
            <w:gridCol w:w="367"/>
          </w:tblGrid>
        </w:tblGridChange>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33EE5C1B" w:rsidR="006067CE" w:rsidRPr="006067CE" w:rsidRDefault="006067CE" w:rsidP="006067CE">
            <w:pPr>
              <w:spacing w:line="240" w:lineRule="auto"/>
              <w:rPr>
                <w:rFonts w:cs="Arial"/>
                <w:szCs w:val="20"/>
                <w:lang w:val="de-DE" w:eastAsia="de-DE"/>
              </w:rPr>
            </w:pPr>
            <w:del w:id="3850" w:author="Otter, Martin" w:date="2014-04-09T11:00:00Z">
              <w:r w:rsidRPr="006067CE" w:rsidDel="00140C25">
                <w:rPr>
                  <w:rFonts w:cs="Arial"/>
                  <w:szCs w:val="20"/>
                  <w:lang w:val="de-DE" w:eastAsia="de-DE"/>
                </w:rPr>
                <w:delText>fmi</w:delText>
              </w:r>
            </w:del>
            <w:ins w:id="3851" w:author="Otter, Martin" w:date="2014-04-09T11:00:00Z">
              <w:r w:rsidR="00140C25">
                <w:rPr>
                  <w:rFonts w:cs="Arial"/>
                  <w:szCs w:val="20"/>
                  <w:lang w:val="de-DE" w:eastAsia="de-DE"/>
                </w:rPr>
                <w:t>fmi2</w:t>
              </w:r>
            </w:ins>
            <w:r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5A504D13" w:rsidR="006067CE" w:rsidRPr="006067CE" w:rsidRDefault="006067CE" w:rsidP="006067CE">
            <w:pPr>
              <w:spacing w:line="240" w:lineRule="auto"/>
              <w:rPr>
                <w:rFonts w:cs="Arial"/>
                <w:szCs w:val="20"/>
                <w:lang w:val="de-DE" w:eastAsia="de-DE"/>
              </w:rPr>
            </w:pPr>
            <w:del w:id="3852" w:author="Otter, Martin" w:date="2014-04-09T11:00:00Z">
              <w:r w:rsidRPr="006067CE" w:rsidDel="00140C25">
                <w:rPr>
                  <w:rFonts w:cs="Arial"/>
                  <w:szCs w:val="20"/>
                  <w:lang w:val="de-DE" w:eastAsia="de-DE"/>
                </w:rPr>
                <w:delText>fmi</w:delText>
              </w:r>
            </w:del>
            <w:ins w:id="3853" w:author="Otter, Martin" w:date="2014-04-09T11:00:00Z">
              <w:r w:rsidR="00140C25">
                <w:rPr>
                  <w:rFonts w:cs="Arial"/>
                  <w:szCs w:val="20"/>
                  <w:lang w:val="de-DE" w:eastAsia="de-DE"/>
                </w:rPr>
                <w:t>fmi2</w:t>
              </w:r>
            </w:ins>
            <w:r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55A9C6DD" w:rsidR="006067CE" w:rsidRPr="006067CE" w:rsidRDefault="006067CE" w:rsidP="006067CE">
            <w:pPr>
              <w:spacing w:line="240" w:lineRule="auto"/>
              <w:rPr>
                <w:rFonts w:cs="Arial"/>
                <w:szCs w:val="20"/>
                <w:lang w:val="de-DE" w:eastAsia="de-DE"/>
              </w:rPr>
            </w:pPr>
            <w:del w:id="3854" w:author="Otter, Martin" w:date="2014-04-09T11:00:00Z">
              <w:r w:rsidRPr="006067CE" w:rsidDel="00140C25">
                <w:rPr>
                  <w:rFonts w:cs="Arial"/>
                  <w:szCs w:val="20"/>
                  <w:lang w:val="de-DE" w:eastAsia="de-DE"/>
                </w:rPr>
                <w:delText>fmi</w:delText>
              </w:r>
            </w:del>
            <w:ins w:id="3855" w:author="Otter, Martin" w:date="2014-04-09T11:00:00Z">
              <w:r w:rsidR="00140C25">
                <w:rPr>
                  <w:rFonts w:cs="Arial"/>
                  <w:szCs w:val="20"/>
                  <w:lang w:val="de-DE" w:eastAsia="de-DE"/>
                </w:rPr>
                <w:t>fmi2</w:t>
              </w:r>
            </w:ins>
            <w:r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6D3EFAE0" w:rsidR="006067CE" w:rsidRPr="006067CE" w:rsidRDefault="006067CE" w:rsidP="006067CE">
            <w:pPr>
              <w:spacing w:line="240" w:lineRule="auto"/>
              <w:rPr>
                <w:rFonts w:cs="Arial"/>
                <w:szCs w:val="20"/>
                <w:lang w:val="de-DE" w:eastAsia="de-DE"/>
              </w:rPr>
            </w:pPr>
            <w:del w:id="3856" w:author="Otter, Martin" w:date="2014-04-09T11:00:00Z">
              <w:r w:rsidRPr="006067CE" w:rsidDel="00140C25">
                <w:rPr>
                  <w:rFonts w:cs="Arial"/>
                  <w:szCs w:val="20"/>
                  <w:lang w:val="de-DE" w:eastAsia="de-DE"/>
                </w:rPr>
                <w:delText>fmi</w:delText>
              </w:r>
            </w:del>
            <w:ins w:id="3857" w:author="Otter, Martin" w:date="2014-04-09T11:00:00Z">
              <w:r w:rsidR="00140C25">
                <w:rPr>
                  <w:rFonts w:cs="Arial"/>
                  <w:szCs w:val="20"/>
                  <w:lang w:val="de-DE" w:eastAsia="de-DE"/>
                </w:rPr>
                <w:t>fmi2</w:t>
              </w:r>
            </w:ins>
            <w:r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242B677A" w:rsidR="006067CE" w:rsidRPr="006067CE" w:rsidRDefault="006067CE" w:rsidP="006067CE">
            <w:pPr>
              <w:spacing w:line="240" w:lineRule="auto"/>
              <w:rPr>
                <w:rFonts w:cs="Arial"/>
                <w:szCs w:val="20"/>
                <w:lang w:val="de-DE" w:eastAsia="de-DE"/>
              </w:rPr>
            </w:pPr>
            <w:del w:id="3858" w:author="Otter, Martin" w:date="2014-04-09T11:00:00Z">
              <w:r w:rsidRPr="006067CE" w:rsidDel="00140C25">
                <w:rPr>
                  <w:rFonts w:cs="Arial"/>
                  <w:szCs w:val="20"/>
                  <w:lang w:val="de-DE" w:eastAsia="de-DE"/>
                </w:rPr>
                <w:delText>fmi</w:delText>
              </w:r>
            </w:del>
            <w:ins w:id="3859" w:author="Otter, Martin" w:date="2014-04-09T11:00:00Z">
              <w:r w:rsidR="00140C25">
                <w:rPr>
                  <w:rFonts w:cs="Arial"/>
                  <w:szCs w:val="20"/>
                  <w:lang w:val="de-DE" w:eastAsia="de-DE"/>
                </w:rPr>
                <w:t>fmi2</w:t>
              </w:r>
            </w:ins>
            <w:r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ins w:id="3860" w:author="Torsten Blochwitz" w:date="2014-03-27T15:57:00Z"/>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302D6FCA" w:rsidR="00455BF9" w:rsidRPr="006067CE" w:rsidRDefault="00455BF9" w:rsidP="006067CE">
            <w:pPr>
              <w:spacing w:line="240" w:lineRule="auto"/>
              <w:rPr>
                <w:ins w:id="3861" w:author="Torsten Blochwitz" w:date="2014-03-27T15:57:00Z"/>
                <w:rFonts w:cs="Arial"/>
                <w:szCs w:val="20"/>
                <w:lang w:val="de-DE" w:eastAsia="de-DE"/>
              </w:rPr>
            </w:pPr>
            <w:ins w:id="3862" w:author="Torsten Blochwitz" w:date="2014-03-27T15:57:00Z">
              <w:del w:id="3863" w:author="Otter, Martin" w:date="2014-04-09T11:00:00Z">
                <w:r w:rsidRPr="00455BF9" w:rsidDel="00140C25">
                  <w:rPr>
                    <w:rFonts w:cs="Arial"/>
                    <w:szCs w:val="20"/>
                    <w:lang w:val="de-DE" w:eastAsia="de-DE"/>
                  </w:rPr>
                  <w:delText>fmi</w:delText>
                </w:r>
              </w:del>
            </w:ins>
            <w:ins w:id="3864" w:author="Otter, Martin" w:date="2014-04-09T11:00:00Z">
              <w:r w:rsidR="00140C25">
                <w:rPr>
                  <w:rFonts w:cs="Arial"/>
                  <w:szCs w:val="20"/>
                  <w:lang w:val="de-DE" w:eastAsia="de-DE"/>
                </w:rPr>
                <w:t>fmi2</w:t>
              </w:r>
            </w:ins>
            <w:ins w:id="3865" w:author="Torsten Blochwitz" w:date="2014-03-27T15:57:00Z">
              <w:r w:rsidRPr="00455BF9">
                <w:rPr>
                  <w:rFonts w:cs="Arial"/>
                  <w:szCs w:val="20"/>
                  <w:lang w:val="de-DE" w:eastAsia="de-DE"/>
                </w:rPr>
                <w:t>SetupExperiment</w:t>
              </w:r>
            </w:ins>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ins w:id="3866" w:author="Torsten Blochwitz" w:date="2014-03-27T15:57:00Z"/>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ins w:id="3867" w:author="Torsten Blochwitz" w:date="2014-03-27T15:57:00Z"/>
                <w:rFonts w:cs="Arial"/>
                <w:szCs w:val="20"/>
                <w:lang w:val="de-DE" w:eastAsia="de-DE"/>
              </w:rPr>
            </w:pPr>
            <w:ins w:id="3868" w:author="Torsten Blochwitz" w:date="2014-03-27T15:58:00Z">
              <w:r w:rsidRPr="006067CE">
                <w:rPr>
                  <w:rFonts w:cs="Arial"/>
                  <w:szCs w:val="20"/>
                  <w:lang w:val="de-DE" w:eastAsia="de-DE"/>
                </w:rPr>
                <w:t>x</w:t>
              </w:r>
            </w:ins>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ins w:id="3869" w:author="Torsten Blochwitz" w:date="2014-03-27T15:57:00Z"/>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ins w:id="3870" w:author="Torsten Blochwitz" w:date="2014-03-27T15:57:00Z"/>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ins w:id="3871" w:author="Torsten Blochwitz" w:date="2014-03-27T15:57:00Z"/>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ins w:id="3872" w:author="Torsten Blochwitz" w:date="2014-03-27T15:57: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ins w:id="3873" w:author="Torsten Blochwitz" w:date="2014-03-27T15:57:00Z"/>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ins w:id="3874" w:author="Torsten Blochwitz" w:date="2014-03-27T15:57:00Z"/>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ins w:id="3875" w:author="Torsten Blochwitz" w:date="2014-03-27T15:57:00Z"/>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5A266243" w:rsidR="006067CE" w:rsidRPr="006067CE" w:rsidRDefault="006067CE" w:rsidP="006067CE">
            <w:pPr>
              <w:spacing w:line="240" w:lineRule="auto"/>
              <w:rPr>
                <w:rFonts w:cs="Arial"/>
                <w:szCs w:val="20"/>
                <w:lang w:val="de-DE" w:eastAsia="de-DE"/>
              </w:rPr>
            </w:pPr>
            <w:del w:id="3876" w:author="Otter, Martin" w:date="2014-04-09T11:00:00Z">
              <w:r w:rsidRPr="006067CE" w:rsidDel="00140C25">
                <w:rPr>
                  <w:rFonts w:cs="Arial"/>
                  <w:szCs w:val="20"/>
                  <w:lang w:val="de-DE" w:eastAsia="de-DE"/>
                </w:rPr>
                <w:delText>fmi</w:delText>
              </w:r>
            </w:del>
            <w:ins w:id="3877" w:author="Otter, Martin" w:date="2014-04-09T11:00:00Z">
              <w:r w:rsidR="00140C25">
                <w:rPr>
                  <w:rFonts w:cs="Arial"/>
                  <w:szCs w:val="20"/>
                  <w:lang w:val="de-DE" w:eastAsia="de-DE"/>
                </w:rPr>
                <w:t>fmi2</w:t>
              </w:r>
            </w:ins>
            <w:r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0D9481EE" w:rsidR="006067CE" w:rsidRPr="006067CE" w:rsidRDefault="006067CE" w:rsidP="006067CE">
            <w:pPr>
              <w:spacing w:line="240" w:lineRule="auto"/>
              <w:rPr>
                <w:rFonts w:cs="Arial"/>
                <w:szCs w:val="20"/>
                <w:lang w:val="de-DE" w:eastAsia="de-DE"/>
              </w:rPr>
            </w:pPr>
            <w:del w:id="3878" w:author="Otter, Martin" w:date="2014-04-09T11:00:00Z">
              <w:r w:rsidRPr="006067CE" w:rsidDel="00140C25">
                <w:rPr>
                  <w:rFonts w:cs="Arial"/>
                  <w:szCs w:val="20"/>
                  <w:lang w:val="de-DE" w:eastAsia="de-DE"/>
                </w:rPr>
                <w:delText>fmi</w:delText>
              </w:r>
            </w:del>
            <w:ins w:id="3879" w:author="Otter, Martin" w:date="2014-04-09T11:00:00Z">
              <w:r w:rsidR="00140C25">
                <w:rPr>
                  <w:rFonts w:cs="Arial"/>
                  <w:szCs w:val="20"/>
                  <w:lang w:val="de-DE" w:eastAsia="de-DE"/>
                </w:rPr>
                <w:t>fmi2</w:t>
              </w:r>
            </w:ins>
            <w:r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154935EB" w:rsidR="006067CE" w:rsidRPr="006067CE" w:rsidRDefault="006067CE" w:rsidP="006067CE">
            <w:pPr>
              <w:spacing w:line="240" w:lineRule="auto"/>
              <w:rPr>
                <w:rFonts w:cs="Arial"/>
                <w:szCs w:val="20"/>
                <w:lang w:val="de-DE" w:eastAsia="de-DE"/>
              </w:rPr>
            </w:pPr>
            <w:del w:id="3880" w:author="Otter, Martin" w:date="2014-04-09T11:00:00Z">
              <w:r w:rsidRPr="006067CE" w:rsidDel="00140C25">
                <w:rPr>
                  <w:rFonts w:cs="Arial"/>
                  <w:szCs w:val="20"/>
                  <w:lang w:val="de-DE" w:eastAsia="de-DE"/>
                </w:rPr>
                <w:delText>fmi</w:delText>
              </w:r>
            </w:del>
            <w:ins w:id="3881" w:author="Otter, Martin" w:date="2014-04-09T11:00:00Z">
              <w:r w:rsidR="00140C25">
                <w:rPr>
                  <w:rFonts w:cs="Arial"/>
                  <w:szCs w:val="20"/>
                  <w:lang w:val="de-DE" w:eastAsia="de-DE"/>
                </w:rPr>
                <w:t>fmi2</w:t>
              </w:r>
            </w:ins>
            <w:r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34A64386" w:rsidR="00F051C9" w:rsidRPr="006067CE" w:rsidRDefault="00F051C9" w:rsidP="006067CE">
            <w:pPr>
              <w:spacing w:line="240" w:lineRule="auto"/>
              <w:rPr>
                <w:rFonts w:cs="Arial"/>
                <w:szCs w:val="20"/>
                <w:lang w:val="de-DE" w:eastAsia="de-DE"/>
              </w:rPr>
            </w:pPr>
            <w:del w:id="3882" w:author="Otter, Martin" w:date="2014-04-09T11:00:00Z">
              <w:r w:rsidRPr="006067CE" w:rsidDel="00140C25">
                <w:rPr>
                  <w:rFonts w:cs="Arial"/>
                  <w:szCs w:val="20"/>
                  <w:lang w:val="de-DE" w:eastAsia="de-DE"/>
                </w:rPr>
                <w:delText>fmi</w:delText>
              </w:r>
            </w:del>
            <w:ins w:id="3883" w:author="Otter, Martin" w:date="2014-04-09T11:00:00Z">
              <w:r w:rsidR="00140C25">
                <w:rPr>
                  <w:rFonts w:cs="Arial"/>
                  <w:szCs w:val="20"/>
                  <w:lang w:val="de-DE" w:eastAsia="de-DE"/>
                </w:rPr>
                <w:t>fmi2</w:t>
              </w:r>
            </w:ins>
            <w:r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69794CA2" w:rsidR="006067CE" w:rsidRPr="006067CE" w:rsidRDefault="006067CE" w:rsidP="006067CE">
            <w:pPr>
              <w:spacing w:line="240" w:lineRule="auto"/>
              <w:rPr>
                <w:rFonts w:cs="Arial"/>
                <w:szCs w:val="20"/>
                <w:lang w:val="de-DE" w:eastAsia="de-DE"/>
              </w:rPr>
            </w:pPr>
            <w:del w:id="3884" w:author="Otter, Martin" w:date="2014-04-09T11:00:00Z">
              <w:r w:rsidRPr="006067CE" w:rsidDel="00140C25">
                <w:rPr>
                  <w:rFonts w:cs="Arial"/>
                  <w:szCs w:val="20"/>
                  <w:lang w:val="de-DE" w:eastAsia="de-DE"/>
                </w:rPr>
                <w:delText>fmi</w:delText>
              </w:r>
            </w:del>
            <w:ins w:id="3885" w:author="Otter, Martin" w:date="2014-04-09T11:00:00Z">
              <w:r w:rsidR="00140C25">
                <w:rPr>
                  <w:rFonts w:cs="Arial"/>
                  <w:szCs w:val="20"/>
                  <w:lang w:val="de-DE" w:eastAsia="de-DE"/>
                </w:rPr>
                <w:t>fmi2</w:t>
              </w:r>
            </w:ins>
            <w:r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6D7DE4B3" w:rsidR="006067CE" w:rsidRPr="006067CE" w:rsidRDefault="006067CE" w:rsidP="006067CE">
            <w:pPr>
              <w:spacing w:line="240" w:lineRule="auto"/>
              <w:rPr>
                <w:rFonts w:cs="Arial"/>
                <w:szCs w:val="20"/>
                <w:lang w:val="de-DE" w:eastAsia="de-DE"/>
              </w:rPr>
            </w:pPr>
            <w:del w:id="3886" w:author="Otter, Martin" w:date="2014-04-09T11:00:00Z">
              <w:r w:rsidRPr="006067CE" w:rsidDel="00140C25">
                <w:rPr>
                  <w:rFonts w:cs="Arial"/>
                  <w:szCs w:val="20"/>
                  <w:lang w:val="de-DE" w:eastAsia="de-DE"/>
                </w:rPr>
                <w:delText>fmi</w:delText>
              </w:r>
            </w:del>
            <w:ins w:id="3887" w:author="Otter, Martin" w:date="2014-04-09T11:00:00Z">
              <w:r w:rsidR="00140C25">
                <w:rPr>
                  <w:rFonts w:cs="Arial"/>
                  <w:szCs w:val="20"/>
                  <w:lang w:val="de-DE" w:eastAsia="de-DE"/>
                </w:rPr>
                <w:t>fmi2</w:t>
              </w:r>
            </w:ins>
            <w:r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11BB9EEA" w:rsidR="006067CE" w:rsidRPr="006067CE" w:rsidRDefault="006067CE" w:rsidP="006067CE">
            <w:pPr>
              <w:spacing w:line="240" w:lineRule="auto"/>
              <w:rPr>
                <w:rFonts w:cs="Arial"/>
                <w:szCs w:val="20"/>
                <w:lang w:val="de-DE" w:eastAsia="de-DE"/>
              </w:rPr>
            </w:pPr>
            <w:del w:id="3888" w:author="Otter, Martin" w:date="2014-04-09T11:00:00Z">
              <w:r w:rsidRPr="006067CE" w:rsidDel="00140C25">
                <w:rPr>
                  <w:rFonts w:cs="Arial"/>
                  <w:szCs w:val="20"/>
                  <w:lang w:val="de-DE" w:eastAsia="de-DE"/>
                </w:rPr>
                <w:delText>fmi</w:delText>
              </w:r>
            </w:del>
            <w:ins w:id="3889" w:author="Otter, Martin" w:date="2014-04-09T11:00:00Z">
              <w:r w:rsidR="00140C25">
                <w:rPr>
                  <w:rFonts w:cs="Arial"/>
                  <w:szCs w:val="20"/>
                  <w:lang w:val="de-DE" w:eastAsia="de-DE"/>
                </w:rPr>
                <w:t>fmi2</w:t>
              </w:r>
            </w:ins>
            <w:r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65CC4275" w:rsidR="006067CE" w:rsidRPr="006067CE" w:rsidRDefault="006067CE" w:rsidP="006067CE">
            <w:pPr>
              <w:spacing w:line="240" w:lineRule="auto"/>
              <w:rPr>
                <w:rFonts w:cs="Arial"/>
                <w:szCs w:val="20"/>
                <w:lang w:val="de-DE" w:eastAsia="de-DE"/>
              </w:rPr>
            </w:pPr>
            <w:del w:id="3890" w:author="Otter, Martin" w:date="2014-04-09T11:00:00Z">
              <w:r w:rsidRPr="006067CE" w:rsidDel="00140C25">
                <w:rPr>
                  <w:rFonts w:cs="Arial"/>
                  <w:szCs w:val="20"/>
                  <w:lang w:val="de-DE" w:eastAsia="de-DE"/>
                </w:rPr>
                <w:delText>fmi</w:delText>
              </w:r>
            </w:del>
            <w:ins w:id="3891" w:author="Otter, Martin" w:date="2014-04-09T11:00:00Z">
              <w:r w:rsidR="00140C25">
                <w:rPr>
                  <w:rFonts w:cs="Arial"/>
                  <w:szCs w:val="20"/>
                  <w:lang w:val="de-DE" w:eastAsia="de-DE"/>
                </w:rPr>
                <w:t>fmi2</w:t>
              </w:r>
            </w:ins>
            <w:r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681E7F55" w:rsidR="006067CE" w:rsidRPr="006067CE" w:rsidRDefault="006067CE" w:rsidP="006067CE">
            <w:pPr>
              <w:spacing w:line="240" w:lineRule="auto"/>
              <w:rPr>
                <w:rFonts w:cs="Arial"/>
                <w:szCs w:val="20"/>
                <w:lang w:val="de-DE" w:eastAsia="de-DE"/>
              </w:rPr>
            </w:pPr>
            <w:del w:id="3892" w:author="Otter, Martin" w:date="2014-04-09T11:00:00Z">
              <w:r w:rsidRPr="006067CE" w:rsidDel="00140C25">
                <w:rPr>
                  <w:rFonts w:cs="Arial"/>
                  <w:szCs w:val="20"/>
                  <w:lang w:val="de-DE" w:eastAsia="de-DE"/>
                </w:rPr>
                <w:delText>fmi</w:delText>
              </w:r>
            </w:del>
            <w:ins w:id="3893" w:author="Otter, Martin" w:date="2014-04-09T11:00:00Z">
              <w:r w:rsidR="00140C25">
                <w:rPr>
                  <w:rFonts w:cs="Arial"/>
                  <w:szCs w:val="20"/>
                  <w:lang w:val="de-DE" w:eastAsia="de-DE"/>
                </w:rPr>
                <w:t>fmi2</w:t>
              </w:r>
            </w:ins>
            <w:r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7507D13E" w:rsidR="006067CE" w:rsidRPr="006067CE" w:rsidRDefault="006067CE" w:rsidP="006067CE">
            <w:pPr>
              <w:spacing w:line="240" w:lineRule="auto"/>
              <w:rPr>
                <w:rFonts w:cs="Arial"/>
                <w:szCs w:val="20"/>
                <w:lang w:val="de-DE" w:eastAsia="de-DE"/>
              </w:rPr>
            </w:pPr>
            <w:del w:id="3894" w:author="Otter, Martin" w:date="2014-04-09T11:00:00Z">
              <w:r w:rsidRPr="006067CE" w:rsidDel="00140C25">
                <w:rPr>
                  <w:rFonts w:cs="Arial"/>
                  <w:szCs w:val="20"/>
                  <w:lang w:val="de-DE" w:eastAsia="de-DE"/>
                </w:rPr>
                <w:delText>fmi</w:delText>
              </w:r>
            </w:del>
            <w:ins w:id="3895" w:author="Otter, Martin" w:date="2014-04-09T11:00:00Z">
              <w:r w:rsidR="00140C25">
                <w:rPr>
                  <w:rFonts w:cs="Arial"/>
                  <w:szCs w:val="20"/>
                  <w:lang w:val="de-DE" w:eastAsia="de-DE"/>
                </w:rPr>
                <w:t>fmi2</w:t>
              </w:r>
            </w:ins>
            <w:r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47F330E8" w:rsidR="006067CE" w:rsidRPr="006067CE" w:rsidRDefault="006067CE" w:rsidP="006067CE">
            <w:pPr>
              <w:spacing w:line="240" w:lineRule="auto"/>
              <w:rPr>
                <w:rFonts w:cs="Arial"/>
                <w:szCs w:val="20"/>
                <w:lang w:val="de-DE" w:eastAsia="de-DE"/>
              </w:rPr>
            </w:pPr>
            <w:del w:id="3896" w:author="Otter, Martin" w:date="2014-04-09T11:00:00Z">
              <w:r w:rsidRPr="006067CE" w:rsidDel="00140C25">
                <w:rPr>
                  <w:rFonts w:cs="Arial"/>
                  <w:szCs w:val="20"/>
                  <w:lang w:val="de-DE" w:eastAsia="de-DE"/>
                </w:rPr>
                <w:delText>fmi</w:delText>
              </w:r>
            </w:del>
            <w:ins w:id="3897" w:author="Otter, Martin" w:date="2014-04-09T11:00:00Z">
              <w:r w:rsidR="00140C25">
                <w:rPr>
                  <w:rFonts w:cs="Arial"/>
                  <w:szCs w:val="20"/>
                  <w:lang w:val="de-DE" w:eastAsia="de-DE"/>
                </w:rPr>
                <w:t>fmi2</w:t>
              </w:r>
            </w:ins>
            <w:r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57A81802" w:rsidR="006067CE" w:rsidRPr="006067CE" w:rsidRDefault="006067CE" w:rsidP="006067CE">
            <w:pPr>
              <w:spacing w:line="240" w:lineRule="auto"/>
              <w:rPr>
                <w:rFonts w:cs="Arial"/>
                <w:szCs w:val="20"/>
                <w:lang w:val="de-DE" w:eastAsia="de-DE"/>
              </w:rPr>
            </w:pPr>
            <w:del w:id="3898" w:author="Otter, Martin" w:date="2014-04-09T11:00:00Z">
              <w:r w:rsidRPr="006067CE" w:rsidDel="00140C25">
                <w:rPr>
                  <w:rFonts w:cs="Arial"/>
                  <w:szCs w:val="20"/>
                  <w:lang w:val="de-DE" w:eastAsia="de-DE"/>
                </w:rPr>
                <w:delText>fmi</w:delText>
              </w:r>
            </w:del>
            <w:ins w:id="3899" w:author="Otter, Martin" w:date="2014-04-09T11:00:00Z">
              <w:r w:rsidR="00140C25">
                <w:rPr>
                  <w:rFonts w:cs="Arial"/>
                  <w:szCs w:val="20"/>
                  <w:lang w:val="de-DE" w:eastAsia="de-DE"/>
                </w:rPr>
                <w:t>fmi2</w:t>
              </w:r>
            </w:ins>
            <w:r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66ADFBDC" w:rsidR="006067CE" w:rsidRPr="006067CE" w:rsidRDefault="006067CE" w:rsidP="006067CE">
            <w:pPr>
              <w:spacing w:line="240" w:lineRule="auto"/>
              <w:rPr>
                <w:rFonts w:cs="Arial"/>
                <w:szCs w:val="20"/>
                <w:lang w:val="de-DE" w:eastAsia="de-DE"/>
              </w:rPr>
            </w:pPr>
            <w:del w:id="3900" w:author="Otter, Martin" w:date="2014-04-09T11:00:00Z">
              <w:r w:rsidRPr="006067CE" w:rsidDel="00140C25">
                <w:rPr>
                  <w:rFonts w:cs="Arial"/>
                  <w:szCs w:val="20"/>
                  <w:lang w:val="de-DE" w:eastAsia="de-DE"/>
                </w:rPr>
                <w:delText>fmi</w:delText>
              </w:r>
            </w:del>
            <w:ins w:id="3901" w:author="Otter, Martin" w:date="2014-04-09T11:00:00Z">
              <w:r w:rsidR="00140C25">
                <w:rPr>
                  <w:rFonts w:cs="Arial"/>
                  <w:szCs w:val="20"/>
                  <w:lang w:val="de-DE" w:eastAsia="de-DE"/>
                </w:rPr>
                <w:t>fmi2</w:t>
              </w:r>
            </w:ins>
            <w:r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3BA41FC8" w:rsidR="006067CE" w:rsidRPr="006067CE" w:rsidRDefault="006067CE" w:rsidP="006067CE">
            <w:pPr>
              <w:spacing w:line="240" w:lineRule="auto"/>
              <w:rPr>
                <w:rFonts w:cs="Arial"/>
                <w:szCs w:val="20"/>
                <w:lang w:val="de-DE" w:eastAsia="de-DE"/>
              </w:rPr>
            </w:pPr>
            <w:del w:id="3902" w:author="Otter, Martin" w:date="2014-04-09T11:00:00Z">
              <w:r w:rsidRPr="006067CE" w:rsidDel="00140C25">
                <w:rPr>
                  <w:rFonts w:cs="Arial"/>
                  <w:szCs w:val="20"/>
                  <w:lang w:val="de-DE" w:eastAsia="de-DE"/>
                </w:rPr>
                <w:delText>fmi</w:delText>
              </w:r>
            </w:del>
            <w:ins w:id="3903" w:author="Otter, Martin" w:date="2014-04-09T11:00:00Z">
              <w:r w:rsidR="00140C25">
                <w:rPr>
                  <w:rFonts w:cs="Arial"/>
                  <w:szCs w:val="20"/>
                  <w:lang w:val="de-DE" w:eastAsia="de-DE"/>
                </w:rPr>
                <w:t>fmi2</w:t>
              </w:r>
            </w:ins>
            <w:r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226414F9" w:rsidR="006067CE" w:rsidRPr="006067CE" w:rsidRDefault="006067CE" w:rsidP="006067CE">
            <w:pPr>
              <w:spacing w:line="240" w:lineRule="auto"/>
              <w:rPr>
                <w:rFonts w:cs="Arial"/>
                <w:szCs w:val="20"/>
                <w:lang w:val="de-DE" w:eastAsia="de-DE"/>
              </w:rPr>
            </w:pPr>
            <w:del w:id="3904" w:author="Otter, Martin" w:date="2014-04-09T11:00:00Z">
              <w:r w:rsidRPr="006067CE" w:rsidDel="00140C25">
                <w:rPr>
                  <w:rFonts w:cs="Arial"/>
                  <w:szCs w:val="20"/>
                  <w:lang w:val="de-DE" w:eastAsia="de-DE"/>
                </w:rPr>
                <w:delText>fmi</w:delText>
              </w:r>
            </w:del>
            <w:ins w:id="3905" w:author="Otter, Martin" w:date="2014-04-09T11:00:00Z">
              <w:r w:rsidR="00140C25">
                <w:rPr>
                  <w:rFonts w:cs="Arial"/>
                  <w:szCs w:val="20"/>
                  <w:lang w:val="de-DE" w:eastAsia="de-DE"/>
                </w:rPr>
                <w:t>fmi2</w:t>
              </w:r>
            </w:ins>
            <w:r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74855BB6" w:rsidR="006067CE" w:rsidRPr="006067CE" w:rsidRDefault="006067CE" w:rsidP="006067CE">
            <w:pPr>
              <w:spacing w:line="240" w:lineRule="auto"/>
              <w:rPr>
                <w:rFonts w:cs="Arial"/>
                <w:szCs w:val="20"/>
                <w:lang w:val="de-DE" w:eastAsia="de-DE"/>
              </w:rPr>
            </w:pPr>
            <w:del w:id="3906" w:author="Otter, Martin" w:date="2014-04-09T11:00:00Z">
              <w:r w:rsidRPr="006067CE" w:rsidDel="00140C25">
                <w:rPr>
                  <w:rFonts w:cs="Arial"/>
                  <w:szCs w:val="20"/>
                  <w:lang w:val="de-DE" w:eastAsia="de-DE"/>
                </w:rPr>
                <w:delText>fmi</w:delText>
              </w:r>
            </w:del>
            <w:ins w:id="3907" w:author="Otter, Martin" w:date="2014-04-09T11:00:00Z">
              <w:r w:rsidR="00140C25">
                <w:rPr>
                  <w:rFonts w:cs="Arial"/>
                  <w:szCs w:val="20"/>
                  <w:lang w:val="de-DE" w:eastAsia="de-DE"/>
                </w:rPr>
                <w:t>fmi2</w:t>
              </w:r>
            </w:ins>
            <w:r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3B1C4B5B" w:rsidR="006067CE" w:rsidRPr="006067CE" w:rsidRDefault="006067CE" w:rsidP="006067CE">
            <w:pPr>
              <w:spacing w:line="240" w:lineRule="auto"/>
              <w:rPr>
                <w:rFonts w:cs="Arial"/>
                <w:szCs w:val="20"/>
                <w:lang w:val="de-DE" w:eastAsia="de-DE"/>
              </w:rPr>
            </w:pPr>
            <w:del w:id="3908" w:author="Otter, Martin" w:date="2014-04-09T11:00:00Z">
              <w:r w:rsidRPr="006067CE" w:rsidDel="00140C25">
                <w:rPr>
                  <w:rFonts w:cs="Arial"/>
                  <w:szCs w:val="20"/>
                  <w:lang w:val="de-DE" w:eastAsia="de-DE"/>
                </w:rPr>
                <w:delText>fmi</w:delText>
              </w:r>
            </w:del>
            <w:ins w:id="3909" w:author="Otter, Martin" w:date="2014-04-09T11:00:00Z">
              <w:r w:rsidR="00140C25">
                <w:rPr>
                  <w:rFonts w:cs="Arial"/>
                  <w:szCs w:val="20"/>
                  <w:lang w:val="de-DE" w:eastAsia="de-DE"/>
                </w:rPr>
                <w:t>fmi2</w:t>
              </w:r>
            </w:ins>
            <w:r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4783ADA9" w:rsidR="006067CE" w:rsidRPr="006067CE" w:rsidRDefault="006067CE" w:rsidP="006067CE">
            <w:pPr>
              <w:spacing w:line="240" w:lineRule="auto"/>
              <w:rPr>
                <w:rFonts w:cs="Arial"/>
                <w:szCs w:val="20"/>
                <w:lang w:val="de-DE" w:eastAsia="de-DE"/>
              </w:rPr>
            </w:pPr>
            <w:del w:id="3910" w:author="Otter, Martin" w:date="2014-04-09T11:00:00Z">
              <w:r w:rsidRPr="006067CE" w:rsidDel="00140C25">
                <w:rPr>
                  <w:rFonts w:cs="Arial"/>
                  <w:szCs w:val="20"/>
                  <w:lang w:val="de-DE" w:eastAsia="de-DE"/>
                </w:rPr>
                <w:delText>fmi</w:delText>
              </w:r>
            </w:del>
            <w:ins w:id="3911" w:author="Otter, Martin" w:date="2014-04-09T11:00:00Z">
              <w:r w:rsidR="00140C25">
                <w:rPr>
                  <w:rFonts w:cs="Arial"/>
                  <w:szCs w:val="20"/>
                  <w:lang w:val="de-DE" w:eastAsia="de-DE"/>
                </w:rPr>
                <w:t>fmi2</w:t>
              </w:r>
            </w:ins>
            <w:r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21AA10CD" w:rsidR="006067CE" w:rsidRPr="006067CE" w:rsidRDefault="006067CE" w:rsidP="006067CE">
            <w:pPr>
              <w:spacing w:line="240" w:lineRule="auto"/>
              <w:rPr>
                <w:rFonts w:cs="Arial"/>
                <w:szCs w:val="20"/>
                <w:lang w:val="de-DE" w:eastAsia="de-DE"/>
              </w:rPr>
            </w:pPr>
            <w:del w:id="3912" w:author="Otter, Martin" w:date="2014-04-09T11:00:00Z">
              <w:r w:rsidRPr="006067CE" w:rsidDel="00140C25">
                <w:rPr>
                  <w:rFonts w:cs="Arial"/>
                  <w:szCs w:val="20"/>
                  <w:lang w:val="de-DE" w:eastAsia="de-DE"/>
                </w:rPr>
                <w:delText>fmi</w:delText>
              </w:r>
            </w:del>
            <w:ins w:id="3913" w:author="Otter, Martin" w:date="2014-04-09T11:00:00Z">
              <w:r w:rsidR="00140C25">
                <w:rPr>
                  <w:rFonts w:cs="Arial"/>
                  <w:szCs w:val="20"/>
                  <w:lang w:val="de-DE" w:eastAsia="de-DE"/>
                </w:rPr>
                <w:t>fmi2</w:t>
              </w:r>
            </w:ins>
            <w:r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D43B78">
        <w:tblPrEx>
          <w:tblW w:w="7383" w:type="dxa"/>
          <w:tblInd w:w="55" w:type="dxa"/>
          <w:tblCellMar>
            <w:left w:w="70" w:type="dxa"/>
            <w:right w:w="70" w:type="dxa"/>
          </w:tblCellMar>
          <w:tblPrExChange w:id="3914" w:author="Otter, Martin" w:date="2014-07-17T08:53:00Z">
            <w:tblPrEx>
              <w:tblW w:w="7383" w:type="dxa"/>
              <w:tblInd w:w="55" w:type="dxa"/>
              <w:tblCellMar>
                <w:left w:w="70" w:type="dxa"/>
                <w:right w:w="70" w:type="dxa"/>
              </w:tblCellMar>
            </w:tblPrEx>
          </w:tblPrExChange>
        </w:tblPrEx>
        <w:trPr>
          <w:trHeight w:val="255"/>
          <w:trPrChange w:id="3915" w:author="Otter, Martin" w:date="2014-07-17T08:53:00Z">
            <w:trPr>
              <w:gridBefore w:val="1"/>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3916" w:author="Otter, Martin" w:date="2014-07-17T08:53:00Z">
              <w:tcPr>
                <w:tcW w:w="3353" w:type="dxa"/>
                <w:gridSpan w:val="5"/>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7FE63D84" w14:textId="14534B3D" w:rsidR="006067CE" w:rsidRPr="006067CE" w:rsidRDefault="006067CE" w:rsidP="006067CE">
            <w:pPr>
              <w:spacing w:line="240" w:lineRule="auto"/>
              <w:rPr>
                <w:rFonts w:cs="Arial"/>
                <w:szCs w:val="20"/>
                <w:lang w:val="de-DE" w:eastAsia="de-DE"/>
              </w:rPr>
            </w:pPr>
            <w:del w:id="3917" w:author="Otter, Martin" w:date="2014-04-09T11:00:00Z">
              <w:r w:rsidRPr="006067CE" w:rsidDel="00140C25">
                <w:rPr>
                  <w:rFonts w:cs="Arial"/>
                  <w:szCs w:val="20"/>
                  <w:lang w:val="de-DE" w:eastAsia="de-DE"/>
                </w:rPr>
                <w:delText>fmi</w:delText>
              </w:r>
            </w:del>
            <w:ins w:id="3918" w:author="Otter, Martin" w:date="2014-04-09T11:00:00Z">
              <w:r w:rsidR="00140C25">
                <w:rPr>
                  <w:rFonts w:cs="Arial"/>
                  <w:szCs w:val="20"/>
                  <w:lang w:val="de-DE" w:eastAsia="de-DE"/>
                </w:rPr>
                <w:t>fmi2</w:t>
              </w:r>
            </w:ins>
            <w:r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Change w:id="3919" w:author="Otter, Martin" w:date="2014-07-17T08:5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Change w:id="3920" w:author="Otter, Martin" w:date="2014-07-17T08:5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Change w:id="3921" w:author="Otter, Martin" w:date="2014-07-17T08:5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Change w:id="3922" w:author="Otter, Martin" w:date="2014-07-17T08:5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59E2DF85" w14:textId="51AB62F6" w:rsidR="006067CE" w:rsidRPr="006067CE" w:rsidRDefault="006067CE" w:rsidP="006067CE">
            <w:pPr>
              <w:spacing w:line="240" w:lineRule="auto"/>
              <w:jc w:val="center"/>
              <w:rPr>
                <w:rFonts w:cs="Arial"/>
                <w:szCs w:val="20"/>
                <w:lang w:val="de-DE" w:eastAsia="de-DE"/>
              </w:rPr>
            </w:pPr>
            <w:del w:id="3923" w:author="Otter, Martin" w:date="2014-07-17T08:54:00Z">
              <w:r w:rsidRPr="006067CE" w:rsidDel="00D43B78">
                <w:rPr>
                  <w:rFonts w:cs="Arial"/>
                  <w:szCs w:val="20"/>
                  <w:lang w:val="de-DE" w:eastAsia="de-DE"/>
                </w:rPr>
                <w:delText> </w:delText>
              </w:r>
            </w:del>
            <w:ins w:id="3924" w:author="Otter, Martin" w:date="2014-07-17T08:53:00Z">
              <w:r w:rsidR="00D43B78" w:rsidRPr="006067CE">
                <w:rPr>
                  <w:rFonts w:cs="Arial"/>
                  <w:szCs w:val="20"/>
                  <w:lang w:val="de-DE" w:eastAsia="de-DE"/>
                </w:rPr>
                <w:t>x</w:t>
              </w:r>
            </w:ins>
          </w:p>
        </w:tc>
        <w:tc>
          <w:tcPr>
            <w:tcW w:w="384" w:type="dxa"/>
            <w:tcBorders>
              <w:top w:val="nil"/>
              <w:left w:val="nil"/>
              <w:bottom w:val="single" w:sz="4" w:space="0" w:color="000000"/>
              <w:right w:val="single" w:sz="4" w:space="0" w:color="000000"/>
            </w:tcBorders>
            <w:shd w:val="clear" w:color="auto" w:fill="auto"/>
            <w:noWrap/>
            <w:vAlign w:val="bottom"/>
            <w:hideMark/>
            <w:tcPrChange w:id="3925" w:author="Otter, Martin" w:date="2014-07-17T08:53: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Change w:id="3926" w:author="Otter, Martin" w:date="2014-07-17T08:5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Change w:id="3927" w:author="Otter, Martin" w:date="2014-07-17T08:53: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Change w:id="3928" w:author="Otter, Martin" w:date="2014-07-17T08:53:00Z">
              <w:tcPr>
                <w:tcW w:w="383" w:type="dxa"/>
                <w:gridSpan w:val="2"/>
                <w:tcBorders>
                  <w:top w:val="nil"/>
                  <w:left w:val="nil"/>
                  <w:bottom w:val="single" w:sz="4" w:space="0" w:color="auto"/>
                  <w:right w:val="single" w:sz="4" w:space="0" w:color="auto"/>
                </w:tcBorders>
                <w:shd w:val="clear" w:color="FFFFFF" w:fill="E6E6E6"/>
                <w:noWrap/>
                <w:vAlign w:val="bottom"/>
                <w:hideMark/>
              </w:tcPr>
            </w:tcPrChange>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3929" w:author="Otter, Martin" w:date="2014-07-17T08:53:00Z">
              <w:tcPr>
                <w:tcW w:w="960" w:type="dxa"/>
                <w:gridSpan w:val="3"/>
                <w:tcBorders>
                  <w:top w:val="nil"/>
                  <w:left w:val="nil"/>
                  <w:bottom w:val="nil"/>
                  <w:right w:val="nil"/>
                </w:tcBorders>
                <w:shd w:val="clear" w:color="auto" w:fill="auto"/>
                <w:noWrap/>
                <w:vAlign w:val="bottom"/>
                <w:hideMark/>
              </w:tcPr>
            </w:tcPrChange>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5A7A1091" w:rsidR="006067CE" w:rsidRPr="006067CE" w:rsidRDefault="006067CE" w:rsidP="006067CE">
            <w:pPr>
              <w:spacing w:line="240" w:lineRule="auto"/>
              <w:rPr>
                <w:rFonts w:cs="Arial"/>
                <w:szCs w:val="20"/>
                <w:lang w:val="de-DE" w:eastAsia="de-DE"/>
              </w:rPr>
            </w:pPr>
            <w:del w:id="3930" w:author="Otter, Martin" w:date="2014-04-09T11:00:00Z">
              <w:r w:rsidRPr="006067CE" w:rsidDel="00140C25">
                <w:rPr>
                  <w:rFonts w:cs="Arial"/>
                  <w:szCs w:val="20"/>
                  <w:lang w:val="de-DE" w:eastAsia="de-DE"/>
                </w:rPr>
                <w:delText>fmi</w:delText>
              </w:r>
            </w:del>
            <w:ins w:id="3931" w:author="Otter, Martin" w:date="2014-04-09T11:00:00Z">
              <w:r w:rsidR="00140C25">
                <w:rPr>
                  <w:rFonts w:cs="Arial"/>
                  <w:szCs w:val="20"/>
                  <w:lang w:val="de-DE" w:eastAsia="de-DE"/>
                </w:rPr>
                <w:t>fmi2</w:t>
              </w:r>
            </w:ins>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17DA675D" w:rsidR="006067CE" w:rsidRPr="006067CE" w:rsidRDefault="006067CE" w:rsidP="006067CE">
            <w:pPr>
              <w:spacing w:line="240" w:lineRule="auto"/>
              <w:rPr>
                <w:rFonts w:cs="Arial"/>
                <w:szCs w:val="20"/>
                <w:lang w:val="de-DE" w:eastAsia="de-DE"/>
              </w:rPr>
            </w:pPr>
            <w:del w:id="3932" w:author="Otter, Martin" w:date="2014-04-09T11:00:00Z">
              <w:r w:rsidRPr="006067CE" w:rsidDel="00140C25">
                <w:rPr>
                  <w:rFonts w:cs="Arial"/>
                  <w:szCs w:val="20"/>
                  <w:lang w:val="de-DE" w:eastAsia="de-DE"/>
                </w:rPr>
                <w:delText>fmi</w:delText>
              </w:r>
            </w:del>
            <w:ins w:id="3933" w:author="Otter, Martin" w:date="2014-04-09T11:00:00Z">
              <w:r w:rsidR="00140C25">
                <w:rPr>
                  <w:rFonts w:cs="Arial"/>
                  <w:szCs w:val="20"/>
                  <w:lang w:val="de-DE" w:eastAsia="de-DE"/>
                </w:rPr>
                <w:t>fmi2</w:t>
              </w:r>
            </w:ins>
            <w:r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30BC28B6" w:rsidR="006067CE" w:rsidRPr="006067CE" w:rsidRDefault="006067CE" w:rsidP="006067CE">
            <w:pPr>
              <w:spacing w:line="240" w:lineRule="auto"/>
              <w:rPr>
                <w:rFonts w:cs="Arial"/>
                <w:szCs w:val="20"/>
                <w:lang w:val="de-DE" w:eastAsia="de-DE"/>
              </w:rPr>
            </w:pPr>
            <w:del w:id="3934" w:author="Otter, Martin" w:date="2014-04-09T11:00:00Z">
              <w:r w:rsidRPr="006067CE" w:rsidDel="00140C25">
                <w:rPr>
                  <w:rFonts w:cs="Arial"/>
                  <w:szCs w:val="20"/>
                  <w:lang w:val="de-DE" w:eastAsia="de-DE"/>
                </w:rPr>
                <w:delText>fmi</w:delText>
              </w:r>
            </w:del>
            <w:ins w:id="3935" w:author="Otter, Martin" w:date="2014-04-09T11:00:00Z">
              <w:r w:rsidR="00140C25">
                <w:rPr>
                  <w:rFonts w:cs="Arial"/>
                  <w:szCs w:val="20"/>
                  <w:lang w:val="de-DE" w:eastAsia="de-DE"/>
                </w:rPr>
                <w:t>fmi2</w:t>
              </w:r>
            </w:ins>
            <w:r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D43B78">
        <w:tblPrEx>
          <w:tblW w:w="7383" w:type="dxa"/>
          <w:tblInd w:w="55" w:type="dxa"/>
          <w:tblCellMar>
            <w:left w:w="70" w:type="dxa"/>
            <w:right w:w="70" w:type="dxa"/>
          </w:tblCellMar>
          <w:tblPrExChange w:id="3936" w:author="Otter, Martin" w:date="2014-07-17T08:58:00Z">
            <w:tblPrEx>
              <w:tblW w:w="7383" w:type="dxa"/>
              <w:tblInd w:w="55" w:type="dxa"/>
              <w:tblCellMar>
                <w:left w:w="70" w:type="dxa"/>
                <w:right w:w="70" w:type="dxa"/>
              </w:tblCellMar>
            </w:tblPrEx>
          </w:tblPrExChange>
        </w:tblPrEx>
        <w:trPr>
          <w:trHeight w:val="255"/>
          <w:trPrChange w:id="3937" w:author="Otter, Martin" w:date="2014-07-17T08:58:00Z">
            <w:trPr>
              <w:gridBefore w:val="1"/>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3938" w:author="Otter, Martin" w:date="2014-07-17T08:58:00Z">
              <w:tcPr>
                <w:tcW w:w="3353" w:type="dxa"/>
                <w:gridSpan w:val="5"/>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57898E82" w14:textId="3D72A45C" w:rsidR="006067CE" w:rsidRPr="006067CE" w:rsidRDefault="006067CE" w:rsidP="006067CE">
            <w:pPr>
              <w:spacing w:line="240" w:lineRule="auto"/>
              <w:rPr>
                <w:rFonts w:cs="Arial"/>
                <w:szCs w:val="20"/>
                <w:lang w:val="de-DE" w:eastAsia="de-DE"/>
              </w:rPr>
            </w:pPr>
            <w:del w:id="3939" w:author="Otter, Martin" w:date="2014-04-09T11:00:00Z">
              <w:r w:rsidRPr="006067CE" w:rsidDel="00140C25">
                <w:rPr>
                  <w:rFonts w:cs="Arial"/>
                  <w:szCs w:val="20"/>
                  <w:lang w:val="de-DE" w:eastAsia="de-DE"/>
                </w:rPr>
                <w:delText>fmi</w:delText>
              </w:r>
            </w:del>
            <w:ins w:id="3940" w:author="Otter, Martin" w:date="2014-04-09T11:00:00Z">
              <w:r w:rsidR="00140C25">
                <w:rPr>
                  <w:rFonts w:cs="Arial"/>
                  <w:szCs w:val="20"/>
                  <w:lang w:val="de-DE" w:eastAsia="de-DE"/>
                </w:rPr>
                <w:t>fmi2</w:t>
              </w:r>
            </w:ins>
            <w:r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Change w:id="3941" w:author="Otter, Martin" w:date="2014-07-17T08:58: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Change w:id="3942" w:author="Otter, Martin" w:date="2014-07-17T08:58:00Z">
              <w:tcPr>
                <w:tcW w:w="384" w:type="dxa"/>
                <w:gridSpan w:val="3"/>
                <w:tcBorders>
                  <w:top w:val="nil"/>
                  <w:left w:val="nil"/>
                  <w:bottom w:val="single" w:sz="4" w:space="0" w:color="000000"/>
                  <w:right w:val="single" w:sz="4" w:space="0" w:color="000000"/>
                </w:tcBorders>
                <w:shd w:val="clear" w:color="auto" w:fill="auto"/>
                <w:noWrap/>
                <w:vAlign w:val="bottom"/>
              </w:tcPr>
            </w:tcPrChange>
          </w:tcPr>
          <w:p w14:paraId="7F482591" w14:textId="6A05F0CC" w:rsidR="006067CE" w:rsidRPr="006067CE" w:rsidRDefault="006067CE" w:rsidP="006067CE">
            <w:pPr>
              <w:spacing w:line="240" w:lineRule="auto"/>
              <w:jc w:val="center"/>
              <w:rPr>
                <w:rFonts w:cs="Arial"/>
                <w:szCs w:val="20"/>
                <w:lang w:val="de-DE" w:eastAsia="de-DE"/>
              </w:rPr>
            </w:pPr>
            <w:del w:id="3943" w:author="Otter, Martin" w:date="2014-07-17T08:57:00Z">
              <w:r w:rsidRPr="006067CE" w:rsidDel="00D43B78">
                <w:rPr>
                  <w:rFonts w:cs="Arial"/>
                  <w:szCs w:val="20"/>
                  <w:lang w:val="de-DE" w:eastAsia="de-DE"/>
                </w:rPr>
                <w:delText>x</w:delText>
              </w:r>
            </w:del>
          </w:p>
        </w:tc>
        <w:tc>
          <w:tcPr>
            <w:tcW w:w="384" w:type="dxa"/>
            <w:tcBorders>
              <w:top w:val="nil"/>
              <w:left w:val="nil"/>
              <w:bottom w:val="single" w:sz="4" w:space="0" w:color="000000"/>
              <w:right w:val="single" w:sz="4" w:space="0" w:color="000000"/>
            </w:tcBorders>
            <w:shd w:val="clear" w:color="FFFFFF" w:fill="E6E6E6"/>
            <w:noWrap/>
            <w:vAlign w:val="bottom"/>
            <w:hideMark/>
            <w:tcPrChange w:id="3944" w:author="Otter, Martin" w:date="2014-07-17T08:58: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3945" w:author="Otter, Martin" w:date="2014-07-17T08:58: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6A5E7F8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946" w:author="Otter, Martin" w:date="2014-07-17T08:58: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Change w:id="3947" w:author="Otter, Martin" w:date="2014-07-17T08:58: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Change w:id="3948" w:author="Otter, Martin" w:date="2014-07-17T08:58:00Z">
              <w:tcPr>
                <w:tcW w:w="383" w:type="dxa"/>
                <w:gridSpan w:val="3"/>
                <w:tcBorders>
                  <w:top w:val="nil"/>
                  <w:left w:val="nil"/>
                  <w:bottom w:val="single" w:sz="4" w:space="0" w:color="000000"/>
                  <w:right w:val="nil"/>
                </w:tcBorders>
                <w:shd w:val="clear" w:color="FFFFFF" w:fill="E6E6E6"/>
                <w:noWrap/>
                <w:vAlign w:val="bottom"/>
                <w:hideMark/>
              </w:tcPr>
            </w:tcPrChange>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3949" w:author="Otter, Martin" w:date="2014-07-17T08:58:00Z">
              <w:tcPr>
                <w:tcW w:w="383" w:type="dxa"/>
                <w:gridSpan w:val="2"/>
                <w:tcBorders>
                  <w:top w:val="nil"/>
                  <w:left w:val="single" w:sz="4" w:space="0" w:color="auto"/>
                  <w:bottom w:val="single" w:sz="4" w:space="0" w:color="auto"/>
                  <w:right w:val="single" w:sz="4" w:space="0" w:color="auto"/>
                </w:tcBorders>
                <w:shd w:val="clear" w:color="FFFFFF" w:fill="E6E6E6"/>
                <w:noWrap/>
                <w:vAlign w:val="bottom"/>
                <w:hideMark/>
              </w:tcPr>
            </w:tcPrChange>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3950" w:author="Otter, Martin" w:date="2014-07-17T08:58:00Z">
              <w:tcPr>
                <w:tcW w:w="960" w:type="dxa"/>
                <w:gridSpan w:val="3"/>
                <w:tcBorders>
                  <w:top w:val="nil"/>
                  <w:left w:val="nil"/>
                  <w:bottom w:val="nil"/>
                  <w:right w:val="nil"/>
                </w:tcBorders>
                <w:shd w:val="clear" w:color="auto" w:fill="auto"/>
                <w:noWrap/>
                <w:vAlign w:val="bottom"/>
                <w:hideMark/>
              </w:tcPr>
            </w:tcPrChange>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721839E1" w:rsidR="006067CE" w:rsidRPr="006067CE" w:rsidRDefault="006067CE" w:rsidP="006067CE">
            <w:pPr>
              <w:spacing w:line="240" w:lineRule="auto"/>
              <w:rPr>
                <w:rFonts w:cs="Arial"/>
                <w:szCs w:val="20"/>
                <w:lang w:val="de-DE" w:eastAsia="de-DE"/>
              </w:rPr>
            </w:pPr>
            <w:del w:id="3951" w:author="Otter, Martin" w:date="2014-04-09T11:00:00Z">
              <w:r w:rsidRPr="006067CE" w:rsidDel="00140C25">
                <w:rPr>
                  <w:rFonts w:cs="Arial"/>
                  <w:szCs w:val="20"/>
                  <w:lang w:val="de-DE" w:eastAsia="de-DE"/>
                </w:rPr>
                <w:delText>fmi</w:delText>
              </w:r>
            </w:del>
            <w:ins w:id="3952" w:author="Otter, Martin" w:date="2014-04-09T11:00:00Z">
              <w:r w:rsidR="00140C25">
                <w:rPr>
                  <w:rFonts w:cs="Arial"/>
                  <w:szCs w:val="20"/>
                  <w:lang w:val="de-DE" w:eastAsia="de-DE"/>
                </w:rPr>
                <w:t>fmi2</w:t>
              </w:r>
            </w:ins>
            <w:r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0E16EB">
        <w:tblPrEx>
          <w:tblW w:w="7383" w:type="dxa"/>
          <w:tblInd w:w="55" w:type="dxa"/>
          <w:tblCellMar>
            <w:left w:w="70" w:type="dxa"/>
            <w:right w:w="70" w:type="dxa"/>
          </w:tblCellMar>
          <w:tblPrExChange w:id="3953" w:author="Otter, Martin" w:date="2014-04-04T12:03:00Z">
            <w:tblPrEx>
              <w:tblW w:w="7383" w:type="dxa"/>
              <w:tblInd w:w="55" w:type="dxa"/>
              <w:tblCellMar>
                <w:left w:w="70" w:type="dxa"/>
                <w:right w:w="70" w:type="dxa"/>
              </w:tblCellMar>
            </w:tblPrEx>
          </w:tblPrExChange>
        </w:tblPrEx>
        <w:trPr>
          <w:trHeight w:val="255"/>
          <w:trPrChange w:id="3954" w:author="Otter, Martin" w:date="2014-04-04T12:03:00Z">
            <w:trPr>
              <w:gridAfter w:val="0"/>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3955" w:author="Otter, Martin" w:date="2014-04-04T12:03:00Z">
              <w:tcPr>
                <w:tcW w:w="3353" w:type="dxa"/>
                <w:gridSpan w:val="3"/>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78A0FA4E" w14:textId="2671727D" w:rsidR="001E10E3" w:rsidRPr="006067CE" w:rsidRDefault="001E10E3" w:rsidP="006067CE">
            <w:pPr>
              <w:spacing w:line="240" w:lineRule="auto"/>
              <w:rPr>
                <w:rFonts w:cs="Arial"/>
                <w:szCs w:val="20"/>
                <w:lang w:val="de-DE" w:eastAsia="de-DE"/>
              </w:rPr>
            </w:pPr>
            <w:del w:id="3956" w:author="Otter, Martin" w:date="2014-04-09T11:00:00Z">
              <w:r w:rsidRPr="006067CE" w:rsidDel="00140C25">
                <w:rPr>
                  <w:rFonts w:cs="Arial"/>
                  <w:szCs w:val="20"/>
                  <w:lang w:val="de-DE" w:eastAsia="de-DE"/>
                </w:rPr>
                <w:delText>fmi</w:delText>
              </w:r>
            </w:del>
            <w:ins w:id="3957" w:author="Otter, Martin" w:date="2014-04-09T11:00:00Z">
              <w:r w:rsidR="00140C25">
                <w:rPr>
                  <w:rFonts w:cs="Arial"/>
                  <w:szCs w:val="20"/>
                  <w:lang w:val="de-DE" w:eastAsia="de-DE"/>
                </w:rPr>
                <w:t>fmi2</w:t>
              </w:r>
            </w:ins>
            <w:r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Change w:id="3958" w:author="Otter, Martin" w:date="2014-04-04T12:03: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Change w:id="3959" w:author="Otter, Martin" w:date="2014-04-04T12:0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Change w:id="3960" w:author="Otter, Martin" w:date="2014-04-04T12:0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09F78757" w14:textId="79DCBC5D" w:rsidR="001E10E3" w:rsidRPr="006067CE" w:rsidRDefault="00145EEA" w:rsidP="006067CE">
            <w:pPr>
              <w:spacing w:line="240" w:lineRule="auto"/>
              <w:jc w:val="center"/>
              <w:rPr>
                <w:rFonts w:cs="Arial"/>
                <w:szCs w:val="20"/>
                <w:lang w:val="de-DE" w:eastAsia="de-DE"/>
              </w:rPr>
            </w:pPr>
            <w:ins w:id="3961" w:author="Otter, Martin" w:date="2014-07-16T19:16:00Z">
              <w:r w:rsidRPr="006067CE">
                <w:rPr>
                  <w:rFonts w:cs="Arial"/>
                  <w:szCs w:val="20"/>
                  <w:lang w:val="de-DE" w:eastAsia="de-DE"/>
                </w:rPr>
                <w:t>x</w:t>
              </w:r>
            </w:ins>
            <w:ins w:id="3962" w:author="Torsten Blochwitz" w:date="2014-04-03T17:21:00Z">
              <w:del w:id="3963" w:author="Otter, Martin" w:date="2014-07-16T19:16:00Z">
                <w:r w:rsidR="001E10E3" w:rsidRPr="006067CE" w:rsidDel="00145EEA">
                  <w:rPr>
                    <w:rFonts w:cs="Arial"/>
                    <w:szCs w:val="20"/>
                    <w:lang w:val="de-DE" w:eastAsia="de-DE"/>
                  </w:rPr>
                  <w:delText>x</w:delText>
                </w:r>
              </w:del>
            </w:ins>
            <w:del w:id="3964" w:author="Torsten Blochwitz" w:date="2014-04-03T17:21:00Z">
              <w:r w:rsidR="001E10E3" w:rsidRPr="006067CE" w:rsidDel="00A06D8E">
                <w:rPr>
                  <w:rFonts w:cs="Arial"/>
                  <w:szCs w:val="20"/>
                  <w:lang w:val="de-DE" w:eastAsia="de-DE"/>
                </w:rPr>
                <w:delText> </w:delText>
              </w:r>
            </w:del>
          </w:p>
        </w:tc>
        <w:tc>
          <w:tcPr>
            <w:tcW w:w="384" w:type="dxa"/>
            <w:tcBorders>
              <w:top w:val="nil"/>
              <w:left w:val="nil"/>
              <w:bottom w:val="single" w:sz="4" w:space="0" w:color="000000"/>
              <w:right w:val="single" w:sz="4" w:space="0" w:color="000000"/>
            </w:tcBorders>
            <w:shd w:val="clear" w:color="auto" w:fill="auto"/>
            <w:noWrap/>
            <w:vAlign w:val="bottom"/>
            <w:hideMark/>
            <w:tcPrChange w:id="3965" w:author="Otter, Martin" w:date="2014-04-04T12:03: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966" w:author="Otter, Martin" w:date="2014-04-04T12:03: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967" w:author="Otter, Martin" w:date="2014-04-04T12:03: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Change w:id="3968" w:author="Otter, Martin" w:date="2014-04-04T12:03:00Z">
              <w:tcPr>
                <w:tcW w:w="383" w:type="dxa"/>
                <w:gridSpan w:val="3"/>
                <w:tcBorders>
                  <w:top w:val="nil"/>
                  <w:left w:val="nil"/>
                  <w:bottom w:val="single" w:sz="4" w:space="0" w:color="000000"/>
                  <w:right w:val="nil"/>
                </w:tcBorders>
                <w:shd w:val="clear" w:color="E6E6E6" w:fill="FFFFFF"/>
                <w:noWrap/>
                <w:vAlign w:val="bottom"/>
                <w:hideMark/>
              </w:tcPr>
            </w:tcPrChange>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3969" w:author="Otter, Martin" w:date="2014-04-04T12:03:00Z">
              <w:tcPr>
                <w:tcW w:w="383" w:type="dxa"/>
                <w:gridSpan w:val="3"/>
                <w:tcBorders>
                  <w:top w:val="nil"/>
                  <w:left w:val="single" w:sz="4" w:space="0" w:color="auto"/>
                  <w:bottom w:val="single" w:sz="4" w:space="0" w:color="auto"/>
                  <w:right w:val="single" w:sz="4" w:space="0" w:color="auto"/>
                </w:tcBorders>
                <w:shd w:val="clear" w:color="FFFFFF" w:fill="E6E6E6"/>
                <w:noWrap/>
                <w:vAlign w:val="bottom"/>
                <w:hideMark/>
              </w:tcPr>
            </w:tcPrChange>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3970" w:author="Otter, Martin" w:date="2014-04-04T12:03:00Z">
              <w:tcPr>
                <w:tcW w:w="960" w:type="dxa"/>
                <w:gridSpan w:val="4"/>
                <w:tcBorders>
                  <w:top w:val="nil"/>
                  <w:left w:val="nil"/>
                  <w:bottom w:val="nil"/>
                  <w:right w:val="nil"/>
                </w:tcBorders>
                <w:shd w:val="clear" w:color="auto" w:fill="auto"/>
                <w:noWrap/>
                <w:vAlign w:val="bottom"/>
                <w:hideMark/>
              </w:tcPr>
            </w:tcPrChange>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0E16EB">
        <w:tblPrEx>
          <w:tblW w:w="7383" w:type="dxa"/>
          <w:tblInd w:w="55" w:type="dxa"/>
          <w:tblCellMar>
            <w:left w:w="70" w:type="dxa"/>
            <w:right w:w="70" w:type="dxa"/>
          </w:tblCellMar>
          <w:tblPrExChange w:id="3971" w:author="Otter, Martin" w:date="2014-04-04T12:03:00Z">
            <w:tblPrEx>
              <w:tblW w:w="7383" w:type="dxa"/>
              <w:tblInd w:w="55" w:type="dxa"/>
              <w:tblCellMar>
                <w:left w:w="70" w:type="dxa"/>
                <w:right w:w="70" w:type="dxa"/>
              </w:tblCellMar>
            </w:tblPrEx>
          </w:tblPrExChange>
        </w:tblPrEx>
        <w:trPr>
          <w:trHeight w:val="255"/>
          <w:trPrChange w:id="3972" w:author="Otter, Martin" w:date="2014-04-04T12:03:00Z">
            <w:trPr>
              <w:gridBefore w:val="2"/>
              <w:gridAfter w:val="0"/>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3973" w:author="Otter, Martin" w:date="2014-04-04T12:03:00Z">
              <w:tcPr>
                <w:tcW w:w="3353" w:type="dxa"/>
                <w:gridSpan w:val="2"/>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6B312E70" w14:textId="6941E1BA" w:rsidR="001E10E3" w:rsidRPr="006067CE" w:rsidRDefault="001E10E3" w:rsidP="006067CE">
            <w:pPr>
              <w:spacing w:line="240" w:lineRule="auto"/>
              <w:rPr>
                <w:rFonts w:cs="Arial"/>
                <w:szCs w:val="20"/>
                <w:lang w:val="de-DE" w:eastAsia="de-DE"/>
              </w:rPr>
            </w:pPr>
            <w:del w:id="3974" w:author="Otter, Martin" w:date="2014-04-09T11:00:00Z">
              <w:r w:rsidRPr="006067CE" w:rsidDel="00140C25">
                <w:rPr>
                  <w:rFonts w:cs="Arial"/>
                  <w:szCs w:val="20"/>
                  <w:lang w:val="de-DE" w:eastAsia="de-DE"/>
                </w:rPr>
                <w:delText>fmi</w:delText>
              </w:r>
            </w:del>
            <w:ins w:id="3975" w:author="Otter, Martin" w:date="2014-04-09T11:00:00Z">
              <w:r w:rsidR="00140C25">
                <w:rPr>
                  <w:rFonts w:cs="Arial"/>
                  <w:szCs w:val="20"/>
                  <w:lang w:val="de-DE" w:eastAsia="de-DE"/>
                </w:rPr>
                <w:t>fmi2</w:t>
              </w:r>
            </w:ins>
            <w:r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Change w:id="3976" w:author="Otter, Martin" w:date="2014-04-04T12:0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Change w:id="3977" w:author="Otter, Martin" w:date="2014-04-04T12:0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Change w:id="3978" w:author="Otter, Martin" w:date="2014-04-04T12:03:00Z">
              <w:tcPr>
                <w:tcW w:w="384" w:type="dxa"/>
                <w:gridSpan w:val="3"/>
                <w:tcBorders>
                  <w:top w:val="nil"/>
                  <w:left w:val="nil"/>
                  <w:bottom w:val="single" w:sz="4" w:space="0" w:color="000000"/>
                  <w:right w:val="single" w:sz="4" w:space="0" w:color="000000"/>
                </w:tcBorders>
                <w:shd w:val="clear" w:color="FFFFFF" w:fill="E6E6E6"/>
                <w:noWrap/>
                <w:vAlign w:val="bottom"/>
                <w:hideMark/>
              </w:tcPr>
            </w:tcPrChange>
          </w:tcPr>
          <w:p w14:paraId="0D55CCE1" w14:textId="73C5BD86" w:rsidR="001E10E3" w:rsidRPr="006067CE" w:rsidRDefault="00145EEA" w:rsidP="006067CE">
            <w:pPr>
              <w:spacing w:line="240" w:lineRule="auto"/>
              <w:jc w:val="center"/>
              <w:rPr>
                <w:rFonts w:cs="Arial"/>
                <w:szCs w:val="20"/>
                <w:lang w:val="de-DE" w:eastAsia="de-DE"/>
              </w:rPr>
            </w:pPr>
            <w:ins w:id="3979" w:author="Otter, Martin" w:date="2014-07-16T19:16:00Z">
              <w:r w:rsidRPr="006067CE">
                <w:rPr>
                  <w:rFonts w:cs="Arial"/>
                  <w:szCs w:val="20"/>
                  <w:lang w:val="de-DE" w:eastAsia="de-DE"/>
                </w:rPr>
                <w:t>x</w:t>
              </w:r>
            </w:ins>
            <w:del w:id="3980" w:author="Otter, Martin" w:date="2014-07-16T19:16:00Z">
              <w:r w:rsidR="001E10E3" w:rsidRPr="006067CE" w:rsidDel="00145EEA">
                <w:rPr>
                  <w:rFonts w:cs="Arial"/>
                  <w:szCs w:val="20"/>
                  <w:lang w:val="de-DE" w:eastAsia="de-DE"/>
                </w:rPr>
                <w:delText> </w:delText>
              </w:r>
            </w:del>
          </w:p>
        </w:tc>
        <w:tc>
          <w:tcPr>
            <w:tcW w:w="384" w:type="dxa"/>
            <w:tcBorders>
              <w:top w:val="nil"/>
              <w:left w:val="nil"/>
              <w:bottom w:val="single" w:sz="4" w:space="0" w:color="000000"/>
              <w:right w:val="single" w:sz="4" w:space="0" w:color="000000"/>
            </w:tcBorders>
            <w:shd w:val="clear" w:color="auto" w:fill="auto"/>
            <w:noWrap/>
            <w:vAlign w:val="bottom"/>
            <w:hideMark/>
            <w:tcPrChange w:id="3981" w:author="Otter, Martin" w:date="2014-04-04T12:03: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982" w:author="Otter, Martin" w:date="2014-04-04T12:03: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983" w:author="Otter, Martin" w:date="2014-04-04T12:03:00Z">
              <w:tcPr>
                <w:tcW w:w="384" w:type="dxa"/>
                <w:gridSpan w:val="3"/>
                <w:tcBorders>
                  <w:top w:val="nil"/>
                  <w:left w:val="nil"/>
                  <w:bottom w:val="single" w:sz="4" w:space="0" w:color="000000"/>
                  <w:right w:val="single" w:sz="4" w:space="0" w:color="000000"/>
                </w:tcBorders>
                <w:shd w:val="clear" w:color="auto" w:fill="auto"/>
                <w:noWrap/>
                <w:vAlign w:val="bottom"/>
                <w:hideMark/>
              </w:tcPr>
            </w:tcPrChange>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Change w:id="3984" w:author="Otter, Martin" w:date="2014-04-04T12:03:00Z">
              <w:tcPr>
                <w:tcW w:w="383" w:type="dxa"/>
                <w:gridSpan w:val="3"/>
                <w:tcBorders>
                  <w:top w:val="nil"/>
                  <w:left w:val="nil"/>
                  <w:bottom w:val="single" w:sz="4" w:space="0" w:color="000000"/>
                  <w:right w:val="nil"/>
                </w:tcBorders>
                <w:shd w:val="clear" w:color="E6E6E6" w:fill="FFFFFF"/>
                <w:noWrap/>
                <w:vAlign w:val="bottom"/>
                <w:hideMark/>
              </w:tcPr>
            </w:tcPrChange>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3985" w:author="Otter, Martin" w:date="2014-04-04T12:03:00Z">
              <w:tcPr>
                <w:tcW w:w="383" w:type="dxa"/>
                <w:gridSpan w:val="3"/>
                <w:tcBorders>
                  <w:top w:val="nil"/>
                  <w:left w:val="single" w:sz="4" w:space="0" w:color="auto"/>
                  <w:bottom w:val="single" w:sz="4" w:space="0" w:color="auto"/>
                  <w:right w:val="single" w:sz="4" w:space="0" w:color="auto"/>
                </w:tcBorders>
                <w:shd w:val="clear" w:color="FFFFFF" w:fill="E6E6E6"/>
                <w:noWrap/>
                <w:vAlign w:val="bottom"/>
                <w:hideMark/>
              </w:tcPr>
            </w:tcPrChange>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3986" w:author="Otter, Martin" w:date="2014-04-04T12:03:00Z">
              <w:tcPr>
                <w:tcW w:w="960" w:type="dxa"/>
                <w:gridSpan w:val="3"/>
                <w:tcBorders>
                  <w:top w:val="nil"/>
                  <w:left w:val="nil"/>
                  <w:bottom w:val="nil"/>
                  <w:right w:val="nil"/>
                </w:tcBorders>
                <w:shd w:val="clear" w:color="auto" w:fill="auto"/>
                <w:noWrap/>
                <w:vAlign w:val="bottom"/>
                <w:hideMark/>
              </w:tcPr>
            </w:tcPrChange>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6D0BCC">
        <w:tblPrEx>
          <w:tblW w:w="7383" w:type="dxa"/>
          <w:tblInd w:w="55" w:type="dxa"/>
          <w:tblCellMar>
            <w:left w:w="70" w:type="dxa"/>
            <w:right w:w="70" w:type="dxa"/>
          </w:tblCellMar>
          <w:tblPrExChange w:id="3987" w:author="Otter, Martin" w:date="2014-07-25T10:56:00Z">
            <w:tblPrEx>
              <w:tblW w:w="7383" w:type="dxa"/>
              <w:tblInd w:w="55" w:type="dxa"/>
              <w:tblCellMar>
                <w:left w:w="70" w:type="dxa"/>
                <w:right w:w="70" w:type="dxa"/>
              </w:tblCellMar>
            </w:tblPrEx>
          </w:tblPrExChange>
        </w:tblPrEx>
        <w:trPr>
          <w:trHeight w:val="255"/>
          <w:ins w:id="3988" w:author="Otter, Martin" w:date="2014-03-26T16:37:00Z"/>
          <w:trPrChange w:id="3989" w:author="Otter, Martin" w:date="2014-07-25T10:56:00Z">
            <w:trPr>
              <w:gridBefore w:val="1"/>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tcPrChange w:id="3990" w:author="Otter, Martin" w:date="2014-07-25T10:56:00Z">
              <w:tcPr>
                <w:tcW w:w="3353" w:type="dxa"/>
                <w:gridSpan w:val="5"/>
                <w:tcBorders>
                  <w:top w:val="nil"/>
                  <w:left w:val="single" w:sz="4" w:space="0" w:color="000000"/>
                  <w:bottom w:val="single" w:sz="4" w:space="0" w:color="000000"/>
                  <w:right w:val="single" w:sz="4" w:space="0" w:color="000000"/>
                </w:tcBorders>
                <w:shd w:val="clear" w:color="CCFFCC" w:fill="FFFF99"/>
                <w:noWrap/>
                <w:vAlign w:val="bottom"/>
              </w:tcPr>
            </w:tcPrChange>
          </w:tcPr>
          <w:p w14:paraId="64863F7C" w14:textId="2C793D34" w:rsidR="001E10E3" w:rsidRPr="006067CE" w:rsidRDefault="00140C25" w:rsidP="006067CE">
            <w:pPr>
              <w:spacing w:line="240" w:lineRule="auto"/>
              <w:rPr>
                <w:ins w:id="3991" w:author="Otter, Martin" w:date="2014-03-26T16:37:00Z"/>
                <w:rFonts w:cs="Arial"/>
                <w:szCs w:val="20"/>
                <w:lang w:val="de-DE" w:eastAsia="de-DE"/>
              </w:rPr>
            </w:pPr>
            <w:ins w:id="3992" w:author="Otter, Martin" w:date="2014-04-09T11:00:00Z">
              <w:r>
                <w:rPr>
                  <w:rFonts w:cs="Arial"/>
                  <w:szCs w:val="20"/>
                  <w:lang w:val="de-DE" w:eastAsia="de-DE"/>
                </w:rPr>
                <w:t>fmi2</w:t>
              </w:r>
            </w:ins>
            <w:ins w:id="3993" w:author="Otter, Martin" w:date="2014-03-26T16:37:00Z">
              <w:r w:rsidR="001E10E3" w:rsidRPr="004B27C2">
                <w:rPr>
                  <w:rFonts w:cs="Arial"/>
                  <w:szCs w:val="20"/>
                  <w:lang w:val="de-DE" w:eastAsia="de-DE"/>
                </w:rPr>
                <w:t>GetDerivatives</w:t>
              </w:r>
            </w:ins>
          </w:p>
        </w:tc>
        <w:tc>
          <w:tcPr>
            <w:tcW w:w="384" w:type="dxa"/>
            <w:tcBorders>
              <w:top w:val="nil"/>
              <w:left w:val="nil"/>
              <w:bottom w:val="single" w:sz="4" w:space="0" w:color="000000"/>
              <w:right w:val="single" w:sz="4" w:space="0" w:color="000000"/>
            </w:tcBorders>
            <w:shd w:val="clear" w:color="FFFFFF" w:fill="E6E6E6"/>
            <w:noWrap/>
            <w:vAlign w:val="bottom"/>
            <w:tcPrChange w:id="3994" w:author="Otter, Martin" w:date="2014-07-25T10:56:00Z">
              <w:tcPr>
                <w:tcW w:w="384" w:type="dxa"/>
                <w:gridSpan w:val="3"/>
                <w:tcBorders>
                  <w:top w:val="nil"/>
                  <w:left w:val="nil"/>
                  <w:bottom w:val="single" w:sz="4" w:space="0" w:color="000000"/>
                  <w:right w:val="single" w:sz="4" w:space="0" w:color="000000"/>
                </w:tcBorders>
                <w:shd w:val="clear" w:color="FFFFFF" w:fill="E6E6E6"/>
                <w:noWrap/>
                <w:vAlign w:val="bottom"/>
              </w:tcPr>
            </w:tcPrChange>
          </w:tcPr>
          <w:p w14:paraId="0D3E71E2" w14:textId="024E1213" w:rsidR="001E10E3" w:rsidRPr="006067CE" w:rsidRDefault="001E10E3" w:rsidP="006067CE">
            <w:pPr>
              <w:spacing w:line="240" w:lineRule="auto"/>
              <w:jc w:val="center"/>
              <w:rPr>
                <w:ins w:id="3995" w:author="Otter, Martin" w:date="2014-03-26T16:37:00Z"/>
                <w:rFonts w:cs="Arial"/>
                <w:szCs w:val="20"/>
                <w:lang w:val="de-DE" w:eastAsia="de-DE"/>
              </w:rPr>
            </w:pPr>
            <w:ins w:id="3996" w:author="Otter, Martin" w:date="2014-03-26T16:38:00Z">
              <w:r w:rsidRPr="006067CE">
                <w:rPr>
                  <w:rFonts w:cs="Arial"/>
                  <w:szCs w:val="20"/>
                  <w:lang w:val="de-DE" w:eastAsia="de-DE"/>
                </w:rPr>
                <w:t> </w:t>
              </w:r>
            </w:ins>
          </w:p>
        </w:tc>
        <w:tc>
          <w:tcPr>
            <w:tcW w:w="384" w:type="dxa"/>
            <w:tcBorders>
              <w:top w:val="nil"/>
              <w:left w:val="nil"/>
              <w:bottom w:val="single" w:sz="4" w:space="0" w:color="000000"/>
              <w:right w:val="single" w:sz="4" w:space="0" w:color="000000"/>
            </w:tcBorders>
            <w:shd w:val="clear" w:color="FFFFFF" w:fill="E6E6E6"/>
            <w:noWrap/>
            <w:vAlign w:val="bottom"/>
            <w:tcPrChange w:id="3997" w:author="Otter, Martin" w:date="2014-07-25T10:56:00Z">
              <w:tcPr>
                <w:tcW w:w="384" w:type="dxa"/>
                <w:gridSpan w:val="3"/>
                <w:tcBorders>
                  <w:top w:val="nil"/>
                  <w:left w:val="nil"/>
                  <w:bottom w:val="single" w:sz="4" w:space="0" w:color="000000"/>
                  <w:right w:val="single" w:sz="4" w:space="0" w:color="000000"/>
                </w:tcBorders>
                <w:shd w:val="clear" w:color="FFFFFF" w:fill="E6E6E6"/>
                <w:noWrap/>
                <w:vAlign w:val="bottom"/>
              </w:tcPr>
            </w:tcPrChange>
          </w:tcPr>
          <w:p w14:paraId="2FA3ABEA" w14:textId="08182644" w:rsidR="001E10E3" w:rsidRPr="006067CE" w:rsidRDefault="001E10E3" w:rsidP="006067CE">
            <w:pPr>
              <w:spacing w:line="240" w:lineRule="auto"/>
              <w:jc w:val="center"/>
              <w:rPr>
                <w:ins w:id="3998" w:author="Otter, Martin" w:date="2014-03-26T16:37:00Z"/>
                <w:rFonts w:cs="Arial"/>
                <w:szCs w:val="20"/>
                <w:lang w:val="de-DE" w:eastAsia="de-DE"/>
              </w:rPr>
            </w:pPr>
            <w:ins w:id="3999" w:author="Otter, Martin" w:date="2014-03-26T16:38:00Z">
              <w:r w:rsidRPr="006067CE">
                <w:rPr>
                  <w:rFonts w:cs="Arial"/>
                  <w:szCs w:val="20"/>
                  <w:lang w:val="de-DE" w:eastAsia="de-DE"/>
                </w:rPr>
                <w:t xml:space="preserve"> </w:t>
              </w:r>
            </w:ins>
          </w:p>
        </w:tc>
        <w:tc>
          <w:tcPr>
            <w:tcW w:w="384" w:type="dxa"/>
            <w:tcBorders>
              <w:top w:val="nil"/>
              <w:left w:val="nil"/>
              <w:bottom w:val="single" w:sz="4" w:space="0" w:color="000000"/>
              <w:right w:val="single" w:sz="4" w:space="0" w:color="000000"/>
            </w:tcBorders>
            <w:shd w:val="clear" w:color="auto" w:fill="FFFFFF" w:themeFill="background1"/>
            <w:noWrap/>
            <w:vAlign w:val="bottom"/>
            <w:tcPrChange w:id="4000" w:author="Otter, Martin" w:date="2014-07-25T10:56:00Z">
              <w:tcPr>
                <w:tcW w:w="384" w:type="dxa"/>
                <w:gridSpan w:val="3"/>
                <w:tcBorders>
                  <w:top w:val="nil"/>
                  <w:left w:val="nil"/>
                  <w:bottom w:val="single" w:sz="4" w:space="0" w:color="000000"/>
                  <w:right w:val="single" w:sz="4" w:space="0" w:color="000000"/>
                </w:tcBorders>
                <w:shd w:val="clear" w:color="FFFFFF" w:fill="E6E6E6"/>
                <w:noWrap/>
                <w:vAlign w:val="bottom"/>
              </w:tcPr>
            </w:tcPrChange>
          </w:tcPr>
          <w:p w14:paraId="35070E6B" w14:textId="7E6FF69B" w:rsidR="001E10E3" w:rsidRPr="006067CE" w:rsidRDefault="00195232">
            <w:pPr>
              <w:spacing w:line="240" w:lineRule="auto"/>
              <w:jc w:val="center"/>
              <w:rPr>
                <w:ins w:id="4001" w:author="Otter, Martin" w:date="2014-03-26T16:37:00Z"/>
                <w:rFonts w:cs="Arial"/>
                <w:szCs w:val="20"/>
                <w:lang w:val="de-DE" w:eastAsia="de-DE"/>
              </w:rPr>
            </w:pPr>
            <w:ins w:id="4002" w:author="Torsten Blochwitz" w:date="2014-07-25T10:15:00Z">
              <w:r>
                <w:rPr>
                  <w:rFonts w:cs="Arial"/>
                  <w:szCs w:val="20"/>
                  <w:lang w:val="de-DE" w:eastAsia="de-DE"/>
                </w:rPr>
                <w:t>x</w:t>
              </w:r>
            </w:ins>
          </w:p>
        </w:tc>
        <w:tc>
          <w:tcPr>
            <w:tcW w:w="384" w:type="dxa"/>
            <w:tcBorders>
              <w:top w:val="nil"/>
              <w:left w:val="nil"/>
              <w:bottom w:val="single" w:sz="4" w:space="0" w:color="000000"/>
              <w:right w:val="single" w:sz="4" w:space="0" w:color="000000"/>
            </w:tcBorders>
            <w:shd w:val="clear" w:color="auto" w:fill="auto"/>
            <w:noWrap/>
            <w:vAlign w:val="bottom"/>
            <w:tcPrChange w:id="4003" w:author="Otter, Martin" w:date="2014-07-25T10:56:00Z">
              <w:tcPr>
                <w:tcW w:w="384" w:type="dxa"/>
                <w:gridSpan w:val="3"/>
                <w:tcBorders>
                  <w:top w:val="nil"/>
                  <w:left w:val="nil"/>
                  <w:bottom w:val="single" w:sz="4" w:space="0" w:color="000000"/>
                  <w:right w:val="single" w:sz="4" w:space="0" w:color="000000"/>
                </w:tcBorders>
                <w:shd w:val="clear" w:color="auto" w:fill="auto"/>
                <w:noWrap/>
                <w:vAlign w:val="bottom"/>
              </w:tcPr>
            </w:tcPrChange>
          </w:tcPr>
          <w:p w14:paraId="6AC0F39D" w14:textId="62F283D9" w:rsidR="001E10E3" w:rsidRPr="006067CE" w:rsidRDefault="001E10E3" w:rsidP="006067CE">
            <w:pPr>
              <w:spacing w:line="240" w:lineRule="auto"/>
              <w:jc w:val="center"/>
              <w:rPr>
                <w:ins w:id="4004" w:author="Otter, Martin" w:date="2014-03-26T16:37:00Z"/>
                <w:rFonts w:cs="Arial"/>
                <w:szCs w:val="20"/>
                <w:lang w:val="de-DE" w:eastAsia="de-DE"/>
              </w:rPr>
            </w:pPr>
            <w:ins w:id="4005" w:author="Otter, Martin" w:date="2014-03-26T16:38:00Z">
              <w:r w:rsidRPr="006067CE">
                <w:rPr>
                  <w:rFonts w:cs="Arial"/>
                  <w:szCs w:val="20"/>
                  <w:lang w:val="de-DE" w:eastAsia="de-DE"/>
                </w:rPr>
                <w:t>x</w:t>
              </w:r>
            </w:ins>
          </w:p>
        </w:tc>
        <w:tc>
          <w:tcPr>
            <w:tcW w:w="384" w:type="dxa"/>
            <w:tcBorders>
              <w:top w:val="nil"/>
              <w:left w:val="nil"/>
              <w:bottom w:val="single" w:sz="4" w:space="0" w:color="000000"/>
              <w:right w:val="single" w:sz="4" w:space="0" w:color="000000"/>
            </w:tcBorders>
            <w:shd w:val="clear" w:color="auto" w:fill="auto"/>
            <w:noWrap/>
            <w:vAlign w:val="bottom"/>
            <w:tcPrChange w:id="4006" w:author="Otter, Martin" w:date="2014-07-25T10:56:00Z">
              <w:tcPr>
                <w:tcW w:w="384" w:type="dxa"/>
                <w:gridSpan w:val="3"/>
                <w:tcBorders>
                  <w:top w:val="nil"/>
                  <w:left w:val="nil"/>
                  <w:bottom w:val="single" w:sz="4" w:space="0" w:color="000000"/>
                  <w:right w:val="single" w:sz="4" w:space="0" w:color="000000"/>
                </w:tcBorders>
                <w:shd w:val="clear" w:color="auto" w:fill="auto"/>
                <w:noWrap/>
                <w:vAlign w:val="bottom"/>
              </w:tcPr>
            </w:tcPrChange>
          </w:tcPr>
          <w:p w14:paraId="074EB896" w14:textId="0CB8FACF" w:rsidR="001E10E3" w:rsidRPr="006067CE" w:rsidRDefault="001E10E3" w:rsidP="006067CE">
            <w:pPr>
              <w:spacing w:line="240" w:lineRule="auto"/>
              <w:jc w:val="center"/>
              <w:rPr>
                <w:ins w:id="4007" w:author="Otter, Martin" w:date="2014-03-26T16:37:00Z"/>
                <w:rFonts w:cs="Arial"/>
                <w:szCs w:val="20"/>
                <w:lang w:val="de-DE" w:eastAsia="de-DE"/>
              </w:rPr>
            </w:pPr>
            <w:ins w:id="4008" w:author="Otter, Martin" w:date="2014-03-26T16:38:00Z">
              <w:r w:rsidRPr="006067CE">
                <w:rPr>
                  <w:rFonts w:cs="Arial"/>
                  <w:szCs w:val="20"/>
                  <w:lang w:val="de-DE" w:eastAsia="de-DE"/>
                </w:rPr>
                <w:t>x</w:t>
              </w:r>
            </w:ins>
          </w:p>
        </w:tc>
        <w:tc>
          <w:tcPr>
            <w:tcW w:w="384" w:type="dxa"/>
            <w:tcBorders>
              <w:top w:val="nil"/>
              <w:left w:val="nil"/>
              <w:bottom w:val="single" w:sz="4" w:space="0" w:color="000000"/>
              <w:right w:val="single" w:sz="4" w:space="0" w:color="000000"/>
            </w:tcBorders>
            <w:shd w:val="clear" w:color="auto" w:fill="auto"/>
            <w:noWrap/>
            <w:vAlign w:val="bottom"/>
            <w:tcPrChange w:id="4009" w:author="Otter, Martin" w:date="2014-07-25T10:56:00Z">
              <w:tcPr>
                <w:tcW w:w="384" w:type="dxa"/>
                <w:gridSpan w:val="3"/>
                <w:tcBorders>
                  <w:top w:val="nil"/>
                  <w:left w:val="nil"/>
                  <w:bottom w:val="single" w:sz="4" w:space="0" w:color="000000"/>
                  <w:right w:val="single" w:sz="4" w:space="0" w:color="000000"/>
                </w:tcBorders>
                <w:shd w:val="clear" w:color="auto" w:fill="auto"/>
                <w:noWrap/>
                <w:vAlign w:val="bottom"/>
              </w:tcPr>
            </w:tcPrChange>
          </w:tcPr>
          <w:p w14:paraId="720C1134" w14:textId="2F7A8056" w:rsidR="001E10E3" w:rsidRPr="006067CE" w:rsidRDefault="001E10E3" w:rsidP="006067CE">
            <w:pPr>
              <w:spacing w:line="240" w:lineRule="auto"/>
              <w:jc w:val="center"/>
              <w:rPr>
                <w:ins w:id="4010" w:author="Otter, Martin" w:date="2014-03-26T16:37:00Z"/>
                <w:rFonts w:cs="Arial"/>
                <w:szCs w:val="20"/>
                <w:lang w:val="de-DE" w:eastAsia="de-DE"/>
              </w:rPr>
            </w:pPr>
            <w:ins w:id="4011" w:author="Otter, Martin" w:date="2014-03-26T16:38:00Z">
              <w:r w:rsidRPr="006067CE">
                <w:rPr>
                  <w:rFonts w:cs="Arial"/>
                  <w:szCs w:val="20"/>
                  <w:lang w:val="de-DE" w:eastAsia="de-DE"/>
                </w:rPr>
                <w:t>x</w:t>
              </w:r>
            </w:ins>
          </w:p>
        </w:tc>
        <w:tc>
          <w:tcPr>
            <w:tcW w:w="383" w:type="dxa"/>
            <w:tcBorders>
              <w:top w:val="nil"/>
              <w:left w:val="nil"/>
              <w:bottom w:val="single" w:sz="4" w:space="0" w:color="000000"/>
              <w:right w:val="nil"/>
            </w:tcBorders>
            <w:shd w:val="clear" w:color="E6E6E6" w:fill="FFFFFF"/>
            <w:noWrap/>
            <w:vAlign w:val="bottom"/>
            <w:tcPrChange w:id="4012" w:author="Otter, Martin" w:date="2014-07-25T10:56:00Z">
              <w:tcPr>
                <w:tcW w:w="383" w:type="dxa"/>
                <w:gridSpan w:val="3"/>
                <w:tcBorders>
                  <w:top w:val="nil"/>
                  <w:left w:val="nil"/>
                  <w:bottom w:val="single" w:sz="4" w:space="0" w:color="000000"/>
                  <w:right w:val="nil"/>
                </w:tcBorders>
                <w:shd w:val="clear" w:color="E6E6E6" w:fill="FFFFFF"/>
                <w:noWrap/>
                <w:vAlign w:val="bottom"/>
              </w:tcPr>
            </w:tcPrChange>
          </w:tcPr>
          <w:p w14:paraId="53FCF95E" w14:textId="099A325F" w:rsidR="001E10E3" w:rsidRPr="006067CE" w:rsidRDefault="001E10E3" w:rsidP="006067CE">
            <w:pPr>
              <w:spacing w:line="240" w:lineRule="auto"/>
              <w:jc w:val="center"/>
              <w:rPr>
                <w:ins w:id="4013" w:author="Otter, Martin" w:date="2014-03-26T16:37:00Z"/>
                <w:rFonts w:cs="Arial"/>
                <w:szCs w:val="20"/>
                <w:lang w:val="de-DE" w:eastAsia="de-DE"/>
              </w:rPr>
            </w:pPr>
            <w:ins w:id="4014" w:author="Otter, Martin" w:date="2014-03-26T16:38:00Z">
              <w:r w:rsidRPr="006067CE">
                <w:rPr>
                  <w:rFonts w:cs="Arial"/>
                  <w:szCs w:val="20"/>
                  <w:lang w:val="de-DE" w:eastAsia="de-DE"/>
                </w:rPr>
                <w:t>7</w:t>
              </w:r>
            </w:ins>
          </w:p>
        </w:tc>
        <w:tc>
          <w:tcPr>
            <w:tcW w:w="383" w:type="dxa"/>
            <w:tcBorders>
              <w:top w:val="nil"/>
              <w:left w:val="single" w:sz="4" w:space="0" w:color="auto"/>
              <w:bottom w:val="single" w:sz="4" w:space="0" w:color="auto"/>
              <w:right w:val="single" w:sz="4" w:space="0" w:color="auto"/>
            </w:tcBorders>
            <w:shd w:val="clear" w:color="FFFFFF" w:fill="E6E6E6"/>
            <w:noWrap/>
            <w:vAlign w:val="bottom"/>
            <w:tcPrChange w:id="4015" w:author="Otter, Martin" w:date="2014-07-25T10:56:00Z">
              <w:tcPr>
                <w:tcW w:w="383" w:type="dxa"/>
                <w:gridSpan w:val="2"/>
                <w:tcBorders>
                  <w:top w:val="nil"/>
                  <w:left w:val="single" w:sz="4" w:space="0" w:color="auto"/>
                  <w:bottom w:val="single" w:sz="4" w:space="0" w:color="auto"/>
                  <w:right w:val="single" w:sz="4" w:space="0" w:color="auto"/>
                </w:tcBorders>
                <w:shd w:val="clear" w:color="FFFFFF" w:fill="E6E6E6"/>
                <w:noWrap/>
                <w:vAlign w:val="bottom"/>
              </w:tcPr>
            </w:tcPrChange>
          </w:tcPr>
          <w:p w14:paraId="2AF76032" w14:textId="7B8B12CB" w:rsidR="001E10E3" w:rsidRPr="006067CE" w:rsidRDefault="001E10E3" w:rsidP="006067CE">
            <w:pPr>
              <w:spacing w:line="240" w:lineRule="auto"/>
              <w:jc w:val="center"/>
              <w:rPr>
                <w:ins w:id="4016" w:author="Otter, Martin" w:date="2014-03-26T16:37:00Z"/>
                <w:rFonts w:cs="Arial"/>
                <w:szCs w:val="20"/>
                <w:lang w:val="de-DE" w:eastAsia="de-DE"/>
              </w:rPr>
            </w:pPr>
            <w:ins w:id="4017" w:author="Otter, Martin" w:date="2014-03-26T16:38:00Z">
              <w:r w:rsidRPr="006067CE">
                <w:rPr>
                  <w:rFonts w:cs="Arial"/>
                  <w:szCs w:val="20"/>
                  <w:lang w:val="de-DE" w:eastAsia="de-DE"/>
                </w:rPr>
                <w:t> </w:t>
              </w:r>
            </w:ins>
          </w:p>
        </w:tc>
        <w:tc>
          <w:tcPr>
            <w:tcW w:w="960" w:type="dxa"/>
            <w:tcBorders>
              <w:top w:val="nil"/>
              <w:left w:val="nil"/>
              <w:bottom w:val="nil"/>
              <w:right w:val="nil"/>
            </w:tcBorders>
            <w:shd w:val="clear" w:color="auto" w:fill="auto"/>
            <w:noWrap/>
            <w:vAlign w:val="bottom"/>
            <w:tcPrChange w:id="4018" w:author="Otter, Martin" w:date="2014-07-25T10:56:00Z">
              <w:tcPr>
                <w:tcW w:w="960" w:type="dxa"/>
                <w:gridSpan w:val="3"/>
                <w:tcBorders>
                  <w:top w:val="nil"/>
                  <w:left w:val="nil"/>
                  <w:bottom w:val="nil"/>
                  <w:right w:val="nil"/>
                </w:tcBorders>
                <w:shd w:val="clear" w:color="auto" w:fill="auto"/>
                <w:noWrap/>
                <w:vAlign w:val="bottom"/>
              </w:tcPr>
            </w:tcPrChange>
          </w:tcPr>
          <w:p w14:paraId="6F3217DB" w14:textId="77777777" w:rsidR="001E10E3" w:rsidRPr="006067CE" w:rsidRDefault="001E10E3" w:rsidP="006067CE">
            <w:pPr>
              <w:spacing w:line="240" w:lineRule="auto"/>
              <w:jc w:val="center"/>
              <w:rPr>
                <w:ins w:id="4019" w:author="Otter, Martin" w:date="2014-03-26T16:37:00Z"/>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422DC7F6" w:rsidR="001E10E3" w:rsidRPr="006067CE" w:rsidRDefault="001E10E3" w:rsidP="006067CE">
            <w:pPr>
              <w:spacing w:line="240" w:lineRule="auto"/>
              <w:rPr>
                <w:rFonts w:cs="Arial"/>
                <w:szCs w:val="20"/>
                <w:lang w:val="de-DE" w:eastAsia="de-DE"/>
              </w:rPr>
            </w:pPr>
            <w:del w:id="4020" w:author="Otter, Martin" w:date="2014-04-09T11:00:00Z">
              <w:r w:rsidRPr="006067CE" w:rsidDel="00140C25">
                <w:rPr>
                  <w:rFonts w:cs="Arial"/>
                  <w:szCs w:val="20"/>
                  <w:lang w:val="de-DE" w:eastAsia="de-DE"/>
                </w:rPr>
                <w:delText>fmi</w:delText>
              </w:r>
            </w:del>
            <w:ins w:id="4021" w:author="Otter, Martin" w:date="2014-04-09T11:00:00Z">
              <w:r w:rsidR="00140C25">
                <w:rPr>
                  <w:rFonts w:cs="Arial"/>
                  <w:szCs w:val="20"/>
                  <w:lang w:val="de-DE" w:eastAsia="de-DE"/>
                </w:rPr>
                <w:t>fmi2</w:t>
              </w:r>
            </w:ins>
            <w:r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r w:rsidR="001E10E3" w:rsidRPr="006067CE" w:rsidDel="004B27C2" w14:paraId="70E7E972" w14:textId="53A25CC0" w:rsidTr="00F051C9">
        <w:trPr>
          <w:trHeight w:val="255"/>
          <w:del w:id="4022" w:author="Otter, Martin" w:date="2014-03-26T16:41:00Z"/>
        </w:trPr>
        <w:tc>
          <w:tcPr>
            <w:tcW w:w="4889" w:type="dxa"/>
            <w:gridSpan w:val="5"/>
            <w:tcBorders>
              <w:top w:val="nil"/>
              <w:left w:val="nil"/>
              <w:bottom w:val="nil"/>
              <w:right w:val="nil"/>
            </w:tcBorders>
            <w:shd w:val="clear" w:color="auto" w:fill="auto"/>
            <w:noWrap/>
            <w:vAlign w:val="bottom"/>
            <w:hideMark/>
          </w:tcPr>
          <w:p w14:paraId="1086F913" w14:textId="01C69AD6"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23" w:author="Otter, Martin" w:date="2014-03-26T16:41:00Z"/>
                <w:rFonts w:cs="Arial"/>
                <w:szCs w:val="20"/>
                <w:lang w:eastAsia="de-DE"/>
              </w:rPr>
            </w:pPr>
            <w:del w:id="4024" w:author="Otter, Martin" w:date="2014-03-26T16:41:00Z">
              <w:r w:rsidRPr="00C13813" w:rsidDel="004B27C2">
                <w:rPr>
                  <w:rFonts w:cs="Arial"/>
                  <w:szCs w:val="20"/>
                  <w:lang w:eastAsia="de-DE"/>
                </w:rPr>
                <w:delText>x means: call is allowed in the corresponding state</w:delText>
              </w:r>
            </w:del>
          </w:p>
        </w:tc>
        <w:tc>
          <w:tcPr>
            <w:tcW w:w="384" w:type="dxa"/>
            <w:tcBorders>
              <w:top w:val="nil"/>
              <w:left w:val="nil"/>
              <w:bottom w:val="nil"/>
              <w:right w:val="nil"/>
            </w:tcBorders>
            <w:shd w:val="clear" w:color="auto" w:fill="auto"/>
            <w:noWrap/>
            <w:vAlign w:val="bottom"/>
            <w:hideMark/>
          </w:tcPr>
          <w:p w14:paraId="250DFC0F" w14:textId="3B2EA9E2" w:rsidR="001E10E3" w:rsidRPr="00C13813" w:rsidDel="004B27C2" w:rsidRDefault="001E10E3" w:rsidP="006067CE">
            <w:pPr>
              <w:spacing w:line="240" w:lineRule="auto"/>
              <w:rPr>
                <w:del w:id="4025" w:author="Otter, Martin" w:date="2014-03-26T16:41:00Z"/>
                <w:rFonts w:cs="Arial"/>
                <w:szCs w:val="20"/>
                <w:lang w:eastAsia="de-DE"/>
              </w:rPr>
            </w:pPr>
          </w:p>
        </w:tc>
        <w:tc>
          <w:tcPr>
            <w:tcW w:w="384" w:type="dxa"/>
            <w:tcBorders>
              <w:top w:val="nil"/>
              <w:left w:val="nil"/>
              <w:bottom w:val="nil"/>
              <w:right w:val="nil"/>
            </w:tcBorders>
            <w:shd w:val="clear" w:color="auto" w:fill="auto"/>
            <w:noWrap/>
            <w:vAlign w:val="bottom"/>
            <w:hideMark/>
          </w:tcPr>
          <w:p w14:paraId="248BA118" w14:textId="0838080B" w:rsidR="001E10E3" w:rsidRPr="00C13813" w:rsidDel="004B27C2" w:rsidRDefault="001E10E3" w:rsidP="006067CE">
            <w:pPr>
              <w:spacing w:line="240" w:lineRule="auto"/>
              <w:rPr>
                <w:del w:id="4026" w:author="Otter, Martin" w:date="2014-03-26T16:41:00Z"/>
                <w:rFonts w:cs="Arial"/>
                <w:szCs w:val="20"/>
                <w:lang w:eastAsia="de-DE"/>
              </w:rPr>
            </w:pPr>
          </w:p>
        </w:tc>
        <w:tc>
          <w:tcPr>
            <w:tcW w:w="383" w:type="dxa"/>
            <w:tcBorders>
              <w:top w:val="nil"/>
              <w:left w:val="nil"/>
              <w:bottom w:val="nil"/>
              <w:right w:val="nil"/>
            </w:tcBorders>
            <w:shd w:val="clear" w:color="auto" w:fill="auto"/>
            <w:noWrap/>
            <w:vAlign w:val="bottom"/>
            <w:hideMark/>
          </w:tcPr>
          <w:p w14:paraId="1BAFE0CD" w14:textId="6899364E" w:rsidR="001E10E3" w:rsidRPr="00C13813" w:rsidDel="004B27C2" w:rsidRDefault="001E10E3" w:rsidP="006067CE">
            <w:pPr>
              <w:spacing w:line="240" w:lineRule="auto"/>
              <w:rPr>
                <w:del w:id="4027" w:author="Otter, Martin" w:date="2014-03-26T16:41:00Z"/>
                <w:rFonts w:cs="Arial"/>
                <w:szCs w:val="20"/>
                <w:lang w:eastAsia="de-DE"/>
              </w:rPr>
            </w:pPr>
          </w:p>
        </w:tc>
        <w:tc>
          <w:tcPr>
            <w:tcW w:w="383" w:type="dxa"/>
            <w:tcBorders>
              <w:top w:val="nil"/>
              <w:left w:val="nil"/>
              <w:bottom w:val="nil"/>
              <w:right w:val="nil"/>
            </w:tcBorders>
            <w:shd w:val="clear" w:color="auto" w:fill="auto"/>
            <w:noWrap/>
            <w:vAlign w:val="bottom"/>
            <w:hideMark/>
          </w:tcPr>
          <w:p w14:paraId="454FCC19" w14:textId="58C543E6" w:rsidR="001E10E3" w:rsidRPr="00C13813" w:rsidDel="004B27C2" w:rsidRDefault="001E10E3" w:rsidP="006067CE">
            <w:pPr>
              <w:spacing w:line="240" w:lineRule="auto"/>
              <w:rPr>
                <w:del w:id="4028" w:author="Otter, Martin" w:date="2014-03-26T16:41:00Z"/>
                <w:rFonts w:cs="Arial"/>
                <w:szCs w:val="20"/>
                <w:lang w:eastAsia="de-DE"/>
              </w:rPr>
            </w:pPr>
          </w:p>
        </w:tc>
        <w:tc>
          <w:tcPr>
            <w:tcW w:w="960" w:type="dxa"/>
            <w:tcBorders>
              <w:top w:val="nil"/>
              <w:left w:val="nil"/>
              <w:bottom w:val="nil"/>
              <w:right w:val="nil"/>
            </w:tcBorders>
            <w:shd w:val="clear" w:color="auto" w:fill="auto"/>
            <w:noWrap/>
            <w:vAlign w:val="bottom"/>
            <w:hideMark/>
          </w:tcPr>
          <w:p w14:paraId="2155BAB1" w14:textId="22CAA82C" w:rsidR="001E10E3" w:rsidRPr="00C13813" w:rsidDel="004B27C2" w:rsidRDefault="001E10E3" w:rsidP="006067CE">
            <w:pPr>
              <w:spacing w:line="240" w:lineRule="auto"/>
              <w:rPr>
                <w:del w:id="4029" w:author="Otter, Martin" w:date="2014-03-26T16:41:00Z"/>
                <w:rFonts w:cs="Arial"/>
                <w:szCs w:val="20"/>
                <w:lang w:eastAsia="de-DE"/>
              </w:rPr>
            </w:pPr>
          </w:p>
        </w:tc>
      </w:tr>
      <w:tr w:rsidR="001E10E3" w:rsidRPr="006067CE" w:rsidDel="004B27C2" w14:paraId="2AA3DF98" w14:textId="3CD821EC" w:rsidTr="00F051C9">
        <w:trPr>
          <w:trHeight w:val="255"/>
          <w:del w:id="4030" w:author="Otter, Martin" w:date="2014-03-26T16:41:00Z"/>
        </w:trPr>
        <w:tc>
          <w:tcPr>
            <w:tcW w:w="5657" w:type="dxa"/>
            <w:gridSpan w:val="7"/>
            <w:tcBorders>
              <w:top w:val="nil"/>
              <w:left w:val="nil"/>
              <w:bottom w:val="nil"/>
              <w:right w:val="nil"/>
            </w:tcBorders>
            <w:shd w:val="clear" w:color="auto" w:fill="auto"/>
            <w:noWrap/>
            <w:vAlign w:val="bottom"/>
            <w:hideMark/>
          </w:tcPr>
          <w:p w14:paraId="0BF3AFC1" w14:textId="550B7CF7"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31" w:author="Otter, Martin" w:date="2014-03-26T16:41:00Z"/>
                <w:rFonts w:cs="Arial"/>
                <w:szCs w:val="20"/>
                <w:lang w:eastAsia="de-DE"/>
              </w:rPr>
            </w:pPr>
            <w:del w:id="4032" w:author="Otter, Martin" w:date="2014-03-26T16:41:00Z">
              <w:r w:rsidRPr="00C13813" w:rsidDel="004B27C2">
                <w:rPr>
                  <w:rFonts w:cs="Arial"/>
                  <w:szCs w:val="20"/>
                  <w:lang w:eastAsia="de-DE"/>
                </w:rPr>
                <w:delText>number means: call is allowed if the indicated condition holds:</w:delText>
              </w:r>
            </w:del>
          </w:p>
        </w:tc>
        <w:tc>
          <w:tcPr>
            <w:tcW w:w="383" w:type="dxa"/>
            <w:tcBorders>
              <w:top w:val="nil"/>
              <w:left w:val="nil"/>
              <w:bottom w:val="nil"/>
              <w:right w:val="nil"/>
            </w:tcBorders>
            <w:shd w:val="clear" w:color="auto" w:fill="auto"/>
            <w:noWrap/>
            <w:vAlign w:val="bottom"/>
            <w:hideMark/>
          </w:tcPr>
          <w:p w14:paraId="1EAA43FA" w14:textId="34C5E60D" w:rsidR="001E10E3" w:rsidRPr="00C13813" w:rsidDel="004B27C2" w:rsidRDefault="001E10E3" w:rsidP="006067CE">
            <w:pPr>
              <w:spacing w:line="240" w:lineRule="auto"/>
              <w:rPr>
                <w:del w:id="4033" w:author="Otter, Martin" w:date="2014-03-26T16:41:00Z"/>
                <w:rFonts w:cs="Arial"/>
                <w:szCs w:val="20"/>
                <w:lang w:eastAsia="de-DE"/>
              </w:rPr>
            </w:pPr>
          </w:p>
        </w:tc>
        <w:tc>
          <w:tcPr>
            <w:tcW w:w="383" w:type="dxa"/>
            <w:tcBorders>
              <w:top w:val="nil"/>
              <w:left w:val="nil"/>
              <w:bottom w:val="nil"/>
              <w:right w:val="nil"/>
            </w:tcBorders>
            <w:shd w:val="clear" w:color="auto" w:fill="auto"/>
            <w:noWrap/>
            <w:vAlign w:val="bottom"/>
            <w:hideMark/>
          </w:tcPr>
          <w:p w14:paraId="04FE7E87" w14:textId="27173DCB" w:rsidR="001E10E3" w:rsidRPr="00C13813" w:rsidDel="004B27C2" w:rsidRDefault="001E10E3" w:rsidP="006067CE">
            <w:pPr>
              <w:spacing w:line="240" w:lineRule="auto"/>
              <w:rPr>
                <w:del w:id="4034" w:author="Otter, Martin" w:date="2014-03-26T16:41:00Z"/>
                <w:rFonts w:cs="Arial"/>
                <w:szCs w:val="20"/>
                <w:lang w:eastAsia="de-DE"/>
              </w:rPr>
            </w:pPr>
          </w:p>
        </w:tc>
        <w:tc>
          <w:tcPr>
            <w:tcW w:w="960" w:type="dxa"/>
            <w:tcBorders>
              <w:top w:val="nil"/>
              <w:left w:val="nil"/>
              <w:bottom w:val="nil"/>
              <w:right w:val="nil"/>
            </w:tcBorders>
            <w:shd w:val="clear" w:color="auto" w:fill="auto"/>
            <w:noWrap/>
            <w:vAlign w:val="bottom"/>
            <w:hideMark/>
          </w:tcPr>
          <w:p w14:paraId="3248B711" w14:textId="41AA49A5" w:rsidR="001E10E3" w:rsidRPr="00C13813" w:rsidDel="004B27C2" w:rsidRDefault="001E10E3" w:rsidP="006067CE">
            <w:pPr>
              <w:spacing w:line="240" w:lineRule="auto"/>
              <w:rPr>
                <w:del w:id="4035" w:author="Otter, Martin" w:date="2014-03-26T16:41:00Z"/>
                <w:rFonts w:cs="Arial"/>
                <w:szCs w:val="20"/>
                <w:lang w:eastAsia="de-DE"/>
              </w:rPr>
            </w:pPr>
          </w:p>
        </w:tc>
      </w:tr>
      <w:tr w:rsidR="001E10E3" w:rsidRPr="006067CE" w:rsidDel="004B27C2" w14:paraId="0CE9B7F0" w14:textId="78A89D8A" w:rsidTr="00F051C9">
        <w:trPr>
          <w:trHeight w:val="255"/>
          <w:del w:id="4036" w:author="Otter, Martin" w:date="2014-03-26T16:41:00Z"/>
        </w:trPr>
        <w:tc>
          <w:tcPr>
            <w:tcW w:w="4889" w:type="dxa"/>
            <w:gridSpan w:val="5"/>
            <w:tcBorders>
              <w:top w:val="nil"/>
              <w:left w:val="nil"/>
              <w:bottom w:val="nil"/>
              <w:right w:val="nil"/>
            </w:tcBorders>
            <w:shd w:val="clear" w:color="auto" w:fill="auto"/>
            <w:noWrap/>
            <w:vAlign w:val="bottom"/>
            <w:hideMark/>
          </w:tcPr>
          <w:p w14:paraId="6BC58A94" w14:textId="18922092"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37" w:author="Otter, Martin" w:date="2014-03-26T16:41:00Z"/>
                <w:rFonts w:cs="Arial"/>
                <w:szCs w:val="20"/>
                <w:lang w:eastAsia="de-DE"/>
              </w:rPr>
            </w:pPr>
            <w:del w:id="4038" w:author="Otter, Martin" w:date="2014-03-26T16:41:00Z">
              <w:r w:rsidRPr="00C13813" w:rsidDel="004B27C2">
                <w:rPr>
                  <w:rFonts w:cs="Arial"/>
                  <w:szCs w:val="20"/>
                  <w:lang w:eastAsia="de-DE"/>
                </w:rPr>
                <w:delText>1 for a variable that has initial = "exact" or "approx"</w:delText>
              </w:r>
            </w:del>
          </w:p>
        </w:tc>
        <w:tc>
          <w:tcPr>
            <w:tcW w:w="384" w:type="dxa"/>
            <w:tcBorders>
              <w:top w:val="nil"/>
              <w:left w:val="nil"/>
              <w:bottom w:val="nil"/>
              <w:right w:val="nil"/>
            </w:tcBorders>
            <w:shd w:val="clear" w:color="auto" w:fill="auto"/>
            <w:noWrap/>
            <w:vAlign w:val="bottom"/>
            <w:hideMark/>
          </w:tcPr>
          <w:p w14:paraId="14625118" w14:textId="38F8303F" w:rsidR="001E10E3" w:rsidRPr="00C13813" w:rsidDel="004B27C2" w:rsidRDefault="001E10E3" w:rsidP="006067CE">
            <w:pPr>
              <w:spacing w:line="240" w:lineRule="auto"/>
              <w:rPr>
                <w:del w:id="4039" w:author="Otter, Martin" w:date="2014-03-26T16:41:00Z"/>
                <w:rFonts w:cs="Arial"/>
                <w:szCs w:val="20"/>
                <w:lang w:eastAsia="de-DE"/>
              </w:rPr>
            </w:pPr>
          </w:p>
        </w:tc>
        <w:tc>
          <w:tcPr>
            <w:tcW w:w="384" w:type="dxa"/>
            <w:tcBorders>
              <w:top w:val="nil"/>
              <w:left w:val="nil"/>
              <w:bottom w:val="nil"/>
              <w:right w:val="nil"/>
            </w:tcBorders>
            <w:shd w:val="clear" w:color="auto" w:fill="auto"/>
            <w:noWrap/>
            <w:vAlign w:val="bottom"/>
            <w:hideMark/>
          </w:tcPr>
          <w:p w14:paraId="1ACDCCFA" w14:textId="245FA500" w:rsidR="001E10E3" w:rsidRPr="00C13813" w:rsidDel="004B27C2" w:rsidRDefault="001E10E3" w:rsidP="006067CE">
            <w:pPr>
              <w:spacing w:line="240" w:lineRule="auto"/>
              <w:rPr>
                <w:del w:id="4040" w:author="Otter, Martin" w:date="2014-03-26T16:41:00Z"/>
                <w:rFonts w:cs="Arial"/>
                <w:szCs w:val="20"/>
                <w:lang w:eastAsia="de-DE"/>
              </w:rPr>
            </w:pPr>
          </w:p>
        </w:tc>
        <w:tc>
          <w:tcPr>
            <w:tcW w:w="383" w:type="dxa"/>
            <w:tcBorders>
              <w:top w:val="nil"/>
              <w:left w:val="nil"/>
              <w:bottom w:val="nil"/>
              <w:right w:val="nil"/>
            </w:tcBorders>
            <w:shd w:val="clear" w:color="auto" w:fill="auto"/>
            <w:noWrap/>
            <w:vAlign w:val="bottom"/>
            <w:hideMark/>
          </w:tcPr>
          <w:p w14:paraId="643D62B1" w14:textId="0449A8C0" w:rsidR="001E10E3" w:rsidRPr="00C13813" w:rsidDel="004B27C2" w:rsidRDefault="001E10E3" w:rsidP="006067CE">
            <w:pPr>
              <w:spacing w:line="240" w:lineRule="auto"/>
              <w:rPr>
                <w:del w:id="4041" w:author="Otter, Martin" w:date="2014-03-26T16:41:00Z"/>
                <w:rFonts w:cs="Arial"/>
                <w:szCs w:val="20"/>
                <w:lang w:eastAsia="de-DE"/>
              </w:rPr>
            </w:pPr>
          </w:p>
        </w:tc>
        <w:tc>
          <w:tcPr>
            <w:tcW w:w="383" w:type="dxa"/>
            <w:tcBorders>
              <w:top w:val="nil"/>
              <w:left w:val="nil"/>
              <w:bottom w:val="nil"/>
              <w:right w:val="nil"/>
            </w:tcBorders>
            <w:shd w:val="clear" w:color="auto" w:fill="auto"/>
            <w:noWrap/>
            <w:vAlign w:val="bottom"/>
            <w:hideMark/>
          </w:tcPr>
          <w:p w14:paraId="22001245" w14:textId="18DB86A0" w:rsidR="001E10E3" w:rsidRPr="00C13813" w:rsidDel="004B27C2" w:rsidRDefault="001E10E3" w:rsidP="006067CE">
            <w:pPr>
              <w:spacing w:line="240" w:lineRule="auto"/>
              <w:rPr>
                <w:del w:id="4042" w:author="Otter, Martin" w:date="2014-03-26T16:41:00Z"/>
                <w:rFonts w:cs="Arial"/>
                <w:szCs w:val="20"/>
                <w:lang w:eastAsia="de-DE"/>
              </w:rPr>
            </w:pPr>
          </w:p>
        </w:tc>
        <w:tc>
          <w:tcPr>
            <w:tcW w:w="960" w:type="dxa"/>
            <w:tcBorders>
              <w:top w:val="nil"/>
              <w:left w:val="nil"/>
              <w:bottom w:val="nil"/>
              <w:right w:val="nil"/>
            </w:tcBorders>
            <w:shd w:val="clear" w:color="auto" w:fill="auto"/>
            <w:noWrap/>
            <w:vAlign w:val="bottom"/>
            <w:hideMark/>
          </w:tcPr>
          <w:p w14:paraId="77C99F1B" w14:textId="38C8566E" w:rsidR="001E10E3" w:rsidRPr="00C13813" w:rsidDel="004B27C2" w:rsidRDefault="001E10E3" w:rsidP="006067CE">
            <w:pPr>
              <w:spacing w:line="240" w:lineRule="auto"/>
              <w:rPr>
                <w:del w:id="4043" w:author="Otter, Martin" w:date="2014-03-26T16:41:00Z"/>
                <w:rFonts w:cs="Arial"/>
                <w:szCs w:val="20"/>
                <w:lang w:eastAsia="de-DE"/>
              </w:rPr>
            </w:pPr>
          </w:p>
        </w:tc>
      </w:tr>
      <w:tr w:rsidR="001E10E3" w:rsidRPr="006067CE" w:rsidDel="004B27C2" w14:paraId="4508DAB2" w14:textId="257A1778" w:rsidTr="00F051C9">
        <w:trPr>
          <w:trHeight w:val="255"/>
          <w:del w:id="4044" w:author="Otter, Martin" w:date="2014-03-26T16:41:00Z"/>
        </w:trPr>
        <w:tc>
          <w:tcPr>
            <w:tcW w:w="5657" w:type="dxa"/>
            <w:gridSpan w:val="7"/>
            <w:tcBorders>
              <w:top w:val="nil"/>
              <w:left w:val="nil"/>
              <w:bottom w:val="nil"/>
              <w:right w:val="nil"/>
            </w:tcBorders>
            <w:shd w:val="clear" w:color="auto" w:fill="auto"/>
            <w:noWrap/>
            <w:vAlign w:val="bottom"/>
            <w:hideMark/>
          </w:tcPr>
          <w:p w14:paraId="7D421FAA" w14:textId="7FA80109"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45" w:author="Otter, Martin" w:date="2014-03-26T16:41:00Z"/>
                <w:rFonts w:cs="Arial"/>
                <w:szCs w:val="20"/>
                <w:lang w:eastAsia="de-DE"/>
              </w:rPr>
            </w:pPr>
            <w:del w:id="4046" w:author="Otter, Martin" w:date="2014-03-26T16:41:00Z">
              <w:r w:rsidRPr="00C13813" w:rsidDel="004B27C2">
                <w:rPr>
                  <w:rFonts w:cs="Arial"/>
                  <w:szCs w:val="20"/>
                  <w:lang w:eastAsia="de-DE"/>
                </w:rPr>
                <w:delText>2 for a variable defined in the xml-file under &lt;InitialUnknowns&gt;</w:delText>
              </w:r>
            </w:del>
          </w:p>
        </w:tc>
        <w:tc>
          <w:tcPr>
            <w:tcW w:w="383" w:type="dxa"/>
            <w:tcBorders>
              <w:top w:val="nil"/>
              <w:left w:val="nil"/>
              <w:bottom w:val="nil"/>
              <w:right w:val="nil"/>
            </w:tcBorders>
            <w:shd w:val="clear" w:color="auto" w:fill="auto"/>
            <w:noWrap/>
            <w:vAlign w:val="bottom"/>
            <w:hideMark/>
          </w:tcPr>
          <w:p w14:paraId="6CC5C6C6" w14:textId="6B3CB1E6" w:rsidR="001E10E3" w:rsidRPr="00C13813" w:rsidDel="004B27C2" w:rsidRDefault="001E10E3" w:rsidP="006067CE">
            <w:pPr>
              <w:spacing w:line="240" w:lineRule="auto"/>
              <w:rPr>
                <w:del w:id="4047" w:author="Otter, Martin" w:date="2014-03-26T16:41:00Z"/>
                <w:rFonts w:cs="Arial"/>
                <w:szCs w:val="20"/>
                <w:lang w:eastAsia="de-DE"/>
              </w:rPr>
            </w:pPr>
          </w:p>
        </w:tc>
        <w:tc>
          <w:tcPr>
            <w:tcW w:w="383" w:type="dxa"/>
            <w:tcBorders>
              <w:top w:val="nil"/>
              <w:left w:val="nil"/>
              <w:bottom w:val="nil"/>
              <w:right w:val="nil"/>
            </w:tcBorders>
            <w:shd w:val="clear" w:color="auto" w:fill="auto"/>
            <w:noWrap/>
            <w:vAlign w:val="bottom"/>
            <w:hideMark/>
          </w:tcPr>
          <w:p w14:paraId="7A678A3E" w14:textId="1281B985" w:rsidR="001E10E3" w:rsidRPr="00C13813" w:rsidDel="004B27C2" w:rsidRDefault="001E10E3" w:rsidP="006067CE">
            <w:pPr>
              <w:spacing w:line="240" w:lineRule="auto"/>
              <w:rPr>
                <w:del w:id="4048" w:author="Otter, Martin" w:date="2014-03-26T16:41:00Z"/>
                <w:rFonts w:cs="Arial"/>
                <w:szCs w:val="20"/>
                <w:lang w:eastAsia="de-DE"/>
              </w:rPr>
            </w:pPr>
          </w:p>
        </w:tc>
        <w:tc>
          <w:tcPr>
            <w:tcW w:w="960" w:type="dxa"/>
            <w:tcBorders>
              <w:top w:val="nil"/>
              <w:left w:val="nil"/>
              <w:bottom w:val="nil"/>
              <w:right w:val="nil"/>
            </w:tcBorders>
            <w:shd w:val="clear" w:color="auto" w:fill="auto"/>
            <w:noWrap/>
            <w:vAlign w:val="bottom"/>
            <w:hideMark/>
          </w:tcPr>
          <w:p w14:paraId="712F7783" w14:textId="15B6EBA0" w:rsidR="001E10E3" w:rsidRPr="00C13813" w:rsidDel="004B27C2" w:rsidRDefault="001E10E3" w:rsidP="006067CE">
            <w:pPr>
              <w:spacing w:line="240" w:lineRule="auto"/>
              <w:rPr>
                <w:del w:id="4049" w:author="Otter, Martin" w:date="2014-03-26T16:41:00Z"/>
                <w:rFonts w:cs="Arial"/>
                <w:szCs w:val="20"/>
                <w:lang w:eastAsia="de-DE"/>
              </w:rPr>
            </w:pPr>
          </w:p>
        </w:tc>
      </w:tr>
      <w:tr w:rsidR="001E10E3" w:rsidRPr="006067CE" w:rsidDel="004B27C2" w14:paraId="37901232" w14:textId="648F3802" w:rsidTr="00F051C9">
        <w:trPr>
          <w:trHeight w:val="255"/>
          <w:del w:id="4050" w:author="Otter, Martin" w:date="2014-03-26T16:41:00Z"/>
        </w:trPr>
        <w:tc>
          <w:tcPr>
            <w:tcW w:w="7383" w:type="dxa"/>
            <w:gridSpan w:val="10"/>
            <w:tcBorders>
              <w:top w:val="nil"/>
              <w:left w:val="nil"/>
              <w:bottom w:val="nil"/>
              <w:right w:val="nil"/>
            </w:tcBorders>
            <w:shd w:val="clear" w:color="auto" w:fill="auto"/>
            <w:noWrap/>
            <w:vAlign w:val="bottom"/>
            <w:hideMark/>
          </w:tcPr>
          <w:p w14:paraId="7FBAAD1C" w14:textId="3CBE1DEF"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51" w:author="Otter, Martin" w:date="2014-03-26T16:41:00Z"/>
                <w:rFonts w:cs="Arial"/>
                <w:szCs w:val="20"/>
                <w:lang w:eastAsia="de-DE"/>
              </w:rPr>
            </w:pPr>
            <w:del w:id="4052" w:author="Otter, Martin" w:date="2014-03-26T16:41:00Z">
              <w:r w:rsidRPr="00C13813" w:rsidDel="004B27C2">
                <w:rPr>
                  <w:rFonts w:cs="Arial"/>
                  <w:szCs w:val="20"/>
                  <w:lang w:eastAsia="de-DE"/>
                </w:rPr>
                <w:delText xml:space="preserve">3 for a variable with initial = "exact", or causality = "input", or variability = "tunable"  </w:delText>
              </w:r>
            </w:del>
          </w:p>
        </w:tc>
      </w:tr>
      <w:tr w:rsidR="001E10E3" w:rsidRPr="006067CE" w:rsidDel="004B27C2" w14:paraId="6F46670E" w14:textId="4E96CA09" w:rsidTr="00F051C9">
        <w:trPr>
          <w:trHeight w:val="255"/>
          <w:del w:id="4053" w:author="Otter, Martin" w:date="2014-03-26T16:41:00Z"/>
        </w:trPr>
        <w:tc>
          <w:tcPr>
            <w:tcW w:w="6040" w:type="dxa"/>
            <w:gridSpan w:val="8"/>
            <w:tcBorders>
              <w:top w:val="nil"/>
              <w:left w:val="nil"/>
              <w:bottom w:val="nil"/>
              <w:right w:val="nil"/>
            </w:tcBorders>
            <w:shd w:val="clear" w:color="auto" w:fill="auto"/>
            <w:noWrap/>
            <w:vAlign w:val="bottom"/>
            <w:hideMark/>
          </w:tcPr>
          <w:p w14:paraId="2D16C7EE" w14:textId="5D329D02"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54" w:author="Otter, Martin" w:date="2014-03-26T16:41:00Z"/>
                <w:rFonts w:cs="Arial"/>
                <w:szCs w:val="20"/>
                <w:lang w:eastAsia="de-DE"/>
              </w:rPr>
            </w:pPr>
            <w:del w:id="4055" w:author="Otter, Martin" w:date="2014-03-26T16:41:00Z">
              <w:r w:rsidRPr="00C13813" w:rsidDel="004B27C2">
                <w:rPr>
                  <w:rFonts w:cs="Arial"/>
                  <w:szCs w:val="20"/>
                  <w:lang w:eastAsia="de-DE"/>
                </w:rPr>
                <w:delText>4 for a variable with causality = "input", or variability = "tunable"</w:delText>
              </w:r>
            </w:del>
          </w:p>
        </w:tc>
        <w:tc>
          <w:tcPr>
            <w:tcW w:w="383" w:type="dxa"/>
            <w:tcBorders>
              <w:top w:val="nil"/>
              <w:left w:val="nil"/>
              <w:bottom w:val="nil"/>
              <w:right w:val="nil"/>
            </w:tcBorders>
            <w:shd w:val="clear" w:color="auto" w:fill="auto"/>
            <w:noWrap/>
            <w:vAlign w:val="bottom"/>
            <w:hideMark/>
          </w:tcPr>
          <w:p w14:paraId="5E00BF0A" w14:textId="79BE39AD" w:rsidR="001E10E3" w:rsidRPr="00C13813" w:rsidDel="004B27C2" w:rsidRDefault="001E10E3" w:rsidP="006067CE">
            <w:pPr>
              <w:spacing w:line="240" w:lineRule="auto"/>
              <w:rPr>
                <w:del w:id="4056" w:author="Otter, Martin" w:date="2014-03-26T16:41:00Z"/>
                <w:rFonts w:cs="Arial"/>
                <w:szCs w:val="20"/>
                <w:lang w:eastAsia="de-DE"/>
              </w:rPr>
            </w:pPr>
          </w:p>
        </w:tc>
        <w:tc>
          <w:tcPr>
            <w:tcW w:w="960" w:type="dxa"/>
            <w:tcBorders>
              <w:top w:val="nil"/>
              <w:left w:val="nil"/>
              <w:bottom w:val="nil"/>
              <w:right w:val="nil"/>
            </w:tcBorders>
            <w:shd w:val="clear" w:color="auto" w:fill="auto"/>
            <w:noWrap/>
            <w:vAlign w:val="bottom"/>
            <w:hideMark/>
          </w:tcPr>
          <w:p w14:paraId="5DADCAB5" w14:textId="11B7ADE4" w:rsidR="001E10E3" w:rsidRPr="00C13813" w:rsidDel="004B27C2" w:rsidRDefault="001E10E3" w:rsidP="006067CE">
            <w:pPr>
              <w:spacing w:line="240" w:lineRule="auto"/>
              <w:rPr>
                <w:del w:id="4057" w:author="Otter, Martin" w:date="2014-03-26T16:41:00Z"/>
                <w:rFonts w:cs="Arial"/>
                <w:szCs w:val="20"/>
                <w:lang w:eastAsia="de-DE"/>
              </w:rPr>
            </w:pPr>
          </w:p>
        </w:tc>
      </w:tr>
      <w:tr w:rsidR="001E10E3" w:rsidRPr="006067CE" w:rsidDel="004B27C2" w14:paraId="1102948A" w14:textId="666246D3" w:rsidTr="00F051C9">
        <w:trPr>
          <w:trHeight w:val="255"/>
          <w:del w:id="4058" w:author="Otter, Martin" w:date="2014-03-26T16:41:00Z"/>
        </w:trPr>
        <w:tc>
          <w:tcPr>
            <w:tcW w:w="6423" w:type="dxa"/>
            <w:gridSpan w:val="9"/>
            <w:tcBorders>
              <w:top w:val="nil"/>
              <w:left w:val="nil"/>
              <w:bottom w:val="nil"/>
              <w:right w:val="nil"/>
            </w:tcBorders>
            <w:shd w:val="clear" w:color="auto" w:fill="auto"/>
            <w:noWrap/>
            <w:vAlign w:val="bottom"/>
            <w:hideMark/>
          </w:tcPr>
          <w:p w14:paraId="7AEC741A" w14:textId="142412D1"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59" w:author="Otter, Martin" w:date="2014-03-26T16:41:00Z"/>
                <w:rFonts w:cs="Arial"/>
                <w:color w:val="000000"/>
                <w:szCs w:val="20"/>
                <w:lang w:eastAsia="de-DE"/>
              </w:rPr>
            </w:pPr>
            <w:del w:id="4060" w:author="Otter, Martin" w:date="2014-03-26T16:41:00Z">
              <w:r w:rsidRPr="00C13813" w:rsidDel="004B27C2">
                <w:rPr>
                  <w:rFonts w:cs="Arial"/>
                  <w:color w:val="000000"/>
                  <w:szCs w:val="20"/>
                  <w:lang w:eastAsia="de-DE"/>
                </w:rPr>
                <w:delText>5 for a variable with causality = "input" and variability = "continuous"</w:delText>
              </w:r>
            </w:del>
          </w:p>
        </w:tc>
        <w:tc>
          <w:tcPr>
            <w:tcW w:w="960" w:type="dxa"/>
            <w:tcBorders>
              <w:top w:val="nil"/>
              <w:left w:val="nil"/>
              <w:bottom w:val="nil"/>
              <w:right w:val="nil"/>
            </w:tcBorders>
            <w:shd w:val="clear" w:color="auto" w:fill="auto"/>
            <w:noWrap/>
            <w:vAlign w:val="bottom"/>
            <w:hideMark/>
          </w:tcPr>
          <w:p w14:paraId="5C2EF890" w14:textId="46F2A9A0" w:rsidR="001E10E3" w:rsidRPr="00C13813" w:rsidDel="004B27C2" w:rsidRDefault="001E10E3" w:rsidP="006067CE">
            <w:pPr>
              <w:spacing w:line="240" w:lineRule="auto"/>
              <w:rPr>
                <w:del w:id="4061" w:author="Otter, Martin" w:date="2014-03-26T16:41:00Z"/>
                <w:rFonts w:cs="Arial"/>
                <w:szCs w:val="20"/>
                <w:lang w:eastAsia="de-DE"/>
              </w:rPr>
            </w:pPr>
          </w:p>
        </w:tc>
      </w:tr>
      <w:tr w:rsidR="001E10E3" w:rsidRPr="006067CE" w:rsidDel="004B27C2" w14:paraId="596AF925" w14:textId="580524F1" w:rsidTr="00F051C9">
        <w:trPr>
          <w:trHeight w:val="255"/>
          <w:del w:id="4062" w:author="Otter, Martin" w:date="2014-03-26T16:41:00Z"/>
        </w:trPr>
        <w:tc>
          <w:tcPr>
            <w:tcW w:w="5657" w:type="dxa"/>
            <w:gridSpan w:val="7"/>
            <w:tcBorders>
              <w:top w:val="nil"/>
              <w:left w:val="nil"/>
              <w:bottom w:val="nil"/>
              <w:right w:val="nil"/>
            </w:tcBorders>
            <w:shd w:val="clear" w:color="auto" w:fill="auto"/>
            <w:noWrap/>
            <w:vAlign w:val="bottom"/>
            <w:hideMark/>
          </w:tcPr>
          <w:p w14:paraId="2B093F03" w14:textId="412D2795" w:rsidR="001E10E3" w:rsidRPr="00C13813" w:rsidDel="004B27C2" w:rsidRDefault="001E10E3" w:rsidP="006067CE">
            <w:pPr>
              <w:keepNext/>
              <w:overflowPunct w:val="0"/>
              <w:autoSpaceDE w:val="0"/>
              <w:autoSpaceDN w:val="0"/>
              <w:adjustRightInd w:val="0"/>
              <w:spacing w:line="240" w:lineRule="auto"/>
              <w:ind w:firstLine="227"/>
              <w:jc w:val="both"/>
              <w:textAlignment w:val="baseline"/>
              <w:outlineLvl w:val="5"/>
              <w:rPr>
                <w:del w:id="4063" w:author="Otter, Martin" w:date="2014-03-26T16:41:00Z"/>
                <w:rFonts w:cs="Arial"/>
                <w:szCs w:val="20"/>
                <w:lang w:eastAsia="de-DE"/>
              </w:rPr>
            </w:pPr>
            <w:del w:id="4064" w:author="Otter, Martin" w:date="2014-03-26T16:41:00Z">
              <w:r w:rsidRPr="00C13813" w:rsidDel="004B27C2">
                <w:rPr>
                  <w:rFonts w:cs="Arial"/>
                  <w:szCs w:val="20"/>
                  <w:lang w:eastAsia="de-DE"/>
                </w:rPr>
                <w:delText>7 always, but retrieved values are usable for debugging only</w:delText>
              </w:r>
            </w:del>
          </w:p>
        </w:tc>
        <w:tc>
          <w:tcPr>
            <w:tcW w:w="383" w:type="dxa"/>
            <w:tcBorders>
              <w:top w:val="nil"/>
              <w:left w:val="nil"/>
              <w:bottom w:val="nil"/>
              <w:right w:val="nil"/>
            </w:tcBorders>
            <w:shd w:val="clear" w:color="auto" w:fill="auto"/>
            <w:noWrap/>
            <w:vAlign w:val="bottom"/>
            <w:hideMark/>
          </w:tcPr>
          <w:p w14:paraId="1CC31781" w14:textId="7C5445EF" w:rsidR="001E10E3" w:rsidRPr="00C13813" w:rsidDel="004B27C2" w:rsidRDefault="001E10E3" w:rsidP="006067CE">
            <w:pPr>
              <w:spacing w:line="240" w:lineRule="auto"/>
              <w:rPr>
                <w:del w:id="4065" w:author="Otter, Martin" w:date="2014-03-26T16:41:00Z"/>
                <w:rFonts w:cs="Arial"/>
                <w:szCs w:val="20"/>
                <w:lang w:eastAsia="de-DE"/>
              </w:rPr>
            </w:pPr>
          </w:p>
        </w:tc>
        <w:tc>
          <w:tcPr>
            <w:tcW w:w="383" w:type="dxa"/>
            <w:tcBorders>
              <w:top w:val="nil"/>
              <w:left w:val="nil"/>
              <w:bottom w:val="nil"/>
              <w:right w:val="nil"/>
            </w:tcBorders>
            <w:shd w:val="clear" w:color="auto" w:fill="auto"/>
            <w:noWrap/>
            <w:vAlign w:val="bottom"/>
            <w:hideMark/>
          </w:tcPr>
          <w:p w14:paraId="0369794C" w14:textId="480BD49D" w:rsidR="001E10E3" w:rsidRPr="00C13813" w:rsidDel="004B27C2" w:rsidRDefault="001E10E3" w:rsidP="006067CE">
            <w:pPr>
              <w:spacing w:line="240" w:lineRule="auto"/>
              <w:rPr>
                <w:del w:id="4066" w:author="Otter, Martin" w:date="2014-03-26T16:41:00Z"/>
                <w:rFonts w:cs="Arial"/>
                <w:szCs w:val="20"/>
                <w:lang w:eastAsia="de-DE"/>
              </w:rPr>
            </w:pPr>
          </w:p>
        </w:tc>
        <w:tc>
          <w:tcPr>
            <w:tcW w:w="960" w:type="dxa"/>
            <w:tcBorders>
              <w:top w:val="nil"/>
              <w:left w:val="nil"/>
              <w:bottom w:val="nil"/>
              <w:right w:val="nil"/>
            </w:tcBorders>
            <w:shd w:val="clear" w:color="auto" w:fill="auto"/>
            <w:noWrap/>
            <w:vAlign w:val="bottom"/>
            <w:hideMark/>
          </w:tcPr>
          <w:p w14:paraId="005F0C64" w14:textId="08E86F5E" w:rsidR="001E10E3" w:rsidRPr="00C13813" w:rsidDel="004B27C2" w:rsidRDefault="001E10E3" w:rsidP="006067CE">
            <w:pPr>
              <w:spacing w:line="240" w:lineRule="auto"/>
              <w:rPr>
                <w:del w:id="4067" w:author="Otter, Martin" w:date="2014-03-26T16:41:00Z"/>
                <w:rFonts w:cs="Arial"/>
                <w:szCs w:val="20"/>
                <w:lang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rPr>
          <w:ins w:id="4068" w:author="Otter, Martin" w:date="2014-03-26T16:49:00Z"/>
        </w:rPr>
      </w:pPr>
      <w:proofErr w:type="gramStart"/>
      <w:ins w:id="4069" w:author="Otter, Martin" w:date="2014-03-26T16:49:00Z">
        <w:r w:rsidRPr="002920AB">
          <w:rPr>
            <w:b/>
          </w:rPr>
          <w:lastRenderedPageBreak/>
          <w:t>x</w:t>
        </w:r>
        <w:proofErr w:type="gramEnd"/>
        <w:r w:rsidRPr="002920AB">
          <w:t xml:space="preserve"> means: call is allowed in the corresponding state</w:t>
        </w:r>
      </w:ins>
    </w:p>
    <w:p w14:paraId="0F83B01A" w14:textId="77777777" w:rsidR="002920AB" w:rsidRPr="004E1FAA" w:rsidRDefault="002920AB" w:rsidP="002920AB">
      <w:pPr>
        <w:pStyle w:val="Textkrper"/>
        <w:spacing w:before="0"/>
        <w:rPr>
          <w:ins w:id="4070" w:author="Otter, Martin" w:date="2014-03-26T16:49:00Z"/>
        </w:rPr>
      </w:pPr>
      <w:proofErr w:type="gramStart"/>
      <w:ins w:id="4071" w:author="Otter, Martin" w:date="2014-03-26T16:49:00Z">
        <w:r w:rsidRPr="002920AB">
          <w:rPr>
            <w:b/>
          </w:rPr>
          <w:t>number</w:t>
        </w:r>
        <w:proofErr w:type="gramEnd"/>
        <w:r w:rsidRPr="004E1FAA">
          <w:t xml:space="preserve"> means: call is allowed if the indicated condition holds:</w:t>
        </w:r>
      </w:ins>
    </w:p>
    <w:p w14:paraId="4A078553" w14:textId="748F1FEA" w:rsidR="002920AB" w:rsidRPr="002920AB" w:rsidRDefault="002920AB" w:rsidP="002920AB">
      <w:pPr>
        <w:pStyle w:val="Textkrper"/>
        <w:spacing w:before="0"/>
        <w:rPr>
          <w:ins w:id="4072" w:author="Otter, Martin" w:date="2014-03-26T16:49:00Z"/>
        </w:rPr>
      </w:pPr>
      <w:ins w:id="4073" w:author="Otter, Martin" w:date="2014-03-26T16:49:00Z">
        <w:r w:rsidRPr="004E1FAA">
          <w:rPr>
            <w:b/>
          </w:rPr>
          <w:t>1</w:t>
        </w:r>
        <w:r w:rsidRPr="004E1FAA">
          <w:t xml:space="preserve"> for a variable</w:t>
        </w:r>
      </w:ins>
      <w:ins w:id="4074" w:author="Otter, Martin" w:date="2014-04-23T16:13:00Z">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ins>
      <w:ins w:id="4075" w:author="Otter, Martin" w:date="2014-03-26T16:49:00Z">
        <w:r w:rsidRPr="004E1FAA">
          <w:t xml:space="preserve"> that has </w:t>
        </w:r>
        <w:r w:rsidRPr="004E1FAA">
          <w:rPr>
            <w:rStyle w:val="CODE"/>
          </w:rPr>
          <w:t>initial = "exact"</w:t>
        </w:r>
        <w:r w:rsidRPr="002920AB">
          <w:t xml:space="preserve"> or </w:t>
        </w:r>
        <w:r w:rsidRPr="004E1FAA">
          <w:rPr>
            <w:rStyle w:val="CODE"/>
          </w:rPr>
          <w:t>"approx"</w:t>
        </w:r>
      </w:ins>
    </w:p>
    <w:p w14:paraId="1D929D9E" w14:textId="5FBAC07D" w:rsidR="002920AB" w:rsidRPr="002920AB" w:rsidRDefault="002920AB">
      <w:pPr>
        <w:pStyle w:val="Textkrper"/>
        <w:spacing w:before="0"/>
        <w:rPr>
          <w:ins w:id="4076" w:author="Otter, Martin" w:date="2014-03-26T16:49:00Z"/>
        </w:rPr>
      </w:pPr>
      <w:ins w:id="4077" w:author="Otter, Martin" w:date="2014-03-26T16:49:00Z">
        <w:r w:rsidRPr="002920AB">
          <w:rPr>
            <w:b/>
          </w:rPr>
          <w:t>2</w:t>
        </w:r>
        <w:r w:rsidRPr="002920AB">
          <w:t xml:space="preserve"> for a variable </w:t>
        </w:r>
      </w:ins>
      <w:ins w:id="4078" w:author="Otter, Martin" w:date="2014-07-16T19:19:00Z">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ins>
    </w:p>
    <w:p w14:paraId="1CB56F6C" w14:textId="5B7CE3B1" w:rsidR="002920AB" w:rsidRPr="002920AB" w:rsidRDefault="002920AB" w:rsidP="002920AB">
      <w:pPr>
        <w:pStyle w:val="Textkrper"/>
        <w:spacing w:before="0"/>
        <w:rPr>
          <w:ins w:id="4079" w:author="Otter, Martin" w:date="2014-03-26T16:49:00Z"/>
        </w:rPr>
      </w:pPr>
      <w:ins w:id="4080" w:author="Otter, Martin" w:date="2014-03-26T16:49:00Z">
        <w:r w:rsidRPr="002920AB">
          <w:rPr>
            <w:b/>
          </w:rPr>
          <w:t>3</w:t>
        </w:r>
        <w:r w:rsidRPr="002920AB">
          <w:t xml:space="preserve"> for a variable with</w:t>
        </w:r>
      </w:ins>
      <w:ins w:id="4081" w:author="Otter, Martin" w:date="2014-04-23T16:13:00Z">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ins>
      <w:ins w:id="4082" w:author="Otter, Martin" w:date="2014-03-26T16:49:00Z">
        <w:r w:rsidRPr="002920AB">
          <w:t xml:space="preserve"> </w:t>
        </w:r>
        <w:r w:rsidRPr="004E1FAA">
          <w:rPr>
            <w:rStyle w:val="CODE"/>
          </w:rPr>
          <w:t>initial="exact"</w:t>
        </w:r>
        <w:r w:rsidRPr="002920AB">
          <w:t xml:space="preserve">, or </w:t>
        </w:r>
        <w:r w:rsidRPr="004E1FAA">
          <w:rPr>
            <w:rStyle w:val="CODE"/>
          </w:rPr>
          <w:t>causality="input"</w:t>
        </w:r>
        <w:r w:rsidRPr="002920AB">
          <w:t xml:space="preserve">  </w:t>
        </w:r>
      </w:ins>
    </w:p>
    <w:p w14:paraId="77803E79" w14:textId="64597A6B" w:rsidR="002920AB" w:rsidRPr="002920AB" w:rsidRDefault="002920AB" w:rsidP="002920AB">
      <w:pPr>
        <w:pStyle w:val="Textkrper"/>
        <w:spacing w:before="0"/>
        <w:rPr>
          <w:ins w:id="4083" w:author="Otter, Martin" w:date="2014-03-26T16:49:00Z"/>
        </w:rPr>
      </w:pPr>
      <w:ins w:id="4084" w:author="Otter, Martin" w:date="2014-03-26T16:49:00Z">
        <w:r w:rsidRPr="002920AB">
          <w:rPr>
            <w:b/>
          </w:rPr>
          <w:t>4</w:t>
        </w:r>
        <w:r w:rsidRPr="002920AB">
          <w:t xml:space="preserve"> for a variable with </w:t>
        </w:r>
        <w:r w:rsidRPr="004E1FAA">
          <w:rPr>
            <w:rStyle w:val="CODE"/>
          </w:rPr>
          <w:t>causality = "input"</w:t>
        </w:r>
        <w:r w:rsidRPr="002920AB">
          <w:t xml:space="preserve">, or </w:t>
        </w:r>
      </w:ins>
      <w:ins w:id="4085" w:author="Otter, Martin" w:date="2014-04-01T19:07:00Z">
        <w:r w:rsidR="00A6617F">
          <w:br/>
          <w:t xml:space="preserve">                               (</w:t>
        </w:r>
        <w:r w:rsidR="00A6617F">
          <w:rPr>
            <w:rStyle w:val="CODE"/>
          </w:rPr>
          <w:t>causality = "parameter</w:t>
        </w:r>
        <w:r w:rsidR="00A6617F" w:rsidRPr="004E1FAA">
          <w:rPr>
            <w:rStyle w:val="CODE"/>
          </w:rPr>
          <w:t>"</w:t>
        </w:r>
        <w:r w:rsidR="00A6617F">
          <w:t xml:space="preserve"> and </w:t>
        </w:r>
      </w:ins>
      <w:ins w:id="4086" w:author="Otter, Martin" w:date="2014-03-26T16:49:00Z">
        <w:r w:rsidRPr="004E1FAA">
          <w:rPr>
            <w:rStyle w:val="CODE"/>
          </w:rPr>
          <w:t>variability = "tunable"</w:t>
        </w:r>
      </w:ins>
      <w:ins w:id="4087" w:author="Otter, Martin" w:date="2014-04-01T19:08:00Z">
        <w:r w:rsidR="00A6617F">
          <w:rPr>
            <w:rStyle w:val="CODE"/>
          </w:rPr>
          <w:t>)</w:t>
        </w:r>
      </w:ins>
    </w:p>
    <w:p w14:paraId="0DE9A9A9" w14:textId="77777777" w:rsidR="002920AB" w:rsidRPr="002920AB" w:rsidRDefault="002920AB" w:rsidP="002920AB">
      <w:pPr>
        <w:pStyle w:val="Textkrper"/>
        <w:spacing w:before="0"/>
        <w:rPr>
          <w:ins w:id="4088" w:author="Otter, Martin" w:date="2014-03-26T16:49:00Z"/>
        </w:rPr>
      </w:pPr>
      <w:ins w:id="4089" w:author="Otter, Martin" w:date="2014-03-26T16:49:00Z">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ins>
    </w:p>
    <w:p w14:paraId="5386733F" w14:textId="581E7C0E" w:rsidR="002920AB" w:rsidRPr="002920AB" w:rsidRDefault="002920AB" w:rsidP="002920AB">
      <w:pPr>
        <w:pStyle w:val="Textkrper"/>
        <w:spacing w:before="0"/>
        <w:rPr>
          <w:ins w:id="4090" w:author="Otter, Martin" w:date="2014-03-26T16:47:00Z"/>
        </w:rPr>
      </w:pPr>
      <w:ins w:id="4091" w:author="Otter, Martin" w:date="2014-03-26T16:49:00Z">
        <w:r w:rsidRPr="002920AB">
          <w:rPr>
            <w:b/>
          </w:rPr>
          <w:t>7</w:t>
        </w:r>
        <w:r w:rsidRPr="004E1FAA">
          <w:t xml:space="preserve"> always, but retrieved values are usable for debugging only</w:t>
        </w:r>
      </w:ins>
    </w:p>
    <w:p w14:paraId="24CCF73B" w14:textId="77777777" w:rsidR="00990EFE" w:rsidRPr="0098259C" w:rsidRDefault="000664FC" w:rsidP="007137D7">
      <w:pPr>
        <w:pStyle w:val="berschrift3"/>
      </w:pPr>
      <w:bookmarkStart w:id="4092" w:name="_Toc393466413"/>
      <w:r w:rsidRPr="0098259C">
        <w:t>Pseudo Code Example</w:t>
      </w:r>
      <w:bookmarkEnd w:id="4092"/>
    </w:p>
    <w:p w14:paraId="66354B4D" w14:textId="715CFA90" w:rsidR="00990EFE" w:rsidRPr="0098259C" w:rsidRDefault="00990EFE" w:rsidP="00990EFE">
      <w:pPr>
        <w:pStyle w:val="Textkrper"/>
      </w:pPr>
      <w:r w:rsidRPr="0098259C">
        <w:t>In the following</w:t>
      </w:r>
      <w:r w:rsidR="00890A63" w:rsidRPr="0098259C">
        <w:t xml:space="preserve"> example</w:t>
      </w:r>
      <w:r w:rsidRPr="0098259C">
        <w:t xml:space="preserve">, the usage of the </w:t>
      </w:r>
      <w:del w:id="4093" w:author="Otter, Martin" w:date="2014-04-09T11:00:00Z">
        <w:r w:rsidR="00FB1002" w:rsidRPr="0098259C" w:rsidDel="00140C25">
          <w:delText>fmi</w:delText>
        </w:r>
      </w:del>
      <w:ins w:id="4094" w:author="Otter, Martin" w:date="2014-04-09T11:00:00Z">
        <w:r w:rsidR="00140C25">
          <w:t>fmi2</w:t>
        </w:r>
      </w:ins>
      <w:r w:rsidR="00FB1002" w:rsidRPr="0098259C">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 xml:space="preserve">f the FMU would be used inside another model, additional code is </w:t>
      </w:r>
      <w:proofErr w:type="gramStart"/>
      <w:r w:rsidR="006D3E1F" w:rsidRPr="0098259C">
        <w:t>needed,</w:t>
      </w:r>
      <w:proofErr w:type="gramEnd"/>
      <w:r w:rsidR="006D3E1F" w:rsidRPr="0098259C">
        <w:t xml:space="preserve">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98259C" w14:paraId="6CF5C43B" w14:textId="77777777" w:rsidTr="00623D18">
        <w:tc>
          <w:tcPr>
            <w:tcW w:w="9120" w:type="dxa"/>
            <w:shd w:val="clear" w:color="auto" w:fill="auto"/>
          </w:tcPr>
          <w:p w14:paraId="23EA3DF2" w14:textId="17054A1F" w:rsidR="00990EFE" w:rsidRPr="0098259C" w:rsidRDefault="00990EFE" w:rsidP="00990EFE">
            <w:pPr>
              <w:pStyle w:val="HTMLVorformatiert"/>
              <w:rPr>
                <w:lang w:val="en-US"/>
              </w:rPr>
            </w:pPr>
            <w:r w:rsidRPr="0098259C">
              <w:rPr>
                <w:lang w:val="en-US"/>
              </w:rPr>
              <w:t>m = M_</w:t>
            </w:r>
            <w:del w:id="4095" w:author="Otter, Martin" w:date="2014-04-09T11:00:00Z">
              <w:r w:rsidR="00850C66" w:rsidDel="00140C25">
                <w:rPr>
                  <w:lang w:val="en-US"/>
                </w:rPr>
                <w:delText>fmi</w:delText>
              </w:r>
            </w:del>
            <w:ins w:id="4096" w:author="Otter, Martin" w:date="2014-04-09T11:00:00Z">
              <w:r w:rsidR="00140C25">
                <w:rPr>
                  <w:lang w:val="en-US"/>
                </w:rPr>
                <w:t>fmi2</w:t>
              </w:r>
            </w:ins>
            <w:r w:rsidR="00850C66">
              <w:rPr>
                <w:lang w:val="en-US"/>
              </w:rPr>
              <w:t>Instantiate</w:t>
            </w:r>
            <w:r w:rsidRPr="0098259C">
              <w:rPr>
                <w:lang w:val="en-US"/>
              </w:rPr>
              <w:t xml:space="preserve">("m", ...)  </w:t>
            </w:r>
            <w:r w:rsidRPr="0098259C">
              <w:rPr>
                <w:color w:val="008000"/>
                <w:lang w:val="en-US"/>
              </w:rPr>
              <w:t>// "m" is the instance name</w:t>
            </w:r>
          </w:p>
          <w:p w14:paraId="6C572FBF" w14:textId="77777777" w:rsidR="00990EFE" w:rsidRPr="0098259C" w:rsidRDefault="00CE2DBC" w:rsidP="00990EFE">
            <w:pPr>
              <w:pStyle w:val="HTMLVorformatiert"/>
              <w:rPr>
                <w:lang w:val="en-US"/>
              </w:rPr>
            </w:pPr>
            <w:r w:rsidRPr="0098259C">
              <w:rPr>
                <w:lang w:val="en-US"/>
              </w:rPr>
              <w:t xml:space="preserve">                    </w:t>
            </w:r>
            <w:r w:rsidR="00850C66">
              <w:rPr>
                <w:lang w:val="en-US"/>
              </w:rPr>
              <w:t xml:space="preserve"> </w:t>
            </w:r>
            <w:r w:rsidRPr="0098259C">
              <w:rPr>
                <w:lang w:val="en-US"/>
              </w:rPr>
              <w:t xml:space="preserve">       </w:t>
            </w:r>
            <w:r w:rsidR="00990EFE" w:rsidRPr="0098259C">
              <w:rPr>
                <w:lang w:val="en-US"/>
              </w:rPr>
              <w:t xml:space="preserve">    </w:t>
            </w:r>
            <w:r w:rsidRPr="0098259C">
              <w:rPr>
                <w:color w:val="008000"/>
                <w:lang w:val="en-US"/>
              </w:rPr>
              <w:t>// "M</w:t>
            </w:r>
            <w:r w:rsidR="00B43651" w:rsidRPr="0098259C">
              <w:rPr>
                <w:color w:val="008000"/>
                <w:lang w:val="en-US"/>
              </w:rPr>
              <w:t>_</w:t>
            </w:r>
            <w:r w:rsidRPr="0098259C">
              <w:rPr>
                <w:color w:val="008000"/>
                <w:lang w:val="en-US"/>
              </w:rPr>
              <w:t>" is the MODEL_IDENTIFIER</w:t>
            </w:r>
          </w:p>
          <w:p w14:paraId="67CFB37C" w14:textId="77777777" w:rsidR="00990EFE" w:rsidRPr="0098259C" w:rsidRDefault="00990EFE" w:rsidP="00990EFE">
            <w:pPr>
              <w:pStyle w:val="HTMLVorformatiert"/>
              <w:rPr>
                <w:lang w:val="en-US"/>
              </w:rPr>
            </w:pPr>
            <w:r w:rsidRPr="0098259C">
              <w:rPr>
                <w:lang w:val="en-US"/>
              </w:rPr>
              <w:t xml:space="preserve">nx </w:t>
            </w:r>
            <w:r w:rsidR="00890A63" w:rsidRPr="0098259C">
              <w:rPr>
                <w:lang w:val="en-US"/>
              </w:rPr>
              <w:t xml:space="preserve">    </w:t>
            </w:r>
            <w:r w:rsidRPr="0098259C">
              <w:rPr>
                <w:lang w:val="en-US"/>
              </w:rPr>
              <w:t xml:space="preserve">= ...   </w:t>
            </w:r>
            <w:r w:rsidRPr="0098259C">
              <w:rPr>
                <w:color w:val="008000"/>
                <w:lang w:val="en-US"/>
              </w:rPr>
              <w:t xml:space="preserve">// number of states, from </w:t>
            </w:r>
            <w:r w:rsidR="00374F39" w:rsidRPr="0098259C">
              <w:rPr>
                <w:color w:val="008000"/>
                <w:lang w:val="en-US"/>
              </w:rPr>
              <w:t>XML</w:t>
            </w:r>
            <w:r w:rsidRPr="0098259C">
              <w:rPr>
                <w:color w:val="008000"/>
                <w:lang w:val="en-US"/>
              </w:rPr>
              <w:t xml:space="preserve"> file</w:t>
            </w:r>
          </w:p>
          <w:p w14:paraId="26259B0D" w14:textId="77777777" w:rsidR="00990EFE" w:rsidRPr="0098259C" w:rsidRDefault="00990EFE" w:rsidP="00990EFE">
            <w:pPr>
              <w:pStyle w:val="HTMLVorformatiert"/>
              <w:rPr>
                <w:lang w:val="en-US"/>
              </w:rPr>
            </w:pPr>
            <w:r w:rsidRPr="0098259C">
              <w:rPr>
                <w:lang w:val="en-US"/>
              </w:rPr>
              <w:t xml:space="preserve">nz </w:t>
            </w:r>
            <w:r w:rsidR="00890A63" w:rsidRPr="0098259C">
              <w:rPr>
                <w:lang w:val="en-US"/>
              </w:rPr>
              <w:t xml:space="preserve">    </w:t>
            </w:r>
            <w:r w:rsidRPr="0098259C">
              <w:rPr>
                <w:lang w:val="en-US"/>
              </w:rPr>
              <w:t xml:space="preserve">= ...   </w:t>
            </w:r>
            <w:r w:rsidRPr="0098259C">
              <w:rPr>
                <w:color w:val="008000"/>
                <w:lang w:val="en-US"/>
              </w:rPr>
              <w:t xml:space="preserve">// number of event indicators, from </w:t>
            </w:r>
            <w:r w:rsidR="00374F39" w:rsidRPr="0098259C">
              <w:rPr>
                <w:color w:val="008000"/>
                <w:lang w:val="en-US"/>
              </w:rPr>
              <w:t>XML</w:t>
            </w:r>
            <w:r w:rsidRPr="0098259C">
              <w:rPr>
                <w:color w:val="008000"/>
                <w:lang w:val="en-US"/>
              </w:rPr>
              <w:t xml:space="preserve"> file</w:t>
            </w:r>
          </w:p>
          <w:p w14:paraId="0BBA16FF" w14:textId="77777777" w:rsidR="00990EFE" w:rsidRPr="0098259C" w:rsidRDefault="00990EFE" w:rsidP="00990EFE">
            <w:pPr>
              <w:pStyle w:val="HTMLVorformatiert"/>
              <w:rPr>
                <w:lang w:val="en-US"/>
              </w:rPr>
            </w:pPr>
            <w:r w:rsidRPr="0098259C">
              <w:rPr>
                <w:lang w:val="en-US"/>
              </w:rPr>
              <w:t xml:space="preserve">Tstart = 0 </w:t>
            </w:r>
            <w:r w:rsidR="00890A63" w:rsidRPr="0098259C">
              <w:rPr>
                <w:lang w:val="en-US"/>
              </w:rPr>
              <w:t xml:space="preserve">    </w:t>
            </w:r>
            <w:r w:rsidRPr="0098259C">
              <w:rPr>
                <w:color w:val="008000"/>
                <w:lang w:val="en-US"/>
              </w:rPr>
              <w:t xml:space="preserve">// could also be retrieved from </w:t>
            </w:r>
            <w:r w:rsidR="00374F39" w:rsidRPr="0098259C">
              <w:rPr>
                <w:color w:val="008000"/>
                <w:lang w:val="en-US"/>
              </w:rPr>
              <w:t>XML</w:t>
            </w:r>
            <w:r w:rsidRPr="0098259C">
              <w:rPr>
                <w:color w:val="008000"/>
                <w:lang w:val="en-US"/>
              </w:rPr>
              <w:t xml:space="preserve"> file</w:t>
            </w:r>
          </w:p>
          <w:p w14:paraId="7D10DCDF" w14:textId="77777777" w:rsidR="00990EFE" w:rsidRPr="0098259C" w:rsidRDefault="00990EFE" w:rsidP="00990EFE">
            <w:pPr>
              <w:pStyle w:val="HTMLVorformatiert"/>
              <w:rPr>
                <w:lang w:val="en-US"/>
              </w:rPr>
            </w:pPr>
            <w:r w:rsidRPr="0098259C">
              <w:rPr>
                <w:lang w:val="en-US"/>
              </w:rPr>
              <w:t xml:space="preserve">Tend </w:t>
            </w:r>
            <w:r w:rsidR="00890A63" w:rsidRPr="0098259C">
              <w:rPr>
                <w:lang w:val="en-US"/>
              </w:rPr>
              <w:t xml:space="preserve">  </w:t>
            </w:r>
            <w:r w:rsidRPr="0098259C">
              <w:rPr>
                <w:lang w:val="en-US"/>
              </w:rPr>
              <w:t xml:space="preserve">= 10  </w:t>
            </w:r>
            <w:r w:rsidR="00890A63" w:rsidRPr="0098259C">
              <w:rPr>
                <w:lang w:val="en-US"/>
              </w:rPr>
              <w:t xml:space="preserve">  </w:t>
            </w:r>
            <w:r w:rsidRPr="0098259C">
              <w:rPr>
                <w:color w:val="008000"/>
                <w:lang w:val="en-US"/>
              </w:rPr>
              <w:t xml:space="preserve">// could also be retrieved from </w:t>
            </w:r>
            <w:r w:rsidR="00374F39" w:rsidRPr="0098259C">
              <w:rPr>
                <w:color w:val="008000"/>
                <w:lang w:val="en-US"/>
              </w:rPr>
              <w:t>XML</w:t>
            </w:r>
            <w:r w:rsidRPr="0098259C">
              <w:rPr>
                <w:color w:val="008000"/>
                <w:lang w:val="en-US"/>
              </w:rPr>
              <w:t xml:space="preserve"> file</w:t>
            </w:r>
          </w:p>
          <w:p w14:paraId="0AF6459C" w14:textId="77777777" w:rsidR="00990EFE" w:rsidRPr="0098259C" w:rsidRDefault="00990EFE" w:rsidP="00990EFE">
            <w:pPr>
              <w:pStyle w:val="HTMLVorformatiert"/>
              <w:rPr>
                <w:lang w:val="en-US"/>
              </w:rPr>
            </w:pPr>
            <w:r w:rsidRPr="0098259C">
              <w:rPr>
                <w:lang w:val="en-US"/>
              </w:rPr>
              <w:t xml:space="preserve">dt </w:t>
            </w:r>
            <w:r w:rsidR="00890A63" w:rsidRPr="0098259C">
              <w:rPr>
                <w:lang w:val="en-US"/>
              </w:rPr>
              <w:t xml:space="preserve">    </w:t>
            </w:r>
            <w:r w:rsidRPr="0098259C">
              <w:rPr>
                <w:lang w:val="en-US"/>
              </w:rPr>
              <w:t>= 0.</w:t>
            </w:r>
            <w:r w:rsidR="00890A63" w:rsidRPr="0098259C">
              <w:rPr>
                <w:lang w:val="en-US"/>
              </w:rPr>
              <w:t xml:space="preserve">01  </w:t>
            </w:r>
            <w:r w:rsidR="00890A63" w:rsidRPr="0098259C">
              <w:rPr>
                <w:color w:val="008000"/>
                <w:lang w:val="en-US"/>
              </w:rPr>
              <w:t xml:space="preserve">// fixed step size </w:t>
            </w:r>
            <w:r w:rsidR="00B43651" w:rsidRPr="0098259C">
              <w:rPr>
                <w:color w:val="008000"/>
                <w:lang w:val="en-US"/>
              </w:rPr>
              <w:t xml:space="preserve">of </w:t>
            </w:r>
            <w:r w:rsidR="00890A63" w:rsidRPr="0098259C">
              <w:rPr>
                <w:color w:val="008000"/>
                <w:lang w:val="en-US"/>
              </w:rPr>
              <w:t>10 milli-</w:t>
            </w:r>
            <w:r w:rsidRPr="0098259C">
              <w:rPr>
                <w:color w:val="008000"/>
                <w:lang w:val="en-US"/>
              </w:rPr>
              <w:t>seconds</w:t>
            </w:r>
          </w:p>
          <w:p w14:paraId="24D9290C" w14:textId="77777777" w:rsidR="00990EFE" w:rsidRPr="0098259C" w:rsidRDefault="00990EFE" w:rsidP="00990EFE">
            <w:pPr>
              <w:pStyle w:val="HTMLVorformatiert"/>
              <w:rPr>
                <w:lang w:val="en-US"/>
              </w:rPr>
            </w:pPr>
          </w:p>
          <w:p w14:paraId="3A086DC1" w14:textId="77777777" w:rsidR="001153E0" w:rsidRPr="0098259C" w:rsidRDefault="001153E0" w:rsidP="001153E0">
            <w:pPr>
              <w:pStyle w:val="HTMLVorformatiert"/>
              <w:rPr>
                <w:color w:val="008000"/>
                <w:lang w:val="en-US"/>
              </w:rPr>
            </w:pPr>
            <w:r w:rsidRPr="0098259C">
              <w:rPr>
                <w:color w:val="008000"/>
                <w:lang w:val="en-US"/>
              </w:rPr>
              <w:t>// set the start time</w:t>
            </w:r>
          </w:p>
          <w:p w14:paraId="70674806" w14:textId="77777777" w:rsidR="001153E0" w:rsidRPr="0098259C" w:rsidRDefault="001153E0" w:rsidP="001153E0">
            <w:pPr>
              <w:pStyle w:val="HTMLVorformatiert"/>
              <w:rPr>
                <w:lang w:val="en-US"/>
              </w:rPr>
            </w:pPr>
            <w:r w:rsidRPr="0098259C">
              <w:rPr>
                <w:lang w:val="en-US"/>
              </w:rPr>
              <w:t>Tnext = Tend</w:t>
            </w:r>
          </w:p>
          <w:p w14:paraId="4542EFE3" w14:textId="77777777" w:rsidR="001153E0" w:rsidRPr="0098259C" w:rsidRDefault="001153E0" w:rsidP="001153E0">
            <w:pPr>
              <w:pStyle w:val="HTMLVorformatiert"/>
              <w:rPr>
                <w:lang w:val="en-US"/>
              </w:rPr>
            </w:pPr>
            <w:r w:rsidRPr="0098259C">
              <w:rPr>
                <w:lang w:val="en-US"/>
              </w:rPr>
              <w:t>time  = Tstart</w:t>
            </w:r>
          </w:p>
          <w:p w14:paraId="33F9ABE9" w14:textId="40F938A4" w:rsidR="001153E0" w:rsidRPr="0098259C" w:rsidRDefault="001153E0" w:rsidP="001153E0">
            <w:pPr>
              <w:pStyle w:val="HTMLVorformatiert"/>
              <w:rPr>
                <w:lang w:val="en-US"/>
              </w:rPr>
            </w:pPr>
            <w:r w:rsidRPr="0098259C">
              <w:rPr>
                <w:lang w:val="en-US"/>
              </w:rPr>
              <w:t>M_</w:t>
            </w:r>
            <w:del w:id="4097" w:author="Otter, Martin" w:date="2014-04-09T11:00:00Z">
              <w:r w:rsidR="009236DE" w:rsidRPr="0098259C" w:rsidDel="00140C25">
                <w:rPr>
                  <w:lang w:val="en-US"/>
                </w:rPr>
                <w:delText>fmi</w:delText>
              </w:r>
            </w:del>
            <w:ins w:id="4098" w:author="Otter, Martin" w:date="2014-04-09T11:00:00Z">
              <w:r w:rsidR="00140C25">
                <w:rPr>
                  <w:lang w:val="en-US"/>
                </w:rPr>
                <w:t>fmi2</w:t>
              </w:r>
            </w:ins>
            <w:r w:rsidR="009236DE" w:rsidRPr="0098259C">
              <w:rPr>
                <w:lang w:val="en-US"/>
              </w:rPr>
              <w:t>SetTime</w:t>
            </w:r>
            <w:r w:rsidRPr="0098259C">
              <w:rPr>
                <w:lang w:val="en-US"/>
              </w:rPr>
              <w:t>(m, time)</w:t>
            </w:r>
          </w:p>
          <w:p w14:paraId="0C44D853" w14:textId="77777777" w:rsidR="001153E0" w:rsidRPr="0098259C" w:rsidRDefault="001153E0" w:rsidP="001153E0">
            <w:pPr>
              <w:pStyle w:val="HTMLVorformatiert"/>
              <w:rPr>
                <w:lang w:val="en-US"/>
              </w:rPr>
            </w:pPr>
          </w:p>
          <w:p w14:paraId="482B90FD" w14:textId="77777777" w:rsidR="00782197" w:rsidRPr="0098259C" w:rsidRDefault="00990EFE" w:rsidP="00990EFE">
            <w:pPr>
              <w:pStyle w:val="HTMLVorformatiert"/>
              <w:rPr>
                <w:color w:val="008000"/>
                <w:lang w:val="en-US"/>
              </w:rPr>
            </w:pPr>
            <w:r w:rsidRPr="0098259C">
              <w:rPr>
                <w:color w:val="008000"/>
                <w:lang w:val="en-US"/>
              </w:rPr>
              <w:t xml:space="preserve">// set </w:t>
            </w:r>
            <w:r w:rsidR="001153E0" w:rsidRPr="0098259C">
              <w:rPr>
                <w:color w:val="008000"/>
                <w:lang w:val="en-US"/>
              </w:rPr>
              <w:t xml:space="preserve">all variable </w:t>
            </w:r>
            <w:r w:rsidR="00782197" w:rsidRPr="0098259C">
              <w:rPr>
                <w:color w:val="008000"/>
                <w:lang w:val="en-US"/>
              </w:rPr>
              <w:t xml:space="preserve">start values (of "ScalarVariable / &lt;type&gt; / </w:t>
            </w:r>
            <w:r w:rsidR="001153E0" w:rsidRPr="0098259C">
              <w:rPr>
                <w:color w:val="008000"/>
                <w:lang w:val="en-US"/>
              </w:rPr>
              <w:t>start</w:t>
            </w:r>
            <w:r w:rsidR="00782197" w:rsidRPr="0098259C">
              <w:rPr>
                <w:color w:val="008000"/>
                <w:lang w:val="en-US"/>
              </w:rPr>
              <w:t>"</w:t>
            </w:r>
            <w:r w:rsidR="001153E0" w:rsidRPr="0098259C">
              <w:rPr>
                <w:color w:val="008000"/>
                <w:lang w:val="en-US"/>
              </w:rPr>
              <w:t>) and</w:t>
            </w:r>
          </w:p>
          <w:p w14:paraId="4A661386" w14:textId="77777777" w:rsidR="00990EFE" w:rsidRPr="0098259C" w:rsidRDefault="001153E0" w:rsidP="00990EFE">
            <w:pPr>
              <w:pStyle w:val="HTMLVorformatiert"/>
              <w:rPr>
                <w:color w:val="008000"/>
                <w:lang w:val="en-US"/>
              </w:rPr>
            </w:pPr>
            <w:r w:rsidRPr="0098259C">
              <w:rPr>
                <w:color w:val="008000"/>
                <w:lang w:val="en-US"/>
              </w:rPr>
              <w:t>// set th</w:t>
            </w:r>
            <w:r w:rsidR="00946388" w:rsidRPr="0098259C">
              <w:rPr>
                <w:color w:val="008000"/>
                <w:lang w:val="en-US"/>
              </w:rPr>
              <w:t>e input values at time = Tstart</w:t>
            </w:r>
          </w:p>
          <w:p w14:paraId="4907DECF" w14:textId="33FEB9F4" w:rsidR="00990EFE" w:rsidRPr="0098259C" w:rsidRDefault="00990EFE" w:rsidP="00990EFE">
            <w:pPr>
              <w:pStyle w:val="HTMLVorformatiert"/>
              <w:rPr>
                <w:lang w:val="en-US"/>
              </w:rPr>
            </w:pPr>
            <w:r w:rsidRPr="0098259C">
              <w:rPr>
                <w:lang w:val="en-US"/>
              </w:rPr>
              <w:t>M_</w:t>
            </w:r>
            <w:del w:id="4099" w:author="Otter, Martin" w:date="2014-04-09T11:00:00Z">
              <w:r w:rsidR="009236DE" w:rsidRPr="0098259C" w:rsidDel="00140C25">
                <w:rPr>
                  <w:lang w:val="en-US"/>
                </w:rPr>
                <w:delText>fmi</w:delText>
              </w:r>
            </w:del>
            <w:ins w:id="4100" w:author="Otter, Martin" w:date="2014-04-09T11:00:00Z">
              <w:r w:rsidR="00140C25">
                <w:rPr>
                  <w:lang w:val="en-US"/>
                </w:rPr>
                <w:t>fmi2</w:t>
              </w:r>
            </w:ins>
            <w:r w:rsidR="009236DE" w:rsidRPr="0098259C">
              <w:rPr>
                <w:lang w:val="en-US"/>
              </w:rPr>
              <w:t>SetReal</w:t>
            </w:r>
            <w:r w:rsidRPr="0098259C">
              <w:rPr>
                <w:lang w:val="en-US"/>
              </w:rPr>
              <w:t>/Integer/Boolean/String(m, ...)</w:t>
            </w:r>
          </w:p>
          <w:p w14:paraId="4DFB90F4" w14:textId="77777777" w:rsidR="00990EFE" w:rsidRPr="0098259C" w:rsidRDefault="00990EFE" w:rsidP="00990EFE">
            <w:pPr>
              <w:pStyle w:val="HTMLVorformatiert"/>
              <w:rPr>
                <w:lang w:val="en-US"/>
              </w:rPr>
            </w:pPr>
          </w:p>
          <w:p w14:paraId="46F4ADBE" w14:textId="77777777" w:rsidR="00990EFE" w:rsidRPr="0098259C" w:rsidRDefault="001153E0" w:rsidP="00990EFE">
            <w:pPr>
              <w:pStyle w:val="HTMLVorformatiert"/>
              <w:rPr>
                <w:color w:val="008000"/>
                <w:lang w:val="en-US"/>
              </w:rPr>
            </w:pPr>
            <w:r w:rsidRPr="0098259C">
              <w:rPr>
                <w:color w:val="008000"/>
                <w:lang w:val="en-US"/>
              </w:rPr>
              <w:t>// initialize</w:t>
            </w:r>
          </w:p>
          <w:p w14:paraId="33BA2858" w14:textId="77777777" w:rsidR="00842014" w:rsidRDefault="00842014" w:rsidP="00990EFE">
            <w:pPr>
              <w:pStyle w:val="HTMLVorformatiert"/>
              <w:rPr>
                <w:lang w:val="en-US"/>
              </w:rPr>
            </w:pPr>
            <w:r w:rsidRPr="006F760E">
              <w:rPr>
                <w:color w:val="008000"/>
                <w:lang w:val="en-US"/>
              </w:rPr>
              <w:t xml:space="preserve">   // </w:t>
            </w:r>
            <w:r>
              <w:rPr>
                <w:color w:val="008000"/>
                <w:lang w:val="en-US"/>
              </w:rPr>
              <w:t>determine continuous and discrete states</w:t>
            </w:r>
          </w:p>
          <w:p w14:paraId="07AA750A" w14:textId="26F7BFAB" w:rsidR="00C72A6D" w:rsidRDefault="00C72A6D" w:rsidP="00C72A6D">
            <w:pPr>
              <w:pStyle w:val="HTMLVorformatiert"/>
              <w:rPr>
                <w:lang w:val="en-US"/>
              </w:rPr>
            </w:pPr>
            <w:r>
              <w:rPr>
                <w:lang w:val="en-US"/>
              </w:rPr>
              <w:t xml:space="preserve">   </w:t>
            </w:r>
            <w:r w:rsidRPr="0098259C">
              <w:rPr>
                <w:lang w:val="en-US"/>
              </w:rPr>
              <w:t>M_</w:t>
            </w:r>
            <w:del w:id="4101" w:author="Otter, Martin" w:date="2014-04-09T11:00:00Z">
              <w:r w:rsidDel="00140C25">
                <w:rPr>
                  <w:lang w:val="en-US"/>
                </w:rPr>
                <w:delText>fmi</w:delText>
              </w:r>
            </w:del>
            <w:ins w:id="4102" w:author="Otter, Martin" w:date="2014-04-09T11:00:00Z">
              <w:r w:rsidR="00140C25">
                <w:rPr>
                  <w:lang w:val="en-US"/>
                </w:rPr>
                <w:t>fmi2</w:t>
              </w:r>
            </w:ins>
            <w:r>
              <w:rPr>
                <w:lang w:val="en-US"/>
              </w:rPr>
              <w:t>SetupExperiment</w:t>
            </w:r>
            <w:r w:rsidRPr="0098259C">
              <w:rPr>
                <w:lang w:val="en-US"/>
              </w:rPr>
              <w:t>(m</w:t>
            </w:r>
            <w:r>
              <w:rPr>
                <w:lang w:val="en-US"/>
              </w:rPr>
              <w:t>,</w:t>
            </w:r>
            <w:del w:id="4103" w:author="Otter, Martin" w:date="2014-04-09T11:00:00Z">
              <w:r w:rsidDel="00140C25">
                <w:rPr>
                  <w:lang w:val="en-US"/>
                </w:rPr>
                <w:delText>fmi</w:delText>
              </w:r>
            </w:del>
            <w:ins w:id="4104" w:author="Otter, Martin" w:date="2014-04-09T11:00:00Z">
              <w:r w:rsidR="00140C25">
                <w:rPr>
                  <w:lang w:val="en-US"/>
                </w:rPr>
                <w:t>fmi2</w:t>
              </w:r>
            </w:ins>
            <w:r>
              <w:rPr>
                <w:lang w:val="en-US"/>
              </w:rPr>
              <w:t xml:space="preserve">False,0.0, Tstart, </w:t>
            </w:r>
            <w:del w:id="4105" w:author="Otter, Martin" w:date="2014-04-09T11:00:00Z">
              <w:r w:rsidDel="00140C25">
                <w:rPr>
                  <w:lang w:val="en-US"/>
                </w:rPr>
                <w:delText>fmi</w:delText>
              </w:r>
            </w:del>
            <w:ins w:id="4106" w:author="Otter, Martin" w:date="2014-04-09T11:00:00Z">
              <w:r w:rsidR="00140C25">
                <w:rPr>
                  <w:lang w:val="en-US"/>
                </w:rPr>
                <w:t>fmi2</w:t>
              </w:r>
            </w:ins>
            <w:r>
              <w:rPr>
                <w:lang w:val="en-US"/>
              </w:rPr>
              <w:t>True,Tend</w:t>
            </w:r>
            <w:r w:rsidRPr="0098259C">
              <w:rPr>
                <w:lang w:val="en-US"/>
              </w:rPr>
              <w:t>)</w:t>
            </w:r>
          </w:p>
          <w:p w14:paraId="3158B589" w14:textId="0980D09A" w:rsidR="00990EFE" w:rsidRDefault="002C1F7D" w:rsidP="00990EFE">
            <w:pPr>
              <w:pStyle w:val="HTMLVorformatiert"/>
              <w:rPr>
                <w:lang w:val="en-US"/>
              </w:rPr>
            </w:pPr>
            <w:r>
              <w:rPr>
                <w:lang w:val="en-US"/>
              </w:rPr>
              <w:t xml:space="preserve">   </w:t>
            </w:r>
            <w:r w:rsidR="00990EFE" w:rsidRPr="0098259C">
              <w:rPr>
                <w:lang w:val="en-US"/>
              </w:rPr>
              <w:t>M_</w:t>
            </w:r>
            <w:del w:id="4107" w:author="Otter, Martin" w:date="2014-04-09T11:00:00Z">
              <w:r w:rsidR="00A137EA" w:rsidDel="00140C25">
                <w:rPr>
                  <w:lang w:val="en-US"/>
                </w:rPr>
                <w:delText>fmi</w:delText>
              </w:r>
            </w:del>
            <w:ins w:id="4108" w:author="Otter, Martin" w:date="2014-04-09T11:00:00Z">
              <w:r w:rsidR="00140C25">
                <w:rPr>
                  <w:lang w:val="en-US"/>
                </w:rPr>
                <w:t>fmi2</w:t>
              </w:r>
            </w:ins>
            <w:r w:rsidR="00A137EA">
              <w:rPr>
                <w:lang w:val="en-US"/>
              </w:rPr>
              <w:t>EnterInitializationMode</w:t>
            </w:r>
            <w:r w:rsidR="00990EFE" w:rsidRPr="0098259C">
              <w:rPr>
                <w:lang w:val="en-US"/>
              </w:rPr>
              <w:t>(m)</w:t>
            </w:r>
          </w:p>
          <w:p w14:paraId="33390563" w14:textId="2DCF5061" w:rsidR="002C1F7D" w:rsidRDefault="002C1F7D" w:rsidP="00990EFE">
            <w:pPr>
              <w:pStyle w:val="HTMLVorformatiert"/>
              <w:rPr>
                <w:lang w:val="en-US"/>
              </w:rPr>
            </w:pPr>
            <w:r>
              <w:rPr>
                <w:lang w:val="en-US"/>
              </w:rPr>
              <w:t xml:space="preserve">   M_</w:t>
            </w:r>
            <w:del w:id="4109" w:author="Otter, Martin" w:date="2014-04-09T11:00:00Z">
              <w:r w:rsidR="004100A9" w:rsidDel="00140C25">
                <w:rPr>
                  <w:lang w:val="en-US"/>
                </w:rPr>
                <w:delText>fmi</w:delText>
              </w:r>
            </w:del>
            <w:ins w:id="4110" w:author="Otter, Martin" w:date="2014-04-09T11:00:00Z">
              <w:r w:rsidR="00140C25">
                <w:rPr>
                  <w:lang w:val="en-US"/>
                </w:rPr>
                <w:t>fmi2</w:t>
              </w:r>
            </w:ins>
            <w:r w:rsidR="004100A9">
              <w:rPr>
                <w:lang w:val="en-US"/>
              </w:rPr>
              <w:t>ExitInitializationMode</w:t>
            </w:r>
            <w:r>
              <w:rPr>
                <w:lang w:val="en-US"/>
              </w:rPr>
              <w:t>(m)</w:t>
            </w:r>
          </w:p>
          <w:p w14:paraId="2D907EC8" w14:textId="77777777" w:rsidR="00BE4FD9" w:rsidRDefault="00BE4FD9" w:rsidP="00990EFE">
            <w:pPr>
              <w:pStyle w:val="HTMLVorformatiert"/>
              <w:rPr>
                <w:lang w:val="en-US"/>
              </w:rPr>
            </w:pPr>
          </w:p>
          <w:p w14:paraId="1B5C9401" w14:textId="77777777" w:rsidR="00BE4FD9" w:rsidRDefault="00BE4FD9" w:rsidP="00990EFE">
            <w:pPr>
              <w:pStyle w:val="HTMLVorformatiert"/>
              <w:rPr>
                <w:color w:val="008000"/>
                <w:lang w:val="en-US"/>
              </w:rPr>
            </w:pPr>
            <w:r w:rsidRPr="006F760E">
              <w:rPr>
                <w:color w:val="008000"/>
                <w:lang w:val="en-US"/>
              </w:rPr>
              <w:t xml:space="preserve">   // event iteration</w:t>
            </w:r>
          </w:p>
          <w:p w14:paraId="49A69991" w14:textId="77777777" w:rsidR="009E1CCD" w:rsidRPr="006F760E" w:rsidRDefault="009E1CCD" w:rsidP="00990EFE">
            <w:pPr>
              <w:pStyle w:val="HTMLVorformatiert"/>
              <w:rPr>
                <w:color w:val="008000"/>
                <w:lang w:val="en-US"/>
              </w:rPr>
            </w:pPr>
            <w:r>
              <w:rPr>
                <w:color w:val="008000"/>
                <w:lang w:val="en-US"/>
              </w:rPr>
              <w:t xml:space="preserve">   </w:t>
            </w:r>
            <w:r w:rsidRPr="0098259C">
              <w:rPr>
                <w:lang w:val="en-US"/>
              </w:rPr>
              <w:t>eventInfo.</w:t>
            </w:r>
            <w:r w:rsidR="003B4B88">
              <w:rPr>
                <w:lang w:val="en-US"/>
              </w:rPr>
              <w:t>newDiscreteStates</w:t>
            </w:r>
            <w:r>
              <w:rPr>
                <w:lang w:val="en-US"/>
              </w:rPr>
              <w:t>Needed = true;</w:t>
            </w:r>
          </w:p>
          <w:p w14:paraId="175E3A27" w14:textId="77777777" w:rsidR="002C1F7D" w:rsidRPr="0098259C" w:rsidRDefault="002C1F7D" w:rsidP="002C1F7D">
            <w:pPr>
              <w:pStyle w:val="HTMLVorformatiert"/>
              <w:rPr>
                <w:color w:val="008000"/>
                <w:lang w:val="en-US"/>
              </w:rPr>
            </w:pPr>
            <w:r>
              <w:rPr>
                <w:b/>
                <w:color w:val="0000FF"/>
                <w:lang w:val="en-US"/>
              </w:rPr>
              <w:t xml:space="preserve">   </w:t>
            </w:r>
            <w:r w:rsidRPr="0098259C">
              <w:rPr>
                <w:b/>
                <w:color w:val="0000FF"/>
                <w:lang w:val="en-US"/>
              </w:rPr>
              <w:t>while</w:t>
            </w:r>
            <w:r w:rsidRPr="0098259C">
              <w:rPr>
                <w:lang w:val="en-US"/>
              </w:rPr>
              <w:t xml:space="preserve"> eventInfo.</w:t>
            </w:r>
            <w:r w:rsidR="003B4B88">
              <w:rPr>
                <w:lang w:val="en-US"/>
              </w:rPr>
              <w:t>newDiscreteStates</w:t>
            </w:r>
            <w:r>
              <w:rPr>
                <w:lang w:val="en-US"/>
              </w:rPr>
              <w:t>Needed</w:t>
            </w:r>
            <w:r w:rsidRPr="0098259C">
              <w:rPr>
                <w:lang w:val="en-US"/>
              </w:rPr>
              <w:t xml:space="preserve"> </w:t>
            </w:r>
            <w:r w:rsidRPr="0098259C">
              <w:rPr>
                <w:b/>
                <w:color w:val="0000FF"/>
                <w:lang w:val="en-US"/>
              </w:rPr>
              <w:t>loop</w:t>
            </w:r>
          </w:p>
          <w:p w14:paraId="14E9A1EB" w14:textId="77777777" w:rsidR="002C1F7D" w:rsidRPr="006F760E" w:rsidRDefault="002C1F7D" w:rsidP="002C1F7D">
            <w:pPr>
              <w:pStyle w:val="HTMLVorformatiert"/>
              <w:rPr>
                <w:color w:val="006600"/>
                <w:lang w:val="en-US"/>
              </w:rPr>
            </w:pPr>
            <w:r>
              <w:rPr>
                <w:color w:val="006600"/>
                <w:lang w:val="en-US"/>
              </w:rPr>
              <w:t xml:space="preserve">   </w:t>
            </w:r>
            <w:r w:rsidRPr="006F760E">
              <w:rPr>
                <w:color w:val="006600"/>
                <w:lang w:val="en-US"/>
              </w:rPr>
              <w:t xml:space="preserve">  // update discrete states</w:t>
            </w:r>
          </w:p>
          <w:p w14:paraId="61F56D3D" w14:textId="054B6811" w:rsidR="002C1F7D" w:rsidRDefault="002C1F7D" w:rsidP="002C1F7D">
            <w:pPr>
              <w:pStyle w:val="HTMLVorformatiert"/>
              <w:rPr>
                <w:lang w:val="en-US"/>
              </w:rPr>
            </w:pPr>
            <w:r>
              <w:rPr>
                <w:lang w:val="en-US"/>
              </w:rPr>
              <w:t xml:space="preserve">   </w:t>
            </w:r>
            <w:r w:rsidRPr="0098259C">
              <w:rPr>
                <w:lang w:val="en-US"/>
              </w:rPr>
              <w:t xml:space="preserve">  M_</w:t>
            </w:r>
            <w:del w:id="4111" w:author="Otter, Martin" w:date="2014-04-09T11:00:00Z">
              <w:r w:rsidRPr="0098259C" w:rsidDel="00140C25">
                <w:rPr>
                  <w:lang w:val="en-US"/>
                </w:rPr>
                <w:delText>fmi</w:delText>
              </w:r>
            </w:del>
            <w:ins w:id="4112" w:author="Otter, Martin" w:date="2014-04-09T11:00:00Z">
              <w:r w:rsidR="00140C25">
                <w:rPr>
                  <w:lang w:val="en-US"/>
                </w:rPr>
                <w:t>fmi2</w:t>
              </w:r>
            </w:ins>
            <w:r w:rsidR="00840DE4">
              <w:rPr>
                <w:lang w:val="en-US"/>
              </w:rPr>
              <w:t>NewDiscreteStates</w:t>
            </w:r>
            <w:r w:rsidRPr="0098259C">
              <w:rPr>
                <w:lang w:val="en-US"/>
              </w:rPr>
              <w:t>(m, &amp;eventInfo)</w:t>
            </w:r>
          </w:p>
          <w:p w14:paraId="1F6CB832" w14:textId="77777777" w:rsidR="002C1F7D" w:rsidRPr="0098259C" w:rsidRDefault="002C1F7D" w:rsidP="002C1F7D">
            <w:pPr>
              <w:pStyle w:val="HTMLVorformatiert"/>
              <w:rPr>
                <w:lang w:val="en-US"/>
              </w:rPr>
            </w:pPr>
            <w:r>
              <w:rPr>
                <w:lang w:val="en-US"/>
              </w:rPr>
              <w:t xml:space="preserve">     </w:t>
            </w:r>
            <w:r w:rsidRPr="00DF3A0D">
              <w:rPr>
                <w:b/>
                <w:color w:val="3333FF"/>
                <w:lang w:val="en-US"/>
              </w:rPr>
              <w:t>if</w:t>
            </w:r>
            <w:r>
              <w:rPr>
                <w:lang w:val="en-US"/>
              </w:rPr>
              <w:t xml:space="preserve"> eventInfo.terminateSimulation </w:t>
            </w:r>
            <w:r w:rsidR="00F7134B">
              <w:rPr>
                <w:b/>
                <w:color w:val="3333FF"/>
                <w:lang w:val="en-US"/>
              </w:rPr>
              <w:t xml:space="preserve">then goto </w:t>
            </w:r>
            <w:r w:rsidR="00F7134B" w:rsidRPr="00DF3A0D">
              <w:rPr>
                <w:color w:val="3333FF"/>
                <w:lang w:val="en-US"/>
              </w:rPr>
              <w:t>TERMINATE_MODEL</w:t>
            </w:r>
          </w:p>
          <w:p w14:paraId="28E31362" w14:textId="77777777" w:rsidR="002C1F7D" w:rsidRPr="0098259C" w:rsidRDefault="002C1F7D" w:rsidP="002C1F7D">
            <w:pPr>
              <w:pStyle w:val="HTMLVorformatiert"/>
              <w:rPr>
                <w:b/>
                <w:color w:val="0000FF"/>
                <w:lang w:val="en-US"/>
              </w:rPr>
            </w:pPr>
            <w:r>
              <w:rPr>
                <w:b/>
                <w:color w:val="0000FF"/>
                <w:lang w:val="en-US"/>
              </w:rPr>
              <w:t xml:space="preserve">   </w:t>
            </w:r>
            <w:r w:rsidRPr="0098259C">
              <w:rPr>
                <w:b/>
                <w:color w:val="0000FF"/>
                <w:lang w:val="en-US"/>
              </w:rPr>
              <w:t>end while</w:t>
            </w:r>
          </w:p>
          <w:p w14:paraId="2A6B5970" w14:textId="77777777" w:rsidR="002C1F7D" w:rsidRDefault="002C1F7D" w:rsidP="00990EFE">
            <w:pPr>
              <w:pStyle w:val="HTMLVorformatiert"/>
              <w:rPr>
                <w:lang w:val="en-US"/>
              </w:rPr>
            </w:pPr>
          </w:p>
          <w:p w14:paraId="7352F86C" w14:textId="77777777" w:rsidR="009E1CCD" w:rsidRPr="006F760E" w:rsidRDefault="009E1CCD" w:rsidP="00990EFE">
            <w:pPr>
              <w:pStyle w:val="HTMLVorformatiert"/>
              <w:rPr>
                <w:color w:val="008000"/>
                <w:lang w:val="en-US"/>
              </w:rPr>
            </w:pPr>
            <w:r>
              <w:rPr>
                <w:color w:val="008000"/>
                <w:lang w:val="en-US"/>
              </w:rPr>
              <w:t>// e</w:t>
            </w:r>
            <w:r w:rsidRPr="006F760E">
              <w:rPr>
                <w:color w:val="008000"/>
                <w:lang w:val="en-US"/>
              </w:rPr>
              <w:t>nter Continuous-Time Mode</w:t>
            </w:r>
          </w:p>
          <w:p w14:paraId="5111462A" w14:textId="38E40AF3" w:rsidR="009E1CCD" w:rsidRDefault="009E1CCD" w:rsidP="00990EFE">
            <w:pPr>
              <w:pStyle w:val="HTMLVorformatiert"/>
              <w:rPr>
                <w:lang w:val="en-US"/>
              </w:rPr>
            </w:pPr>
            <w:r>
              <w:rPr>
                <w:lang w:val="en-US"/>
              </w:rPr>
              <w:t>M_</w:t>
            </w:r>
            <w:del w:id="4113" w:author="Otter, Martin" w:date="2014-04-09T11:00:00Z">
              <w:r w:rsidDel="00140C25">
                <w:rPr>
                  <w:lang w:val="en-US"/>
                </w:rPr>
                <w:delText>fmi</w:delText>
              </w:r>
            </w:del>
            <w:ins w:id="4114" w:author="Otter, Martin" w:date="2014-04-09T11:00:00Z">
              <w:r w:rsidR="00140C25">
                <w:rPr>
                  <w:lang w:val="en-US"/>
                </w:rPr>
                <w:t>fmi2</w:t>
              </w:r>
            </w:ins>
            <w:r>
              <w:rPr>
                <w:lang w:val="en-US"/>
              </w:rPr>
              <w:t>EnterContinuousTimeMode(m)</w:t>
            </w:r>
          </w:p>
          <w:p w14:paraId="1EBD87B6" w14:textId="77777777" w:rsidR="009E1CCD" w:rsidRPr="0098259C" w:rsidRDefault="009E1CCD" w:rsidP="00990EFE">
            <w:pPr>
              <w:pStyle w:val="HTMLVorformatiert"/>
              <w:rPr>
                <w:lang w:val="en-US"/>
              </w:rPr>
            </w:pPr>
          </w:p>
          <w:p w14:paraId="680C0B69" w14:textId="77777777" w:rsidR="001153E0" w:rsidRPr="0098259C" w:rsidRDefault="00990EFE" w:rsidP="00990EFE">
            <w:pPr>
              <w:pStyle w:val="HTMLVorformatiert"/>
              <w:rPr>
                <w:color w:val="008000"/>
                <w:lang w:val="en-US"/>
              </w:rPr>
            </w:pPr>
            <w:r w:rsidRPr="0098259C">
              <w:rPr>
                <w:color w:val="008000"/>
                <w:lang w:val="en-US"/>
              </w:rPr>
              <w:lastRenderedPageBreak/>
              <w:t>// retrieve initial state x</w:t>
            </w:r>
            <w:r w:rsidR="001153E0" w:rsidRPr="0098259C">
              <w:rPr>
                <w:color w:val="008000"/>
                <w:lang w:val="en-US"/>
              </w:rPr>
              <w:t xml:space="preserve"> and</w:t>
            </w:r>
          </w:p>
          <w:p w14:paraId="311EA120" w14:textId="77777777" w:rsidR="00990EFE" w:rsidRPr="0098259C" w:rsidRDefault="001153E0" w:rsidP="00990EFE">
            <w:pPr>
              <w:pStyle w:val="HTMLVorformatiert"/>
              <w:rPr>
                <w:lang w:val="en-US"/>
              </w:rPr>
            </w:pPr>
            <w:r w:rsidRPr="0098259C">
              <w:rPr>
                <w:color w:val="008000"/>
                <w:lang w:val="en-US"/>
              </w:rPr>
              <w:t>// nominal values of x (if absolute tolerance is needed)</w:t>
            </w:r>
          </w:p>
          <w:p w14:paraId="7F180444" w14:textId="1F84DDA7" w:rsidR="00990EFE" w:rsidRPr="0098259C" w:rsidRDefault="00990EFE" w:rsidP="00990EFE">
            <w:pPr>
              <w:pStyle w:val="HTMLVorformatiert"/>
              <w:rPr>
                <w:lang w:val="en-US"/>
              </w:rPr>
            </w:pPr>
            <w:r w:rsidRPr="0098259C">
              <w:rPr>
                <w:lang w:val="en-US"/>
              </w:rPr>
              <w:t>M_</w:t>
            </w:r>
            <w:del w:id="4115" w:author="Otter, Martin" w:date="2014-04-09T11:00:00Z">
              <w:r w:rsidR="009236DE" w:rsidRPr="0098259C" w:rsidDel="00140C25">
                <w:rPr>
                  <w:lang w:val="en-US"/>
                </w:rPr>
                <w:delText>fmi</w:delText>
              </w:r>
            </w:del>
            <w:ins w:id="4116" w:author="Otter, Martin" w:date="2014-04-09T11:00:00Z">
              <w:r w:rsidR="00140C25">
                <w:rPr>
                  <w:lang w:val="en-US"/>
                </w:rPr>
                <w:t>fmi2</w:t>
              </w:r>
            </w:ins>
            <w:r w:rsidR="009236DE" w:rsidRPr="0098259C">
              <w:rPr>
                <w:lang w:val="en-US"/>
              </w:rPr>
              <w:t>Get</w:t>
            </w:r>
            <w:r w:rsidRPr="0098259C">
              <w:rPr>
                <w:lang w:val="en-US"/>
              </w:rPr>
              <w:t>ContinuousStates(m, x, nx)</w:t>
            </w:r>
          </w:p>
          <w:p w14:paraId="57689505" w14:textId="47380D2F" w:rsidR="001153E0" w:rsidRPr="0098259C" w:rsidRDefault="001153E0" w:rsidP="00990EFE">
            <w:pPr>
              <w:pStyle w:val="HTMLVorformatiert"/>
              <w:rPr>
                <w:lang w:val="en-US"/>
              </w:rPr>
            </w:pPr>
            <w:r w:rsidRPr="0098259C">
              <w:rPr>
                <w:lang w:val="en-US"/>
              </w:rPr>
              <w:t>M_</w:t>
            </w:r>
            <w:del w:id="4117" w:author="Otter, Martin" w:date="2014-04-09T11:00:00Z">
              <w:r w:rsidR="009236DE" w:rsidRPr="0098259C" w:rsidDel="00140C25">
                <w:rPr>
                  <w:lang w:val="en-US"/>
                </w:rPr>
                <w:delText>fmi</w:delText>
              </w:r>
            </w:del>
            <w:ins w:id="4118" w:author="Otter, Martin" w:date="2014-04-09T11:00:00Z">
              <w:r w:rsidR="00140C25">
                <w:rPr>
                  <w:lang w:val="en-US"/>
                </w:rPr>
                <w:t>fmi2</w:t>
              </w:r>
            </w:ins>
            <w:r w:rsidR="009236DE" w:rsidRPr="0098259C">
              <w:rPr>
                <w:lang w:val="en-US"/>
              </w:rPr>
              <w:t>Get</w:t>
            </w:r>
            <w:r w:rsidRPr="0098259C">
              <w:rPr>
                <w:lang w:val="en-US"/>
              </w:rPr>
              <w:t>Nominal</w:t>
            </w:r>
            <w:r w:rsidR="007A73C3">
              <w:rPr>
                <w:lang w:val="en-US"/>
              </w:rPr>
              <w:t>sOf</w:t>
            </w:r>
            <w:r w:rsidRPr="0098259C">
              <w:rPr>
                <w:lang w:val="en-US"/>
              </w:rPr>
              <w:t>ContinuousStates(m, x_nominal, nx)</w:t>
            </w:r>
          </w:p>
          <w:p w14:paraId="6229C571" w14:textId="77777777" w:rsidR="00990EFE" w:rsidRPr="0098259C" w:rsidRDefault="00990EFE" w:rsidP="00990EFE">
            <w:pPr>
              <w:pStyle w:val="HTMLVorformatiert"/>
              <w:rPr>
                <w:lang w:val="en-US"/>
              </w:rPr>
            </w:pPr>
          </w:p>
          <w:p w14:paraId="77887E14" w14:textId="77777777" w:rsidR="00990EFE" w:rsidRPr="0098259C" w:rsidRDefault="00990EFE" w:rsidP="00990EFE">
            <w:pPr>
              <w:pStyle w:val="HTMLVorformatiert"/>
              <w:rPr>
                <w:color w:val="008000"/>
                <w:lang w:val="en-US"/>
              </w:rPr>
            </w:pPr>
            <w:r w:rsidRPr="0098259C">
              <w:rPr>
                <w:color w:val="008000"/>
                <w:lang w:val="en-US"/>
              </w:rPr>
              <w:t xml:space="preserve">// retrieve solution at t=Tstart, </w:t>
            </w:r>
            <w:r w:rsidR="000061EF" w:rsidRPr="0098259C">
              <w:rPr>
                <w:color w:val="008000"/>
                <w:lang w:val="en-US"/>
              </w:rPr>
              <w:t xml:space="preserve">for example </w:t>
            </w:r>
            <w:r w:rsidRPr="0098259C">
              <w:rPr>
                <w:color w:val="008000"/>
                <w:lang w:val="en-US"/>
              </w:rPr>
              <w:t>for outputs</w:t>
            </w:r>
          </w:p>
          <w:p w14:paraId="4A59B309" w14:textId="4C5EA2C8" w:rsidR="00990EFE" w:rsidRPr="0098259C" w:rsidRDefault="00990EFE" w:rsidP="00990EFE">
            <w:pPr>
              <w:pStyle w:val="HTMLVorformatiert"/>
              <w:rPr>
                <w:lang w:val="en-US"/>
              </w:rPr>
            </w:pPr>
            <w:r w:rsidRPr="0098259C">
              <w:rPr>
                <w:lang w:val="en-US"/>
              </w:rPr>
              <w:t>M_</w:t>
            </w:r>
            <w:del w:id="4119" w:author="Otter, Martin" w:date="2014-04-09T11:00:00Z">
              <w:r w:rsidR="009236DE" w:rsidRPr="0098259C" w:rsidDel="00140C25">
                <w:rPr>
                  <w:lang w:val="en-US"/>
                </w:rPr>
                <w:delText>fmi</w:delText>
              </w:r>
            </w:del>
            <w:ins w:id="4120" w:author="Otter, Martin" w:date="2014-04-09T11:00:00Z">
              <w:r w:rsidR="00140C25">
                <w:rPr>
                  <w:lang w:val="en-US"/>
                </w:rPr>
                <w:t>fmi2</w:t>
              </w:r>
            </w:ins>
            <w:r w:rsidR="009236DE" w:rsidRPr="0098259C">
              <w:rPr>
                <w:lang w:val="en-US"/>
              </w:rPr>
              <w:t>Get</w:t>
            </w:r>
            <w:r w:rsidRPr="0098259C">
              <w:rPr>
                <w:lang w:val="en-US"/>
              </w:rPr>
              <w:t>Real/Integer/Boolean/String(m, ...)</w:t>
            </w:r>
          </w:p>
          <w:p w14:paraId="6E363E27" w14:textId="77777777" w:rsidR="001153E0" w:rsidRPr="0098259C" w:rsidRDefault="001153E0" w:rsidP="001153E0">
            <w:pPr>
              <w:pStyle w:val="HTMLVorformatiert"/>
              <w:rPr>
                <w:lang w:val="en-US"/>
              </w:rPr>
            </w:pPr>
          </w:p>
          <w:p w14:paraId="31FB4EDC" w14:textId="77777777" w:rsidR="00990EFE" w:rsidRPr="0098259C" w:rsidRDefault="00990EFE" w:rsidP="00990EFE">
            <w:pPr>
              <w:pStyle w:val="HTMLVorformatiert"/>
              <w:rPr>
                <w:b/>
                <w:lang w:val="en-US"/>
              </w:rPr>
            </w:pPr>
            <w:r w:rsidRPr="0098259C">
              <w:rPr>
                <w:b/>
                <w:color w:val="0000FF"/>
                <w:lang w:val="en-US"/>
              </w:rPr>
              <w:t>while</w:t>
            </w:r>
            <w:r w:rsidRPr="0098259C">
              <w:rPr>
                <w:lang w:val="en-US"/>
              </w:rPr>
              <w:t xml:space="preserve"> time &lt; Tend </w:t>
            </w:r>
            <w:r w:rsidRPr="0098259C">
              <w:rPr>
                <w:b/>
                <w:color w:val="0000FF"/>
                <w:lang w:val="en-US"/>
              </w:rPr>
              <w:t>loop</w:t>
            </w:r>
          </w:p>
          <w:p w14:paraId="110D2EF5" w14:textId="77777777" w:rsidR="00990EFE" w:rsidRPr="00140C25" w:rsidRDefault="00990EFE" w:rsidP="00990EFE">
            <w:pPr>
              <w:pStyle w:val="HTMLVorformatiert"/>
              <w:rPr>
                <w:color w:val="008000"/>
                <w:rPrChange w:id="4121" w:author="Otter, Martin" w:date="2014-04-09T11:00:00Z">
                  <w:rPr>
                    <w:color w:val="008000"/>
                    <w:lang w:val="en-US"/>
                  </w:rPr>
                </w:rPrChange>
              </w:rPr>
            </w:pPr>
            <w:r w:rsidRPr="0098259C">
              <w:rPr>
                <w:lang w:val="en-US"/>
              </w:rPr>
              <w:t xml:space="preserve">  </w:t>
            </w:r>
            <w:r w:rsidRPr="00140C25">
              <w:rPr>
                <w:color w:val="008000"/>
                <w:rPrChange w:id="4122" w:author="Otter, Martin" w:date="2014-04-09T11:00:00Z">
                  <w:rPr>
                    <w:color w:val="008000"/>
                    <w:lang w:val="en-US"/>
                  </w:rPr>
                </w:rPrChange>
              </w:rPr>
              <w:t>// compute derivatives</w:t>
            </w:r>
          </w:p>
          <w:p w14:paraId="41CF2919" w14:textId="6597C346" w:rsidR="00990EFE" w:rsidRPr="00140C25" w:rsidRDefault="00990EFE" w:rsidP="00990EFE">
            <w:pPr>
              <w:pStyle w:val="HTMLVorformatiert"/>
              <w:rPr>
                <w:rPrChange w:id="4123" w:author="Otter, Martin" w:date="2014-04-09T11:00:00Z">
                  <w:rPr>
                    <w:lang w:val="en-US"/>
                  </w:rPr>
                </w:rPrChange>
              </w:rPr>
            </w:pPr>
            <w:r w:rsidRPr="00140C25">
              <w:rPr>
                <w:rPrChange w:id="4124" w:author="Otter, Martin" w:date="2014-04-09T11:00:00Z">
                  <w:rPr>
                    <w:lang w:val="en-US"/>
                  </w:rPr>
                </w:rPrChange>
              </w:rPr>
              <w:t xml:space="preserve">  M_</w:t>
            </w:r>
            <w:del w:id="4125" w:author="Otter, Martin" w:date="2014-04-09T11:00:00Z">
              <w:r w:rsidR="009236DE" w:rsidRPr="00140C25" w:rsidDel="00140C25">
                <w:rPr>
                  <w:rPrChange w:id="4126" w:author="Otter, Martin" w:date="2014-04-09T11:00:00Z">
                    <w:rPr>
                      <w:lang w:val="en-US"/>
                    </w:rPr>
                  </w:rPrChange>
                </w:rPr>
                <w:delText>fmi</w:delText>
              </w:r>
            </w:del>
            <w:ins w:id="4127" w:author="Otter, Martin" w:date="2014-04-09T11:00:00Z">
              <w:r w:rsidR="00140C25" w:rsidRPr="00140C25">
                <w:rPr>
                  <w:rPrChange w:id="4128" w:author="Otter, Martin" w:date="2014-04-09T11:00:00Z">
                    <w:rPr>
                      <w:lang w:val="en-US"/>
                    </w:rPr>
                  </w:rPrChange>
                </w:rPr>
                <w:t>fmi2</w:t>
              </w:r>
            </w:ins>
            <w:r w:rsidR="009236DE" w:rsidRPr="00140C25">
              <w:rPr>
                <w:rPrChange w:id="4129" w:author="Otter, Martin" w:date="2014-04-09T11:00:00Z">
                  <w:rPr>
                    <w:lang w:val="en-US"/>
                  </w:rPr>
                </w:rPrChange>
              </w:rPr>
              <w:t>Get</w:t>
            </w:r>
            <w:r w:rsidRPr="00140C25">
              <w:rPr>
                <w:rPrChange w:id="4130" w:author="Otter, Martin" w:date="2014-04-09T11:00:00Z">
                  <w:rPr>
                    <w:lang w:val="en-US"/>
                  </w:rPr>
                </w:rPrChange>
              </w:rPr>
              <w:t>Derivatives(m, der_x, nx)</w:t>
            </w:r>
          </w:p>
          <w:p w14:paraId="4368717C" w14:textId="77777777" w:rsidR="00990EFE" w:rsidRPr="00140C25" w:rsidRDefault="00990EFE" w:rsidP="00990EFE">
            <w:pPr>
              <w:pStyle w:val="HTMLVorformatiert"/>
              <w:rPr>
                <w:rPrChange w:id="4131" w:author="Otter, Martin" w:date="2014-04-09T11:00:00Z">
                  <w:rPr>
                    <w:lang w:val="en-US"/>
                  </w:rPr>
                </w:rPrChange>
              </w:rPr>
            </w:pPr>
          </w:p>
          <w:p w14:paraId="18D66DE1" w14:textId="77777777" w:rsidR="00990EFE" w:rsidRPr="0098259C" w:rsidRDefault="00990EFE" w:rsidP="00990EFE">
            <w:pPr>
              <w:pStyle w:val="HTMLVorformatiert"/>
              <w:rPr>
                <w:color w:val="008000"/>
                <w:lang w:val="en-US"/>
              </w:rPr>
            </w:pPr>
            <w:r w:rsidRPr="00140C25">
              <w:rPr>
                <w:rPrChange w:id="4132" w:author="Otter, Martin" w:date="2014-04-09T11:00:00Z">
                  <w:rPr>
                    <w:lang w:val="en-US"/>
                  </w:rPr>
                </w:rPrChange>
              </w:rPr>
              <w:t xml:space="preserve">  </w:t>
            </w:r>
            <w:r w:rsidRPr="0098259C">
              <w:rPr>
                <w:color w:val="008000"/>
                <w:lang w:val="en-US"/>
              </w:rPr>
              <w:t>// advance time</w:t>
            </w:r>
          </w:p>
          <w:p w14:paraId="7541FD51" w14:textId="77777777" w:rsidR="00990EFE" w:rsidRPr="0098259C" w:rsidRDefault="00990EFE" w:rsidP="00990EFE">
            <w:pPr>
              <w:pStyle w:val="HTMLVorformatiert"/>
              <w:rPr>
                <w:lang w:val="en-US"/>
              </w:rPr>
            </w:pPr>
            <w:r w:rsidRPr="0098259C">
              <w:rPr>
                <w:lang w:val="en-US"/>
              </w:rPr>
              <w:t xml:space="preserve">  h    = </w:t>
            </w:r>
            <w:r w:rsidRPr="0098259C">
              <w:rPr>
                <w:b/>
                <w:color w:val="0000FF"/>
                <w:lang w:val="en-US"/>
              </w:rPr>
              <w:t>min</w:t>
            </w:r>
            <w:r w:rsidRPr="0098259C">
              <w:rPr>
                <w:lang w:val="en-US"/>
              </w:rPr>
              <w:t>(dt, Tnext-time)</w:t>
            </w:r>
          </w:p>
          <w:p w14:paraId="7FA00F8C" w14:textId="77777777" w:rsidR="00990EFE" w:rsidRPr="0098259C" w:rsidRDefault="00990EFE" w:rsidP="00990EFE">
            <w:pPr>
              <w:pStyle w:val="HTMLVorformatiert"/>
              <w:rPr>
                <w:lang w:val="en-US"/>
              </w:rPr>
            </w:pPr>
            <w:r w:rsidRPr="0098259C">
              <w:rPr>
                <w:lang w:val="en-US"/>
              </w:rPr>
              <w:t xml:space="preserve">  time = time + h</w:t>
            </w:r>
          </w:p>
          <w:p w14:paraId="3A816944" w14:textId="0A2B2E7F" w:rsidR="00990EFE" w:rsidRPr="0098259C" w:rsidRDefault="00990EFE" w:rsidP="00990EFE">
            <w:pPr>
              <w:pStyle w:val="HTMLVorformatiert"/>
              <w:rPr>
                <w:lang w:val="en-US"/>
              </w:rPr>
            </w:pPr>
            <w:r w:rsidRPr="0098259C">
              <w:rPr>
                <w:lang w:val="en-US"/>
              </w:rPr>
              <w:t xml:space="preserve">  M_</w:t>
            </w:r>
            <w:del w:id="4133" w:author="Otter, Martin" w:date="2014-04-09T11:00:00Z">
              <w:r w:rsidR="009236DE" w:rsidRPr="0098259C" w:rsidDel="00140C25">
                <w:rPr>
                  <w:lang w:val="en-US"/>
                </w:rPr>
                <w:delText>fmi</w:delText>
              </w:r>
            </w:del>
            <w:ins w:id="4134" w:author="Otter, Martin" w:date="2014-04-09T11:00:00Z">
              <w:r w:rsidR="00140C25">
                <w:rPr>
                  <w:lang w:val="en-US"/>
                </w:rPr>
                <w:t>fmi2</w:t>
              </w:r>
            </w:ins>
            <w:r w:rsidR="009236DE" w:rsidRPr="0098259C">
              <w:rPr>
                <w:lang w:val="en-US"/>
              </w:rPr>
              <w:t>SetTime</w:t>
            </w:r>
            <w:r w:rsidRPr="0098259C">
              <w:rPr>
                <w:lang w:val="en-US"/>
              </w:rPr>
              <w:t>(m, time)</w:t>
            </w:r>
          </w:p>
          <w:p w14:paraId="11B035D7" w14:textId="77777777" w:rsidR="00990EFE" w:rsidRPr="0098259C" w:rsidRDefault="00990EFE" w:rsidP="00990EFE">
            <w:pPr>
              <w:pStyle w:val="HTMLVorformatiert"/>
              <w:rPr>
                <w:lang w:val="en-US"/>
              </w:rPr>
            </w:pPr>
          </w:p>
          <w:p w14:paraId="300E2E4E" w14:textId="77777777" w:rsidR="00990EFE" w:rsidRPr="0098259C" w:rsidRDefault="00990EFE" w:rsidP="00990EFE">
            <w:pPr>
              <w:pStyle w:val="HTMLVorformatiert"/>
              <w:rPr>
                <w:color w:val="008000"/>
                <w:lang w:val="en-US"/>
              </w:rPr>
            </w:pPr>
            <w:r w:rsidRPr="0098259C">
              <w:rPr>
                <w:lang w:val="en-US"/>
              </w:rPr>
              <w:t xml:space="preserve">  </w:t>
            </w:r>
            <w:r w:rsidRPr="0098259C">
              <w:rPr>
                <w:color w:val="008000"/>
                <w:lang w:val="en-US"/>
              </w:rPr>
              <w:t>// set inputs at t = time</w:t>
            </w:r>
          </w:p>
          <w:p w14:paraId="2B133ED4" w14:textId="35A37E5A" w:rsidR="00990EFE" w:rsidRPr="0098259C" w:rsidRDefault="00990EFE" w:rsidP="00990EFE">
            <w:pPr>
              <w:pStyle w:val="HTMLVorformatiert"/>
              <w:rPr>
                <w:lang w:val="en-US"/>
              </w:rPr>
            </w:pPr>
            <w:r w:rsidRPr="0098259C">
              <w:rPr>
                <w:lang w:val="en-US"/>
              </w:rPr>
              <w:t xml:space="preserve">  M_</w:t>
            </w:r>
            <w:del w:id="4135" w:author="Otter, Martin" w:date="2014-04-09T11:00:00Z">
              <w:r w:rsidR="009236DE" w:rsidRPr="0098259C" w:rsidDel="00140C25">
                <w:rPr>
                  <w:lang w:val="en-US"/>
                </w:rPr>
                <w:delText>fmi</w:delText>
              </w:r>
            </w:del>
            <w:ins w:id="4136" w:author="Otter, Martin" w:date="2014-04-09T11:00:00Z">
              <w:r w:rsidR="00140C25">
                <w:rPr>
                  <w:lang w:val="en-US"/>
                </w:rPr>
                <w:t>fmi2</w:t>
              </w:r>
            </w:ins>
            <w:r w:rsidR="009236DE" w:rsidRPr="0098259C">
              <w:rPr>
                <w:lang w:val="en-US"/>
              </w:rPr>
              <w:t>SetReal</w:t>
            </w:r>
            <w:r w:rsidRPr="0098259C">
              <w:rPr>
                <w:lang w:val="en-US"/>
              </w:rPr>
              <w:t>/Integer/Boolean/String(m, ...)</w:t>
            </w:r>
          </w:p>
          <w:p w14:paraId="1C5E125A" w14:textId="77777777" w:rsidR="00990EFE" w:rsidRPr="0098259C" w:rsidRDefault="00990EFE" w:rsidP="00990EFE">
            <w:pPr>
              <w:pStyle w:val="HTMLVorformatiert"/>
              <w:rPr>
                <w:lang w:val="en-US"/>
              </w:rPr>
            </w:pPr>
          </w:p>
          <w:p w14:paraId="5FF2B72C" w14:textId="77777777" w:rsidR="00990EFE" w:rsidRPr="0098259C" w:rsidRDefault="00990EFE" w:rsidP="00990EFE">
            <w:pPr>
              <w:pStyle w:val="HTMLVorformatiert"/>
              <w:rPr>
                <w:color w:val="008000"/>
                <w:lang w:val="en-US"/>
              </w:rPr>
            </w:pPr>
            <w:r w:rsidRPr="0098259C">
              <w:rPr>
                <w:lang w:val="en-US"/>
              </w:rPr>
              <w:t xml:space="preserve">  </w:t>
            </w:r>
            <w:r w:rsidRPr="0098259C">
              <w:rPr>
                <w:color w:val="008000"/>
                <w:lang w:val="en-US"/>
              </w:rPr>
              <w:t xml:space="preserve">// set states at t = time </w:t>
            </w:r>
            <w:r w:rsidR="002C1F7D">
              <w:rPr>
                <w:color w:val="008000"/>
                <w:lang w:val="en-US"/>
              </w:rPr>
              <w:t xml:space="preserve">and </w:t>
            </w:r>
            <w:r w:rsidRPr="0098259C">
              <w:rPr>
                <w:color w:val="008000"/>
                <w:lang w:val="en-US"/>
              </w:rPr>
              <w:t>perform one step</w:t>
            </w:r>
          </w:p>
          <w:p w14:paraId="7D6A00D3" w14:textId="77777777" w:rsidR="00990EFE" w:rsidRPr="00D331DC" w:rsidRDefault="00990EFE" w:rsidP="00990EFE">
            <w:pPr>
              <w:pStyle w:val="HTMLVorformatiert"/>
            </w:pPr>
            <w:r w:rsidRPr="0098259C">
              <w:rPr>
                <w:lang w:val="en-US"/>
              </w:rPr>
              <w:t xml:space="preserve">  </w:t>
            </w:r>
            <w:r w:rsidRPr="00D331DC">
              <w:t xml:space="preserve">x = x + h*der_x  </w:t>
            </w:r>
            <w:r w:rsidRPr="00D331DC">
              <w:rPr>
                <w:color w:val="008000"/>
              </w:rPr>
              <w:t>// forward Euler method</w:t>
            </w:r>
          </w:p>
          <w:p w14:paraId="66AEA9CB" w14:textId="5C330FB8" w:rsidR="00990EFE" w:rsidRPr="0098259C" w:rsidRDefault="00990EFE" w:rsidP="00990EFE">
            <w:pPr>
              <w:pStyle w:val="HTMLVorformatiert"/>
              <w:rPr>
                <w:lang w:val="en-US"/>
              </w:rPr>
            </w:pPr>
            <w:r w:rsidRPr="00D331DC">
              <w:t xml:space="preserve">  </w:t>
            </w:r>
            <w:r w:rsidRPr="0098259C">
              <w:rPr>
                <w:lang w:val="en-US"/>
              </w:rPr>
              <w:t>M_</w:t>
            </w:r>
            <w:del w:id="4137" w:author="Otter, Martin" w:date="2014-04-09T11:00:00Z">
              <w:r w:rsidR="009236DE" w:rsidRPr="0098259C" w:rsidDel="00140C25">
                <w:rPr>
                  <w:lang w:val="en-US"/>
                </w:rPr>
                <w:delText>fmi</w:delText>
              </w:r>
            </w:del>
            <w:ins w:id="4138" w:author="Otter, Martin" w:date="2014-04-09T11:00:00Z">
              <w:r w:rsidR="00140C25">
                <w:rPr>
                  <w:lang w:val="en-US"/>
                </w:rPr>
                <w:t>fmi2</w:t>
              </w:r>
            </w:ins>
            <w:r w:rsidR="009236DE" w:rsidRPr="0098259C">
              <w:rPr>
                <w:lang w:val="en-US"/>
              </w:rPr>
              <w:t>SetContinuousStates</w:t>
            </w:r>
            <w:r w:rsidRPr="0098259C">
              <w:rPr>
                <w:lang w:val="en-US"/>
              </w:rPr>
              <w:t>(m, x, nx)</w:t>
            </w:r>
          </w:p>
          <w:p w14:paraId="55B4B66C" w14:textId="77777777" w:rsidR="00990EFE" w:rsidRPr="0098259C" w:rsidRDefault="00990EFE" w:rsidP="00990EFE">
            <w:pPr>
              <w:pStyle w:val="HTMLVorformatiert"/>
              <w:rPr>
                <w:lang w:val="en-US"/>
              </w:rPr>
            </w:pPr>
          </w:p>
          <w:p w14:paraId="10C739BC" w14:textId="77777777" w:rsidR="00990EFE" w:rsidRPr="0098259C" w:rsidRDefault="00990EFE" w:rsidP="00990EFE">
            <w:pPr>
              <w:pStyle w:val="HTMLVorformatiert"/>
              <w:rPr>
                <w:color w:val="008000"/>
                <w:lang w:val="en-US"/>
              </w:rPr>
            </w:pPr>
            <w:r w:rsidRPr="0098259C">
              <w:rPr>
                <w:lang w:val="en-US"/>
              </w:rPr>
              <w:t xml:space="preserve">  </w:t>
            </w:r>
            <w:r w:rsidRPr="0098259C">
              <w:rPr>
                <w:color w:val="008000"/>
                <w:lang w:val="en-US"/>
              </w:rPr>
              <w:t>// get event indicators at t = time</w:t>
            </w:r>
          </w:p>
          <w:p w14:paraId="45FE955F" w14:textId="2DEEFB8F" w:rsidR="00990EFE" w:rsidRPr="0098259C" w:rsidRDefault="00990EFE" w:rsidP="00990EFE">
            <w:pPr>
              <w:pStyle w:val="HTMLVorformatiert"/>
              <w:rPr>
                <w:lang w:val="en-US"/>
              </w:rPr>
            </w:pPr>
            <w:r w:rsidRPr="0098259C">
              <w:rPr>
                <w:lang w:val="en-US"/>
              </w:rPr>
              <w:t xml:space="preserve">  M_</w:t>
            </w:r>
            <w:del w:id="4139" w:author="Otter, Martin" w:date="2014-04-09T11:00:00Z">
              <w:r w:rsidR="009236DE" w:rsidRPr="0098259C" w:rsidDel="00140C25">
                <w:rPr>
                  <w:lang w:val="en-US"/>
                </w:rPr>
                <w:delText>fmi</w:delText>
              </w:r>
            </w:del>
            <w:ins w:id="4140" w:author="Otter, Martin" w:date="2014-04-09T11:00:00Z">
              <w:r w:rsidR="00140C25">
                <w:rPr>
                  <w:lang w:val="en-US"/>
                </w:rPr>
                <w:t>fmi2</w:t>
              </w:r>
            </w:ins>
            <w:r w:rsidR="009236DE" w:rsidRPr="0098259C">
              <w:rPr>
                <w:lang w:val="en-US"/>
              </w:rPr>
              <w:t>Get</w:t>
            </w:r>
            <w:r w:rsidRPr="0098259C">
              <w:rPr>
                <w:lang w:val="en-US"/>
              </w:rPr>
              <w:t>EventIndicators(m, z, nz)</w:t>
            </w:r>
          </w:p>
          <w:p w14:paraId="52B54091" w14:textId="77777777" w:rsidR="00990EFE" w:rsidRPr="0098259C" w:rsidRDefault="00990EFE" w:rsidP="00990EFE">
            <w:pPr>
              <w:pStyle w:val="HTMLVorformatiert"/>
              <w:rPr>
                <w:lang w:val="en-US"/>
              </w:rPr>
            </w:pPr>
          </w:p>
          <w:p w14:paraId="0E7AD977" w14:textId="77777777" w:rsidR="00990EFE" w:rsidRPr="0098259C" w:rsidRDefault="00990EFE" w:rsidP="00990EFE">
            <w:pPr>
              <w:pStyle w:val="HTMLVorformatiert"/>
              <w:rPr>
                <w:color w:val="008000"/>
                <w:lang w:val="en-US"/>
              </w:rPr>
            </w:pPr>
            <w:r w:rsidRPr="0098259C">
              <w:rPr>
                <w:lang w:val="en-US"/>
              </w:rPr>
              <w:t xml:space="preserve">  </w:t>
            </w:r>
            <w:r w:rsidRPr="0098259C">
              <w:rPr>
                <w:color w:val="008000"/>
                <w:lang w:val="en-US"/>
              </w:rPr>
              <w:t xml:space="preserve">// </w:t>
            </w:r>
            <w:r w:rsidR="00C32F39">
              <w:rPr>
                <w:color w:val="008000"/>
                <w:lang w:val="en-US"/>
              </w:rPr>
              <w:t xml:space="preserve">detect </w:t>
            </w:r>
            <w:r w:rsidRPr="0098259C">
              <w:rPr>
                <w:color w:val="008000"/>
                <w:lang w:val="en-US"/>
              </w:rPr>
              <w:t xml:space="preserve"> events, if any</w:t>
            </w:r>
          </w:p>
          <w:p w14:paraId="19F55518" w14:textId="77777777" w:rsidR="00990EFE" w:rsidRPr="0098259C" w:rsidRDefault="00990EFE" w:rsidP="00990EFE">
            <w:pPr>
              <w:pStyle w:val="HTMLVorformatiert"/>
              <w:rPr>
                <w:lang w:val="en-US"/>
              </w:rPr>
            </w:pPr>
            <w:r w:rsidRPr="0098259C">
              <w:rPr>
                <w:lang w:val="en-US"/>
              </w:rPr>
              <w:t xml:space="preserve">  time_event  = </w:t>
            </w:r>
            <w:r w:rsidRPr="0098259C">
              <w:rPr>
                <w:b/>
                <w:color w:val="0000FF"/>
                <w:lang w:val="en-US"/>
              </w:rPr>
              <w:t>abs</w:t>
            </w:r>
            <w:r w:rsidRPr="0098259C">
              <w:rPr>
                <w:lang w:val="en-US"/>
              </w:rPr>
              <w:t>(time - Tnext) &lt;= eps</w:t>
            </w:r>
          </w:p>
          <w:p w14:paraId="73CE294C" w14:textId="77777777" w:rsidR="00990EFE" w:rsidRDefault="00990EFE" w:rsidP="00990EFE">
            <w:pPr>
              <w:pStyle w:val="HTMLVorformatiert"/>
              <w:rPr>
                <w:color w:val="008000"/>
                <w:lang w:val="en-US"/>
              </w:rPr>
            </w:pPr>
            <w:r w:rsidRPr="0098259C">
              <w:rPr>
                <w:lang w:val="en-US"/>
              </w:rPr>
              <w:t xml:space="preserve">  state_event = ...        </w:t>
            </w:r>
            <w:r w:rsidRPr="0098259C">
              <w:rPr>
                <w:color w:val="008000"/>
                <w:lang w:val="en-US"/>
              </w:rPr>
              <w:t>// compare sign of z with previous z</w:t>
            </w:r>
          </w:p>
          <w:p w14:paraId="47132F90" w14:textId="77777777" w:rsidR="00C32F39" w:rsidRPr="0098259C" w:rsidRDefault="00C32F39" w:rsidP="00C32F39">
            <w:pPr>
              <w:pStyle w:val="HTMLVorformatiert"/>
              <w:rPr>
                <w:lang w:val="en-US"/>
              </w:rPr>
            </w:pPr>
          </w:p>
          <w:p w14:paraId="461470F8" w14:textId="77777777" w:rsidR="00C32F39" w:rsidRPr="0098259C" w:rsidRDefault="00C32F39" w:rsidP="00C32F39">
            <w:pPr>
              <w:pStyle w:val="HTMLVorformatiert"/>
              <w:rPr>
                <w:color w:val="008000"/>
                <w:lang w:val="en-US"/>
              </w:rPr>
            </w:pPr>
            <w:r w:rsidRPr="0098259C">
              <w:rPr>
                <w:lang w:val="en-US"/>
              </w:rPr>
              <w:t xml:space="preserve">  </w:t>
            </w:r>
            <w:r w:rsidRPr="0098259C">
              <w:rPr>
                <w:color w:val="008000"/>
                <w:lang w:val="en-US"/>
              </w:rPr>
              <w:t>// inform the model about an accepted step</w:t>
            </w:r>
          </w:p>
          <w:p w14:paraId="193EA2C7" w14:textId="4E693F9A" w:rsidR="004A7837" w:rsidRDefault="00C32F39" w:rsidP="00990EFE">
            <w:pPr>
              <w:pStyle w:val="HTMLVorformatiert"/>
              <w:rPr>
                <w:rStyle w:val="CODE"/>
                <w:lang w:val="en-US"/>
              </w:rPr>
            </w:pPr>
            <w:r w:rsidRPr="0098259C">
              <w:rPr>
                <w:lang w:val="en-US"/>
              </w:rPr>
              <w:t xml:space="preserve">  M_</w:t>
            </w:r>
            <w:del w:id="4141" w:author="Otter, Martin" w:date="2014-04-09T11:00:00Z">
              <w:r w:rsidRPr="0098259C" w:rsidDel="00140C25">
                <w:rPr>
                  <w:lang w:val="en-US"/>
                </w:rPr>
                <w:delText>fmi</w:delText>
              </w:r>
            </w:del>
            <w:ins w:id="4142" w:author="Otter, Martin" w:date="2014-04-09T11:00:00Z">
              <w:r w:rsidR="00140C25">
                <w:rPr>
                  <w:lang w:val="en-US"/>
                </w:rPr>
                <w:t>fmi2</w:t>
              </w:r>
            </w:ins>
            <w:r w:rsidRPr="0098259C">
              <w:rPr>
                <w:lang w:val="en-US"/>
              </w:rPr>
              <w:t xml:space="preserve">CompletedIntegratorStep(m, </w:t>
            </w:r>
            <w:del w:id="4143" w:author="Otter, Martin" w:date="2014-04-09T11:00:00Z">
              <w:r w:rsidR="00960690" w:rsidDel="00140C25">
                <w:rPr>
                  <w:lang w:val="en-US"/>
                </w:rPr>
                <w:delText>fmi</w:delText>
              </w:r>
            </w:del>
            <w:ins w:id="4144" w:author="Otter, Martin" w:date="2014-04-09T11:00:00Z">
              <w:r w:rsidR="00140C25">
                <w:rPr>
                  <w:lang w:val="en-US"/>
                </w:rPr>
                <w:t>fmi2</w:t>
              </w:r>
            </w:ins>
            <w:r w:rsidR="00960690">
              <w:rPr>
                <w:lang w:val="en-US"/>
              </w:rPr>
              <w:t xml:space="preserve">True, </w:t>
            </w:r>
            <w:r w:rsidRPr="0098259C">
              <w:rPr>
                <w:lang w:val="en-US"/>
              </w:rPr>
              <w:t>&amp;</w:t>
            </w:r>
            <w:r w:rsidR="00BE4FD9">
              <w:rPr>
                <w:rStyle w:val="CODE"/>
                <w:lang w:val="en-US"/>
              </w:rPr>
              <w:t>enter</w:t>
            </w:r>
            <w:r w:rsidRPr="0098259C">
              <w:rPr>
                <w:rStyle w:val="CODE"/>
                <w:lang w:val="en-US"/>
              </w:rPr>
              <w:t>Event</w:t>
            </w:r>
            <w:r w:rsidR="00BE4FD9">
              <w:rPr>
                <w:rStyle w:val="CODE"/>
                <w:lang w:val="en-US"/>
              </w:rPr>
              <w:t>Mode</w:t>
            </w:r>
            <w:r w:rsidR="004A7837">
              <w:rPr>
                <w:rStyle w:val="CODE"/>
                <w:lang w:val="en-US"/>
              </w:rPr>
              <w:t>,</w:t>
            </w:r>
          </w:p>
          <w:p w14:paraId="12F7671D" w14:textId="77777777" w:rsidR="00C32F39" w:rsidRDefault="004A7837" w:rsidP="00990EFE">
            <w:pPr>
              <w:pStyle w:val="HTMLVorformatiert"/>
              <w:rPr>
                <w:lang w:val="en-US"/>
              </w:rPr>
            </w:pPr>
            <w:r>
              <w:rPr>
                <w:rStyle w:val="CODE"/>
                <w:lang w:val="en-US"/>
              </w:rPr>
              <w:t xml:space="preserve">                                             &amp;terminateSimulation</w:t>
            </w:r>
            <w:r w:rsidR="00C32F39" w:rsidRPr="0098259C">
              <w:rPr>
                <w:lang w:val="en-US"/>
              </w:rPr>
              <w:t>)</w:t>
            </w:r>
          </w:p>
          <w:p w14:paraId="383B8D91" w14:textId="77777777" w:rsidR="004A7837" w:rsidRPr="0098259C" w:rsidRDefault="004A7837" w:rsidP="004A7837">
            <w:pPr>
              <w:pStyle w:val="HTMLVorformatiert"/>
              <w:rPr>
                <w:lang w:val="en-US"/>
              </w:rPr>
            </w:pPr>
            <w:r>
              <w:rPr>
                <w:lang w:val="en-US"/>
              </w:rPr>
              <w:t xml:space="preserve">  </w:t>
            </w:r>
            <w:r w:rsidRPr="00DF3A0D">
              <w:rPr>
                <w:b/>
                <w:color w:val="3333FF"/>
                <w:lang w:val="en-US"/>
              </w:rPr>
              <w:t>if</w:t>
            </w:r>
            <w:r>
              <w:rPr>
                <w:lang w:val="en-US"/>
              </w:rPr>
              <w:t xml:space="preserve"> terminateSimulation </w:t>
            </w:r>
            <w:r w:rsidR="00F7134B">
              <w:rPr>
                <w:b/>
                <w:color w:val="3333FF"/>
                <w:lang w:val="en-US"/>
              </w:rPr>
              <w:t xml:space="preserve">then goto </w:t>
            </w:r>
            <w:r w:rsidR="00F7134B" w:rsidRPr="00DF3A0D">
              <w:rPr>
                <w:color w:val="3333FF"/>
                <w:lang w:val="en-US"/>
              </w:rPr>
              <w:t>TERMINATE_MODEL</w:t>
            </w:r>
          </w:p>
          <w:p w14:paraId="5FB2B8D5" w14:textId="77777777" w:rsidR="00C32F39" w:rsidRDefault="00C32F39" w:rsidP="00990EFE">
            <w:pPr>
              <w:pStyle w:val="HTMLVorformatiert"/>
              <w:rPr>
                <w:lang w:val="en-US"/>
              </w:rPr>
            </w:pPr>
          </w:p>
          <w:p w14:paraId="6669B651" w14:textId="77777777" w:rsidR="00C32F39" w:rsidRPr="0098259C" w:rsidRDefault="00C32F39" w:rsidP="00990EFE">
            <w:pPr>
              <w:pStyle w:val="HTMLVorformatiert"/>
              <w:rPr>
                <w:lang w:val="en-US"/>
              </w:rPr>
            </w:pPr>
            <w:r>
              <w:rPr>
                <w:lang w:val="en-US"/>
              </w:rPr>
              <w:t xml:space="preserve">  // handle events</w:t>
            </w:r>
          </w:p>
          <w:p w14:paraId="008433B2" w14:textId="77777777" w:rsidR="00990EFE" w:rsidRPr="0098259C" w:rsidRDefault="00990EFE" w:rsidP="00990EFE">
            <w:pPr>
              <w:pStyle w:val="HTMLVorformatiert"/>
              <w:rPr>
                <w:lang w:val="en-US"/>
              </w:rPr>
            </w:pPr>
            <w:r w:rsidRPr="0098259C">
              <w:rPr>
                <w:lang w:val="en-US"/>
              </w:rPr>
              <w:t xml:space="preserve">  </w:t>
            </w:r>
            <w:r w:rsidRPr="0098259C">
              <w:rPr>
                <w:b/>
                <w:color w:val="0000FF"/>
                <w:lang w:val="en-US"/>
              </w:rPr>
              <w:t>if</w:t>
            </w:r>
            <w:r w:rsidRPr="0098259C">
              <w:rPr>
                <w:lang w:val="en-US"/>
              </w:rPr>
              <w:t xml:space="preserve"> </w:t>
            </w:r>
            <w:r w:rsidR="00BE4FD9" w:rsidRPr="00BE1C3D">
              <w:rPr>
                <w:rStyle w:val="CODE"/>
                <w:sz w:val="20"/>
                <w:lang w:val="en-US"/>
              </w:rPr>
              <w:t>entert</w:t>
            </w:r>
            <w:r w:rsidRPr="00BE1C3D">
              <w:rPr>
                <w:rStyle w:val="CODE"/>
                <w:sz w:val="20"/>
                <w:lang w:val="en-US"/>
              </w:rPr>
              <w:t>Event</w:t>
            </w:r>
            <w:r w:rsidR="00BE4FD9" w:rsidRPr="00BE1C3D">
              <w:rPr>
                <w:rStyle w:val="CODE"/>
                <w:sz w:val="20"/>
                <w:lang w:val="en-US"/>
              </w:rPr>
              <w:t>Mode</w:t>
            </w:r>
            <w:r w:rsidRPr="0098259C">
              <w:rPr>
                <w:lang w:val="en-US"/>
              </w:rPr>
              <w:t xml:space="preserve"> </w:t>
            </w:r>
            <w:r w:rsidRPr="0098259C">
              <w:rPr>
                <w:b/>
                <w:color w:val="0000FF"/>
                <w:lang w:val="en-US"/>
              </w:rPr>
              <w:t>or</w:t>
            </w:r>
            <w:r w:rsidRPr="0098259C">
              <w:rPr>
                <w:lang w:val="en-US"/>
              </w:rPr>
              <w:t xml:space="preserve"> </w:t>
            </w:r>
            <w:r w:rsidR="001153E0" w:rsidRPr="0098259C">
              <w:rPr>
                <w:lang w:val="en-US"/>
              </w:rPr>
              <w:t>time_</w:t>
            </w:r>
            <w:r w:rsidRPr="0098259C">
              <w:rPr>
                <w:lang w:val="en-US"/>
              </w:rPr>
              <w:t xml:space="preserve">event </w:t>
            </w:r>
            <w:r w:rsidRPr="0098259C">
              <w:rPr>
                <w:b/>
                <w:color w:val="0000FF"/>
                <w:lang w:val="en-US"/>
              </w:rPr>
              <w:t>or</w:t>
            </w:r>
            <w:r w:rsidRPr="0098259C">
              <w:rPr>
                <w:lang w:val="en-US"/>
              </w:rPr>
              <w:t xml:space="preserve"> state_event </w:t>
            </w:r>
            <w:r w:rsidRPr="0098259C">
              <w:rPr>
                <w:b/>
                <w:color w:val="0000FF"/>
                <w:lang w:val="en-US"/>
              </w:rPr>
              <w:t>then</w:t>
            </w:r>
          </w:p>
          <w:p w14:paraId="6ABFE736" w14:textId="36B9DD73" w:rsidR="00BE4FD9" w:rsidRDefault="00BE4FD9" w:rsidP="00990EFE">
            <w:pPr>
              <w:pStyle w:val="HTMLVorformatiert"/>
              <w:rPr>
                <w:lang w:val="en-US"/>
              </w:rPr>
            </w:pPr>
            <w:r>
              <w:rPr>
                <w:lang w:val="en-US"/>
              </w:rPr>
              <w:t xml:space="preserve">    M_</w:t>
            </w:r>
            <w:del w:id="4145" w:author="Otter, Martin" w:date="2014-04-09T11:00:00Z">
              <w:r w:rsidDel="00140C25">
                <w:rPr>
                  <w:lang w:val="en-US"/>
                </w:rPr>
                <w:delText>fmi</w:delText>
              </w:r>
            </w:del>
            <w:ins w:id="4146" w:author="Otter, Martin" w:date="2014-04-09T11:00:00Z">
              <w:r w:rsidR="00140C25">
                <w:rPr>
                  <w:lang w:val="en-US"/>
                </w:rPr>
                <w:t>fmi2</w:t>
              </w:r>
            </w:ins>
            <w:r>
              <w:rPr>
                <w:lang w:val="en-US"/>
              </w:rPr>
              <w:t>EnterEventMode(m)</w:t>
            </w:r>
          </w:p>
          <w:p w14:paraId="5F16019F" w14:textId="77777777" w:rsidR="009E1CCD" w:rsidRDefault="009E1CCD" w:rsidP="00990EFE">
            <w:pPr>
              <w:pStyle w:val="HTMLVorformatiert"/>
              <w:rPr>
                <w:lang w:val="en-US"/>
              </w:rPr>
            </w:pPr>
          </w:p>
          <w:p w14:paraId="6A49117E" w14:textId="77777777" w:rsidR="009E1CCD" w:rsidRDefault="009E1CCD" w:rsidP="009E1CCD">
            <w:pPr>
              <w:pStyle w:val="HTMLVorformatiert"/>
              <w:rPr>
                <w:color w:val="008000"/>
                <w:lang w:val="en-US"/>
              </w:rPr>
            </w:pPr>
            <w:r>
              <w:rPr>
                <w:lang w:val="en-US"/>
              </w:rPr>
              <w:t xml:space="preserve"> </w:t>
            </w:r>
            <w:r w:rsidRPr="00DF3A0D">
              <w:rPr>
                <w:color w:val="008000"/>
                <w:lang w:val="en-US"/>
              </w:rPr>
              <w:t xml:space="preserve">   // event iteration</w:t>
            </w:r>
          </w:p>
          <w:p w14:paraId="1030FBB9" w14:textId="77777777" w:rsidR="009E1CCD" w:rsidRPr="00DF3A0D" w:rsidRDefault="009E1CCD" w:rsidP="009E1CCD">
            <w:pPr>
              <w:pStyle w:val="HTMLVorformatiert"/>
              <w:rPr>
                <w:color w:val="008000"/>
                <w:lang w:val="en-US"/>
              </w:rPr>
            </w:pPr>
            <w:r>
              <w:rPr>
                <w:color w:val="008000"/>
                <w:lang w:val="en-US"/>
              </w:rPr>
              <w:t xml:space="preserve">    </w:t>
            </w:r>
            <w:r w:rsidRPr="0098259C">
              <w:rPr>
                <w:lang w:val="en-US"/>
              </w:rPr>
              <w:t>eventInfo.</w:t>
            </w:r>
            <w:r w:rsidR="003B4B88">
              <w:rPr>
                <w:lang w:val="en-US"/>
              </w:rPr>
              <w:t>newDiscreteStates</w:t>
            </w:r>
            <w:r>
              <w:rPr>
                <w:lang w:val="en-US"/>
              </w:rPr>
              <w:t>Needed = true;</w:t>
            </w:r>
          </w:p>
          <w:p w14:paraId="42359FBB" w14:textId="77777777" w:rsidR="009E1CCD" w:rsidRPr="0098259C" w:rsidRDefault="009E1CCD" w:rsidP="009E1CCD">
            <w:pPr>
              <w:pStyle w:val="HTMLVorformatiert"/>
              <w:rPr>
                <w:color w:val="008000"/>
                <w:lang w:val="en-US"/>
              </w:rPr>
            </w:pPr>
            <w:r>
              <w:rPr>
                <w:b/>
                <w:color w:val="0000FF"/>
                <w:lang w:val="en-US"/>
              </w:rPr>
              <w:t xml:space="preserve">    </w:t>
            </w:r>
            <w:r w:rsidRPr="0098259C">
              <w:rPr>
                <w:b/>
                <w:color w:val="0000FF"/>
                <w:lang w:val="en-US"/>
              </w:rPr>
              <w:t>while</w:t>
            </w:r>
            <w:r w:rsidRPr="0098259C">
              <w:rPr>
                <w:lang w:val="en-US"/>
              </w:rPr>
              <w:t xml:space="preserve"> eventInfo.</w:t>
            </w:r>
            <w:r w:rsidR="003B4B88">
              <w:rPr>
                <w:lang w:val="en-US"/>
              </w:rPr>
              <w:t>newDiscreteStates</w:t>
            </w:r>
            <w:r>
              <w:rPr>
                <w:lang w:val="en-US"/>
              </w:rPr>
              <w:t>Needed</w:t>
            </w:r>
            <w:r w:rsidRPr="0098259C">
              <w:rPr>
                <w:lang w:val="en-US"/>
              </w:rPr>
              <w:t xml:space="preserve"> </w:t>
            </w:r>
            <w:r w:rsidRPr="0098259C">
              <w:rPr>
                <w:b/>
                <w:color w:val="0000FF"/>
                <w:lang w:val="en-US"/>
              </w:rPr>
              <w:t>loop</w:t>
            </w:r>
          </w:p>
          <w:p w14:paraId="1E3D9344" w14:textId="77777777" w:rsidR="009E1CCD" w:rsidRPr="00DF3A0D" w:rsidRDefault="009E1CCD" w:rsidP="009E1CCD">
            <w:pPr>
              <w:pStyle w:val="HTMLVorformatiert"/>
              <w:rPr>
                <w:color w:val="006600"/>
                <w:lang w:val="en-US"/>
              </w:rPr>
            </w:pPr>
            <w:r>
              <w:rPr>
                <w:color w:val="006600"/>
                <w:lang w:val="en-US"/>
              </w:rPr>
              <w:t xml:space="preserve">    </w:t>
            </w:r>
            <w:r w:rsidRPr="00DF3A0D">
              <w:rPr>
                <w:color w:val="006600"/>
                <w:lang w:val="en-US"/>
              </w:rPr>
              <w:t xml:space="preserve">  // update discrete states</w:t>
            </w:r>
          </w:p>
          <w:p w14:paraId="3B47525F" w14:textId="13714AD7" w:rsidR="009E1CCD" w:rsidRDefault="009E1CCD" w:rsidP="009E1CCD">
            <w:pPr>
              <w:pStyle w:val="HTMLVorformatiert"/>
              <w:rPr>
                <w:lang w:val="en-US"/>
              </w:rPr>
            </w:pPr>
            <w:r>
              <w:rPr>
                <w:lang w:val="en-US"/>
              </w:rPr>
              <w:t xml:space="preserve">    </w:t>
            </w:r>
            <w:r w:rsidRPr="0098259C">
              <w:rPr>
                <w:lang w:val="en-US"/>
              </w:rPr>
              <w:t xml:space="preserve">  M_</w:t>
            </w:r>
            <w:del w:id="4147" w:author="Otter, Martin" w:date="2014-04-09T11:00:00Z">
              <w:r w:rsidRPr="0098259C" w:rsidDel="00140C25">
                <w:rPr>
                  <w:lang w:val="en-US"/>
                </w:rPr>
                <w:delText>fmi</w:delText>
              </w:r>
            </w:del>
            <w:ins w:id="4148" w:author="Otter, Martin" w:date="2014-04-09T11:00:00Z">
              <w:r w:rsidR="00140C25">
                <w:rPr>
                  <w:lang w:val="en-US"/>
                </w:rPr>
                <w:t>fmi2</w:t>
              </w:r>
            </w:ins>
            <w:r w:rsidR="00840DE4">
              <w:rPr>
                <w:lang w:val="en-US"/>
              </w:rPr>
              <w:t>NewDiscreteStates</w:t>
            </w:r>
            <w:r w:rsidRPr="0098259C">
              <w:rPr>
                <w:lang w:val="en-US"/>
              </w:rPr>
              <w:t>(m, &amp;eventInfo)</w:t>
            </w:r>
          </w:p>
          <w:p w14:paraId="3A2FE8F8" w14:textId="77777777" w:rsidR="009E1CCD" w:rsidRPr="0098259C" w:rsidRDefault="009E1CCD" w:rsidP="009E1CCD">
            <w:pPr>
              <w:pStyle w:val="HTMLVorformatiert"/>
              <w:rPr>
                <w:lang w:val="en-US"/>
              </w:rPr>
            </w:pPr>
            <w:r>
              <w:rPr>
                <w:lang w:val="en-US"/>
              </w:rPr>
              <w:t xml:space="preserve">      </w:t>
            </w:r>
            <w:r w:rsidRPr="00DF3A0D">
              <w:rPr>
                <w:b/>
                <w:color w:val="3333FF"/>
                <w:lang w:val="en-US"/>
              </w:rPr>
              <w:t>if</w:t>
            </w:r>
            <w:r>
              <w:rPr>
                <w:lang w:val="en-US"/>
              </w:rPr>
              <w:t xml:space="preserve"> eventInfo.terminateSimulation </w:t>
            </w:r>
            <w:r w:rsidR="00F7134B">
              <w:rPr>
                <w:b/>
                <w:color w:val="3333FF"/>
                <w:lang w:val="en-US"/>
              </w:rPr>
              <w:t xml:space="preserve">then goto </w:t>
            </w:r>
            <w:r w:rsidR="00F7134B" w:rsidRPr="006F760E">
              <w:rPr>
                <w:color w:val="3333FF"/>
                <w:lang w:val="en-US"/>
              </w:rPr>
              <w:t>TERMINATE_MODEL</w:t>
            </w:r>
          </w:p>
          <w:p w14:paraId="5B093F7E" w14:textId="77777777" w:rsidR="009E1CCD" w:rsidRPr="0098259C" w:rsidRDefault="009E1CCD" w:rsidP="009E1CCD">
            <w:pPr>
              <w:pStyle w:val="HTMLVorformatiert"/>
              <w:rPr>
                <w:b/>
                <w:color w:val="0000FF"/>
                <w:lang w:val="en-US"/>
              </w:rPr>
            </w:pPr>
            <w:r>
              <w:rPr>
                <w:b/>
                <w:color w:val="0000FF"/>
                <w:lang w:val="en-US"/>
              </w:rPr>
              <w:t xml:space="preserve">    </w:t>
            </w:r>
            <w:r w:rsidRPr="0098259C">
              <w:rPr>
                <w:b/>
                <w:color w:val="0000FF"/>
                <w:lang w:val="en-US"/>
              </w:rPr>
              <w:t>end while</w:t>
            </w:r>
          </w:p>
          <w:p w14:paraId="0CD5B6F8" w14:textId="77777777" w:rsidR="009E1CCD" w:rsidRDefault="009E1CCD" w:rsidP="00990EFE">
            <w:pPr>
              <w:pStyle w:val="HTMLVorformatiert"/>
              <w:rPr>
                <w:lang w:val="en-US"/>
              </w:rPr>
            </w:pPr>
          </w:p>
          <w:p w14:paraId="7DD8F4AC" w14:textId="77777777" w:rsidR="009E1CCD" w:rsidRPr="00DF3A0D" w:rsidRDefault="009E1CCD" w:rsidP="009E1CCD">
            <w:pPr>
              <w:pStyle w:val="HTMLVorformatiert"/>
              <w:rPr>
                <w:color w:val="008000"/>
                <w:lang w:val="en-US"/>
              </w:rPr>
            </w:pPr>
            <w:r>
              <w:rPr>
                <w:color w:val="008000"/>
                <w:lang w:val="en-US"/>
              </w:rPr>
              <w:t xml:space="preserve">    </w:t>
            </w:r>
            <w:r w:rsidRPr="00DF3A0D">
              <w:rPr>
                <w:color w:val="008000"/>
                <w:lang w:val="en-US"/>
              </w:rPr>
              <w:t xml:space="preserve">// </w:t>
            </w:r>
            <w:r>
              <w:rPr>
                <w:color w:val="008000"/>
                <w:lang w:val="en-US"/>
              </w:rPr>
              <w:t>e</w:t>
            </w:r>
            <w:r w:rsidRPr="00DF3A0D">
              <w:rPr>
                <w:color w:val="008000"/>
                <w:lang w:val="en-US"/>
              </w:rPr>
              <w:t>nter Continuous-Time Mode</w:t>
            </w:r>
          </w:p>
          <w:p w14:paraId="072F6D9D" w14:textId="7C50C735" w:rsidR="009E1CCD" w:rsidRDefault="009E1CCD" w:rsidP="009E1CCD">
            <w:pPr>
              <w:pStyle w:val="HTMLVorformatiert"/>
              <w:rPr>
                <w:lang w:val="en-US"/>
              </w:rPr>
            </w:pPr>
            <w:r>
              <w:rPr>
                <w:lang w:val="en-US"/>
              </w:rPr>
              <w:t xml:space="preserve">    M_</w:t>
            </w:r>
            <w:del w:id="4149" w:author="Otter, Martin" w:date="2014-04-09T11:00:00Z">
              <w:r w:rsidDel="00140C25">
                <w:rPr>
                  <w:lang w:val="en-US"/>
                </w:rPr>
                <w:delText>fmi</w:delText>
              </w:r>
            </w:del>
            <w:ins w:id="4150" w:author="Otter, Martin" w:date="2014-04-09T11:00:00Z">
              <w:r w:rsidR="00140C25">
                <w:rPr>
                  <w:lang w:val="en-US"/>
                </w:rPr>
                <w:t>fmi2</w:t>
              </w:r>
            </w:ins>
            <w:r>
              <w:rPr>
                <w:lang w:val="en-US"/>
              </w:rPr>
              <w:t>EnterContinuousTimeMode(m)</w:t>
            </w:r>
          </w:p>
          <w:p w14:paraId="418CCEB7" w14:textId="77777777" w:rsidR="009E1CCD" w:rsidRDefault="009E1CCD" w:rsidP="00990EFE">
            <w:pPr>
              <w:pStyle w:val="HTMLVorformatiert"/>
              <w:rPr>
                <w:lang w:val="en-US"/>
              </w:rPr>
            </w:pPr>
          </w:p>
          <w:p w14:paraId="51E3228A" w14:textId="77777777" w:rsidR="00990EFE" w:rsidRPr="0098259C" w:rsidRDefault="009E1CCD" w:rsidP="00990EFE">
            <w:pPr>
              <w:pStyle w:val="HTMLVorformatiert"/>
              <w:rPr>
                <w:color w:val="008000"/>
                <w:lang w:val="en-US"/>
              </w:rPr>
            </w:pPr>
            <w:r>
              <w:rPr>
                <w:lang w:val="en-US"/>
              </w:rPr>
              <w:t xml:space="preserve"> </w:t>
            </w:r>
            <w:r w:rsidR="00990EFE" w:rsidRPr="0098259C">
              <w:rPr>
                <w:lang w:val="en-US"/>
              </w:rPr>
              <w:t xml:space="preserve">   </w:t>
            </w:r>
            <w:r w:rsidR="00990EFE" w:rsidRPr="0098259C">
              <w:rPr>
                <w:color w:val="008000"/>
                <w:lang w:val="en-US"/>
              </w:rPr>
              <w:t xml:space="preserve">// retrieve solution at </w:t>
            </w:r>
            <w:r>
              <w:rPr>
                <w:color w:val="008000"/>
                <w:lang w:val="en-US"/>
              </w:rPr>
              <w:t>simulation restart</w:t>
            </w:r>
          </w:p>
          <w:p w14:paraId="11B0DCBB" w14:textId="41F749CB" w:rsidR="00990EFE" w:rsidRPr="0098259C" w:rsidRDefault="00990EFE" w:rsidP="00990EFE">
            <w:pPr>
              <w:pStyle w:val="HTMLVorformatiert"/>
              <w:rPr>
                <w:lang w:val="en-US"/>
              </w:rPr>
            </w:pPr>
            <w:r w:rsidRPr="0098259C">
              <w:rPr>
                <w:lang w:val="en-US"/>
              </w:rPr>
              <w:lastRenderedPageBreak/>
              <w:t xml:space="preserve">    M_</w:t>
            </w:r>
            <w:del w:id="4151" w:author="Otter, Martin" w:date="2014-04-09T11:00:00Z">
              <w:r w:rsidR="009236DE" w:rsidRPr="0098259C" w:rsidDel="00140C25">
                <w:rPr>
                  <w:lang w:val="en-US"/>
                </w:rPr>
                <w:delText>fmi</w:delText>
              </w:r>
            </w:del>
            <w:ins w:id="4152" w:author="Otter, Martin" w:date="2014-04-09T11:00:00Z">
              <w:r w:rsidR="00140C25">
                <w:rPr>
                  <w:lang w:val="en-US"/>
                </w:rPr>
                <w:t>fmi2</w:t>
              </w:r>
            </w:ins>
            <w:r w:rsidR="009236DE" w:rsidRPr="0098259C">
              <w:rPr>
                <w:lang w:val="en-US"/>
              </w:rPr>
              <w:t>Get</w:t>
            </w:r>
            <w:r w:rsidRPr="0098259C">
              <w:rPr>
                <w:lang w:val="en-US"/>
              </w:rPr>
              <w:t>Real/Integer/Boolean/String(m, ...)</w:t>
            </w:r>
          </w:p>
          <w:p w14:paraId="4910A82E" w14:textId="46D6CF3B" w:rsidR="00990EFE" w:rsidRPr="0098259C" w:rsidRDefault="00990EFE" w:rsidP="00990EFE">
            <w:pPr>
              <w:pStyle w:val="HTMLVorformatiert"/>
              <w:rPr>
                <w:lang w:val="en-US"/>
              </w:rPr>
            </w:pPr>
            <w:r w:rsidRPr="0098259C">
              <w:rPr>
                <w:lang w:val="en-US"/>
              </w:rPr>
              <w:t xml:space="preserve">    </w:t>
            </w:r>
            <w:r w:rsidRPr="0098259C">
              <w:rPr>
                <w:b/>
                <w:color w:val="0000FF"/>
                <w:lang w:val="en-US"/>
              </w:rPr>
              <w:t>if</w:t>
            </w:r>
            <w:r w:rsidR="00CE2DBC" w:rsidRPr="0098259C">
              <w:rPr>
                <w:lang w:val="en-US"/>
              </w:rPr>
              <w:t xml:space="preserve"> eventInfo.</w:t>
            </w:r>
            <w:r w:rsidR="00F7134B" w:rsidRPr="006F760E">
              <w:rPr>
                <w:rStyle w:val="CODE"/>
                <w:lang w:val="en-US"/>
              </w:rPr>
              <w:t>valuesOfContinuousStatesChanged</w:t>
            </w:r>
            <w:r w:rsidRPr="0098259C">
              <w:rPr>
                <w:lang w:val="en-US"/>
              </w:rPr>
              <w:t xml:space="preserve"> == </w:t>
            </w:r>
            <w:del w:id="4153" w:author="Otter, Martin" w:date="2014-04-09T11:00:00Z">
              <w:r w:rsidR="009236DE" w:rsidRPr="0098259C" w:rsidDel="00140C25">
                <w:rPr>
                  <w:lang w:val="en-US"/>
                </w:rPr>
                <w:delText>fmi</w:delText>
              </w:r>
            </w:del>
            <w:ins w:id="4154" w:author="Otter, Martin" w:date="2014-04-09T11:00:00Z">
              <w:r w:rsidR="00140C25">
                <w:rPr>
                  <w:lang w:val="en-US"/>
                </w:rPr>
                <w:t>fmi2</w:t>
              </w:r>
            </w:ins>
            <w:r w:rsidR="009236DE" w:rsidRPr="0098259C">
              <w:rPr>
                <w:lang w:val="en-US"/>
              </w:rPr>
              <w:t xml:space="preserve">True </w:t>
            </w:r>
            <w:r w:rsidRPr="0098259C">
              <w:rPr>
                <w:b/>
                <w:color w:val="0000FF"/>
                <w:lang w:val="en-US"/>
              </w:rPr>
              <w:t>then</w:t>
            </w:r>
          </w:p>
          <w:p w14:paraId="1F10DA09" w14:textId="77777777" w:rsidR="00CE2DBC" w:rsidRPr="0098259C" w:rsidRDefault="00990EFE" w:rsidP="00990EFE">
            <w:pPr>
              <w:pStyle w:val="HTMLVorformatiert"/>
              <w:rPr>
                <w:color w:val="008000"/>
                <w:lang w:val="en-US"/>
              </w:rPr>
            </w:pPr>
            <w:r w:rsidRPr="0098259C">
              <w:rPr>
                <w:lang w:val="en-US"/>
              </w:rPr>
              <w:t xml:space="preserve">      </w:t>
            </w:r>
            <w:r w:rsidR="00CE2DBC" w:rsidRPr="0098259C">
              <w:rPr>
                <w:color w:val="008000"/>
                <w:lang w:val="en-US"/>
              </w:rPr>
              <w:t>//the model signals</w:t>
            </w:r>
            <w:r w:rsidRPr="0098259C">
              <w:rPr>
                <w:color w:val="008000"/>
                <w:lang w:val="en-US"/>
              </w:rPr>
              <w:t xml:space="preserve"> a </w:t>
            </w:r>
            <w:r w:rsidR="00CE2DBC" w:rsidRPr="0098259C">
              <w:rPr>
                <w:color w:val="008000"/>
                <w:lang w:val="en-US"/>
              </w:rPr>
              <w:t xml:space="preserve">value </w:t>
            </w:r>
            <w:r w:rsidRPr="0098259C">
              <w:rPr>
                <w:color w:val="008000"/>
                <w:lang w:val="en-US"/>
              </w:rPr>
              <w:t>change of states, retrieve them</w:t>
            </w:r>
          </w:p>
          <w:p w14:paraId="64893F45" w14:textId="39D8E626" w:rsidR="00990EFE" w:rsidRPr="0098259C" w:rsidRDefault="00990EFE" w:rsidP="00990EFE">
            <w:pPr>
              <w:pStyle w:val="HTMLVorformatiert"/>
              <w:rPr>
                <w:lang w:val="en-US"/>
              </w:rPr>
            </w:pPr>
            <w:r w:rsidRPr="0098259C">
              <w:rPr>
                <w:lang w:val="en-US"/>
              </w:rPr>
              <w:t xml:space="preserve">      M_</w:t>
            </w:r>
            <w:del w:id="4155" w:author="Otter, Martin" w:date="2014-04-09T11:00:00Z">
              <w:r w:rsidR="009236DE" w:rsidRPr="0098259C" w:rsidDel="00140C25">
                <w:rPr>
                  <w:lang w:val="en-US"/>
                </w:rPr>
                <w:delText>fmi</w:delText>
              </w:r>
            </w:del>
            <w:ins w:id="4156" w:author="Otter, Martin" w:date="2014-04-09T11:00:00Z">
              <w:r w:rsidR="00140C25">
                <w:rPr>
                  <w:lang w:val="en-US"/>
                </w:rPr>
                <w:t>fmi2</w:t>
              </w:r>
            </w:ins>
            <w:r w:rsidR="009236DE" w:rsidRPr="0098259C">
              <w:rPr>
                <w:lang w:val="en-US"/>
              </w:rPr>
              <w:t>Get</w:t>
            </w:r>
            <w:r w:rsidRPr="0098259C">
              <w:rPr>
                <w:lang w:val="en-US"/>
              </w:rPr>
              <w:t>ContinuousStates(m, x, nx)</w:t>
            </w:r>
          </w:p>
          <w:p w14:paraId="004D1628" w14:textId="77777777" w:rsidR="00CE2DBC" w:rsidRPr="0098259C" w:rsidRDefault="00CE2DBC" w:rsidP="00990EFE">
            <w:pPr>
              <w:pStyle w:val="HTMLVorformatiert"/>
              <w:rPr>
                <w:lang w:val="en-US"/>
              </w:rPr>
            </w:pPr>
            <w:r w:rsidRPr="0098259C">
              <w:rPr>
                <w:lang w:val="en-US"/>
              </w:rPr>
              <w:t xml:space="preserve">    </w:t>
            </w:r>
            <w:r w:rsidRPr="0098259C">
              <w:rPr>
                <w:b/>
                <w:color w:val="0000FF"/>
                <w:lang w:val="en-US"/>
              </w:rPr>
              <w:t>end if</w:t>
            </w:r>
          </w:p>
          <w:p w14:paraId="2857B913" w14:textId="77777777" w:rsidR="00CE2DBC" w:rsidRPr="0098259C" w:rsidRDefault="00CE2DBC" w:rsidP="00990EFE">
            <w:pPr>
              <w:pStyle w:val="HTMLVorformatiert"/>
              <w:rPr>
                <w:lang w:val="en-US"/>
              </w:rPr>
            </w:pPr>
          </w:p>
          <w:p w14:paraId="4863DEC0" w14:textId="5101FFDE" w:rsidR="00CE2DBC" w:rsidRPr="0098259C" w:rsidRDefault="00CE2DBC" w:rsidP="00CE2DBC">
            <w:pPr>
              <w:pStyle w:val="HTMLVorformatiert"/>
              <w:rPr>
                <w:color w:val="008000"/>
                <w:lang w:val="en-US"/>
              </w:rPr>
            </w:pPr>
            <w:r w:rsidRPr="0098259C">
              <w:rPr>
                <w:lang w:val="en-US"/>
              </w:rPr>
              <w:t xml:space="preserve">    </w:t>
            </w:r>
            <w:r w:rsidRPr="0098259C">
              <w:rPr>
                <w:b/>
                <w:color w:val="0000FF"/>
                <w:lang w:val="en-US"/>
              </w:rPr>
              <w:t>if</w:t>
            </w:r>
            <w:r w:rsidRPr="0098259C">
              <w:rPr>
                <w:lang w:val="en-US"/>
              </w:rPr>
              <w:t xml:space="preserve"> eventInfo.</w:t>
            </w:r>
            <w:r w:rsidR="00F7134B" w:rsidRPr="006F760E">
              <w:rPr>
                <w:rStyle w:val="CODE"/>
                <w:lang w:val="en-US"/>
              </w:rPr>
              <w:t>nominalsOfContinuousStatesChanged</w:t>
            </w:r>
            <w:r w:rsidRPr="0098259C">
              <w:rPr>
                <w:lang w:val="en-US"/>
              </w:rPr>
              <w:t xml:space="preserve"> = </w:t>
            </w:r>
            <w:del w:id="4157" w:author="Otter, Martin" w:date="2014-04-09T11:00:00Z">
              <w:r w:rsidRPr="0098259C" w:rsidDel="00140C25">
                <w:rPr>
                  <w:lang w:val="en-US"/>
                </w:rPr>
                <w:delText>fmi</w:delText>
              </w:r>
            </w:del>
            <w:ins w:id="4158" w:author="Otter, Martin" w:date="2014-04-09T11:00:00Z">
              <w:r w:rsidR="00140C25">
                <w:rPr>
                  <w:lang w:val="en-US"/>
                </w:rPr>
                <w:t>fmi2</w:t>
              </w:r>
            </w:ins>
            <w:r w:rsidRPr="0098259C">
              <w:rPr>
                <w:lang w:val="en-US"/>
              </w:rPr>
              <w:t xml:space="preserve">True </w:t>
            </w:r>
            <w:r w:rsidRPr="0098259C">
              <w:rPr>
                <w:b/>
                <w:color w:val="0000FF"/>
                <w:lang w:val="en-US"/>
              </w:rPr>
              <w:t>then</w:t>
            </w:r>
            <w:r w:rsidRPr="0098259C">
              <w:rPr>
                <w:b/>
                <w:color w:val="0000FF"/>
                <w:lang w:val="en-US"/>
              </w:rPr>
              <w:br/>
            </w:r>
            <w:r w:rsidRPr="0098259C">
              <w:rPr>
                <w:lang w:val="en-US"/>
              </w:rPr>
              <w:t xml:space="preserve">      </w:t>
            </w:r>
            <w:r w:rsidRPr="0098259C">
              <w:rPr>
                <w:color w:val="008000"/>
                <w:lang w:val="en-US"/>
              </w:rPr>
              <w:t>//the meaning of states has changed; retrieve new nominal values</w:t>
            </w:r>
          </w:p>
          <w:p w14:paraId="3A65539A" w14:textId="54C1CD1A" w:rsidR="001153E0" w:rsidRPr="0098259C" w:rsidRDefault="001153E0" w:rsidP="00990EFE">
            <w:pPr>
              <w:pStyle w:val="HTMLVorformatiert"/>
              <w:rPr>
                <w:lang w:val="en-US"/>
              </w:rPr>
            </w:pPr>
            <w:r w:rsidRPr="0098259C">
              <w:rPr>
                <w:lang w:val="en-US"/>
              </w:rPr>
              <w:t xml:space="preserve">      M_</w:t>
            </w:r>
            <w:del w:id="4159" w:author="Otter, Martin" w:date="2014-04-09T11:00:00Z">
              <w:r w:rsidR="009236DE" w:rsidRPr="0098259C" w:rsidDel="00140C25">
                <w:rPr>
                  <w:lang w:val="en-US"/>
                </w:rPr>
                <w:delText>fmi</w:delText>
              </w:r>
            </w:del>
            <w:ins w:id="4160" w:author="Otter, Martin" w:date="2014-04-09T11:00:00Z">
              <w:r w:rsidR="00140C25">
                <w:rPr>
                  <w:lang w:val="en-US"/>
                </w:rPr>
                <w:t>fmi2</w:t>
              </w:r>
            </w:ins>
            <w:r w:rsidR="009236DE" w:rsidRPr="0098259C">
              <w:rPr>
                <w:lang w:val="en-US"/>
              </w:rPr>
              <w:t>Get</w:t>
            </w:r>
            <w:r w:rsidRPr="0098259C">
              <w:rPr>
                <w:lang w:val="en-US"/>
              </w:rPr>
              <w:t>Nominal</w:t>
            </w:r>
            <w:r w:rsidR="007A73C3">
              <w:rPr>
                <w:lang w:val="en-US"/>
              </w:rPr>
              <w:t>sOf</w:t>
            </w:r>
            <w:r w:rsidRPr="0098259C">
              <w:rPr>
                <w:lang w:val="en-US"/>
              </w:rPr>
              <w:t>ContinuousStates(m, x_nominal, nx)</w:t>
            </w:r>
          </w:p>
          <w:p w14:paraId="5C450B58" w14:textId="77777777" w:rsidR="00990EFE" w:rsidRPr="0098259C" w:rsidRDefault="00990EFE" w:rsidP="00990EFE">
            <w:pPr>
              <w:pStyle w:val="HTMLVorformatiert"/>
              <w:rPr>
                <w:b/>
                <w:color w:val="0000FF"/>
                <w:lang w:val="en-US"/>
              </w:rPr>
            </w:pPr>
            <w:r w:rsidRPr="0098259C">
              <w:rPr>
                <w:lang w:val="en-US"/>
              </w:rPr>
              <w:t xml:space="preserve">    </w:t>
            </w:r>
            <w:r w:rsidRPr="0098259C">
              <w:rPr>
                <w:b/>
                <w:color w:val="0000FF"/>
                <w:lang w:val="en-US"/>
              </w:rPr>
              <w:t>end if</w:t>
            </w:r>
          </w:p>
          <w:p w14:paraId="5FD104FC" w14:textId="77777777" w:rsidR="00CE2DBC" w:rsidRPr="0098259C" w:rsidRDefault="00CE2DBC" w:rsidP="00990EFE">
            <w:pPr>
              <w:pStyle w:val="HTMLVorformatiert"/>
              <w:rPr>
                <w:lang w:val="en-US"/>
              </w:rPr>
            </w:pPr>
          </w:p>
          <w:p w14:paraId="70B92577" w14:textId="77777777" w:rsidR="001153E0" w:rsidRPr="00C72A6D" w:rsidRDefault="00990EFE" w:rsidP="00990EFE">
            <w:pPr>
              <w:pStyle w:val="HTMLVorformatiert"/>
              <w:rPr>
                <w:rStyle w:val="CODE"/>
                <w:sz w:val="20"/>
                <w:lang w:val="en-US"/>
              </w:rPr>
            </w:pPr>
            <w:r w:rsidRPr="00C72A6D">
              <w:rPr>
                <w:lang w:val="en-US"/>
              </w:rPr>
              <w:t xml:space="preserve">    </w:t>
            </w:r>
            <w:r w:rsidR="001153E0" w:rsidRPr="00C72A6D">
              <w:rPr>
                <w:b/>
                <w:color w:val="0000FF"/>
                <w:lang w:val="en-US"/>
              </w:rPr>
              <w:t>if</w:t>
            </w:r>
            <w:r w:rsidR="001153E0" w:rsidRPr="00C72A6D">
              <w:rPr>
                <w:lang w:val="en-US"/>
              </w:rPr>
              <w:t xml:space="preserve"> eventInfo.</w:t>
            </w:r>
            <w:r w:rsidR="005474F0">
              <w:rPr>
                <w:rStyle w:val="CODE"/>
                <w:sz w:val="20"/>
                <w:lang w:val="en-US"/>
              </w:rPr>
              <w:t>nextEventTimeDefined</w:t>
            </w:r>
            <w:r w:rsidR="001153E0" w:rsidRPr="00C72A6D">
              <w:rPr>
                <w:rStyle w:val="CODE"/>
                <w:sz w:val="20"/>
                <w:lang w:val="en-US"/>
              </w:rPr>
              <w:t xml:space="preserve"> </w:t>
            </w:r>
            <w:r w:rsidR="001153E0" w:rsidRPr="00C72A6D">
              <w:rPr>
                <w:rStyle w:val="CODE"/>
                <w:b/>
                <w:color w:val="0000FF"/>
                <w:sz w:val="20"/>
                <w:lang w:val="en-US"/>
              </w:rPr>
              <w:t>then</w:t>
            </w:r>
          </w:p>
          <w:p w14:paraId="09DF31FB" w14:textId="77777777" w:rsidR="001153E0" w:rsidRPr="00C72A6D" w:rsidRDefault="001153E0" w:rsidP="00990EFE">
            <w:pPr>
              <w:pStyle w:val="HTMLVorformatiert"/>
              <w:rPr>
                <w:rStyle w:val="CODE"/>
                <w:sz w:val="20"/>
                <w:lang w:val="en-US"/>
              </w:rPr>
            </w:pPr>
            <w:r w:rsidRPr="00C72A6D">
              <w:rPr>
                <w:rStyle w:val="CODE"/>
                <w:sz w:val="20"/>
                <w:lang w:val="en-US"/>
              </w:rPr>
              <w:t xml:space="preserve">       Tnext = </w:t>
            </w:r>
            <w:r w:rsidRPr="00C72A6D">
              <w:rPr>
                <w:rStyle w:val="CODE"/>
                <w:b/>
                <w:color w:val="0000FF"/>
                <w:sz w:val="20"/>
                <w:lang w:val="en-US"/>
              </w:rPr>
              <w:t>min</w:t>
            </w:r>
            <w:r w:rsidRPr="00C72A6D">
              <w:rPr>
                <w:rStyle w:val="CODE"/>
                <w:sz w:val="20"/>
                <w:lang w:val="en-US"/>
              </w:rPr>
              <w:t>(eventInfo.nextEventTime, Tend)</w:t>
            </w:r>
          </w:p>
          <w:p w14:paraId="528D2573" w14:textId="77777777" w:rsidR="001153E0" w:rsidRPr="00C72A6D" w:rsidRDefault="001153E0" w:rsidP="00990EFE">
            <w:pPr>
              <w:pStyle w:val="HTMLVorformatiert"/>
              <w:rPr>
                <w:rStyle w:val="CODE"/>
                <w:b/>
                <w:color w:val="0000FF"/>
                <w:sz w:val="20"/>
                <w:lang w:val="en-US"/>
              </w:rPr>
            </w:pPr>
            <w:r w:rsidRPr="00C72A6D">
              <w:rPr>
                <w:rStyle w:val="CODE"/>
                <w:sz w:val="20"/>
                <w:lang w:val="en-US"/>
              </w:rPr>
              <w:t xml:space="preserve">    </w:t>
            </w:r>
            <w:r w:rsidRPr="00C72A6D">
              <w:rPr>
                <w:rStyle w:val="CODE"/>
                <w:b/>
                <w:color w:val="0000FF"/>
                <w:sz w:val="20"/>
                <w:lang w:val="en-US"/>
              </w:rPr>
              <w:t>else</w:t>
            </w:r>
          </w:p>
          <w:p w14:paraId="0BE2A09F" w14:textId="77777777" w:rsidR="001153E0" w:rsidRPr="00C72A6D" w:rsidRDefault="001153E0" w:rsidP="00990EFE">
            <w:pPr>
              <w:pStyle w:val="HTMLVorformatiert"/>
              <w:rPr>
                <w:rStyle w:val="CODE"/>
                <w:sz w:val="20"/>
                <w:lang w:val="en-US"/>
              </w:rPr>
            </w:pPr>
            <w:r w:rsidRPr="00C72A6D">
              <w:rPr>
                <w:rStyle w:val="CODE"/>
                <w:sz w:val="20"/>
                <w:lang w:val="en-US"/>
              </w:rPr>
              <w:t xml:space="preserve">       Tnext = Tend</w:t>
            </w:r>
          </w:p>
          <w:p w14:paraId="1038A033" w14:textId="77777777" w:rsidR="00990EFE" w:rsidRPr="00C72A6D" w:rsidRDefault="001153E0" w:rsidP="00990EFE">
            <w:pPr>
              <w:pStyle w:val="HTMLVorformatiert"/>
              <w:rPr>
                <w:color w:val="0000FF"/>
                <w:lang w:val="en-US"/>
              </w:rPr>
            </w:pPr>
            <w:r w:rsidRPr="00C72A6D">
              <w:rPr>
                <w:rStyle w:val="CODE"/>
                <w:sz w:val="20"/>
                <w:lang w:val="en-US"/>
              </w:rPr>
              <w:t xml:space="preserve"> </w:t>
            </w:r>
            <w:r w:rsidRPr="00C72A6D">
              <w:rPr>
                <w:rStyle w:val="CODE"/>
                <w:color w:val="0000FF"/>
                <w:sz w:val="20"/>
                <w:lang w:val="en-US"/>
              </w:rPr>
              <w:t xml:space="preserve">   </w:t>
            </w:r>
            <w:r w:rsidRPr="00C72A6D">
              <w:rPr>
                <w:rStyle w:val="CODE"/>
                <w:b/>
                <w:color w:val="0000FF"/>
                <w:sz w:val="20"/>
                <w:lang w:val="en-US"/>
              </w:rPr>
              <w:t>end if</w:t>
            </w:r>
          </w:p>
          <w:p w14:paraId="67666CFD" w14:textId="77777777" w:rsidR="00990EFE" w:rsidRPr="00C72A6D" w:rsidRDefault="00990EFE" w:rsidP="00990EFE">
            <w:pPr>
              <w:pStyle w:val="HTMLVorformatiert"/>
              <w:rPr>
                <w:b/>
                <w:lang w:val="en-US"/>
              </w:rPr>
            </w:pPr>
            <w:r w:rsidRPr="00C72A6D">
              <w:rPr>
                <w:color w:val="0000FF"/>
                <w:lang w:val="en-US"/>
              </w:rPr>
              <w:t xml:space="preserve">  </w:t>
            </w:r>
            <w:r w:rsidRPr="00C72A6D">
              <w:rPr>
                <w:b/>
                <w:color w:val="0000FF"/>
                <w:lang w:val="en-US"/>
              </w:rPr>
              <w:t>end if</w:t>
            </w:r>
          </w:p>
          <w:p w14:paraId="5F70030B" w14:textId="77777777" w:rsidR="00990EFE" w:rsidRPr="00C72A6D" w:rsidRDefault="00990EFE" w:rsidP="00990EFE">
            <w:pPr>
              <w:pStyle w:val="HTMLVorformatiert"/>
              <w:rPr>
                <w:b/>
                <w:color w:val="0000FF"/>
                <w:lang w:val="en-US"/>
              </w:rPr>
            </w:pPr>
            <w:r w:rsidRPr="00C72A6D">
              <w:rPr>
                <w:b/>
                <w:color w:val="0000FF"/>
                <w:lang w:val="en-US"/>
              </w:rPr>
              <w:t>end while</w:t>
            </w:r>
          </w:p>
          <w:p w14:paraId="6731B4BB" w14:textId="77777777" w:rsidR="00990EFE" w:rsidRPr="0098259C" w:rsidRDefault="00990EFE" w:rsidP="00990EFE">
            <w:pPr>
              <w:pStyle w:val="HTMLVorformatiert"/>
              <w:rPr>
                <w:lang w:val="en-US"/>
              </w:rPr>
            </w:pPr>
          </w:p>
          <w:p w14:paraId="78EF4DCF" w14:textId="77777777" w:rsidR="00990EFE" w:rsidRPr="0098259C" w:rsidRDefault="00990EFE" w:rsidP="00990EFE">
            <w:pPr>
              <w:pStyle w:val="HTMLVorformatiert"/>
              <w:rPr>
                <w:color w:val="008000"/>
                <w:lang w:val="en-US"/>
              </w:rPr>
            </w:pPr>
            <w:r w:rsidRPr="0098259C">
              <w:rPr>
                <w:color w:val="008000"/>
                <w:lang w:val="en-US"/>
              </w:rPr>
              <w:t>// terminate simulation and retrieve final values</w:t>
            </w:r>
            <w:r w:rsidR="00F7134B">
              <w:rPr>
                <w:color w:val="008000"/>
                <w:lang w:val="en-US"/>
              </w:rPr>
              <w:br/>
            </w:r>
            <w:r w:rsidR="00F7134B" w:rsidRPr="006F760E">
              <w:rPr>
                <w:color w:val="3333FF"/>
                <w:lang w:val="en-US"/>
              </w:rPr>
              <w:t>TERMINATE_MODEL:</w:t>
            </w:r>
          </w:p>
          <w:p w14:paraId="0F890346" w14:textId="29E6360A" w:rsidR="00990EFE" w:rsidRPr="0098259C" w:rsidRDefault="00990EFE" w:rsidP="00990EFE">
            <w:pPr>
              <w:pStyle w:val="HTMLVorformatiert"/>
              <w:rPr>
                <w:lang w:val="en-US"/>
              </w:rPr>
            </w:pPr>
            <w:r w:rsidRPr="0098259C">
              <w:rPr>
                <w:lang w:val="en-US"/>
              </w:rPr>
              <w:t>M_</w:t>
            </w:r>
            <w:del w:id="4161" w:author="Otter, Martin" w:date="2014-04-09T11:00:00Z">
              <w:r w:rsidR="004100A9" w:rsidDel="00140C25">
                <w:rPr>
                  <w:lang w:val="en-US"/>
                </w:rPr>
                <w:delText>fmi</w:delText>
              </w:r>
            </w:del>
            <w:ins w:id="4162" w:author="Otter, Martin" w:date="2014-04-09T11:00:00Z">
              <w:r w:rsidR="00140C25">
                <w:rPr>
                  <w:lang w:val="en-US"/>
                </w:rPr>
                <w:t>fmi2</w:t>
              </w:r>
            </w:ins>
            <w:r w:rsidR="004100A9">
              <w:rPr>
                <w:lang w:val="en-US"/>
              </w:rPr>
              <w:t>Terminate</w:t>
            </w:r>
            <w:r w:rsidRPr="0098259C">
              <w:rPr>
                <w:lang w:val="en-US"/>
              </w:rPr>
              <w:t>(m)</w:t>
            </w:r>
          </w:p>
          <w:p w14:paraId="164F5EB0" w14:textId="7FB3DE11" w:rsidR="00990EFE" w:rsidRPr="0098259C" w:rsidRDefault="00990EFE" w:rsidP="00990EFE">
            <w:pPr>
              <w:pStyle w:val="HTMLVorformatiert"/>
              <w:rPr>
                <w:lang w:val="en-US"/>
              </w:rPr>
            </w:pPr>
            <w:r w:rsidRPr="0098259C">
              <w:rPr>
                <w:lang w:val="en-US"/>
              </w:rPr>
              <w:t>M_</w:t>
            </w:r>
            <w:del w:id="4163" w:author="Otter, Martin" w:date="2014-04-09T11:00:00Z">
              <w:r w:rsidR="009236DE" w:rsidRPr="0098259C" w:rsidDel="00140C25">
                <w:rPr>
                  <w:lang w:val="en-US"/>
                </w:rPr>
                <w:delText>fmi</w:delText>
              </w:r>
            </w:del>
            <w:ins w:id="4164" w:author="Otter, Martin" w:date="2014-04-09T11:00:00Z">
              <w:r w:rsidR="00140C25">
                <w:rPr>
                  <w:lang w:val="en-US"/>
                </w:rPr>
                <w:t>fmi2</w:t>
              </w:r>
            </w:ins>
            <w:r w:rsidR="009236DE" w:rsidRPr="0098259C">
              <w:rPr>
                <w:lang w:val="en-US"/>
              </w:rPr>
              <w:t>Get</w:t>
            </w:r>
            <w:r w:rsidRPr="0098259C">
              <w:rPr>
                <w:lang w:val="en-US"/>
              </w:rPr>
              <w:t>Real/Integer/Boolean/String(m, ...)</w:t>
            </w:r>
          </w:p>
          <w:p w14:paraId="7DF039A2" w14:textId="77777777" w:rsidR="00990EFE" w:rsidRPr="0098259C" w:rsidRDefault="00990EFE" w:rsidP="00990EFE">
            <w:pPr>
              <w:pStyle w:val="HTMLVorformatiert"/>
              <w:rPr>
                <w:lang w:val="en-US"/>
              </w:rPr>
            </w:pPr>
          </w:p>
          <w:p w14:paraId="03E008CC" w14:textId="77777777" w:rsidR="00990EFE" w:rsidRPr="0098259C" w:rsidRDefault="00990EFE" w:rsidP="00990EFE">
            <w:pPr>
              <w:pStyle w:val="HTMLVorformatiert"/>
              <w:rPr>
                <w:color w:val="008000"/>
                <w:lang w:val="en-US"/>
              </w:rPr>
            </w:pPr>
            <w:r w:rsidRPr="0098259C">
              <w:rPr>
                <w:color w:val="008000"/>
                <w:lang w:val="en-US"/>
              </w:rPr>
              <w:t>// cleanup</w:t>
            </w:r>
          </w:p>
          <w:p w14:paraId="44BE20D9" w14:textId="325B3A79" w:rsidR="00990EFE" w:rsidRPr="0098259C" w:rsidRDefault="00990EFE" w:rsidP="00990EFE">
            <w:pPr>
              <w:pStyle w:val="HTMLVorformatiert"/>
              <w:rPr>
                <w:lang w:val="en-US"/>
              </w:rPr>
            </w:pPr>
            <w:r w:rsidRPr="0098259C">
              <w:rPr>
                <w:lang w:val="en-US"/>
              </w:rPr>
              <w:t>M_</w:t>
            </w:r>
            <w:del w:id="4165" w:author="Otter, Martin" w:date="2014-04-09T11:00:00Z">
              <w:r w:rsidR="00C72A6D" w:rsidDel="00140C25">
                <w:rPr>
                  <w:lang w:val="en-US"/>
                </w:rPr>
                <w:delText>fmi</w:delText>
              </w:r>
            </w:del>
            <w:ins w:id="4166" w:author="Otter, Martin" w:date="2014-04-09T11:00:00Z">
              <w:r w:rsidR="00140C25">
                <w:rPr>
                  <w:lang w:val="en-US"/>
                </w:rPr>
                <w:t>fmi2</w:t>
              </w:r>
            </w:ins>
            <w:r w:rsidR="00C72A6D">
              <w:rPr>
                <w:lang w:val="en-US"/>
              </w:rPr>
              <w:t>Free</w:t>
            </w:r>
            <w:r w:rsidR="009236DE" w:rsidRPr="0098259C">
              <w:rPr>
                <w:lang w:val="en-US"/>
              </w:rPr>
              <w:t>Instance</w:t>
            </w:r>
            <w:r w:rsidRPr="0098259C">
              <w:rPr>
                <w:lang w:val="en-US"/>
              </w:rPr>
              <w:t>(m)</w:t>
            </w:r>
          </w:p>
          <w:p w14:paraId="4CFEFB26" w14:textId="77777777" w:rsidR="00990EFE" w:rsidRPr="0098259C" w:rsidRDefault="00990EFE" w:rsidP="00990EFE">
            <w:pPr>
              <w:pStyle w:val="HTMLVorformatiert"/>
              <w:rPr>
                <w:lang w:val="en-US"/>
              </w:rPr>
            </w:pPr>
          </w:p>
        </w:tc>
      </w:tr>
    </w:tbl>
    <w:p w14:paraId="2B760D10" w14:textId="70DEF704" w:rsidR="00990EFE" w:rsidRPr="0098259C" w:rsidRDefault="00990EFE" w:rsidP="00990EFE">
      <w:pPr>
        <w:pStyle w:val="Textkrper"/>
      </w:pPr>
      <w:r w:rsidRPr="0098259C">
        <w:lastRenderedPageBreak/>
        <w:t xml:space="preserve">Above, errors are not handled. Typically, </w:t>
      </w:r>
      <w:del w:id="4167" w:author="Otter, Martin" w:date="2014-04-09T11:00:00Z">
        <w:r w:rsidR="00FB1002" w:rsidRPr="0098259C" w:rsidDel="00140C25">
          <w:rPr>
            <w:rStyle w:val="CODE"/>
          </w:rPr>
          <w:delText>fmi</w:delText>
        </w:r>
      </w:del>
      <w:ins w:id="4168" w:author="Otter, Martin" w:date="2014-04-09T11:00:00Z">
        <w:r w:rsidR="00140C25">
          <w:rPr>
            <w:rStyle w:val="CODE"/>
          </w:rPr>
          <w:t>fmi2</w:t>
        </w:r>
      </w:ins>
      <w:r w:rsidR="00FB1002" w:rsidRPr="0098259C">
        <w:rPr>
          <w:rStyle w:val="CODE"/>
        </w:rPr>
        <w:t>XXX</w:t>
      </w:r>
      <w:r w:rsidRPr="0098259C">
        <w:t xml:space="preserve"> function calls are performed in the following way:</w:t>
      </w:r>
    </w:p>
    <w:p w14:paraId="6ADFDB94" w14:textId="34B74419" w:rsidR="00990EFE" w:rsidRPr="0098259C" w:rsidRDefault="00990EFE" w:rsidP="00990EFE">
      <w:pPr>
        <w:pStyle w:val="CODEF"/>
        <w:rPr>
          <w:noProof w:val="0"/>
        </w:rPr>
      </w:pPr>
      <w:proofErr w:type="gramStart"/>
      <w:r w:rsidRPr="0098259C">
        <w:rPr>
          <w:noProof w:val="0"/>
        </w:rPr>
        <w:t>status</w:t>
      </w:r>
      <w:proofErr w:type="gramEnd"/>
      <w:r w:rsidRPr="0098259C">
        <w:rPr>
          <w:noProof w:val="0"/>
        </w:rPr>
        <w:t xml:space="preserve"> = M_</w:t>
      </w:r>
      <w:del w:id="4169" w:author="Otter, Martin" w:date="2014-04-09T11:00:00Z">
        <w:r w:rsidR="009236DE" w:rsidRPr="0098259C" w:rsidDel="00140C25">
          <w:rPr>
            <w:noProof w:val="0"/>
          </w:rPr>
          <w:delText>fmi</w:delText>
        </w:r>
      </w:del>
      <w:ins w:id="4170" w:author="Otter, Martin" w:date="2014-04-09T11:00:00Z">
        <w:r w:rsidR="00140C25">
          <w:rPr>
            <w:noProof w:val="0"/>
          </w:rPr>
          <w:t>fmi2</w:t>
        </w:r>
      </w:ins>
      <w:r w:rsidR="009236DE" w:rsidRPr="0098259C">
        <w:rPr>
          <w:noProof w:val="0"/>
        </w:rPr>
        <w:t>Get</w:t>
      </w:r>
      <w:r w:rsidRPr="0098259C">
        <w:rPr>
          <w:noProof w:val="0"/>
        </w:rPr>
        <w:t>Derivatives(m, der_x, nx);</w:t>
      </w:r>
    </w:p>
    <w:p w14:paraId="28F7A285" w14:textId="75BC3F48" w:rsidR="00827E83" w:rsidRPr="0098259C" w:rsidRDefault="00827E83" w:rsidP="00827E83">
      <w:pPr>
        <w:pStyle w:val="CODE1"/>
        <w:rPr>
          <w:noProof w:val="0"/>
        </w:rPr>
      </w:pPr>
      <w:proofErr w:type="gramStart"/>
      <w:r w:rsidRPr="0098259C">
        <w:rPr>
          <w:noProof w:val="0"/>
        </w:rPr>
        <w:t>switch</w:t>
      </w:r>
      <w:proofErr w:type="gramEnd"/>
      <w:r w:rsidRPr="0098259C">
        <w:rPr>
          <w:noProof w:val="0"/>
        </w:rPr>
        <w:t xml:space="preserve"> ( status ) { case </w:t>
      </w:r>
      <w:del w:id="4171" w:author="Otter, Martin" w:date="2014-04-09T11:00:00Z">
        <w:r w:rsidRPr="0098259C" w:rsidDel="00140C25">
          <w:rPr>
            <w:noProof w:val="0"/>
          </w:rPr>
          <w:delText>fmi</w:delText>
        </w:r>
      </w:del>
      <w:ins w:id="4172" w:author="Otter, Martin" w:date="2014-04-09T11:00:00Z">
        <w:r w:rsidR="00140C25">
          <w:rPr>
            <w:noProof w:val="0"/>
          </w:rPr>
          <w:t>fmi2</w:t>
        </w:r>
      </w:ins>
      <w:r w:rsidRPr="0098259C">
        <w:rPr>
          <w:noProof w:val="0"/>
        </w:rPr>
        <w:t>Discard: ....; break; // reduce step size and try again</w:t>
      </w:r>
    </w:p>
    <w:p w14:paraId="3F229591" w14:textId="51D4A2F1" w:rsidR="00827E83" w:rsidRPr="0098259C" w:rsidRDefault="00827E83" w:rsidP="00827E83">
      <w:pPr>
        <w:pStyle w:val="CODE1"/>
        <w:rPr>
          <w:noProof w:val="0"/>
        </w:rPr>
      </w:pPr>
      <w:r w:rsidRPr="0098259C">
        <w:rPr>
          <w:noProof w:val="0"/>
        </w:rPr>
        <w:t xml:space="preserve">                    </w:t>
      </w:r>
      <w:proofErr w:type="gramStart"/>
      <w:r w:rsidRPr="0098259C">
        <w:rPr>
          <w:noProof w:val="0"/>
        </w:rPr>
        <w:t>case</w:t>
      </w:r>
      <w:proofErr w:type="gramEnd"/>
      <w:r w:rsidRPr="0098259C">
        <w:rPr>
          <w:noProof w:val="0"/>
        </w:rPr>
        <w:t xml:space="preserve"> </w:t>
      </w:r>
      <w:del w:id="4173" w:author="Otter, Martin" w:date="2014-04-09T11:00:00Z">
        <w:r w:rsidRPr="0098259C" w:rsidDel="00140C25">
          <w:rPr>
            <w:noProof w:val="0"/>
          </w:rPr>
          <w:delText>fmi</w:delText>
        </w:r>
      </w:del>
      <w:ins w:id="4174" w:author="Otter, Martin" w:date="2014-04-09T11:00:00Z">
        <w:r w:rsidR="00140C25">
          <w:rPr>
            <w:noProof w:val="0"/>
          </w:rPr>
          <w:t>fmi2</w:t>
        </w:r>
      </w:ins>
      <w:r w:rsidRPr="0098259C">
        <w:rPr>
          <w:noProof w:val="0"/>
        </w:rPr>
        <w:t>Error  : ....; break; // cleanup and stop simulation</w:t>
      </w:r>
    </w:p>
    <w:p w14:paraId="2CD0BFEE" w14:textId="657BE611" w:rsidR="00827E83" w:rsidRPr="0098259C" w:rsidRDefault="00827E83" w:rsidP="00827E83">
      <w:pPr>
        <w:pStyle w:val="CODE1"/>
        <w:rPr>
          <w:noProof w:val="0"/>
        </w:rPr>
      </w:pPr>
      <w:r w:rsidRPr="0098259C">
        <w:rPr>
          <w:noProof w:val="0"/>
        </w:rPr>
        <w:t xml:space="preserve">                    </w:t>
      </w:r>
      <w:proofErr w:type="gramStart"/>
      <w:r w:rsidRPr="0098259C">
        <w:rPr>
          <w:noProof w:val="0"/>
        </w:rPr>
        <w:t>case</w:t>
      </w:r>
      <w:proofErr w:type="gramEnd"/>
      <w:r w:rsidRPr="0098259C">
        <w:rPr>
          <w:noProof w:val="0"/>
        </w:rPr>
        <w:t xml:space="preserve"> </w:t>
      </w:r>
      <w:del w:id="4175" w:author="Otter, Martin" w:date="2014-04-09T11:00:00Z">
        <w:r w:rsidRPr="0098259C" w:rsidDel="00140C25">
          <w:rPr>
            <w:noProof w:val="0"/>
          </w:rPr>
          <w:delText>fmi</w:delText>
        </w:r>
      </w:del>
      <w:ins w:id="4176" w:author="Otter, Martin" w:date="2014-04-09T11:00:00Z">
        <w:r w:rsidR="00140C25">
          <w:rPr>
            <w:noProof w:val="0"/>
          </w:rPr>
          <w:t>fmi2</w:t>
        </w:r>
      </w:ins>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4177" w:name="_Toc393466414"/>
      <w:r w:rsidRPr="0098259C">
        <w:t>FMI Description Schema</w:t>
      </w:r>
      <w:bookmarkEnd w:id="4177"/>
    </w:p>
    <w:p w14:paraId="5A4B735D" w14:textId="45D527C8" w:rsidR="005407A8" w:rsidRPr="0098259C" w:rsidRDefault="00C76E75" w:rsidP="005407A8">
      <w:pPr>
        <w:pStyle w:val="Textkrper"/>
      </w:pPr>
      <w:r w:rsidRPr="0098259C">
        <w:t xml:space="preserve">This is defined in </w:t>
      </w:r>
      <w:del w:id="4178" w:author="Otter, Martin" w:date="2014-07-08T11:31:00Z">
        <w:r w:rsidRPr="0098259C" w:rsidDel="003B1168">
          <w:delText>section</w:delText>
        </w:r>
        <w:r w:rsidR="00047F3C" w:rsidRPr="0098259C" w:rsidDel="003B1168">
          <w:delText xml:space="preserve"> </w:delText>
        </w:r>
        <w:r w:rsidR="006F1088" w:rsidRPr="0098259C" w:rsidDel="003B1168">
          <w:fldChar w:fldCharType="begin"/>
        </w:r>
        <w:r w:rsidR="006F1088" w:rsidRPr="0098259C" w:rsidDel="003B1168">
          <w:delInstrText xml:space="preserve"> REF _Ref308190567 \r \h </w:delInstrText>
        </w:r>
        <w:r w:rsidR="006F1088" w:rsidRPr="0098259C" w:rsidDel="003B1168">
          <w:fldChar w:fldCharType="separate"/>
        </w:r>
        <w:r w:rsidR="003B1168" w:rsidDel="003B1168">
          <w:delText>0</w:delText>
        </w:r>
        <w:r w:rsidR="006F1088" w:rsidRPr="0098259C" w:rsidDel="003B1168">
          <w:fldChar w:fldCharType="end"/>
        </w:r>
      </w:del>
      <w:ins w:id="4179" w:author="Otter, Martin" w:date="2014-07-08T11:32:00Z">
        <w:r w:rsidR="003B1168">
          <w:fldChar w:fldCharType="begin"/>
        </w:r>
        <w:r w:rsidR="003B1168">
          <w:instrText xml:space="preserve"> REF _Ref386213289 \n \h </w:instrText>
        </w:r>
      </w:ins>
      <w:r w:rsidR="003B1168">
        <w:fldChar w:fldCharType="separate"/>
      </w:r>
      <w:ins w:id="4180" w:author="Otter, Martin" w:date="2014-07-08T11:32:00Z">
        <w:r w:rsidR="003B1168">
          <w:t>2.2</w:t>
        </w:r>
        <w:r w:rsidR="003B1168">
          <w:fldChar w:fldCharType="end"/>
        </w:r>
      </w:ins>
      <w:r w:rsidRPr="0098259C">
        <w:t>.</w:t>
      </w:r>
      <w:r w:rsidR="005407A8" w:rsidRPr="0098259C">
        <w:t xml:space="preserve"> Additionally, the “Model Exchange” specific element “</w:t>
      </w:r>
      <w:r w:rsidR="007534C8" w:rsidRPr="0098259C">
        <w:t>ModelExchange</w:t>
      </w:r>
      <w:r w:rsidR="005407A8" w:rsidRPr="0098259C">
        <w:t>” is defined in the next section.</w:t>
      </w:r>
    </w:p>
    <w:p w14:paraId="71757917" w14:textId="77777777" w:rsidR="0065491B" w:rsidRDefault="0065491B">
      <w:pPr>
        <w:spacing w:line="240" w:lineRule="auto"/>
        <w:rPr>
          <w:ins w:id="4181" w:author="Otter, Martin" w:date="2014-04-25T18:12:00Z"/>
          <w:b/>
          <w:iCs/>
          <w:spacing w:val="4"/>
        </w:rPr>
      </w:pPr>
      <w:bookmarkStart w:id="4182" w:name="_Ref290828041"/>
      <w:ins w:id="4183" w:author="Otter, Martin" w:date="2014-04-25T18:12:00Z">
        <w:r>
          <w:br w:type="page"/>
        </w:r>
      </w:ins>
    </w:p>
    <w:p w14:paraId="1B958BD5" w14:textId="241269E7" w:rsidR="000B7BEF" w:rsidRPr="0098259C" w:rsidRDefault="000B7BEF" w:rsidP="000B7BEF">
      <w:pPr>
        <w:pStyle w:val="berschrift3"/>
      </w:pPr>
      <w:bookmarkStart w:id="4184" w:name="_Toc393466415"/>
      <w:r w:rsidRPr="0098259C">
        <w:lastRenderedPageBreak/>
        <w:t xml:space="preserve">Model Exchange </w:t>
      </w:r>
      <w:r w:rsidR="00295BF9" w:rsidRPr="0098259C">
        <w:t xml:space="preserve">FMU </w:t>
      </w:r>
      <w:r w:rsidRPr="0098259C">
        <w:t>(</w:t>
      </w:r>
      <w:r w:rsidR="00295BF9" w:rsidRPr="0098259C">
        <w:t>ModelExchange</w:t>
      </w:r>
      <w:r w:rsidRPr="0098259C">
        <w:t>)</w:t>
      </w:r>
      <w:bookmarkEnd w:id="4182"/>
      <w:bookmarkEnd w:id="4184"/>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77777777" w:rsidR="00D17B68" w:rsidRPr="0098259C" w:rsidRDefault="007D3084" w:rsidP="008E3517">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proofErr w:type="gramStart"/>
            <w:r w:rsidRPr="003006D6">
              <w:rPr>
                <w:rStyle w:val="CODE"/>
              </w:rPr>
              <w:t>modelIdentifier</w:t>
            </w:r>
            <w:proofErr w:type="gram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 xml:space="preserve">DLL/SharedObject </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85465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4505E877"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7F28F235" w:rsidR="004D7D6D" w:rsidRPr="0098259C" w:rsidRDefault="004D7D6D" w:rsidP="00593EB0">
            <w:pPr>
              <w:pStyle w:val="Textkrper"/>
              <w:rPr>
                <w:rStyle w:val="termdef"/>
              </w:rPr>
            </w:pPr>
            <w:r w:rsidRPr="0098259C">
              <w:t xml:space="preserve">If </w:t>
            </w:r>
            <w:r w:rsidRPr="0098259C">
              <w:rPr>
                <w:rStyle w:val="CODE"/>
              </w:rPr>
              <w:t>true</w:t>
            </w:r>
            <w:r w:rsidRPr="0098259C">
              <w:t xml:space="preserve">, </w:t>
            </w:r>
            <w:proofErr w:type="gramStart"/>
            <w:r w:rsidRPr="0098259C">
              <w:t>function</w:t>
            </w:r>
            <w:proofErr w:type="gramEnd"/>
            <w:r w:rsidRPr="0098259C">
              <w:t xml:space="preserve"> </w:t>
            </w:r>
            <w:del w:id="4185" w:author="Otter, Martin" w:date="2014-04-09T11:00:00Z">
              <w:r w:rsidRPr="0098259C" w:rsidDel="00140C25">
                <w:rPr>
                  <w:rStyle w:val="CODE"/>
                </w:rPr>
                <w:delText>fmi</w:delText>
              </w:r>
            </w:del>
            <w:ins w:id="4186" w:author="Otter, Martin" w:date="2014-04-09T11:00:00Z">
              <w:r w:rsidR="00140C25">
                <w:rPr>
                  <w:rStyle w:val="CODE"/>
                </w:rPr>
                <w:t>fmi2</w:t>
              </w:r>
            </w:ins>
            <w:r w:rsidRPr="0098259C">
              <w:rPr>
                <w:rStyle w:val="CODE"/>
              </w:rPr>
              <w:t>CompletedIntegratorStep</w:t>
            </w:r>
            <w:r w:rsidRPr="0098259C">
              <w:t xml:space="preserve"> need not to be called (which 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85465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60E0EA84"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del w:id="4187" w:author="Otter, Martin" w:date="2014-04-09T11:00:00Z">
              <w:r w:rsidRPr="0098259C" w:rsidDel="00140C25">
                <w:rPr>
                  <w:rStyle w:val="CODE"/>
                  <w:rFonts w:eastAsia="StarSymbol" w:cs="Courier New"/>
                </w:rPr>
                <w:delText>fmi</w:delText>
              </w:r>
            </w:del>
            <w:ins w:id="4188" w:author="Otter, Martin" w:date="2014-04-09T11:00:00Z">
              <w:r w:rsidR="00140C25">
                <w:rPr>
                  <w:rStyle w:val="CODE"/>
                  <w:rFonts w:eastAsia="StarSymbol" w:cs="Courier New"/>
                </w:rPr>
                <w:t>fmi2</w:t>
              </w:r>
            </w:ins>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5A5EE5A4"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del w:id="4189" w:author="Otter, Martin" w:date="2014-04-09T11:00:00Z">
              <w:r w:rsidRPr="0098259C" w:rsidDel="00140C25">
                <w:rPr>
                  <w:rStyle w:val="CODE"/>
                </w:rPr>
                <w:delText>fmi</w:delText>
              </w:r>
            </w:del>
            <w:ins w:id="4190" w:author="Otter, Martin" w:date="2014-04-09T11:00:00Z">
              <w:r w:rsidR="00140C25">
                <w:rPr>
                  <w:rStyle w:val="CODE"/>
                </w:rPr>
                <w:t>fmi2</w:t>
              </w:r>
            </w:ins>
            <w:r w:rsidRPr="0098259C">
              <w:rPr>
                <w:rStyle w:val="CODE"/>
              </w:rPr>
              <w:t>GetFMUstate</w:t>
            </w:r>
            <w:r w:rsidRPr="0098259C">
              <w:t xml:space="preserve">, </w:t>
            </w:r>
            <w:del w:id="4191" w:author="Otter, Martin" w:date="2014-04-09T11:00:00Z">
              <w:r w:rsidRPr="0098259C" w:rsidDel="00140C25">
                <w:rPr>
                  <w:rStyle w:val="CODE"/>
                </w:rPr>
                <w:delText>fmi</w:delText>
              </w:r>
            </w:del>
            <w:ins w:id="4192" w:author="Otter, Martin" w:date="2014-04-09T11:00:00Z">
              <w:r w:rsidR="00140C25">
                <w:rPr>
                  <w:rStyle w:val="CODE"/>
                </w:rPr>
                <w:t>fmi2</w:t>
              </w:r>
            </w:ins>
            <w:r w:rsidRPr="0098259C">
              <w:rPr>
                <w:rStyle w:val="CODE"/>
              </w:rPr>
              <w:t>SetFMUstate</w:t>
            </w:r>
            <w:r w:rsidRPr="0098259C">
              <w:t xml:space="preserve">, and </w:t>
            </w:r>
            <w:del w:id="4193" w:author="Otter, Martin" w:date="2014-04-09T11:00:00Z">
              <w:r w:rsidRPr="0098259C" w:rsidDel="00140C25">
                <w:rPr>
                  <w:rStyle w:val="CODE"/>
                </w:rPr>
                <w:delText>fmi</w:delText>
              </w:r>
            </w:del>
            <w:ins w:id="4194" w:author="Otter, Martin" w:date="2014-04-09T11:00:00Z">
              <w:r w:rsidR="00140C25">
                <w:rPr>
                  <w:rStyle w:val="CODE"/>
                </w:rPr>
                <w:t>fmi2</w:t>
              </w:r>
            </w:ins>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3A9DDE04"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Pr="0098259C">
              <w:t xml:space="preserve"> functions </w:t>
            </w:r>
            <w:del w:id="4195" w:author="Otter, Martin" w:date="2014-04-09T11:00:00Z">
              <w:r w:rsidRPr="0098259C" w:rsidDel="00140C25">
                <w:rPr>
                  <w:rStyle w:val="CODE"/>
                </w:rPr>
                <w:delText>fmi</w:delText>
              </w:r>
            </w:del>
            <w:ins w:id="4196" w:author="Otter, Martin" w:date="2014-04-09T11:00:00Z">
              <w:r w:rsidR="00140C25">
                <w:rPr>
                  <w:rStyle w:val="CODE"/>
                </w:rPr>
                <w:t>fmi2</w:t>
              </w:r>
            </w:ins>
            <w:r w:rsidRPr="0098259C">
              <w:rPr>
                <w:rStyle w:val="CODE"/>
              </w:rPr>
              <w:t>SerializedFMUstateSize</w:t>
            </w:r>
            <w:r w:rsidRPr="0098259C">
              <w:t xml:space="preserve">, </w:t>
            </w:r>
            <w:del w:id="4197" w:author="Otter, Martin" w:date="2014-04-09T11:00:00Z">
              <w:r w:rsidRPr="0098259C" w:rsidDel="00140C25">
                <w:rPr>
                  <w:rStyle w:val="CODE"/>
                </w:rPr>
                <w:lastRenderedPageBreak/>
                <w:delText>fmi</w:delText>
              </w:r>
            </w:del>
            <w:ins w:id="4198" w:author="Otter, Martin" w:date="2014-04-09T11:00:00Z">
              <w:r w:rsidR="00140C25">
                <w:rPr>
                  <w:rStyle w:val="CODE"/>
                </w:rPr>
                <w:t>fmi2</w:t>
              </w:r>
            </w:ins>
            <w:r w:rsidRPr="0098259C">
              <w:rPr>
                <w:rStyle w:val="CODE"/>
              </w:rPr>
              <w:t>SerializeFMUstate</w:t>
            </w:r>
            <w:r w:rsidRPr="0098259C">
              <w:t xml:space="preserve">, </w:t>
            </w:r>
            <w:del w:id="4199" w:author="Otter, Martin" w:date="2014-04-09T11:00:00Z">
              <w:r w:rsidRPr="0098259C" w:rsidDel="00140C25">
                <w:rPr>
                  <w:rStyle w:val="CODE"/>
                </w:rPr>
                <w:delText>fmi</w:delText>
              </w:r>
            </w:del>
            <w:ins w:id="4200" w:author="Otter, Martin" w:date="2014-04-09T11:00:00Z">
              <w:r w:rsidR="00140C25">
                <w:rPr>
                  <w:rStyle w:val="CODE"/>
                </w:rPr>
                <w:t>fmi2</w:t>
              </w:r>
            </w:ins>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lastRenderedPageBreak/>
              <w:t>providesDirectionalDerivative</w:t>
            </w:r>
          </w:p>
        </w:tc>
        <w:tc>
          <w:tcPr>
            <w:tcW w:w="4774" w:type="dxa"/>
            <w:shd w:val="clear" w:color="auto" w:fill="auto"/>
          </w:tcPr>
          <w:p w14:paraId="7689C64C" w14:textId="555B0AFB"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del w:id="4201" w:author="Otter, Martin" w:date="2014-04-09T11:00:00Z">
              <w:r w:rsidR="0065442A" w:rsidDel="00140C25">
                <w:rPr>
                  <w:rStyle w:val="CODE"/>
                </w:rPr>
                <w:delText>fmi</w:delText>
              </w:r>
            </w:del>
            <w:proofErr w:type="gramStart"/>
            <w:ins w:id="4202" w:author="Otter, Martin" w:date="2014-04-09T11:00:00Z">
              <w:r w:rsidR="00140C25">
                <w:rPr>
                  <w:rStyle w:val="CODE"/>
                </w:rPr>
                <w:t>fmi2</w:t>
              </w:r>
            </w:ins>
            <w:r w:rsidR="0065442A">
              <w:rPr>
                <w:rStyle w:val="CODE"/>
              </w:rPr>
              <w:t>GetDirectionalDerivative</w:t>
            </w:r>
            <w:r w:rsidRPr="0098259C">
              <w:rPr>
                <w:rStyle w:val="CODE"/>
              </w:rPr>
              <w:t>(</w:t>
            </w:r>
            <w:proofErr w:type="gramEnd"/>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gramStart"/>
      <w:r w:rsidRPr="0098259C">
        <w:t>boolean</w:t>
      </w:r>
      <w:proofErr w:type="gramEnd"/>
      <w:r w:rsidRPr="0098259C">
        <w:t>: false</w:t>
      </w:r>
    </w:p>
    <w:p w14:paraId="16E315D0" w14:textId="77777777" w:rsidR="000B7BEF" w:rsidRPr="0098259C" w:rsidRDefault="000B7BEF" w:rsidP="00866194">
      <w:pPr>
        <w:pStyle w:val="BulletItemFirst"/>
      </w:pPr>
      <w:proofErr w:type="gramStart"/>
      <w:r w:rsidRPr="0098259C">
        <w:t>unsignedInt</w:t>
      </w:r>
      <w:proofErr w:type="gramEnd"/>
      <w:r w:rsidRPr="0098259C">
        <w:t>: 0</w:t>
      </w:r>
    </w:p>
    <w:p w14:paraId="20C87A1F" w14:textId="77777777" w:rsidR="004D7A01" w:rsidRPr="0098259C" w:rsidRDefault="004D7A01" w:rsidP="00D8119C">
      <w:pPr>
        <w:pStyle w:val="berschrift3"/>
      </w:pPr>
      <w:bookmarkStart w:id="4203" w:name="_Ref304972608"/>
      <w:bookmarkStart w:id="4204" w:name="_Toc393466416"/>
      <w:r w:rsidRPr="0098259C">
        <w:t>Example</w:t>
      </w:r>
      <w:r w:rsidR="004330D4" w:rsidRPr="0098259C">
        <w:t xml:space="preserve"> </w:t>
      </w:r>
      <w:r w:rsidR="00374F39" w:rsidRPr="0098259C">
        <w:t>XML</w:t>
      </w:r>
      <w:r w:rsidR="004330D4" w:rsidRPr="0098259C">
        <w:t xml:space="preserve"> Description File</w:t>
      </w:r>
      <w:bookmarkEnd w:id="4203"/>
      <w:bookmarkEnd w:id="4204"/>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151FECFB" w:rsidR="00D23AF9" w:rsidRPr="0098259C" w:rsidRDefault="00D23AF9" w:rsidP="00D23AF9">
      <w:pPr>
        <w:pStyle w:val="CODEF"/>
        <w:rPr>
          <w:noProof w:val="0"/>
        </w:rPr>
      </w:pPr>
      <w:proofErr w:type="gramStart"/>
      <w:r w:rsidRPr="0098259C">
        <w:rPr>
          <w:b/>
          <w:noProof w:val="0"/>
          <w:color w:val="0000FF"/>
        </w:rPr>
        <w:t>&lt;?</w:t>
      </w:r>
      <w:ins w:id="4205" w:author="Otter, Martin" w:date="2014-04-15T14:41:00Z">
        <w:r w:rsidR="008E76A9">
          <w:rPr>
            <w:b/>
            <w:noProof w:val="0"/>
            <w:color w:val="0000FF"/>
          </w:rPr>
          <w:t>xml</w:t>
        </w:r>
      </w:ins>
      <w:proofErr w:type="gramEnd"/>
      <w:del w:id="4206" w:author="Otter, Martin" w:date="2014-04-15T14:41:00Z">
        <w:r w:rsidR="00374F39" w:rsidRPr="0098259C" w:rsidDel="008E76A9">
          <w:rPr>
            <w:b/>
            <w:noProof w:val="0"/>
            <w:color w:val="0000FF"/>
          </w:rPr>
          <w:delText>XML</w:delText>
        </w:r>
      </w:del>
      <w:r w:rsidRPr="0098259C">
        <w:rPr>
          <w:noProof w:val="0"/>
        </w:rPr>
        <w:t xml:space="preserve"> version="1.0" encoding="UTF8"?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w:t>
      </w:r>
      <w:proofErr w:type="gramStart"/>
      <w:r w:rsidRPr="0098259C">
        <w:rPr>
          <w:noProof w:val="0"/>
        </w:rPr>
        <w:t>fmiVersion</w:t>
      </w:r>
      <w:proofErr w:type="gram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modelName</w:t>
      </w:r>
      <w:proofErr w:type="gramEnd"/>
      <w:r w:rsidRPr="0098259C">
        <w:rPr>
          <w:noProof w:val="0"/>
        </w:rPr>
        <w:t>="MyLibrary.SpringMassDamper"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="Rotational Spring Mass Damper System"</w:t>
      </w:r>
    </w:p>
    <w:p w14:paraId="5B413A93"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version</w:t>
      </w:r>
      <w:proofErr w:type="gramEnd"/>
      <w:r w:rsidRPr="0098259C">
        <w:rPr>
          <w:noProof w:val="0"/>
        </w:rPr>
        <w:t>="1.0"</w:t>
      </w:r>
    </w:p>
    <w:p w14:paraId="70710034"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generationDateAndTime</w:t>
      </w:r>
      <w:proofErr w:type="gram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variableNamingConvention</w:t>
      </w:r>
      <w:proofErr w:type="gram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gramStart"/>
      <w:r w:rsidRPr="0098259C">
        <w:rPr>
          <w:noProof w:val="0"/>
        </w:rPr>
        <w:t>numberOfEventIndicators</w:t>
      </w:r>
      <w:proofErr w:type="gram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modelIdentifier</w:t>
      </w:r>
      <w:proofErr w:type="gramEnd"/>
      <w:r w:rsidRPr="0098259C">
        <w:rPr>
          <w:noProof w:val="0"/>
        </w:rPr>
        <w:t>="MyLibrary_SpringMassDamper"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lastRenderedPageBreak/>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name</w:t>
      </w:r>
      <w:proofErr w:type="gramEnd"/>
      <w:r w:rsidRPr="0098259C">
        <w:rPr>
          <w:noProof w:val="0"/>
        </w:rPr>
        <w:t>="inertia1.J"</w:t>
      </w:r>
    </w:p>
    <w:p w14:paraId="7C1BA16B"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="Moment of load inertia"</w:t>
      </w:r>
    </w:p>
    <w:p w14:paraId="372D7EEE"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causality</w:t>
      </w:r>
      <w:proofErr w:type="gramEnd"/>
      <w:r w:rsidRPr="0098259C">
        <w:rPr>
          <w:noProof w:val="0"/>
        </w:rPr>
        <w:t>="parameter"</w:t>
      </w:r>
    </w:p>
    <w:p w14:paraId="676B4906"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variability</w:t>
      </w:r>
      <w:proofErr w:type="gramEnd"/>
      <w:r w:rsidRPr="0098259C">
        <w:rPr>
          <w:noProof w:val="0"/>
        </w:rPr>
        <w:t>="fixed"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77777777"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name</w:t>
      </w:r>
      <w:proofErr w:type="gramEnd"/>
      <w:r w:rsidRPr="0098259C">
        <w:rPr>
          <w:noProof w:val="0"/>
        </w:rPr>
        <w:t>="torque.tau"</w:t>
      </w:r>
    </w:p>
    <w:p w14:paraId="3B4C1737"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w:t>
      </w:r>
      <w:proofErr w:type="gramStart"/>
      <w:r w:rsidRPr="0098259C">
        <w:rPr>
          <w:noProof w:val="0"/>
        </w:rPr>
        <w:t>causality</w:t>
      </w:r>
      <w:proofErr w:type="gramEnd"/>
      <w:r w:rsidRPr="0098259C">
        <w:rPr>
          <w:noProof w:val="0"/>
        </w:rPr>
        <w:t>="input"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ins w:id="4207" w:author="Otter, Martin" w:date="2014-04-23T11:59:00Z">
        <w:r w:rsidR="00D36ED4">
          <w:rPr>
            <w:noProof w:val="0"/>
          </w:rPr>
          <w:t>start=</w:t>
        </w:r>
      </w:ins>
      <w:ins w:id="4208" w:author="Otter, Martin" w:date="2014-04-23T12:00:00Z">
        <w:r w:rsidR="00D36ED4" w:rsidRPr="0098259C">
          <w:rPr>
            <w:noProof w:val="0"/>
          </w:rPr>
          <w:t>"</w:t>
        </w:r>
      </w:ins>
      <w:ins w:id="4209" w:author="Otter, Martin" w:date="2014-04-23T11:59:00Z">
        <w:r w:rsidR="00D36ED4">
          <w:rPr>
            <w:noProof w:val="0"/>
          </w:rPr>
          <w:t>0</w:t>
        </w:r>
      </w:ins>
      <w:ins w:id="4210" w:author="Otter, Martin" w:date="2014-04-23T12:00:00Z">
        <w:r w:rsidR="00D36ED4" w:rsidRPr="0098259C">
          <w:rPr>
            <w:noProof w:val="0"/>
          </w:rPr>
          <w:t>"</w:t>
        </w:r>
      </w:ins>
      <w:ins w:id="4211" w:author="Otter, Martin" w:date="2014-04-23T11:59:00Z">
        <w:r w:rsidR="00D36ED4">
          <w:rPr>
            <w:noProof w:val="0"/>
          </w:rPr>
          <w:t xml:space="preserve"> </w:t>
        </w:r>
      </w:ins>
      <w:r w:rsidRPr="0098259C">
        <w:rPr>
          <w:b/>
          <w:noProof w:val="0"/>
          <w:color w:val="0000FF"/>
        </w:rPr>
        <w:t>/&gt;</w:t>
      </w:r>
    </w:p>
    <w:p w14:paraId="341EA9A1" w14:textId="7777777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name</w:t>
      </w:r>
      <w:proofErr w:type="gramEnd"/>
      <w:r w:rsidRPr="0098259C">
        <w:rPr>
          <w:noProof w:val="0"/>
        </w:rPr>
        <w:t>="inertia1.phi"</w:t>
      </w:r>
    </w:p>
    <w:p w14:paraId="427823FC"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="Absolute rotation angle of component"</w:t>
      </w:r>
    </w:p>
    <w:p w14:paraId="7C7068BB" w14:textId="77777777" w:rsidR="00D23AF9" w:rsidRDefault="00D23AF9" w:rsidP="00D23AF9">
      <w:pPr>
        <w:pStyle w:val="CODE1"/>
        <w:rPr>
          <w:b/>
          <w:noProof w:val="0"/>
          <w:color w:val="0000FF"/>
        </w:rPr>
      </w:pPr>
      <w:r w:rsidRPr="0098259C">
        <w:rPr>
          <w:noProof w:val="0"/>
        </w:rPr>
        <w:t xml:space="preserve">      </w:t>
      </w:r>
      <w:proofErr w:type="gramStart"/>
      <w:r w:rsidRPr="0098259C">
        <w:rPr>
          <w:noProof w:val="0"/>
        </w:rPr>
        <w:t>causality</w:t>
      </w:r>
      <w:proofErr w:type="gramEnd"/>
      <w:r w:rsidRPr="0098259C">
        <w:rPr>
          <w:noProof w:val="0"/>
        </w:rPr>
        <w:t>="output"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7777777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name</w:t>
      </w:r>
      <w:proofErr w:type="gramEnd"/>
      <w:r w:rsidRPr="0098259C">
        <w:rPr>
          <w:noProof w:val="0"/>
        </w:rPr>
        <w:t>="inertia1.w"</w:t>
      </w:r>
    </w:p>
    <w:p w14:paraId="20C3FB1C"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w:t>
      </w:r>
      <w:proofErr w:type="gramStart"/>
      <w:r w:rsidRPr="0098259C">
        <w:rPr>
          <w:noProof w:val="0"/>
        </w:rPr>
        <w:t>causality</w:t>
      </w:r>
      <w:proofErr w:type="gramEnd"/>
      <w:r w:rsidRPr="0098259C">
        <w:rPr>
          <w:noProof w:val="0"/>
        </w:rPr>
        <w:t>="output"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777777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1A060CCD"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w:t>
      </w:r>
      <w:proofErr w:type="gramStart"/>
      <w:r w:rsidR="009C1E42">
        <w:rPr>
          <w:noProof w:val="0"/>
        </w:rPr>
        <w:t>x[</w:t>
      </w:r>
      <w:proofErr w:type="gramEnd"/>
      <w:r w:rsidR="009C1E42">
        <w:rPr>
          <w:noProof w:val="0"/>
        </w:rPr>
        <w:t>1</w:t>
      </w:r>
      <w:r w:rsidRPr="0098259C">
        <w:rPr>
          <w:noProof w:val="0"/>
        </w:rPr>
        <w:t>]" valueReference="0"</w:t>
      </w:r>
      <w:ins w:id="4212" w:author="Otter, Martin" w:date="2014-07-16T19:32:00Z">
        <w:r w:rsidR="00704D3A">
          <w:rPr>
            <w:noProof w:val="0"/>
          </w:rPr>
          <w:t>, initial="exact</w:t>
        </w:r>
        <w:r w:rsidR="00704D3A" w:rsidRPr="0098259C">
          <w:rPr>
            <w:noProof w:val="0"/>
          </w:rPr>
          <w:t>"</w:t>
        </w:r>
      </w:ins>
      <w:r w:rsidRPr="0098259C">
        <w:rPr>
          <w:noProof w:val="0"/>
        </w:rPr>
        <w:t xml:space="preserve">&gt; </w:t>
      </w:r>
      <w:r w:rsidRPr="00BA4116">
        <w:rPr>
          <w:noProof w:val="0"/>
          <w:color w:val="0000FF"/>
        </w:rPr>
        <w:t>&lt;</w:t>
      </w:r>
      <w:r w:rsidRPr="00BA4116">
        <w:rPr>
          <w:b/>
          <w:noProof w:val="0"/>
          <w:color w:val="0000FF"/>
        </w:rPr>
        <w:t>Real</w:t>
      </w:r>
      <w:r w:rsidRPr="00BA4116">
        <w:rPr>
          <w:noProof w:val="0"/>
          <w:color w:val="0000FF"/>
        </w:rPr>
        <w:t>/&gt;</w:t>
      </w:r>
      <w:r w:rsidRPr="0098259C">
        <w:rPr>
          <w:b/>
          <w:noProof w:val="0"/>
          <w:color w:val="0000FF"/>
        </w:rPr>
        <w:t xml:space="preserve"> </w:t>
      </w:r>
    </w:p>
    <w:p w14:paraId="0D52BE88" w14:textId="77777777"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Pr="00B91CC7">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E22709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w:t>
      </w:r>
      <w:proofErr w:type="gramStart"/>
      <w:r w:rsidR="009C1E42">
        <w:rPr>
          <w:noProof w:val="0"/>
        </w:rPr>
        <w:t>x[</w:t>
      </w:r>
      <w:proofErr w:type="gramEnd"/>
      <w:r w:rsidR="009C1E42">
        <w:rPr>
          <w:noProof w:val="0"/>
        </w:rPr>
        <w:t>2</w:t>
      </w:r>
      <w:r w:rsidRPr="0098259C">
        <w:rPr>
          <w:noProof w:val="0"/>
        </w:rPr>
        <w:t>]" valueReference="1"</w:t>
      </w:r>
      <w:ins w:id="4213" w:author="Otter, Martin" w:date="2014-07-16T19:32:00Z">
        <w:r w:rsidR="00704D3A">
          <w:rPr>
            <w:noProof w:val="0"/>
          </w:rPr>
          <w:t>, initial="exact</w:t>
        </w:r>
        <w:r w:rsidR="00704D3A" w:rsidRPr="0098259C">
          <w:rPr>
            <w:noProof w:val="0"/>
          </w:rPr>
          <w:t>"</w:t>
        </w:r>
      </w:ins>
      <w:r w:rsidRPr="0098259C">
        <w:rPr>
          <w:noProof w:val="0"/>
        </w:rPr>
        <w:t xml:space="preserve">&gt; </w:t>
      </w:r>
      <w:r w:rsidRPr="0098259C">
        <w:rPr>
          <w:b/>
          <w:noProof w:val="0"/>
          <w:color w:val="0000FF"/>
        </w:rPr>
        <w:t>&lt;Real</w:t>
      </w:r>
      <w:r w:rsidRPr="0098259C">
        <w:rPr>
          <w:noProof w:val="0"/>
          <w:color w:val="0000FF"/>
        </w:rPr>
        <w:t>/</w:t>
      </w:r>
      <w:r w:rsidRPr="0098259C">
        <w:rPr>
          <w:b/>
          <w:noProof w:val="0"/>
          <w:color w:val="0000FF"/>
        </w:rPr>
        <w:t xml:space="preserve">&gt; </w:t>
      </w:r>
    </w:p>
    <w:p w14:paraId="300E8341" w14:textId="77777777"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Pr="00B91CC7">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valueReference="2"&gt; </w:t>
      </w:r>
    </w:p>
    <w:p w14:paraId="79C241DD" w14:textId="7777777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4FB49AC0" w:rsidR="00BA4116" w:rsidRDefault="00D23AF9" w:rsidP="00D23AF9">
      <w:pPr>
        <w:pStyle w:val="CODE1"/>
        <w:rPr>
          <w:noProof w:val="0"/>
        </w:rPr>
      </w:pPr>
      <w:r w:rsidRPr="0098259C">
        <w:rPr>
          <w:b/>
          <w:noProof w:val="0"/>
          <w:color w:val="0000FF"/>
        </w:rPr>
        <w:t xml:space="preserve">    &lt;ScalarVariable </w:t>
      </w:r>
      <w:r w:rsidRPr="0098259C">
        <w:rPr>
          <w:noProof w:val="0"/>
        </w:rPr>
        <w:t>name="der(</w:t>
      </w:r>
      <w:proofErr w:type="gramStart"/>
      <w:r w:rsidRPr="0098259C">
        <w:rPr>
          <w:noProof w:val="0"/>
        </w:rPr>
        <w:t>x[</w:t>
      </w:r>
      <w:proofErr w:type="gramEnd"/>
      <w:ins w:id="4214" w:author="Otter, Martin" w:date="2014-07-16T19:29:00Z">
        <w:r w:rsidR="00704D3A">
          <w:rPr>
            <w:noProof w:val="0"/>
          </w:rPr>
          <w:t>2</w:t>
        </w:r>
      </w:ins>
      <w:del w:id="4215" w:author="Otter, Martin" w:date="2014-07-16T19:29:00Z">
        <w:r w:rsidRPr="0098259C" w:rsidDel="00704D3A">
          <w:rPr>
            <w:noProof w:val="0"/>
          </w:rPr>
          <w:delText>1</w:delText>
        </w:r>
      </w:del>
      <w:r w:rsidRPr="0098259C">
        <w:rPr>
          <w:noProof w:val="0"/>
        </w:rPr>
        <w:t>])" valueReference="3"&gt;</w:t>
      </w:r>
    </w:p>
    <w:p w14:paraId="55A87E3A" w14:textId="7777777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9C1E42" w:rsidRPr="00B91CC7">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ins w:id="4216" w:author="Otter, Martin" w:date="2014-07-16T19:34:00Z"/>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ins w:id="4217" w:author="Otter, Martin" w:date="2014-07-16T19:34:00Z">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ins>
      <w:ins w:id="4218" w:author="Otter, Martin" w:date="2014-07-16T19:35:00Z">
        <w:r w:rsidR="00704D3A">
          <w:rPr>
            <w:noProof w:val="0"/>
          </w:rPr>
          <w:t>4</w:t>
        </w:r>
      </w:ins>
      <w:ins w:id="4219" w:author="Otter, Martin" w:date="2014-07-16T19:34:00Z">
        <w:r w:rsidR="00704D3A" w:rsidRPr="0098259C">
          <w:rPr>
            <w:noProof w:val="0"/>
          </w:rPr>
          <w:t>"</w:t>
        </w:r>
        <w:r w:rsidR="00704D3A">
          <w:rPr>
            <w:noProof w:val="0"/>
          </w:rPr>
          <w:t xml:space="preserve"> </w:t>
        </w:r>
        <w:r w:rsidR="00704D3A" w:rsidRPr="0098259C">
          <w:rPr>
            <w:b/>
            <w:noProof w:val="0"/>
            <w:color w:val="0000FF"/>
          </w:rPr>
          <w:t>/&gt;</w:t>
        </w:r>
      </w:ins>
    </w:p>
    <w:p w14:paraId="4A467ACB" w14:textId="0AA7DD29" w:rsidR="00704D3A" w:rsidRDefault="00704D3A" w:rsidP="00BA4116">
      <w:pPr>
        <w:pStyle w:val="CODE1"/>
        <w:rPr>
          <w:ins w:id="4220" w:author="Otter, Martin" w:date="2014-07-16T19:35:00Z"/>
          <w:b/>
          <w:noProof w:val="0"/>
          <w:color w:val="0000FF"/>
        </w:rPr>
      </w:pPr>
      <w:ins w:id="4221" w:author="Otter, Martin" w:date="2014-07-16T19:34:00Z">
        <w:r>
          <w:rPr>
            <w:b/>
            <w:noProof w:val="0"/>
            <w:color w:val="0000FF"/>
          </w:rPr>
          <w:t xml:space="preserve">                      </w:t>
        </w:r>
      </w:ins>
      <w:r w:rsidR="00BA4116">
        <w:rPr>
          <w:b/>
          <w:noProof w:val="0"/>
          <w:color w:val="0000FF"/>
        </w:rPr>
        <w:t>&lt;Unknown</w:t>
      </w:r>
      <w:r w:rsidR="00BA4116">
        <w:rPr>
          <w:noProof w:val="0"/>
        </w:rPr>
        <w:t xml:space="preserve"> index</w:t>
      </w:r>
      <w:r w:rsidR="00BA4116" w:rsidRPr="0098259C">
        <w:rPr>
          <w:noProof w:val="0"/>
        </w:rPr>
        <w:t>="</w:t>
      </w:r>
      <w:ins w:id="4222" w:author="Otter, Martin" w:date="2014-07-16T19:35:00Z">
        <w:r>
          <w:rPr>
            <w:noProof w:val="0"/>
          </w:rPr>
          <w:t>7</w:t>
        </w:r>
      </w:ins>
      <w:del w:id="4223" w:author="Otter, Martin" w:date="2014-07-16T19:35:00Z">
        <w:r w:rsidR="00BA4116" w:rsidDel="00704D3A">
          <w:rPr>
            <w:noProof w:val="0"/>
          </w:rPr>
          <w:delText>6</w:delText>
        </w:r>
      </w:del>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6BA4EB71" w:rsidR="00BA4116" w:rsidRPr="0098259C" w:rsidRDefault="00704D3A" w:rsidP="00BA4116">
      <w:pPr>
        <w:pStyle w:val="CODE1"/>
        <w:rPr>
          <w:b/>
          <w:noProof w:val="0"/>
          <w:color w:val="0000FF"/>
        </w:rPr>
      </w:pPr>
      <w:ins w:id="4224" w:author="Otter, Martin" w:date="2014-07-16T19:35:00Z">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 xml:space="preserve">5 </w:t>
        </w:r>
      </w:ins>
      <w:ins w:id="4225" w:author="Otter, Martin" w:date="2014-07-16T19:36:00Z">
        <w:r>
          <w:rPr>
            <w:noProof w:val="0"/>
          </w:rPr>
          <w:t>6</w:t>
        </w:r>
      </w:ins>
      <w:ins w:id="4226" w:author="Otter, Martin" w:date="2014-07-16T19:35:00Z">
        <w:r w:rsidRPr="0098259C">
          <w:rPr>
            <w:noProof w:val="0"/>
          </w:rPr>
          <w:t>"</w:t>
        </w:r>
        <w:r>
          <w:rPr>
            <w:noProof w:val="0"/>
          </w:rPr>
          <w:t xml:space="preserve"> </w:t>
        </w:r>
        <w:r w:rsidRPr="0098259C">
          <w:rPr>
            <w:b/>
            <w:noProof w:val="0"/>
            <w:color w:val="0000FF"/>
          </w:rPr>
          <w:t>/&gt;</w:t>
        </w:r>
        <w:r>
          <w:rPr>
            <w:b/>
            <w:noProof w:val="0"/>
            <w:color w:val="0000FF"/>
          </w:rPr>
          <w:t xml:space="preserve"> </w:t>
        </w:r>
      </w:ins>
      <w:del w:id="4227" w:author="Otter, Martin" w:date="2014-07-16T19:36:00Z">
        <w:r w:rsidR="00BA4116" w:rsidDel="00704D3A">
          <w:rPr>
            <w:b/>
            <w:noProof w:val="0"/>
            <w:color w:val="0000FF"/>
          </w:rPr>
          <w:delText>&lt;</w:delText>
        </w:r>
      </w:del>
      <w:ins w:id="4228" w:author="Otter, Martin" w:date="2014-07-16T19:36:00Z">
        <w:r>
          <w:rPr>
            <w:b/>
            <w:noProof w:val="0"/>
            <w:color w:val="0000FF"/>
          </w:rPr>
          <w:t>&lt;</w:t>
        </w:r>
      </w:ins>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4229" w:name="_Ref289417790"/>
      <w:bookmarkStart w:id="4230" w:name="_Ref289418154"/>
      <w:bookmarkStart w:id="4231" w:name="_Toc393466417"/>
      <w:r w:rsidRPr="0098259C">
        <w:lastRenderedPageBreak/>
        <w:t>FMI for Co</w:t>
      </w:r>
      <w:r w:rsidRPr="0098259C">
        <w:noBreakHyphen/>
        <w:t>Simulation</w:t>
      </w:r>
      <w:bookmarkEnd w:id="4229"/>
      <w:bookmarkEnd w:id="4230"/>
      <w:bookmarkEnd w:id="423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77777777"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Pr="0098259C">
        <w:fldChar w:fldCharType="begin"/>
      </w:r>
      <w:r w:rsidRPr="0098259C">
        <w:instrText xml:space="preserve"> REF _Ref298336800 \h </w:instrText>
      </w:r>
      <w:r w:rsidRPr="0098259C">
        <w:fldChar w:fldCharType="separate"/>
      </w:r>
      <w:r w:rsidR="00854655" w:rsidRPr="0098259C">
        <w:t xml:space="preserve">Figure </w:t>
      </w:r>
      <w:r w:rsidR="00854655">
        <w:rPr>
          <w:noProof/>
        </w:rPr>
        <w:t>7</w:t>
      </w:r>
      <w:r w:rsidRPr="0098259C">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Pr="0098259C">
        <w:fldChar w:fldCharType="begin"/>
      </w:r>
      <w:r w:rsidRPr="0098259C">
        <w:instrText xml:space="preserve"> REF _Ref298337106 \h </w:instrText>
      </w:r>
      <w:r w:rsidRPr="0098259C">
        <w:fldChar w:fldCharType="separate"/>
      </w:r>
      <w:r w:rsidR="00854655" w:rsidRPr="0098259C">
        <w:t xml:space="preserve">Figure </w:t>
      </w:r>
      <w:r w:rsidR="00854655">
        <w:rPr>
          <w:noProof/>
        </w:rPr>
        <w:t>8</w:t>
      </w:r>
      <w:r w:rsidRPr="0098259C">
        <w:fldChar w:fldCharType="end"/>
      </w:r>
      <w:r w:rsidR="00B0163A" w:rsidRPr="0098259C">
        <w:t xml:space="preserve"> and </w:t>
      </w:r>
      <w:r w:rsidRPr="0098259C">
        <w:fldChar w:fldCharType="begin"/>
      </w:r>
      <w:r w:rsidRPr="0098259C">
        <w:instrText xml:space="preserve"> REF _Ref298336800 \h </w:instrText>
      </w:r>
      <w:r w:rsidRPr="0098259C">
        <w:fldChar w:fldCharType="separate"/>
      </w:r>
      <w:r w:rsidR="00854655" w:rsidRPr="0098259C">
        <w:t xml:space="preserve">Figure </w:t>
      </w:r>
      <w:r w:rsidR="00854655">
        <w:rPr>
          <w:noProof/>
        </w:rPr>
        <w:t>7</w:t>
      </w:r>
      <w:r w:rsidRPr="0098259C">
        <w:fldChar w:fldCharType="end"/>
      </w:r>
      <w:r w:rsidRPr="0098259C">
        <w:t xml:space="preserve">)). </w:t>
      </w:r>
    </w:p>
    <w:p w14:paraId="1400F072" w14:textId="77777777" w:rsidR="005C3BD2" w:rsidRPr="0098259C" w:rsidRDefault="005C3BD2" w:rsidP="005C3BD2"/>
    <w:p w14:paraId="03150EF6" w14:textId="77777777"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p>
    <w:p w14:paraId="59EB9E6A" w14:textId="77777777" w:rsidR="005C3BD2" w:rsidRPr="0098259C" w:rsidRDefault="005C3BD2" w:rsidP="005C3BD2">
      <w:pPr>
        <w:pStyle w:val="Beschriftung"/>
        <w:rPr>
          <w:b w:val="0"/>
        </w:rPr>
      </w:pPr>
      <w:bookmarkStart w:id="4232" w:name="_Ref298336800"/>
      <w:r w:rsidRPr="0098259C">
        <w:t xml:space="preserve">Figure </w:t>
      </w:r>
      <w:r w:rsidRPr="0098259C">
        <w:fldChar w:fldCharType="begin"/>
      </w:r>
      <w:r w:rsidRPr="0098259C">
        <w:instrText xml:space="preserve"> SEQ Figure \* ARABIC </w:instrText>
      </w:r>
      <w:r w:rsidRPr="0098259C">
        <w:fldChar w:fldCharType="separate"/>
      </w:r>
      <w:r w:rsidR="00854655">
        <w:rPr>
          <w:noProof/>
        </w:rPr>
        <w:t>7</w:t>
      </w:r>
      <w:r w:rsidRPr="0098259C">
        <w:fldChar w:fldCharType="end"/>
      </w:r>
      <w:bookmarkEnd w:id="423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77777777" w:rsidR="005C3BD2" w:rsidRPr="0098259C" w:rsidRDefault="005C3BD2" w:rsidP="005C3BD2">
      <w:pPr>
        <w:pStyle w:val="Beschriftung"/>
        <w:rPr>
          <w:b w:val="0"/>
        </w:rPr>
      </w:pPr>
      <w:bookmarkStart w:id="4233" w:name="_Ref298337106"/>
      <w:r w:rsidRPr="0098259C">
        <w:t xml:space="preserve">Figure </w:t>
      </w:r>
      <w:r w:rsidRPr="0098259C">
        <w:fldChar w:fldCharType="begin"/>
      </w:r>
      <w:r w:rsidRPr="0098259C">
        <w:instrText xml:space="preserve"> SEQ Figure \* ARABIC </w:instrText>
      </w:r>
      <w:r w:rsidRPr="0098259C">
        <w:fldChar w:fldCharType="separate"/>
      </w:r>
      <w:r w:rsidR="00854655">
        <w:rPr>
          <w:noProof/>
        </w:rPr>
        <w:t>8</w:t>
      </w:r>
      <w:r w:rsidRPr="0098259C">
        <w:fldChar w:fldCharType="end"/>
      </w:r>
      <w:bookmarkEnd w:id="423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77777777"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maybe different OS (cluster computer, computer farm, computers at different locations). The data exchange and communication between the subsystems is typically done using one of the network communication technologies (</w:t>
      </w:r>
      <w:r w:rsidR="000061EF" w:rsidRPr="0098259C">
        <w:t xml:space="preserve">for example </w:t>
      </w:r>
      <w:r w:rsidRPr="0098259C">
        <w:t>MPI, TCP/IP). The definition of this communication layer is not part of the FMI standard. However distributed co</w:t>
      </w:r>
      <w:r w:rsidRPr="0098259C">
        <w:noBreakHyphen/>
        <w:t xml:space="preserve">simulation scenarios can be implemented using FMI as shown in </w:t>
      </w:r>
      <w:r w:rsidRPr="0098259C">
        <w:fldChar w:fldCharType="begin"/>
      </w:r>
      <w:r w:rsidRPr="0098259C">
        <w:instrText xml:space="preserve"> REF _Ref304289289 \h </w:instrText>
      </w:r>
      <w:r w:rsidRPr="0098259C">
        <w:fldChar w:fldCharType="separate"/>
      </w:r>
      <w:r w:rsidR="00854655" w:rsidRPr="0098259C">
        <w:t xml:space="preserve">Figure </w:t>
      </w:r>
      <w:r w:rsidR="00854655">
        <w:rPr>
          <w:noProof/>
        </w:rPr>
        <w:t>9</w:t>
      </w:r>
      <w:r w:rsidRPr="0098259C">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77777777" w:rsidR="005C3BD2" w:rsidRPr="0098259C" w:rsidRDefault="005C3BD2" w:rsidP="005C3BD2">
      <w:pPr>
        <w:pStyle w:val="Beschriftung"/>
        <w:rPr>
          <w:b w:val="0"/>
        </w:rPr>
      </w:pPr>
      <w:bookmarkStart w:id="4234" w:name="_Ref304289289"/>
      <w:r w:rsidRPr="0098259C">
        <w:t xml:space="preserve">Figure </w:t>
      </w:r>
      <w:r w:rsidRPr="0098259C">
        <w:fldChar w:fldCharType="begin"/>
      </w:r>
      <w:r w:rsidRPr="0098259C">
        <w:instrText xml:space="preserve"> SEQ Figure \* ARABIC </w:instrText>
      </w:r>
      <w:r w:rsidRPr="0098259C">
        <w:fldChar w:fldCharType="separate"/>
      </w:r>
      <w:r w:rsidR="00854655">
        <w:rPr>
          <w:noProof/>
        </w:rPr>
        <w:t>9</w:t>
      </w:r>
      <w:r w:rsidRPr="0098259C">
        <w:fldChar w:fldCharType="end"/>
      </w:r>
      <w:bookmarkEnd w:id="423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77777777"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 xml:space="preserve">for example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4235" w:name="_Toc304271803"/>
      <w:bookmarkStart w:id="4236" w:name="_Ref308190915"/>
      <w:bookmarkStart w:id="4237" w:name="_Ref356504426"/>
      <w:bookmarkStart w:id="4238" w:name="_Toc393466418"/>
      <w:r>
        <w:lastRenderedPageBreak/>
        <w:t>Mathematical Descript</w:t>
      </w:r>
      <w:bookmarkEnd w:id="4235"/>
      <w:bookmarkEnd w:id="4236"/>
      <w:bookmarkEnd w:id="4237"/>
      <w:r>
        <w:t>ion</w:t>
      </w:r>
      <w:bookmarkEnd w:id="4238"/>
    </w:p>
    <w:p w14:paraId="57124546" w14:textId="77777777" w:rsidR="00063440" w:rsidRPr="00063440" w:rsidRDefault="00063440" w:rsidP="00063440">
      <w:pPr>
        <w:pStyle w:val="berschrift3"/>
      </w:pPr>
      <w:bookmarkStart w:id="4239" w:name="_Toc393466419"/>
      <w:r>
        <w:t>Basics</w:t>
      </w:r>
      <w:bookmarkEnd w:id="4239"/>
    </w:p>
    <w:p w14:paraId="72F86C17" w14:textId="77777777"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w:t>
      </w:r>
      <w:proofErr w:type="gramStart"/>
      <w:r w:rsidRPr="0098259C">
        <w:rPr>
          <w:i/>
        </w:rPr>
        <w:t>points</w:t>
      </w:r>
      <w:proofErr w:type="gramEnd"/>
      <w:r w:rsidRPr="0098259C">
        <w:rPr>
          <w:i/>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77777777"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like, </w:t>
      </w:r>
      <w:r w:rsidR="009F2AEB" w:rsidRPr="0098259C">
        <w:t>for example</w:t>
      </w:r>
      <w:r w:rsidRPr="0098259C">
        <w:t xml:space="preserve"> discrete controllers). In a block representation of the coupled system, the subsystems are represented by blocks with (internal) </w:t>
      </w:r>
      <w:r w:rsidRPr="0098259C">
        <w:rPr>
          <w:i/>
        </w:rPr>
        <w:t>state variables</w:t>
      </w:r>
      <w:r w:rsidRPr="0098259C">
        <w:t xml:space="preserve"> </w:t>
      </w:r>
      <w:proofErr w:type="gramStart"/>
      <w:r w:rsidRPr="0098259C">
        <w:rPr>
          <w:rFonts w:ascii="Times New Roman" w:hAnsi="Times New Roman"/>
          <w:i/>
          <w:sz w:val="22"/>
          <w:szCs w:val="22"/>
        </w:rPr>
        <w:t>x(</w:t>
      </w:r>
      <w:proofErr w:type="gramEnd"/>
      <w:r w:rsidRPr="0098259C">
        <w:rPr>
          <w:rFonts w:ascii="Times New Roman" w:hAnsi="Times New Roman"/>
          <w:i/>
          <w:sz w:val="22"/>
          <w:szCs w:val="22"/>
        </w:rPr>
        <w:t>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w:t>
      </w:r>
      <w:proofErr w:type="gramStart"/>
      <w:r w:rsidRPr="0098259C">
        <w:rPr>
          <w:rFonts w:ascii="Times New Roman" w:hAnsi="Times New Roman"/>
          <w:i/>
          <w:sz w:val="22"/>
          <w:szCs w:val="22"/>
        </w:rPr>
        <w:t>u(</w:t>
      </w:r>
      <w:proofErr w:type="gramEnd"/>
      <w:r w:rsidRPr="0098259C">
        <w:rPr>
          <w:rFonts w:ascii="Times New Roman" w:hAnsi="Times New Roman"/>
          <w:i/>
          <w:sz w:val="22"/>
          <w:szCs w:val="22"/>
        </w:rPr>
        <w:t>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77777777" w:rsidR="005C3BD2" w:rsidRPr="0098259C" w:rsidRDefault="00C8792E"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3200BB" w:rsidRDefault="003200BB" w:rsidP="00E172DB">
                    <w:pPr>
                      <w:autoSpaceDE w:val="0"/>
                      <w:autoSpaceDN w:val="0"/>
                      <w:adjustRightInd w:val="0"/>
                      <w:jc w:val="center"/>
                      <w:rPr>
                        <w:b/>
                        <w:bCs/>
                        <w:color w:val="000000"/>
                        <w:sz w:val="22"/>
                        <w:szCs w:val="22"/>
                      </w:rPr>
                    </w:pPr>
                    <w:proofErr w:type="gramStart"/>
                    <w:r>
                      <w:rPr>
                        <w:b/>
                        <w:bCs/>
                        <w:color w:val="000000"/>
                        <w:sz w:val="22"/>
                        <w:szCs w:val="22"/>
                      </w:rPr>
                      <w:t>y</w:t>
                    </w:r>
                    <w:proofErr w:type="gramEnd"/>
                  </w:p>
                </w:txbxContent>
              </v:textbox>
            </v:shape>
            <v:shape id="_x0000_s1542" type="#_x0000_t202" style="position:absolute;left:2733;top:1242;width:3286;height:475" filled="f" fillcolor="#bbe0e3" stroked="f">
              <v:textbox style="mso-next-textbox:#_x0000_s1542;mso-fit-shape-to-text:t">
                <w:txbxContent>
                  <w:p w14:paraId="38CFF5D3" w14:textId="77777777" w:rsidR="003200BB" w:rsidRPr="005E7932" w:rsidRDefault="003200BB"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3200BB" w:rsidRDefault="003200BB" w:rsidP="00E172DB">
                    <w:pPr>
                      <w:autoSpaceDE w:val="0"/>
                      <w:autoSpaceDN w:val="0"/>
                      <w:adjustRightInd w:val="0"/>
                      <w:jc w:val="center"/>
                      <w:rPr>
                        <w:b/>
                        <w:bCs/>
                        <w:color w:val="000000"/>
                        <w:sz w:val="22"/>
                        <w:szCs w:val="22"/>
                      </w:rPr>
                    </w:pPr>
                    <w:proofErr w:type="gramStart"/>
                    <w:r>
                      <w:rPr>
                        <w:b/>
                        <w:bCs/>
                        <w:color w:val="000000"/>
                        <w:sz w:val="22"/>
                        <w:szCs w:val="22"/>
                      </w:rPr>
                      <w:t>v</w:t>
                    </w:r>
                    <w:proofErr w:type="gramEnd"/>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77777777" w:rsidR="003200BB" w:rsidRPr="00617B76" w:rsidRDefault="003200BB" w:rsidP="00E172DB">
                    <w:pPr>
                      <w:autoSpaceDE w:val="0"/>
                      <w:autoSpaceDN w:val="0"/>
                      <w:adjustRightInd w:val="0"/>
                      <w:jc w:val="center"/>
                      <w:rPr>
                        <w:color w:val="000000"/>
                        <w:sz w:val="22"/>
                        <w:szCs w:val="22"/>
                      </w:rPr>
                    </w:pPr>
                    <w:r w:rsidRPr="00617B76">
                      <w:rPr>
                        <w:color w:val="000000"/>
                        <w:sz w:val="22"/>
                        <w:szCs w:val="22"/>
                      </w:rPr>
                      <w:t>Solver</w:t>
                    </w:r>
                  </w:p>
                </w:txbxContent>
              </v:textbox>
            </v:shape>
            <v:rect id="_x0000_s1552" style="position:absolute;left:3534;top:1859;width:5400;height:2337;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3200BB" w14:paraId="20B1003E" w14:textId="77777777" w:rsidTr="00C1220B">
                      <w:tc>
                        <w:tcPr>
                          <w:tcW w:w="348" w:type="dxa"/>
                        </w:tcPr>
                        <w:p w14:paraId="6DD2B76D" w14:textId="77777777" w:rsidR="003200BB" w:rsidRPr="00E97F06" w:rsidRDefault="003200BB" w:rsidP="00E97F06">
                          <w:pPr>
                            <w:spacing w:line="240" w:lineRule="auto"/>
                            <w:rPr>
                              <w:i/>
                              <w:szCs w:val="20"/>
                            </w:rPr>
                          </w:pPr>
                          <w:r w:rsidRPr="00E97F06">
                            <w:rPr>
                              <w:i/>
                              <w:szCs w:val="20"/>
                            </w:rPr>
                            <w:t>t</w:t>
                          </w:r>
                        </w:p>
                      </w:tc>
                      <w:tc>
                        <w:tcPr>
                          <w:tcW w:w="4756" w:type="dxa"/>
                        </w:tcPr>
                        <w:p w14:paraId="47D3BAC5" w14:textId="77777777" w:rsidR="003200BB" w:rsidRPr="00E97F06" w:rsidRDefault="003200BB" w:rsidP="00E97F06">
                          <w:pPr>
                            <w:spacing w:line="240" w:lineRule="auto"/>
                            <w:rPr>
                              <w:szCs w:val="20"/>
                            </w:rPr>
                          </w:pPr>
                          <w:r w:rsidRPr="00E97F06">
                            <w:rPr>
                              <w:szCs w:val="20"/>
                            </w:rPr>
                            <w:t>time</w:t>
                          </w:r>
                        </w:p>
                      </w:tc>
                    </w:tr>
                    <w:tr w:rsidR="003200BB" w14:paraId="1BF93AC8" w14:textId="77777777" w:rsidTr="00C1220B">
                      <w:tc>
                        <w:tcPr>
                          <w:tcW w:w="348" w:type="dxa"/>
                        </w:tcPr>
                        <w:p w14:paraId="41631AD9" w14:textId="77777777" w:rsidR="003200BB" w:rsidRPr="00E97F06" w:rsidRDefault="003200BB" w:rsidP="00E97F06">
                          <w:pPr>
                            <w:spacing w:line="240" w:lineRule="auto"/>
                            <w:rPr>
                              <w:b/>
                              <w:szCs w:val="20"/>
                            </w:rPr>
                          </w:pPr>
                          <w:r w:rsidRPr="00E97F06">
                            <w:rPr>
                              <w:b/>
                              <w:szCs w:val="20"/>
                            </w:rPr>
                            <w:t>m</w:t>
                          </w:r>
                        </w:p>
                      </w:tc>
                      <w:tc>
                        <w:tcPr>
                          <w:tcW w:w="4756" w:type="dxa"/>
                        </w:tcPr>
                        <w:p w14:paraId="1209C5E2" w14:textId="77777777" w:rsidR="003200BB" w:rsidRPr="00E97F06" w:rsidRDefault="003200BB" w:rsidP="00E97F06">
                          <w:pPr>
                            <w:spacing w:line="240" w:lineRule="auto"/>
                            <w:rPr>
                              <w:szCs w:val="20"/>
                            </w:rPr>
                          </w:pPr>
                          <w:r w:rsidRPr="00E97F06">
                            <w:rPr>
                              <w:szCs w:val="20"/>
                            </w:rPr>
                            <w:t>discrete states (constant between events)</w:t>
                          </w:r>
                        </w:p>
                      </w:tc>
                    </w:tr>
                    <w:tr w:rsidR="003200BB" w14:paraId="1E53B9FD" w14:textId="77777777" w:rsidTr="00C1220B">
                      <w:tc>
                        <w:tcPr>
                          <w:tcW w:w="348" w:type="dxa"/>
                        </w:tcPr>
                        <w:p w14:paraId="4350CFAA" w14:textId="77777777" w:rsidR="003200BB" w:rsidRPr="00E97F06" w:rsidRDefault="003200BB" w:rsidP="00E97F06">
                          <w:pPr>
                            <w:spacing w:line="240" w:lineRule="auto"/>
                            <w:rPr>
                              <w:b/>
                              <w:szCs w:val="20"/>
                            </w:rPr>
                          </w:pPr>
                          <w:r w:rsidRPr="00E97F06">
                            <w:rPr>
                              <w:b/>
                              <w:szCs w:val="20"/>
                            </w:rPr>
                            <w:t>p</w:t>
                          </w:r>
                        </w:p>
                      </w:tc>
                      <w:tc>
                        <w:tcPr>
                          <w:tcW w:w="4756" w:type="dxa"/>
                        </w:tcPr>
                        <w:p w14:paraId="0E3B91C4" w14:textId="77777777" w:rsidR="003200BB" w:rsidRPr="00E97F06" w:rsidRDefault="003200BB" w:rsidP="00E97F06">
                          <w:pPr>
                            <w:spacing w:line="240" w:lineRule="auto"/>
                            <w:rPr>
                              <w:szCs w:val="20"/>
                            </w:rPr>
                          </w:pPr>
                          <w:r w:rsidRPr="00E97F06">
                            <w:rPr>
                              <w:szCs w:val="20"/>
                            </w:rPr>
                            <w:t>parameters of type Real, Integer, Boolean, String</w:t>
                          </w:r>
                        </w:p>
                      </w:tc>
                    </w:tr>
                    <w:tr w:rsidR="003200BB" w14:paraId="05521A98" w14:textId="77777777" w:rsidTr="00C1220B">
                      <w:tc>
                        <w:tcPr>
                          <w:tcW w:w="348" w:type="dxa"/>
                        </w:tcPr>
                        <w:p w14:paraId="0D12D1B7" w14:textId="77777777" w:rsidR="003200BB" w:rsidRPr="00E97F06" w:rsidRDefault="003200BB" w:rsidP="00E97F06">
                          <w:pPr>
                            <w:spacing w:line="240" w:lineRule="auto"/>
                            <w:rPr>
                              <w:b/>
                              <w:szCs w:val="20"/>
                            </w:rPr>
                          </w:pPr>
                          <w:r w:rsidRPr="00E97F06">
                            <w:rPr>
                              <w:b/>
                              <w:szCs w:val="20"/>
                            </w:rPr>
                            <w:t>u</w:t>
                          </w:r>
                        </w:p>
                      </w:tc>
                      <w:tc>
                        <w:tcPr>
                          <w:tcW w:w="4756" w:type="dxa"/>
                        </w:tcPr>
                        <w:p w14:paraId="260412CD" w14:textId="77777777" w:rsidR="003200BB" w:rsidRPr="00E97F06" w:rsidRDefault="003200BB" w:rsidP="00E97F06">
                          <w:pPr>
                            <w:spacing w:line="240" w:lineRule="auto"/>
                            <w:rPr>
                              <w:szCs w:val="20"/>
                            </w:rPr>
                          </w:pPr>
                          <w:r w:rsidRPr="00E97F06">
                            <w:rPr>
                              <w:szCs w:val="20"/>
                            </w:rPr>
                            <w:t xml:space="preserve">inputs of type </w:t>
                          </w:r>
                          <w:r>
                            <w:rPr>
                              <w:szCs w:val="20"/>
                            </w:rPr>
                            <w:t>Real, Integer, Boolean, String</w:t>
                          </w:r>
                        </w:p>
                      </w:tc>
                    </w:tr>
                    <w:tr w:rsidR="003200BB" w14:paraId="60FB147F" w14:textId="77777777" w:rsidTr="00C1220B">
                      <w:tc>
                        <w:tcPr>
                          <w:tcW w:w="348" w:type="dxa"/>
                        </w:tcPr>
                        <w:p w14:paraId="39D2DDB6" w14:textId="77777777" w:rsidR="003200BB" w:rsidRPr="00E97F06" w:rsidRDefault="003200BB" w:rsidP="00E97F06">
                          <w:pPr>
                            <w:spacing w:line="240" w:lineRule="auto"/>
                            <w:rPr>
                              <w:b/>
                              <w:szCs w:val="20"/>
                            </w:rPr>
                          </w:pPr>
                          <w:r w:rsidRPr="00E97F06">
                            <w:rPr>
                              <w:b/>
                              <w:szCs w:val="20"/>
                            </w:rPr>
                            <w:t>v</w:t>
                          </w:r>
                        </w:p>
                      </w:tc>
                      <w:tc>
                        <w:tcPr>
                          <w:tcW w:w="4756" w:type="dxa"/>
                        </w:tcPr>
                        <w:p w14:paraId="69905433" w14:textId="77777777" w:rsidR="003200BB" w:rsidRPr="00E97F06" w:rsidRDefault="003200BB" w:rsidP="00E97F06">
                          <w:pPr>
                            <w:spacing w:line="240" w:lineRule="auto"/>
                            <w:rPr>
                              <w:szCs w:val="20"/>
                            </w:rPr>
                          </w:pPr>
                          <w:r w:rsidRPr="00E97F06">
                            <w:rPr>
                              <w:szCs w:val="20"/>
                            </w:rPr>
                            <w:t>all exposed variables</w:t>
                          </w:r>
                        </w:p>
                      </w:tc>
                    </w:tr>
                    <w:tr w:rsidR="003200BB" w14:paraId="4E8B8881" w14:textId="77777777" w:rsidTr="00C1220B">
                      <w:tc>
                        <w:tcPr>
                          <w:tcW w:w="348" w:type="dxa"/>
                        </w:tcPr>
                        <w:p w14:paraId="1B4E4287" w14:textId="77777777" w:rsidR="003200BB" w:rsidRPr="00E97F06" w:rsidRDefault="003200BB" w:rsidP="00E97F06">
                          <w:pPr>
                            <w:spacing w:line="240" w:lineRule="auto"/>
                            <w:rPr>
                              <w:b/>
                              <w:szCs w:val="20"/>
                            </w:rPr>
                          </w:pPr>
                          <w:r w:rsidRPr="00E97F06">
                            <w:rPr>
                              <w:b/>
                              <w:szCs w:val="20"/>
                            </w:rPr>
                            <w:t>x</w:t>
                          </w:r>
                        </w:p>
                      </w:tc>
                      <w:tc>
                        <w:tcPr>
                          <w:tcW w:w="4756" w:type="dxa"/>
                        </w:tcPr>
                        <w:p w14:paraId="245AE839" w14:textId="77777777" w:rsidR="003200BB" w:rsidRPr="00E97F06" w:rsidRDefault="003200BB" w:rsidP="00E97F06">
                          <w:pPr>
                            <w:spacing w:line="240" w:lineRule="auto"/>
                            <w:rPr>
                              <w:szCs w:val="20"/>
                            </w:rPr>
                          </w:pPr>
                          <w:r w:rsidRPr="00E97F06">
                            <w:rPr>
                              <w:szCs w:val="20"/>
                            </w:rPr>
                            <w:t>continuous states (continuous between events)</w:t>
                          </w:r>
                        </w:p>
                      </w:tc>
                    </w:tr>
                    <w:tr w:rsidR="003200BB" w14:paraId="12B648CF" w14:textId="77777777" w:rsidTr="00C1220B">
                      <w:tc>
                        <w:tcPr>
                          <w:tcW w:w="348" w:type="dxa"/>
                        </w:tcPr>
                        <w:p w14:paraId="5A00A6BC" w14:textId="77777777" w:rsidR="003200BB" w:rsidRPr="00E97F06" w:rsidRDefault="003200BB" w:rsidP="00E97F06">
                          <w:pPr>
                            <w:spacing w:line="240" w:lineRule="auto"/>
                            <w:rPr>
                              <w:b/>
                              <w:szCs w:val="20"/>
                            </w:rPr>
                          </w:pPr>
                          <w:r w:rsidRPr="00E97F06">
                            <w:rPr>
                              <w:b/>
                              <w:szCs w:val="20"/>
                            </w:rPr>
                            <w:t>y</w:t>
                          </w:r>
                        </w:p>
                      </w:tc>
                      <w:tc>
                        <w:tcPr>
                          <w:tcW w:w="4756" w:type="dxa"/>
                        </w:tcPr>
                        <w:p w14:paraId="66096D62" w14:textId="77777777" w:rsidR="003200BB" w:rsidRPr="00E97F06" w:rsidRDefault="003200BB" w:rsidP="00E97F06">
                          <w:pPr>
                            <w:spacing w:line="240" w:lineRule="auto"/>
                            <w:rPr>
                              <w:szCs w:val="20"/>
                            </w:rPr>
                          </w:pPr>
                          <w:r w:rsidRPr="00E97F06">
                            <w:rPr>
                              <w:szCs w:val="20"/>
                            </w:rPr>
                            <w:t>outputs of type Real, Integer, Boolean, String</w:t>
                          </w:r>
                        </w:p>
                      </w:tc>
                    </w:tr>
                    <w:tr w:rsidR="003200BB" w14:paraId="466797B3" w14:textId="77777777" w:rsidTr="00C1220B">
                      <w:trPr>
                        <w:trHeight w:val="80"/>
                      </w:trPr>
                      <w:tc>
                        <w:tcPr>
                          <w:tcW w:w="348" w:type="dxa"/>
                        </w:tcPr>
                        <w:p w14:paraId="7613D881" w14:textId="77777777" w:rsidR="003200BB" w:rsidRPr="00E97F06" w:rsidRDefault="003200BB" w:rsidP="00C1220B">
                          <w:pPr>
                            <w:rPr>
                              <w:b/>
                              <w:szCs w:val="20"/>
                            </w:rPr>
                          </w:pPr>
                          <w:r w:rsidRPr="00E97F06">
                            <w:rPr>
                              <w:b/>
                              <w:szCs w:val="20"/>
                            </w:rPr>
                            <w:t>z</w:t>
                          </w:r>
                        </w:p>
                      </w:tc>
                      <w:tc>
                        <w:tcPr>
                          <w:tcW w:w="4756" w:type="dxa"/>
                        </w:tcPr>
                        <w:p w14:paraId="7265CC9D" w14:textId="77777777" w:rsidR="003200BB" w:rsidRPr="00E97F06" w:rsidRDefault="003200BB" w:rsidP="00C1220B">
                          <w:pPr>
                            <w:rPr>
                              <w:szCs w:val="20"/>
                            </w:rPr>
                          </w:pPr>
                          <w:r w:rsidRPr="00E97F06">
                            <w:rPr>
                              <w:szCs w:val="20"/>
                            </w:rPr>
                            <w:t>event indicators</w:t>
                          </w:r>
                        </w:p>
                      </w:tc>
                    </w:tr>
                  </w:tbl>
                  <w:p w14:paraId="0F3380D4" w14:textId="77777777" w:rsidR="003200BB" w:rsidRPr="00E172DB" w:rsidRDefault="003200BB"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3200BB" w:rsidRPr="00A64237" w:rsidRDefault="003200BB"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3200BB" w:rsidRPr="00044F2D" w:rsidRDefault="003200BB"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3200BB" w:rsidRDefault="003200BB" w:rsidP="00E172DB">
                    <w:pPr>
                      <w:autoSpaceDE w:val="0"/>
                      <w:autoSpaceDN w:val="0"/>
                      <w:adjustRightInd w:val="0"/>
                      <w:rPr>
                        <w:b/>
                        <w:bCs/>
                        <w:color w:val="000000"/>
                        <w:sz w:val="22"/>
                        <w:szCs w:val="22"/>
                      </w:rPr>
                    </w:pPr>
                    <w:proofErr w:type="gramStart"/>
                    <w:r>
                      <w:rPr>
                        <w:b/>
                        <w:bCs/>
                        <w:color w:val="000000"/>
                        <w:sz w:val="22"/>
                        <w:szCs w:val="22"/>
                      </w:rPr>
                      <w:t>x</w:t>
                    </w:r>
                    <w:proofErr w:type="gramEnd"/>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3200BB" w:rsidRDefault="003200BB" w:rsidP="00E172DB">
                    <w:pPr>
                      <w:autoSpaceDE w:val="0"/>
                      <w:autoSpaceDN w:val="0"/>
                      <w:adjustRightInd w:val="0"/>
                      <w:rPr>
                        <w:i/>
                        <w:iCs/>
                        <w:color w:val="000000"/>
                        <w:sz w:val="22"/>
                        <w:szCs w:val="22"/>
                      </w:rPr>
                    </w:pPr>
                    <w:proofErr w:type="gramStart"/>
                    <w:r>
                      <w:rPr>
                        <w:i/>
                        <w:iCs/>
                        <w:color w:val="000000"/>
                        <w:sz w:val="22"/>
                        <w:szCs w:val="22"/>
                      </w:rPr>
                      <w:t>t</w:t>
                    </w:r>
                    <w:proofErr w:type="gramEnd"/>
                  </w:p>
                </w:txbxContent>
              </v:textbox>
            </v:shape>
            <v:shape id="_x0000_s1573" type="#_x0000_t75" style="position:absolute;left:7083;top:4334;width:381;height:280">
              <v:imagedata r:id="rId75" o:title=""/>
            </v:shape>
            <v:shape id="_x0000_s1581" type="#_x0000_t202" style="position:absolute;left:2694;top:2999;width:363;height:448" filled="f" fillcolor="#bbe0e3" stroked="f">
              <v:textbox style="mso-next-textbox:#_x0000_s1581;mso-fit-shape-to-text:t">
                <w:txbxContent>
                  <w:p w14:paraId="7BB5F02E" w14:textId="77777777" w:rsidR="003200BB" w:rsidRDefault="003200BB" w:rsidP="00E172DB">
                    <w:pPr>
                      <w:autoSpaceDE w:val="0"/>
                      <w:autoSpaceDN w:val="0"/>
                      <w:adjustRightInd w:val="0"/>
                      <w:jc w:val="center"/>
                      <w:rPr>
                        <w:b/>
                        <w:bCs/>
                        <w:color w:val="000000"/>
                        <w:sz w:val="22"/>
                        <w:szCs w:val="22"/>
                      </w:rPr>
                    </w:pPr>
                    <w:proofErr w:type="gramStart"/>
                    <w:r>
                      <w:rPr>
                        <w:b/>
                        <w:bCs/>
                        <w:color w:val="000000"/>
                        <w:sz w:val="22"/>
                        <w:szCs w:val="22"/>
                      </w:rPr>
                      <w:t>u</w:t>
                    </w:r>
                    <w:proofErr w:type="gramEnd"/>
                  </w:p>
                </w:txbxContent>
              </v:textbox>
            </v:shape>
            <w10:wrap type="none"/>
            <w10:anchorlock/>
          </v:group>
          <o:OLEObject Type="Embed" ProgID="Equation.DSMT4" ShapeID="_x0000_s1573" DrawAspect="Content" ObjectID="_1467799364" r:id="rId76"/>
        </w:pict>
      </w:r>
    </w:p>
    <w:p w14:paraId="3A0123B9" w14:textId="77777777" w:rsidR="005C3BD2" w:rsidRPr="0098259C" w:rsidRDefault="005C3BD2" w:rsidP="005C3BD2">
      <w:pPr>
        <w:pStyle w:val="Beschriftung"/>
        <w:rPr>
          <w:b w:val="0"/>
        </w:rPr>
      </w:pPr>
      <w:r w:rsidRPr="0098259C">
        <w:t xml:space="preserve">Figure </w:t>
      </w:r>
      <w:r w:rsidRPr="0098259C">
        <w:fldChar w:fldCharType="begin"/>
      </w:r>
      <w:r w:rsidRPr="0098259C">
        <w:instrText xml:space="preserve"> SEQ Figure \* ARABIC </w:instrText>
      </w:r>
      <w:r w:rsidRPr="0098259C">
        <w:fldChar w:fldCharType="separate"/>
      </w:r>
      <w:r w:rsidR="0085465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77777777" w:rsidR="005C3BD2" w:rsidRPr="0098259C" w:rsidRDefault="005C3BD2" w:rsidP="005C3BD2">
      <w:pPr>
        <w:pStyle w:val="NummerierteListe"/>
      </w:pPr>
      <w:r w:rsidRPr="0098259C">
        <w:t>functions for the data exchange between subsystems and</w:t>
      </w:r>
    </w:p>
    <w:p w14:paraId="3A6ACB24" w14:textId="77777777" w:rsidR="005C3BD2" w:rsidRPr="0098259C" w:rsidRDefault="005C3BD2" w:rsidP="005C3BD2">
      <w:pPr>
        <w:pStyle w:val="NummerierteListe"/>
      </w:pPr>
      <w:proofErr w:type="gramStart"/>
      <w:r w:rsidRPr="0098259C">
        <w:t>functions</w:t>
      </w:r>
      <w:proofErr w:type="gramEnd"/>
      <w:r w:rsidRPr="0098259C">
        <w:t xml:space="preserve">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r w:rsidRPr="0098259C">
        <w:t>.</w:t>
      </w:r>
    </w:p>
    <w:p w14:paraId="2DFFE8A4" w14:textId="77777777" w:rsidR="005C3BD2" w:rsidRPr="0098259C" w:rsidRDefault="005C3BD2" w:rsidP="005C3BD2">
      <w:pPr>
        <w:pStyle w:val="Textkrper"/>
      </w:pPr>
      <w:r w:rsidRPr="0098259C">
        <w:lastRenderedPageBreak/>
        <w:t xml:space="preserve">In FMI for Co-Simulation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proofErr w:type="gramStart"/>
      <w:r w:rsidRPr="0098259C">
        <w:rPr>
          <w:rFonts w:ascii="Times New Roman" w:hAnsi="Times New Roman"/>
          <w:i/>
          <w:sz w:val="22"/>
          <w:szCs w:val="22"/>
        </w:rPr>
        <w:t>u(</w:t>
      </w:r>
      <w:proofErr w:type="gramEnd"/>
      <w:r w:rsidRPr="0098259C">
        <w:rPr>
          <w:rFonts w:ascii="Times New Roman" w:hAnsi="Times New Roman"/>
          <w:i/>
          <w:sz w:val="22"/>
          <w:szCs w:val="22"/>
        </w:rPr>
        <w:t>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77777777"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85465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77777777"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854655">
        <w:t>4.2.1</w:t>
      </w:r>
      <w:r w:rsidRPr="0098259C">
        <w:fldChar w:fldCharType="end"/>
      </w:r>
      <w:r w:rsidRPr="0098259C">
        <w:t>),</w:t>
      </w:r>
    </w:p>
    <w:p w14:paraId="4C339854" w14:textId="77777777" w:rsidR="005C3BD2" w:rsidRPr="0098259C" w:rsidRDefault="005C3BD2" w:rsidP="006E60E6">
      <w:pPr>
        <w:pStyle w:val="Textkrper"/>
        <w:numPr>
          <w:ilvl w:val="0"/>
          <w:numId w:val="19"/>
        </w:numPr>
      </w:pPr>
      <w:proofErr w:type="gramStart"/>
      <w:r w:rsidRPr="0098259C">
        <w:t>or</w:t>
      </w:r>
      <w:proofErr w:type="gramEnd"/>
      <w:r w:rsidRPr="0098259C">
        <w:t xml:space="preserve">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00F38850"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4" type="#_x0000_t75" style="width:20.65pt;height:15.65pt" o:ole="">
            <v:imagedata r:id="rId77" o:title=""/>
          </v:shape>
          <o:OLEObject Type="Embed" ProgID="Equation.3" ShapeID="_x0000_i1034" DrawAspect="Content" ObjectID="_1467799345" r:id="rId78"/>
        </w:object>
      </w:r>
      <w:r w:rsidRPr="0098259C">
        <w:t xml:space="preserve"> are time dependent functions within an a priori defined time interval </w:t>
      </w:r>
      <w:r w:rsidRPr="0098259C">
        <w:rPr>
          <w:position w:val="-14"/>
        </w:rPr>
        <w:object w:dxaOrig="1280" w:dyaOrig="380" w14:anchorId="30CF0F5C">
          <v:shape id="_x0000_i1035" type="#_x0000_t75" style="width:63.85pt;height:18.15pt" o:ole="">
            <v:imagedata r:id="rId79" o:title=""/>
          </v:shape>
          <o:OLEObject Type="Embed" ProgID="Equation.DSMT4" ShapeID="_x0000_i1035" DrawAspect="Content" ObjectID="_1467799346" r:id="rId80"/>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del w:id="4240" w:author="Otter, Martin" w:date="2014-04-09T11:00:00Z">
        <w:r w:rsidR="008E4A3B" w:rsidRPr="0098259C" w:rsidDel="00140C25">
          <w:rPr>
            <w:rStyle w:val="CODE"/>
          </w:rPr>
          <w:delText>fmi</w:delText>
        </w:r>
      </w:del>
      <w:ins w:id="4241" w:author="Otter, Martin" w:date="2014-04-09T11:00:00Z">
        <w:r w:rsidR="00140C25">
          <w:rPr>
            <w:rStyle w:val="CODE"/>
          </w:rPr>
          <w:t>fmi2</w:t>
        </w:r>
      </w:ins>
      <w:r w:rsidR="008E4A3B" w:rsidRPr="0098259C">
        <w:rPr>
          <w:rStyle w:val="CODE"/>
        </w:rPr>
        <w:t>True</w:t>
      </w:r>
      <w:r w:rsidR="008E4A3B" w:rsidRPr="0098259C">
        <w:t xml:space="preserve"> when calling </w:t>
      </w:r>
      <w:del w:id="4242" w:author="Otter, Martin" w:date="2014-04-09T11:00:00Z">
        <w:r w:rsidR="00D900E6" w:rsidDel="00140C25">
          <w:rPr>
            <w:rStyle w:val="CODE"/>
          </w:rPr>
          <w:delText>fmi</w:delText>
        </w:r>
      </w:del>
      <w:ins w:id="4243" w:author="Otter, Martin" w:date="2014-04-09T11:00:00Z">
        <w:r w:rsidR="00140C25">
          <w:rPr>
            <w:rStyle w:val="CODE"/>
          </w:rPr>
          <w:t>fmi2</w:t>
        </w:r>
      </w:ins>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6" type="#_x0000_t75" style="width:6.9pt;height:11.25pt" o:ole="">
            <v:imagedata r:id="rId81" o:title=""/>
          </v:shape>
          <o:OLEObject Type="Embed" ProgID="Equation.3" ShapeID="_x0000_i1036" DrawAspect="Content" ObjectID="_1467799347" r:id="rId82"/>
        </w:object>
      </w:r>
      <w:r w:rsidRPr="0098259C">
        <w:t xml:space="preserve"> is running step by step from </w:t>
      </w:r>
      <w:r w:rsidRPr="0098259C">
        <w:rPr>
          <w:position w:val="-12"/>
        </w:rPr>
        <w:object w:dxaOrig="420" w:dyaOrig="360" w14:anchorId="485CC85E">
          <v:shape id="_x0000_i1037" type="#_x0000_t75" style="width:20.65pt;height:18.15pt" o:ole="">
            <v:imagedata r:id="rId83" o:title=""/>
          </v:shape>
          <o:OLEObject Type="Embed" ProgID="Equation.3" ShapeID="_x0000_i1037" DrawAspect="Content" ObjectID="_1467799348" r:id="rId84"/>
        </w:object>
      </w:r>
      <w:r w:rsidRPr="0098259C">
        <w:t xml:space="preserve"> </w:t>
      </w:r>
      <w:proofErr w:type="gramStart"/>
      <w:r w:rsidRPr="0098259C">
        <w:t xml:space="preserve">to </w:t>
      </w:r>
      <w:proofErr w:type="gramEnd"/>
      <w:r w:rsidRPr="0098259C">
        <w:rPr>
          <w:position w:val="-14"/>
        </w:rPr>
        <w:object w:dxaOrig="400" w:dyaOrig="380" w14:anchorId="2A7F949E">
          <v:shape id="_x0000_i1038" type="#_x0000_t75" style="width:20.65pt;height:18.15pt" o:ole="">
            <v:imagedata r:id="rId85" o:title=""/>
          </v:shape>
          <o:OLEObject Type="Embed" ProgID="Equation.3" ShapeID="_x0000_i1038" DrawAspect="Content" ObjectID="_1467799349" r:id="rId86"/>
        </w:object>
      </w:r>
      <w:r w:rsidRPr="0098259C">
        <w:t xml:space="preserve">. The algorithm of the slave may have the property to be able to repeat the simulation of parts of </w:t>
      </w:r>
      <w:r w:rsidRPr="0098259C">
        <w:rPr>
          <w:position w:val="-14"/>
        </w:rPr>
        <w:object w:dxaOrig="1020" w:dyaOrig="380" w14:anchorId="7B753C66">
          <v:shape id="_x0000_i1039" type="#_x0000_t75" style="width:53.2pt;height:18.15pt" o:ole="">
            <v:imagedata r:id="rId87" o:title=""/>
          </v:shape>
          <o:OLEObject Type="Embed" ProgID="Equation.3" ShapeID="_x0000_i1039" DrawAspect="Content" ObjectID="_1467799350" r:id="rId88"/>
        </w:object>
      </w:r>
      <w:r w:rsidRPr="0098259C">
        <w:t xml:space="preserve"> or the whole time </w:t>
      </w:r>
      <w:proofErr w:type="gramStart"/>
      <w:r w:rsidRPr="0098259C">
        <w:t xml:space="preserve">interval </w:t>
      </w:r>
      <w:proofErr w:type="gramEnd"/>
      <w:r w:rsidRPr="0098259C">
        <w:rPr>
          <w:position w:val="-14"/>
        </w:rPr>
        <w:object w:dxaOrig="1020" w:dyaOrig="380" w14:anchorId="5B9B0E70">
          <v:shape id="_x0000_i1040" type="#_x0000_t75" style="width:53.2pt;height:18.15pt" o:ole="">
            <v:imagedata r:id="rId89" o:title=""/>
          </v:shape>
          <o:OLEObject Type="Embed" ProgID="Equation.3" ShapeID="_x0000_i1040" DrawAspect="Content" ObjectID="_1467799351" r:id="rId90"/>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w:t>
      </w:r>
      <w:proofErr w:type="gramStart"/>
      <w:r w:rsidRPr="0098259C">
        <w:t xml:space="preserve">value </w:t>
      </w:r>
      <w:proofErr w:type="gramEnd"/>
      <w:r w:rsidRPr="0098259C">
        <w:rPr>
          <w:position w:val="-12"/>
        </w:rPr>
        <w:object w:dxaOrig="300" w:dyaOrig="360" w14:anchorId="6685C26A">
          <v:shape id="_x0000_i1041" type="#_x0000_t75" style="width:15.05pt;height:18.15pt" o:ole="">
            <v:imagedata r:id="rId91" o:title=""/>
          </v:shape>
          <o:OLEObject Type="Embed" ProgID="Equation.3" ShapeID="_x0000_i1041" DrawAspect="Content" ObjectID="_1467799352" r:id="rId92"/>
        </w:object>
      </w:r>
      <w:r w:rsidRPr="0098259C">
        <w:t xml:space="preserve">, </w:t>
      </w:r>
      <w:r w:rsidRPr="0098259C">
        <w:rPr>
          <w:position w:val="-14"/>
        </w:rPr>
        <w:object w:dxaOrig="1440" w:dyaOrig="380" w14:anchorId="348053A5">
          <v:shape id="_x0000_i1042" type="#_x0000_t75" style="width:1in;height:18.15pt" o:ole="">
            <v:imagedata r:id="rId93" o:title=""/>
          </v:shape>
          <o:OLEObject Type="Embed" ProgID="Equation.DSMT4" ShapeID="_x0000_i1042" DrawAspect="Content" ObjectID="_1467799353" r:id="rId94"/>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3" type="#_x0000_t75" style="width:15.05pt;height:18.15pt" o:ole="">
            <v:imagedata r:id="rId95" o:title=""/>
          </v:shape>
          <o:OLEObject Type="Embed" ProgID="Equation.3" ShapeID="_x0000_i1043" DrawAspect="Content" ObjectID="_1467799354" r:id="rId96"/>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4" type="#_x0000_t75" style="width:31.3pt;height:18.15pt" o:ole="">
            <v:imagedata r:id="rId97" o:title=""/>
          </v:shape>
          <o:OLEObject Type="Embed" ProgID="Equation.3" ShapeID="_x0000_i1044" DrawAspect="Content" ObjectID="_1467799355" r:id="rId98"/>
        </w:object>
      </w:r>
      <w:r w:rsidRPr="0098259C">
        <w:t xml:space="preserve">and send values of </w:t>
      </w:r>
      <w:proofErr w:type="gramStart"/>
      <w:r w:rsidRPr="0098259C">
        <w:t xml:space="preserve">outputs </w:t>
      </w:r>
      <w:proofErr w:type="gramEnd"/>
      <w:r w:rsidRPr="0098259C">
        <w:rPr>
          <w:position w:val="-12"/>
        </w:rPr>
        <w:object w:dxaOrig="639" w:dyaOrig="360" w14:anchorId="080D52A0">
          <v:shape id="_x0000_i1045" type="#_x0000_t75" style="width:31.95pt;height:18.15pt" o:ole="">
            <v:imagedata r:id="rId99" o:title=""/>
          </v:shape>
          <o:OLEObject Type="Embed" ProgID="Equation.3" ShapeID="_x0000_i1045" DrawAspect="Content" ObjectID="_1467799356" r:id="rId100"/>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6" type="#_x0000_t75" style="width:21.9pt;height:18.15pt" o:ole="">
            <v:imagedata r:id="rId101" o:title=""/>
          </v:shape>
          <o:OLEObject Type="Embed" ProgID="Equation.3" ShapeID="_x0000_i1046" DrawAspect="Content" ObjectID="_1467799357" r:id="rId102"/>
        </w:object>
      </w:r>
      <w:r w:rsidRPr="0098259C">
        <w:t xml:space="preserve">, </w:t>
      </w:r>
      <w:r w:rsidRPr="0098259C">
        <w:rPr>
          <w:position w:val="-14"/>
        </w:rPr>
        <w:object w:dxaOrig="1460" w:dyaOrig="380" w14:anchorId="3DA8B1B0">
          <v:shape id="_x0000_i1047" type="#_x0000_t75" style="width:72.65pt;height:18.15pt" o:ole="">
            <v:imagedata r:id="rId103" o:title=""/>
          </v:shape>
          <o:OLEObject Type="Embed" ProgID="Equation.DSMT4" ShapeID="_x0000_i1047" DrawAspect="Content" ObjectID="_1467799358" r:id="rId104"/>
        </w:object>
      </w:r>
      <w:r w:rsidRPr="0098259C">
        <w:t xml:space="preserve">can be given to simulate the time subinterval </w:t>
      </w:r>
      <w:r w:rsidRPr="0098259C">
        <w:rPr>
          <w:position w:val="-12"/>
        </w:rPr>
        <w:object w:dxaOrig="1200" w:dyaOrig="360" w14:anchorId="0BB58D3A">
          <v:shape id="_x0000_i1048" type="#_x0000_t75" style="width:61.35pt;height:18.15pt" o:ole="">
            <v:imagedata r:id="rId105" o:title=""/>
          </v:shape>
          <o:OLEObject Type="Embed" ProgID="Equation.DSMT4" ShapeID="_x0000_i1048" DrawAspect="Content" ObjectID="_1467799359" r:id="rId106"/>
        </w:object>
      </w:r>
    </w:p>
    <w:p w14:paraId="263E5F4A" w14:textId="6AC085BC"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49" type="#_x0000_t75" style="width:18.15pt;height:18.15pt" o:ole="">
            <v:imagedata r:id="rId107" o:title=""/>
          </v:shape>
          <o:OLEObject Type="Embed" ProgID="Equation.3" ShapeID="_x0000_i1049" DrawAspect="Content" ObjectID="_1467799360" r:id="rId108"/>
        </w:object>
      </w:r>
      <w:r w:rsidRPr="0098259C">
        <w:t xml:space="preserve"> is the communication step size of the </w:t>
      </w:r>
      <w:r w:rsidRPr="0098259C">
        <w:rPr>
          <w:position w:val="-6"/>
        </w:rPr>
        <w:object w:dxaOrig="279" w:dyaOrig="320" w14:anchorId="0C6F5504">
          <v:shape id="_x0000_i1050" type="#_x0000_t75" style="width:14.4pt;height:15.65pt" o:ole="">
            <v:imagedata r:id="rId109" o:title=""/>
          </v:shape>
          <o:OLEObject Type="Embed" ProgID="Equation.3" ShapeID="_x0000_i1050" DrawAspect="Content" ObjectID="_1467799361" r:id="rId110"/>
        </w:object>
      </w:r>
      <w:r w:rsidRPr="0098259C">
        <w:t xml:space="preserve"> communication step</w:t>
      </w:r>
      <w:proofErr w:type="gramStart"/>
      <w:r w:rsidRPr="0098259C">
        <w:t xml:space="preserve">, </w:t>
      </w:r>
      <w:proofErr w:type="gramEnd"/>
      <w:r w:rsidRPr="0098259C">
        <w:rPr>
          <w:position w:val="-12"/>
        </w:rPr>
        <w:object w:dxaOrig="1480" w:dyaOrig="360" w14:anchorId="261D435C">
          <v:shape id="_x0000_i1051" type="#_x0000_t75" style="width:76.4pt;height:18.15pt" o:ole="">
            <v:imagedata r:id="rId111" o:title=""/>
          </v:shape>
          <o:OLEObject Type="Embed" ProgID="Equation.3" ShapeID="_x0000_i1051" DrawAspect="Content" ObjectID="_1467799362" r:id="rId112"/>
        </w:object>
      </w:r>
      <w:r w:rsidRPr="0098259C">
        <w:t xml:space="preserve">. </w:t>
      </w:r>
      <w:del w:id="4244" w:author="Torsten Blochwitz" w:date="2014-03-27T10:08:00Z">
        <w:r w:rsidRPr="0098259C" w:rsidDel="00F108BD">
          <w:delText>In general, t</w:delText>
        </w:r>
      </w:del>
      <w:ins w:id="4245" w:author="Torsten Blochwitz" w:date="2014-03-27T10:08:00Z">
        <w:r w:rsidR="00F108BD">
          <w:t>T</w:t>
        </w:r>
      </w:ins>
      <w:r w:rsidRPr="0098259C">
        <w:t xml:space="preserve">he communication step size </w:t>
      </w:r>
      <w:del w:id="4246" w:author="Torsten Blochwitz" w:date="2014-03-27T10:06:00Z">
        <w:r w:rsidRPr="0098259C" w:rsidDel="00F108BD">
          <w:delText>can be positive, zero, but not negative</w:delText>
        </w:r>
      </w:del>
      <w:ins w:id="4247" w:author="Torsten Blochwitz" w:date="2014-03-27T10:06:00Z">
        <w:r w:rsidR="00F108BD">
          <w:t xml:space="preserve">has to </w:t>
        </w:r>
      </w:ins>
      <w:ins w:id="4248" w:author="Torsten Blochwitz" w:date="2014-03-27T11:01:00Z">
        <w:r w:rsidR="002F1EF2">
          <w:t xml:space="preserve">be </w:t>
        </w:r>
      </w:ins>
      <w:ins w:id="4249" w:author="Torsten Blochwitz" w:date="2014-03-27T10:06:00Z">
        <w:r w:rsidR="00F108BD">
          <w:t>greater than zero</w:t>
        </w:r>
      </w:ins>
      <w:r w:rsidRPr="0098259C">
        <w:t>.</w:t>
      </w:r>
    </w:p>
    <w:p w14:paraId="41DA560D" w14:textId="1B375C02"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In detail the flow is defined in the state machine of </w:t>
      </w:r>
      <w:r w:rsidR="008E4A3B" w:rsidRPr="0098259C">
        <w:t xml:space="preserve">the </w:t>
      </w:r>
      <w:r w:rsidRPr="0098259C">
        <w:t>calling sequence</w:t>
      </w:r>
      <w:r w:rsidR="008E4A3B" w:rsidRPr="0098259C">
        <w:t>s</w:t>
      </w:r>
      <w:r w:rsidRPr="0098259C">
        <w:t xml:space="preserve"> from master to slave (section</w:t>
      </w:r>
      <w:del w:id="4250" w:author="Otter, Martin" w:date="2014-07-08T11:35:00Z">
        <w:r w:rsidRPr="0098259C" w:rsidDel="00593ECD">
          <w:delText xml:space="preserve"> </w:delText>
        </w:r>
        <w:r w:rsidRPr="0098259C" w:rsidDel="00593ECD">
          <w:fldChar w:fldCharType="begin"/>
        </w:r>
        <w:r w:rsidRPr="0098259C" w:rsidDel="00593ECD">
          <w:delInstrText xml:space="preserve"> REF _Ref248821801 \r \h </w:delInstrText>
        </w:r>
        <w:r w:rsidRPr="0098259C" w:rsidDel="00593ECD">
          <w:fldChar w:fldCharType="separate"/>
        </w:r>
        <w:r w:rsidR="00854655" w:rsidDel="00593ECD">
          <w:delText>0</w:delText>
        </w:r>
        <w:r w:rsidRPr="0098259C" w:rsidDel="00593ECD">
          <w:fldChar w:fldCharType="end"/>
        </w:r>
      </w:del>
      <w:ins w:id="4251" w:author="Otter, Martin" w:date="2014-07-08T11:35:00Z">
        <w:r w:rsidR="00593ECD">
          <w:t xml:space="preserve"> </w:t>
        </w:r>
        <w:r w:rsidR="00593ECD">
          <w:fldChar w:fldCharType="begin"/>
        </w:r>
        <w:r w:rsidR="00593ECD">
          <w:instrText xml:space="preserve"> REF _Ref349039747 \n \h </w:instrText>
        </w:r>
      </w:ins>
      <w:r w:rsidR="00593ECD">
        <w:fldChar w:fldCharType="separate"/>
      </w:r>
      <w:ins w:id="4252" w:author="Otter, Martin" w:date="2014-07-08T11:35:00Z">
        <w:r w:rsidR="00593ECD">
          <w:t>4.2.4</w:t>
        </w:r>
        <w:r w:rsidR="00593ECD">
          <w:fldChar w:fldCharType="end"/>
        </w:r>
      </w:ins>
      <w:r w:rsidRPr="0098259C">
        <w:t>).</w:t>
      </w:r>
    </w:p>
    <w:p w14:paraId="70240517" w14:textId="77777777" w:rsidR="00063440" w:rsidRDefault="00063440" w:rsidP="00063440">
      <w:pPr>
        <w:pStyle w:val="berschrift3"/>
      </w:pPr>
      <w:bookmarkStart w:id="4253" w:name="_Toc393466420"/>
      <w:r>
        <w:lastRenderedPageBreak/>
        <w:t>Mathematical Model</w:t>
      </w:r>
      <w:bookmarkEnd w:id="4253"/>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77777777" w:rsidR="00063440" w:rsidRDefault="00063440" w:rsidP="00063440">
      <w:pPr>
        <w:pStyle w:val="Textkrper"/>
        <w:ind w:left="360"/>
      </w:pPr>
      <w:r w:rsidRPr="00246EB8">
        <w:t>The slave simulators are seen by the master simulator as purely sampled</w:t>
      </w:r>
      <w:r>
        <w:t>-data s</w:t>
      </w:r>
      <w:r w:rsidRPr="00246EB8">
        <w:t>ystems</w:t>
      </w:r>
      <w:r>
        <w:t xml:space="preserve">. Such a sampled-data system can be </w:t>
      </w:r>
    </w:p>
    <w:p w14:paraId="3311F17C" w14:textId="77777777" w:rsidR="00AD2D0F" w:rsidRDefault="00063440" w:rsidP="00063440">
      <w:pPr>
        <w:pStyle w:val="Textkrper"/>
        <w:numPr>
          <w:ilvl w:val="0"/>
          <w:numId w:val="65"/>
        </w:numPr>
      </w:pPr>
      <w:proofErr w:type="gramStart"/>
      <w:r>
        <w:t>either</w:t>
      </w:r>
      <w:proofErr w:type="gramEnd"/>
      <w:r>
        <w:t xml:space="preserve"> a “real” sampled-data system (so a </w:t>
      </w:r>
      <w:r w:rsidR="007B4C92">
        <w:t>s</w:t>
      </w:r>
      <w:r>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77777777" w:rsidR="00403992" w:rsidRDefault="00063440" w:rsidP="00403992">
      <w:pPr>
        <w:pStyle w:val="Textkrper"/>
        <w:numPr>
          <w:ilvl w:val="0"/>
          <w:numId w:val="65"/>
        </w:numPr>
      </w:pPr>
      <w:proofErr w:type="gramStart"/>
      <w:r>
        <w:t>or</w:t>
      </w:r>
      <w:proofErr w:type="gramEnd"/>
      <w:r>
        <w:t xml:space="preserve"> a</w:t>
      </w:r>
      <w:r w:rsidR="00403992">
        <w:t xml:space="preserve"> hybrid </w:t>
      </w:r>
      <w:r>
        <w:t>ODE that is integrated between communication points</w:t>
      </w:r>
      <w:r w:rsidR="00403992">
        <w:t xml:space="preserve"> (</w:t>
      </w:r>
      <w:r>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p>
    <w:p w14:paraId="427EB85A" w14:textId="77777777" w:rsidR="007B4C92" w:rsidRDefault="007B4C92" w:rsidP="00403992">
      <w:pPr>
        <w:pStyle w:val="Textkrper"/>
        <w:numPr>
          <w:ilvl w:val="0"/>
          <w:numId w:val="65"/>
        </w:numPr>
      </w:pPr>
      <w:proofErr w:type="gramStart"/>
      <w:r>
        <w:t>or</w:t>
      </w:r>
      <w:proofErr w:type="gramEnd"/>
      <w:r>
        <w:t xml:space="preserve"> a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rPr>
          <w:ins w:id="4254" w:author="Otter, Martin" w:date="2014-04-25T14:44:00Z"/>
        </w:rPr>
      </w:pPr>
      <w:ins w:id="4255" w:author="Otter, Martin" w:date="2014-04-25T14:44:00Z">
        <w:r>
          <w:t>An FMI Co-Simulation model is described by the following variables:</w:t>
        </w:r>
      </w:ins>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rPr>
          <w:ins w:id="4256" w:author="Otter, Martin" w:date="2014-04-25T14:44:00Z"/>
        </w:trPr>
        <w:tc>
          <w:tcPr>
            <w:tcW w:w="906" w:type="dxa"/>
          </w:tcPr>
          <w:p w14:paraId="27551BD6" w14:textId="77777777" w:rsidR="00E859CF" w:rsidRPr="00426B64" w:rsidRDefault="00E859CF" w:rsidP="00F46429">
            <w:pPr>
              <w:pStyle w:val="Textkrper-Tabelle"/>
              <w:ind w:left="0"/>
              <w:jc w:val="center"/>
              <w:rPr>
                <w:ins w:id="4257" w:author="Otter, Martin" w:date="2014-04-25T14:44:00Z"/>
                <w:i/>
              </w:rPr>
            </w:pPr>
            <w:ins w:id="4258" w:author="Otter, Martin" w:date="2014-04-25T14:44:00Z">
              <w:r>
                <w:rPr>
                  <w:i/>
                </w:rPr>
                <w:t>Variable</w:t>
              </w:r>
            </w:ins>
          </w:p>
        </w:tc>
        <w:tc>
          <w:tcPr>
            <w:tcW w:w="8121" w:type="dxa"/>
          </w:tcPr>
          <w:p w14:paraId="0719B976" w14:textId="77777777" w:rsidR="00E859CF" w:rsidRPr="00426B64" w:rsidRDefault="00E859CF" w:rsidP="00F46429">
            <w:pPr>
              <w:pStyle w:val="Textkrper-Tabelle"/>
              <w:rPr>
                <w:ins w:id="4259" w:author="Otter, Martin" w:date="2014-04-25T14:44:00Z"/>
                <w:i/>
              </w:rPr>
            </w:pPr>
            <w:ins w:id="4260" w:author="Otter, Martin" w:date="2014-04-25T14:44:00Z">
              <w:r w:rsidRPr="00426B64">
                <w:rPr>
                  <w:i/>
                </w:rPr>
                <w:t>Description</w:t>
              </w:r>
            </w:ins>
          </w:p>
        </w:tc>
      </w:tr>
      <w:tr w:rsidR="00E859CF" w14:paraId="3F346D80" w14:textId="77777777" w:rsidTr="00F46429">
        <w:trPr>
          <w:ins w:id="4261" w:author="Otter, Martin" w:date="2014-04-25T14:44:00Z"/>
        </w:trPr>
        <w:tc>
          <w:tcPr>
            <w:tcW w:w="906" w:type="dxa"/>
          </w:tcPr>
          <w:p w14:paraId="0FD2D881" w14:textId="77777777" w:rsidR="00E859CF" w:rsidRPr="00CE6515" w:rsidRDefault="00E859CF" w:rsidP="00F46429">
            <w:pPr>
              <w:pStyle w:val="Textkrper-Tabelle"/>
              <w:ind w:left="0"/>
              <w:jc w:val="center"/>
              <w:rPr>
                <w:ins w:id="4262" w:author="Otter, Martin" w:date="2014-04-25T14:44:00Z"/>
              </w:rPr>
            </w:pPr>
            <m:oMathPara>
              <m:oMath>
                <m:r>
                  <w:ins w:id="4263" w:author="Otter, Martin" w:date="2014-04-25T14:44:00Z">
                    <w:rPr>
                      <w:rFonts w:ascii="Cambria Math" w:hAnsi="Cambria Math"/>
                    </w:rPr>
                    <m:t>t</m:t>
                  </w:ins>
                </m:r>
              </m:oMath>
            </m:oMathPara>
          </w:p>
          <w:p w14:paraId="26C89579" w14:textId="77777777" w:rsidR="00E859CF" w:rsidRPr="00CE6515" w:rsidRDefault="00E859CF" w:rsidP="00F46429">
            <w:pPr>
              <w:pStyle w:val="Textkrper-Tabelle"/>
              <w:ind w:left="0"/>
              <w:jc w:val="center"/>
              <w:rPr>
                <w:ins w:id="4264" w:author="Otter, Martin" w:date="2014-04-25T14:44:00Z"/>
              </w:rPr>
            </w:pPr>
          </w:p>
        </w:tc>
        <w:tc>
          <w:tcPr>
            <w:tcW w:w="8121" w:type="dxa"/>
          </w:tcPr>
          <w:p w14:paraId="781B024E" w14:textId="57C90850" w:rsidR="00E859CF" w:rsidRDefault="00E859CF" w:rsidP="00F46429">
            <w:pPr>
              <w:pStyle w:val="Textkrper-Tabelle"/>
              <w:rPr>
                <w:ins w:id="4265" w:author="Otter, Martin" w:date="2014-04-25T14:44:00Z"/>
              </w:rPr>
            </w:pPr>
            <w:ins w:id="4266" w:author="Otter, Martin" w:date="2014-04-25T14:44:00Z">
              <w:r>
                <w:t xml:space="preserve">Independent variable </w:t>
              </w:r>
              <w:proofErr w:type="gramStart"/>
              <w:r>
                <w:t xml:space="preserve">time </w:t>
              </w:r>
              <w:proofErr w:type="gramEnd"/>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ins>
            <w:ins w:id="4267" w:author="Otter, Martin" w:date="2014-04-25T14:45:00Z">
              <w:r>
                <w:br/>
                <w:t xml:space="preserve">The </w:t>
              </w:r>
            </w:ins>
            <w:ins w:id="4268" w:author="Otter, Martin" w:date="2014-04-25T14:46:00Z">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oMath>
            </w:ins>
            <m:oMath>
              <m:sSub>
                <m:sSubPr>
                  <m:ctrlPr>
                    <w:ins w:id="4269" w:author="Otter, Martin" w:date="2014-04-25T14:47:00Z">
                      <w:rPr>
                        <w:rFonts w:ascii="Cambria Math" w:hAnsi="Cambria Math"/>
                        <w:i/>
                      </w:rPr>
                    </w:ins>
                  </m:ctrlPr>
                </m:sSubPr>
                <m:e>
                  <m:r>
                    <w:ins w:id="4270" w:author="Otter, Martin" w:date="2014-04-25T14:47:00Z">
                      <w:rPr>
                        <w:rFonts w:ascii="Cambria Math" w:hAnsi="Cambria Math"/>
                      </w:rPr>
                      <m:t>tc</m:t>
                    </w:ins>
                  </m:r>
                </m:e>
                <m:sub>
                  <m:r>
                    <w:ins w:id="4271" w:author="Otter, Martin" w:date="2014-04-25T14:47:00Z">
                      <w:rPr>
                        <w:rFonts w:ascii="Cambria Math" w:hAnsi="Cambria Math"/>
                      </w:rPr>
                      <m:t>i</m:t>
                    </w:ins>
                  </m:r>
                </m:sub>
              </m:sSub>
            </m:oMath>
            <w:ins w:id="4272" w:author="Otter, Martin" w:date="2014-04-25T14:44:00Z">
              <w:r>
                <w:t xml:space="preserve"> </w:t>
              </w:r>
            </w:ins>
          </w:p>
        </w:tc>
      </w:tr>
      <w:tr w:rsidR="00E859CF" w14:paraId="1B67E257" w14:textId="77777777" w:rsidTr="00F46429">
        <w:trPr>
          <w:ins w:id="4273" w:author="Otter, Martin" w:date="2014-04-25T14:44:00Z"/>
        </w:trPr>
        <w:tc>
          <w:tcPr>
            <w:tcW w:w="906" w:type="dxa"/>
          </w:tcPr>
          <w:p w14:paraId="59598CA8" w14:textId="77777777" w:rsidR="00E859CF" w:rsidRPr="00CE6515" w:rsidRDefault="00E859CF" w:rsidP="00F46429">
            <w:pPr>
              <w:pStyle w:val="Textkrper-Tabelle"/>
              <w:ind w:left="0"/>
              <w:jc w:val="center"/>
              <w:rPr>
                <w:ins w:id="4274" w:author="Otter, Martin" w:date="2014-04-25T14:44:00Z"/>
                <w:b/>
              </w:rPr>
            </w:pPr>
            <m:oMathPara>
              <m:oMath>
                <m:r>
                  <w:ins w:id="4275" w:author="Otter, Martin" w:date="2014-04-25T14:44:00Z">
                    <m:rPr>
                      <m:sty m:val="b"/>
                    </m:rPr>
                    <w:rPr>
                      <w:rFonts w:ascii="Cambria Math" w:hAnsi="Cambria Math"/>
                    </w:rPr>
                    <m:t>v</m:t>
                  </w:ins>
                </m:r>
              </m:oMath>
            </m:oMathPara>
          </w:p>
        </w:tc>
        <w:tc>
          <w:tcPr>
            <w:tcW w:w="8121" w:type="dxa"/>
          </w:tcPr>
          <w:p w14:paraId="5B75FBF8" w14:textId="77777777" w:rsidR="00E859CF" w:rsidRPr="00DA32EC" w:rsidRDefault="00E859CF" w:rsidP="00F46429">
            <w:pPr>
              <w:pStyle w:val="Textkrper-Tabelle"/>
              <w:rPr>
                <w:ins w:id="4276" w:author="Otter, Martin" w:date="2014-04-25T14:44:00Z"/>
              </w:rPr>
            </w:pPr>
            <w:ins w:id="4277" w:author="Otter, Martin" w:date="2014-04-25T14:44:00Z">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ins>
            <w:ins w:id="4278" w:author="Otter, Martin" w:date="2014-04-25T14:44:00Z">
              <w:r w:rsidRPr="0098259C">
                <w:fldChar w:fldCharType="separate"/>
              </w:r>
              <w:r>
                <w:t>2.2.7</w:t>
              </w:r>
              <w:r w:rsidRPr="0098259C">
                <w:fldChar w:fldCharType="end"/>
              </w:r>
              <w:r>
                <w:t>). Via a subscript, a subset of the variables is selected. Example:</w:t>
              </w:r>
            </w:ins>
          </w:p>
          <w:p w14:paraId="58504B5C" w14:textId="77777777" w:rsidR="00E859CF" w:rsidRDefault="00E859CF" w:rsidP="00F46429">
            <w:pPr>
              <w:pStyle w:val="Textkrper-Tabelle"/>
              <w:rPr>
                <w:ins w:id="4279" w:author="Otter, Martin" w:date="2014-04-25T14:44:00Z"/>
                <w:b/>
              </w:rPr>
            </w:pPr>
            <w:proofErr w:type="gramStart"/>
            <w:ins w:id="4280" w:author="Otter, Martin" w:date="2014-04-25T14:44:00Z">
              <w:r w:rsidRPr="006F760E">
                <w:rPr>
                  <w:b/>
                </w:rPr>
                <w:t>v</w:t>
              </w:r>
              <w:r>
                <w:rPr>
                  <w:vertAlign w:val="subscript"/>
                </w:rPr>
                <w:t>initial=</w:t>
              </w:r>
              <w:proofErr w:type="gram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ins>
            <w:ins w:id="4281" w:author="Otter, Martin" w:date="2014-04-25T14:44:00Z">
              <w:r w:rsidRPr="0098259C">
                <w:fldChar w:fldCharType="separate"/>
              </w:r>
              <w:r>
                <w:t>2.2.7</w:t>
              </w:r>
              <w:r w:rsidRPr="0098259C">
                <w:fldChar w:fldCharType="end"/>
              </w:r>
              <w:r>
                <w:t>. These are independent parameters and start values of other variables, such as initial values for states, state derivatives or outputs.</w:t>
              </w:r>
            </w:ins>
          </w:p>
        </w:tc>
      </w:tr>
      <w:tr w:rsidR="00E859CF" w14:paraId="2C7E4F1D" w14:textId="77777777" w:rsidTr="00F46429">
        <w:trPr>
          <w:ins w:id="4282" w:author="Otter, Martin" w:date="2014-04-25T14:44:00Z"/>
        </w:trPr>
        <w:tc>
          <w:tcPr>
            <w:tcW w:w="906" w:type="dxa"/>
          </w:tcPr>
          <w:p w14:paraId="7B62D5E1" w14:textId="77777777" w:rsidR="00E859CF" w:rsidRPr="00CE6515" w:rsidRDefault="00E859CF" w:rsidP="00F46429">
            <w:pPr>
              <w:pStyle w:val="Textkrper-Tabelle"/>
              <w:ind w:left="0"/>
              <w:jc w:val="center"/>
              <w:rPr>
                <w:ins w:id="4283" w:author="Otter, Martin" w:date="2014-04-25T14:44:00Z"/>
                <w:b/>
              </w:rPr>
            </w:pPr>
            <m:oMathPara>
              <m:oMath>
                <m:r>
                  <w:ins w:id="4284" w:author="Otter, Martin" w:date="2014-04-25T14:44:00Z">
                    <m:rPr>
                      <m:sty m:val="b"/>
                    </m:rPr>
                    <w:rPr>
                      <w:rFonts w:ascii="Cambria Math" w:hAnsi="Cambria Math"/>
                    </w:rPr>
                    <m:t>p</m:t>
                  </w:ins>
                </m:r>
              </m:oMath>
            </m:oMathPara>
          </w:p>
        </w:tc>
        <w:tc>
          <w:tcPr>
            <w:tcW w:w="8121" w:type="dxa"/>
          </w:tcPr>
          <w:p w14:paraId="19B4145F" w14:textId="77777777" w:rsidR="00E859CF" w:rsidRPr="00783C67" w:rsidRDefault="00E859CF" w:rsidP="00F46429">
            <w:pPr>
              <w:pStyle w:val="Textkrper-Tabelle"/>
              <w:rPr>
                <w:ins w:id="4285" w:author="Otter, Martin" w:date="2014-04-25T14:44:00Z"/>
              </w:rPr>
            </w:pPr>
            <w:ins w:id="4286" w:author="Otter, Martin" w:date="2014-04-25T14:44:00Z">
              <w:r>
                <w:t>P</w:t>
              </w:r>
              <w:r w:rsidRPr="00783C67">
                <w:t>arameters</w:t>
              </w:r>
              <w:r>
                <w:t xml:space="preserve"> </w:t>
              </w:r>
              <w:proofErr w:type="gramStart"/>
              <w:r>
                <w:t>that are</w:t>
              </w:r>
              <w:proofErr w:type="gramEnd"/>
              <w:r>
                <w:t xml:space="preserv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w:t>
              </w:r>
              <w:proofErr w:type="gramStart"/>
              <w:r>
                <w:t xml:space="preserve">as </w:t>
              </w:r>
              <w:proofErr w:type="gramEnd"/>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ins>
          </w:p>
        </w:tc>
      </w:tr>
      <w:tr w:rsidR="00E859CF" w14:paraId="2CB250F2" w14:textId="77777777" w:rsidTr="00F46429">
        <w:trPr>
          <w:ins w:id="4287" w:author="Otter, Martin" w:date="2014-04-25T14:44:00Z"/>
        </w:trPr>
        <w:tc>
          <w:tcPr>
            <w:tcW w:w="906" w:type="dxa"/>
          </w:tcPr>
          <w:p w14:paraId="04ADD3C5" w14:textId="77777777" w:rsidR="00E859CF" w:rsidRPr="00CE6515" w:rsidRDefault="00E859CF" w:rsidP="00F46429">
            <w:pPr>
              <w:pStyle w:val="Textkrper-Tabelle"/>
              <w:ind w:left="0"/>
              <w:jc w:val="center"/>
              <w:rPr>
                <w:ins w:id="4288" w:author="Otter, Martin" w:date="2014-04-25T14:44:00Z"/>
              </w:rPr>
            </w:pPr>
            <m:oMathPara>
              <m:oMath>
                <m:r>
                  <w:ins w:id="4289" w:author="Otter, Martin" w:date="2014-04-25T14:44:00Z">
                    <m:rPr>
                      <m:sty m:val="b"/>
                    </m:rPr>
                    <w:rPr>
                      <w:rFonts w:ascii="Cambria Math" w:hAnsi="Cambria Math"/>
                    </w:rPr>
                    <m:t>u</m:t>
                  </w:ins>
                </m:r>
                <m:r>
                  <w:ins w:id="4290" w:author="Otter, Martin" w:date="2014-04-25T14:44:00Z">
                    <w:rPr>
                      <w:rFonts w:ascii="Cambria Math" w:hAnsi="Cambria Math"/>
                    </w:rPr>
                    <m:t>(</m:t>
                  </w:ins>
                </m:r>
                <m:sSub>
                  <m:sSubPr>
                    <m:ctrlPr>
                      <w:ins w:id="4291" w:author="Otter, Martin" w:date="2014-04-25T14:44:00Z">
                        <w:rPr>
                          <w:rFonts w:ascii="Cambria Math" w:hAnsi="Cambria Math"/>
                          <w:i/>
                        </w:rPr>
                      </w:ins>
                    </m:ctrlPr>
                  </m:sSubPr>
                  <m:e>
                    <m:r>
                      <w:ins w:id="4292" w:author="Otter, Martin" w:date="2014-04-25T14:44:00Z">
                        <w:rPr>
                          <w:rFonts w:ascii="Cambria Math" w:hAnsi="Cambria Math"/>
                        </w:rPr>
                        <m:t>tc</m:t>
                      </w:ins>
                    </m:r>
                  </m:e>
                  <m:sub>
                    <m:r>
                      <w:ins w:id="4293" w:author="Otter, Martin" w:date="2014-04-25T14:44:00Z">
                        <w:rPr>
                          <w:rFonts w:ascii="Cambria Math" w:hAnsi="Cambria Math"/>
                        </w:rPr>
                        <m:t>i</m:t>
                      </w:ins>
                    </m:r>
                  </m:sub>
                </m:sSub>
                <m:r>
                  <w:ins w:id="4294" w:author="Otter, Martin" w:date="2014-04-25T14:44:00Z">
                    <w:rPr>
                      <w:rFonts w:ascii="Cambria Math" w:hAnsi="Cambria Math"/>
                    </w:rPr>
                    <m:t>)</m:t>
                  </w:ins>
                </m:r>
              </m:oMath>
            </m:oMathPara>
          </w:p>
        </w:tc>
        <w:tc>
          <w:tcPr>
            <w:tcW w:w="8121" w:type="dxa"/>
          </w:tcPr>
          <w:p w14:paraId="1BA1E3F1" w14:textId="77777777" w:rsidR="00E859CF" w:rsidRDefault="00E859CF" w:rsidP="00F46429">
            <w:pPr>
              <w:pStyle w:val="Textkrper-Tabelle"/>
              <w:rPr>
                <w:ins w:id="4295" w:author="Otter, Martin" w:date="2014-04-25T14:44:00Z"/>
              </w:rPr>
            </w:pPr>
            <w:ins w:id="4296" w:author="Otter, Martin" w:date="2014-04-25T14:44:00Z">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Via attribute </w:t>
              </w:r>
              <w:r>
                <w:rPr>
                  <w:rStyle w:val="CODE"/>
                </w:rPr>
                <w:t>variability</w:t>
              </w:r>
              <w:r w:rsidRPr="0098259C">
                <w:rPr>
                  <w:rStyle w:val="CODE"/>
                </w:rPr>
                <w:t xml:space="preserve"> = </w:t>
              </w:r>
              <w:r w:rsidRPr="0098259C">
                <w:rPr>
                  <w:rStyle w:val="CODE"/>
                  <w:rFonts w:cs="Courier New"/>
                </w:rPr>
                <w:t>"</w:t>
              </w:r>
              <w:r>
                <w:rPr>
                  <w:rStyle w:val="CODE"/>
                </w:rPr>
                <w:t>discrete</w:t>
              </w:r>
              <w:r w:rsidRPr="0098259C">
                <w:rPr>
                  <w:rStyle w:val="CODE"/>
                  <w:rFonts w:cs="Courier New"/>
                </w:rPr>
                <w:t>"</w:t>
              </w:r>
              <w:r w:rsidRPr="0098259C">
                <w:rPr>
                  <w:rStyle w:val="CODE"/>
                </w:rPr>
                <w:t xml:space="preserve"> </w:t>
              </w:r>
              <w:r>
                <w:t>or</w:t>
              </w:r>
              <w:r w:rsidRPr="0098259C">
                <w:rPr>
                  <w:rStyle w:val="CODE"/>
                </w:rPr>
                <w:t xml:space="preserve"> </w:t>
              </w:r>
              <w:r w:rsidRPr="0098259C">
                <w:rPr>
                  <w:rStyle w:val="CODE"/>
                  <w:rFonts w:cs="Courier New"/>
                </w:rPr>
                <w:t>"</w:t>
              </w:r>
              <w:r>
                <w:rPr>
                  <w:rStyle w:val="CODE"/>
                </w:rPr>
                <w:t>continuous</w:t>
              </w:r>
              <w:r w:rsidRPr="0098259C">
                <w:rPr>
                  <w:rStyle w:val="CODE"/>
                  <w:rFonts w:cs="Courier New"/>
                </w:rPr>
                <w:t>"</w:t>
              </w:r>
              <w:r>
                <w:t xml:space="preserve"> it is defined whether the input is a discrete-time or continuous-time variable</w:t>
              </w:r>
              <w:r w:rsidRPr="0098259C">
                <w:t xml:space="preserve">, see section </w:t>
              </w:r>
              <w:r w:rsidRPr="0098259C">
                <w:fldChar w:fldCharType="begin"/>
              </w:r>
              <w:r w:rsidRPr="0098259C">
                <w:instrText xml:space="preserve"> REF _Ref249423326 \n \h </w:instrText>
              </w:r>
            </w:ins>
            <w:ins w:id="4297" w:author="Otter, Martin" w:date="2014-04-25T14:44:00Z">
              <w:r w:rsidRPr="0098259C">
                <w:fldChar w:fldCharType="separate"/>
              </w:r>
              <w:r>
                <w:t>2.2.7</w:t>
              </w:r>
              <w:r w:rsidRPr="0098259C">
                <w:fldChar w:fldCharType="end"/>
              </w:r>
              <w:r>
                <w:t xml:space="preserve">. </w:t>
              </w:r>
            </w:ins>
          </w:p>
        </w:tc>
      </w:tr>
      <w:tr w:rsidR="00E859CF" w14:paraId="382C63DE" w14:textId="77777777" w:rsidTr="00F46429">
        <w:trPr>
          <w:ins w:id="4298" w:author="Otter, Martin" w:date="2014-04-25T14:44:00Z"/>
        </w:trPr>
        <w:tc>
          <w:tcPr>
            <w:tcW w:w="906" w:type="dxa"/>
          </w:tcPr>
          <w:p w14:paraId="4FD816D3" w14:textId="77777777" w:rsidR="00E859CF" w:rsidRPr="001958DC" w:rsidRDefault="00E859CF" w:rsidP="00F46429">
            <w:pPr>
              <w:pStyle w:val="Textkrper-Tabelle"/>
              <w:ind w:left="0"/>
              <w:jc w:val="center"/>
              <w:rPr>
                <w:ins w:id="4299" w:author="Otter, Martin" w:date="2014-04-25T14:44:00Z"/>
                <w:b/>
              </w:rPr>
            </w:pPr>
            <m:oMathPara>
              <m:oMath>
                <m:r>
                  <w:ins w:id="4300" w:author="Otter, Martin" w:date="2014-04-25T14:44:00Z">
                    <m:rPr>
                      <m:sty m:val="b"/>
                    </m:rPr>
                    <w:rPr>
                      <w:rFonts w:ascii="Cambria Math" w:hAnsi="Cambria Math"/>
                    </w:rPr>
                    <m:t>y</m:t>
                  </w:ins>
                </m:r>
                <m:r>
                  <w:ins w:id="4301" w:author="Otter, Martin" w:date="2014-04-25T14:44:00Z">
                    <w:rPr>
                      <w:rFonts w:ascii="Cambria Math" w:hAnsi="Cambria Math"/>
                    </w:rPr>
                    <m:t>(</m:t>
                  </w:ins>
                </m:r>
                <m:sSub>
                  <m:sSubPr>
                    <m:ctrlPr>
                      <w:ins w:id="4302" w:author="Otter, Martin" w:date="2014-04-25T14:44:00Z">
                        <w:rPr>
                          <w:rFonts w:ascii="Cambria Math" w:hAnsi="Cambria Math"/>
                          <w:i/>
                        </w:rPr>
                      </w:ins>
                    </m:ctrlPr>
                  </m:sSubPr>
                  <m:e>
                    <m:r>
                      <w:ins w:id="4303" w:author="Otter, Martin" w:date="2014-04-25T14:44:00Z">
                        <w:rPr>
                          <w:rFonts w:ascii="Cambria Math" w:hAnsi="Cambria Math"/>
                        </w:rPr>
                        <m:t>tc</m:t>
                      </w:ins>
                    </m:r>
                  </m:e>
                  <m:sub>
                    <m:r>
                      <w:ins w:id="4304" w:author="Otter, Martin" w:date="2014-04-25T14:44:00Z">
                        <w:rPr>
                          <w:rFonts w:ascii="Cambria Math" w:hAnsi="Cambria Math"/>
                        </w:rPr>
                        <m:t>i</m:t>
                      </w:ins>
                    </m:r>
                  </m:sub>
                </m:sSub>
                <m:r>
                  <w:ins w:id="4305" w:author="Otter, Martin" w:date="2014-04-25T14:44:00Z">
                    <w:rPr>
                      <w:rFonts w:ascii="Cambria Math" w:hAnsi="Cambria Math"/>
                    </w:rPr>
                    <m:t>)</m:t>
                  </w:ins>
                </m:r>
              </m:oMath>
            </m:oMathPara>
          </w:p>
        </w:tc>
        <w:tc>
          <w:tcPr>
            <w:tcW w:w="8121" w:type="dxa"/>
          </w:tcPr>
          <w:p w14:paraId="2FF07E5C" w14:textId="77777777" w:rsidR="00E859CF" w:rsidRDefault="00E859CF" w:rsidP="00F46429">
            <w:pPr>
              <w:pStyle w:val="Textkrper-Tabelle"/>
              <w:rPr>
                <w:ins w:id="4306" w:author="Otter, Martin" w:date="2014-04-25T14:44:00Z"/>
              </w:rPr>
            </w:pPr>
            <w:ins w:id="4307" w:author="Otter, Martin" w:date="2014-04-25T14:44:00Z">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Via attribute </w:t>
              </w:r>
              <w:r>
                <w:rPr>
                  <w:rStyle w:val="CODE"/>
                </w:rPr>
                <w:t>variability</w:t>
              </w:r>
              <w:r w:rsidRPr="0098259C">
                <w:rPr>
                  <w:rStyle w:val="CODE"/>
                </w:rPr>
                <w:t xml:space="preserve"> = </w:t>
              </w:r>
              <w:r w:rsidRPr="0098259C">
                <w:rPr>
                  <w:rStyle w:val="CODE"/>
                  <w:rFonts w:cs="Courier New"/>
                </w:rPr>
                <w:t>"</w:t>
              </w:r>
              <w:r>
                <w:rPr>
                  <w:rStyle w:val="CODE"/>
                </w:rPr>
                <w:t>discrete</w:t>
              </w:r>
              <w:r w:rsidRPr="0098259C">
                <w:rPr>
                  <w:rStyle w:val="CODE"/>
                  <w:rFonts w:cs="Courier New"/>
                </w:rPr>
                <w:t>"</w:t>
              </w:r>
              <w:r w:rsidRPr="0098259C">
                <w:rPr>
                  <w:rStyle w:val="CODE"/>
                </w:rPr>
                <w:t xml:space="preserve"> </w:t>
              </w:r>
              <w:r>
                <w:t>or</w:t>
              </w:r>
              <w:r w:rsidRPr="0098259C">
                <w:rPr>
                  <w:rStyle w:val="CODE"/>
                </w:rPr>
                <w:t xml:space="preserve"> </w:t>
              </w:r>
              <w:r w:rsidRPr="0098259C">
                <w:rPr>
                  <w:rStyle w:val="CODE"/>
                  <w:rFonts w:cs="Courier New"/>
                </w:rPr>
                <w:t>"</w:t>
              </w:r>
              <w:r>
                <w:rPr>
                  <w:rStyle w:val="CODE"/>
                </w:rPr>
                <w:t>continuous</w:t>
              </w:r>
              <w:r w:rsidRPr="0098259C">
                <w:rPr>
                  <w:rStyle w:val="CODE"/>
                  <w:rFonts w:cs="Courier New"/>
                </w:rPr>
                <w:t>"</w:t>
              </w:r>
              <w:r>
                <w:t xml:space="preserve"> it is defined whether the output is a discrete-time or continuous-time variable</w:t>
              </w:r>
              <w:r w:rsidRPr="0098259C">
                <w:t xml:space="preserve">, see section </w:t>
              </w:r>
              <w:r w:rsidRPr="0098259C">
                <w:fldChar w:fldCharType="begin"/>
              </w:r>
              <w:r w:rsidRPr="0098259C">
                <w:instrText xml:space="preserve"> REF _Ref249423326 \n \h </w:instrText>
              </w:r>
            </w:ins>
            <w:ins w:id="4308" w:author="Otter, Martin" w:date="2014-04-25T14:44:00Z">
              <w:r w:rsidRPr="0098259C">
                <w:fldChar w:fldCharType="separate"/>
              </w:r>
              <w:r>
                <w:t>2.2.7</w:t>
              </w:r>
              <w:r w:rsidRPr="0098259C">
                <w:fldChar w:fldCharType="end"/>
              </w:r>
              <w:r>
                <w:t>.</w:t>
              </w:r>
            </w:ins>
          </w:p>
        </w:tc>
      </w:tr>
      <w:tr w:rsidR="00E859CF" w14:paraId="1A0A1350" w14:textId="77777777" w:rsidTr="00F46429">
        <w:trPr>
          <w:ins w:id="4309" w:author="Otter, Martin" w:date="2014-04-25T14:44:00Z"/>
        </w:trPr>
        <w:tc>
          <w:tcPr>
            <w:tcW w:w="906" w:type="dxa"/>
          </w:tcPr>
          <w:p w14:paraId="1A000A53" w14:textId="77777777" w:rsidR="00E859CF" w:rsidRPr="001958DC" w:rsidRDefault="00E859CF" w:rsidP="00F46429">
            <w:pPr>
              <w:pStyle w:val="Textkrper-Tabelle"/>
              <w:ind w:left="0"/>
              <w:jc w:val="center"/>
              <w:rPr>
                <w:ins w:id="4310" w:author="Otter, Martin" w:date="2014-04-25T14:44:00Z"/>
                <w:b/>
              </w:rPr>
            </w:pPr>
            <m:oMathPara>
              <m:oMath>
                <m:r>
                  <w:ins w:id="4311" w:author="Otter, Martin" w:date="2014-04-25T14:44:00Z">
                    <m:rPr>
                      <m:sty m:val="b"/>
                    </m:rPr>
                    <w:rPr>
                      <w:rFonts w:ascii="Cambria Math" w:hAnsi="Cambria Math"/>
                    </w:rPr>
                    <m:t>w</m:t>
                  </w:ins>
                </m:r>
                <m:r>
                  <w:ins w:id="4312" w:author="Otter, Martin" w:date="2014-04-25T14:44:00Z">
                    <w:rPr>
                      <w:rFonts w:ascii="Cambria Math" w:hAnsi="Cambria Math"/>
                    </w:rPr>
                    <m:t>(</m:t>
                  </w:ins>
                </m:r>
                <m:sSub>
                  <m:sSubPr>
                    <m:ctrlPr>
                      <w:ins w:id="4313" w:author="Otter, Martin" w:date="2014-04-25T14:44:00Z">
                        <w:rPr>
                          <w:rFonts w:ascii="Cambria Math" w:hAnsi="Cambria Math"/>
                          <w:i/>
                        </w:rPr>
                      </w:ins>
                    </m:ctrlPr>
                  </m:sSubPr>
                  <m:e>
                    <m:r>
                      <w:ins w:id="4314" w:author="Otter, Martin" w:date="2014-04-25T14:44:00Z">
                        <w:rPr>
                          <w:rFonts w:ascii="Cambria Math" w:hAnsi="Cambria Math"/>
                        </w:rPr>
                        <m:t>tc</m:t>
                      </w:ins>
                    </m:r>
                  </m:e>
                  <m:sub>
                    <m:r>
                      <w:ins w:id="4315" w:author="Otter, Martin" w:date="2014-04-25T14:44:00Z">
                        <w:rPr>
                          <w:rFonts w:ascii="Cambria Math" w:hAnsi="Cambria Math"/>
                        </w:rPr>
                        <m:t>i</m:t>
                      </w:ins>
                    </m:r>
                  </m:sub>
                </m:sSub>
                <m:r>
                  <w:ins w:id="4316" w:author="Otter, Martin" w:date="2014-04-25T14:44:00Z">
                    <w:rPr>
                      <w:rFonts w:ascii="Cambria Math" w:hAnsi="Cambria Math"/>
                    </w:rPr>
                    <m:t>)</m:t>
                  </w:ins>
                </m:r>
              </m:oMath>
            </m:oMathPara>
          </w:p>
        </w:tc>
        <w:tc>
          <w:tcPr>
            <w:tcW w:w="8121" w:type="dxa"/>
          </w:tcPr>
          <w:p w14:paraId="0E98E15B" w14:textId="77777777" w:rsidR="00E859CF" w:rsidRDefault="00E859CF" w:rsidP="00F46429">
            <w:pPr>
              <w:pStyle w:val="Textkrper-Tabelle"/>
              <w:rPr>
                <w:ins w:id="4317" w:author="Otter, Martin" w:date="2014-04-25T14:44:00Z"/>
              </w:rPr>
            </w:pPr>
            <w:ins w:id="4318" w:author="Otter, Martin" w:date="2014-04-25T14:44:00Z">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ins>
            <w:ins w:id="4319" w:author="Otter, Martin" w:date="2014-04-25T14:44:00Z">
              <w:r w:rsidRPr="0098259C">
                <w:fldChar w:fldCharType="separate"/>
              </w:r>
              <w:r>
                <w:t>2.2.7</w:t>
              </w:r>
              <w:r w:rsidRPr="0098259C">
                <w:fldChar w:fldCharType="end"/>
              </w:r>
              <w:r>
                <w:t>.</w:t>
              </w:r>
            </w:ins>
          </w:p>
        </w:tc>
      </w:tr>
      <w:tr w:rsidR="00E859CF" w14:paraId="6A27DA70" w14:textId="77777777" w:rsidTr="00F46429">
        <w:trPr>
          <w:ins w:id="4320" w:author="Otter, Martin" w:date="2014-04-25T14:44:00Z"/>
        </w:trPr>
        <w:tc>
          <w:tcPr>
            <w:tcW w:w="906" w:type="dxa"/>
          </w:tcPr>
          <w:p w14:paraId="0F93A0D5" w14:textId="77777777" w:rsidR="00E859CF" w:rsidRPr="00DC3A32" w:rsidRDefault="00C8792E" w:rsidP="00F46429">
            <w:pPr>
              <w:pStyle w:val="Textkrper-Tabelle"/>
              <w:ind w:left="0"/>
              <w:jc w:val="center"/>
              <w:rPr>
                <w:ins w:id="4321" w:author="Otter, Martin" w:date="2014-04-25T14:44:00Z"/>
                <w:b/>
                <w:vertAlign w:val="subscript"/>
              </w:rPr>
            </w:pPr>
            <m:oMath>
              <m:sSub>
                <m:sSubPr>
                  <m:ctrlPr>
                    <w:ins w:id="4322" w:author="Otter, Martin" w:date="2014-04-25T14:44:00Z">
                      <w:rPr>
                        <w:rFonts w:ascii="Cambria Math" w:hAnsi="Cambria Math"/>
                        <w:b/>
                        <w:i/>
                        <w:vertAlign w:val="subscript"/>
                      </w:rPr>
                    </w:ins>
                  </m:ctrlPr>
                </m:sSubPr>
                <m:e>
                  <m:r>
                    <w:ins w:id="4323" w:author="Otter, Martin" w:date="2014-04-25T14:44:00Z">
                      <m:rPr>
                        <m:sty m:val="b"/>
                      </m:rPr>
                      <w:rPr>
                        <w:rFonts w:ascii="Cambria Math" w:hAnsi="Cambria Math"/>
                        <w:vertAlign w:val="subscript"/>
                      </w:rPr>
                      <m:t>x</m:t>
                    </w:ins>
                  </m:r>
                </m:e>
                <m:sub>
                  <m:r>
                    <w:ins w:id="4324" w:author="Otter, Martin" w:date="2014-04-25T14:44:00Z">
                      <w:rPr>
                        <w:rFonts w:ascii="Cambria Math" w:hAnsi="Cambria Math"/>
                        <w:vertAlign w:val="subscript"/>
                      </w:rPr>
                      <m:t>c</m:t>
                    </w:ins>
                  </m:r>
                </m:sub>
              </m:sSub>
            </m:oMath>
            <w:ins w:id="4325" w:author="Otter, Martin" w:date="2014-04-25T14:44:00Z">
              <w:r w:rsidR="00E859CF" w:rsidRPr="001958DC">
                <w:t>(</w:t>
              </w:r>
              <w:r w:rsidR="00E859CF" w:rsidRPr="001958DC">
                <w:rPr>
                  <w:i/>
                </w:rPr>
                <w:t>t</w:t>
              </w:r>
              <w:r w:rsidR="00E859CF" w:rsidRPr="001958DC">
                <w:t>)</w:t>
              </w:r>
            </w:ins>
          </w:p>
        </w:tc>
        <w:tc>
          <w:tcPr>
            <w:tcW w:w="8121" w:type="dxa"/>
          </w:tcPr>
          <w:p w14:paraId="2D8DCAC5" w14:textId="77777777" w:rsidR="00E859CF" w:rsidRDefault="00E859CF" w:rsidP="00F46429">
            <w:pPr>
              <w:pStyle w:val="Textkrper-Tabelle"/>
              <w:rPr>
                <w:ins w:id="4326" w:author="Otter, Martin" w:date="2014-04-25T14:44:00Z"/>
              </w:rPr>
            </w:pPr>
            <w:ins w:id="4327" w:author="Otter, Martin" w:date="2014-04-25T14:44:00Z">
              <w:r>
                <w:t>A vector of real continuous-time variables representing the continuous-time states.</w:t>
              </w:r>
            </w:ins>
          </w:p>
          <w:p w14:paraId="33A8B4AB" w14:textId="77777777" w:rsidR="00E859CF" w:rsidRDefault="00E859CF" w:rsidP="00F46429">
            <w:pPr>
              <w:pStyle w:val="Textkrper-Tabelle"/>
              <w:rPr>
                <w:ins w:id="4328" w:author="Otter, Martin" w:date="2014-04-25T14:44:00Z"/>
              </w:rPr>
            </w:pPr>
            <w:ins w:id="4329" w:author="Otter, Martin" w:date="2014-04-25T14:44:00Z">
              <w:r>
                <w:t xml:space="preserve">   For notational convenience, a continuous-time state is conceptually treated as a different type of variable as an output or a local variable for the mathematical description </w:t>
              </w:r>
              <w:r>
                <w:lastRenderedPageBreak/>
                <w:t xml:space="preserve">below. However, at a communication point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ins>
          </w:p>
        </w:tc>
      </w:tr>
      <w:tr w:rsidR="00E859CF" w14:paraId="75D38D32" w14:textId="77777777" w:rsidTr="00F46429">
        <w:trPr>
          <w:ins w:id="4330" w:author="Otter, Martin" w:date="2014-04-25T14:44:00Z"/>
        </w:trPr>
        <w:tc>
          <w:tcPr>
            <w:tcW w:w="906" w:type="dxa"/>
          </w:tcPr>
          <w:p w14:paraId="15F3DE1F" w14:textId="77777777" w:rsidR="00E859CF" w:rsidRDefault="00C8792E" w:rsidP="00F46429">
            <w:pPr>
              <w:pStyle w:val="Textkrper-Tabelle"/>
              <w:ind w:left="0"/>
              <w:jc w:val="center"/>
              <w:rPr>
                <w:ins w:id="4331" w:author="Otter, Martin" w:date="2014-04-25T14:44:00Z"/>
              </w:rPr>
            </w:pPr>
            <m:oMathPara>
              <m:oMath>
                <m:sSub>
                  <m:sSubPr>
                    <m:ctrlPr>
                      <w:ins w:id="4332" w:author="Otter, Martin" w:date="2014-04-25T14:44:00Z">
                        <w:rPr>
                          <w:rFonts w:ascii="Cambria Math" w:hAnsi="Cambria Math"/>
                          <w:b/>
                          <w:i/>
                          <w:vertAlign w:val="subscript"/>
                        </w:rPr>
                      </w:ins>
                    </m:ctrlPr>
                  </m:sSubPr>
                  <m:e>
                    <m:r>
                      <w:ins w:id="4333" w:author="Otter, Martin" w:date="2014-04-25T14:44:00Z">
                        <m:rPr>
                          <m:sty m:val="b"/>
                        </m:rPr>
                        <w:rPr>
                          <w:rFonts w:ascii="Cambria Math" w:hAnsi="Cambria Math"/>
                          <w:vertAlign w:val="subscript"/>
                        </w:rPr>
                        <m:t>x</m:t>
                      </w:ins>
                    </m:r>
                  </m:e>
                  <m:sub>
                    <m:r>
                      <w:ins w:id="4334" w:author="Otter, Martin" w:date="2014-04-25T14:44:00Z">
                        <w:rPr>
                          <w:rFonts w:ascii="Cambria Math" w:hAnsi="Cambria Math"/>
                          <w:vertAlign w:val="subscript"/>
                        </w:rPr>
                        <m:t>d</m:t>
                      </w:ins>
                    </m:r>
                  </m:sub>
                </m:sSub>
                <m:r>
                  <w:ins w:id="4335" w:author="Otter, Martin" w:date="2014-04-25T14:44:00Z">
                    <m:rPr>
                      <m:sty m:val="bi"/>
                    </m:rPr>
                    <w:rPr>
                      <w:rFonts w:ascii="Cambria Math" w:hAnsi="Cambria Math"/>
                      <w:vertAlign w:val="subscript"/>
                    </w:rPr>
                    <m:t>(</m:t>
                  </w:ins>
                </m:r>
                <m:r>
                  <w:ins w:id="4336" w:author="Otter, Martin" w:date="2014-04-25T14:44:00Z">
                    <w:rPr>
                      <w:rFonts w:ascii="Cambria Math" w:hAnsi="Cambria Math"/>
                      <w:vertAlign w:val="subscript"/>
                    </w:rPr>
                    <m:t>t</m:t>
                  </w:ins>
                </m:r>
                <m:r>
                  <w:ins w:id="4337" w:author="Otter, Martin" w:date="2014-04-25T14:44:00Z">
                    <m:rPr>
                      <m:sty m:val="bi"/>
                    </m:rPr>
                    <w:rPr>
                      <w:rFonts w:ascii="Cambria Math" w:hAnsi="Cambria Math"/>
                      <w:vertAlign w:val="subscript"/>
                    </w:rPr>
                    <m:t>)</m:t>
                  </w:ins>
                </m:r>
              </m:oMath>
            </m:oMathPara>
          </w:p>
          <w:p w14:paraId="479D0029" w14:textId="77777777" w:rsidR="00E859CF" w:rsidRPr="008C5078" w:rsidRDefault="00C8792E" w:rsidP="00F46429">
            <w:pPr>
              <w:pStyle w:val="Textkrper-Tabelle"/>
              <w:ind w:left="0"/>
              <w:jc w:val="center"/>
              <w:rPr>
                <w:ins w:id="4338" w:author="Otter, Martin" w:date="2014-04-25T14:44:00Z"/>
                <w:b/>
                <w:vertAlign w:val="subscript"/>
              </w:rPr>
            </w:pPr>
            <m:oMathPara>
              <m:oMath>
                <m:sSub>
                  <m:sSubPr>
                    <m:ctrlPr>
                      <w:ins w:id="4339" w:author="Otter, Martin" w:date="2014-04-25T14:44:00Z">
                        <w:rPr>
                          <w:rFonts w:ascii="Cambria Math" w:hAnsi="Cambria Math"/>
                          <w:i/>
                        </w:rPr>
                      </w:ins>
                    </m:ctrlPr>
                  </m:sSubPr>
                  <m:e>
                    <m:sPre>
                      <m:sPrePr>
                        <m:ctrlPr>
                          <w:ins w:id="4340" w:author="Otter, Martin" w:date="2014-04-25T14:44:00Z">
                            <w:rPr>
                              <w:rFonts w:ascii="Cambria Math" w:hAnsi="Cambria Math"/>
                              <w:i/>
                            </w:rPr>
                          </w:ins>
                        </m:ctrlPr>
                      </m:sPrePr>
                      <m:sub>
                        <m:r>
                          <w:ins w:id="4341" w:author="Otter, Martin" w:date="2014-04-25T14:44:00Z">
                            <w:rPr>
                              <w:rFonts w:ascii="Cambria Math" w:hAnsi="Cambria Math"/>
                            </w:rPr>
                            <m:t>‍</m:t>
                          </w:ins>
                        </m:r>
                      </m:sub>
                      <m:sup>
                        <m:r>
                          <w:ins w:id="4342" w:author="Otter, Martin" w:date="2014-04-25T14:44:00Z">
                            <w:rPr>
                              <w:rFonts w:ascii="Times New Roman" w:hAnsi="Times New Roman"/>
                            </w:rPr>
                            <m:t>●</m:t>
                          </w:ins>
                        </m:r>
                      </m:sup>
                      <m:e>
                        <m:r>
                          <w:ins w:id="4343" w:author="Otter, Martin" w:date="2014-04-25T14:44:00Z">
                            <m:rPr>
                              <m:sty m:val="b"/>
                            </m:rPr>
                            <w:rPr>
                              <w:rFonts w:ascii="Cambria Math" w:hAnsi="Cambria Math"/>
                            </w:rPr>
                            <m:t>x</m:t>
                          </w:ins>
                        </m:r>
                      </m:e>
                    </m:sPre>
                  </m:e>
                  <m:sub>
                    <m:r>
                      <w:ins w:id="4344" w:author="Otter, Martin" w:date="2014-04-25T14:44:00Z">
                        <w:rPr>
                          <w:rFonts w:ascii="Cambria Math" w:hAnsi="Cambria Math"/>
                        </w:rPr>
                        <m:t>d</m:t>
                      </w:ins>
                    </m:r>
                  </m:sub>
                </m:sSub>
                <m:r>
                  <w:ins w:id="4345" w:author="Otter, Martin" w:date="2014-04-25T14:44:00Z">
                    <m:rPr>
                      <m:sty m:val="bi"/>
                    </m:rPr>
                    <w:rPr>
                      <w:rFonts w:ascii="Cambria Math" w:hAnsi="Cambria Math"/>
                      <w:vertAlign w:val="subscript"/>
                    </w:rPr>
                    <m:t>(</m:t>
                  </w:ins>
                </m:r>
                <m:r>
                  <w:ins w:id="4346" w:author="Otter, Martin" w:date="2014-04-25T14:44:00Z">
                    <w:rPr>
                      <w:rFonts w:ascii="Cambria Math" w:hAnsi="Cambria Math"/>
                      <w:vertAlign w:val="subscript"/>
                    </w:rPr>
                    <m:t>t</m:t>
                  </w:ins>
                </m:r>
                <m:r>
                  <w:ins w:id="4347" w:author="Otter, Martin" w:date="2014-04-25T14:44:00Z">
                    <m:rPr>
                      <m:sty m:val="bi"/>
                    </m:rPr>
                    <w:rPr>
                      <w:rFonts w:ascii="Cambria Math" w:hAnsi="Cambria Math"/>
                      <w:vertAlign w:val="subscript"/>
                    </w:rPr>
                    <m:t>)</m:t>
                  </w:ins>
                </m:r>
                <m:r>
                  <w:ins w:id="4348" w:author="Otter, Martin" w:date="2014-04-25T14:44:00Z">
                    <m:rPr>
                      <m:sty m:val="p"/>
                    </m:rPr>
                    <w:rPr>
                      <w:rFonts w:ascii="Cambria Math" w:hAnsi="Cambria Math"/>
                    </w:rPr>
                    <w:br/>
                  </w:ins>
                </m:r>
              </m:oMath>
            </m:oMathPara>
          </w:p>
        </w:tc>
        <w:tc>
          <w:tcPr>
            <w:tcW w:w="8121" w:type="dxa"/>
          </w:tcPr>
          <w:p w14:paraId="6D1C07DF" w14:textId="39BF36BA" w:rsidR="00E859CF" w:rsidRDefault="00C8792E" w:rsidP="00F46429">
            <w:pPr>
              <w:pStyle w:val="Textkrper-Tabelle"/>
              <w:rPr>
                <w:ins w:id="4349" w:author="Otter, Martin" w:date="2014-04-25T14:44:00Z"/>
              </w:rPr>
            </w:pPr>
            <m:oMath>
              <m:sSub>
                <m:sSubPr>
                  <m:ctrlPr>
                    <w:ins w:id="4350" w:author="Otter, Martin" w:date="2014-04-25T14:44:00Z">
                      <w:rPr>
                        <w:rFonts w:ascii="Cambria Math" w:hAnsi="Cambria Math"/>
                        <w:b/>
                        <w:i/>
                        <w:vertAlign w:val="subscript"/>
                      </w:rPr>
                    </w:ins>
                  </m:ctrlPr>
                </m:sSubPr>
                <m:e>
                  <m:r>
                    <w:ins w:id="4351" w:author="Otter, Martin" w:date="2014-04-25T14:44:00Z">
                      <m:rPr>
                        <m:sty m:val="b"/>
                      </m:rPr>
                      <w:rPr>
                        <w:rFonts w:ascii="Cambria Math" w:hAnsi="Cambria Math"/>
                        <w:vertAlign w:val="subscript"/>
                      </w:rPr>
                      <m:t>x</m:t>
                    </w:ins>
                  </m:r>
                </m:e>
                <m:sub>
                  <m:r>
                    <w:ins w:id="4352" w:author="Otter, Martin" w:date="2014-04-25T14:44:00Z">
                      <w:rPr>
                        <w:rFonts w:ascii="Cambria Math" w:hAnsi="Cambria Math"/>
                        <w:vertAlign w:val="subscript"/>
                      </w:rPr>
                      <m:t>d</m:t>
                    </w:ins>
                  </m:r>
                </m:sub>
              </m:sSub>
              <m:r>
                <w:ins w:id="4353" w:author="Otter, Martin" w:date="2014-04-25T14:44:00Z">
                  <w:rPr>
                    <w:rFonts w:ascii="Cambria Math" w:hAnsi="Cambria Math"/>
                    <w:vertAlign w:val="subscript"/>
                  </w:rPr>
                  <m:t>(t)</m:t>
                </w:ins>
              </m:r>
            </m:oMath>
            <w:ins w:id="4354" w:author="Otter, Martin" w:date="2014-04-25T14:44:00Z">
              <w:r w:rsidR="00E859CF">
                <w:t xml:space="preserve"> </w:t>
              </w:r>
              <w:proofErr w:type="gramStart"/>
              <w:r w:rsidR="00E859CF">
                <w:t>is</w:t>
              </w:r>
              <w:proofErr w:type="gramEnd"/>
              <w:r w:rsidR="00E859CF">
                <w:t xml:space="preserve"> a vector of </w:t>
              </w:r>
            </w:ins>
            <w:r w:rsidR="00B11AF3">
              <w:t xml:space="preserve">(internal) </w:t>
            </w:r>
            <w:ins w:id="4355" w:author="Otter, Martin" w:date="2014-04-25T14:44:00Z">
              <w:r w:rsidR="00E859CF">
                <w:t xml:space="preserve">discrete-time variables (of any type) representing the </w:t>
              </w:r>
            </w:ins>
            <w:r w:rsidR="00B11AF3">
              <w:t xml:space="preserve">(internal) </w:t>
            </w:r>
            <w:ins w:id="4356" w:author="Otter, Martin" w:date="2014-04-25T14:44:00Z">
              <w:r w:rsidR="00E859CF">
                <w:t>discrete states.</w:t>
              </w:r>
            </w:ins>
          </w:p>
          <w:p w14:paraId="6766F430" w14:textId="77777777" w:rsidR="00E859CF" w:rsidRDefault="00C8792E" w:rsidP="00F46429">
            <w:pPr>
              <w:pStyle w:val="Textkrper-Tabelle"/>
              <w:rPr>
                <w:ins w:id="4357" w:author="Otter, Martin" w:date="2014-04-25T14:44:00Z"/>
              </w:rPr>
            </w:pPr>
            <m:oMath>
              <m:sSub>
                <m:sSubPr>
                  <m:ctrlPr>
                    <w:ins w:id="4358" w:author="Otter, Martin" w:date="2014-04-25T14:44:00Z">
                      <w:rPr>
                        <w:rFonts w:ascii="Cambria Math" w:hAnsi="Cambria Math"/>
                        <w:i/>
                      </w:rPr>
                    </w:ins>
                  </m:ctrlPr>
                </m:sSubPr>
                <m:e>
                  <m:sPre>
                    <m:sPrePr>
                      <m:ctrlPr>
                        <w:ins w:id="4359" w:author="Otter, Martin" w:date="2014-04-25T14:44:00Z">
                          <w:rPr>
                            <w:rFonts w:ascii="Cambria Math" w:hAnsi="Cambria Math"/>
                            <w:i/>
                          </w:rPr>
                        </w:ins>
                      </m:ctrlPr>
                    </m:sPrePr>
                    <m:sub>
                      <m:r>
                        <w:ins w:id="4360" w:author="Otter, Martin" w:date="2014-04-25T14:44:00Z">
                          <w:rPr>
                            <w:rFonts w:ascii="Cambria Math" w:hAnsi="Cambria Math"/>
                          </w:rPr>
                          <m:t>‍</m:t>
                        </w:ins>
                      </m:r>
                    </m:sub>
                    <m:sup>
                      <m:r>
                        <w:ins w:id="4361" w:author="Otter, Martin" w:date="2014-04-25T14:44:00Z">
                          <w:rPr>
                            <w:rFonts w:ascii="Times New Roman" w:hAnsi="Times New Roman"/>
                          </w:rPr>
                          <m:t>●</m:t>
                        </w:ins>
                      </m:r>
                    </m:sup>
                    <m:e>
                      <m:r>
                        <w:ins w:id="4362" w:author="Otter, Martin" w:date="2014-04-25T14:44:00Z">
                          <m:rPr>
                            <m:sty m:val="b"/>
                          </m:rPr>
                          <w:rPr>
                            <w:rFonts w:ascii="Cambria Math" w:hAnsi="Cambria Math"/>
                          </w:rPr>
                          <m:t>x</m:t>
                        </w:ins>
                      </m:r>
                    </m:e>
                  </m:sPre>
                </m:e>
                <m:sub>
                  <m:r>
                    <w:ins w:id="4363" w:author="Otter, Martin" w:date="2014-04-25T14:44:00Z">
                      <w:rPr>
                        <w:rFonts w:ascii="Cambria Math" w:hAnsi="Cambria Math"/>
                      </w:rPr>
                      <m:t>d</m:t>
                    </w:ins>
                  </m:r>
                </m:sub>
              </m:sSub>
              <m:r>
                <w:ins w:id="4364" w:author="Otter, Martin" w:date="2014-04-25T14:44:00Z">
                  <m:rPr>
                    <m:sty m:val="bi"/>
                  </m:rPr>
                  <w:rPr>
                    <w:rFonts w:ascii="Cambria Math" w:hAnsi="Cambria Math"/>
                    <w:vertAlign w:val="subscript"/>
                  </w:rPr>
                  <m:t>(</m:t>
                </w:ins>
              </m:r>
              <m:r>
                <w:ins w:id="4365" w:author="Otter, Martin" w:date="2014-04-25T14:44:00Z">
                  <w:rPr>
                    <w:rFonts w:ascii="Cambria Math" w:hAnsi="Cambria Math"/>
                    <w:vertAlign w:val="subscript"/>
                  </w:rPr>
                  <m:t>t</m:t>
                </w:ins>
              </m:r>
              <m:r>
                <w:ins w:id="4366" w:author="Otter, Martin" w:date="2014-04-25T14:44:00Z">
                  <m:rPr>
                    <m:sty m:val="bi"/>
                  </m:rPr>
                  <w:rPr>
                    <w:rFonts w:ascii="Cambria Math" w:hAnsi="Cambria Math"/>
                    <w:vertAlign w:val="subscript"/>
                  </w:rPr>
                  <m:t>)</m:t>
                </w:ins>
              </m:r>
            </m:oMath>
            <w:ins w:id="4367" w:author="Otter, Martin" w:date="2014-04-25T14:44:00Z">
              <w:r w:rsidR="00E859CF">
                <w:t xml:space="preserve"> </w:t>
              </w:r>
              <w:proofErr w:type="gramStart"/>
              <w:r w:rsidR="00E859CF">
                <w:t>is</w:t>
              </w:r>
              <w:proofErr w:type="gramEnd"/>
              <w:r w:rsidR="00E859CF">
                <w:t xml:space="preserve">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ins>
          </w:p>
          <w:p w14:paraId="73B2D124" w14:textId="77777777" w:rsidR="00E859CF" w:rsidRDefault="00E859CF" w:rsidP="00F46429">
            <w:pPr>
              <w:pStyle w:val="Textkrper-Tabelle"/>
              <w:rPr>
                <w:ins w:id="4368" w:author="Otter, Martin" w:date="2014-04-25T14:44:00Z"/>
              </w:rPr>
            </w:pPr>
            <w:ins w:id="4369" w:author="Otter, Martin" w:date="2014-04-25T14:44:00Z">
              <w:r>
                <w:t>Given the previous values of the discrete-time states</w:t>
              </w:r>
              <w:proofErr w:type="gramStart"/>
              <w:r>
                <w:t xml:space="preserve">, </w:t>
              </w:r>
              <w:proofErr w:type="gramEnd"/>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ins>
          </w:p>
          <w:p w14:paraId="2E0E4E03" w14:textId="77777777" w:rsidR="00E859CF" w:rsidRDefault="00E859CF" w:rsidP="00F46429">
            <w:pPr>
              <w:pStyle w:val="Textkrper-Tabelle"/>
              <w:rPr>
                <w:ins w:id="4370" w:author="Otter, Martin" w:date="2014-04-25T14:44:00Z"/>
              </w:rPr>
            </w:pPr>
            <w:ins w:id="4371" w:author="Otter, Martin" w:date="2014-04-25T14:44:00Z">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ins>
          </w:p>
        </w:tc>
      </w:tr>
    </w:tbl>
    <w:p w14:paraId="65156EBC" w14:textId="128CC28E"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ins w:id="4372" w:author="Otter, Martin" w:date="2014-04-25T14:54:00Z">
        <w:r w:rsidR="00165DC3">
          <w:t xml:space="preserve"> (here</w:t>
        </w:r>
      </w:ins>
      <w:ins w:id="4373" w:author="Otter, Martin" w:date="2014-04-25T14:55:00Z">
        <w:r w:rsidR="00165DC3">
          <w:t xml:space="preserve"> </w:t>
        </w:r>
      </w:ins>
      <m:oMath>
        <m:r>
          <w:ins w:id="4374" w:author="Otter, Martin" w:date="2014-04-25T14:56:00Z">
            <m:rPr>
              <m:sty m:val="b"/>
            </m:rPr>
            <w:rPr>
              <w:rFonts w:ascii="Cambria Math" w:hAnsi="Cambria Math"/>
            </w:rPr>
            <m:t>x</m:t>
          </w:ins>
        </m:r>
        <m:r>
          <w:ins w:id="4375" w:author="Otter, Martin" w:date="2014-04-25T14:56:00Z">
            <w:rPr>
              <w:rFonts w:ascii="Cambria Math" w:hAnsi="Cambria Math"/>
            </w:rPr>
            <m:t>=</m:t>
          </w:ins>
        </m:r>
        <m:sSup>
          <m:sSupPr>
            <m:ctrlPr>
              <w:ins w:id="4376" w:author="Otter, Martin" w:date="2014-04-25T14:56:00Z">
                <w:rPr>
                  <w:rFonts w:ascii="Cambria Math" w:hAnsi="Cambria Math"/>
                  <w:i/>
                </w:rPr>
              </w:ins>
            </m:ctrlPr>
          </m:sSupPr>
          <m:e>
            <m:d>
              <m:dPr>
                <m:begChr m:val="["/>
                <m:endChr m:val="]"/>
                <m:ctrlPr>
                  <w:ins w:id="4377" w:author="Otter, Martin" w:date="2014-04-25T14:56:00Z">
                    <w:rPr>
                      <w:rFonts w:ascii="Cambria Math" w:hAnsi="Cambria Math"/>
                      <w:i/>
                    </w:rPr>
                  </w:ins>
                </m:ctrlPr>
              </m:dPr>
              <m:e>
                <m:sSub>
                  <m:sSubPr>
                    <m:ctrlPr>
                      <w:ins w:id="4378" w:author="Otter, Martin" w:date="2014-04-25T14:56:00Z">
                        <w:rPr>
                          <w:rFonts w:ascii="Cambria Math" w:hAnsi="Cambria Math"/>
                          <w:i/>
                        </w:rPr>
                      </w:ins>
                    </m:ctrlPr>
                  </m:sSubPr>
                  <m:e>
                    <m:r>
                      <w:ins w:id="4379" w:author="Otter, Martin" w:date="2014-04-25T14:56:00Z">
                        <m:rPr>
                          <m:sty m:val="bi"/>
                        </m:rPr>
                        <w:rPr>
                          <w:rFonts w:ascii="Cambria Math" w:hAnsi="Cambria Math"/>
                        </w:rPr>
                        <m:t>x</m:t>
                      </w:ins>
                    </m:r>
                  </m:e>
                  <m:sub>
                    <m:r>
                      <w:ins w:id="4380" w:author="Otter, Martin" w:date="2014-04-25T14:56:00Z">
                        <w:rPr>
                          <w:rFonts w:ascii="Cambria Math" w:hAnsi="Cambria Math"/>
                        </w:rPr>
                        <m:t>c</m:t>
                      </w:ins>
                    </m:r>
                  </m:sub>
                </m:sSub>
                <m:r>
                  <w:ins w:id="4381" w:author="Otter, Martin" w:date="2014-04-25T14:56:00Z">
                    <w:rPr>
                      <w:rFonts w:ascii="Cambria Math" w:hAnsi="Cambria Math"/>
                    </w:rPr>
                    <m:t>;</m:t>
                  </w:ins>
                </m:r>
                <m:sSub>
                  <m:sSubPr>
                    <m:ctrlPr>
                      <w:ins w:id="4382" w:author="Otter, Martin" w:date="2014-04-25T14:56:00Z">
                        <w:rPr>
                          <w:rFonts w:ascii="Cambria Math" w:hAnsi="Cambria Math"/>
                          <w:i/>
                        </w:rPr>
                      </w:ins>
                    </m:ctrlPr>
                  </m:sSubPr>
                  <m:e>
                    <m:r>
                      <w:ins w:id="4383" w:author="Otter, Martin" w:date="2014-04-25T14:56:00Z">
                        <m:rPr>
                          <m:sty m:val="b"/>
                        </m:rPr>
                        <w:rPr>
                          <w:rFonts w:ascii="Cambria Math" w:hAnsi="Cambria Math"/>
                        </w:rPr>
                        <m:t>x</m:t>
                      </w:ins>
                    </m:r>
                  </m:e>
                  <m:sub>
                    <m:r>
                      <w:ins w:id="4384" w:author="Otter, Martin" w:date="2014-04-25T14:57:00Z">
                        <w:rPr>
                          <w:rFonts w:ascii="Cambria Math" w:hAnsi="Cambria Math"/>
                        </w:rPr>
                        <m:t>d</m:t>
                      </w:ins>
                    </m:r>
                  </m:sub>
                </m:sSub>
              </m:e>
            </m:d>
          </m:e>
          <m:sup>
            <m:r>
              <w:ins w:id="4385" w:author="Otter, Martin" w:date="2014-04-25T14:56:00Z">
                <w:rPr>
                  <w:rFonts w:ascii="Cambria Math" w:hAnsi="Cambria Math"/>
                </w:rPr>
                <m:t>T</m:t>
              </w:ins>
            </m:r>
          </m:sup>
        </m:sSup>
      </m:oMath>
      <w:ins w:id="4386" w:author="Otter, Martin" w:date="2014-04-25T14:57:00Z">
        <w:r w:rsidR="00370EAD">
          <w:t xml:space="preserve"> is the combined vector of continuous-time and discrete-time states</w:t>
        </w:r>
      </w:ins>
      <w:ins w:id="4387" w:author="Otter, Martin" w:date="2014-04-25T14:59:00Z">
        <w:r w:rsidR="00370EAD">
          <w:t xml:space="preserve">, </w:t>
        </w:r>
        <w:proofErr w:type="gramStart"/>
        <w:r w:rsidR="00370EAD">
          <w:t xml:space="preserve">and </w:t>
        </w:r>
      </w:ins>
      <w:proofErr w:type="gramEnd"/>
      <m:oMath>
        <m:r>
          <w:ins w:id="4388" w:author="Otter, Martin" w:date="2014-04-25T15:00:00Z">
            <m:rPr>
              <m:sty m:val="b"/>
            </m:rPr>
            <w:rPr>
              <w:rFonts w:ascii="Cambria Math" w:hAnsi="Cambria Math"/>
            </w:rPr>
            <m:t>y</m:t>
          </w:ins>
        </m:r>
        <m:r>
          <w:ins w:id="4389" w:author="Otter, Martin" w:date="2014-04-25T15:00:00Z">
            <w:rPr>
              <w:rFonts w:ascii="Cambria Math" w:hAnsi="Cambria Math"/>
            </w:rPr>
            <m:t>=</m:t>
          </w:ins>
        </m:r>
        <m:sSup>
          <m:sSupPr>
            <m:ctrlPr>
              <w:ins w:id="4390" w:author="Otter, Martin" w:date="2014-04-25T15:00:00Z">
                <w:rPr>
                  <w:rFonts w:ascii="Cambria Math" w:hAnsi="Cambria Math"/>
                  <w:i/>
                </w:rPr>
              </w:ins>
            </m:ctrlPr>
          </m:sSupPr>
          <m:e>
            <m:d>
              <m:dPr>
                <m:begChr m:val="["/>
                <m:endChr m:val="]"/>
                <m:ctrlPr>
                  <w:ins w:id="4391" w:author="Otter, Martin" w:date="2014-04-25T15:00:00Z">
                    <w:rPr>
                      <w:rFonts w:ascii="Cambria Math" w:hAnsi="Cambria Math"/>
                      <w:i/>
                    </w:rPr>
                  </w:ins>
                </m:ctrlPr>
              </m:dPr>
              <m:e>
                <m:sSub>
                  <m:sSubPr>
                    <m:ctrlPr>
                      <w:ins w:id="4392" w:author="Otter, Martin" w:date="2014-04-25T15:00:00Z">
                        <w:rPr>
                          <w:rFonts w:ascii="Cambria Math" w:hAnsi="Cambria Math"/>
                          <w:i/>
                        </w:rPr>
                      </w:ins>
                    </m:ctrlPr>
                  </m:sSubPr>
                  <m:e>
                    <m:r>
                      <w:ins w:id="4393" w:author="Otter, Martin" w:date="2014-04-25T15:00:00Z">
                        <m:rPr>
                          <m:sty m:val="bi"/>
                        </m:rPr>
                        <w:rPr>
                          <w:rFonts w:ascii="Cambria Math" w:hAnsi="Cambria Math"/>
                        </w:rPr>
                        <m:t>y</m:t>
                      </w:ins>
                    </m:r>
                  </m:e>
                  <m:sub>
                    <m:r>
                      <w:ins w:id="4394" w:author="Otter, Martin" w:date="2014-04-25T15:00:00Z">
                        <w:rPr>
                          <w:rFonts w:ascii="Cambria Math" w:hAnsi="Cambria Math"/>
                        </w:rPr>
                        <m:t>c</m:t>
                      </w:ins>
                    </m:r>
                  </m:sub>
                </m:sSub>
                <m:r>
                  <w:ins w:id="4395" w:author="Otter, Martin" w:date="2014-04-25T15:00:00Z">
                    <w:rPr>
                      <w:rFonts w:ascii="Cambria Math" w:hAnsi="Cambria Math"/>
                    </w:rPr>
                    <m:t>;</m:t>
                  </w:ins>
                </m:r>
                <m:sSub>
                  <m:sSubPr>
                    <m:ctrlPr>
                      <w:ins w:id="4396" w:author="Otter, Martin" w:date="2014-04-25T15:00:00Z">
                        <w:rPr>
                          <w:rFonts w:ascii="Cambria Math" w:hAnsi="Cambria Math"/>
                          <w:i/>
                        </w:rPr>
                      </w:ins>
                    </m:ctrlPr>
                  </m:sSubPr>
                  <m:e>
                    <m:r>
                      <w:ins w:id="4397" w:author="Otter, Martin" w:date="2014-04-25T15:00:00Z">
                        <m:rPr>
                          <m:sty m:val="b"/>
                        </m:rPr>
                        <w:rPr>
                          <w:rFonts w:ascii="Cambria Math" w:hAnsi="Cambria Math"/>
                        </w:rPr>
                        <m:t>y</m:t>
                      </w:ins>
                    </m:r>
                  </m:e>
                  <m:sub>
                    <m:r>
                      <w:ins w:id="4398" w:author="Otter, Martin" w:date="2014-04-25T15:00:00Z">
                        <w:rPr>
                          <w:rFonts w:ascii="Cambria Math" w:hAnsi="Cambria Math"/>
                        </w:rPr>
                        <m:t>d</m:t>
                      </w:ins>
                    </m:r>
                  </m:sub>
                </m:sSub>
              </m:e>
            </m:d>
          </m:e>
          <m:sup>
            <m:r>
              <w:ins w:id="4399" w:author="Otter, Martin" w:date="2014-04-25T15:00:00Z">
                <w:rPr>
                  <w:rFonts w:ascii="Cambria Math" w:hAnsi="Cambria Math"/>
                </w:rPr>
                <m:t>T</m:t>
              </w:ins>
            </m:r>
          </m:sup>
        </m:sSup>
      </m:oMath>
      <w:ins w:id="4400" w:author="Otter, Martin" w:date="2014-04-25T14:57:00Z">
        <w:r w:rsidR="00370EAD">
          <w:t>)</w:t>
        </w:r>
      </w:ins>
      <w:ins w:id="4401" w:author="Otter, Martin" w:date="2014-04-25T15:00:00Z">
        <w:r w:rsidR="00370EAD">
          <w:t xml:space="preserve"> is the combined vector of continuous-time and discrete-time outputs):</w:t>
        </w:r>
      </w:ins>
      <w:del w:id="4402" w:author="Otter, Martin" w:date="2014-04-25T14:57:00Z">
        <w:r w:rsidR="00063440" w:rsidDel="00370EAD">
          <w:delText>:</w:delText>
        </w:r>
      </w:del>
    </w:p>
    <w:p w14:paraId="024621E7" w14:textId="141237CC"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m:t>
        </m:r>
        <m:r>
          <w:del w:id="4403" w:author="Otter, Martin" w:date="2014-04-25T14:58:00Z">
            <w:rPr>
              <w:rFonts w:ascii="Cambria Math" w:eastAsiaTheme="minorEastAsia" w:hAnsi="Cambria Math"/>
            </w:rPr>
            <m:t>k</m:t>
          </w:del>
        </m:r>
        <m:r>
          <w:ins w:id="4404" w:author="Otter, Martin" w:date="2014-04-25T14:58:00Z">
            <w:rPr>
              <w:rFonts w:ascii="Cambria Math" w:eastAsiaTheme="minorEastAsia" w:hAnsi="Cambria Math"/>
            </w:rPr>
            <m:t>i</m:t>
          </w:ins>
        </m:r>
        <m:r>
          <w:rPr>
            <w:rFonts w:ascii="Cambria Math" w:eastAsiaTheme="minorEastAsia" w:hAnsi="Cambria Math"/>
          </w:rPr>
          <m:t xml:space="preserve">=0,⋯,n-1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del w:id="4405" w:author="Otter, Martin" w:date="2014-04-25T14:58:00Z">
                          <w:rPr>
                            <w:rFonts w:ascii="Cambria Math" w:eastAsiaTheme="minorEastAsia" w:hAnsi="Cambria Math"/>
                          </w:rPr>
                          <m:t>k</m:t>
                        </w:del>
                      </m:r>
                      <m:r>
                        <w:ins w:id="4406" w:author="Otter, Martin" w:date="2014-04-25T14:58:00Z">
                          <w:rPr>
                            <w:rFonts w:ascii="Cambria Math" w:eastAsiaTheme="minorEastAsia" w:hAnsi="Cambria Math"/>
                          </w:rPr>
                          <m:t>i</m:t>
                        </w:ins>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del w:id="4407" w:author="Otter, Martin" w:date="2014-04-25T14:58:00Z">
                          <w:rPr>
                            <w:rFonts w:ascii="Cambria Math" w:eastAsiaTheme="minorEastAsia" w:hAnsi="Cambria Math"/>
                          </w:rPr>
                          <m:t>k</m:t>
                        </w:del>
                      </m:r>
                      <m:r>
                        <w:ins w:id="4408" w:author="Otter, Martin" w:date="2014-04-25T14:58:00Z">
                          <w:rPr>
                            <w:rFonts w:ascii="Cambria Math" w:eastAsiaTheme="minorEastAsia" w:hAnsi="Cambria Math"/>
                          </w:rPr>
                          <m:t>i</m:t>
                        </w:ins>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del w:id="4409" w:author="Otter, Martin" w:date="2014-04-25T14:58:00Z">
                              <w:rPr>
                                <w:rFonts w:ascii="Cambria Math" w:eastAsiaTheme="minorEastAsia" w:hAnsi="Cambria Math"/>
                              </w:rPr>
                              <m:t>k</m:t>
                            </w:del>
                          </m:r>
                          <m:r>
                            <w:ins w:id="4410" w:author="Otter, Martin" w:date="2014-04-25T14:58:00Z">
                              <w:rPr>
                                <w:rFonts w:ascii="Cambria Math" w:eastAsiaTheme="minorEastAsia" w:hAnsi="Cambria Math"/>
                              </w:rPr>
                              <m:t>i</m:t>
                            </w:ins>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ins w:id="4411" w:author="Otter, Martin" w:date="2014-04-25T14:59:00Z">
                                      <w:rPr>
                                        <w:rFonts w:ascii="Cambria Math" w:eastAsiaTheme="minorEastAsia" w:hAnsi="Cambria Math"/>
                                      </w:rPr>
                                      <m:t>i</m:t>
                                    </w:ins>
                                  </m:r>
                                  <m:r>
                                    <w:del w:id="4412" w:author="Otter, Martin" w:date="2014-04-25T14:59:00Z">
                                      <w:rPr>
                                        <w:rFonts w:ascii="Cambria Math" w:eastAsiaTheme="minorEastAsia" w:hAnsi="Cambria Math"/>
                                      </w:rPr>
                                      <m:t>k</m:t>
                                    </w:del>
                                  </m:r>
                                </m:sub>
                                <m:sup>
                                  <m:r>
                                    <w:rPr>
                                      <w:rFonts w:ascii="Cambria Math" w:eastAsiaTheme="minorEastAsia" w:hAnsi="Cambria Math"/>
                                    </w:rPr>
                                    <m:t>(</m:t>
                                  </m:r>
                                  <m:r>
                                    <w:ins w:id="4413" w:author="Otter, Martin" w:date="2014-04-25T14:58:00Z">
                                      <w:rPr>
                                        <w:rFonts w:ascii="Cambria Math" w:eastAsiaTheme="minorEastAsia" w:hAnsi="Cambria Math"/>
                                      </w:rPr>
                                      <m:t>j</m:t>
                                    </w:ins>
                                  </m:r>
                                  <m:r>
                                    <w:del w:id="4414" w:author="Otter, Martin" w:date="2014-04-25T14:58:00Z">
                                      <w:rPr>
                                        <w:rFonts w:ascii="Cambria Math" w:eastAsiaTheme="minorEastAsia" w:hAnsi="Cambria Math"/>
                                      </w:rPr>
                                      <m:t>i</m:t>
                                    </w:del>
                                  </m:r>
                                  <m:r>
                                    <w:rPr>
                                      <w:rFonts w:ascii="Cambria Math" w:eastAsiaTheme="minorEastAsia" w:hAnsi="Cambria Math"/>
                                    </w:rPr>
                                    <m:t>)</m:t>
                                  </m:r>
                                </m:sup>
                              </m:sSubSup>
                            </m:e>
                          </m:d>
                        </m:e>
                        <m:sub>
                          <m:r>
                            <w:ins w:id="4415" w:author="Otter, Martin" w:date="2014-04-25T14:59:00Z">
                              <w:rPr>
                                <w:rFonts w:ascii="Cambria Math" w:eastAsiaTheme="minorEastAsia" w:hAnsi="Cambria Math"/>
                              </w:rPr>
                              <m:t>j</m:t>
                            </w:ins>
                          </m:r>
                          <m:r>
                            <w:del w:id="4416" w:author="Otter, Martin" w:date="2014-04-25T14:59:00Z">
                              <w:rPr>
                                <w:rFonts w:ascii="Cambria Math" w:eastAsiaTheme="minorEastAsia" w:hAnsi="Cambria Math"/>
                              </w:rPr>
                              <m:t>i</m:t>
                            </w:del>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ins w:id="4417" w:author="Otter, Martin" w:date="2014-04-25T15:22:00Z">
                              <w:rPr>
                                <w:rFonts w:ascii="Cambria Math" w:eastAsiaTheme="minorEastAsia" w:hAnsi="Cambria Math"/>
                              </w:rPr>
                              <m:t>tune,</m:t>
                            </w:ins>
                          </m:r>
                          <m:r>
                            <w:del w:id="4418" w:author="Otter, Martin" w:date="2014-04-25T14:59:00Z">
                              <w:rPr>
                                <w:rFonts w:ascii="Cambria Math" w:eastAsiaTheme="minorEastAsia" w:hAnsi="Cambria Math"/>
                              </w:rPr>
                              <m:t>k</m:t>
                            </w:del>
                          </m:r>
                          <m:r>
                            <w:ins w:id="4419" w:author="Otter, Martin" w:date="2014-04-25T14:59:00Z">
                              <w:rPr>
                                <w:rFonts w:ascii="Cambria Math" w:eastAsiaTheme="minorEastAsia" w:hAnsi="Cambria Math"/>
                              </w:rPr>
                              <m:t>i</m:t>
                            </w:ins>
                          </m:r>
                        </m:sub>
                      </m:sSub>
                      <m:sSub>
                        <m:sSubPr>
                          <m:ctrlPr>
                            <w:rPr>
                              <w:rFonts w:ascii="Cambria Math" w:eastAsiaTheme="minorEastAsia" w:hAnsi="Cambria Math"/>
                              <w:i/>
                            </w:rPr>
                          </m:ctrlPr>
                        </m:sSubPr>
                        <m:e>
                          <m:r>
                            <w:rPr>
                              <w:rFonts w:ascii="Cambria Math" w:eastAsiaTheme="minorEastAsia" w:hAnsi="Cambria Math"/>
                            </w:rPr>
                            <m:t>,</m:t>
                          </m:r>
                          <m:r>
                            <w:ins w:id="4420" w:author="Otter, Martin" w:date="2014-04-25T14:59:00Z">
                              <w:rPr>
                                <w:rFonts w:ascii="Cambria Math" w:eastAsiaTheme="minorEastAsia" w:hAnsi="Cambria Math"/>
                              </w:rPr>
                              <m:t>hc</m:t>
                            </w:ins>
                          </m:r>
                          <m:r>
                            <w:del w:id="4421" w:author="Otter, Martin" w:date="2014-04-25T14:59:00Z">
                              <w:rPr>
                                <w:rFonts w:ascii="Cambria Math" w:eastAsiaTheme="minorEastAsia" w:hAnsi="Cambria Math"/>
                              </w:rPr>
                              <m:t>H</m:t>
                            </w:del>
                          </m:r>
                        </m:e>
                        <m:sub>
                          <m:r>
                            <w:ins w:id="4422" w:author="Otter, Martin" w:date="2014-04-25T14:59:00Z">
                              <w:rPr>
                                <w:rFonts w:ascii="Cambria Math" w:eastAsiaTheme="minorEastAsia" w:hAnsi="Cambria Math"/>
                              </w:rPr>
                              <m:t>i</m:t>
                            </w:ins>
                          </m:r>
                          <m:r>
                            <w:del w:id="4423" w:author="Otter, Martin" w:date="2014-04-25T14:59:00Z">
                              <w:rPr>
                                <w:rFonts w:ascii="Cambria Math" w:eastAsiaTheme="minorEastAsia" w:hAnsi="Cambria Math"/>
                              </w:rPr>
                              <m:t>k</m:t>
                            </w:del>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del w:id="4424" w:author="Otter, Martin" w:date="2014-04-25T15:01:00Z">
                                      <w:rPr>
                                        <w:rFonts w:ascii="Cambria Math" w:eastAsiaTheme="minorEastAsia" w:hAnsi="Cambria Math"/>
                                      </w:rPr>
                                      <m:t>k</m:t>
                                    </w:del>
                                  </m:r>
                                  <m:r>
                                    <w:ins w:id="4425" w:author="Otter, Martin" w:date="2014-04-25T15:01:00Z">
                                      <w:rPr>
                                        <w:rFonts w:ascii="Cambria Math" w:eastAsiaTheme="minorEastAsia" w:hAnsi="Cambria Math"/>
                                      </w:rPr>
                                      <m:t>i</m:t>
                                    </w:ins>
                                  </m:r>
                                  <m:r>
                                    <w:rPr>
                                      <w:rFonts w:ascii="Cambria Math" w:eastAsiaTheme="minorEastAsia" w:hAnsi="Cambria Math"/>
                                    </w:rPr>
                                    <m:t>+1</m:t>
                                  </m:r>
                                </m:sub>
                                <m:sup>
                                  <m:r>
                                    <w:rPr>
                                      <w:rFonts w:ascii="Cambria Math" w:eastAsiaTheme="minorEastAsia" w:hAnsi="Cambria Math"/>
                                    </w:rPr>
                                    <m:t>(</m:t>
                                  </m:r>
                                  <m:r>
                                    <w:ins w:id="4426" w:author="Otter, Martin" w:date="2014-04-25T15:01:00Z">
                                      <w:rPr>
                                        <w:rFonts w:ascii="Cambria Math" w:eastAsiaTheme="minorEastAsia" w:hAnsi="Cambria Math"/>
                                      </w:rPr>
                                      <m:t>j</m:t>
                                    </w:ins>
                                  </m:r>
                                  <m:r>
                                    <w:del w:id="4427" w:author="Otter, Martin" w:date="2014-04-25T15:01:00Z">
                                      <w:rPr>
                                        <w:rFonts w:ascii="Cambria Math" w:eastAsiaTheme="minorEastAsia" w:hAnsi="Cambria Math"/>
                                      </w:rPr>
                                      <m:t>i</m:t>
                                    </w:del>
                                  </m:r>
                                  <m:r>
                                    <w:rPr>
                                      <w:rFonts w:ascii="Cambria Math" w:eastAsiaTheme="minorEastAsia" w:hAnsi="Cambria Math"/>
                                    </w:rPr>
                                    <m:t>)</m:t>
                                  </m:r>
                                </m:sup>
                              </m:sSubSup>
                            </m:e>
                          </m:d>
                        </m:e>
                        <m:sub>
                          <m:r>
                            <w:ins w:id="4428" w:author="Otter, Martin" w:date="2014-04-25T15:01:00Z">
                              <w:rPr>
                                <w:rFonts w:ascii="Cambria Math" w:eastAsiaTheme="minorEastAsia" w:hAnsi="Cambria Math"/>
                              </w:rPr>
                              <m:t>j</m:t>
                            </w:ins>
                          </m:r>
                          <m:r>
                            <w:del w:id="4429" w:author="Otter, Martin" w:date="2014-04-25T15:01:00Z">
                              <w:rPr>
                                <w:rFonts w:ascii="Cambria Math" w:eastAsiaTheme="minorEastAsia" w:hAnsi="Cambria Math"/>
                              </w:rPr>
                              <m:t>i</m:t>
                            </w:del>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w:ins w:id="4430" w:author="Otter, Martin" w:date="2014-04-25T15:01:00Z">
                              <m:rPr>
                                <m:sty m:val="b"/>
                              </m:rPr>
                              <w:rPr>
                                <w:rFonts w:ascii="Cambria Math" w:eastAsiaTheme="minorEastAsia" w:hAnsi="Cambria Math"/>
                              </w:rPr>
                              <m:t>w</m:t>
                            </w:ins>
                          </m:r>
                          <m:r>
                            <w:del w:id="4431" w:author="Otter, Martin" w:date="2014-04-25T15:01:00Z">
                              <w:rPr>
                                <w:rFonts w:ascii="Cambria Math" w:eastAsiaTheme="minorEastAsia" w:hAnsi="Cambria Math"/>
                              </w:rPr>
                              <m:t>v</m:t>
                            </w:del>
                          </m:r>
                        </m:e>
                        <m:sub>
                          <m:r>
                            <w:ins w:id="4432" w:author="Otter, Martin" w:date="2014-04-25T15:01:00Z">
                              <w:rPr>
                                <w:rFonts w:ascii="Cambria Math" w:eastAsiaTheme="minorEastAsia" w:hAnsi="Cambria Math"/>
                              </w:rPr>
                              <m:t>i</m:t>
                            </w:ins>
                          </m:r>
                          <m:r>
                            <w:del w:id="4433" w:author="Otter, Martin" w:date="2014-04-25T15:01:00Z">
                              <w:rPr>
                                <w:rFonts w:ascii="Cambria Math" w:eastAsiaTheme="minorEastAsia" w:hAnsi="Cambria Math"/>
                              </w:rPr>
                              <m:t>k</m:t>
                            </w:del>
                          </m:r>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del w:id="4434" w:author="Otter, Martin" w:date="2014-04-25T15:01:00Z">
                          <w:rPr>
                            <w:rFonts w:ascii="Cambria Math" w:eastAsiaTheme="minorEastAsia" w:hAnsi="Cambria Math"/>
                          </w:rPr>
                          <m:t>k</m:t>
                        </w:del>
                      </m:r>
                      <m:r>
                        <w:ins w:id="4435" w:author="Otter, Martin" w:date="2014-04-25T15:01:00Z">
                          <w:rPr>
                            <w:rFonts w:ascii="Cambria Math" w:eastAsiaTheme="minorEastAsia" w:hAnsi="Cambria Math"/>
                          </w:rPr>
                          <m:t>i</m:t>
                        </w:ins>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del w:id="4436" w:author="Otter, Martin" w:date="2014-04-25T15:01:00Z">
                              <w:rPr>
                                <w:rFonts w:ascii="Cambria Math" w:eastAsiaTheme="minorEastAsia" w:hAnsi="Cambria Math"/>
                              </w:rPr>
                              <m:t>k</m:t>
                            </w:del>
                          </m:r>
                          <m:r>
                            <w:ins w:id="4437" w:author="Otter, Martin" w:date="2014-04-25T15:01:00Z">
                              <w:rPr>
                                <w:rFonts w:ascii="Cambria Math" w:eastAsiaTheme="minorEastAsia" w:hAnsi="Cambria Math"/>
                              </w:rPr>
                              <m:t>i</m:t>
                            </w:ins>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ins w:id="4438" w:author="Otter, Martin" w:date="2014-04-25T15:01:00Z">
                                      <w:rPr>
                                        <w:rFonts w:ascii="Cambria Math" w:eastAsiaTheme="minorEastAsia" w:hAnsi="Cambria Math"/>
                                      </w:rPr>
                                      <m:t>i</m:t>
                                    </w:ins>
                                  </m:r>
                                  <m:r>
                                    <w:del w:id="4439" w:author="Otter, Martin" w:date="2014-04-25T15:01:00Z">
                                      <w:rPr>
                                        <w:rFonts w:ascii="Cambria Math" w:eastAsiaTheme="minorEastAsia" w:hAnsi="Cambria Math"/>
                                      </w:rPr>
                                      <m:t>k</m:t>
                                    </w:del>
                                  </m:r>
                                </m:sub>
                                <m:sup>
                                  <m:r>
                                    <w:rPr>
                                      <w:rFonts w:ascii="Cambria Math" w:eastAsiaTheme="minorEastAsia" w:hAnsi="Cambria Math"/>
                                    </w:rPr>
                                    <m:t>(</m:t>
                                  </m:r>
                                  <m:r>
                                    <w:ins w:id="4440" w:author="Otter, Martin" w:date="2014-04-25T15:01:00Z">
                                      <w:rPr>
                                        <w:rFonts w:ascii="Cambria Math" w:eastAsiaTheme="minorEastAsia" w:hAnsi="Cambria Math"/>
                                      </w:rPr>
                                      <m:t>j</m:t>
                                    </w:ins>
                                  </m:r>
                                  <m:r>
                                    <w:del w:id="4441" w:author="Otter, Martin" w:date="2014-04-25T15:01:00Z">
                                      <w:rPr>
                                        <w:rFonts w:ascii="Cambria Math" w:eastAsiaTheme="minorEastAsia" w:hAnsi="Cambria Math"/>
                                      </w:rPr>
                                      <m:t>i</m:t>
                                    </w:del>
                                  </m:r>
                                  <m:r>
                                    <w:rPr>
                                      <w:rFonts w:ascii="Cambria Math" w:eastAsiaTheme="minorEastAsia" w:hAnsi="Cambria Math"/>
                                    </w:rPr>
                                    <m:t>)</m:t>
                                  </m:r>
                                </m:sup>
                              </m:sSubSup>
                            </m:e>
                          </m:d>
                        </m:e>
                        <m:sub>
                          <m:r>
                            <w:ins w:id="4442" w:author="Otter, Martin" w:date="2014-04-25T15:02:00Z">
                              <w:rPr>
                                <w:rFonts w:ascii="Cambria Math" w:eastAsiaTheme="minorEastAsia" w:hAnsi="Cambria Math"/>
                              </w:rPr>
                              <m:t>j</m:t>
                            </w:ins>
                          </m:r>
                          <m:r>
                            <w:del w:id="4443" w:author="Otter, Martin" w:date="2014-04-25T15:02:00Z">
                              <w:rPr>
                                <w:rFonts w:ascii="Cambria Math" w:eastAsiaTheme="minorEastAsia" w:hAnsi="Cambria Math"/>
                              </w:rPr>
                              <m:t>i</m:t>
                            </w:del>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ins w:id="4444" w:author="Otter, Martin" w:date="2014-04-25T15:22:00Z">
                              <w:rPr>
                                <w:rFonts w:ascii="Cambria Math" w:eastAsiaTheme="minorEastAsia" w:hAnsi="Cambria Math"/>
                              </w:rPr>
                              <m:t>tune,</m:t>
                            </w:ins>
                          </m:r>
                          <m:r>
                            <w:ins w:id="4445" w:author="Otter, Martin" w:date="2014-04-25T15:02:00Z">
                              <w:rPr>
                                <w:rFonts w:ascii="Cambria Math" w:eastAsiaTheme="minorEastAsia" w:hAnsi="Cambria Math"/>
                              </w:rPr>
                              <m:t>i</m:t>
                            </w:ins>
                          </m:r>
                          <m:r>
                            <w:del w:id="4446" w:author="Otter, Martin" w:date="2014-04-25T15:02:00Z">
                              <w:rPr>
                                <w:rFonts w:ascii="Cambria Math" w:eastAsiaTheme="minorEastAsia" w:hAnsi="Cambria Math"/>
                              </w:rPr>
                              <m:t>k</m:t>
                            </w:del>
                          </m:r>
                        </m:sub>
                      </m:sSub>
                      <m:r>
                        <w:rPr>
                          <w:rFonts w:ascii="Cambria Math" w:eastAsiaTheme="minorEastAsia" w:hAnsi="Cambria Math"/>
                        </w:rPr>
                        <m:t>,</m:t>
                      </m:r>
                      <m:sSub>
                        <m:sSubPr>
                          <m:ctrlPr>
                            <w:rPr>
                              <w:rFonts w:ascii="Cambria Math" w:eastAsiaTheme="minorEastAsia" w:hAnsi="Cambria Math"/>
                              <w:i/>
                            </w:rPr>
                          </m:ctrlPr>
                        </m:sSubPr>
                        <m:e>
                          <m:r>
                            <w:ins w:id="4447" w:author="Otter, Martin" w:date="2014-04-25T15:02:00Z">
                              <w:rPr>
                                <w:rFonts w:ascii="Cambria Math" w:eastAsiaTheme="minorEastAsia" w:hAnsi="Cambria Math"/>
                              </w:rPr>
                              <m:t>hc</m:t>
                            </w:ins>
                          </m:r>
                          <m:r>
                            <w:del w:id="4448" w:author="Otter, Martin" w:date="2014-04-25T15:02:00Z">
                              <w:rPr>
                                <w:rFonts w:ascii="Cambria Math" w:eastAsiaTheme="minorEastAsia" w:hAnsi="Cambria Math"/>
                              </w:rPr>
                              <m:t>H</m:t>
                            </w:del>
                          </m:r>
                        </m:e>
                        <m:sub>
                          <m:r>
                            <w:ins w:id="4449" w:author="Otter, Martin" w:date="2014-04-25T15:02:00Z">
                              <w:rPr>
                                <w:rFonts w:ascii="Cambria Math" w:eastAsiaTheme="minorEastAsia" w:hAnsi="Cambria Math"/>
                              </w:rPr>
                              <m:t>i</m:t>
                            </w:ins>
                          </m:r>
                          <m:r>
                            <w:del w:id="4450" w:author="Otter, Martin" w:date="2014-04-25T15:02:00Z">
                              <w:rPr>
                                <w:rFonts w:ascii="Cambria Math" w:eastAsiaTheme="minorEastAsia" w:hAnsi="Cambria Math"/>
                              </w:rPr>
                              <m:t>k</m:t>
                            </w:del>
                          </m:r>
                        </m:sub>
                      </m:sSub>
                    </m:e>
                  </m:d>
                </m:e>
              </m:mr>
            </m:m>
          </m:e>
        </m:d>
      </m:oMath>
      <w:r>
        <w:rPr>
          <w:rFonts w:eastAsiaTheme="minorEastAsia"/>
        </w:rPr>
        <w:tab/>
        <w:t>(</w:t>
      </w:r>
      <w:r w:rsidR="00D52634">
        <w:rPr>
          <w:rFonts w:eastAsiaTheme="minorEastAsia"/>
        </w:rPr>
        <w:t>4.</w:t>
      </w:r>
      <w:r>
        <w:rPr>
          <w:rFonts w:eastAsiaTheme="minorEastAsia"/>
        </w:rPr>
        <w:t>1)</w:t>
      </w:r>
    </w:p>
    <w:p w14:paraId="578F5B35" w14:textId="199FAFBC" w:rsidR="00063440" w:rsidRDefault="00063440" w:rsidP="00470992">
      <w:pPr>
        <w:spacing w:before="120"/>
        <w:jc w:val="both"/>
      </w:pPr>
      <w:proofErr w:type="gramStart"/>
      <w:r>
        <w:t>where</w:t>
      </w:r>
      <w:proofErr w:type="gramEnd"/>
      <w:r>
        <w:t xml:space="preserve"> </w:t>
      </w:r>
      <m:oMath>
        <m:sSub>
          <m:sSubPr>
            <m:ctrlPr>
              <w:rPr>
                <w:rFonts w:ascii="Cambria Math" w:eastAsiaTheme="minorEastAsia" w:hAnsi="Cambria Math"/>
                <w:i/>
              </w:rPr>
            </m:ctrlPr>
          </m:sSubPr>
          <m:e>
            <m:r>
              <m:rPr>
                <m:sty m:val="b"/>
              </m:rPr>
              <w:rPr>
                <w:rFonts w:ascii="Cambria Math" w:eastAsiaTheme="minorEastAsia" w:hAnsi="Cambria Math"/>
              </w:rPr>
              <m:t>Φ</m:t>
            </m:r>
          </m:e>
          <m:sub>
            <m:r>
              <w:del w:id="4451" w:author="Otter, Martin" w:date="2014-04-25T15:03:00Z">
                <w:rPr>
                  <w:rFonts w:ascii="Cambria Math" w:eastAsiaTheme="minorEastAsia" w:hAnsi="Cambria Math"/>
                </w:rPr>
                <m:t>k</m:t>
              </w:del>
            </m:r>
            <m:r>
              <w:ins w:id="4452" w:author="Otter, Martin" w:date="2014-04-25T15:03:00Z">
                <w:rPr>
                  <w:rFonts w:ascii="Cambria Math" w:eastAsiaTheme="minorEastAsia" w:hAnsi="Cambria Math"/>
                </w:rPr>
                <m:t>i</m:t>
              </w:ins>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del w:id="4453" w:author="Otter, Martin" w:date="2014-04-25T15:03:00Z">
                <w:rPr>
                  <w:rFonts w:ascii="Cambria Math" w:eastAsiaTheme="minorEastAsia" w:hAnsi="Cambria Math"/>
                </w:rPr>
                <m:t>k</m:t>
              </w:del>
            </m:r>
            <m:r>
              <w:ins w:id="4454" w:author="Otter, Martin" w:date="2014-04-25T15:03:00Z">
                <w:rPr>
                  <w:rFonts w:ascii="Cambria Math" w:eastAsiaTheme="minorEastAsia" w:hAnsi="Cambria Math"/>
                </w:rPr>
                <m:t>i</m:t>
              </w:ins>
            </m:r>
          </m:sub>
        </m:sSub>
      </m:oMath>
      <w:r>
        <w:rPr>
          <w:rFonts w:eastAsiaTheme="minorEastAsia"/>
        </w:rPr>
        <w:t xml:space="preserve"> define the system behavior for the time </w:t>
      </w:r>
      <w:ins w:id="4455" w:author="Otter, Martin" w:date="2014-04-25T15:03:00Z">
        <w:r w:rsidR="00D27F40">
          <w:rPr>
            <w:rFonts w:eastAsiaTheme="minorEastAsia"/>
          </w:rPr>
          <w:t xml:space="preserve">interval </w:t>
        </w:r>
      </w:ins>
      <m:oMath>
        <m:sSub>
          <m:sSubPr>
            <m:ctrlPr>
              <w:rPr>
                <w:rFonts w:ascii="Cambria Math" w:eastAsiaTheme="minorEastAsia" w:hAnsi="Cambria Math"/>
                <w:i/>
              </w:rPr>
            </m:ctrlPr>
          </m:sSubPr>
          <m:e>
            <m:r>
              <w:rPr>
                <w:rFonts w:ascii="Cambria Math" w:eastAsiaTheme="minorEastAsia" w:hAnsi="Cambria Math"/>
              </w:rPr>
              <m:t>t</m:t>
            </m:r>
            <m:r>
              <w:ins w:id="4456" w:author="Otter, Martin" w:date="2014-04-25T15:03:00Z">
                <w:rPr>
                  <w:rFonts w:ascii="Cambria Math" w:eastAsiaTheme="minorEastAsia" w:hAnsi="Cambria Math"/>
                </w:rPr>
                <m:t>c</m:t>
              </w:ins>
            </m:r>
          </m:e>
          <m:sub>
            <m:r>
              <w:ins w:id="4457" w:author="Otter, Martin" w:date="2014-04-25T15:03:00Z">
                <w:rPr>
                  <w:rFonts w:ascii="Cambria Math" w:eastAsiaTheme="minorEastAsia" w:hAnsi="Cambria Math"/>
                </w:rPr>
                <m:t>i</m:t>
              </w:ins>
            </m:r>
            <m:r>
              <w:del w:id="4458" w:author="Otter, Martin" w:date="2014-04-25T15:03:00Z">
                <w:rPr>
                  <w:rFonts w:ascii="Cambria Math" w:eastAsiaTheme="minorEastAsia" w:hAnsi="Cambria Math"/>
                </w:rPr>
                <m:t>k</m:t>
              </w:del>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r>
              <w:ins w:id="4459" w:author="Otter, Martin" w:date="2014-04-25T15:03:00Z">
                <w:rPr>
                  <w:rFonts w:ascii="Cambria Math" w:eastAsiaTheme="minorEastAsia" w:hAnsi="Cambria Math"/>
                </w:rPr>
                <m:t>c</m:t>
              </w:ins>
            </m:r>
          </m:e>
          <m:sub>
            <m:r>
              <w:ins w:id="4460" w:author="Otter, Martin" w:date="2014-04-25T15:03:00Z">
                <w:rPr>
                  <w:rFonts w:ascii="Cambria Math" w:eastAsiaTheme="minorEastAsia" w:hAnsi="Cambria Math"/>
                </w:rPr>
                <m:t>i</m:t>
              </w:ins>
            </m:r>
            <m:r>
              <w:del w:id="4461" w:author="Otter, Martin" w:date="2014-04-25T15:03:00Z">
                <w:rPr>
                  <w:rFonts w:ascii="Cambria Math" w:eastAsiaTheme="minorEastAsia" w:hAnsi="Cambria Math"/>
                </w:rPr>
                <m:t>k</m:t>
              </w:del>
            </m:r>
            <m:r>
              <w:rPr>
                <w:rFonts w:ascii="Cambria Math" w:eastAsiaTheme="minorEastAsia" w:hAnsi="Cambria Math"/>
              </w:rPr>
              <m:t>+1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m:t>
            </m:r>
            <m:r>
              <w:ins w:id="4462" w:author="Otter, Martin" w:date="2014-04-25T15:03:00Z">
                <w:rPr>
                  <w:rFonts w:ascii="Cambria Math" w:hAnsi="Cambria Math"/>
                </w:rPr>
                <m:t>c</m:t>
              </w:ins>
            </m:r>
          </m:e>
          <m:sub>
            <m:r>
              <w:ins w:id="4463" w:author="Otter, Martin" w:date="2014-04-25T15:03:00Z">
                <w:rPr>
                  <w:rFonts w:ascii="Cambria Math" w:hAnsi="Cambria Math"/>
                </w:rPr>
                <m:t>i</m:t>
              </w:ins>
            </m:r>
            <m:r>
              <w:del w:id="4464" w:author="Otter, Martin" w:date="2014-04-25T15:03:00Z">
                <w:rPr>
                  <w:rFonts w:ascii="Cambria Math" w:hAnsi="Cambria Math"/>
                </w:rPr>
                <m:t>k</m:t>
              </w:del>
            </m:r>
          </m:sub>
        </m:sSub>
        <m:r>
          <w:rPr>
            <w:rFonts w:ascii="Cambria Math" w:hAnsi="Cambria Math"/>
          </w:rPr>
          <m:t>=</m:t>
        </m:r>
        <m:sSub>
          <m:sSubPr>
            <m:ctrlPr>
              <w:rPr>
                <w:rFonts w:ascii="Cambria Math" w:hAnsi="Cambria Math"/>
                <w:i/>
              </w:rPr>
            </m:ctrlPr>
          </m:sSubPr>
          <m:e>
            <m:r>
              <w:rPr>
                <w:rFonts w:ascii="Cambria Math" w:hAnsi="Cambria Math"/>
              </w:rPr>
              <m:t>t</m:t>
            </m:r>
            <m:r>
              <w:ins w:id="4465" w:author="Otter, Martin" w:date="2014-04-25T15:03:00Z">
                <w:rPr>
                  <w:rFonts w:ascii="Cambria Math" w:hAnsi="Cambria Math"/>
                </w:rPr>
                <m:t>c</m:t>
              </w:ins>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ins w:id="4466" w:author="Otter, Martin" w:date="2014-04-25T15:04:00Z">
                <w:rPr>
                  <w:rFonts w:ascii="Cambria Math" w:hAnsi="Cambria Math"/>
                </w:rPr>
                <m:t>k</m:t>
              </w:ins>
            </m:r>
            <m:r>
              <w:del w:id="4467" w:author="Otter, Martin" w:date="2014-04-25T15:04:00Z">
                <w:rPr>
                  <w:rFonts w:ascii="Cambria Math" w:hAnsi="Cambria Math"/>
                </w:rPr>
                <m:t>i</m:t>
              </w:del>
            </m:r>
            <m:r>
              <w:rPr>
                <w:rFonts w:ascii="Cambria Math" w:hAnsi="Cambria Math"/>
              </w:rPr>
              <m:t>=0</m:t>
            </m:r>
          </m:sub>
          <m:sup>
            <m:r>
              <w:ins w:id="4468" w:author="Otter, Martin" w:date="2014-04-25T15:04:00Z">
                <w:rPr>
                  <w:rFonts w:ascii="Cambria Math" w:hAnsi="Cambria Math"/>
                </w:rPr>
                <m:t>i</m:t>
              </w:ins>
            </m:r>
            <m:r>
              <w:del w:id="4469" w:author="Otter, Martin" w:date="2014-04-25T15:03:00Z">
                <w:rPr>
                  <w:rFonts w:ascii="Cambria Math" w:hAnsi="Cambria Math"/>
                </w:rPr>
                <m:t>k</m:t>
              </w:del>
            </m:r>
            <m:r>
              <w:rPr>
                <w:rFonts w:ascii="Cambria Math" w:hAnsi="Cambria Math"/>
              </w:rPr>
              <m:t>-1</m:t>
            </m:r>
          </m:sup>
          <m:e>
            <m:sSub>
              <m:sSubPr>
                <m:ctrlPr>
                  <w:rPr>
                    <w:rFonts w:ascii="Cambria Math" w:hAnsi="Cambria Math"/>
                    <w:i/>
                  </w:rPr>
                </m:ctrlPr>
              </m:sSubPr>
              <m:e>
                <m:r>
                  <w:ins w:id="4470" w:author="Otter, Martin" w:date="2014-04-25T15:03:00Z">
                    <w:rPr>
                      <w:rFonts w:ascii="Cambria Math" w:hAnsi="Cambria Math"/>
                    </w:rPr>
                    <m:t>hc</m:t>
                  </w:ins>
                </m:r>
                <m:r>
                  <w:del w:id="4471" w:author="Otter, Martin" w:date="2014-04-25T15:03:00Z">
                    <w:rPr>
                      <w:rFonts w:ascii="Cambria Math" w:hAnsi="Cambria Math"/>
                    </w:rPr>
                    <m:t>H</m:t>
                  </w:del>
                </m:r>
              </m:e>
              <m:sub>
                <m:r>
                  <w:ins w:id="4472" w:author="Otter, Martin" w:date="2014-04-25T15:04:00Z">
                    <w:rPr>
                      <w:rFonts w:ascii="Cambria Math" w:hAnsi="Cambria Math"/>
                    </w:rPr>
                    <m:t>k</m:t>
                  </w:ins>
                </m:r>
                <m:r>
                  <w:del w:id="4473" w:author="Otter, Martin" w:date="2014-04-25T15:04:00Z">
                    <w:rPr>
                      <w:rFonts w:ascii="Cambria Math" w:hAnsi="Cambria Math"/>
                    </w:rPr>
                    <m:t>i</m:t>
                  </w:del>
                </m:r>
              </m:sub>
            </m:sSub>
          </m:e>
        </m:nary>
      </m:oMath>
      <w:del w:id="4474" w:author="Otter, Martin" w:date="2014-04-25T15:05:00Z">
        <w:r w:rsidDel="00D27F40">
          <w:rPr>
            <w:rFonts w:eastAsiaTheme="minorEastAsia"/>
          </w:rPr>
          <w:delText xml:space="preserve">, </w:delText>
        </w:r>
        <w:r w:rsidRPr="00EC7CCA" w:rsidDel="00D27F40">
          <w:rPr>
            <w:rFonts w:eastAsiaTheme="minorEastAsia"/>
            <w:i/>
          </w:rPr>
          <w:delText>t</w:delText>
        </w:r>
        <w:r w:rsidRPr="00EC7CCA" w:rsidDel="00D27F40">
          <w:rPr>
            <w:rFonts w:eastAsiaTheme="minorEastAsia"/>
            <w:i/>
            <w:vertAlign w:val="subscript"/>
          </w:rPr>
          <w:delText>0</w:delText>
        </w:r>
        <w:r w:rsidDel="00D27F40">
          <w:rPr>
            <w:rFonts w:eastAsiaTheme="minorEastAsia"/>
          </w:rPr>
          <w:delText xml:space="preserve"> being an initial time, and </w:delText>
        </w:r>
        <w:r w:rsidRPr="00EC7CCA" w:rsidDel="00D27F40">
          <w:rPr>
            <w:rFonts w:eastAsiaTheme="minorEastAsia"/>
            <w:i/>
          </w:rPr>
          <w:delText>H</w:delText>
        </w:r>
        <w:r w:rsidDel="00D27F40">
          <w:rPr>
            <w:rFonts w:eastAsiaTheme="minorEastAsia"/>
            <w:i/>
            <w:vertAlign w:val="subscript"/>
          </w:rPr>
          <w:delText>i</w:delText>
        </w:r>
        <w:r w:rsidDel="00D27F40">
          <w:rPr>
            <w:rFonts w:eastAsiaTheme="minorEastAsia"/>
          </w:rPr>
          <w:delText xml:space="preserve"> the length of the i</w:delText>
        </w:r>
        <w:r w:rsidRPr="00EC7CCA" w:rsidDel="00D27F40">
          <w:rPr>
            <w:rFonts w:eastAsiaTheme="minorEastAsia"/>
            <w:vertAlign w:val="superscript"/>
          </w:rPr>
          <w:delText>th</w:delText>
        </w:r>
        <w:r w:rsidDel="00D27F40">
          <w:rPr>
            <w:rFonts w:eastAsiaTheme="minorEastAsia"/>
          </w:rPr>
          <w:delText xml:space="preserve"> co-simulation step</w:delText>
        </w:r>
        <w:r w:rsidR="005F21F5" w:rsidDel="00D27F40">
          <w:rPr>
            <w:rFonts w:eastAsiaTheme="minorEastAsia"/>
          </w:rPr>
          <w:delText xml:space="preserve"> ()</w:delText>
        </w:r>
        <w:r w:rsidDel="00D27F40">
          <w:rPr>
            <w:rFonts w:eastAsiaTheme="minorEastAsia"/>
          </w:rPr>
          <w:delText xml:space="preserve">, and </w:delText>
        </w:r>
        <w:r w:rsidRPr="00B6260B" w:rsidDel="00D27F40">
          <w:rPr>
            <w:rFonts w:eastAsiaTheme="minorEastAsia"/>
            <w:i/>
          </w:rPr>
          <w:delText>x</w:delText>
        </w:r>
        <w:r w:rsidRPr="00B6260B" w:rsidDel="00D27F40">
          <w:rPr>
            <w:rFonts w:eastAsiaTheme="minorEastAsia"/>
            <w:i/>
            <w:vertAlign w:val="subscript"/>
          </w:rPr>
          <w:delText>k</w:delText>
        </w:r>
        <w:r w:rsidDel="00D27F40">
          <w:rPr>
            <w:rFonts w:eastAsiaTheme="minorEastAsia"/>
          </w:rPr>
          <w:delText xml:space="preserve"> is the state vector of the system.</w:delText>
        </w:r>
      </w:del>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570A2644" w:rsidR="00063440" w:rsidRPr="00796DC7" w:rsidRDefault="00C8792E" w:rsidP="00063440">
      <w:pPr>
        <w:ind w:left="360"/>
        <w:rPr>
          <w:rFonts w:eastAsiaTheme="minorEastAsia"/>
          <w:i/>
        </w:rPr>
      </w:pPr>
      <m:oMathPara>
        <m:oMath>
          <m:acc>
            <m:accPr>
              <m:chr m:val="̇"/>
              <m:ctrlPr>
                <w:del w:id="4475" w:author="Otter, Martin" w:date="2014-04-25T15:06:00Z">
                  <w:rPr>
                    <w:rFonts w:ascii="Cambria Math" w:eastAsiaTheme="minorEastAsia" w:hAnsi="Cambria Math"/>
                    <w:i/>
                  </w:rPr>
                </w:del>
              </m:ctrlPr>
            </m:accPr>
            <m:e>
              <m:r>
                <w:del w:id="4476" w:author="Otter, Martin" w:date="2014-04-25T15:06:00Z">
                  <w:rPr>
                    <w:rFonts w:ascii="Cambria Math" w:eastAsiaTheme="minorEastAsia" w:hAnsi="Cambria Math"/>
                  </w:rPr>
                  <m:t>x</m:t>
                </w:del>
              </m:r>
            </m:e>
          </m:acc>
          <m:sSub>
            <m:sSubPr>
              <m:ctrlPr>
                <w:ins w:id="4477" w:author="Otter, Martin" w:date="2014-04-25T15:06:00Z">
                  <w:rPr>
                    <w:rFonts w:ascii="Cambria Math" w:eastAsiaTheme="minorEastAsia" w:hAnsi="Cambria Math"/>
                    <w:i/>
                  </w:rPr>
                </w:ins>
              </m:ctrlPr>
            </m:sSubPr>
            <m:e>
              <m:acc>
                <m:accPr>
                  <m:chr m:val="̇"/>
                  <m:ctrlPr>
                    <w:ins w:id="4478" w:author="Otter, Martin" w:date="2014-04-25T15:06:00Z">
                      <w:rPr>
                        <w:rFonts w:ascii="Cambria Math" w:eastAsiaTheme="minorEastAsia" w:hAnsi="Cambria Math"/>
                        <w:b/>
                      </w:rPr>
                    </w:ins>
                  </m:ctrlPr>
                </m:accPr>
                <m:e>
                  <m:r>
                    <w:ins w:id="4479" w:author="Otter, Martin" w:date="2014-04-25T15:06:00Z">
                      <m:rPr>
                        <m:sty m:val="b"/>
                      </m:rPr>
                      <w:rPr>
                        <w:rFonts w:ascii="Cambria Math" w:eastAsiaTheme="minorEastAsia" w:hAnsi="Cambria Math"/>
                      </w:rPr>
                      <m:t>x</m:t>
                    </w:ins>
                  </m:r>
                </m:e>
              </m:acc>
            </m:e>
            <m:sub>
              <m:r>
                <w:ins w:id="4480" w:author="Otter, Martin" w:date="2014-04-25T15:06:00Z">
                  <w:rPr>
                    <w:rFonts w:ascii="Cambria Math" w:eastAsiaTheme="minorEastAsia" w:hAnsi="Cambria Math"/>
                  </w:rPr>
                  <m:t>c</m:t>
                </w:ins>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ins w:id="4481" w:author="Otter, Martin" w:date="2014-04-25T15:06:00Z">
                      <w:rPr>
                        <w:rFonts w:ascii="Cambria Math" w:eastAsiaTheme="minorEastAsia" w:hAnsi="Cambria Math"/>
                        <w:i/>
                      </w:rPr>
                    </w:ins>
                  </m:ctrlPr>
                </m:sSubPr>
                <m:e>
                  <m:r>
                    <w:ins w:id="4482" w:author="Otter, Martin" w:date="2014-04-25T15:06:00Z">
                      <m:rPr>
                        <m:sty m:val="b"/>
                      </m:rPr>
                      <w:rPr>
                        <w:rFonts w:ascii="Cambria Math" w:eastAsiaTheme="minorEastAsia" w:hAnsi="Cambria Math"/>
                      </w:rPr>
                      <m:t>x</m:t>
                    </w:ins>
                  </m:r>
                </m:e>
                <m:sub>
                  <m:r>
                    <w:ins w:id="4483" w:author="Otter, Martin" w:date="2014-04-25T15:06:00Z">
                      <w:rPr>
                        <w:rFonts w:ascii="Cambria Math" w:eastAsiaTheme="minorEastAsia" w:hAnsi="Cambria Math"/>
                      </w:rPr>
                      <m:t>c</m:t>
                    </w:ins>
                  </m:r>
                </m:sub>
              </m:sSub>
              <m:r>
                <w:del w:id="4484" w:author="Otter, Martin" w:date="2014-04-25T15:06:00Z">
                  <w:rPr>
                    <w:rFonts w:ascii="Cambria Math" w:eastAsiaTheme="minorEastAsia" w:hAnsi="Cambria Math"/>
                  </w:rPr>
                  <m:t>x</m:t>
                </w:del>
              </m:r>
              <m:r>
                <w:rPr>
                  <w:rFonts w:ascii="Cambria Math" w:eastAsiaTheme="minorEastAsia" w:hAnsi="Cambria Math"/>
                </w:rPr>
                <m:t>(t),</m:t>
              </m:r>
              <m:sSub>
                <m:sSubPr>
                  <m:ctrlPr>
                    <w:ins w:id="4485" w:author="Otter, Martin" w:date="2014-04-25T15:07:00Z">
                      <w:rPr>
                        <w:rFonts w:ascii="Cambria Math" w:eastAsiaTheme="minorEastAsia" w:hAnsi="Cambria Math"/>
                        <w:i/>
                      </w:rPr>
                    </w:ins>
                  </m:ctrlPr>
                </m:sSubPr>
                <m:e>
                  <m:r>
                    <w:ins w:id="4486" w:author="Otter, Martin" w:date="2014-04-25T15:07:00Z">
                      <m:rPr>
                        <m:sty m:val="b"/>
                      </m:rPr>
                      <w:rPr>
                        <w:rFonts w:ascii="Cambria Math" w:eastAsiaTheme="minorEastAsia" w:hAnsi="Cambria Math"/>
                      </w:rPr>
                      <m:t>u</m:t>
                    </w:ins>
                  </m:r>
                </m:e>
                <m:sub>
                  <m:r>
                    <w:ins w:id="4487" w:author="Otter, Martin" w:date="2014-04-25T15:07:00Z">
                      <w:rPr>
                        <w:rFonts w:ascii="Cambria Math" w:eastAsiaTheme="minorEastAsia" w:hAnsi="Cambria Math"/>
                      </w:rPr>
                      <m:t>c</m:t>
                    </w:ins>
                  </m:r>
                </m:sub>
              </m:sSub>
              <m:r>
                <w:del w:id="4488" w:author="Otter, Martin" w:date="2014-04-25T15:07:00Z">
                  <w:rPr>
                    <w:rFonts w:ascii="Cambria Math" w:eastAsiaTheme="minorEastAsia" w:hAnsi="Cambria Math"/>
                  </w:rPr>
                  <m:t>u</m:t>
                </w:del>
              </m:r>
              <m:r>
                <w:rPr>
                  <w:rFonts w:ascii="Cambria Math" w:eastAsiaTheme="minorEastAsia" w:hAnsi="Cambria Math"/>
                </w:rPr>
                <m:t xml:space="preserve">(t), </m:t>
              </m:r>
              <m:sSub>
                <m:sSubPr>
                  <m:ctrlPr>
                    <w:ins w:id="4489" w:author="Otter, Martin" w:date="2014-04-25T15:23:00Z">
                      <w:rPr>
                        <w:rFonts w:ascii="Cambria Math" w:eastAsiaTheme="minorEastAsia" w:hAnsi="Cambria Math"/>
                        <w:b/>
                      </w:rPr>
                    </w:ins>
                  </m:ctrlPr>
                </m:sSubPr>
                <m:e>
                  <m:r>
                    <w:ins w:id="4490" w:author="Otter, Martin" w:date="2014-04-25T15:23:00Z">
                      <m:rPr>
                        <m:sty m:val="bi"/>
                      </m:rPr>
                      <w:rPr>
                        <w:rFonts w:ascii="Cambria Math" w:eastAsiaTheme="minorEastAsia" w:hAnsi="Cambria Math"/>
                      </w:rPr>
                      <m:t>p</m:t>
                    </w:ins>
                  </m:r>
                </m:e>
                <m:sub>
                  <m:r>
                    <w:ins w:id="4491" w:author="Otter, Martin" w:date="2014-04-25T15:23:00Z">
                      <w:rPr>
                        <w:rFonts w:ascii="Cambria Math" w:eastAsiaTheme="minorEastAsia" w:hAnsi="Cambria Math"/>
                      </w:rPr>
                      <m:t>tune</m:t>
                    </w:ins>
                  </m:r>
                </m:sub>
              </m:sSub>
              <m:r>
                <w:del w:id="4492" w:author="Otter, Martin" w:date="2014-04-25T15:23:00Z">
                  <m:rPr>
                    <m:sty m:val="b"/>
                  </m:rPr>
                  <w:rPr>
                    <w:rFonts w:ascii="Cambria Math" w:eastAsiaTheme="minorEastAsia" w:hAnsi="Cambria Math"/>
                  </w:rPr>
                  <m:t>p</m:t>
                </w:del>
              </m:r>
            </m:e>
          </m:d>
        </m:oMath>
      </m:oMathPara>
    </w:p>
    <w:p w14:paraId="67DECAB0" w14:textId="66245CDE"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w:del w:id="4493" w:author="Otter, Martin" w:date="2014-04-25T15:07:00Z">
        <w:r w:rsidR="00063440" w:rsidRPr="00796DC7" w:rsidDel="00A03DB6">
          <w:rPr>
            <w:i/>
          </w:rPr>
          <w:delText xml:space="preserve"> </w:delTex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del>
      <m:oMath>
        <m:sSub>
          <m:sSubPr>
            <m:ctrlPr>
              <w:ins w:id="4494" w:author="Otter, Martin" w:date="2014-04-25T15:07:00Z">
                <w:rPr>
                  <w:rFonts w:ascii="Cambria Math" w:eastAsiaTheme="minorEastAsia" w:hAnsi="Cambria Math"/>
                  <w:i/>
                </w:rPr>
              </w:ins>
            </m:ctrlPr>
          </m:sSubPr>
          <m:e>
            <m:r>
              <w:ins w:id="4495" w:author="Otter, Martin" w:date="2014-04-25T15:07:00Z">
                <m:rPr>
                  <m:sty m:val="b"/>
                </m:rPr>
                <w:rPr>
                  <w:rFonts w:ascii="Cambria Math" w:eastAsiaTheme="minorEastAsia" w:hAnsi="Cambria Math"/>
                </w:rPr>
                <m:t>x</m:t>
              </w:ins>
            </m:r>
          </m:e>
          <m:sub>
            <m:r>
              <w:ins w:id="4496" w:author="Otter, Martin" w:date="2014-04-25T15:07:00Z">
                <w:rPr>
                  <w:rFonts w:ascii="Cambria Math" w:eastAsiaTheme="minorEastAsia" w:hAnsi="Cambria Math"/>
                </w:rPr>
                <m:t>i+1</m:t>
              </w:ins>
            </m:r>
          </m:sub>
        </m:sSub>
      </m:oMath>
      <w:r w:rsidR="00063440" w:rsidRPr="00796DC7">
        <w:rPr>
          <w:rFonts w:eastAsiaTheme="minorEastAsia"/>
          <w:i/>
        </w:rPr>
        <w:t xml:space="preserve"> here):</w:t>
      </w:r>
    </w:p>
    <w:p w14:paraId="69129F42" w14:textId="30208CF7" w:rsidR="00063440" w:rsidRPr="00796DC7" w:rsidRDefault="00C8792E"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del w:id="4497" w:author="Otter, Martin" w:date="2014-04-25T15:08:00Z">
                      <w:rPr>
                        <w:rFonts w:ascii="Cambria Math" w:eastAsiaTheme="minorEastAsia" w:hAnsi="Cambria Math"/>
                      </w:rPr>
                      <m:t>k</m:t>
                    </w:del>
                  </m:r>
                  <m:r>
                    <w:ins w:id="4498" w:author="Otter, Martin" w:date="2014-04-25T15:08:00Z">
                      <w:rPr>
                        <w:rFonts w:ascii="Cambria Math" w:eastAsiaTheme="minorEastAsia" w:hAnsi="Cambria Math"/>
                      </w:rPr>
                      <m:t>i</m:t>
                    </w:ins>
                  </m:r>
                </m:sub>
              </m:sSub>
            </m:num>
            <m:den>
              <m:r>
                <w:rPr>
                  <w:rFonts w:ascii="Cambria Math" w:hAnsi="Cambria Math"/>
                </w:rPr>
                <m:t>∂</m:t>
              </m:r>
              <m:sSub>
                <m:sSubPr>
                  <m:ctrlPr>
                    <w:rPr>
                      <w:rFonts w:ascii="Cambria Math" w:eastAsiaTheme="minorEastAsia" w:hAnsi="Cambria Math"/>
                      <w:i/>
                    </w:rPr>
                  </m:ctrlPr>
                </m:sSubPr>
                <m:e>
                  <m:r>
                    <w:del w:id="4499" w:author="Otter, Martin" w:date="2014-04-25T15:08:00Z">
                      <w:rPr>
                        <w:rFonts w:ascii="Cambria Math" w:eastAsiaTheme="minorEastAsia" w:hAnsi="Cambria Math"/>
                      </w:rPr>
                      <m:t>H</m:t>
                    </w:del>
                  </m:r>
                  <m:r>
                    <w:ins w:id="4500" w:author="Otter, Martin" w:date="2014-04-25T15:08:00Z">
                      <w:rPr>
                        <w:rFonts w:ascii="Cambria Math" w:eastAsiaTheme="minorEastAsia" w:hAnsi="Cambria Math"/>
                      </w:rPr>
                      <m:t>hc</m:t>
                    </w:ins>
                  </m:r>
                </m:e>
                <m:sub>
                  <m:r>
                    <w:del w:id="4501" w:author="Otter, Martin" w:date="2014-04-25T15:08:00Z">
                      <w:rPr>
                        <w:rFonts w:ascii="Cambria Math" w:eastAsiaTheme="minorEastAsia" w:hAnsi="Cambria Math"/>
                      </w:rPr>
                      <m:t>k</m:t>
                    </w:del>
                  </m:r>
                  <m:r>
                    <w:ins w:id="4502" w:author="Otter, Martin" w:date="2014-04-25T15:08:00Z">
                      <w:rPr>
                        <w:rFonts w:ascii="Cambria Math" w:eastAsiaTheme="minorEastAsia" w:hAnsi="Cambria Math"/>
                      </w:rPr>
                      <m:t>i</m:t>
                    </w:ins>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ins w:id="4503" w:author="Otter, Martin" w:date="2014-04-25T15:08:00Z">
                      <w:rPr>
                        <w:rFonts w:ascii="Cambria Math" w:eastAsiaTheme="minorEastAsia" w:hAnsi="Cambria Math"/>
                        <w:i/>
                      </w:rPr>
                    </w:ins>
                  </m:ctrlPr>
                </m:sSubPr>
                <m:e>
                  <m:r>
                    <w:ins w:id="4504" w:author="Otter, Martin" w:date="2014-04-25T15:08:00Z">
                      <m:rPr>
                        <m:sty m:val="b"/>
                      </m:rPr>
                      <w:rPr>
                        <w:rFonts w:ascii="Cambria Math" w:eastAsiaTheme="minorEastAsia" w:hAnsi="Cambria Math"/>
                      </w:rPr>
                      <m:t>x</m:t>
                    </w:ins>
                  </m:r>
                </m:e>
                <m:sub>
                  <m:r>
                    <w:ins w:id="4505" w:author="Otter, Martin" w:date="2014-04-25T15:12:00Z">
                      <w:rPr>
                        <w:rFonts w:ascii="Cambria Math" w:eastAsiaTheme="minorEastAsia" w:hAnsi="Cambria Math"/>
                      </w:rPr>
                      <m:t>c,</m:t>
                    </w:ins>
                  </m:r>
                  <m:r>
                    <w:ins w:id="4506" w:author="Otter, Martin" w:date="2014-04-25T15:08:00Z">
                      <w:rPr>
                        <w:rFonts w:ascii="Cambria Math" w:eastAsiaTheme="minorEastAsia" w:hAnsi="Cambria Math"/>
                      </w:rPr>
                      <m:t>i+1</m:t>
                    </w:ins>
                  </m:r>
                </m:sub>
              </m:sSub>
              <m:r>
                <w:ins w:id="4507" w:author="Otter, Martin" w:date="2014-04-25T15:08:00Z">
                  <w:rPr>
                    <w:rFonts w:ascii="Cambria Math" w:eastAsiaTheme="minorEastAsia" w:hAnsi="Cambria Math"/>
                  </w:rPr>
                  <m:t xml:space="preserve"> </m:t>
                </w:ins>
              </m:r>
              <m:sSub>
                <m:sSubPr>
                  <m:ctrlPr>
                    <w:del w:id="4508" w:author="Otter, Martin" w:date="2014-04-25T15:08:00Z">
                      <w:rPr>
                        <w:rFonts w:ascii="Cambria Math" w:eastAsiaTheme="minorEastAsia" w:hAnsi="Cambria Math"/>
                        <w:i/>
                      </w:rPr>
                    </w:del>
                  </m:ctrlPr>
                </m:sSubPr>
                <m:e>
                  <m:r>
                    <w:del w:id="4509" w:author="Otter, Martin" w:date="2014-04-25T15:08:00Z">
                      <w:rPr>
                        <w:rFonts w:ascii="Cambria Math" w:eastAsiaTheme="minorEastAsia" w:hAnsi="Cambria Math"/>
                      </w:rPr>
                      <m:t>x</m:t>
                    </w:del>
                  </m:r>
                </m:e>
                <m:sub>
                  <m:r>
                    <w:del w:id="4510" w:author="Otter, Martin" w:date="2014-04-25T15:08:00Z">
                      <w:rPr>
                        <w:rFonts w:ascii="Cambria Math" w:eastAsiaTheme="minorEastAsia" w:hAnsi="Cambria Math"/>
                      </w:rPr>
                      <m:t>k+1</m:t>
                    </w:del>
                  </m:r>
                </m:sub>
              </m:sSub>
              <m:r>
                <w:rPr>
                  <w:rFonts w:ascii="Cambria Math" w:eastAsiaTheme="minorEastAsia" w:hAnsi="Cambria Math"/>
                </w:rPr>
                <m:t>,</m:t>
              </m:r>
              <m:nary>
                <m:naryPr>
                  <m:chr m:val="∑"/>
                  <m:limLoc m:val="subSup"/>
                  <m:ctrlPr>
                    <w:rPr>
                      <w:rFonts w:ascii="Cambria Math" w:eastAsiaTheme="minorEastAsia" w:hAnsi="Cambria Math"/>
                      <w:i/>
                    </w:rPr>
                  </m:ctrlPr>
                </m:naryPr>
                <m:sub>
                  <m:r>
                    <w:del w:id="4511" w:author="Otter, Martin" w:date="2014-04-25T15:08:00Z">
                      <w:rPr>
                        <w:rFonts w:ascii="Cambria Math" w:eastAsiaTheme="minorEastAsia" w:hAnsi="Cambria Math"/>
                      </w:rPr>
                      <m:t>i</m:t>
                    </w:del>
                  </m:r>
                  <m:r>
                    <w:ins w:id="4512" w:author="Otter, Martin" w:date="2014-04-25T15:08:00Z">
                      <w:rPr>
                        <w:rFonts w:ascii="Cambria Math" w:eastAsiaTheme="minorEastAsia" w:hAnsi="Cambria Math"/>
                      </w:rPr>
                      <m:t>j</m:t>
                    </w:ins>
                  </m:r>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ins w:id="4513" w:author="Otter, Martin" w:date="2014-04-25T15:13:00Z">
                          <w:rPr>
                            <w:rFonts w:ascii="Cambria Math" w:eastAsiaTheme="minorEastAsia" w:hAnsi="Cambria Math"/>
                          </w:rPr>
                          <m:t>c,</m:t>
                        </w:ins>
                      </m:r>
                      <m:r>
                        <w:del w:id="4514" w:author="Otter, Martin" w:date="2014-04-25T15:11:00Z">
                          <w:rPr>
                            <w:rFonts w:ascii="Cambria Math" w:eastAsiaTheme="minorEastAsia" w:hAnsi="Cambria Math"/>
                          </w:rPr>
                          <m:t>k</m:t>
                        </w:del>
                      </m:r>
                      <m:r>
                        <w:ins w:id="4515" w:author="Otter, Martin" w:date="2014-04-25T15:11:00Z">
                          <w:rPr>
                            <w:rFonts w:ascii="Cambria Math" w:eastAsiaTheme="minorEastAsia" w:hAnsi="Cambria Math"/>
                          </w:rPr>
                          <m:t>i</m:t>
                        </w:ins>
                      </m:r>
                    </m:sub>
                    <m:sup>
                      <m:r>
                        <w:rPr>
                          <w:rFonts w:ascii="Cambria Math" w:eastAsiaTheme="minorEastAsia" w:hAnsi="Cambria Math"/>
                        </w:rPr>
                        <m:t>(</m:t>
                      </m:r>
                      <m:r>
                        <w:del w:id="4516" w:author="Otter, Martin" w:date="2014-04-25T15:11:00Z">
                          <w:rPr>
                            <w:rFonts w:ascii="Cambria Math" w:eastAsiaTheme="minorEastAsia" w:hAnsi="Cambria Math"/>
                          </w:rPr>
                          <m:t>i</m:t>
                        </w:del>
                      </m:r>
                      <m:r>
                        <w:ins w:id="4517" w:author="Otter, Martin" w:date="2014-04-25T15:11:00Z">
                          <w:rPr>
                            <w:rFonts w:ascii="Cambria Math" w:eastAsiaTheme="minorEastAsia" w:hAnsi="Cambria Math"/>
                          </w:rPr>
                          <m:t>j</m:t>
                        </w:ins>
                      </m:r>
                      <m:r>
                        <w:rPr>
                          <w:rFonts w:ascii="Cambria Math" w:eastAsiaTheme="minorEastAsia" w:hAnsi="Cambria Math"/>
                        </w:rPr>
                        <m:t>)</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ins w:id="4518" w:author="Otter, Martin" w:date="2014-05-30T18:32:00Z">
                              <w:rPr>
                                <w:rFonts w:ascii="Cambria Math" w:eastAsiaTheme="minorEastAsia" w:hAnsi="Cambria Math"/>
                              </w:rPr>
                              <m:t>h</m:t>
                            </w:ins>
                          </m:r>
                          <m:r>
                            <w:ins w:id="4519" w:author="Otter, Martin" w:date="2014-04-25T15:11:00Z">
                              <w:rPr>
                                <w:rFonts w:ascii="Cambria Math" w:eastAsiaTheme="minorEastAsia" w:hAnsi="Cambria Math"/>
                              </w:rPr>
                              <m:t>c</m:t>
                            </w:ins>
                          </m:r>
                          <m:r>
                            <w:del w:id="4520" w:author="Otter, Martin" w:date="2014-04-25T15:11:00Z">
                              <w:rPr>
                                <w:rFonts w:ascii="Cambria Math" w:eastAsiaTheme="minorEastAsia" w:hAnsi="Cambria Math"/>
                              </w:rPr>
                              <m:t>H</m:t>
                            </w:del>
                          </m:r>
                        </m:e>
                        <m:sub>
                          <m:r>
                            <w:ins w:id="4521" w:author="Otter, Martin" w:date="2014-04-25T15:11:00Z">
                              <w:rPr>
                                <w:rFonts w:ascii="Cambria Math" w:eastAsiaTheme="minorEastAsia" w:hAnsi="Cambria Math"/>
                              </w:rPr>
                              <m:t>i</m:t>
                            </w:ins>
                          </m:r>
                          <m:r>
                            <w:del w:id="4522" w:author="Otter, Martin" w:date="2014-04-25T15:11:00Z">
                              <w:rPr>
                                <w:rFonts w:ascii="Cambria Math" w:eastAsiaTheme="minorEastAsia" w:hAnsi="Cambria Math"/>
                              </w:rPr>
                              <m:t>k</m:t>
                            </w:del>
                          </m:r>
                        </m:sub>
                        <m:sup>
                          <m:r>
                            <w:ins w:id="4523" w:author="Otter, Martin" w:date="2014-04-25T15:11:00Z">
                              <w:rPr>
                                <w:rFonts w:ascii="Cambria Math" w:eastAsiaTheme="minorEastAsia" w:hAnsi="Cambria Math"/>
                              </w:rPr>
                              <m:t>j</m:t>
                            </w:ins>
                          </m:r>
                          <m:r>
                            <w:del w:id="4524" w:author="Otter, Martin" w:date="2014-04-25T15:11:00Z">
                              <w:rPr>
                                <w:rFonts w:ascii="Cambria Math" w:eastAsiaTheme="minorEastAsia" w:hAnsi="Cambria Math"/>
                              </w:rPr>
                              <m:t>i</m:t>
                            </w:del>
                          </m:r>
                        </m:sup>
                      </m:sSubSup>
                    </m:num>
                    <m:den>
                      <m:r>
                        <w:del w:id="4525" w:author="Otter, Martin" w:date="2014-04-25T15:11:00Z">
                          <w:rPr>
                            <w:rFonts w:ascii="Cambria Math" w:eastAsiaTheme="minorEastAsia" w:hAnsi="Cambria Math"/>
                          </w:rPr>
                          <m:t>i</m:t>
                        </w:del>
                      </m:r>
                      <m:r>
                        <w:ins w:id="4526" w:author="Otter, Martin" w:date="2014-04-25T15:11:00Z">
                          <w:rPr>
                            <w:rFonts w:ascii="Cambria Math" w:eastAsiaTheme="minorEastAsia" w:hAnsi="Cambria Math"/>
                          </w:rPr>
                          <m:t>j</m:t>
                        </w:ins>
                      </m:r>
                      <m:r>
                        <w:rPr>
                          <w:rFonts w:ascii="Cambria Math" w:eastAsiaTheme="minorEastAsia" w:hAnsi="Cambria Math"/>
                        </w:rPr>
                        <m:t>!</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ins w:id="4527" w:author="Otter, Martin" w:date="2014-04-25T15:23:00Z">
                      <w:rPr>
                        <w:rFonts w:ascii="Cambria Math" w:eastAsiaTheme="minorEastAsia" w:hAnsi="Cambria Math"/>
                      </w:rPr>
                      <m:t>tune,</m:t>
                    </w:ins>
                  </m:r>
                  <m:r>
                    <w:ins w:id="4528" w:author="Otter, Martin" w:date="2014-04-25T15:11:00Z">
                      <w:rPr>
                        <w:rFonts w:ascii="Cambria Math" w:eastAsiaTheme="minorEastAsia" w:hAnsi="Cambria Math"/>
                      </w:rPr>
                      <m:t>i</m:t>
                    </w:ins>
                  </m:r>
                  <m:r>
                    <w:del w:id="4529" w:author="Otter, Martin" w:date="2014-04-25T15:11:00Z">
                      <w:rPr>
                        <w:rFonts w:ascii="Cambria Math" w:eastAsiaTheme="minorEastAsia" w:hAnsi="Cambria Math"/>
                      </w:rPr>
                      <m:t>k</m:t>
                    </w:del>
                  </m:r>
                </m:sub>
              </m:sSub>
            </m:e>
          </m:d>
        </m:oMath>
      </m:oMathPara>
    </w:p>
    <w:p w14:paraId="0A749CEB" w14:textId="0F538A99"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ins w:id="4530" w:author="Otter, Martin" w:date="2014-04-25T15:12:00Z">
                <w:rPr>
                  <w:rFonts w:ascii="Cambria Math" w:eastAsiaTheme="minorEastAsia" w:hAnsi="Cambria Math"/>
                </w:rPr>
                <m:t>i</m:t>
              </w:ins>
            </m:r>
            <m:r>
              <w:del w:id="4531" w:author="Otter, Martin" w:date="2014-04-25T15:12:00Z">
                <w:rPr>
                  <w:rFonts w:ascii="Cambria Math" w:eastAsiaTheme="minorEastAsia" w:hAnsi="Cambria Math"/>
                </w:rPr>
                <m:t>k</m:t>
              </w:del>
            </m:r>
          </m:sub>
        </m:sSub>
      </m:oMath>
      <w:r w:rsidR="00063440" w:rsidRPr="00796DC7">
        <w:rPr>
          <w:rFonts w:eastAsiaTheme="minorEastAsia"/>
          <w:i/>
        </w:rPr>
        <w:t xml:space="preserve"> </w:t>
      </w:r>
      <w:proofErr w:type="gramStart"/>
      <w:r w:rsidR="00063440" w:rsidRPr="00796DC7">
        <w:rPr>
          <w:rFonts w:eastAsiaTheme="minorEastAsia"/>
          <w:i/>
        </w:rPr>
        <w:t xml:space="preserve">and </w:t>
      </w:r>
      <w:proofErr w:type="gramEnd"/>
      <m:oMath>
        <m:sSub>
          <m:sSubPr>
            <m:ctrlPr>
              <w:rPr>
                <w:rFonts w:ascii="Cambria Math" w:eastAsiaTheme="minorEastAsia" w:hAnsi="Cambria Math"/>
                <w:i/>
              </w:rPr>
            </m:ctrlPr>
          </m:sSubPr>
          <m:e>
            <m:r>
              <m:rPr>
                <m:sty m:val="b"/>
              </m:rPr>
              <w:rPr>
                <w:rFonts w:ascii="Cambria Math" w:eastAsiaTheme="minorEastAsia" w:hAnsi="Cambria Math"/>
              </w:rPr>
              <m:t>Γ</m:t>
            </m:r>
          </m:e>
          <m:sub>
            <m:r>
              <w:ins w:id="4532" w:author="Otter, Martin" w:date="2014-04-25T15:12:00Z">
                <w:rPr>
                  <w:rFonts w:ascii="Cambria Math" w:eastAsiaTheme="minorEastAsia" w:hAnsi="Cambria Math"/>
                </w:rPr>
                <m:t>i</m:t>
              </w:ins>
            </m:r>
            <m:r>
              <w:del w:id="4533" w:author="Otter, Martin" w:date="2014-04-25T15:12:00Z">
                <w:rPr>
                  <w:rFonts w:ascii="Cambria Math" w:eastAsiaTheme="minorEastAsia" w:hAnsi="Cambria Math"/>
                </w:rPr>
                <m:t>k</m:t>
              </w:del>
            </m:r>
          </m:sub>
        </m:sSub>
      </m:oMath>
      <w:r w:rsidR="00063440" w:rsidRPr="00796DC7">
        <w:rPr>
          <w:rFonts w:eastAsiaTheme="minorEastAsia"/>
          <w:i/>
        </w:rPr>
        <w:t>; e.g. to handle stiff differential equations as:</w:t>
      </w:r>
    </w:p>
    <w:p w14:paraId="36B4931A" w14:textId="5FE80435" w:rsidR="00063440" w:rsidRPr="00796DC7" w:rsidRDefault="00C8792E"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del w:id="4534" w:author="Otter, Martin" w:date="2014-04-25T15:12:00Z">
                  <w:rPr>
                    <w:rFonts w:ascii="Cambria Math" w:eastAsiaTheme="minorEastAsia" w:hAnsi="Cambria Math"/>
                  </w:rPr>
                  <m:t>k</m:t>
                </w:del>
              </m:r>
              <m:r>
                <w:ins w:id="4535" w:author="Otter, Martin" w:date="2014-04-25T15:12:00Z">
                  <w:rPr>
                    <w:rFonts w:ascii="Cambria Math" w:eastAsiaTheme="minorEastAsia" w:hAnsi="Cambria Math"/>
                  </w:rPr>
                  <m:t>i</m:t>
                </w:ins>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ins w:id="4536" w:author="Otter, Martin" w:date="2014-04-25T15:13:00Z">
                      <w:rPr>
                        <w:rFonts w:ascii="Cambria Math" w:eastAsiaTheme="minorEastAsia" w:hAnsi="Cambria Math"/>
                      </w:rPr>
                      <m:t>c,i</m:t>
                    </w:ins>
                  </m:r>
                  <m:r>
                    <w:del w:id="4537" w:author="Otter, Martin" w:date="2014-04-25T15:13:00Z">
                      <w:rPr>
                        <w:rFonts w:ascii="Cambria Math" w:eastAsiaTheme="minorEastAsia" w:hAnsi="Cambria Math"/>
                      </w:rPr>
                      <m:t>k</m:t>
                    </w:del>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ins w:id="4538" w:author="Otter, Martin" w:date="2014-04-25T15:13:00Z">
                              <w:rPr>
                                <w:rFonts w:ascii="Cambria Math" w:eastAsiaTheme="minorEastAsia" w:hAnsi="Cambria Math"/>
                              </w:rPr>
                              <m:t>c,i</m:t>
                            </w:ins>
                          </m:r>
                          <m:r>
                            <w:del w:id="4539" w:author="Otter, Martin" w:date="2014-04-25T15:13:00Z">
                              <w:rPr>
                                <w:rFonts w:ascii="Cambria Math" w:eastAsiaTheme="minorEastAsia" w:hAnsi="Cambria Math"/>
                              </w:rPr>
                              <m:t>k</m:t>
                            </w:del>
                          </m:r>
                        </m:sub>
                        <m:sup>
                          <m:r>
                            <w:rPr>
                              <w:rFonts w:ascii="Cambria Math" w:eastAsiaTheme="minorEastAsia" w:hAnsi="Cambria Math"/>
                            </w:rPr>
                            <m:t>(</m:t>
                          </m:r>
                          <m:r>
                            <w:ins w:id="4540" w:author="Otter, Martin" w:date="2014-04-25T15:13:00Z">
                              <w:rPr>
                                <w:rFonts w:ascii="Cambria Math" w:eastAsiaTheme="minorEastAsia" w:hAnsi="Cambria Math"/>
                              </w:rPr>
                              <m:t>j</m:t>
                            </w:ins>
                          </m:r>
                          <m:r>
                            <w:del w:id="4541" w:author="Otter, Martin" w:date="2014-04-25T15:13:00Z">
                              <w:rPr>
                                <w:rFonts w:ascii="Cambria Math" w:eastAsiaTheme="minorEastAsia" w:hAnsi="Cambria Math"/>
                              </w:rPr>
                              <m:t>i</m:t>
                            </w:del>
                          </m:r>
                          <m:r>
                            <w:rPr>
                              <w:rFonts w:ascii="Cambria Math" w:eastAsiaTheme="minorEastAsia" w:hAnsi="Cambria Math"/>
                            </w:rPr>
                            <m:t>)</m:t>
                          </m:r>
                        </m:sup>
                      </m:sSubSup>
                    </m:e>
                  </m:d>
                </m:e>
                <m:sub>
                  <m:r>
                    <w:ins w:id="4542" w:author="Otter, Martin" w:date="2014-04-25T15:13:00Z">
                      <w:rPr>
                        <w:rFonts w:ascii="Cambria Math" w:eastAsiaTheme="minorEastAsia" w:hAnsi="Cambria Math"/>
                      </w:rPr>
                      <m:t>j</m:t>
                    </w:ins>
                  </m:r>
                  <m:r>
                    <w:del w:id="4543" w:author="Otter, Martin" w:date="2014-04-25T15:13:00Z">
                      <w:rPr>
                        <w:rFonts w:ascii="Cambria Math" w:eastAsiaTheme="minorEastAsia" w:hAnsi="Cambria Math"/>
                      </w:rPr>
                      <m:t>i</m:t>
                    </w:del>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ins w:id="4544" w:author="Otter, Martin" w:date="2014-04-25T15:23:00Z">
                      <w:rPr>
                        <w:rFonts w:ascii="Cambria Math" w:eastAsiaTheme="minorEastAsia" w:hAnsi="Cambria Math"/>
                      </w:rPr>
                      <m:t>tune,</m:t>
                    </w:ins>
                  </m:r>
                  <m:r>
                    <w:del w:id="4545" w:author="Otter, Martin" w:date="2014-04-25T15:14:00Z">
                      <w:rPr>
                        <w:rFonts w:ascii="Cambria Math" w:eastAsiaTheme="minorEastAsia" w:hAnsi="Cambria Math"/>
                      </w:rPr>
                      <m:t>k</m:t>
                    </w:del>
                  </m:r>
                  <m:r>
                    <w:ins w:id="4546" w:author="Otter, Martin" w:date="2014-04-25T15:14:00Z">
                      <w:rPr>
                        <w:rFonts w:ascii="Cambria Math" w:eastAsiaTheme="minorEastAsia" w:hAnsi="Cambria Math"/>
                      </w:rPr>
                      <m:t>i</m:t>
                    </w:ins>
                  </m:r>
                </m:sub>
              </m:sSub>
              <m:sSub>
                <m:sSubPr>
                  <m:ctrlPr>
                    <w:rPr>
                      <w:rFonts w:ascii="Cambria Math" w:eastAsiaTheme="minorEastAsia" w:hAnsi="Cambria Math"/>
                      <w:i/>
                    </w:rPr>
                  </m:ctrlPr>
                </m:sSubPr>
                <m:e>
                  <m:r>
                    <w:rPr>
                      <w:rFonts w:ascii="Cambria Math" w:eastAsiaTheme="minorEastAsia" w:hAnsi="Cambria Math"/>
                    </w:rPr>
                    <m:t>,</m:t>
                  </m:r>
                  <m:r>
                    <w:ins w:id="4547" w:author="Otter, Martin" w:date="2014-04-25T15:14:00Z">
                      <w:rPr>
                        <w:rFonts w:ascii="Cambria Math" w:eastAsiaTheme="minorEastAsia" w:hAnsi="Cambria Math"/>
                      </w:rPr>
                      <m:t>tc</m:t>
                    </w:ins>
                  </m:r>
                  <m:r>
                    <w:del w:id="4548" w:author="Otter, Martin" w:date="2014-04-25T15:14:00Z">
                      <w:rPr>
                        <w:rFonts w:ascii="Cambria Math" w:eastAsiaTheme="minorEastAsia" w:hAnsi="Cambria Math"/>
                      </w:rPr>
                      <m:t>H</m:t>
                    </w:del>
                  </m:r>
                </m:e>
                <m:sub>
                  <m:r>
                    <w:del w:id="4549" w:author="Otter, Martin" w:date="2014-04-25T15:14:00Z">
                      <w:rPr>
                        <w:rFonts w:ascii="Cambria Math" w:eastAsiaTheme="minorEastAsia" w:hAnsi="Cambria Math"/>
                      </w:rPr>
                      <m:t>k</m:t>
                    </w:del>
                  </m:r>
                  <m:r>
                    <w:ins w:id="4550" w:author="Otter, Martin" w:date="2014-04-25T15:14:00Z">
                      <w:rPr>
                        <w:rFonts w:ascii="Cambria Math" w:eastAsiaTheme="minorEastAsia" w:hAnsi="Cambria Math"/>
                      </w:rPr>
                      <m:t>i</m:t>
                    </w:ins>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ins w:id="4551" w:author="Otter, Martin" w:date="2014-04-25T15:18:00Z">
                  <w:rPr>
                    <w:rFonts w:ascii="Cambria Math" w:eastAsiaTheme="minorEastAsia" w:hAnsi="Cambria Math"/>
                  </w:rPr>
                  <m:t>c,i</m:t>
                </w:ins>
              </m:r>
              <m:r>
                <w:del w:id="4552" w:author="Otter, Martin" w:date="2014-04-25T15:18:00Z">
                  <w:rPr>
                    <w:rFonts w:ascii="Cambria Math" w:eastAsiaTheme="minorEastAsia" w:hAnsi="Cambria Math"/>
                  </w:rPr>
                  <m:t>k</m:t>
                </w:del>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ins w:id="4553" w:author="Otter, Martin" w:date="2014-05-30T18:33:00Z">
                          <w:rPr>
                            <w:rFonts w:ascii="Cambria Math" w:eastAsiaTheme="minorEastAsia" w:hAnsi="Cambria Math"/>
                          </w:rPr>
                          <m:t>h</m:t>
                        </w:ins>
                      </m:r>
                      <m:r>
                        <w:ins w:id="4554" w:author="Otter, Martin" w:date="2014-04-25T15:18:00Z">
                          <w:rPr>
                            <w:rFonts w:ascii="Cambria Math" w:eastAsiaTheme="minorEastAsia" w:hAnsi="Cambria Math"/>
                          </w:rPr>
                          <m:t>c</m:t>
                        </w:ins>
                      </m:r>
                      <m:r>
                        <w:del w:id="4555" w:author="Otter, Martin" w:date="2014-04-25T15:18:00Z">
                          <w:rPr>
                            <w:rFonts w:ascii="Cambria Math" w:eastAsiaTheme="minorEastAsia" w:hAnsi="Cambria Math"/>
                          </w:rPr>
                          <m:t>H</m:t>
                        </w:del>
                      </m:r>
                    </m:e>
                    <m:sub>
                      <m:r>
                        <w:del w:id="4556" w:author="Otter, Martin" w:date="2014-04-25T15:18:00Z">
                          <w:rPr>
                            <w:rFonts w:ascii="Cambria Math" w:eastAsiaTheme="minorEastAsia" w:hAnsi="Cambria Math"/>
                          </w:rPr>
                          <m:t>k</m:t>
                        </w:del>
                      </m:r>
                      <m:r>
                        <w:ins w:id="4557" w:author="Otter, Martin" w:date="2014-04-25T15:18:00Z">
                          <w:rPr>
                            <w:rFonts w:ascii="Cambria Math" w:eastAsiaTheme="minorEastAsia" w:hAnsi="Cambria Math"/>
                          </w:rPr>
                          <m:t>i</m:t>
                        </w:ins>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ins w:id="4558" w:author="Otter, Martin" w:date="2014-04-25T15:18:00Z">
                              <w:rPr>
                                <w:rFonts w:ascii="Cambria Math" w:hAnsi="Cambria Math"/>
                                <w:i/>
                              </w:rPr>
                            </w:ins>
                          </m:ctrlPr>
                        </m:sSubPr>
                        <m:e>
                          <m:r>
                            <w:ins w:id="4559" w:author="Otter, Martin" w:date="2014-04-25T15:18:00Z">
                              <m:rPr>
                                <m:sty m:val="b"/>
                              </m:rPr>
                              <w:rPr>
                                <w:rFonts w:ascii="Cambria Math" w:hAnsi="Cambria Math"/>
                              </w:rPr>
                              <m:t>x</m:t>
                            </w:ins>
                          </m:r>
                        </m:e>
                        <m:sub>
                          <m:r>
                            <w:ins w:id="4560" w:author="Otter, Martin" w:date="2014-04-25T15:19:00Z">
                              <w:rPr>
                                <w:rFonts w:ascii="Cambria Math" w:hAnsi="Cambria Math"/>
                              </w:rPr>
                              <m:t>c</m:t>
                            </w:ins>
                          </m:r>
                        </m:sub>
                      </m:sSub>
                      <m:r>
                        <w:del w:id="4561" w:author="Otter, Martin" w:date="2014-04-25T15:18:00Z">
                          <w:rPr>
                            <w:rFonts w:ascii="Cambria Math" w:hAnsi="Cambria Math"/>
                          </w:rPr>
                          <m:t>x</m:t>
                        </w:del>
                      </m:r>
                    </m:den>
                  </m:f>
                </m:e>
              </m:d>
            </m:e>
            <m:sup>
              <m:r>
                <w:rPr>
                  <w:rFonts w:ascii="Cambria Math" w:eastAsiaTheme="minorEastAsia" w:hAnsi="Cambria Math"/>
                </w:rPr>
                <m:t>-1</m:t>
              </m:r>
            </m:sup>
          </m:sSup>
          <m:sSub>
            <m:sSubPr>
              <m:ctrlPr>
                <w:rPr>
                  <w:rFonts w:ascii="Cambria Math" w:eastAsiaTheme="minorEastAsia" w:hAnsi="Cambria Math"/>
                  <w:i/>
                </w:rPr>
              </m:ctrlPr>
            </m:sSubPr>
            <m:e>
              <m:r>
                <w:ins w:id="4562" w:author="Otter, Martin" w:date="2014-05-30T18:33:00Z">
                  <w:rPr>
                    <w:rFonts w:ascii="Cambria Math" w:eastAsiaTheme="minorEastAsia" w:hAnsi="Cambria Math"/>
                  </w:rPr>
                  <m:t>h</m:t>
                </w:ins>
              </m:r>
              <m:r>
                <w:del w:id="4563" w:author="Otter, Martin" w:date="2014-04-25T15:19:00Z">
                  <w:rPr>
                    <w:rFonts w:ascii="Cambria Math" w:eastAsiaTheme="minorEastAsia" w:hAnsi="Cambria Math"/>
                  </w:rPr>
                  <m:t>H</m:t>
                </w:del>
              </m:r>
              <m:r>
                <w:ins w:id="4564" w:author="Otter, Martin" w:date="2014-04-25T15:19:00Z">
                  <w:rPr>
                    <w:rFonts w:ascii="Cambria Math" w:eastAsiaTheme="minorEastAsia" w:hAnsi="Cambria Math"/>
                  </w:rPr>
                  <m:t>c</m:t>
                </w:ins>
              </m:r>
            </m:e>
            <m:sub>
              <m:r>
                <w:del w:id="4565" w:author="Otter, Martin" w:date="2014-04-25T15:19:00Z">
                  <w:rPr>
                    <w:rFonts w:ascii="Cambria Math" w:eastAsiaTheme="minorEastAsia" w:hAnsi="Cambria Math"/>
                  </w:rPr>
                  <m:t>k</m:t>
                </w:del>
              </m:r>
              <m:r>
                <w:ins w:id="4566" w:author="Otter, Martin" w:date="2014-04-25T15:19:00Z">
                  <w:rPr>
                    <w:rFonts w:ascii="Cambria Math" w:eastAsiaTheme="minorEastAsia" w:hAnsi="Cambria Math"/>
                  </w:rPr>
                  <m:t>i</m:t>
                </w:ins>
              </m:r>
            </m:sub>
          </m:sSub>
          <m:r>
            <m:rPr>
              <m:sty m:val="b"/>
            </m:rPr>
            <w:rPr>
              <w:rFonts w:ascii="Cambria Math" w:eastAsiaTheme="minorEastAsia" w:hAnsi="Cambria Math"/>
              <w:rPrChange w:id="4567" w:author="Otter, Martin" w:date="2014-04-25T15:19:00Z">
                <w:rPr>
                  <w:rFonts w:ascii="Cambria Math" w:eastAsiaTheme="minorEastAsia" w:hAnsi="Cambria Math"/>
                  <w:u w:val="single"/>
                </w:rPr>
              </w:rPrChange>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ins w:id="4568" w:author="Otter, Martin" w:date="2014-04-25T15:19:00Z">
                      <w:rPr>
                        <w:rFonts w:ascii="Cambria Math" w:eastAsiaTheme="minorEastAsia" w:hAnsi="Cambria Math"/>
                      </w:rPr>
                      <m:t>c,i</m:t>
                    </w:ins>
                  </m:r>
                  <m:r>
                    <w:del w:id="4569" w:author="Otter, Martin" w:date="2014-04-25T15:19:00Z">
                      <w:rPr>
                        <w:rFonts w:ascii="Cambria Math" w:eastAsiaTheme="minorEastAsia" w:hAnsi="Cambria Math"/>
                      </w:rPr>
                      <m:t>k</m:t>
                    </w:del>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ins w:id="4570" w:author="Otter, Martin" w:date="2014-04-25T15:19:00Z">
                      <w:rPr>
                        <w:rFonts w:ascii="Cambria Math" w:eastAsiaTheme="minorEastAsia" w:hAnsi="Cambria Math"/>
                      </w:rPr>
                      <m:t>c,i</m:t>
                    </w:ins>
                  </m:r>
                  <m:r>
                    <w:del w:id="4571" w:author="Otter, Martin" w:date="2014-04-25T15:19:00Z">
                      <w:rPr>
                        <w:rFonts w:ascii="Cambria Math" w:eastAsiaTheme="minorEastAsia" w:hAnsi="Cambria Math"/>
                      </w:rPr>
                      <m:t>k</m:t>
                    </w:del>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ins w:id="4572" w:author="Otter, Martin" w:date="2014-04-25T15:23:00Z">
                      <w:rPr>
                        <w:rFonts w:ascii="Cambria Math" w:eastAsiaTheme="minorEastAsia" w:hAnsi="Cambria Math"/>
                      </w:rPr>
                      <m:t>tune,</m:t>
                    </w:ins>
                  </m:r>
                  <m:r>
                    <w:del w:id="4573" w:author="Otter, Martin" w:date="2014-04-25T15:20:00Z">
                      <w:rPr>
                        <w:rFonts w:ascii="Cambria Math" w:eastAsiaTheme="minorEastAsia" w:hAnsi="Cambria Math"/>
                      </w:rPr>
                      <m:t>k</m:t>
                    </w:del>
                  </m:r>
                  <m:r>
                    <w:ins w:id="4574" w:author="Otter, Martin" w:date="2014-04-25T15:20:00Z">
                      <w:rPr>
                        <w:rFonts w:ascii="Cambria Math" w:eastAsiaTheme="minorEastAsia" w:hAnsi="Cambria Math"/>
                      </w:rPr>
                      <m:t>i</m:t>
                    </w:ins>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ins w:id="4575" w:author="Otter, Martin" w:date="2014-05-30T18:33:00Z">
                      <w:rPr>
                        <w:rFonts w:ascii="Cambria Math" w:eastAsiaTheme="minorEastAsia" w:hAnsi="Cambria Math"/>
                      </w:rPr>
                      <m:t>h</m:t>
                    </w:ins>
                  </m:r>
                  <m:r>
                    <w:del w:id="4576" w:author="Otter, Martin" w:date="2014-04-25T15:20:00Z">
                      <w:rPr>
                        <w:rFonts w:ascii="Cambria Math" w:eastAsiaTheme="minorEastAsia" w:hAnsi="Cambria Math"/>
                      </w:rPr>
                      <m:t>H</m:t>
                    </w:del>
                  </m:r>
                  <m:r>
                    <w:ins w:id="4577" w:author="Otter, Martin" w:date="2014-04-25T15:20:00Z">
                      <w:rPr>
                        <w:rFonts w:ascii="Cambria Math" w:eastAsiaTheme="minorEastAsia" w:hAnsi="Cambria Math"/>
                      </w:rPr>
                      <m:t>c</m:t>
                    </w:ins>
                  </m:r>
                </m:e>
                <m:sub>
                  <m:r>
                    <w:del w:id="4578" w:author="Otter, Martin" w:date="2014-04-25T15:20:00Z">
                      <w:rPr>
                        <w:rFonts w:ascii="Cambria Math" w:eastAsiaTheme="minorEastAsia" w:hAnsi="Cambria Math"/>
                      </w:rPr>
                      <m:t>k</m:t>
                    </w:del>
                  </m:r>
                  <m:r>
                    <w:ins w:id="4579" w:author="Otter, Martin" w:date="2014-04-25T15:20:00Z">
                      <w:rPr>
                        <w:rFonts w:ascii="Cambria Math" w:eastAsiaTheme="minorEastAsia" w:hAnsi="Cambria Math"/>
                      </w:rPr>
                      <m:t>i</m:t>
                    </w:ins>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77777777"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p>
    <w:p w14:paraId="46AAB468" w14:textId="77777777" w:rsidR="00063440" w:rsidRPr="000643E7" w:rsidRDefault="00796DC7" w:rsidP="00796DC7">
      <w:pPr>
        <w:pStyle w:val="Listenabsatz"/>
        <w:numPr>
          <w:ilvl w:val="0"/>
          <w:numId w:val="63"/>
        </w:numPr>
        <w:ind w:left="360"/>
        <w:rPr>
          <w:rFonts w:ascii="Arial" w:hAnsi="Arial" w:cs="Arial"/>
          <w:sz w:val="20"/>
          <w:szCs w:val="20"/>
          <w:lang w:val="en-US"/>
          <w:rPrChange w:id="4580" w:author="Otter, Martin" w:date="2014-04-03T09:35:00Z">
            <w:rPr>
              <w:rFonts w:ascii="Arial" w:hAnsi="Arial" w:cs="Arial"/>
              <w:lang w:val="en-US"/>
            </w:rPr>
          </w:rPrChange>
        </w:rPr>
      </w:pPr>
      <w:r w:rsidRPr="000643E7">
        <w:rPr>
          <w:rFonts w:ascii="Arial" w:hAnsi="Arial" w:cs="Arial"/>
          <w:sz w:val="20"/>
          <w:szCs w:val="20"/>
          <w:lang w:val="en-US"/>
          <w:rPrChange w:id="4581" w:author="Otter, Martin" w:date="2014-04-03T09:35:00Z">
            <w:rPr>
              <w:rFonts w:ascii="Arial" w:hAnsi="Arial" w:cs="Arial"/>
              <w:lang w:val="en-US"/>
            </w:rPr>
          </w:rPrChange>
        </w:rPr>
        <w:t>At the</w:t>
      </w:r>
      <w:r w:rsidR="00063440" w:rsidRPr="000643E7">
        <w:rPr>
          <w:rFonts w:ascii="Arial" w:hAnsi="Arial" w:cs="Arial"/>
          <w:sz w:val="20"/>
          <w:szCs w:val="20"/>
          <w:lang w:val="en-US"/>
          <w:rPrChange w:id="4582" w:author="Otter, Martin" w:date="2014-04-03T09:35:00Z">
            <w:rPr>
              <w:rFonts w:ascii="Arial" w:hAnsi="Arial" w:cs="Arial"/>
              <w:lang w:val="en-US"/>
            </w:rPr>
          </w:rPrChange>
        </w:rPr>
        <w:t xml:space="preserve"> communication points, the master provide</w:t>
      </w:r>
      <w:r w:rsidRPr="000643E7">
        <w:rPr>
          <w:rFonts w:ascii="Arial" w:hAnsi="Arial" w:cs="Arial"/>
          <w:sz w:val="20"/>
          <w:szCs w:val="20"/>
          <w:lang w:val="en-US"/>
          <w:rPrChange w:id="4583" w:author="Otter, Martin" w:date="2014-04-03T09:35:00Z">
            <w:rPr>
              <w:rFonts w:ascii="Arial" w:hAnsi="Arial" w:cs="Arial"/>
              <w:lang w:val="en-US"/>
            </w:rPr>
          </w:rPrChange>
        </w:rPr>
        <w:t xml:space="preserve">s </w:t>
      </w:r>
      <w:r w:rsidR="00063440" w:rsidRPr="000643E7">
        <w:rPr>
          <w:rFonts w:ascii="Arial" w:hAnsi="Arial" w:cs="Arial"/>
          <w:sz w:val="20"/>
          <w:szCs w:val="20"/>
          <w:lang w:val="en-US"/>
          <w:rPrChange w:id="4584" w:author="Otter, Martin" w:date="2014-04-03T09:35:00Z">
            <w:rPr>
              <w:rFonts w:ascii="Arial" w:hAnsi="Arial" w:cs="Arial"/>
              <w:lang w:val="en-US"/>
            </w:rPr>
          </w:rPrChange>
        </w:rPr>
        <w:t xml:space="preserve"> generalized inputs to the slave, which can be:</w:t>
      </w:r>
    </w:p>
    <w:p w14:paraId="1DD7E694" w14:textId="7C8041E5" w:rsidR="00063440" w:rsidRPr="000643E7" w:rsidRDefault="00063440" w:rsidP="00796DC7">
      <w:pPr>
        <w:pStyle w:val="Listenabsatz"/>
        <w:numPr>
          <w:ilvl w:val="1"/>
          <w:numId w:val="63"/>
        </w:numPr>
        <w:ind w:left="1080"/>
        <w:rPr>
          <w:rFonts w:ascii="Arial" w:hAnsi="Arial" w:cs="Arial"/>
          <w:sz w:val="20"/>
          <w:szCs w:val="20"/>
          <w:lang w:val="en-US"/>
          <w:rPrChange w:id="4585" w:author="Otter, Martin" w:date="2014-04-03T09:35:00Z">
            <w:rPr>
              <w:rFonts w:ascii="Arial" w:hAnsi="Arial" w:cs="Arial"/>
              <w:lang w:val="en-US"/>
            </w:rPr>
          </w:rPrChange>
        </w:rPr>
      </w:pPr>
      <w:r w:rsidRPr="000643E7">
        <w:rPr>
          <w:rFonts w:ascii="Arial" w:hAnsi="Arial" w:cs="Arial"/>
          <w:sz w:val="20"/>
          <w:szCs w:val="20"/>
          <w:lang w:val="en-US"/>
          <w:rPrChange w:id="4586" w:author="Otter, Martin" w:date="2014-04-03T09:35:00Z">
            <w:rPr>
              <w:rFonts w:ascii="Arial" w:hAnsi="Arial" w:cs="Arial"/>
              <w:lang w:val="en-US"/>
            </w:rPr>
          </w:rPrChange>
        </w:rPr>
        <w:t xml:space="preserve">the </w:t>
      </w:r>
      <w:ins w:id="4587" w:author="Otter, Martin" w:date="2014-05-30T18:33:00Z">
        <w:r w:rsidR="007241ED">
          <w:rPr>
            <w:rFonts w:ascii="Arial" w:hAnsi="Arial" w:cs="Arial"/>
            <w:sz w:val="20"/>
            <w:szCs w:val="20"/>
            <w:lang w:val="en-US"/>
          </w:rPr>
          <w:t>current</w:t>
        </w:r>
      </w:ins>
      <w:del w:id="4588" w:author="Otter, Martin" w:date="2014-05-30T18:34:00Z">
        <w:r w:rsidRPr="000643E7" w:rsidDel="007241ED">
          <w:rPr>
            <w:rFonts w:ascii="Arial" w:hAnsi="Arial" w:cs="Arial"/>
            <w:sz w:val="20"/>
            <w:szCs w:val="20"/>
            <w:lang w:val="en-US"/>
            <w:rPrChange w:id="4589" w:author="Otter, Martin" w:date="2014-04-03T09:35:00Z">
              <w:rPr>
                <w:rFonts w:ascii="Arial" w:hAnsi="Arial" w:cs="Arial"/>
                <w:lang w:val="en-US"/>
              </w:rPr>
            </w:rPrChange>
          </w:rPr>
          <w:delText xml:space="preserve">actual </w:delText>
        </w:r>
      </w:del>
      <w:ins w:id="4590" w:author="Otter, Martin" w:date="2014-05-30T18:34:00Z">
        <w:r w:rsidR="007241ED">
          <w:rPr>
            <w:rFonts w:ascii="Arial" w:hAnsi="Arial" w:cs="Arial"/>
            <w:sz w:val="20"/>
            <w:szCs w:val="20"/>
            <w:lang w:val="en-US"/>
          </w:rPr>
          <w:t xml:space="preserve"> </w:t>
        </w:r>
      </w:ins>
      <w:r w:rsidRPr="000643E7">
        <w:rPr>
          <w:rFonts w:ascii="Arial" w:hAnsi="Arial" w:cs="Arial"/>
          <w:sz w:val="20"/>
          <w:szCs w:val="20"/>
          <w:lang w:val="en-US"/>
          <w:rPrChange w:id="4591" w:author="Otter, Martin" w:date="2014-04-03T09:35:00Z">
            <w:rPr>
              <w:rFonts w:ascii="Arial" w:hAnsi="Arial" w:cs="Arial"/>
              <w:lang w:val="en-US"/>
            </w:rPr>
          </w:rPrChange>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ins w:id="4592" w:author="Otter, Martin" w:date="2014-04-25T15:21:00Z">
                <w:rPr>
                  <w:rFonts w:ascii="Cambria Math" w:hAnsi="Cambria Math" w:cs="Arial"/>
                  <w:sz w:val="20"/>
                  <w:szCs w:val="20"/>
                  <w:lang w:val="en-US"/>
                </w:rPr>
                <m:t>i</m:t>
              </w:ins>
            </m:r>
            <m:r>
              <w:del w:id="4593" w:author="Otter, Martin" w:date="2014-04-25T15:21:00Z">
                <w:rPr>
                  <w:rFonts w:ascii="Cambria Math" w:hAnsi="Cambria Math" w:cs="Arial"/>
                  <w:sz w:val="20"/>
                  <w:szCs w:val="20"/>
                  <w:lang w:val="en-US"/>
                  <w:rPrChange w:id="4594" w:author="Otter, Martin" w:date="2014-04-03T09:35:00Z">
                    <w:rPr>
                      <w:rFonts w:ascii="Cambria Math" w:hAnsi="Cambria Math" w:cs="Arial"/>
                      <w:lang w:val="en-US"/>
                    </w:rPr>
                  </w:rPrChange>
                </w:rPr>
                <m:t>k</m:t>
              </w:del>
            </m:r>
          </m:sub>
          <m:sup>
            <m:r>
              <w:rPr>
                <w:rFonts w:ascii="Cambria Math" w:hAnsi="Cambria Math" w:cs="Arial"/>
                <w:sz w:val="20"/>
                <w:szCs w:val="20"/>
                <w:lang w:val="en-US"/>
                <w:rPrChange w:id="4595" w:author="Otter, Martin" w:date="2014-04-03T09:35:00Z">
                  <w:rPr>
                    <w:rFonts w:ascii="Cambria Math" w:hAnsi="Cambria Math" w:cs="Arial"/>
                    <w:lang w:val="en-US"/>
                  </w:rPr>
                </w:rPrChange>
              </w:rPr>
              <m:t>(0)</m:t>
            </m:r>
          </m:sup>
        </m:sSubSup>
      </m:oMath>
      <w:r w:rsidRPr="000643E7">
        <w:rPr>
          <w:rFonts w:ascii="Arial" w:hAnsi="Arial" w:cs="Arial"/>
          <w:sz w:val="20"/>
          <w:szCs w:val="20"/>
          <w:lang w:val="en-US"/>
          <w:rPrChange w:id="4596" w:author="Otter, Martin" w:date="2014-04-03T09:35:00Z">
            <w:rPr>
              <w:rFonts w:ascii="Arial" w:hAnsi="Arial" w:cs="Arial"/>
              <w:lang w:val="en-US"/>
            </w:rPr>
          </w:rPrChange>
        </w:rPr>
        <w:t xml:space="preserve"> of the subsystem (i.e.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ins w:id="4597" w:author="Otter, Martin" w:date="2014-04-25T15:22:00Z">
                        <w:rPr>
                          <w:rFonts w:ascii="Cambria Math" w:hAnsi="Cambria Math" w:cs="Arial"/>
                          <w:sz w:val="20"/>
                          <w:szCs w:val="20"/>
                          <w:lang w:val="en-US"/>
                        </w:rPr>
                        <m:t>i</m:t>
                      </w:ins>
                    </m:r>
                    <m:r>
                      <w:del w:id="4598" w:author="Otter, Martin" w:date="2014-04-25T15:22:00Z">
                        <w:rPr>
                          <w:rFonts w:ascii="Cambria Math" w:hAnsi="Cambria Math" w:cs="Arial"/>
                          <w:sz w:val="20"/>
                          <w:szCs w:val="20"/>
                          <w:lang w:val="en-US"/>
                          <w:rPrChange w:id="4599" w:author="Otter, Martin" w:date="2014-04-03T09:35:00Z">
                            <w:rPr>
                              <w:rFonts w:ascii="Cambria Math" w:hAnsi="Cambria Math" w:cs="Arial"/>
                              <w:lang w:val="en-US"/>
                            </w:rPr>
                          </w:rPrChange>
                        </w:rPr>
                        <m:t>k</m:t>
                      </w:del>
                    </m:r>
                  </m:sub>
                  <m:sup>
                    <m:r>
                      <w:rPr>
                        <w:rFonts w:ascii="Cambria Math" w:hAnsi="Cambria Math" w:cs="Arial"/>
                        <w:sz w:val="20"/>
                        <w:szCs w:val="20"/>
                        <w:lang w:val="en-US"/>
                        <w:rPrChange w:id="4600" w:author="Otter, Martin" w:date="2014-04-03T09:35:00Z">
                          <w:rPr>
                            <w:rFonts w:ascii="Cambria Math" w:hAnsi="Cambria Math" w:cs="Arial"/>
                            <w:lang w:val="en-US"/>
                          </w:rPr>
                        </w:rPrChange>
                      </w:rPr>
                      <m:t>(</m:t>
                    </m:r>
                    <m:r>
                      <w:ins w:id="4601" w:author="Otter, Martin" w:date="2014-04-25T15:22:00Z">
                        <w:rPr>
                          <w:rFonts w:ascii="Cambria Math" w:hAnsi="Cambria Math" w:cs="Arial"/>
                          <w:sz w:val="20"/>
                          <w:szCs w:val="20"/>
                          <w:lang w:val="en-US"/>
                        </w:rPr>
                        <m:t>j</m:t>
                      </w:ins>
                    </m:r>
                    <m:r>
                      <w:del w:id="4602" w:author="Otter, Martin" w:date="2014-04-25T15:22:00Z">
                        <w:rPr>
                          <w:rFonts w:ascii="Cambria Math" w:hAnsi="Cambria Math" w:cs="Arial"/>
                          <w:sz w:val="20"/>
                          <w:szCs w:val="20"/>
                          <w:lang w:val="en-US"/>
                          <w:rPrChange w:id="4603" w:author="Otter, Martin" w:date="2014-04-03T09:35:00Z">
                            <w:rPr>
                              <w:rFonts w:ascii="Cambria Math" w:hAnsi="Cambria Math" w:cs="Arial"/>
                              <w:lang w:val="en-US"/>
                            </w:rPr>
                          </w:rPrChange>
                        </w:rPr>
                        <m:t>i</m:t>
                      </w:del>
                    </m:r>
                    <m:r>
                      <w:rPr>
                        <w:rFonts w:ascii="Cambria Math" w:hAnsi="Cambria Math" w:cs="Arial"/>
                        <w:sz w:val="20"/>
                        <w:szCs w:val="20"/>
                        <w:lang w:val="en-US"/>
                        <w:rPrChange w:id="4604" w:author="Otter, Martin" w:date="2014-04-03T09:35:00Z">
                          <w:rPr>
                            <w:rFonts w:ascii="Cambria Math" w:hAnsi="Cambria Math" w:cs="Arial"/>
                            <w:lang w:val="en-US"/>
                          </w:rPr>
                        </w:rPrChange>
                      </w:rPr>
                      <m:t>)</m:t>
                    </m:r>
                  </m:sup>
                </m:sSubSup>
              </m:e>
            </m:d>
          </m:e>
          <m:sub>
            <m:r>
              <w:ins w:id="4605" w:author="Otter, Martin" w:date="2014-04-25T15:22:00Z">
                <w:rPr>
                  <w:rFonts w:ascii="Cambria Math" w:hAnsi="Cambria Math" w:cs="Arial"/>
                  <w:sz w:val="20"/>
                  <w:szCs w:val="20"/>
                  <w:lang w:val="en-US"/>
                </w:rPr>
                <m:t>j</m:t>
              </w:ins>
            </m:r>
            <m:r>
              <w:del w:id="4606" w:author="Otter, Martin" w:date="2014-04-25T15:22:00Z">
                <w:rPr>
                  <w:rFonts w:ascii="Cambria Math" w:hAnsi="Cambria Math" w:cs="Arial"/>
                  <w:sz w:val="20"/>
                  <w:szCs w:val="20"/>
                  <w:lang w:val="en-US"/>
                  <w:rPrChange w:id="4607" w:author="Otter, Martin" w:date="2014-04-03T09:35:00Z">
                    <w:rPr>
                      <w:rFonts w:ascii="Cambria Math" w:hAnsi="Cambria Math" w:cs="Arial"/>
                      <w:lang w:val="en-US"/>
                    </w:rPr>
                  </w:rPrChange>
                </w:rPr>
                <m:t>i</m:t>
              </w:del>
            </m:r>
            <m:r>
              <w:rPr>
                <w:rFonts w:ascii="Cambria Math" w:hAnsi="Cambria Math" w:cs="Arial"/>
                <w:sz w:val="20"/>
                <w:szCs w:val="20"/>
                <w:lang w:val="en-US"/>
                <w:rPrChange w:id="4608" w:author="Otter, Martin" w:date="2014-04-03T09:35:00Z">
                  <w:rPr>
                    <w:rFonts w:ascii="Cambria Math" w:hAnsi="Cambria Math" w:cs="Arial"/>
                    <w:lang w:val="en-US"/>
                  </w:rPr>
                </w:rPrChange>
              </w:rPr>
              <m:t>=1,⋯,</m:t>
            </m:r>
            <m:sSub>
              <m:sSubPr>
                <m:ctrlPr>
                  <w:rPr>
                    <w:rFonts w:ascii="Cambria Math" w:hAnsi="Cambria Math" w:cs="Arial"/>
                    <w:i/>
                    <w:sz w:val="20"/>
                    <w:szCs w:val="20"/>
                    <w:lang w:val="en-US"/>
                  </w:rPr>
                </m:ctrlPr>
              </m:sSubPr>
              <m:e>
                <m:r>
                  <w:rPr>
                    <w:rFonts w:ascii="Cambria Math" w:hAnsi="Cambria Math" w:cs="Arial"/>
                    <w:sz w:val="20"/>
                    <w:szCs w:val="20"/>
                    <w:lang w:val="en-US"/>
                    <w:rPrChange w:id="4609" w:author="Otter, Martin" w:date="2014-04-03T09:35:00Z">
                      <w:rPr>
                        <w:rFonts w:ascii="Cambria Math" w:hAnsi="Cambria Math" w:cs="Arial"/>
                        <w:lang w:val="en-US"/>
                      </w:rPr>
                    </w:rPrChange>
                  </w:rPr>
                  <m:t>m</m:t>
                </m:r>
              </m:e>
              <m:sub>
                <m:r>
                  <w:rPr>
                    <w:rFonts w:ascii="Cambria Math" w:hAnsi="Cambria Math" w:cs="Arial"/>
                    <w:sz w:val="20"/>
                    <w:szCs w:val="20"/>
                    <w:lang w:val="en-US"/>
                    <w:rPrChange w:id="4610" w:author="Otter, Martin" w:date="2014-04-03T09:35:00Z">
                      <w:rPr>
                        <w:rFonts w:ascii="Cambria Math" w:hAnsi="Cambria Math" w:cs="Arial"/>
                        <w:lang w:val="en-US"/>
                      </w:rPr>
                    </w:rPrChange>
                  </w:rPr>
                  <m:t>ido</m:t>
                </m:r>
              </m:sub>
            </m:sSub>
          </m:sub>
        </m:sSub>
      </m:oMath>
      <w:r w:rsidR="00796DC7" w:rsidRPr="000643E7">
        <w:rPr>
          <w:rFonts w:ascii="Arial" w:eastAsiaTheme="minorEastAsia" w:hAnsi="Arial" w:cs="Arial"/>
          <w:sz w:val="20"/>
          <w:szCs w:val="20"/>
          <w:lang w:val="en-US"/>
          <w:rPrChange w:id="4611" w:author="Otter, Martin" w:date="2014-04-03T09:35:00Z">
            <w:rPr>
              <w:rFonts w:ascii="Arial" w:eastAsiaTheme="minorEastAsia" w:hAnsi="Arial" w:cs="Arial"/>
              <w:lang w:val="en-US"/>
            </w:rPr>
          </w:rPrChange>
        </w:rPr>
        <w:t xml:space="preserve"> (in case of </w:t>
      </w:r>
      <w:ins w:id="4612" w:author="Otter, Martin" w:date="2014-04-25T15:21:00Z">
        <w:r w:rsidR="00235634">
          <w:rPr>
            <w:rFonts w:ascii="Arial" w:eastAsiaTheme="minorEastAsia" w:hAnsi="Arial" w:cs="Arial"/>
            <w:sz w:val="20"/>
            <w:szCs w:val="20"/>
            <w:lang w:val="en-US"/>
          </w:rPr>
          <w:t xml:space="preserve">continuous-time </w:t>
        </w:r>
      </w:ins>
      <w:del w:id="4613" w:author="Otter, Martin" w:date="2014-04-25T15:21:00Z">
        <w:r w:rsidR="00796DC7" w:rsidRPr="000643E7" w:rsidDel="00235634">
          <w:rPr>
            <w:rFonts w:ascii="Arial" w:eastAsiaTheme="minorEastAsia" w:hAnsi="Arial" w:cs="Arial"/>
            <w:sz w:val="20"/>
            <w:szCs w:val="20"/>
            <w:lang w:val="en-US"/>
            <w:rPrChange w:id="4614" w:author="Otter, Martin" w:date="2014-04-03T09:35:00Z">
              <w:rPr>
                <w:rFonts w:ascii="Arial" w:eastAsiaTheme="minorEastAsia" w:hAnsi="Arial" w:cs="Arial"/>
                <w:lang w:val="en-US"/>
              </w:rPr>
            </w:rPrChange>
          </w:rPr>
          <w:delText xml:space="preserve">Real </w:delText>
        </w:r>
      </w:del>
      <w:r w:rsidR="00796DC7" w:rsidRPr="000643E7">
        <w:rPr>
          <w:rFonts w:ascii="Arial" w:eastAsiaTheme="minorEastAsia" w:hAnsi="Arial" w:cs="Arial"/>
          <w:sz w:val="20"/>
          <w:szCs w:val="20"/>
          <w:lang w:val="en-US"/>
          <w:rPrChange w:id="4615" w:author="Otter, Martin" w:date="2014-04-03T09:35:00Z">
            <w:rPr>
              <w:rFonts w:ascii="Arial" w:eastAsiaTheme="minorEastAsia" w:hAnsi="Arial" w:cs="Arial"/>
              <w:lang w:val="en-US"/>
            </w:rPr>
          </w:rPrChange>
        </w:rPr>
        <w:t>variables),</w:t>
      </w:r>
    </w:p>
    <w:p w14:paraId="7EB58BB6" w14:textId="17241A9A" w:rsidR="00063440" w:rsidRPr="000643E7" w:rsidRDefault="00063440" w:rsidP="00796DC7">
      <w:pPr>
        <w:pStyle w:val="Listenabsatz"/>
        <w:numPr>
          <w:ilvl w:val="1"/>
          <w:numId w:val="63"/>
        </w:numPr>
        <w:ind w:left="1080"/>
        <w:rPr>
          <w:rFonts w:ascii="Arial" w:hAnsi="Arial" w:cs="Arial"/>
          <w:sz w:val="20"/>
          <w:szCs w:val="20"/>
          <w:lang w:val="en-US"/>
          <w:rPrChange w:id="4616" w:author="Otter, Martin" w:date="2014-04-03T09:35:00Z">
            <w:rPr>
              <w:rFonts w:ascii="Arial" w:hAnsi="Arial" w:cs="Arial"/>
              <w:lang w:val="en-US"/>
            </w:rPr>
          </w:rPrChange>
        </w:rPr>
      </w:pPr>
      <w:proofErr w:type="gramStart"/>
      <w:r w:rsidRPr="000643E7">
        <w:rPr>
          <w:rFonts w:ascii="Arial" w:hAnsi="Arial" w:cs="Arial"/>
          <w:sz w:val="20"/>
          <w:szCs w:val="20"/>
          <w:lang w:val="en-US"/>
          <w:rPrChange w:id="4617" w:author="Otter, Martin" w:date="2014-04-03T09:35:00Z">
            <w:rPr>
              <w:rFonts w:ascii="Arial" w:hAnsi="Arial" w:cs="Arial"/>
              <w:lang w:val="en-US"/>
            </w:rPr>
          </w:rPrChange>
        </w:rPr>
        <w:t>varying</w:t>
      </w:r>
      <w:proofErr w:type="gramEnd"/>
      <w:r w:rsidRPr="000643E7">
        <w:rPr>
          <w:rFonts w:ascii="Arial" w:hAnsi="Arial" w:cs="Arial"/>
          <w:sz w:val="20"/>
          <w:szCs w:val="20"/>
          <w:lang w:val="en-US"/>
          <w:rPrChange w:id="4618" w:author="Otter, Martin" w:date="2014-04-03T09:35:00Z">
            <w:rPr>
              <w:rFonts w:ascii="Arial" w:hAnsi="Arial" w:cs="Arial"/>
              <w:lang w:val="en-US"/>
            </w:rPr>
          </w:rPrChange>
        </w:rPr>
        <w:t xml:space="preserve"> parameters </w:t>
      </w:r>
      <w:del w:id="4619" w:author="Otter, Martin" w:date="2014-04-25T15:22:00Z">
        <w:r w:rsidRPr="000643E7" w:rsidDel="00235634">
          <w:rPr>
            <w:rFonts w:ascii="Arial" w:hAnsi="Arial" w:cs="Arial"/>
            <w:i/>
            <w:sz w:val="20"/>
            <w:szCs w:val="20"/>
            <w:lang w:val="en-US"/>
            <w:rPrChange w:id="4620" w:author="Otter, Martin" w:date="2014-04-03T09:35:00Z">
              <w:rPr>
                <w:rFonts w:ascii="Arial" w:hAnsi="Arial" w:cs="Arial"/>
                <w:i/>
                <w:lang w:val="en-US"/>
              </w:rPr>
            </w:rPrChange>
          </w:rPr>
          <w:delText>p</w:delText>
        </w:r>
        <w:r w:rsidRPr="000643E7" w:rsidDel="00235634">
          <w:rPr>
            <w:rFonts w:ascii="Arial" w:hAnsi="Arial" w:cs="Arial"/>
            <w:i/>
            <w:sz w:val="20"/>
            <w:szCs w:val="20"/>
            <w:vertAlign w:val="subscript"/>
            <w:lang w:val="en-US"/>
            <w:rPrChange w:id="4621" w:author="Otter, Martin" w:date="2014-04-03T09:35:00Z">
              <w:rPr>
                <w:rFonts w:ascii="Arial" w:hAnsi="Arial" w:cs="Arial"/>
                <w:i/>
                <w:vertAlign w:val="subscript"/>
                <w:lang w:val="en-US"/>
              </w:rPr>
            </w:rPrChange>
          </w:rPr>
          <w:delText>k</w:delText>
        </w:r>
      </w:del>
      <m:oMath>
        <m:sSub>
          <m:sSubPr>
            <m:ctrlPr>
              <w:ins w:id="4622" w:author="Otter, Martin" w:date="2014-04-25T15:22:00Z">
                <w:rPr>
                  <w:rFonts w:ascii="Cambria Math" w:hAnsi="Cambria Math" w:cs="Arial"/>
                  <w:i/>
                  <w:sz w:val="20"/>
                  <w:szCs w:val="20"/>
                  <w:vertAlign w:val="subscript"/>
                  <w:lang w:val="en-US"/>
                </w:rPr>
              </w:ins>
            </m:ctrlPr>
          </m:sSubPr>
          <m:e>
            <m:r>
              <w:ins w:id="4623" w:author="Otter, Martin" w:date="2014-04-25T15:22:00Z">
                <m:rPr>
                  <m:sty m:val="b"/>
                </m:rPr>
                <w:rPr>
                  <w:rFonts w:ascii="Cambria Math" w:hAnsi="Cambria Math" w:cs="Arial"/>
                  <w:sz w:val="20"/>
                  <w:szCs w:val="20"/>
                  <w:vertAlign w:val="subscript"/>
                  <w:lang w:val="en-US"/>
                </w:rPr>
                <m:t>p</m:t>
              </w:ins>
            </m:r>
          </m:e>
          <m:sub>
            <m:r>
              <w:ins w:id="4624" w:author="Otter, Martin" w:date="2014-04-25T15:22:00Z">
                <w:rPr>
                  <w:rFonts w:ascii="Cambria Math" w:hAnsi="Cambria Math" w:cs="Arial"/>
                  <w:sz w:val="20"/>
                  <w:szCs w:val="20"/>
                  <w:vertAlign w:val="subscript"/>
                  <w:lang w:val="en-US"/>
                </w:rPr>
                <m:t>tune,i</m:t>
              </w:ins>
            </m:r>
          </m:sub>
        </m:sSub>
      </m:oMath>
      <w:r w:rsidRPr="000643E7">
        <w:rPr>
          <w:rFonts w:ascii="Arial" w:hAnsi="Arial" w:cs="Arial"/>
          <w:sz w:val="20"/>
          <w:szCs w:val="20"/>
          <w:lang w:val="en-US"/>
          <w:rPrChange w:id="4625" w:author="Otter, Martin" w:date="2014-04-03T09:35:00Z">
            <w:rPr>
              <w:rFonts w:ascii="Arial" w:hAnsi="Arial" w:cs="Arial"/>
              <w:lang w:val="en-US"/>
            </w:rPr>
          </w:rPrChange>
        </w:rPr>
        <w:t>, also known as tunable parameters</w:t>
      </w:r>
      <w:r w:rsidR="00796DC7" w:rsidRPr="000643E7">
        <w:rPr>
          <w:rFonts w:ascii="Arial" w:hAnsi="Arial" w:cs="Arial"/>
          <w:sz w:val="20"/>
          <w:szCs w:val="20"/>
          <w:lang w:val="en-US"/>
          <w:rPrChange w:id="4626" w:author="Otter, Martin" w:date="2014-04-03T09:35:00Z">
            <w:rPr>
              <w:rFonts w:ascii="Arial" w:hAnsi="Arial" w:cs="Arial"/>
              <w:lang w:val="en-US"/>
            </w:rPr>
          </w:rPrChange>
        </w:rPr>
        <w:t>.</w:t>
      </w:r>
    </w:p>
    <w:p w14:paraId="15BDBE0E" w14:textId="77777777" w:rsidR="00063440" w:rsidRPr="000643E7" w:rsidRDefault="00063440" w:rsidP="00796DC7">
      <w:pPr>
        <w:pStyle w:val="Listenabsatz"/>
        <w:numPr>
          <w:ilvl w:val="0"/>
          <w:numId w:val="63"/>
        </w:numPr>
        <w:ind w:left="360"/>
        <w:rPr>
          <w:rFonts w:ascii="Arial" w:hAnsi="Arial" w:cs="Arial"/>
          <w:sz w:val="20"/>
          <w:szCs w:val="20"/>
          <w:lang w:val="en-US"/>
          <w:rPrChange w:id="4627" w:author="Otter, Martin" w:date="2014-04-03T09:35:00Z">
            <w:rPr>
              <w:rFonts w:ascii="Arial" w:hAnsi="Arial" w:cs="Arial"/>
              <w:lang w:val="en-US"/>
            </w:rPr>
          </w:rPrChange>
        </w:rPr>
      </w:pPr>
      <w:r w:rsidRPr="000643E7">
        <w:rPr>
          <w:rFonts w:ascii="Arial" w:hAnsi="Arial" w:cs="Arial"/>
          <w:sz w:val="20"/>
          <w:szCs w:val="20"/>
          <w:lang w:val="en-US"/>
          <w:rPrChange w:id="4628" w:author="Otter, Martin" w:date="2014-04-03T09:35:00Z">
            <w:rPr>
              <w:rFonts w:ascii="Arial" w:hAnsi="Arial" w:cs="Arial"/>
              <w:lang w:val="en-US"/>
            </w:rPr>
          </w:rPrChange>
        </w:rPr>
        <w:t>The slave provide</w:t>
      </w:r>
      <w:r w:rsidR="00796DC7" w:rsidRPr="000643E7">
        <w:rPr>
          <w:rFonts w:ascii="Arial" w:hAnsi="Arial" w:cs="Arial"/>
          <w:sz w:val="20"/>
          <w:szCs w:val="20"/>
          <w:lang w:val="en-US"/>
          <w:rPrChange w:id="4629" w:author="Otter, Martin" w:date="2014-04-03T09:35:00Z">
            <w:rPr>
              <w:rFonts w:ascii="Arial" w:hAnsi="Arial" w:cs="Arial"/>
              <w:lang w:val="en-US"/>
            </w:rPr>
          </w:rPrChange>
        </w:rPr>
        <w:t>s</w:t>
      </w:r>
      <w:r w:rsidRPr="000643E7">
        <w:rPr>
          <w:rFonts w:ascii="Arial" w:hAnsi="Arial" w:cs="Arial"/>
          <w:sz w:val="20"/>
          <w:szCs w:val="20"/>
          <w:lang w:val="en-US"/>
          <w:rPrChange w:id="4630" w:author="Otter, Martin" w:date="2014-04-03T09:35:00Z">
            <w:rPr>
              <w:rFonts w:ascii="Arial" w:hAnsi="Arial" w:cs="Arial"/>
              <w:lang w:val="en-US"/>
            </w:rPr>
          </w:rPrChange>
        </w:rPr>
        <w:t xml:space="preserve"> generalized outputs to the master, which are:</w:t>
      </w:r>
    </w:p>
    <w:p w14:paraId="2B30D928" w14:textId="63739BC5" w:rsidR="00063440" w:rsidRPr="000643E7" w:rsidRDefault="00063440" w:rsidP="00796DC7">
      <w:pPr>
        <w:pStyle w:val="Listenabsatz"/>
        <w:numPr>
          <w:ilvl w:val="1"/>
          <w:numId w:val="63"/>
        </w:numPr>
        <w:ind w:left="1080"/>
        <w:jc w:val="both"/>
        <w:rPr>
          <w:rFonts w:ascii="Arial" w:hAnsi="Arial" w:cs="Arial"/>
          <w:sz w:val="20"/>
          <w:szCs w:val="20"/>
          <w:lang w:val="en-US"/>
          <w:rPrChange w:id="4631" w:author="Otter, Martin" w:date="2014-04-03T09:35:00Z">
            <w:rPr>
              <w:rFonts w:ascii="Arial" w:hAnsi="Arial" w:cs="Arial"/>
              <w:lang w:val="en-US"/>
            </w:rPr>
          </w:rPrChange>
        </w:rPr>
      </w:pPr>
      <w:r w:rsidRPr="000643E7">
        <w:rPr>
          <w:rFonts w:ascii="Arial" w:hAnsi="Arial" w:cs="Arial"/>
          <w:sz w:val="20"/>
          <w:szCs w:val="20"/>
          <w:lang w:val="en-US"/>
          <w:rPrChange w:id="4632" w:author="Otter, Martin" w:date="2014-04-03T09:35:00Z">
            <w:rPr>
              <w:rFonts w:ascii="Arial" w:hAnsi="Arial" w:cs="Arial"/>
              <w:lang w:val="en-US"/>
            </w:rPr>
          </w:rPrChange>
        </w:rPr>
        <w:t xml:space="preserve">the </w:t>
      </w:r>
      <w:ins w:id="4633" w:author="Otter, Martin" w:date="2014-05-30T18:34:00Z">
        <w:r w:rsidR="007241ED">
          <w:rPr>
            <w:rFonts w:ascii="Arial" w:hAnsi="Arial" w:cs="Arial"/>
            <w:sz w:val="20"/>
            <w:szCs w:val="20"/>
            <w:lang w:val="en-US"/>
          </w:rPr>
          <w:t>current</w:t>
        </w:r>
      </w:ins>
      <w:del w:id="4634" w:author="Otter, Martin" w:date="2014-05-30T18:34:00Z">
        <w:r w:rsidRPr="000643E7" w:rsidDel="007241ED">
          <w:rPr>
            <w:rFonts w:ascii="Arial" w:hAnsi="Arial" w:cs="Arial"/>
            <w:sz w:val="20"/>
            <w:szCs w:val="20"/>
            <w:lang w:val="en-US"/>
            <w:rPrChange w:id="4635" w:author="Otter, Martin" w:date="2014-04-03T09:35:00Z">
              <w:rPr>
                <w:rFonts w:ascii="Arial" w:hAnsi="Arial" w:cs="Arial"/>
                <w:lang w:val="en-US"/>
              </w:rPr>
            </w:rPrChange>
          </w:rPr>
          <w:delText xml:space="preserve">actual </w:delText>
        </w:r>
      </w:del>
      <w:ins w:id="4636" w:author="Otter, Martin" w:date="2014-05-30T18:34:00Z">
        <w:r w:rsidR="007241ED">
          <w:rPr>
            <w:rFonts w:ascii="Arial" w:hAnsi="Arial" w:cs="Arial"/>
            <w:sz w:val="20"/>
            <w:szCs w:val="20"/>
            <w:lang w:val="en-US"/>
          </w:rPr>
          <w:t xml:space="preserve"> </w:t>
        </w:r>
      </w:ins>
      <w:r w:rsidRPr="000643E7">
        <w:rPr>
          <w:rFonts w:ascii="Arial" w:hAnsi="Arial" w:cs="Arial"/>
          <w:sz w:val="20"/>
          <w:szCs w:val="20"/>
          <w:lang w:val="en-US"/>
          <w:rPrChange w:id="4637" w:author="Otter, Martin" w:date="2014-04-03T09:35:00Z">
            <w:rPr>
              <w:rFonts w:ascii="Arial" w:hAnsi="Arial" w:cs="Arial"/>
              <w:lang w:val="en-US"/>
            </w:rPr>
          </w:rPrChange>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ins w:id="4638" w:author="Otter, Martin" w:date="2014-04-25T15:24:00Z">
                <w:rPr>
                  <w:rFonts w:ascii="Cambria Math" w:hAnsi="Cambria Math" w:cs="Arial"/>
                  <w:sz w:val="20"/>
                  <w:szCs w:val="20"/>
                  <w:lang w:val="en-US"/>
                </w:rPr>
                <m:t>i</m:t>
              </w:ins>
            </m:r>
            <m:r>
              <w:del w:id="4639" w:author="Otter, Martin" w:date="2014-04-25T15:24:00Z">
                <w:rPr>
                  <w:rFonts w:ascii="Cambria Math" w:hAnsi="Cambria Math" w:cs="Arial"/>
                  <w:sz w:val="20"/>
                  <w:szCs w:val="20"/>
                  <w:lang w:val="en-US"/>
                  <w:rPrChange w:id="4640" w:author="Otter, Martin" w:date="2014-04-03T09:35:00Z">
                    <w:rPr>
                      <w:rFonts w:ascii="Cambria Math" w:hAnsi="Cambria Math" w:cs="Arial"/>
                      <w:lang w:val="en-US"/>
                    </w:rPr>
                  </w:rPrChange>
                </w:rPr>
                <m:t>k</m:t>
              </w:del>
            </m:r>
            <m:r>
              <w:rPr>
                <w:rFonts w:ascii="Cambria Math" w:hAnsi="Cambria Math" w:cs="Arial"/>
                <w:sz w:val="20"/>
                <w:szCs w:val="20"/>
                <w:lang w:val="en-US"/>
                <w:rPrChange w:id="4641" w:author="Otter, Martin" w:date="2014-04-03T09:35:00Z">
                  <w:rPr>
                    <w:rFonts w:ascii="Cambria Math" w:hAnsi="Cambria Math" w:cs="Arial"/>
                    <w:lang w:val="en-US"/>
                  </w:rPr>
                </w:rPrChange>
              </w:rPr>
              <m:t>+1</m:t>
            </m:r>
          </m:sub>
          <m:sup>
            <m:r>
              <w:rPr>
                <w:rFonts w:ascii="Cambria Math" w:hAnsi="Cambria Math" w:cs="Arial"/>
                <w:sz w:val="20"/>
                <w:szCs w:val="20"/>
                <w:lang w:val="en-US"/>
                <w:rPrChange w:id="4642" w:author="Otter, Martin" w:date="2014-04-03T09:35:00Z">
                  <w:rPr>
                    <w:rFonts w:ascii="Cambria Math" w:hAnsi="Cambria Math" w:cs="Arial"/>
                    <w:lang w:val="en-US"/>
                  </w:rPr>
                </w:rPrChange>
              </w:rPr>
              <m:t>(0)</m:t>
            </m:r>
          </m:sup>
        </m:sSubSup>
      </m:oMath>
      <w:r w:rsidRPr="000643E7">
        <w:rPr>
          <w:rFonts w:ascii="Arial" w:hAnsi="Arial" w:cs="Arial"/>
          <w:sz w:val="20"/>
          <w:szCs w:val="20"/>
          <w:lang w:val="en-US"/>
          <w:rPrChange w:id="4643" w:author="Otter, Martin" w:date="2014-04-03T09:35:00Z">
            <w:rPr>
              <w:rFonts w:ascii="Arial" w:hAnsi="Arial" w:cs="Arial"/>
              <w:lang w:val="en-US"/>
            </w:rPr>
          </w:rPrChange>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ins w:id="4644" w:author="Otter, Martin" w:date="2014-04-25T15:24:00Z">
                        <w:rPr>
                          <w:rFonts w:ascii="Cambria Math" w:hAnsi="Cambria Math" w:cs="Arial"/>
                          <w:sz w:val="20"/>
                          <w:szCs w:val="20"/>
                          <w:lang w:val="en-US"/>
                        </w:rPr>
                        <m:t>i</m:t>
                      </w:ins>
                    </m:r>
                    <m:r>
                      <w:del w:id="4645" w:author="Otter, Martin" w:date="2014-04-25T15:24:00Z">
                        <w:rPr>
                          <w:rFonts w:ascii="Cambria Math" w:hAnsi="Cambria Math" w:cs="Arial"/>
                          <w:sz w:val="20"/>
                          <w:szCs w:val="20"/>
                          <w:lang w:val="en-US"/>
                          <w:rPrChange w:id="4646" w:author="Otter, Martin" w:date="2014-04-03T09:35:00Z">
                            <w:rPr>
                              <w:rFonts w:ascii="Cambria Math" w:hAnsi="Cambria Math" w:cs="Arial"/>
                              <w:lang w:val="en-US"/>
                            </w:rPr>
                          </w:rPrChange>
                        </w:rPr>
                        <m:t>k</m:t>
                      </w:del>
                    </m:r>
                    <m:r>
                      <w:rPr>
                        <w:rFonts w:ascii="Cambria Math" w:hAnsi="Cambria Math" w:cs="Arial"/>
                        <w:sz w:val="20"/>
                        <w:szCs w:val="20"/>
                        <w:lang w:val="en-US"/>
                        <w:rPrChange w:id="4647" w:author="Otter, Martin" w:date="2014-04-03T09:35:00Z">
                          <w:rPr>
                            <w:rFonts w:ascii="Cambria Math" w:hAnsi="Cambria Math" w:cs="Arial"/>
                            <w:lang w:val="en-US"/>
                          </w:rPr>
                        </w:rPrChange>
                      </w:rPr>
                      <m:t>+1</m:t>
                    </m:r>
                  </m:sub>
                  <m:sup>
                    <m:r>
                      <w:rPr>
                        <w:rFonts w:ascii="Cambria Math" w:hAnsi="Cambria Math" w:cs="Arial"/>
                        <w:sz w:val="20"/>
                        <w:szCs w:val="20"/>
                        <w:lang w:val="en-US"/>
                        <w:rPrChange w:id="4648" w:author="Otter, Martin" w:date="2014-04-03T09:35:00Z">
                          <w:rPr>
                            <w:rFonts w:ascii="Cambria Math" w:hAnsi="Cambria Math" w:cs="Arial"/>
                            <w:lang w:val="en-US"/>
                          </w:rPr>
                        </w:rPrChange>
                      </w:rPr>
                      <m:t>(</m:t>
                    </m:r>
                    <m:r>
                      <w:ins w:id="4649" w:author="Otter, Martin" w:date="2014-04-25T15:24:00Z">
                        <w:rPr>
                          <w:rFonts w:ascii="Cambria Math" w:hAnsi="Cambria Math" w:cs="Arial"/>
                          <w:sz w:val="20"/>
                          <w:szCs w:val="20"/>
                          <w:lang w:val="en-US"/>
                        </w:rPr>
                        <m:t>j</m:t>
                      </w:ins>
                    </m:r>
                    <m:r>
                      <w:del w:id="4650" w:author="Otter, Martin" w:date="2014-04-25T15:24:00Z">
                        <w:rPr>
                          <w:rFonts w:ascii="Cambria Math" w:hAnsi="Cambria Math" w:cs="Arial"/>
                          <w:sz w:val="20"/>
                          <w:szCs w:val="20"/>
                          <w:lang w:val="en-US"/>
                          <w:rPrChange w:id="4651" w:author="Otter, Martin" w:date="2014-04-03T09:35:00Z">
                            <w:rPr>
                              <w:rFonts w:ascii="Cambria Math" w:hAnsi="Cambria Math" w:cs="Arial"/>
                              <w:lang w:val="en-US"/>
                            </w:rPr>
                          </w:rPrChange>
                        </w:rPr>
                        <m:t>i</m:t>
                      </w:del>
                    </m:r>
                    <m:r>
                      <w:rPr>
                        <w:rFonts w:ascii="Cambria Math" w:hAnsi="Cambria Math" w:cs="Arial"/>
                        <w:sz w:val="20"/>
                        <w:szCs w:val="20"/>
                        <w:lang w:val="en-US"/>
                        <w:rPrChange w:id="4652" w:author="Otter, Martin" w:date="2014-04-03T09:35:00Z">
                          <w:rPr>
                            <w:rFonts w:ascii="Cambria Math" w:hAnsi="Cambria Math" w:cs="Arial"/>
                            <w:lang w:val="en-US"/>
                          </w:rPr>
                        </w:rPrChange>
                      </w:rPr>
                      <m:t>)</m:t>
                    </m:r>
                  </m:sup>
                </m:sSubSup>
              </m:e>
            </m:d>
          </m:e>
          <m:sub>
            <m:r>
              <w:ins w:id="4653" w:author="Otter, Martin" w:date="2014-04-25T15:24:00Z">
                <w:rPr>
                  <w:rFonts w:ascii="Cambria Math" w:hAnsi="Cambria Math" w:cs="Arial"/>
                  <w:sz w:val="20"/>
                  <w:szCs w:val="20"/>
                  <w:lang w:val="en-US"/>
                </w:rPr>
                <m:t>j</m:t>
              </w:ins>
            </m:r>
            <m:r>
              <w:del w:id="4654" w:author="Otter, Martin" w:date="2014-04-25T15:24:00Z">
                <w:rPr>
                  <w:rFonts w:ascii="Cambria Math" w:hAnsi="Cambria Math" w:cs="Arial"/>
                  <w:sz w:val="20"/>
                  <w:szCs w:val="20"/>
                  <w:lang w:val="en-US"/>
                  <w:rPrChange w:id="4655" w:author="Otter, Martin" w:date="2014-04-03T09:35:00Z">
                    <w:rPr>
                      <w:rFonts w:ascii="Cambria Math" w:hAnsi="Cambria Math" w:cs="Arial"/>
                      <w:lang w:val="en-US"/>
                    </w:rPr>
                  </w:rPrChange>
                </w:rPr>
                <m:t>i</m:t>
              </w:del>
            </m:r>
            <m:r>
              <w:rPr>
                <w:rFonts w:ascii="Cambria Math" w:hAnsi="Cambria Math" w:cs="Arial"/>
                <w:sz w:val="20"/>
                <w:szCs w:val="20"/>
                <w:lang w:val="en-US"/>
                <w:rPrChange w:id="4656" w:author="Otter, Martin" w:date="2014-04-03T09:35:00Z">
                  <w:rPr>
                    <w:rFonts w:ascii="Cambria Math" w:hAnsi="Cambria Math" w:cs="Arial"/>
                    <w:lang w:val="en-US"/>
                  </w:rPr>
                </w:rPrChange>
              </w:rPr>
              <m:t>=1,⋯,</m:t>
            </m:r>
            <m:sSub>
              <m:sSubPr>
                <m:ctrlPr>
                  <w:rPr>
                    <w:rFonts w:ascii="Cambria Math" w:hAnsi="Cambria Math" w:cs="Arial"/>
                    <w:i/>
                    <w:sz w:val="20"/>
                    <w:szCs w:val="20"/>
                    <w:lang w:val="en-US"/>
                  </w:rPr>
                </m:ctrlPr>
              </m:sSubPr>
              <m:e>
                <m:r>
                  <w:rPr>
                    <w:rFonts w:ascii="Cambria Math" w:hAnsi="Cambria Math" w:cs="Arial"/>
                    <w:sz w:val="20"/>
                    <w:szCs w:val="20"/>
                    <w:lang w:val="en-US"/>
                    <w:rPrChange w:id="4657" w:author="Otter, Martin" w:date="2014-04-03T09:35:00Z">
                      <w:rPr>
                        <w:rFonts w:ascii="Cambria Math" w:hAnsi="Cambria Math" w:cs="Arial"/>
                        <w:lang w:val="en-US"/>
                      </w:rPr>
                    </w:rPrChange>
                  </w:rPr>
                  <m:t>m</m:t>
                </m:r>
              </m:e>
              <m:sub>
                <m:r>
                  <w:rPr>
                    <w:rFonts w:ascii="Cambria Math" w:hAnsi="Cambria Math" w:cs="Arial"/>
                    <w:sz w:val="20"/>
                    <w:szCs w:val="20"/>
                    <w:lang w:val="en-US"/>
                    <w:rPrChange w:id="4658" w:author="Otter, Martin" w:date="2014-04-03T09:35:00Z">
                      <w:rPr>
                        <w:rFonts w:ascii="Cambria Math" w:hAnsi="Cambria Math" w:cs="Arial"/>
                        <w:lang w:val="en-US"/>
                      </w:rPr>
                    </w:rPrChange>
                  </w:rPr>
                  <m:t>odo</m:t>
                </m:r>
              </m:sub>
            </m:sSub>
          </m:sub>
        </m:sSub>
      </m:oMath>
      <w:r w:rsidR="00796DC7" w:rsidRPr="000643E7">
        <w:rPr>
          <w:rFonts w:ascii="Arial" w:eastAsiaTheme="minorEastAsia" w:hAnsi="Arial" w:cs="Arial"/>
          <w:sz w:val="20"/>
          <w:szCs w:val="20"/>
          <w:lang w:val="en-US"/>
          <w:rPrChange w:id="4659" w:author="Otter, Martin" w:date="2014-04-03T09:35:00Z">
            <w:rPr>
              <w:rFonts w:ascii="Arial" w:eastAsiaTheme="minorEastAsia" w:hAnsi="Arial" w:cs="Arial"/>
              <w:lang w:val="en-US"/>
            </w:rPr>
          </w:rPrChange>
        </w:rPr>
        <w:t xml:space="preserve">(in case of </w:t>
      </w:r>
      <w:ins w:id="4660" w:author="Otter, Martin" w:date="2014-04-25T15:24:00Z">
        <w:r w:rsidR="00235634">
          <w:rPr>
            <w:rFonts w:ascii="Arial" w:eastAsiaTheme="minorEastAsia" w:hAnsi="Arial" w:cs="Arial"/>
            <w:sz w:val="20"/>
            <w:szCs w:val="20"/>
            <w:lang w:val="en-US"/>
          </w:rPr>
          <w:t>continuous-time</w:t>
        </w:r>
      </w:ins>
      <w:del w:id="4661" w:author="Otter, Martin" w:date="2014-04-25T15:24:00Z">
        <w:r w:rsidR="00796DC7" w:rsidRPr="000643E7" w:rsidDel="00235634">
          <w:rPr>
            <w:rFonts w:ascii="Arial" w:eastAsiaTheme="minorEastAsia" w:hAnsi="Arial" w:cs="Arial"/>
            <w:sz w:val="20"/>
            <w:szCs w:val="20"/>
            <w:lang w:val="en-US"/>
            <w:rPrChange w:id="4662" w:author="Otter, Martin" w:date="2014-04-03T09:35:00Z">
              <w:rPr>
                <w:rFonts w:ascii="Arial" w:eastAsiaTheme="minorEastAsia" w:hAnsi="Arial" w:cs="Arial"/>
                <w:lang w:val="en-US"/>
              </w:rPr>
            </w:rPrChange>
          </w:rPr>
          <w:delText>Real</w:delText>
        </w:r>
      </w:del>
      <w:r w:rsidR="00796DC7" w:rsidRPr="000643E7">
        <w:rPr>
          <w:rFonts w:ascii="Arial" w:eastAsiaTheme="minorEastAsia" w:hAnsi="Arial" w:cs="Arial"/>
          <w:sz w:val="20"/>
          <w:szCs w:val="20"/>
          <w:lang w:val="en-US"/>
          <w:rPrChange w:id="4663" w:author="Otter, Martin" w:date="2014-04-03T09:35:00Z">
            <w:rPr>
              <w:rFonts w:ascii="Arial" w:eastAsiaTheme="minorEastAsia" w:hAnsi="Arial" w:cs="Arial"/>
              <w:lang w:val="en-US"/>
            </w:rPr>
          </w:rPrChange>
        </w:rPr>
        <w:t xml:space="preserve"> variables),</w:t>
      </w:r>
    </w:p>
    <w:p w14:paraId="0C07A49B" w14:textId="0D5551EF" w:rsidR="00063440" w:rsidRPr="000643E7" w:rsidRDefault="00063440" w:rsidP="00796DC7">
      <w:pPr>
        <w:pStyle w:val="Listenabsatz"/>
        <w:numPr>
          <w:ilvl w:val="1"/>
          <w:numId w:val="63"/>
        </w:numPr>
        <w:ind w:left="1080"/>
        <w:jc w:val="both"/>
        <w:rPr>
          <w:rFonts w:ascii="Arial" w:hAnsi="Arial" w:cs="Arial"/>
          <w:sz w:val="20"/>
          <w:szCs w:val="20"/>
          <w:lang w:val="en-US"/>
          <w:rPrChange w:id="4664" w:author="Otter, Martin" w:date="2014-04-03T09:35:00Z">
            <w:rPr>
              <w:rFonts w:ascii="Arial" w:hAnsi="Arial" w:cs="Arial"/>
              <w:lang w:val="en-US"/>
            </w:rPr>
          </w:rPrChange>
        </w:rPr>
      </w:pPr>
      <w:proofErr w:type="gramStart"/>
      <w:r w:rsidRPr="000643E7">
        <w:rPr>
          <w:rFonts w:ascii="Arial" w:hAnsi="Arial" w:cs="Arial"/>
          <w:sz w:val="20"/>
          <w:szCs w:val="20"/>
          <w:lang w:val="en-US"/>
          <w:rPrChange w:id="4665" w:author="Otter, Martin" w:date="2014-04-03T09:35:00Z">
            <w:rPr>
              <w:rFonts w:ascii="Arial" w:hAnsi="Arial" w:cs="Arial"/>
              <w:lang w:val="en-US"/>
            </w:rPr>
          </w:rPrChange>
        </w:rPr>
        <w:t>observation</w:t>
      </w:r>
      <w:proofErr w:type="gramEnd"/>
      <w:r w:rsidRPr="000643E7">
        <w:rPr>
          <w:rFonts w:ascii="Arial" w:hAnsi="Arial" w:cs="Arial"/>
          <w:sz w:val="20"/>
          <w:szCs w:val="20"/>
          <w:lang w:val="en-US"/>
          <w:rPrChange w:id="4666" w:author="Otter, Martin" w:date="2014-04-03T09:35:00Z">
            <w:rPr>
              <w:rFonts w:ascii="Arial" w:hAnsi="Arial" w:cs="Arial"/>
              <w:lang w:val="en-US"/>
            </w:rPr>
          </w:rPrChange>
        </w:rPr>
        <w:t xml:space="preserve"> variables and “calculated” varying parameters</w:t>
      </w:r>
      <w:r w:rsidRPr="000643E7">
        <w:rPr>
          <w:rFonts w:ascii="Arial" w:hAnsi="Arial" w:cs="Arial"/>
          <w:i/>
          <w:sz w:val="20"/>
          <w:szCs w:val="20"/>
          <w:lang w:val="en-US"/>
          <w:rPrChange w:id="4667" w:author="Otter, Martin" w:date="2014-04-03T09:35:00Z">
            <w:rPr>
              <w:rFonts w:ascii="Arial" w:hAnsi="Arial" w:cs="Arial"/>
              <w:i/>
              <w:lang w:val="en-US"/>
            </w:rPr>
          </w:rPrChange>
        </w:rPr>
        <w:t xml:space="preserve"> </w:t>
      </w:r>
      <m:oMath>
        <m:sSub>
          <m:sSubPr>
            <m:ctrlPr>
              <w:ins w:id="4668" w:author="Otter, Martin" w:date="2014-04-25T15:25:00Z">
                <w:rPr>
                  <w:rFonts w:ascii="Cambria Math" w:hAnsi="Cambria Math" w:cs="Arial"/>
                  <w:i/>
                  <w:sz w:val="20"/>
                  <w:szCs w:val="20"/>
                  <w:lang w:val="en-US"/>
                </w:rPr>
              </w:ins>
            </m:ctrlPr>
          </m:sSubPr>
          <m:e>
            <m:r>
              <w:ins w:id="4669" w:author="Otter, Martin" w:date="2014-04-25T15:25:00Z">
                <m:rPr>
                  <m:sty m:val="b"/>
                </m:rPr>
                <w:rPr>
                  <w:rFonts w:ascii="Cambria Math" w:hAnsi="Cambria Math" w:cs="Arial"/>
                  <w:sz w:val="20"/>
                  <w:szCs w:val="20"/>
                  <w:lang w:val="en-US"/>
                </w:rPr>
                <m:t>w</m:t>
              </w:ins>
            </m:r>
          </m:e>
          <m:sub>
            <m:r>
              <w:ins w:id="4670" w:author="Otter, Martin" w:date="2014-04-25T15:25:00Z">
                <w:rPr>
                  <w:rFonts w:ascii="Cambria Math" w:hAnsi="Cambria Math" w:cs="Arial"/>
                  <w:sz w:val="20"/>
                  <w:szCs w:val="20"/>
                  <w:lang w:val="en-US"/>
                </w:rPr>
                <m:t>i+1</m:t>
              </w:ins>
            </m:r>
          </m:sub>
        </m:sSub>
      </m:oMath>
      <w:del w:id="4671" w:author="Otter, Martin" w:date="2014-04-25T15:24:00Z">
        <w:r w:rsidRPr="000643E7" w:rsidDel="00235634">
          <w:rPr>
            <w:rFonts w:ascii="Arial" w:hAnsi="Arial" w:cs="Arial"/>
            <w:i/>
            <w:sz w:val="20"/>
            <w:szCs w:val="20"/>
            <w:lang w:val="en-US"/>
            <w:rPrChange w:id="4672" w:author="Otter, Martin" w:date="2014-04-03T09:35:00Z">
              <w:rPr>
                <w:rFonts w:ascii="Arial" w:hAnsi="Arial" w:cs="Arial"/>
                <w:i/>
                <w:lang w:val="en-US"/>
              </w:rPr>
            </w:rPrChange>
          </w:rPr>
          <w:delText>v</w:delText>
        </w:r>
        <w:r w:rsidRPr="000643E7" w:rsidDel="00235634">
          <w:rPr>
            <w:rFonts w:ascii="Arial" w:hAnsi="Arial" w:cs="Arial"/>
            <w:i/>
            <w:sz w:val="20"/>
            <w:szCs w:val="20"/>
            <w:vertAlign w:val="subscript"/>
            <w:lang w:val="en-US"/>
            <w:rPrChange w:id="4673" w:author="Otter, Martin" w:date="2014-04-03T09:35:00Z">
              <w:rPr>
                <w:rFonts w:ascii="Arial" w:hAnsi="Arial" w:cs="Arial"/>
                <w:i/>
                <w:vertAlign w:val="subscript"/>
                <w:lang w:val="en-US"/>
              </w:rPr>
            </w:rPrChange>
          </w:rPr>
          <w:delText>k+1</w:delText>
        </w:r>
      </w:del>
      <w:r w:rsidRPr="000643E7">
        <w:rPr>
          <w:rFonts w:ascii="Arial" w:hAnsi="Arial" w:cs="Arial"/>
          <w:sz w:val="20"/>
          <w:szCs w:val="20"/>
          <w:lang w:val="en-US"/>
          <w:rPrChange w:id="4674" w:author="Otter, Martin" w:date="2014-04-03T09:35:00Z">
            <w:rPr>
              <w:rFonts w:ascii="Arial" w:hAnsi="Arial" w:cs="Arial"/>
              <w:lang w:val="en-US"/>
            </w:rPr>
          </w:rPrChange>
        </w:rPr>
        <w:t>, along with directional derivatives estimated at</w:t>
      </w:r>
      <w:ins w:id="4675" w:author="Otter, Martin" w:date="2014-04-25T15:26:00Z">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ins>
      <w:r w:rsidRPr="000643E7">
        <w:rPr>
          <w:rFonts w:ascii="Arial" w:hAnsi="Arial" w:cs="Arial"/>
          <w:sz w:val="20"/>
          <w:szCs w:val="20"/>
          <w:lang w:val="en-US"/>
          <w:rPrChange w:id="4676" w:author="Otter, Martin" w:date="2014-04-03T09:35:00Z">
            <w:rPr>
              <w:rFonts w:ascii="Arial" w:hAnsi="Arial" w:cs="Arial"/>
              <w:lang w:val="en-US"/>
            </w:rPr>
          </w:rPrChange>
        </w:rPr>
        <w:t xml:space="preserve"> </w:t>
      </w:r>
      <w:del w:id="4677" w:author="Otter, Martin" w:date="2014-04-25T15:25:00Z">
        <w:r w:rsidRPr="000643E7" w:rsidDel="00FA6211">
          <w:rPr>
            <w:rFonts w:ascii="Arial" w:hAnsi="Arial" w:cs="Arial"/>
            <w:i/>
            <w:sz w:val="20"/>
            <w:szCs w:val="20"/>
            <w:lang w:val="en-US"/>
            <w:rPrChange w:id="4678" w:author="Otter, Martin" w:date="2014-04-03T09:35:00Z">
              <w:rPr>
                <w:rFonts w:ascii="Arial" w:hAnsi="Arial" w:cs="Arial"/>
                <w:i/>
                <w:lang w:val="en-US"/>
              </w:rPr>
            </w:rPrChange>
          </w:rPr>
          <w:delText>t</w:delText>
        </w:r>
        <w:r w:rsidRPr="000643E7" w:rsidDel="00FA6211">
          <w:rPr>
            <w:rFonts w:ascii="Arial" w:hAnsi="Arial" w:cs="Arial"/>
            <w:sz w:val="20"/>
            <w:szCs w:val="20"/>
            <w:lang w:val="en-US"/>
            <w:rPrChange w:id="4679" w:author="Otter, Martin" w:date="2014-04-03T09:35:00Z">
              <w:rPr>
                <w:rFonts w:ascii="Arial" w:hAnsi="Arial" w:cs="Arial"/>
                <w:lang w:val="en-US"/>
              </w:rPr>
            </w:rPrChange>
          </w:rPr>
          <w:delText>=</w:delText>
        </w:r>
        <w:r w:rsidRPr="000643E7" w:rsidDel="00FA6211">
          <w:rPr>
            <w:rFonts w:ascii="Arial" w:hAnsi="Arial" w:cs="Arial"/>
            <w:i/>
            <w:sz w:val="20"/>
            <w:szCs w:val="20"/>
            <w:lang w:val="en-US"/>
            <w:rPrChange w:id="4680" w:author="Otter, Martin" w:date="2014-04-03T09:35:00Z">
              <w:rPr>
                <w:rFonts w:ascii="Arial" w:hAnsi="Arial" w:cs="Arial"/>
                <w:i/>
                <w:lang w:val="en-US"/>
              </w:rPr>
            </w:rPrChange>
          </w:rPr>
          <w:delText>t</w:delText>
        </w:r>
        <w:r w:rsidRPr="000643E7" w:rsidDel="00FA6211">
          <w:rPr>
            <w:rFonts w:ascii="Arial" w:hAnsi="Arial" w:cs="Arial"/>
            <w:i/>
            <w:sz w:val="20"/>
            <w:szCs w:val="20"/>
            <w:vertAlign w:val="subscript"/>
            <w:lang w:val="en-US"/>
            <w:rPrChange w:id="4681" w:author="Otter, Martin" w:date="2014-04-03T09:35:00Z">
              <w:rPr>
                <w:rFonts w:ascii="Arial" w:hAnsi="Arial" w:cs="Arial"/>
                <w:i/>
                <w:vertAlign w:val="subscript"/>
                <w:lang w:val="en-US"/>
              </w:rPr>
            </w:rPrChange>
          </w:rPr>
          <w:delText>k</w:delText>
        </w:r>
      </w:del>
      <w:del w:id="4682" w:author="Otter, Martin" w:date="2014-04-25T15:26:00Z">
        <w:r w:rsidRPr="000643E7" w:rsidDel="00FA6211">
          <w:rPr>
            <w:rFonts w:ascii="Arial" w:hAnsi="Arial" w:cs="Arial"/>
            <w:i/>
            <w:sz w:val="20"/>
            <w:szCs w:val="20"/>
            <w:vertAlign w:val="subscript"/>
            <w:lang w:val="en-US"/>
            <w:rPrChange w:id="4683" w:author="Otter, Martin" w:date="2014-04-03T09:35:00Z">
              <w:rPr>
                <w:rFonts w:ascii="Arial" w:hAnsi="Arial" w:cs="Arial"/>
                <w:i/>
                <w:vertAlign w:val="subscript"/>
                <w:lang w:val="en-US"/>
              </w:rPr>
            </w:rPrChange>
          </w:rPr>
          <w:delText>+1</w:delText>
        </w:r>
        <w:r w:rsidR="00852EE5" w:rsidRPr="000643E7" w:rsidDel="00FA6211">
          <w:rPr>
            <w:rFonts w:ascii="Arial" w:hAnsi="Arial" w:cs="Arial"/>
            <w:i/>
            <w:sz w:val="20"/>
            <w:szCs w:val="20"/>
            <w:vertAlign w:val="subscript"/>
            <w:lang w:val="en-US"/>
            <w:rPrChange w:id="4684" w:author="Otter, Martin" w:date="2014-04-03T09:35:00Z">
              <w:rPr>
                <w:rFonts w:ascii="Arial" w:hAnsi="Arial" w:cs="Arial"/>
                <w:i/>
                <w:vertAlign w:val="subscript"/>
                <w:lang w:val="en-US"/>
              </w:rPr>
            </w:rPrChange>
          </w:rPr>
          <w:delText xml:space="preserve"> </w:delText>
        </w:r>
      </w:del>
      <w:r w:rsidR="00852EE5" w:rsidRPr="000643E7">
        <w:rPr>
          <w:rFonts w:ascii="Arial" w:eastAsiaTheme="minorEastAsia" w:hAnsi="Arial" w:cs="Arial"/>
          <w:sz w:val="20"/>
          <w:szCs w:val="20"/>
          <w:lang w:val="en-US"/>
          <w:rPrChange w:id="4685" w:author="Otter, Martin" w:date="2014-04-03T09:35:00Z">
            <w:rPr>
              <w:rFonts w:ascii="Arial" w:eastAsiaTheme="minorEastAsia" w:hAnsi="Arial" w:cs="Arial"/>
              <w:lang w:val="en-US"/>
            </w:rPr>
          </w:rPrChange>
        </w:rPr>
        <w:t xml:space="preserve">(in case of </w:t>
      </w:r>
      <w:del w:id="4686" w:author="Otter, Martin" w:date="2014-04-25T15:26:00Z">
        <w:r w:rsidR="00852EE5" w:rsidRPr="000643E7" w:rsidDel="00FA6211">
          <w:rPr>
            <w:rFonts w:ascii="Arial" w:eastAsiaTheme="minorEastAsia" w:hAnsi="Arial" w:cs="Arial"/>
            <w:sz w:val="20"/>
            <w:szCs w:val="20"/>
            <w:lang w:val="en-US"/>
            <w:rPrChange w:id="4687" w:author="Otter, Martin" w:date="2014-04-03T09:35:00Z">
              <w:rPr>
                <w:rFonts w:ascii="Arial" w:eastAsiaTheme="minorEastAsia" w:hAnsi="Arial" w:cs="Arial"/>
                <w:lang w:val="en-US"/>
              </w:rPr>
            </w:rPrChange>
          </w:rPr>
          <w:delText>Real</w:delText>
        </w:r>
      </w:del>
      <w:ins w:id="4688" w:author="Otter, Martin" w:date="2014-04-25T15:26:00Z">
        <w:r w:rsidR="00FA6211">
          <w:rPr>
            <w:rFonts w:ascii="Arial" w:eastAsiaTheme="minorEastAsia" w:hAnsi="Arial" w:cs="Arial"/>
            <w:sz w:val="20"/>
            <w:szCs w:val="20"/>
            <w:lang w:val="en-US"/>
          </w:rPr>
          <w:t>continuous-time</w:t>
        </w:r>
      </w:ins>
      <w:r w:rsidR="00852EE5" w:rsidRPr="000643E7">
        <w:rPr>
          <w:rFonts w:ascii="Arial" w:eastAsiaTheme="minorEastAsia" w:hAnsi="Arial" w:cs="Arial"/>
          <w:sz w:val="20"/>
          <w:szCs w:val="20"/>
          <w:lang w:val="en-US"/>
          <w:rPrChange w:id="4689" w:author="Otter, Martin" w:date="2014-04-03T09:35:00Z">
            <w:rPr>
              <w:rFonts w:ascii="Arial" w:eastAsiaTheme="minorEastAsia" w:hAnsi="Arial" w:cs="Arial"/>
              <w:lang w:val="en-US"/>
            </w:rPr>
          </w:rPrChange>
        </w:rPr>
        <w:t xml:space="preserve"> variables).</w:t>
      </w:r>
    </w:p>
    <w:p w14:paraId="1C429651" w14:textId="32055EEE" w:rsidR="00063440" w:rsidRPr="000643E7" w:rsidRDefault="00063440" w:rsidP="00796DC7">
      <w:pPr>
        <w:pStyle w:val="Listenabsatz"/>
        <w:numPr>
          <w:ilvl w:val="0"/>
          <w:numId w:val="63"/>
        </w:numPr>
        <w:ind w:left="360"/>
        <w:jc w:val="both"/>
        <w:rPr>
          <w:rFonts w:ascii="Arial" w:hAnsi="Arial" w:cs="Arial"/>
          <w:sz w:val="20"/>
          <w:szCs w:val="20"/>
          <w:lang w:val="en-US"/>
          <w:rPrChange w:id="4690" w:author="Otter, Martin" w:date="2014-04-03T09:35:00Z">
            <w:rPr>
              <w:rFonts w:ascii="Arial" w:hAnsi="Arial" w:cs="Arial"/>
              <w:lang w:val="en-US"/>
            </w:rPr>
          </w:rPrChange>
        </w:rPr>
      </w:pPr>
      <w:r w:rsidRPr="000643E7">
        <w:rPr>
          <w:rFonts w:ascii="Arial" w:hAnsi="Arial" w:cs="Arial"/>
          <w:sz w:val="20"/>
          <w:szCs w:val="20"/>
          <w:lang w:val="en-US"/>
          <w:rPrChange w:id="4691" w:author="Otter, Martin" w:date="2014-04-03T09:35:00Z">
            <w:rPr>
              <w:rFonts w:ascii="Arial" w:hAnsi="Arial" w:cs="Arial"/>
              <w:lang w:val="en-US"/>
            </w:rPr>
          </w:rPrChange>
        </w:rPr>
        <w:lastRenderedPageBreak/>
        <w:t>Initialization: The slave being a sampled-</w:t>
      </w:r>
      <w:r w:rsidR="00852EE5" w:rsidRPr="000643E7">
        <w:rPr>
          <w:rFonts w:ascii="Arial" w:hAnsi="Arial" w:cs="Arial"/>
          <w:sz w:val="20"/>
          <w:szCs w:val="20"/>
          <w:lang w:val="en-US"/>
          <w:rPrChange w:id="4692" w:author="Otter, Martin" w:date="2014-04-03T09:35:00Z">
            <w:rPr>
              <w:rFonts w:ascii="Arial" w:hAnsi="Arial" w:cs="Arial"/>
              <w:lang w:val="en-US"/>
            </w:rPr>
          </w:rPrChange>
        </w:rPr>
        <w:t>data</w:t>
      </w:r>
      <w:r w:rsidRPr="000643E7">
        <w:rPr>
          <w:rFonts w:ascii="Arial" w:hAnsi="Arial" w:cs="Arial"/>
          <w:sz w:val="20"/>
          <w:szCs w:val="20"/>
          <w:lang w:val="en-US"/>
          <w:rPrChange w:id="4693" w:author="Otter, Martin" w:date="2014-04-03T09:35:00Z">
            <w:rPr>
              <w:rFonts w:ascii="Arial" w:hAnsi="Arial" w:cs="Arial"/>
              <w:lang w:val="en-US"/>
            </w:rPr>
          </w:rPrChange>
        </w:rPr>
        <w:t xml:space="preserve"> system, its internal states (being either continuous</w:t>
      </w:r>
      <w:r w:rsidR="00852EE5" w:rsidRPr="000643E7">
        <w:rPr>
          <w:rFonts w:ascii="Arial" w:hAnsi="Arial" w:cs="Arial"/>
          <w:sz w:val="20"/>
          <w:szCs w:val="20"/>
          <w:lang w:val="en-US"/>
          <w:rPrChange w:id="4694" w:author="Otter, Martin" w:date="2014-04-03T09:35:00Z">
            <w:rPr>
              <w:rFonts w:ascii="Arial" w:hAnsi="Arial" w:cs="Arial"/>
              <w:lang w:val="en-US"/>
            </w:rPr>
          </w:rPrChange>
        </w:rPr>
        <w:t>-time</w:t>
      </w:r>
      <w:r w:rsidRPr="000643E7">
        <w:rPr>
          <w:rFonts w:ascii="Arial" w:hAnsi="Arial" w:cs="Arial"/>
          <w:sz w:val="20"/>
          <w:szCs w:val="20"/>
          <w:lang w:val="en-US"/>
          <w:rPrChange w:id="4695" w:author="Otter, Martin" w:date="2014-04-03T09:35:00Z">
            <w:rPr>
              <w:rFonts w:ascii="Arial" w:hAnsi="Arial" w:cs="Arial"/>
              <w:lang w:val="en-US"/>
            </w:rPr>
          </w:rPrChange>
        </w:rPr>
        <w:t xml:space="preserve"> or discrete</w:t>
      </w:r>
      <w:r w:rsidR="00852EE5" w:rsidRPr="000643E7">
        <w:rPr>
          <w:rFonts w:ascii="Arial" w:hAnsi="Arial" w:cs="Arial"/>
          <w:sz w:val="20"/>
          <w:szCs w:val="20"/>
          <w:lang w:val="en-US"/>
          <w:rPrChange w:id="4696" w:author="Otter, Martin" w:date="2014-04-03T09:35:00Z">
            <w:rPr>
              <w:rFonts w:ascii="Arial" w:hAnsi="Arial" w:cs="Arial"/>
              <w:lang w:val="en-US"/>
            </w:rPr>
          </w:rPrChange>
        </w:rPr>
        <w:t>-time</w:t>
      </w:r>
      <w:r w:rsidRPr="000643E7">
        <w:rPr>
          <w:rFonts w:ascii="Arial" w:hAnsi="Arial" w:cs="Arial"/>
          <w:sz w:val="20"/>
          <w:szCs w:val="20"/>
          <w:lang w:val="en-US"/>
          <w:rPrChange w:id="4697" w:author="Otter, Martin" w:date="2014-04-03T09:35:00Z">
            <w:rPr>
              <w:rFonts w:ascii="Arial" w:hAnsi="Arial" w:cs="Arial"/>
              <w:lang w:val="en-US"/>
            </w:rPr>
          </w:rPrChange>
        </w:rPr>
        <w:t xml:space="preserve">, it does not matter) need to be initialized </w:t>
      </w:r>
      <w:proofErr w:type="gramStart"/>
      <w:r w:rsidRPr="000643E7">
        <w:rPr>
          <w:rFonts w:ascii="Arial" w:hAnsi="Arial" w:cs="Arial"/>
          <w:sz w:val="20"/>
          <w:szCs w:val="20"/>
          <w:lang w:val="en-US"/>
          <w:rPrChange w:id="4698" w:author="Otter, Martin" w:date="2014-04-03T09:35:00Z">
            <w:rPr>
              <w:rFonts w:ascii="Arial" w:hAnsi="Arial" w:cs="Arial"/>
              <w:lang w:val="en-US"/>
            </w:rPr>
          </w:rPrChange>
        </w:rPr>
        <w:t xml:space="preserve">at </w:t>
      </w:r>
      <w:proofErr w:type="gramEnd"/>
      <w:del w:id="4699" w:author="Otter, Martin" w:date="2014-04-25T15:26:00Z">
        <w:r w:rsidRPr="000643E7" w:rsidDel="00FA6211">
          <w:rPr>
            <w:rFonts w:ascii="Arial" w:hAnsi="Arial" w:cs="Arial"/>
            <w:i/>
            <w:sz w:val="20"/>
            <w:szCs w:val="20"/>
            <w:lang w:val="en-US"/>
            <w:rPrChange w:id="4700" w:author="Otter, Martin" w:date="2014-04-03T09:35:00Z">
              <w:rPr>
                <w:rFonts w:ascii="Arial" w:hAnsi="Arial" w:cs="Arial"/>
                <w:i/>
                <w:lang w:val="en-US"/>
              </w:rPr>
            </w:rPrChange>
          </w:rPr>
          <w:delText>t</w:delText>
        </w:r>
        <w:r w:rsidRPr="000643E7" w:rsidDel="00FA6211">
          <w:rPr>
            <w:rFonts w:ascii="Arial" w:hAnsi="Arial" w:cs="Arial"/>
            <w:sz w:val="20"/>
            <w:szCs w:val="20"/>
            <w:lang w:val="en-US"/>
            <w:rPrChange w:id="4701" w:author="Otter, Martin" w:date="2014-04-03T09:35:00Z">
              <w:rPr>
                <w:rFonts w:ascii="Arial" w:hAnsi="Arial" w:cs="Arial"/>
                <w:lang w:val="en-US"/>
              </w:rPr>
            </w:rPrChange>
          </w:rPr>
          <w:delText>=</w:delText>
        </w:r>
        <w:r w:rsidRPr="000643E7" w:rsidDel="00FA6211">
          <w:rPr>
            <w:rFonts w:ascii="Arial" w:hAnsi="Arial" w:cs="Arial"/>
            <w:i/>
            <w:sz w:val="20"/>
            <w:szCs w:val="20"/>
            <w:lang w:val="en-US"/>
            <w:rPrChange w:id="4702" w:author="Otter, Martin" w:date="2014-04-03T09:35:00Z">
              <w:rPr>
                <w:rFonts w:ascii="Arial" w:hAnsi="Arial" w:cs="Arial"/>
                <w:i/>
                <w:lang w:val="en-US"/>
              </w:rPr>
            </w:rPrChange>
          </w:rPr>
          <w:delText>t</w:delText>
        </w:r>
        <w:r w:rsidRPr="000643E7" w:rsidDel="00FA6211">
          <w:rPr>
            <w:rFonts w:ascii="Arial" w:hAnsi="Arial" w:cs="Arial"/>
            <w:i/>
            <w:sz w:val="20"/>
            <w:szCs w:val="20"/>
            <w:vertAlign w:val="subscript"/>
            <w:lang w:val="en-US"/>
            <w:rPrChange w:id="4703" w:author="Otter, Martin" w:date="2014-04-03T09:35:00Z">
              <w:rPr>
                <w:rFonts w:ascii="Arial" w:hAnsi="Arial" w:cs="Arial"/>
                <w:i/>
                <w:vertAlign w:val="subscript"/>
                <w:lang w:val="en-US"/>
              </w:rPr>
            </w:rPrChange>
          </w:rPr>
          <w:delText>0</w:delText>
        </w:r>
      </w:del>
      <m:oMath>
        <m:r>
          <w:ins w:id="4704" w:author="Otter, Martin" w:date="2014-04-25T15:26:00Z">
            <w:rPr>
              <w:rFonts w:ascii="Cambria Math" w:hAnsi="Cambria Math" w:cs="Arial"/>
              <w:sz w:val="20"/>
              <w:szCs w:val="20"/>
              <w:vertAlign w:val="subscript"/>
              <w:lang w:val="en-US"/>
            </w:rPr>
            <m:t>t=</m:t>
          </w:ins>
        </m:r>
        <m:sSub>
          <m:sSubPr>
            <m:ctrlPr>
              <w:ins w:id="4705" w:author="Otter, Martin" w:date="2014-04-25T15:26:00Z">
                <w:rPr>
                  <w:rFonts w:ascii="Cambria Math" w:hAnsi="Cambria Math" w:cs="Arial"/>
                  <w:i/>
                  <w:sz w:val="20"/>
                  <w:szCs w:val="20"/>
                  <w:vertAlign w:val="subscript"/>
                  <w:lang w:val="en-US"/>
                </w:rPr>
              </w:ins>
            </m:ctrlPr>
          </m:sSubPr>
          <m:e>
            <m:r>
              <w:ins w:id="4706" w:author="Otter, Martin" w:date="2014-04-25T15:26:00Z">
                <w:rPr>
                  <w:rFonts w:ascii="Cambria Math" w:hAnsi="Cambria Math" w:cs="Arial"/>
                  <w:sz w:val="20"/>
                  <w:szCs w:val="20"/>
                  <w:vertAlign w:val="subscript"/>
                  <w:lang w:val="en-US"/>
                </w:rPr>
                <m:t>tc</m:t>
              </w:ins>
            </m:r>
          </m:e>
          <m:sub>
            <m:r>
              <w:ins w:id="4707" w:author="Otter, Martin" w:date="2014-04-25T15:26:00Z">
                <w:rPr>
                  <w:rFonts w:ascii="Cambria Math" w:hAnsi="Cambria Math" w:cs="Arial"/>
                  <w:sz w:val="20"/>
                  <w:szCs w:val="20"/>
                  <w:vertAlign w:val="subscript"/>
                  <w:lang w:val="en-US"/>
                </w:rPr>
                <m:t>0</m:t>
              </w:ins>
            </m:r>
          </m:sub>
        </m:sSub>
      </m:oMath>
      <w:r w:rsidR="00852EE5" w:rsidRPr="000643E7">
        <w:rPr>
          <w:rFonts w:ascii="Arial" w:hAnsi="Arial" w:cs="Arial"/>
          <w:sz w:val="20"/>
          <w:szCs w:val="20"/>
          <w:lang w:val="en-US"/>
          <w:rPrChange w:id="4708" w:author="Otter, Martin" w:date="2014-04-03T09:35:00Z">
            <w:rPr>
              <w:rFonts w:ascii="Arial" w:hAnsi="Arial" w:cs="Arial"/>
              <w:lang w:val="en-US"/>
            </w:rPr>
          </w:rPrChange>
        </w:rPr>
        <w:t>. This is performed through an auxiliary function [</w:t>
      </w:r>
      <w:r w:rsidR="00852EE5" w:rsidRPr="000643E7">
        <w:rPr>
          <w:rFonts w:ascii="Arial" w:hAnsi="Arial" w:cs="Arial"/>
          <w:i/>
          <w:sz w:val="20"/>
          <w:szCs w:val="20"/>
          <w:lang w:val="en-US"/>
          <w:rPrChange w:id="4709" w:author="Otter, Martin" w:date="2014-04-03T09:35:00Z">
            <w:rPr>
              <w:rFonts w:ascii="Arial" w:hAnsi="Arial" w:cs="Arial"/>
              <w:i/>
              <w:lang w:val="en-US"/>
            </w:rPr>
          </w:rPrChange>
        </w:rPr>
        <w:t xml:space="preserve">this relationship is defined in the xml-file under </w:t>
      </w:r>
      <w:r w:rsidR="00852EE5" w:rsidRPr="000643E7">
        <w:rPr>
          <w:rStyle w:val="CODE"/>
          <w:i/>
          <w:sz w:val="20"/>
          <w:szCs w:val="20"/>
          <w:rPrChange w:id="4710" w:author="Otter, Martin" w:date="2014-04-03T09:35:00Z">
            <w:rPr>
              <w:rStyle w:val="CODE"/>
              <w:i/>
            </w:rPr>
          </w:rPrChange>
        </w:rPr>
        <w:t>&lt;ModelStructure&gt;&lt;InitialUnknowns&gt;</w:t>
      </w:r>
      <w:r w:rsidR="00852EE5" w:rsidRPr="000643E7">
        <w:rPr>
          <w:rFonts w:ascii="Arial" w:hAnsi="Arial" w:cs="Arial"/>
          <w:sz w:val="20"/>
          <w:szCs w:val="20"/>
          <w:lang w:val="en-US"/>
          <w:rPrChange w:id="4711" w:author="Otter, Martin" w:date="2014-04-03T09:35:00Z">
            <w:rPr>
              <w:rFonts w:ascii="Arial" w:hAnsi="Arial" w:cs="Arial"/>
              <w:lang w:val="en-US"/>
            </w:rPr>
          </w:rPrChange>
        </w:rPr>
        <w:t>]:</w:t>
      </w:r>
    </w:p>
    <w:p w14:paraId="418D6A42" w14:textId="51F0106B" w:rsidR="00852EE5" w:rsidDel="00FA6211" w:rsidRDefault="00063440" w:rsidP="00470992">
      <w:pPr>
        <w:tabs>
          <w:tab w:val="center" w:pos="4253"/>
          <w:tab w:val="right" w:pos="9072"/>
        </w:tabs>
        <w:ind w:left="360"/>
        <w:jc w:val="right"/>
        <w:rPr>
          <w:del w:id="4712" w:author="Otter, Martin" w:date="2014-04-25T15:28:00Z"/>
          <w:rFonts w:eastAsiaTheme="minorEastAsia" w:cs="Arial"/>
        </w:rPr>
      </w:pPr>
      <w:del w:id="4713" w:author="Otter, Martin" w:date="2014-04-25T15:28:00Z">
        <w:r w:rsidRPr="005F21F5" w:rsidDel="00FA6211">
          <w:rPr>
            <w:rFonts w:eastAsiaTheme="minorEastAsia" w:cs="Arial"/>
          </w:rPr>
          <w:tab/>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=f</m:t>
          </m:r>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u</m:t>
                  </m:r>
                </m:e>
                <m:sub>
                  <m:r>
                    <w:rPr>
                      <w:rFonts w:ascii="Cambria Math" w:hAnsi="Cambria Math" w:cs="Arial"/>
                    </w:rPr>
                    <m:t>0</m:t>
                  </m:r>
                </m:sub>
                <m:sup>
                  <m:r>
                    <w:rPr>
                      <w:rFonts w:ascii="Cambria Math" w:hAnsi="Cambria Math" w:cs="Arial"/>
                    </w:rPr>
                    <m:t>(0)</m:t>
                  </m:r>
                </m:sup>
              </m:sSubSup>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e>
          </m:d>
        </m:oMath>
        <w:r w:rsidR="00852EE5" w:rsidRPr="005F21F5" w:rsidDel="00FA6211">
          <w:rPr>
            <w:rFonts w:eastAsiaTheme="minorEastAsia" w:cs="Arial"/>
          </w:rPr>
          <w:tab/>
          <w:delText>(4.2)</w:delText>
        </w:r>
      </w:del>
    </w:p>
    <w:p w14:paraId="7F9944C7" w14:textId="3BB5CA5E" w:rsidR="00680A9E" w:rsidRDefault="00680A9E" w:rsidP="00680A9E">
      <w:pPr>
        <w:pStyle w:val="Textkrper"/>
        <w:rPr>
          <w:ins w:id="4714" w:author="Otter, Martin" w:date="2014-04-24T18:23:00Z"/>
        </w:rPr>
      </w:pPr>
      <w:ins w:id="4715" w:author="Otter, Martin" w:date="2014-04-24T18:17:00Z">
        <w:r>
          <w:t xml:space="preserve">Computing the solution of an FMI Co-Simulation model means to split the solution process in </w:t>
        </w:r>
      </w:ins>
      <w:ins w:id="4716" w:author="Otter, Martin" w:date="2014-04-24T18:23:00Z">
        <w:r>
          <w:t>two</w:t>
        </w:r>
      </w:ins>
      <w:ins w:id="4717" w:author="Otter, Martin" w:date="2014-04-24T18:17:00Z">
        <w:r>
          <w:t xml:space="preserve"> phases and in every phase different equations and solution methods are utilized. The phases can be categorized according to the following modes:</w:t>
        </w:r>
      </w:ins>
    </w:p>
    <w:p w14:paraId="08A28402" w14:textId="733553B0" w:rsidR="00680A9E" w:rsidRDefault="00680A9E">
      <w:pPr>
        <w:pStyle w:val="Textkrper"/>
        <w:numPr>
          <w:ilvl w:val="0"/>
          <w:numId w:val="68"/>
        </w:numPr>
        <w:jc w:val="both"/>
        <w:rPr>
          <w:ins w:id="4718" w:author="Otter, Martin" w:date="2014-04-24T18:25:00Z"/>
        </w:rPr>
        <w:pPrChange w:id="4719" w:author="Otter, Martin" w:date="2014-04-25T09:04:00Z">
          <w:pPr>
            <w:pStyle w:val="Textkrper"/>
            <w:numPr>
              <w:numId w:val="68"/>
            </w:numPr>
            <w:tabs>
              <w:tab w:val="num" w:pos="720"/>
            </w:tabs>
            <w:ind w:left="720" w:hanging="360"/>
          </w:pPr>
        </w:pPrChange>
      </w:pPr>
      <w:ins w:id="4720" w:author="Otter, Martin" w:date="2014-04-24T18:25:00Z">
        <w:r w:rsidRPr="009450E8">
          <w:rPr>
            <w:b/>
          </w:rPr>
          <w:t>Initialization Mode:</w:t>
        </w:r>
      </w:ins>
      <w:ins w:id="4721" w:author="Otter, Martin" w:date="2014-04-25T09:13:00Z">
        <w:r w:rsidR="00970013">
          <w:rPr>
            <w:b/>
          </w:rPr>
          <w:tab/>
        </w:r>
      </w:ins>
      <w:ins w:id="4722" w:author="Otter, Martin" w:date="2014-04-24T18:25:00Z">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ins>
      <w:ins w:id="4723" w:author="Otter, Martin" w:date="2014-04-24T18:26:00Z">
        <w:r w:rsidR="005447DE">
          <w:t>inter</w:t>
        </w:r>
      </w:ins>
      <w:ins w:id="4724" w:author="Otter, Martin" w:date="2014-04-25T08:27:00Z">
        <w:r w:rsidR="005447DE">
          <w:t>n</w:t>
        </w:r>
      </w:ins>
      <w:ins w:id="4725" w:author="Otter, Martin" w:date="2014-04-24T18:26:00Z">
        <w:r>
          <w:t xml:space="preserve">al variables </w:t>
        </w:r>
      </w:ins>
      <w:ins w:id="4726" w:author="Otter, Martin" w:date="2014-04-25T08:27:00Z">
        <w:r w:rsidR="005447DE">
          <w:t>of the Co-Simulation slave, especi</w:t>
        </w:r>
      </w:ins>
      <w:ins w:id="4727" w:author="Otter, Martin" w:date="2014-04-25T08:33:00Z">
        <w:r w:rsidR="005447DE">
          <w:t xml:space="preserve">ally for </w:t>
        </w:r>
      </w:ins>
      <w:ins w:id="4728" w:author="Otter, Martin" w:date="2014-04-24T18:25:00Z">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ins>
      <w:ins w:id="4729" w:author="Otter, Martin" w:date="2014-04-25T08:35:00Z">
        <w:r w:rsidR="005447DE">
          <w:t>[</w:t>
        </w:r>
      </w:ins>
      <w:ins w:id="4730" w:author="Otter, Martin" w:date="2014-04-24T18:25:00Z">
        <w:r w:rsidR="005447DE" w:rsidRPr="005447DE">
          <w:rPr>
            <w:i/>
            <w:rPrChange w:id="4731" w:author="Otter, Martin" w:date="2014-04-25T08:37:00Z">
              <w:rPr/>
            </w:rPrChange>
          </w:rPr>
          <w:t>for example equat</w:t>
        </w:r>
      </w:ins>
      <w:ins w:id="4732" w:author="Otter, Martin" w:date="2014-04-25T08:34:00Z">
        <w:r w:rsidR="005447DE" w:rsidRPr="005447DE">
          <w:rPr>
            <w:i/>
            <w:rPrChange w:id="4733" w:author="Otter, Martin" w:date="2014-04-25T08:37:00Z">
              <w:rPr/>
            </w:rPrChange>
          </w:rPr>
          <w:t xml:space="preserve">ions </w:t>
        </w:r>
      </w:ins>
      <w:ins w:id="4734" w:author="Otter, Martin" w:date="2014-04-25T08:35:00Z">
        <w:r w:rsidR="005447DE" w:rsidRPr="005447DE">
          <w:rPr>
            <w:i/>
            <w:rPrChange w:id="4735" w:author="Otter, Martin" w:date="2014-04-25T08:37:00Z">
              <w:rPr/>
            </w:rPrChange>
          </w:rPr>
          <w:t>to set all derivatives to zero, that is, to initialize in steady-state</w:t>
        </w:r>
      </w:ins>
      <w:ins w:id="4736" w:author="Otter, Martin" w:date="2014-04-25T08:37:00Z">
        <w:r w:rsidR="005447DE">
          <w:t>]</w:t>
        </w:r>
      </w:ins>
      <w:ins w:id="4737" w:author="Otter, Martin" w:date="2014-04-24T18:25:00Z">
        <w:r>
          <w:t>.</w:t>
        </w:r>
      </w:ins>
      <w:ins w:id="4738" w:author="Otter, Martin" w:date="2014-04-25T08:34:00Z">
        <w:r w:rsidR="005447DE">
          <w:t xml:space="preserve"> </w:t>
        </w:r>
      </w:ins>
      <w:ins w:id="4739" w:author="Otter, Martin" w:date="2014-04-25T08:37:00Z">
        <w:r w:rsidR="005447DE">
          <w:t>I</w:t>
        </w:r>
        <w:r w:rsidR="00B82BA3">
          <w:t>f the slave is connected in loop</w:t>
        </w:r>
      </w:ins>
      <w:ins w:id="4740" w:author="Otter, Martin" w:date="2014-04-25T09:03:00Z">
        <w:r w:rsidR="00505D8D">
          <w:t>s</w:t>
        </w:r>
      </w:ins>
      <w:ins w:id="4741" w:author="Otter, Martin" w:date="2014-04-25T08:37:00Z">
        <w:r w:rsidR="00B82BA3">
          <w:t xml:space="preserve"> with other models</w:t>
        </w:r>
      </w:ins>
      <w:ins w:id="4742" w:author="Otter, Martin" w:date="2014-04-25T08:38:00Z">
        <w:r w:rsidR="00B82BA3">
          <w:t xml:space="preserve">, </w:t>
        </w:r>
      </w:ins>
      <w:ins w:id="4743" w:author="Otter, Martin" w:date="2014-04-25T08:37:00Z">
        <w:r w:rsidR="00B82BA3">
          <w:t>iterations over the FMU equations are possible</w:t>
        </w:r>
      </w:ins>
      <w:ins w:id="4744" w:author="Otter, Martin" w:date="2014-04-25T08:38:00Z">
        <w:r w:rsidR="00B82BA3">
          <w:t>.</w:t>
        </w:r>
      </w:ins>
      <w:ins w:id="4745" w:author="Otter, Martin" w:date="2014-04-25T08:40:00Z">
        <w:r w:rsidR="00B82BA3">
          <w:t xml:space="preserve"> In this mode algebraic equations are solved.</w:t>
        </w:r>
      </w:ins>
    </w:p>
    <w:p w14:paraId="5DAEE66A" w14:textId="0BC98560" w:rsidR="00680A9E" w:rsidRDefault="000F167A">
      <w:pPr>
        <w:pStyle w:val="Textkrper"/>
        <w:numPr>
          <w:ilvl w:val="0"/>
          <w:numId w:val="68"/>
        </w:numPr>
        <w:jc w:val="both"/>
        <w:rPr>
          <w:ins w:id="4746" w:author="Otter, Martin" w:date="2014-04-24T18:25:00Z"/>
        </w:rPr>
        <w:pPrChange w:id="4747" w:author="Otter, Martin" w:date="2014-04-25T09:13:00Z">
          <w:pPr>
            <w:pStyle w:val="Textkrper"/>
            <w:numPr>
              <w:numId w:val="68"/>
            </w:numPr>
            <w:tabs>
              <w:tab w:val="num" w:pos="720"/>
            </w:tabs>
            <w:ind w:left="720" w:hanging="360"/>
          </w:pPr>
        </w:pPrChange>
      </w:pPr>
      <w:ins w:id="4748" w:author="Otter, Martin" w:date="2014-04-25T14:30:00Z">
        <w:r>
          <w:rPr>
            <w:b/>
          </w:rPr>
          <w:t>Step</w:t>
        </w:r>
      </w:ins>
      <w:ins w:id="4749" w:author="Otter, Martin" w:date="2014-04-24T18:25:00Z">
        <w:r w:rsidR="00680A9E">
          <w:rPr>
            <w:b/>
          </w:rPr>
          <w:t xml:space="preserve"> </w:t>
        </w:r>
        <w:r w:rsidR="00680A9E" w:rsidRPr="009450E8">
          <w:rPr>
            <w:b/>
          </w:rPr>
          <w:t>Mode:</w:t>
        </w:r>
      </w:ins>
      <w:ins w:id="4750" w:author="Otter, Martin" w:date="2014-04-25T09:13:00Z">
        <w:r w:rsidR="00970013">
          <w:rPr>
            <w:b/>
          </w:rPr>
          <w:tab/>
        </w:r>
      </w:ins>
      <w:ins w:id="4751" w:author="Otter, Martin" w:date="2014-04-24T18:25:00Z">
        <w:r w:rsidR="00680A9E" w:rsidRPr="009450E8">
          <w:rPr>
            <w:i/>
          </w:rPr>
          <w:br/>
        </w:r>
        <w:r w:rsidR="00505D8D">
          <w:t xml:space="preserve">This mode is used to </w:t>
        </w:r>
        <w:r w:rsidR="00680A9E">
          <w:t xml:space="preserve">compute the values of all </w:t>
        </w:r>
      </w:ins>
      <w:ins w:id="4752" w:author="Otter, Martin" w:date="2014-04-25T08:40:00Z">
        <w:r w:rsidR="00B82BA3">
          <w:t xml:space="preserve">(real) </w:t>
        </w:r>
      </w:ins>
      <w:ins w:id="4753" w:author="Otter, Martin" w:date="2014-04-24T18:25:00Z">
        <w:r w:rsidR="00680A9E">
          <w:t xml:space="preserve">continuous-time </w:t>
        </w:r>
      </w:ins>
      <w:ins w:id="4754" w:author="Otter, Martin" w:date="2014-04-25T08:39:00Z">
        <w:r w:rsidR="00B82BA3">
          <w:t xml:space="preserve">and discrete-time </w:t>
        </w:r>
      </w:ins>
      <w:ins w:id="4755" w:author="Otter, Martin" w:date="2014-04-24T18:25:00Z">
        <w:r w:rsidR="00680A9E">
          <w:t>variables</w:t>
        </w:r>
      </w:ins>
      <w:ins w:id="4756" w:author="Otter, Martin" w:date="2014-04-25T08:39:00Z">
        <w:r w:rsidR="00B82BA3">
          <w:t xml:space="preserve"> at communication points </w:t>
        </w:r>
      </w:ins>
      <w:ins w:id="4757" w:author="Otter, Martin" w:date="2014-04-24T18:25:00Z">
        <w:r w:rsidR="00680A9E">
          <w:t>by numerically solving ordinary differential</w:t>
        </w:r>
      </w:ins>
      <w:ins w:id="4758" w:author="Otter, Martin" w:date="2014-04-25T08:40:00Z">
        <w:r w:rsidR="00B82BA3">
          <w:t>,</w:t>
        </w:r>
      </w:ins>
      <w:ins w:id="4759" w:author="Otter, Martin" w:date="2014-04-25T08:41:00Z">
        <w:r w:rsidR="00B82BA3">
          <w:t xml:space="preserve"> </w:t>
        </w:r>
      </w:ins>
      <w:ins w:id="4760" w:author="Otter, Martin" w:date="2014-04-24T18:25:00Z">
        <w:r w:rsidR="00680A9E">
          <w:t xml:space="preserve">algebraic </w:t>
        </w:r>
      </w:ins>
      <w:ins w:id="4761" w:author="Otter, Martin" w:date="2014-04-25T08:41:00Z">
        <w:r w:rsidR="00B82BA3">
          <w:t xml:space="preserve">and discrete </w:t>
        </w:r>
      </w:ins>
      <w:ins w:id="4762" w:author="Otter, Martin" w:date="2014-04-24T18:25:00Z">
        <w:r w:rsidR="00680A9E">
          <w:t>equations.</w:t>
        </w:r>
      </w:ins>
      <w:ins w:id="4763" w:author="Otter, Martin" w:date="2014-04-25T09:04:00Z">
        <w:r w:rsidR="00505D8D">
          <w:t xml:space="preserve"> If the slave is connected in loops with other models, no iterations over the FMU equations are possible</w:t>
        </w:r>
      </w:ins>
      <w:ins w:id="4764" w:author="Otter, Martin" w:date="2014-04-25T09:05:00Z">
        <w:r w:rsidR="00505D8D">
          <w:t>.</w:t>
        </w:r>
      </w:ins>
    </w:p>
    <w:p w14:paraId="48214865" w14:textId="3CCF0CB1" w:rsidR="00680A9E" w:rsidRDefault="00505D8D" w:rsidP="00680A9E">
      <w:pPr>
        <w:pStyle w:val="Textkrper"/>
        <w:rPr>
          <w:ins w:id="4765" w:author="Otter, Martin" w:date="2014-04-25T09:07:00Z"/>
        </w:rPr>
      </w:pPr>
      <w:ins w:id="4766" w:author="Otter, Martin" w:date="2014-04-25T09:07:00Z">
        <w:r>
          <w:t>[</w:t>
        </w:r>
      </w:ins>
      <w:ins w:id="4767" w:author="Otter, Martin" w:date="2014-04-25T09:08:00Z">
        <w:r w:rsidRPr="00970013">
          <w:rPr>
            <w:i/>
            <w:rPrChange w:id="4768" w:author="Otter, Martin" w:date="2014-04-25T09:08:00Z">
              <w:rPr/>
            </w:rPrChange>
          </w:rPr>
          <w:t>Note, f</w:t>
        </w:r>
      </w:ins>
      <w:ins w:id="4769" w:author="Otter, Martin" w:date="2014-04-25T09:07:00Z">
        <w:r w:rsidRPr="00970013">
          <w:rPr>
            <w:i/>
            <w:rPrChange w:id="4770" w:author="Otter, Martin" w:date="2014-04-25T09:08:00Z">
              <w:rPr/>
            </w:rPrChange>
          </w:rPr>
          <w:t>or a Co-Simulation FMU, no super dense time description is used</w:t>
        </w:r>
      </w:ins>
      <w:ins w:id="4771" w:author="Otter, Martin" w:date="2014-04-25T09:08:00Z">
        <w:r w:rsidRPr="00970013">
          <w:rPr>
            <w:i/>
            <w:rPrChange w:id="4772" w:author="Otter, Martin" w:date="2014-04-25T09:08:00Z">
              <w:rPr/>
            </w:rPrChange>
          </w:rPr>
          <w:t xml:space="preserve"> at communication points</w:t>
        </w:r>
      </w:ins>
      <w:ins w:id="4773" w:author="Otter, Martin" w:date="2014-04-25T14:32:00Z">
        <w:r w:rsidR="000F167A">
          <w:rPr>
            <w:i/>
          </w:rPr>
          <w:t>.</w:t>
        </w:r>
      </w:ins>
      <w:ins w:id="4774" w:author="Otter, Martin" w:date="2014-04-25T09:08:00Z">
        <w:r w:rsidR="00970013">
          <w:t>]</w:t>
        </w:r>
      </w:ins>
    </w:p>
    <w:p w14:paraId="074C018C" w14:textId="7CFB32B9" w:rsidR="00970013" w:rsidRDefault="00970013" w:rsidP="00970013">
      <w:pPr>
        <w:pStyle w:val="Textkrper"/>
        <w:tabs>
          <w:tab w:val="left" w:pos="335"/>
        </w:tabs>
        <w:spacing w:after="120"/>
        <w:rPr>
          <w:ins w:id="4775" w:author="Otter, Martin" w:date="2014-04-25T09:12:00Z"/>
        </w:rPr>
      </w:pPr>
      <w:ins w:id="4776" w:author="Otter, Martin" w:date="2014-04-25T09:12:00Z">
        <w:r>
          <w:t>In</w:t>
        </w:r>
        <w:r w:rsidRPr="00E12D1D">
          <w:t xml:space="preserve"> </w:t>
        </w:r>
      </w:ins>
      <w:r w:rsidR="00EA5B81">
        <w:fldChar w:fldCharType="begin"/>
      </w:r>
      <w:r w:rsidR="00EA5B81">
        <w:instrText xml:space="preserve"> REF _Ref386181070 \h </w:instrText>
      </w:r>
      <w:r w:rsidR="00EA5B81">
        <w:fldChar w:fldCharType="separate"/>
      </w:r>
      <w:ins w:id="4777" w:author="Otter, Martin" w:date="2014-04-25T09:08:00Z">
        <w:r w:rsidR="00EA5B81" w:rsidRPr="0098259C">
          <w:t xml:space="preserve">Table </w:t>
        </w:r>
        <w:r w:rsidR="00EA5B81">
          <w:rPr>
            <w:noProof/>
          </w:rPr>
          <w:t>2</w:t>
        </w:r>
      </w:ins>
      <w:r w:rsidR="00EA5B81">
        <w:fldChar w:fldCharType="end"/>
      </w:r>
      <w:ins w:id="4778" w:author="Otter, Martin" w:date="2014-04-25T09:13:00Z">
        <w:r>
          <w:t xml:space="preserve">  </w:t>
        </w:r>
      </w:ins>
      <w:ins w:id="4779" w:author="Otter, Martin" w:date="2014-04-25T09:12:00Z">
        <w:r>
          <w:t>the equations are defined that can be evaluated in the respective Mode. The following color coding is used in the table:</w:t>
        </w:r>
      </w:ins>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rPr>
          <w:ins w:id="4780" w:author="Otter, Martin" w:date="2014-04-25T09:12:00Z"/>
        </w:trPr>
        <w:tc>
          <w:tcPr>
            <w:tcW w:w="748" w:type="dxa"/>
          </w:tcPr>
          <w:p w14:paraId="09E410A9" w14:textId="77777777" w:rsidR="00970013" w:rsidRDefault="00970013" w:rsidP="00970013">
            <w:pPr>
              <w:pStyle w:val="Textkrper-Tabelle"/>
              <w:rPr>
                <w:ins w:id="4781" w:author="Otter, Martin" w:date="2014-04-25T09:12:00Z"/>
              </w:rPr>
            </w:pPr>
            <w:ins w:id="4782" w:author="Otter, Martin" w:date="2014-04-25T09:12:00Z">
              <w:r w:rsidRPr="00632782">
                <w:rPr>
                  <w:color w:val="808080" w:themeColor="background1" w:themeShade="80"/>
                </w:rPr>
                <w:t>grey</w:t>
              </w:r>
            </w:ins>
          </w:p>
        </w:tc>
        <w:tc>
          <w:tcPr>
            <w:tcW w:w="7513" w:type="dxa"/>
          </w:tcPr>
          <w:p w14:paraId="0D5FCABC" w14:textId="77777777" w:rsidR="00970013" w:rsidRDefault="00970013" w:rsidP="00970013">
            <w:pPr>
              <w:pStyle w:val="Textkrper-Tabelle"/>
              <w:rPr>
                <w:ins w:id="4783" w:author="Otter, Martin" w:date="2014-04-25T09:12:00Z"/>
              </w:rPr>
            </w:pPr>
            <w:ins w:id="4784" w:author="Otter, Martin" w:date="2014-04-25T09:12:00Z">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ins>
          </w:p>
        </w:tc>
      </w:tr>
      <w:tr w:rsidR="00970013" w14:paraId="1C9E29FB" w14:textId="77777777" w:rsidTr="00970013">
        <w:trPr>
          <w:ins w:id="4785" w:author="Otter, Martin" w:date="2014-04-25T09:12:00Z"/>
        </w:trPr>
        <w:tc>
          <w:tcPr>
            <w:tcW w:w="748" w:type="dxa"/>
          </w:tcPr>
          <w:p w14:paraId="7A88E2AC" w14:textId="77777777" w:rsidR="00970013" w:rsidRDefault="00970013" w:rsidP="00970013">
            <w:pPr>
              <w:pStyle w:val="Textkrper-Tabelle"/>
              <w:rPr>
                <w:ins w:id="4786" w:author="Otter, Martin" w:date="2014-04-25T09:12:00Z"/>
              </w:rPr>
            </w:pPr>
            <w:ins w:id="4787" w:author="Otter, Martin" w:date="2014-04-25T09:12:00Z">
              <w:r w:rsidRPr="00CD4028">
                <w:rPr>
                  <w:color w:val="006600"/>
                </w:rPr>
                <w:t>green</w:t>
              </w:r>
            </w:ins>
          </w:p>
        </w:tc>
        <w:tc>
          <w:tcPr>
            <w:tcW w:w="7513" w:type="dxa"/>
          </w:tcPr>
          <w:p w14:paraId="706CE51B" w14:textId="77777777" w:rsidR="00970013" w:rsidRDefault="00970013" w:rsidP="00970013">
            <w:pPr>
              <w:pStyle w:val="Textkrper-Tabelle"/>
              <w:ind w:left="0"/>
              <w:rPr>
                <w:ins w:id="4788" w:author="Otter, Martin" w:date="2014-04-25T09:12:00Z"/>
                <w:b/>
              </w:rPr>
            </w:pPr>
            <w:ins w:id="4789" w:author="Otter, Martin" w:date="2014-04-25T09:12:00Z">
              <w:r>
                <w:t xml:space="preserve">Functions marked in </w:t>
              </w:r>
              <w:r w:rsidRPr="00CD4028">
                <w:rPr>
                  <w:color w:val="006600"/>
                </w:rPr>
                <w:t>green</w:t>
              </w:r>
              <w:r>
                <w:t xml:space="preserve"> are special functions to enter or leave a mode.</w:t>
              </w:r>
            </w:ins>
          </w:p>
        </w:tc>
      </w:tr>
      <w:tr w:rsidR="00970013" w14:paraId="1AF69B0D" w14:textId="77777777" w:rsidTr="00970013">
        <w:trPr>
          <w:ins w:id="4790" w:author="Otter, Martin" w:date="2014-04-25T09:12:00Z"/>
        </w:trPr>
        <w:tc>
          <w:tcPr>
            <w:tcW w:w="748" w:type="dxa"/>
          </w:tcPr>
          <w:p w14:paraId="7ABD4EAF" w14:textId="77777777" w:rsidR="00970013" w:rsidRPr="006F760E" w:rsidRDefault="00970013" w:rsidP="00970013">
            <w:pPr>
              <w:pStyle w:val="Textkrper-Tabelle"/>
              <w:rPr>
                <w:ins w:id="4791" w:author="Otter, Martin" w:date="2014-04-25T09:12:00Z"/>
                <w:color w:val="3333FF"/>
              </w:rPr>
            </w:pPr>
            <w:ins w:id="4792" w:author="Otter, Martin" w:date="2014-04-25T09:12:00Z">
              <w:r w:rsidRPr="006F760E">
                <w:rPr>
                  <w:color w:val="3333FF"/>
                </w:rPr>
                <w:t>blue</w:t>
              </w:r>
            </w:ins>
          </w:p>
        </w:tc>
        <w:tc>
          <w:tcPr>
            <w:tcW w:w="7513" w:type="dxa"/>
          </w:tcPr>
          <w:p w14:paraId="4B807ADF" w14:textId="77777777" w:rsidR="00970013" w:rsidRDefault="00970013" w:rsidP="00970013">
            <w:pPr>
              <w:pStyle w:val="Textkrper-Tabelle"/>
              <w:rPr>
                <w:ins w:id="4793" w:author="Otter, Martin" w:date="2014-04-25T09:12:00Z"/>
                <w:b/>
              </w:rPr>
            </w:pPr>
            <w:ins w:id="4794" w:author="Otter, Martin" w:date="2014-04-25T09:12:00Z">
              <w:r>
                <w:t xml:space="preserve">Equations and functions marked in </w:t>
              </w:r>
              <w:r w:rsidRPr="008646F1">
                <w:rPr>
                  <w:color w:val="3333FF"/>
                </w:rPr>
                <w:t>blue</w:t>
              </w:r>
              <w:r>
                <w:t xml:space="preserve"> define the actual computations to be performed in the respective mode.</w:t>
              </w:r>
            </w:ins>
          </w:p>
        </w:tc>
      </w:tr>
    </w:tbl>
    <w:p w14:paraId="0D88A77E" w14:textId="2475B76A" w:rsidR="00970013" w:rsidRPr="00EB43B5" w:rsidRDefault="00970013" w:rsidP="00970013">
      <w:pPr>
        <w:pStyle w:val="Textkrper"/>
        <w:tabs>
          <w:tab w:val="left" w:pos="335"/>
        </w:tabs>
        <w:spacing w:after="120"/>
        <w:rPr>
          <w:ins w:id="4795" w:author="Otter, Martin" w:date="2014-04-25T09:08:00Z"/>
        </w:rPr>
      </w:pPr>
      <w:ins w:id="4796" w:author="Otter, Martin" w:date="2014-04-25T09:12:00Z">
        <w:r>
          <w:t xml:space="preserve">Function </w:t>
        </w:r>
        <w:r>
          <w:rPr>
            <w:rStyle w:val="CODE"/>
          </w:rPr>
          <w:t>fmi2</w:t>
        </w:r>
        <w:r w:rsidRPr="00044F2D">
          <w:rPr>
            <w:rStyle w:val="CODE"/>
          </w:rPr>
          <w:t>SetXXX</w:t>
        </w:r>
        <w:r>
          <w:t xml:space="preserve"> </w:t>
        </w:r>
      </w:ins>
      <w:r w:rsidR="00EA5B81">
        <w:t xml:space="preserve">used in the table below, </w:t>
      </w:r>
      <w:ins w:id="4797" w:author="Otter, Martin" w:date="2014-04-25T09:12:00Z">
        <w:r>
          <w:t>is an abbreviation for functions</w:t>
        </w:r>
      </w:ins>
      <w:r w:rsidR="00EA5B81">
        <w:t xml:space="preserve"> </w:t>
      </w:r>
      <w:ins w:id="4798" w:author="Otter, Martin" w:date="2014-04-25T09:12:00Z">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ins>
      <w:r w:rsidR="00EA5B81">
        <w:t xml:space="preserve"> a</w:t>
      </w:r>
      <w:ins w:id="4799" w:author="Otter, Martin" w:date="2014-04-25T09:12:00Z">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ins>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rPr>
          <w:ins w:id="4800" w:author="Otter, Martin" w:date="2014-04-25T14:21:00Z"/>
        </w:trPr>
        <w:tc>
          <w:tcPr>
            <w:tcW w:w="5810" w:type="dxa"/>
          </w:tcPr>
          <w:p w14:paraId="400621B6" w14:textId="77777777" w:rsidR="00D4117B" w:rsidRPr="006835C1" w:rsidRDefault="00D4117B" w:rsidP="00F46429">
            <w:pPr>
              <w:pStyle w:val="Textkrper-Tabelle"/>
              <w:rPr>
                <w:ins w:id="4801" w:author="Otter, Martin" w:date="2014-04-25T14:21:00Z"/>
                <w:b/>
              </w:rPr>
            </w:pPr>
            <w:bookmarkStart w:id="4802" w:name="_Ref386181070"/>
            <w:ins w:id="4803" w:author="Otter, Martin" w:date="2014-04-25T14:21:00Z">
              <w:r w:rsidRPr="006835C1">
                <w:rPr>
                  <w:b/>
                </w:rPr>
                <w:t>Equations</w:t>
              </w:r>
            </w:ins>
          </w:p>
        </w:tc>
        <w:tc>
          <w:tcPr>
            <w:tcW w:w="3886" w:type="dxa"/>
          </w:tcPr>
          <w:p w14:paraId="46482473" w14:textId="77777777" w:rsidR="00D4117B" w:rsidRPr="006835C1" w:rsidRDefault="00D4117B" w:rsidP="00F46429">
            <w:pPr>
              <w:pStyle w:val="Textkrper-Tabelle"/>
              <w:rPr>
                <w:ins w:id="4804" w:author="Otter, Martin" w:date="2014-04-25T14:21:00Z"/>
                <w:b/>
              </w:rPr>
            </w:pPr>
            <w:ins w:id="4805" w:author="Otter, Martin" w:date="2014-04-25T14:21:00Z">
              <w:r w:rsidRPr="006835C1">
                <w:rPr>
                  <w:b/>
                </w:rPr>
                <w:t>FMI functions</w:t>
              </w:r>
            </w:ins>
          </w:p>
        </w:tc>
      </w:tr>
      <w:tr w:rsidR="00D4117B" w14:paraId="2FF388AA" w14:textId="77777777" w:rsidTr="00F46429">
        <w:trPr>
          <w:ins w:id="4806" w:author="Otter, Martin" w:date="2014-04-25T14:21:00Z"/>
        </w:trPr>
        <w:tc>
          <w:tcPr>
            <w:tcW w:w="9696" w:type="dxa"/>
            <w:gridSpan w:val="2"/>
          </w:tcPr>
          <w:p w14:paraId="3920874E" w14:textId="77777777" w:rsidR="00D4117B" w:rsidRDefault="00D4117B" w:rsidP="00F46429">
            <w:pPr>
              <w:pStyle w:val="Textkrper-Tabelle"/>
              <w:spacing w:before="240"/>
              <w:ind w:left="0"/>
              <w:rPr>
                <w:ins w:id="4807" w:author="Otter, Martin" w:date="2014-04-25T14:21:00Z"/>
              </w:rPr>
            </w:pPr>
            <w:ins w:id="4808" w:author="Otter, Martin" w:date="2014-04-25T14:21:00Z">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ins>
          </w:p>
        </w:tc>
      </w:tr>
      <w:tr w:rsidR="00D4117B" w:rsidRPr="00533E52" w14:paraId="7BC8FB9D" w14:textId="77777777" w:rsidTr="00F46429">
        <w:trPr>
          <w:ins w:id="4809" w:author="Otter, Martin" w:date="2014-04-25T14:21:00Z"/>
        </w:trPr>
        <w:tc>
          <w:tcPr>
            <w:tcW w:w="5810" w:type="dxa"/>
          </w:tcPr>
          <w:p w14:paraId="2CCEA69E" w14:textId="77777777" w:rsidR="00D4117B" w:rsidRPr="00533E52" w:rsidRDefault="00D4117B" w:rsidP="00F46429">
            <w:pPr>
              <w:pStyle w:val="Textkrper-Tabelle"/>
              <w:ind w:left="0"/>
              <w:rPr>
                <w:ins w:id="4810" w:author="Otter, Martin" w:date="2014-04-25T14:21:00Z"/>
              </w:rPr>
            </w:pPr>
            <w:ins w:id="4811" w:author="Otter, Martin" w:date="2014-04-25T14:21:00Z">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ins>
          </w:p>
        </w:tc>
        <w:tc>
          <w:tcPr>
            <w:tcW w:w="3886" w:type="dxa"/>
          </w:tcPr>
          <w:p w14:paraId="0EDAD278" w14:textId="77777777" w:rsidR="00D4117B" w:rsidRPr="00533E52" w:rsidRDefault="00D4117B" w:rsidP="00F46429">
            <w:pPr>
              <w:pStyle w:val="Textkrper-Tabelle"/>
              <w:ind w:left="0"/>
              <w:rPr>
                <w:ins w:id="4812" w:author="Otter, Martin" w:date="2014-04-25T14:21:00Z"/>
              </w:rPr>
            </w:pPr>
            <w:ins w:id="4813" w:author="Otter, Martin" w:date="2014-04-25T14:21:00Z">
              <w:r>
                <w:rPr>
                  <w:rStyle w:val="CODE"/>
                </w:rPr>
                <w:t>fmi2</w:t>
              </w:r>
              <w:r w:rsidRPr="00DA32EC">
                <w:rPr>
                  <w:rStyle w:val="CODE"/>
                </w:rPr>
                <w:t>SetupExperiment</w:t>
              </w:r>
            </w:ins>
          </w:p>
        </w:tc>
      </w:tr>
      <w:tr w:rsidR="00D4117B" w:rsidRPr="00533E52" w14:paraId="55A8CFD8" w14:textId="77777777" w:rsidTr="00F46429">
        <w:trPr>
          <w:ins w:id="4814" w:author="Otter, Martin" w:date="2014-04-25T14:21:00Z"/>
        </w:trPr>
        <w:tc>
          <w:tcPr>
            <w:tcW w:w="5810" w:type="dxa"/>
          </w:tcPr>
          <w:p w14:paraId="6869B4D0" w14:textId="77777777" w:rsidR="00D4117B" w:rsidRPr="00533E52" w:rsidRDefault="00D4117B" w:rsidP="00F46429">
            <w:pPr>
              <w:pStyle w:val="Textkrper-Tabelle"/>
              <w:ind w:left="0"/>
              <w:rPr>
                <w:ins w:id="4815" w:author="Otter, Martin" w:date="2014-04-25T14:21:00Z"/>
                <w:b/>
              </w:rPr>
            </w:pPr>
            <w:ins w:id="4816" w:author="Otter, Martin" w:date="2014-04-25T14:21:00Z">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ins>
          </w:p>
        </w:tc>
        <w:tc>
          <w:tcPr>
            <w:tcW w:w="3886" w:type="dxa"/>
          </w:tcPr>
          <w:p w14:paraId="3A4A764A" w14:textId="77777777" w:rsidR="00D4117B" w:rsidRPr="00533E52" w:rsidRDefault="00D4117B" w:rsidP="00F46429">
            <w:pPr>
              <w:pStyle w:val="Textkrper-Tabelle"/>
              <w:ind w:left="0"/>
              <w:rPr>
                <w:ins w:id="4817" w:author="Otter, Martin" w:date="2014-04-25T14:21:00Z"/>
              </w:rPr>
            </w:pPr>
            <w:ins w:id="4818" w:author="Otter, Martin" w:date="2014-04-25T14:21:00Z">
              <w:r>
                <w:rPr>
                  <w:rStyle w:val="CODE"/>
                </w:rPr>
                <w:t>fmi2</w:t>
              </w:r>
              <w:r w:rsidRPr="00533E52">
                <w:rPr>
                  <w:rStyle w:val="CODE"/>
                </w:rPr>
                <w:t>SetXXX</w:t>
              </w:r>
            </w:ins>
          </w:p>
        </w:tc>
      </w:tr>
      <w:tr w:rsidR="00D4117B" w14:paraId="0724A57E" w14:textId="77777777" w:rsidTr="00F46429">
        <w:trPr>
          <w:ins w:id="4819" w:author="Otter, Martin" w:date="2014-04-25T14:21:00Z"/>
        </w:trPr>
        <w:tc>
          <w:tcPr>
            <w:tcW w:w="9696" w:type="dxa"/>
            <w:gridSpan w:val="2"/>
          </w:tcPr>
          <w:p w14:paraId="483A7EF0" w14:textId="77777777" w:rsidR="00D4117B" w:rsidRDefault="00D4117B" w:rsidP="00F46429">
            <w:pPr>
              <w:pStyle w:val="Textkrper-Tabelle"/>
              <w:spacing w:before="240"/>
              <w:ind w:left="0"/>
              <w:rPr>
                <w:ins w:id="4820" w:author="Otter, Martin" w:date="2014-04-25T14:21:00Z"/>
              </w:rPr>
            </w:pPr>
            <w:ins w:id="4821" w:author="Otter, Martin" w:date="2014-04-25T14:21:00Z">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ins>
          </w:p>
        </w:tc>
      </w:tr>
      <w:tr w:rsidR="00D4117B" w:rsidRPr="002C39EF" w14:paraId="5B2F1DDF" w14:textId="77777777" w:rsidTr="00F46429">
        <w:trPr>
          <w:ins w:id="4822" w:author="Otter, Martin" w:date="2014-04-25T14:21:00Z"/>
        </w:trPr>
        <w:tc>
          <w:tcPr>
            <w:tcW w:w="5810" w:type="dxa"/>
          </w:tcPr>
          <w:p w14:paraId="23ED8042" w14:textId="77777777" w:rsidR="00D4117B" w:rsidRPr="002C39EF" w:rsidRDefault="00D4117B" w:rsidP="00F46429">
            <w:pPr>
              <w:pStyle w:val="Textkrper-Tabelle"/>
              <w:ind w:left="0"/>
              <w:rPr>
                <w:ins w:id="4823" w:author="Otter, Martin" w:date="2014-04-25T14:21:00Z"/>
                <w:color w:val="006600"/>
              </w:rPr>
            </w:pPr>
            <w:ins w:id="4824" w:author="Otter, Martin" w:date="2014-04-25T14:21:00Z">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ins>
          </w:p>
        </w:tc>
        <w:tc>
          <w:tcPr>
            <w:tcW w:w="3886" w:type="dxa"/>
          </w:tcPr>
          <w:p w14:paraId="695E2144" w14:textId="77777777" w:rsidR="00D4117B" w:rsidRPr="002C39EF" w:rsidRDefault="00D4117B" w:rsidP="00F46429">
            <w:pPr>
              <w:pStyle w:val="Textkrper-Tabelle"/>
              <w:rPr>
                <w:ins w:id="4825" w:author="Otter, Martin" w:date="2014-04-25T14:21:00Z"/>
                <w:color w:val="006600"/>
              </w:rPr>
            </w:pPr>
            <w:ins w:id="4826" w:author="Otter, Martin" w:date="2014-04-25T14:21:00Z">
              <w:r>
                <w:rPr>
                  <w:rStyle w:val="CODE"/>
                  <w:color w:val="006600"/>
                </w:rPr>
                <w:t>fmi2EnterInitializationMode</w:t>
              </w:r>
            </w:ins>
          </w:p>
        </w:tc>
      </w:tr>
      <w:tr w:rsidR="00D4117B" w14:paraId="6E6355BD" w14:textId="77777777" w:rsidTr="00F46429">
        <w:trPr>
          <w:ins w:id="4827" w:author="Otter, Martin" w:date="2014-04-25T14:21:00Z"/>
        </w:trPr>
        <w:tc>
          <w:tcPr>
            <w:tcW w:w="5810" w:type="dxa"/>
          </w:tcPr>
          <w:p w14:paraId="3999CAA1" w14:textId="77777777" w:rsidR="00D4117B" w:rsidRDefault="00D4117B" w:rsidP="00F46429">
            <w:pPr>
              <w:pStyle w:val="Textkrper-Tabelle"/>
              <w:ind w:left="0"/>
              <w:rPr>
                <w:ins w:id="4828" w:author="Otter, Martin" w:date="2014-04-25T14:21:00Z"/>
                <w:b/>
              </w:rPr>
            </w:pPr>
            <w:ins w:id="4829" w:author="Otter, Martin" w:date="2014-04-25T14:21:00Z">
              <w:r w:rsidRPr="006835C1">
                <w:lastRenderedPageBreak/>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t>=</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ins>
          </w:p>
        </w:tc>
        <w:tc>
          <w:tcPr>
            <w:tcW w:w="3886" w:type="dxa"/>
          </w:tcPr>
          <w:p w14:paraId="5BFF5B6D" w14:textId="77777777" w:rsidR="00D4117B" w:rsidRDefault="00D4117B" w:rsidP="00F46429">
            <w:pPr>
              <w:pStyle w:val="Textkrper-Tabelle"/>
              <w:ind w:left="0"/>
              <w:rPr>
                <w:ins w:id="4830" w:author="Otter, Martin" w:date="2014-04-25T14:21:00Z"/>
              </w:rPr>
            </w:pPr>
            <w:ins w:id="4831" w:author="Otter, Martin" w:date="2014-04-25T14:21:00Z">
              <w:r>
                <w:rPr>
                  <w:rStyle w:val="CODE"/>
                </w:rPr>
                <w:t>fmi2SetXXX</w:t>
              </w:r>
            </w:ins>
          </w:p>
        </w:tc>
      </w:tr>
      <w:tr w:rsidR="00D4117B" w14:paraId="3EED42CB" w14:textId="77777777" w:rsidTr="00F46429">
        <w:trPr>
          <w:ins w:id="4832" w:author="Otter, Martin" w:date="2014-04-25T14:21:00Z"/>
        </w:trPr>
        <w:tc>
          <w:tcPr>
            <w:tcW w:w="5810" w:type="dxa"/>
          </w:tcPr>
          <w:p w14:paraId="73DD1823" w14:textId="77777777" w:rsidR="00D4117B" w:rsidRDefault="00D4117B" w:rsidP="00F46429">
            <w:pPr>
              <w:pStyle w:val="Textkrper-Tabelle"/>
              <w:ind w:left="0"/>
              <w:rPr>
                <w:ins w:id="4833" w:author="Otter, Martin" w:date="2014-04-25T14:21:00Z"/>
              </w:rPr>
            </w:pPr>
            <w:ins w:id="4834" w:author="Otter, Martin" w:date="2014-04-25T14:21:00Z">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ins>
          </w:p>
        </w:tc>
        <w:tc>
          <w:tcPr>
            <w:tcW w:w="3886" w:type="dxa"/>
          </w:tcPr>
          <w:p w14:paraId="03F3E6E3" w14:textId="77777777" w:rsidR="00D4117B" w:rsidRDefault="00D4117B" w:rsidP="00F46429">
            <w:pPr>
              <w:pStyle w:val="Textkrper-Tabelle"/>
              <w:ind w:left="0"/>
              <w:rPr>
                <w:ins w:id="4835" w:author="Otter, Martin" w:date="2014-04-25T14:21:00Z"/>
              </w:rPr>
            </w:pPr>
            <w:ins w:id="4836" w:author="Otter, Martin" w:date="2014-04-25T14:21:00Z">
              <w:r>
                <w:rPr>
                  <w:rStyle w:val="CODE"/>
                </w:rPr>
                <w:t>fmi2</w:t>
              </w:r>
              <w:r w:rsidRPr="00206239">
                <w:rPr>
                  <w:rStyle w:val="CODE"/>
                </w:rPr>
                <w:t>SetXXX</w:t>
              </w:r>
              <w:r>
                <w:rPr>
                  <w:rStyle w:val="CODE"/>
                </w:rPr>
                <w:br/>
                <w:t>fmi2SetRealInputDerivatives</w:t>
              </w:r>
            </w:ins>
          </w:p>
        </w:tc>
      </w:tr>
      <w:tr w:rsidR="00D4117B" w:rsidRPr="00B37790" w14:paraId="4AA0264B" w14:textId="77777777" w:rsidTr="00F46429">
        <w:trPr>
          <w:ins w:id="4837" w:author="Otter, Martin" w:date="2014-04-25T14:21:00Z"/>
        </w:trPr>
        <w:tc>
          <w:tcPr>
            <w:tcW w:w="5810" w:type="dxa"/>
            <w:vAlign w:val="center"/>
          </w:tcPr>
          <w:p w14:paraId="370504B1" w14:textId="5E803501" w:rsidR="00D4117B" w:rsidRPr="00C16519" w:rsidRDefault="00C8792E">
            <w:pPr>
              <w:pStyle w:val="Textkrper-Tabelle"/>
              <w:ind w:left="0"/>
              <w:rPr>
                <w:ins w:id="4838" w:author="Otter, Martin" w:date="2014-04-25T14:21:00Z"/>
                <w:color w:val="0000FF"/>
              </w:rPr>
              <w:pPrChange w:id="4839" w:author="Otter, Martin" w:date="2014-07-09T12:40:00Z">
                <w:pPr>
                  <w:pStyle w:val="Textkrper-Tabelle"/>
                  <w:spacing w:before="120"/>
                  <w:jc w:val="right"/>
                </w:pPr>
              </w:pPrChange>
            </w:pPr>
            <m:oMathPara>
              <m:oMath>
                <m:sSub>
                  <m:sSubPr>
                    <m:ctrlPr>
                      <w:ins w:id="4840" w:author="Otter, Martin" w:date="2014-07-16T18:52:00Z">
                        <w:rPr>
                          <w:rFonts w:ascii="Cambria Math" w:hAnsi="Cambria Math"/>
                          <w:b/>
                          <w:color w:val="0000FF"/>
                        </w:rPr>
                      </w:ins>
                    </m:ctrlPr>
                  </m:sSubPr>
                  <m:e>
                    <m:r>
                      <w:ins w:id="4841" w:author="Otter, Martin" w:date="2014-07-16T18:52:00Z">
                        <m:rPr>
                          <m:sty m:val="b"/>
                        </m:rPr>
                        <w:rPr>
                          <w:rFonts w:ascii="Cambria Math" w:hAnsi="Cambria Math"/>
                          <w:color w:val="0000FF"/>
                        </w:rPr>
                        <m:t>v</m:t>
                      </w:ins>
                    </m:r>
                  </m:e>
                  <m:sub>
                    <m:r>
                      <w:ins w:id="4842" w:author="Otter, Martin" w:date="2014-07-16T18:52:00Z">
                        <w:rPr>
                          <w:rFonts w:ascii="Cambria Math" w:hAnsi="Cambria Math"/>
                          <w:color w:val="0000FF"/>
                        </w:rPr>
                        <m:t>InitialUnknowns</m:t>
                      </w:ins>
                    </m:r>
                  </m:sub>
                </m:sSub>
                <m:r>
                  <w:ins w:id="4843" w:author="Otter, Martin" w:date="2014-07-16T18:52:00Z">
                    <m:rPr>
                      <m:aln/>
                    </m:rPr>
                    <w:rPr>
                      <w:rFonts w:ascii="Cambria Math" w:hAnsi="Cambria Math"/>
                      <w:color w:val="0000FF"/>
                    </w:rPr>
                    <m:t>≔</m:t>
                  </w:ins>
                </m:r>
                <m:sSub>
                  <m:sSubPr>
                    <m:ctrlPr>
                      <w:ins w:id="4844" w:author="Otter, Martin" w:date="2014-07-16T18:52:00Z">
                        <w:rPr>
                          <w:rFonts w:ascii="Cambria Math" w:hAnsi="Cambria Math"/>
                          <w:i/>
                          <w:color w:val="0000FF"/>
                        </w:rPr>
                      </w:ins>
                    </m:ctrlPr>
                  </m:sSubPr>
                  <m:e>
                    <m:r>
                      <w:ins w:id="4845" w:author="Otter, Martin" w:date="2014-07-16T18:52:00Z">
                        <m:rPr>
                          <m:sty m:val="b"/>
                        </m:rPr>
                        <w:rPr>
                          <w:rFonts w:ascii="Cambria Math" w:hAnsi="Cambria Math"/>
                          <w:color w:val="0000FF"/>
                        </w:rPr>
                        <m:t>f</m:t>
                      </w:ins>
                    </m:r>
                  </m:e>
                  <m:sub>
                    <m:r>
                      <w:ins w:id="4846" w:author="Otter, Martin" w:date="2014-07-16T18:52:00Z">
                        <w:rPr>
                          <w:rFonts w:ascii="Cambria Math" w:hAnsi="Cambria Math"/>
                          <w:color w:val="0000FF"/>
                        </w:rPr>
                        <m:t>init</m:t>
                      </w:ins>
                    </m:r>
                  </m:sub>
                </m:sSub>
                <m:d>
                  <m:dPr>
                    <m:ctrlPr>
                      <w:ins w:id="4847" w:author="Otter, Martin" w:date="2014-07-16T18:52:00Z">
                        <w:rPr>
                          <w:rFonts w:ascii="Cambria Math" w:hAnsi="Cambria Math"/>
                          <w:i/>
                          <w:color w:val="0000FF"/>
                        </w:rPr>
                      </w:ins>
                    </m:ctrlPr>
                  </m:dPr>
                  <m:e>
                    <m:sSub>
                      <m:sSubPr>
                        <m:ctrlPr>
                          <w:ins w:id="4848" w:author="Otter, Martin" w:date="2014-07-16T18:52:00Z">
                            <w:rPr>
                              <w:rFonts w:ascii="Cambria Math" w:hAnsi="Cambria Math"/>
                              <w:i/>
                              <w:color w:val="3333FF"/>
                            </w:rPr>
                          </w:ins>
                        </m:ctrlPr>
                      </m:sSubPr>
                      <m:e>
                        <m:r>
                          <w:ins w:id="4849" w:author="Otter, Martin" w:date="2014-07-16T18:52:00Z">
                            <m:rPr>
                              <m:sty m:val="bi"/>
                            </m:rPr>
                            <w:rPr>
                              <w:rFonts w:ascii="Cambria Math" w:hAnsi="Cambria Math"/>
                              <w:color w:val="3333FF"/>
                            </w:rPr>
                            <m:t>u</m:t>
                          </w:ins>
                        </m:r>
                      </m:e>
                      <m:sub>
                        <m:r>
                          <w:ins w:id="4850" w:author="Otter, Martin" w:date="2014-07-16T18:52:00Z">
                            <w:rPr>
                              <w:rFonts w:ascii="Cambria Math" w:hAnsi="Cambria Math"/>
                              <w:color w:val="3333FF"/>
                            </w:rPr>
                            <m:t>c</m:t>
                          </w:ins>
                        </m:r>
                      </m:sub>
                    </m:sSub>
                    <m:sSub>
                      <m:sSubPr>
                        <m:ctrlPr>
                          <w:ins w:id="4851" w:author="Otter, Martin" w:date="2014-07-16T18:52:00Z">
                            <w:rPr>
                              <w:rFonts w:ascii="Cambria Math" w:hAnsi="Cambria Math"/>
                              <w:b/>
                              <w:color w:val="3333FF"/>
                            </w:rPr>
                          </w:ins>
                        </m:ctrlPr>
                      </m:sSubPr>
                      <m:e>
                        <m:r>
                          <w:ins w:id="4852" w:author="Otter, Martin" w:date="2014-07-16T18:52:00Z">
                            <m:rPr>
                              <m:sty m:val="bi"/>
                            </m:rPr>
                            <w:rPr>
                              <w:rFonts w:ascii="Cambria Math" w:hAnsi="Cambria Math"/>
                              <w:color w:val="3333FF"/>
                            </w:rPr>
                            <m:t>, u</m:t>
                          </w:ins>
                        </m:r>
                      </m:e>
                      <m:sub>
                        <m:r>
                          <w:ins w:id="4853" w:author="Otter, Martin" w:date="2014-07-16T18:52:00Z">
                            <w:rPr>
                              <w:rFonts w:ascii="Cambria Math" w:hAnsi="Cambria Math"/>
                              <w:color w:val="3333FF"/>
                            </w:rPr>
                            <m:t>d</m:t>
                          </w:ins>
                        </m:r>
                      </m:sub>
                    </m:sSub>
                    <m:r>
                      <w:ins w:id="4854" w:author="Otter, Martin" w:date="2014-07-16T18:52:00Z">
                        <w:rPr>
                          <w:rFonts w:ascii="Cambria Math" w:hAnsi="Cambria Math"/>
                          <w:color w:val="0000FF"/>
                        </w:rPr>
                        <m:t xml:space="preserve">, </m:t>
                      </w:ins>
                    </m:r>
                    <m:sSub>
                      <m:sSubPr>
                        <m:ctrlPr>
                          <w:ins w:id="4855" w:author="Otter, Martin" w:date="2014-07-16T18:52:00Z">
                            <w:rPr>
                              <w:rFonts w:ascii="Cambria Math" w:hAnsi="Cambria Math"/>
                              <w:i/>
                              <w:color w:val="808080" w:themeColor="background1" w:themeShade="80"/>
                            </w:rPr>
                          </w:ins>
                        </m:ctrlPr>
                      </m:sSubPr>
                      <m:e>
                        <m:r>
                          <w:ins w:id="4856" w:author="Otter, Martin" w:date="2014-07-16T18:52:00Z">
                            <w:rPr>
                              <w:rFonts w:ascii="Cambria Math" w:hAnsi="Cambria Math"/>
                              <w:color w:val="808080" w:themeColor="background1" w:themeShade="80"/>
                            </w:rPr>
                            <m:t>t</m:t>
                          </w:ins>
                        </m:r>
                      </m:e>
                      <m:sub>
                        <m:r>
                          <w:ins w:id="4857" w:author="Otter, Martin" w:date="2014-07-16T18:52:00Z">
                            <w:rPr>
                              <w:rFonts w:ascii="Cambria Math" w:hAnsi="Cambria Math"/>
                              <w:color w:val="808080" w:themeColor="background1" w:themeShade="80"/>
                            </w:rPr>
                            <m:t>0</m:t>
                          </w:ins>
                        </m:r>
                      </m:sub>
                    </m:sSub>
                    <m:r>
                      <w:ins w:id="4858" w:author="Otter, Martin" w:date="2014-07-16T18:52:00Z">
                        <w:rPr>
                          <w:rFonts w:ascii="Cambria Math" w:hAnsi="Cambria Math"/>
                          <w:color w:val="0000FF"/>
                        </w:rPr>
                        <m:t xml:space="preserve">, </m:t>
                      </w:ins>
                    </m:r>
                    <m:sSub>
                      <m:sSubPr>
                        <m:ctrlPr>
                          <w:ins w:id="4859" w:author="Otter, Martin" w:date="2014-07-16T18:52:00Z">
                            <w:rPr>
                              <w:rFonts w:ascii="Cambria Math" w:hAnsi="Cambria Math"/>
                              <w:b/>
                              <w:color w:val="0000FF"/>
                            </w:rPr>
                          </w:ins>
                        </m:ctrlPr>
                      </m:sSubPr>
                      <m:e>
                        <m:r>
                          <w:ins w:id="4860" w:author="Otter, Martin" w:date="2014-07-16T18:52:00Z">
                            <m:rPr>
                              <m:sty m:val="b"/>
                            </m:rPr>
                            <w:rPr>
                              <w:rFonts w:ascii="Cambria Math" w:hAnsi="Cambria Math"/>
                              <w:color w:val="0000FF"/>
                            </w:rPr>
                            <m:t>v</m:t>
                          </w:ins>
                        </m:r>
                      </m:e>
                      <m:sub>
                        <m:r>
                          <w:ins w:id="4861" w:author="Otter, Martin" w:date="2014-07-16T18:52:00Z">
                            <w:rPr>
                              <w:rFonts w:ascii="Cambria Math" w:hAnsi="Cambria Math"/>
                              <w:color w:val="0000FF"/>
                            </w:rPr>
                            <m:t>initial=exact</m:t>
                          </w:ins>
                        </m:r>
                      </m:sub>
                    </m:sSub>
                  </m:e>
                </m:d>
              </m:oMath>
            </m:oMathPara>
          </w:p>
        </w:tc>
        <w:tc>
          <w:tcPr>
            <w:tcW w:w="3886" w:type="dxa"/>
          </w:tcPr>
          <w:p w14:paraId="5691B8CA" w14:textId="77777777" w:rsidR="00D4117B" w:rsidRDefault="00D4117B" w:rsidP="00F46429">
            <w:pPr>
              <w:pStyle w:val="Textkrper-Tabelle"/>
              <w:ind w:left="0"/>
              <w:rPr>
                <w:ins w:id="4862" w:author="Otter, Martin" w:date="2014-04-25T14:21:00Z"/>
                <w:rStyle w:val="CODE"/>
                <w:color w:val="0000FF"/>
              </w:rPr>
            </w:pPr>
            <w:ins w:id="4863" w:author="Otter, Martin" w:date="2014-04-25T14:21:00Z">
              <w:r>
                <w:rPr>
                  <w:rStyle w:val="CODE"/>
                  <w:color w:val="0000FF"/>
                </w:rPr>
                <w:t>fmi2GetXXX</w:t>
              </w:r>
            </w:ins>
          </w:p>
          <w:p w14:paraId="3869B70C" w14:textId="777E4432" w:rsidR="00D4117B" w:rsidRPr="00B37790" w:rsidRDefault="00E37974" w:rsidP="00F46429">
            <w:pPr>
              <w:pStyle w:val="Textkrper-Tabelle"/>
              <w:ind w:left="0"/>
              <w:rPr>
                <w:ins w:id="4864" w:author="Otter, Martin" w:date="2014-04-25T14:21:00Z"/>
                <w:rStyle w:val="CODE"/>
                <w:color w:val="0000FF"/>
              </w:rPr>
            </w:pPr>
            <w:ins w:id="4865" w:author="Otter, Martin" w:date="2014-04-25T14:21:00Z">
              <w:r>
                <w:rPr>
                  <w:rStyle w:val="CODE"/>
                  <w:color w:val="0000FF"/>
                </w:rPr>
                <w:t>fmi2GetDirectionalDerivative</w:t>
              </w:r>
            </w:ins>
          </w:p>
        </w:tc>
      </w:tr>
      <w:tr w:rsidR="00D4117B" w:rsidRPr="002C39EF" w14:paraId="068C0777" w14:textId="77777777" w:rsidTr="00F46429">
        <w:trPr>
          <w:ins w:id="4866" w:author="Otter, Martin" w:date="2014-04-25T14:21:00Z"/>
        </w:trPr>
        <w:tc>
          <w:tcPr>
            <w:tcW w:w="5810" w:type="dxa"/>
          </w:tcPr>
          <w:p w14:paraId="7CE9EA67" w14:textId="77777777" w:rsidR="00D4117B" w:rsidRPr="002C39EF" w:rsidRDefault="00D4117B" w:rsidP="00F46429">
            <w:pPr>
              <w:pStyle w:val="Textkrper-Tabelle"/>
              <w:rPr>
                <w:ins w:id="4867" w:author="Otter, Martin" w:date="2014-04-25T14:21:00Z"/>
                <w:color w:val="006600"/>
              </w:rPr>
            </w:pPr>
            <w:ins w:id="4868" w:author="Otter, Martin" w:date="2014-04-25T14:21:00Z">
              <w:r w:rsidRPr="002C39EF">
                <w:rPr>
                  <w:color w:val="006600"/>
                </w:rPr>
                <w:t>Exit Initialization Mode (de-activate initialization equations)</w:t>
              </w:r>
            </w:ins>
          </w:p>
        </w:tc>
        <w:tc>
          <w:tcPr>
            <w:tcW w:w="3886" w:type="dxa"/>
          </w:tcPr>
          <w:p w14:paraId="34D2657C" w14:textId="77777777" w:rsidR="00D4117B" w:rsidRPr="002C39EF" w:rsidRDefault="00D4117B" w:rsidP="00F46429">
            <w:pPr>
              <w:pStyle w:val="Textkrper-Tabelle"/>
              <w:rPr>
                <w:ins w:id="4869" w:author="Otter, Martin" w:date="2014-04-25T14:21:00Z"/>
                <w:rStyle w:val="CODE"/>
                <w:color w:val="006600"/>
              </w:rPr>
            </w:pPr>
            <w:ins w:id="4870" w:author="Otter, Martin" w:date="2014-04-25T14:21:00Z">
              <w:r>
                <w:rPr>
                  <w:rStyle w:val="CODE"/>
                  <w:color w:val="006600"/>
                </w:rPr>
                <w:t>fmi2ExitInitializationMode</w:t>
              </w:r>
            </w:ins>
          </w:p>
        </w:tc>
      </w:tr>
      <w:tr w:rsidR="00D4117B" w:rsidRPr="00340E79" w14:paraId="391654C0" w14:textId="77777777" w:rsidTr="00F46429">
        <w:trPr>
          <w:ins w:id="4871" w:author="Otter, Martin" w:date="2014-04-25T14:21:00Z"/>
        </w:trPr>
        <w:tc>
          <w:tcPr>
            <w:tcW w:w="9696" w:type="dxa"/>
            <w:gridSpan w:val="2"/>
          </w:tcPr>
          <w:p w14:paraId="4507034C" w14:textId="77777777" w:rsidR="00D4117B" w:rsidRPr="00340E79" w:rsidRDefault="00D4117B" w:rsidP="00F46429">
            <w:pPr>
              <w:pStyle w:val="Textkrper-Tabelle"/>
              <w:spacing w:before="240"/>
              <w:ind w:left="0"/>
              <w:rPr>
                <w:ins w:id="4872" w:author="Otter, Martin" w:date="2014-04-25T14:21:00Z"/>
                <w:rStyle w:val="CODE"/>
                <w:color w:val="006600"/>
              </w:rPr>
            </w:pPr>
            <w:ins w:id="4873" w:author="Otter, Martin" w:date="2014-04-25T14:21:00Z">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ins>
          </w:p>
        </w:tc>
      </w:tr>
      <w:tr w:rsidR="00D4117B" w:rsidRPr="00C574B5" w14:paraId="7190FAA8" w14:textId="77777777" w:rsidTr="00F46429">
        <w:trPr>
          <w:ins w:id="4874" w:author="Otter, Martin" w:date="2014-04-25T14:21:00Z"/>
        </w:trPr>
        <w:tc>
          <w:tcPr>
            <w:tcW w:w="5810" w:type="dxa"/>
          </w:tcPr>
          <w:p w14:paraId="28BE10EF" w14:textId="77777777" w:rsidR="00D4117B" w:rsidRPr="00C574B5" w:rsidRDefault="00D4117B" w:rsidP="00F46429">
            <w:pPr>
              <w:pStyle w:val="Textkrper-Tabelle"/>
              <w:rPr>
                <w:ins w:id="4875" w:author="Otter, Martin" w:date="2014-04-25T14:21:00Z"/>
              </w:rPr>
            </w:pPr>
            <w:ins w:id="4876" w:author="Otter, Martin" w:date="2014-04-25T14:21:00Z">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ins>
          </w:p>
        </w:tc>
        <w:tc>
          <w:tcPr>
            <w:tcW w:w="3886" w:type="dxa"/>
          </w:tcPr>
          <w:p w14:paraId="1E9C69BB" w14:textId="77777777" w:rsidR="00D4117B" w:rsidRPr="00C574B5" w:rsidRDefault="00D4117B" w:rsidP="00F46429">
            <w:pPr>
              <w:pStyle w:val="Textkrper-Tabelle"/>
              <w:ind w:left="0"/>
              <w:rPr>
                <w:ins w:id="4877" w:author="Otter, Martin" w:date="2014-04-25T14:21:00Z"/>
                <w:rStyle w:val="CODE"/>
              </w:rPr>
            </w:pPr>
            <w:ins w:id="4878" w:author="Otter, Martin" w:date="2014-04-25T14:21:00Z">
              <w:r>
                <w:rPr>
                  <w:rStyle w:val="CODE"/>
                </w:rPr>
                <w:t>fmi2</w:t>
              </w:r>
              <w:r w:rsidRPr="00C574B5">
                <w:rPr>
                  <w:rStyle w:val="CODE"/>
                </w:rPr>
                <w:t>SetXXX</w:t>
              </w:r>
            </w:ins>
          </w:p>
        </w:tc>
      </w:tr>
      <w:tr w:rsidR="00D4117B" w:rsidRPr="00C574B5" w14:paraId="53B397F7" w14:textId="77777777" w:rsidTr="00F46429">
        <w:trPr>
          <w:ins w:id="4879" w:author="Otter, Martin" w:date="2014-04-25T14:21:00Z"/>
        </w:trPr>
        <w:tc>
          <w:tcPr>
            <w:tcW w:w="5810" w:type="dxa"/>
          </w:tcPr>
          <w:p w14:paraId="61ECE30F" w14:textId="77777777" w:rsidR="00D4117B" w:rsidRPr="00C574B5" w:rsidRDefault="00D4117B" w:rsidP="00F46429">
            <w:pPr>
              <w:pStyle w:val="Textkrper-Tabelle"/>
              <w:ind w:left="0"/>
              <w:rPr>
                <w:ins w:id="4880" w:author="Otter, Martin" w:date="2014-04-25T14:21:00Z"/>
              </w:rPr>
            </w:pPr>
            <w:ins w:id="4881" w:author="Otter, Martin" w:date="2014-04-25T14:21:00Z">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ins>
          </w:p>
        </w:tc>
        <w:tc>
          <w:tcPr>
            <w:tcW w:w="3886" w:type="dxa"/>
          </w:tcPr>
          <w:p w14:paraId="57CFA32B" w14:textId="77777777" w:rsidR="00D4117B" w:rsidRPr="00C574B5" w:rsidRDefault="00D4117B" w:rsidP="00F46429">
            <w:pPr>
              <w:pStyle w:val="Textkrper-Tabelle"/>
              <w:ind w:left="0"/>
              <w:rPr>
                <w:ins w:id="4882" w:author="Otter, Martin" w:date="2014-04-25T14:21:00Z"/>
              </w:rPr>
            </w:pPr>
            <w:ins w:id="4883" w:author="Otter, Martin" w:date="2014-04-25T14:21:00Z">
              <w:r>
                <w:rPr>
                  <w:rStyle w:val="CODE"/>
                </w:rPr>
                <w:t>fmi2</w:t>
              </w:r>
              <w:r w:rsidRPr="00206239">
                <w:rPr>
                  <w:rStyle w:val="CODE"/>
                </w:rPr>
                <w:t>SetXXX</w:t>
              </w:r>
              <w:r>
                <w:rPr>
                  <w:rStyle w:val="CODE"/>
                </w:rPr>
                <w:br/>
                <w:t>fmi2SetRealInputDerivatives</w:t>
              </w:r>
            </w:ins>
          </w:p>
        </w:tc>
      </w:tr>
      <w:tr w:rsidR="00D4117B" w:rsidRPr="00037199" w14:paraId="7DEC1218" w14:textId="77777777" w:rsidTr="00F46429">
        <w:trPr>
          <w:ins w:id="4884" w:author="Otter, Martin" w:date="2014-04-25T14:21:00Z"/>
        </w:trPr>
        <w:tc>
          <w:tcPr>
            <w:tcW w:w="5810" w:type="dxa"/>
            <w:vAlign w:val="center"/>
          </w:tcPr>
          <w:p w14:paraId="2BD9B56D" w14:textId="2CBF2A3F" w:rsidR="00D4117B" w:rsidRPr="0071479F" w:rsidRDefault="00D4117B" w:rsidP="00F46429">
            <w:pPr>
              <w:pStyle w:val="Textkrper-Tabelle"/>
              <w:ind w:left="0"/>
              <w:rPr>
                <w:ins w:id="4885" w:author="Otter, Martin" w:date="2014-04-25T14:21:00Z"/>
                <w:color w:val="0000FF"/>
              </w:rPr>
            </w:pPr>
            <m:oMathPara>
              <m:oMathParaPr>
                <m:jc m:val="left"/>
              </m:oMathParaPr>
              <m:oMath>
                <m:r>
                  <w:ins w:id="4886" w:author="Otter, Martin" w:date="2014-04-25T14:21:00Z">
                    <w:rPr>
                      <w:rFonts w:ascii="Cambria Math" w:hAnsi="Cambria Math"/>
                      <w:color w:val="0000FF"/>
                    </w:rPr>
                    <m:t xml:space="preserve"> </m:t>
                  </w:ins>
                </m:r>
                <m:sSub>
                  <m:sSubPr>
                    <m:ctrlPr>
                      <w:ins w:id="4887" w:author="Otter, Martin" w:date="2014-04-25T14:21:00Z">
                        <w:rPr>
                          <w:rFonts w:ascii="Cambria Math" w:hAnsi="Cambria Math"/>
                          <w:i/>
                          <w:color w:val="0000FF"/>
                        </w:rPr>
                      </w:ins>
                    </m:ctrlPr>
                  </m:sSubPr>
                  <m:e>
                    <m:r>
                      <w:ins w:id="4888" w:author="Otter, Martin" w:date="2014-04-25T14:21:00Z">
                        <w:rPr>
                          <w:rFonts w:ascii="Cambria Math" w:hAnsi="Cambria Math"/>
                          <w:color w:val="0000FF"/>
                        </w:rPr>
                        <m:t>tc</m:t>
                      </w:ins>
                    </m:r>
                  </m:e>
                  <m:sub>
                    <m:r>
                      <w:ins w:id="4889" w:author="Otter, Martin" w:date="2014-04-25T14:21:00Z">
                        <w:rPr>
                          <w:rFonts w:ascii="Cambria Math" w:hAnsi="Cambria Math"/>
                          <w:color w:val="0000FF"/>
                        </w:rPr>
                        <m:t>i+1</m:t>
                      </w:ins>
                    </m:r>
                  </m:sub>
                </m:sSub>
                <m:r>
                  <w:ins w:id="4890" w:author="Otter, Martin" w:date="2014-04-25T14:21:00Z">
                    <m:rPr>
                      <m:aln/>
                    </m:rPr>
                    <w:rPr>
                      <w:rFonts w:ascii="Cambria Math" w:hAnsi="Cambria Math"/>
                      <w:color w:val="0000FF"/>
                    </w:rPr>
                    <m:t>≔</m:t>
                  </w:ins>
                </m:r>
                <m:sSub>
                  <m:sSubPr>
                    <m:ctrlPr>
                      <w:ins w:id="4891" w:author="Otter, Martin" w:date="2014-04-25T14:21:00Z">
                        <w:rPr>
                          <w:rFonts w:ascii="Cambria Math" w:hAnsi="Cambria Math"/>
                          <w:i/>
                          <w:color w:val="0000FF"/>
                        </w:rPr>
                      </w:ins>
                    </m:ctrlPr>
                  </m:sSubPr>
                  <m:e>
                    <m:r>
                      <w:ins w:id="4892" w:author="Otter, Martin" w:date="2014-04-25T14:21:00Z">
                        <w:rPr>
                          <w:rFonts w:ascii="Cambria Math" w:hAnsi="Cambria Math"/>
                          <w:color w:val="0000FF"/>
                        </w:rPr>
                        <m:t>tc</m:t>
                      </w:ins>
                    </m:r>
                  </m:e>
                  <m:sub>
                    <m:r>
                      <w:ins w:id="4893" w:author="Otter, Martin" w:date="2014-04-25T14:21:00Z">
                        <w:rPr>
                          <w:rFonts w:ascii="Cambria Math" w:hAnsi="Cambria Math"/>
                          <w:color w:val="0000FF"/>
                        </w:rPr>
                        <m:t>i</m:t>
                      </w:ins>
                    </m:r>
                  </m:sub>
                </m:sSub>
                <m:r>
                  <w:ins w:id="4894" w:author="Otter, Martin" w:date="2014-04-25T14:21:00Z">
                    <w:rPr>
                      <w:rFonts w:ascii="Cambria Math" w:hAnsi="Cambria Math"/>
                      <w:color w:val="0000FF"/>
                    </w:rPr>
                    <m:t>+</m:t>
                  </w:ins>
                </m:r>
                <m:sSub>
                  <m:sSubPr>
                    <m:ctrlPr>
                      <w:ins w:id="4895" w:author="Otter, Martin" w:date="2014-04-25T14:21:00Z">
                        <w:rPr>
                          <w:rFonts w:ascii="Cambria Math" w:hAnsi="Cambria Math"/>
                          <w:i/>
                          <w:color w:val="0000FF"/>
                        </w:rPr>
                      </w:ins>
                    </m:ctrlPr>
                  </m:sSubPr>
                  <m:e>
                    <m:r>
                      <w:ins w:id="4896" w:author="Otter, Martin" w:date="2014-04-25T14:21:00Z">
                        <w:rPr>
                          <w:rFonts w:ascii="Cambria Math" w:hAnsi="Cambria Math"/>
                          <w:color w:val="0000FF"/>
                        </w:rPr>
                        <m:t>hc</m:t>
                      </w:ins>
                    </m:r>
                  </m:e>
                  <m:sub>
                    <m:r>
                      <w:ins w:id="4897" w:author="Otter, Martin" w:date="2014-04-25T14:21:00Z">
                        <w:rPr>
                          <w:rFonts w:ascii="Cambria Math" w:hAnsi="Cambria Math"/>
                          <w:color w:val="0000FF"/>
                        </w:rPr>
                        <m:t>i</m:t>
                      </w:ins>
                    </m:r>
                  </m:sub>
                </m:sSub>
                <m:r>
                  <w:ins w:id="4898" w:author="Otter, Martin" w:date="2014-04-25T14:21:00Z">
                    <m:rPr>
                      <m:sty m:val="p"/>
                    </m:rPr>
                    <w:rPr>
                      <w:rFonts w:ascii="Cambria Math" w:hAnsi="Cambria Math"/>
                      <w:color w:val="0000FF"/>
                    </w:rPr>
                    <w:br/>
                  </w:ins>
                </m:r>
              </m:oMath>
              <m:oMath>
                <m:sSub>
                  <m:sSubPr>
                    <m:ctrlPr>
                      <w:ins w:id="4899" w:author="Otter, Martin" w:date="2014-04-25T14:21:00Z">
                        <w:rPr>
                          <w:rFonts w:ascii="Cambria Math" w:hAnsi="Cambria Math"/>
                          <w:i/>
                          <w:color w:val="0000FF"/>
                        </w:rPr>
                      </w:ins>
                    </m:ctrlPr>
                  </m:sSubPr>
                  <m:e>
                    <m:r>
                      <w:ins w:id="4900" w:author="Otter, Martin" w:date="2014-04-25T14:21:00Z">
                        <w:rPr>
                          <w:rFonts w:ascii="Cambria Math" w:hAnsi="Cambria Math"/>
                          <w:color w:val="0000FF"/>
                        </w:rPr>
                        <m:t>(</m:t>
                      </w:ins>
                    </m:r>
                    <m:sSub>
                      <m:sSubPr>
                        <m:ctrlPr>
                          <w:ins w:id="4901" w:author="Otter, Martin" w:date="2014-04-25T14:21:00Z">
                            <w:rPr>
                              <w:rFonts w:ascii="Cambria Math" w:hAnsi="Cambria Math"/>
                              <w:b/>
                              <w:color w:val="3333FF"/>
                            </w:rPr>
                          </w:ins>
                        </m:ctrlPr>
                      </m:sSubPr>
                      <m:e>
                        <m:r>
                          <w:ins w:id="4902" w:author="Otter, Martin" w:date="2014-04-25T14:21:00Z">
                            <m:rPr>
                              <m:sty m:val="b"/>
                            </m:rPr>
                            <w:rPr>
                              <w:rFonts w:ascii="Cambria Math" w:hAnsi="Cambria Math"/>
                              <w:color w:val="3333FF"/>
                            </w:rPr>
                            <m:t>y</m:t>
                          </w:ins>
                        </m:r>
                      </m:e>
                      <m:sub>
                        <m:r>
                          <w:ins w:id="4903" w:author="Otter, Martin" w:date="2014-04-25T14:21:00Z">
                            <w:rPr>
                              <w:rFonts w:ascii="Cambria Math" w:hAnsi="Cambria Math"/>
                              <w:color w:val="3333FF"/>
                            </w:rPr>
                            <m:t>c+d</m:t>
                          </w:ins>
                        </m:r>
                      </m:sub>
                    </m:sSub>
                    <m:r>
                      <w:ins w:id="4904" w:author="Otter, Martin" w:date="2014-04-25T14:21:00Z">
                        <m:rPr>
                          <m:sty m:val="b"/>
                        </m:rPr>
                        <w:rPr>
                          <w:rFonts w:ascii="Cambria Math" w:hAnsi="Cambria Math"/>
                          <w:color w:val="3333FF"/>
                        </w:rPr>
                        <m:t>,</m:t>
                      </w:ins>
                    </m:r>
                    <m:sSubSup>
                      <m:sSubSupPr>
                        <m:ctrlPr>
                          <w:ins w:id="4905" w:author="Otter, Martin" w:date="2014-04-25T14:51:00Z">
                            <w:rPr>
                              <w:rFonts w:ascii="Cambria Math" w:hAnsi="Cambria Math"/>
                              <w:b/>
                              <w:color w:val="3333FF"/>
                            </w:rPr>
                          </w:ins>
                        </m:ctrlPr>
                      </m:sSubSupPr>
                      <m:e>
                        <m:r>
                          <w:ins w:id="4906" w:author="Otter, Martin" w:date="2014-04-25T14:51:00Z">
                            <m:rPr>
                              <m:sty m:val="bi"/>
                            </m:rPr>
                            <w:rPr>
                              <w:rFonts w:ascii="Cambria Math" w:hAnsi="Cambria Math"/>
                              <w:color w:val="3333FF"/>
                            </w:rPr>
                            <m:t>y</m:t>
                          </w:ins>
                        </m:r>
                      </m:e>
                      <m:sub>
                        <m:r>
                          <w:ins w:id="4907" w:author="Otter, Martin" w:date="2014-04-25T14:51:00Z">
                            <m:rPr>
                              <m:sty m:val="bi"/>
                            </m:rPr>
                            <w:rPr>
                              <w:rFonts w:ascii="Cambria Math" w:hAnsi="Cambria Math"/>
                              <w:color w:val="3333FF"/>
                            </w:rPr>
                            <m:t>c</m:t>
                          </w:ins>
                        </m:r>
                      </m:sub>
                      <m:sup>
                        <m:d>
                          <m:dPr>
                            <m:ctrlPr>
                              <w:ins w:id="4908" w:author="Otter, Martin" w:date="2014-04-25T14:51:00Z">
                                <w:rPr>
                                  <w:rFonts w:ascii="Cambria Math" w:hAnsi="Cambria Math"/>
                                  <w:b/>
                                  <w:i/>
                                  <w:color w:val="3333FF"/>
                                </w:rPr>
                              </w:ins>
                            </m:ctrlPr>
                          </m:dPr>
                          <m:e>
                            <m:r>
                              <w:ins w:id="4909" w:author="Otter, Martin" w:date="2014-04-25T14:51:00Z">
                                <m:rPr>
                                  <m:sty m:val="bi"/>
                                </m:rPr>
                                <w:rPr>
                                  <w:rFonts w:ascii="Cambria Math" w:hAnsi="Cambria Math"/>
                                  <w:color w:val="3333FF"/>
                                </w:rPr>
                                <m:t>j</m:t>
                              </w:ins>
                            </m:r>
                          </m:e>
                        </m:d>
                      </m:sup>
                    </m:sSubSup>
                    <m:r>
                      <w:ins w:id="4910" w:author="Otter, Martin" w:date="2014-04-25T14:51:00Z">
                        <m:rPr>
                          <m:sty m:val="b"/>
                        </m:rPr>
                        <w:rPr>
                          <w:rFonts w:ascii="Cambria Math" w:hAnsi="Cambria Math"/>
                          <w:color w:val="3333FF"/>
                        </w:rPr>
                        <m:t>,</m:t>
                      </w:ins>
                    </m:r>
                    <m:r>
                      <w:ins w:id="4911" w:author="Otter, Martin" w:date="2014-04-25T14:21:00Z">
                        <m:rPr>
                          <m:sty m:val="b"/>
                        </m:rPr>
                        <w:rPr>
                          <w:rFonts w:ascii="Cambria Math" w:hAnsi="Cambria Math"/>
                          <w:color w:val="3333FF"/>
                        </w:rPr>
                        <m:t xml:space="preserve"> </m:t>
                      </w:ins>
                    </m:r>
                    <m:sSub>
                      <m:sSubPr>
                        <m:ctrlPr>
                          <w:ins w:id="4912" w:author="Otter, Martin" w:date="2014-04-25T14:21:00Z">
                            <w:rPr>
                              <w:rFonts w:ascii="Cambria Math" w:hAnsi="Cambria Math"/>
                              <w:b/>
                              <w:color w:val="3333FF"/>
                            </w:rPr>
                          </w:ins>
                        </m:ctrlPr>
                      </m:sSubPr>
                      <m:e>
                        <m:r>
                          <w:ins w:id="4913" w:author="Otter, Martin" w:date="2014-04-25T14:21:00Z">
                            <m:rPr>
                              <m:sty m:val="bi"/>
                            </m:rPr>
                            <w:rPr>
                              <w:rFonts w:ascii="Cambria Math" w:hAnsi="Cambria Math"/>
                              <w:color w:val="3333FF"/>
                            </w:rPr>
                            <m:t>w</m:t>
                          </w:ins>
                        </m:r>
                      </m:e>
                      <m:sub>
                        <m:r>
                          <w:ins w:id="4914" w:author="Otter, Martin" w:date="2014-04-25T14:21:00Z">
                            <w:rPr>
                              <w:rFonts w:ascii="Cambria Math" w:hAnsi="Cambria Math"/>
                              <w:color w:val="3333FF"/>
                            </w:rPr>
                            <m:t>c+d</m:t>
                          </w:ins>
                        </m:r>
                      </m:sub>
                    </m:sSub>
                    <m:r>
                      <w:ins w:id="4915" w:author="Otter, Martin" w:date="2014-04-25T14:21:00Z">
                        <w:rPr>
                          <w:rFonts w:ascii="Cambria Math" w:hAnsi="Cambria Math"/>
                          <w:color w:val="0000FF"/>
                        </w:rPr>
                        <m:t>)</m:t>
                      </w:ins>
                    </m:r>
                  </m:e>
                  <m:sub>
                    <m:sSub>
                      <m:sSubPr>
                        <m:ctrlPr>
                          <w:ins w:id="4916" w:author="Otter, Martin" w:date="2014-04-25T14:21:00Z">
                            <w:rPr>
                              <w:rFonts w:ascii="Cambria Math" w:hAnsi="Cambria Math"/>
                              <w:i/>
                              <w:color w:val="0000FF"/>
                            </w:rPr>
                          </w:ins>
                        </m:ctrlPr>
                      </m:sSubPr>
                      <m:e>
                        <m:r>
                          <w:ins w:id="4917" w:author="Otter, Martin" w:date="2014-04-25T14:21:00Z">
                            <w:rPr>
                              <w:rFonts w:ascii="Cambria Math" w:hAnsi="Cambria Math"/>
                              <w:color w:val="0000FF"/>
                            </w:rPr>
                            <m:t>tc</m:t>
                          </w:ins>
                        </m:r>
                      </m:e>
                      <m:sub>
                        <m:r>
                          <w:ins w:id="4918" w:author="Otter, Martin" w:date="2014-04-25T14:21:00Z">
                            <w:rPr>
                              <w:rFonts w:ascii="Cambria Math" w:hAnsi="Cambria Math"/>
                              <w:color w:val="0000FF"/>
                            </w:rPr>
                            <m:t>i+1</m:t>
                          </w:ins>
                        </m:r>
                      </m:sub>
                    </m:sSub>
                  </m:sub>
                </m:sSub>
                <m:r>
                  <w:ins w:id="4919" w:author="Otter, Martin" w:date="2014-04-25T14:21:00Z">
                    <m:rPr>
                      <m:aln/>
                    </m:rPr>
                    <w:rPr>
                      <w:rFonts w:ascii="Cambria Math" w:hAnsi="Cambria Math"/>
                      <w:color w:val="0000FF"/>
                    </w:rPr>
                    <m:t>≔</m:t>
                  </w:ins>
                </m:r>
                <m:sSub>
                  <m:sSubPr>
                    <m:ctrlPr>
                      <w:ins w:id="4920" w:author="Otter, Martin" w:date="2014-04-25T14:21:00Z">
                        <w:rPr>
                          <w:rFonts w:ascii="Cambria Math" w:hAnsi="Cambria Math"/>
                          <w:i/>
                          <w:color w:val="0000FF"/>
                        </w:rPr>
                      </w:ins>
                    </m:ctrlPr>
                  </m:sSubPr>
                  <m:e>
                    <m:r>
                      <w:ins w:id="4921" w:author="Otter, Martin" w:date="2014-04-25T14:21:00Z">
                        <m:rPr>
                          <m:sty m:val="b"/>
                        </m:rPr>
                        <w:rPr>
                          <w:rFonts w:ascii="Cambria Math" w:hAnsi="Cambria Math"/>
                          <w:color w:val="0000FF"/>
                        </w:rPr>
                        <m:t>f</m:t>
                      </w:ins>
                    </m:r>
                  </m:e>
                  <m:sub>
                    <m:r>
                      <w:ins w:id="4922" w:author="Otter, Martin" w:date="2014-04-25T14:21:00Z">
                        <w:rPr>
                          <w:rFonts w:ascii="Cambria Math" w:hAnsi="Cambria Math"/>
                          <w:color w:val="0000FF"/>
                        </w:rPr>
                        <m:t>doStep</m:t>
                      </w:ins>
                    </m:r>
                  </m:sub>
                </m:sSub>
                <m:sSub>
                  <m:sSubPr>
                    <m:ctrlPr>
                      <w:ins w:id="4923" w:author="Otter, Martin" w:date="2014-04-25T14:21:00Z">
                        <w:rPr>
                          <w:rFonts w:ascii="Cambria Math" w:hAnsi="Cambria Math"/>
                          <w:i/>
                          <w:color w:val="0000FF"/>
                        </w:rPr>
                      </w:ins>
                    </m:ctrlPr>
                  </m:sSubPr>
                  <m:e>
                    <m:d>
                      <m:dPr>
                        <m:ctrlPr>
                          <w:ins w:id="4924" w:author="Otter, Martin" w:date="2014-04-25T14:21:00Z">
                            <w:rPr>
                              <w:rFonts w:ascii="Cambria Math" w:hAnsi="Cambria Math"/>
                              <w:i/>
                              <w:color w:val="0000FF"/>
                            </w:rPr>
                          </w:ins>
                        </m:ctrlPr>
                      </m:dPr>
                      <m:e>
                        <m:sSub>
                          <m:sSubPr>
                            <m:ctrlPr>
                              <w:ins w:id="4925" w:author="Otter, Martin" w:date="2014-04-25T14:21:00Z">
                                <w:rPr>
                                  <w:rFonts w:ascii="Cambria Math" w:hAnsi="Cambria Math"/>
                                  <w:i/>
                                  <w:color w:val="3333FF"/>
                                </w:rPr>
                              </w:ins>
                            </m:ctrlPr>
                          </m:sSubPr>
                          <m:e>
                            <m:r>
                              <w:ins w:id="4926" w:author="Otter, Martin" w:date="2014-04-25T14:21:00Z">
                                <m:rPr>
                                  <m:sty m:val="bi"/>
                                </m:rPr>
                                <w:rPr>
                                  <w:rFonts w:ascii="Cambria Math" w:hAnsi="Cambria Math"/>
                                  <w:color w:val="3333FF"/>
                                </w:rPr>
                                <m:t>u</m:t>
                              </w:ins>
                            </m:r>
                          </m:e>
                          <m:sub>
                            <m:r>
                              <w:ins w:id="4927" w:author="Otter, Martin" w:date="2014-04-25T14:21:00Z">
                                <w:rPr>
                                  <w:rFonts w:ascii="Cambria Math" w:hAnsi="Cambria Math"/>
                                  <w:color w:val="3333FF"/>
                                </w:rPr>
                                <m:t>c+d</m:t>
                              </w:ins>
                            </m:r>
                          </m:sub>
                        </m:sSub>
                        <m:r>
                          <w:ins w:id="4928" w:author="Otter, Martin" w:date="2014-04-25T14:21:00Z">
                            <w:rPr>
                              <w:rFonts w:ascii="Cambria Math" w:hAnsi="Cambria Math"/>
                              <w:color w:val="3333FF"/>
                            </w:rPr>
                            <m:t>,</m:t>
                          </w:ins>
                        </m:r>
                        <m:sSubSup>
                          <m:sSubSupPr>
                            <m:ctrlPr>
                              <w:ins w:id="4929" w:author="Otter, Martin" w:date="2014-04-25T14:21:00Z">
                                <w:rPr>
                                  <w:rFonts w:ascii="Cambria Math" w:hAnsi="Cambria Math"/>
                                  <w:i/>
                                  <w:color w:val="3333FF"/>
                                </w:rPr>
                              </w:ins>
                            </m:ctrlPr>
                          </m:sSubSupPr>
                          <m:e>
                            <m:r>
                              <w:ins w:id="4930" w:author="Otter, Martin" w:date="2014-04-25T14:21:00Z">
                                <m:rPr>
                                  <m:sty m:val="bi"/>
                                </m:rPr>
                                <w:rPr>
                                  <w:rFonts w:ascii="Cambria Math" w:hAnsi="Cambria Math"/>
                                  <w:color w:val="3333FF"/>
                                </w:rPr>
                                <m:t>u</m:t>
                              </w:ins>
                            </m:r>
                          </m:e>
                          <m:sub>
                            <m:r>
                              <w:ins w:id="4931" w:author="Otter, Martin" w:date="2014-04-25T14:21:00Z">
                                <w:rPr>
                                  <w:rFonts w:ascii="Cambria Math" w:hAnsi="Cambria Math"/>
                                  <w:color w:val="3333FF"/>
                                </w:rPr>
                                <m:t>c</m:t>
                              </w:ins>
                            </m:r>
                          </m:sub>
                          <m:sup>
                            <m:d>
                              <m:dPr>
                                <m:ctrlPr>
                                  <w:ins w:id="4932" w:author="Otter, Martin" w:date="2014-04-25T14:21:00Z">
                                    <w:rPr>
                                      <w:rFonts w:ascii="Cambria Math" w:hAnsi="Cambria Math"/>
                                      <w:i/>
                                      <w:color w:val="3333FF"/>
                                    </w:rPr>
                                  </w:ins>
                                </m:ctrlPr>
                              </m:dPr>
                              <m:e>
                                <m:r>
                                  <w:ins w:id="4933" w:author="Otter, Martin" w:date="2014-04-25T14:21:00Z">
                                    <w:rPr>
                                      <w:rFonts w:ascii="Cambria Math" w:hAnsi="Cambria Math"/>
                                      <w:color w:val="3333FF"/>
                                    </w:rPr>
                                    <m:t>j</m:t>
                                  </w:ins>
                                </m:r>
                              </m:e>
                            </m:d>
                          </m:sup>
                        </m:sSubSup>
                        <m:r>
                          <w:ins w:id="4934" w:author="Otter, Martin" w:date="2014-04-25T14:21:00Z">
                            <w:rPr>
                              <w:rFonts w:ascii="Cambria Math" w:hAnsi="Cambria Math"/>
                              <w:color w:val="3333FF"/>
                            </w:rPr>
                            <m:t>,</m:t>
                          </w:ins>
                        </m:r>
                        <m:r>
                          <w:ins w:id="4935" w:author="Otter, Martin" w:date="2014-04-25T14:21:00Z">
                            <w:rPr>
                              <w:rFonts w:ascii="Cambria Math" w:hAnsi="Cambria Math"/>
                              <w:color w:val="0000FF"/>
                            </w:rPr>
                            <m:t xml:space="preserve"> </m:t>
                          </w:ins>
                        </m:r>
                        <m:sSub>
                          <m:sSubPr>
                            <m:ctrlPr>
                              <w:ins w:id="4936" w:author="Otter, Martin" w:date="2014-04-25T14:21:00Z">
                                <w:rPr>
                                  <w:rFonts w:ascii="Cambria Math" w:hAnsi="Cambria Math"/>
                                  <w:i/>
                                  <w:color w:val="808080" w:themeColor="background1" w:themeShade="80"/>
                                </w:rPr>
                              </w:ins>
                            </m:ctrlPr>
                          </m:sSubPr>
                          <m:e>
                            <m:sSub>
                              <m:sSubPr>
                                <m:ctrlPr>
                                  <w:ins w:id="4937" w:author="Otter, Martin" w:date="2014-04-25T14:21:00Z">
                                    <w:rPr>
                                      <w:rFonts w:ascii="Cambria Math" w:hAnsi="Cambria Math"/>
                                      <w:i/>
                                      <w:color w:val="0000FF"/>
                                    </w:rPr>
                                  </w:ins>
                                </m:ctrlPr>
                              </m:sSubPr>
                              <m:e>
                                <m:r>
                                  <w:ins w:id="4938" w:author="Otter, Martin" w:date="2014-04-25T14:21:00Z">
                                    <w:rPr>
                                      <w:rFonts w:ascii="Cambria Math" w:hAnsi="Cambria Math"/>
                                      <w:color w:val="0000FF"/>
                                    </w:rPr>
                                    <m:t>tc</m:t>
                                  </w:ins>
                                </m:r>
                              </m:e>
                              <m:sub>
                                <m:r>
                                  <w:ins w:id="4939" w:author="Otter, Martin" w:date="2014-04-25T14:21:00Z">
                                    <w:rPr>
                                      <w:rFonts w:ascii="Cambria Math" w:hAnsi="Cambria Math"/>
                                      <w:color w:val="0000FF"/>
                                    </w:rPr>
                                    <m:t>i</m:t>
                                  </w:ins>
                                </m:r>
                              </m:sub>
                            </m:sSub>
                            <m:r>
                              <w:ins w:id="4940" w:author="Otter, Martin" w:date="2014-04-25T14:21:00Z">
                                <w:rPr>
                                  <w:rFonts w:ascii="Cambria Math" w:hAnsi="Cambria Math"/>
                                  <w:color w:val="808080" w:themeColor="background1" w:themeShade="80"/>
                                </w:rPr>
                                <m:t>,</m:t>
                              </w:ins>
                            </m:r>
                            <m:sSub>
                              <m:sSubPr>
                                <m:ctrlPr>
                                  <w:ins w:id="4941" w:author="Otter, Martin" w:date="2014-04-25T14:21:00Z">
                                    <w:rPr>
                                      <w:rFonts w:ascii="Cambria Math" w:hAnsi="Cambria Math"/>
                                      <w:i/>
                                      <w:color w:val="0000FF"/>
                                    </w:rPr>
                                  </w:ins>
                                </m:ctrlPr>
                              </m:sSubPr>
                              <m:e>
                                <m:r>
                                  <w:ins w:id="4942" w:author="Otter, Martin" w:date="2014-04-25T14:21:00Z">
                                    <w:rPr>
                                      <w:rFonts w:ascii="Cambria Math" w:hAnsi="Cambria Math"/>
                                      <w:color w:val="0000FF"/>
                                    </w:rPr>
                                    <m:t>hc</m:t>
                                  </w:ins>
                                </m:r>
                              </m:e>
                              <m:sub>
                                <m:r>
                                  <w:ins w:id="4943" w:author="Otter, Martin" w:date="2014-04-25T14:21:00Z">
                                    <w:rPr>
                                      <w:rFonts w:ascii="Cambria Math" w:hAnsi="Cambria Math"/>
                                      <w:color w:val="0000FF"/>
                                    </w:rPr>
                                    <m:t>i</m:t>
                                  </w:ins>
                                </m:r>
                              </m:sub>
                            </m:sSub>
                            <m:r>
                              <w:ins w:id="4944" w:author="Otter, Martin" w:date="2014-04-25T14:21:00Z">
                                <w:rPr>
                                  <w:rFonts w:ascii="Cambria Math" w:hAnsi="Cambria Math"/>
                                  <w:color w:val="3333FF"/>
                                </w:rPr>
                                <m:t>,</m:t>
                              </w:ins>
                            </m:r>
                            <m:sSub>
                              <m:sSubPr>
                                <m:ctrlPr>
                                  <w:ins w:id="4945" w:author="Otter, Martin" w:date="2014-04-25T14:21:00Z">
                                    <w:rPr>
                                      <w:rFonts w:ascii="Cambria Math" w:hAnsi="Cambria Math"/>
                                      <w:b/>
                                      <w:color w:val="3333FF"/>
                                    </w:rPr>
                                  </w:ins>
                                </m:ctrlPr>
                              </m:sSubPr>
                              <m:e>
                                <m:r>
                                  <w:ins w:id="4946" w:author="Otter, Martin" w:date="2014-04-25T14:21:00Z">
                                    <m:rPr>
                                      <m:sty m:val="b"/>
                                    </m:rPr>
                                    <w:rPr>
                                      <w:rFonts w:ascii="Cambria Math" w:hAnsi="Cambria Math"/>
                                      <w:color w:val="3333FF"/>
                                    </w:rPr>
                                    <m:t>p</m:t>
                                  </w:ins>
                                </m:r>
                              </m:e>
                              <m:sub>
                                <m:r>
                                  <w:ins w:id="4947" w:author="Otter, Martin" w:date="2014-04-25T14:21:00Z">
                                    <w:rPr>
                                      <w:rFonts w:ascii="Cambria Math" w:hAnsi="Cambria Math"/>
                                      <w:color w:val="3333FF"/>
                                    </w:rPr>
                                    <m:t>tune</m:t>
                                  </w:ins>
                                </m:r>
                              </m:sub>
                            </m:sSub>
                            <m:r>
                              <w:ins w:id="4948" w:author="Otter, Martin" w:date="2014-04-25T14:21:00Z">
                                <m:rPr>
                                  <m:sty m:val="bi"/>
                                </m:rPr>
                                <w:rPr>
                                  <w:rFonts w:ascii="Cambria Math" w:hAnsi="Cambria Math"/>
                                  <w:color w:val="808080" w:themeColor="background1" w:themeShade="80"/>
                                </w:rPr>
                                <m:t>,</m:t>
                              </w:ins>
                            </m:r>
                            <m:r>
                              <w:ins w:id="4949" w:author="Otter, Martin" w:date="2014-04-25T14:21:00Z">
                                <m:rPr>
                                  <m:sty m:val="b"/>
                                </m:rPr>
                                <w:rPr>
                                  <w:rFonts w:ascii="Cambria Math" w:hAnsi="Cambria Math"/>
                                  <w:color w:val="808080" w:themeColor="background1" w:themeShade="80"/>
                                </w:rPr>
                                <m:t>p</m:t>
                              </w:ins>
                            </m:r>
                          </m:e>
                          <m:sub>
                            <m:r>
                              <w:ins w:id="4950" w:author="Otter, Martin" w:date="2014-04-25T14:21:00Z">
                                <w:rPr>
                                  <w:rFonts w:ascii="Cambria Math" w:hAnsi="Cambria Math"/>
                                  <w:color w:val="808080" w:themeColor="background1" w:themeShade="80"/>
                                </w:rPr>
                                <m:t>other</m:t>
                              </w:ins>
                            </m:r>
                          </m:sub>
                        </m:sSub>
                      </m:e>
                    </m:d>
                  </m:e>
                  <m:sub>
                    <m:sSub>
                      <m:sSubPr>
                        <m:ctrlPr>
                          <w:ins w:id="4951" w:author="Otter, Martin" w:date="2014-04-25T14:21:00Z">
                            <w:rPr>
                              <w:rFonts w:ascii="Cambria Math" w:hAnsi="Cambria Math"/>
                              <w:i/>
                              <w:color w:val="0000FF"/>
                            </w:rPr>
                          </w:ins>
                        </m:ctrlPr>
                      </m:sSubPr>
                      <m:e>
                        <m:r>
                          <w:ins w:id="4952" w:author="Otter, Martin" w:date="2014-04-25T14:21:00Z">
                            <w:rPr>
                              <w:rFonts w:ascii="Cambria Math" w:hAnsi="Cambria Math"/>
                              <w:color w:val="0000FF"/>
                            </w:rPr>
                            <m:t>tc</m:t>
                          </w:ins>
                        </m:r>
                      </m:e>
                      <m:sub>
                        <m:r>
                          <w:ins w:id="4953" w:author="Otter, Martin" w:date="2014-04-25T14:21:00Z">
                            <w:rPr>
                              <w:rFonts w:ascii="Cambria Math" w:hAnsi="Cambria Math"/>
                              <w:color w:val="0000FF"/>
                            </w:rPr>
                            <m:t>i</m:t>
                          </w:ins>
                        </m:r>
                      </m:sub>
                    </m:sSub>
                  </m:sub>
                </m:sSub>
                <m:r>
                  <w:ins w:id="4954" w:author="Otter, Martin" w:date="2014-04-25T14:21:00Z">
                    <m:rPr>
                      <m:sty m:val="p"/>
                    </m:rPr>
                    <w:rPr>
                      <w:rFonts w:ascii="Cambria Math" w:hAnsi="Cambria Math"/>
                      <w:color w:val="0000FF"/>
                    </w:rPr>
                    <w:br/>
                  </w:ins>
                </m:r>
              </m:oMath>
              <m:oMath>
                <m:sSub>
                  <m:sSubPr>
                    <m:ctrlPr>
                      <w:ins w:id="4955" w:author="Otter, Martin" w:date="2014-04-25T14:21:00Z">
                        <w:rPr>
                          <w:rFonts w:ascii="Cambria Math" w:hAnsi="Cambria Math"/>
                          <w:i/>
                          <w:color w:val="0000FF"/>
                        </w:rPr>
                      </w:ins>
                    </m:ctrlPr>
                  </m:sSubPr>
                  <m:e>
                    <m:r>
                      <w:ins w:id="4956" w:author="Otter, Martin" w:date="2014-04-25T14:21:00Z">
                        <w:rPr>
                          <w:rFonts w:ascii="Cambria Math" w:hAnsi="Cambria Math"/>
                          <w:color w:val="0000FF"/>
                        </w:rPr>
                        <m:t>tc</m:t>
                      </w:ins>
                    </m:r>
                  </m:e>
                  <m:sub>
                    <m:r>
                      <w:ins w:id="4957" w:author="Otter, Martin" w:date="2014-04-25T14:21:00Z">
                        <w:rPr>
                          <w:rFonts w:ascii="Cambria Math" w:hAnsi="Cambria Math"/>
                          <w:color w:val="0000FF"/>
                        </w:rPr>
                        <m:t>i</m:t>
                      </w:ins>
                    </m:r>
                  </m:sub>
                </m:sSub>
                <m:r>
                  <w:ins w:id="4958" w:author="Otter, Martin" w:date="2014-04-25T14:21:00Z">
                    <m:rPr>
                      <m:aln/>
                    </m:rPr>
                    <w:rPr>
                      <w:rFonts w:ascii="Cambria Math" w:hAnsi="Cambria Math"/>
                      <w:color w:val="0000FF"/>
                    </w:rPr>
                    <m:t>≔</m:t>
                  </w:ins>
                </m:r>
                <m:sSub>
                  <m:sSubPr>
                    <m:ctrlPr>
                      <w:ins w:id="4959" w:author="Otter, Martin" w:date="2014-04-25T14:21:00Z">
                        <w:rPr>
                          <w:rFonts w:ascii="Cambria Math" w:hAnsi="Cambria Math"/>
                          <w:i/>
                          <w:color w:val="0000FF"/>
                        </w:rPr>
                      </w:ins>
                    </m:ctrlPr>
                  </m:sSubPr>
                  <m:e>
                    <m:r>
                      <w:ins w:id="4960" w:author="Otter, Martin" w:date="2014-04-25T14:21:00Z">
                        <w:rPr>
                          <w:rFonts w:ascii="Cambria Math" w:hAnsi="Cambria Math"/>
                          <w:color w:val="0000FF"/>
                        </w:rPr>
                        <m:t>tc</m:t>
                      </w:ins>
                    </m:r>
                  </m:e>
                  <m:sub>
                    <m:r>
                      <w:ins w:id="4961" w:author="Otter, Martin" w:date="2014-04-25T14:21:00Z">
                        <w:rPr>
                          <w:rFonts w:ascii="Cambria Math" w:hAnsi="Cambria Math"/>
                          <w:color w:val="0000FF"/>
                        </w:rPr>
                        <m:t>i+1</m:t>
                      </w:ins>
                    </m:r>
                  </m:sub>
                </m:sSub>
              </m:oMath>
            </m:oMathPara>
          </w:p>
          <w:p w14:paraId="5A11D024" w14:textId="42047409" w:rsidR="00D4117B" w:rsidRPr="0032447E" w:rsidRDefault="00C8792E" w:rsidP="00F46429">
            <w:pPr>
              <w:pStyle w:val="Textkrper-Tabelle"/>
              <w:spacing w:before="120"/>
              <w:ind w:left="0"/>
              <w:jc w:val="right"/>
              <w:rPr>
                <w:ins w:id="4962" w:author="Otter, Martin" w:date="2014-04-25T14:21:00Z"/>
                <w:color w:val="0000FF"/>
              </w:rPr>
            </w:pPr>
            <m:oMath>
              <m:sSub>
                <m:sSubPr>
                  <m:ctrlPr>
                    <w:ins w:id="4963" w:author="Otter, Martin" w:date="2014-04-25T14:21:00Z">
                      <w:rPr>
                        <w:rFonts w:ascii="Cambria Math" w:hAnsi="Cambria Math"/>
                        <w:i/>
                        <w:color w:val="0000FF"/>
                      </w:rPr>
                    </w:ins>
                  </m:ctrlPr>
                </m:sSubPr>
                <m:e>
                  <m:r>
                    <w:ins w:id="4964" w:author="Otter, Martin" w:date="2014-04-25T14:21:00Z">
                      <m:rPr>
                        <m:sty m:val="b"/>
                      </m:rPr>
                      <w:rPr>
                        <w:rFonts w:ascii="Cambria Math" w:hAnsi="Cambria Math"/>
                        <w:color w:val="0000FF"/>
                      </w:rPr>
                      <m:t>f</m:t>
                    </w:ins>
                  </m:r>
                </m:e>
                <m:sub>
                  <m:r>
                    <w:ins w:id="4965" w:author="Otter, Martin" w:date="2014-04-25T14:21:00Z">
                      <w:rPr>
                        <w:rFonts w:ascii="Cambria Math" w:hAnsi="Cambria Math"/>
                        <w:color w:val="0000FF"/>
                      </w:rPr>
                      <m:t>doStep</m:t>
                    </w:ins>
                  </m:r>
                </m:sub>
              </m:sSub>
            </m:oMath>
            <w:ins w:id="4966" w:author="Otter, Martin" w:date="2014-04-25T14:21:00Z">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Change w:id="4967" w:author="Otter, Martin" w:date="2014-04-25T14:57:00Z">
                          <w:rPr>
                            <w:rFonts w:ascii="Cambria Math" w:hAnsi="Cambria Math"/>
                            <w:color w:val="0000FF"/>
                          </w:rPr>
                        </w:rPrChange>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ins>
          </w:p>
        </w:tc>
        <w:tc>
          <w:tcPr>
            <w:tcW w:w="3886" w:type="dxa"/>
          </w:tcPr>
          <w:p w14:paraId="786AE218" w14:textId="77777777" w:rsidR="00D4117B" w:rsidRDefault="00D4117B" w:rsidP="00F46429">
            <w:pPr>
              <w:pStyle w:val="Textkrper-Tabelle"/>
              <w:ind w:left="0"/>
              <w:rPr>
                <w:ins w:id="4968" w:author="Otter, Martin" w:date="2014-04-25T14:21:00Z"/>
                <w:rStyle w:val="CODE"/>
                <w:color w:val="0000FF"/>
              </w:rPr>
            </w:pPr>
            <w:ins w:id="4969" w:author="Otter, Martin" w:date="2014-04-25T14:21:00Z">
              <w:r>
                <w:rPr>
                  <w:rStyle w:val="CODE"/>
                  <w:color w:val="0000FF"/>
                </w:rPr>
                <w:t>fmi2DoStep</w:t>
              </w:r>
            </w:ins>
          </w:p>
          <w:p w14:paraId="3770BDF0" w14:textId="77777777" w:rsidR="00D4117B" w:rsidRDefault="00D4117B" w:rsidP="00F46429">
            <w:pPr>
              <w:pStyle w:val="Textkrper-Tabelle"/>
              <w:ind w:left="0"/>
              <w:rPr>
                <w:ins w:id="4970" w:author="Otter, Martin" w:date="2014-04-25T14:50:00Z"/>
                <w:rStyle w:val="CODE"/>
              </w:rPr>
            </w:pPr>
            <w:ins w:id="4971" w:author="Otter, Martin" w:date="2014-04-25T14:21:00Z">
              <w:r w:rsidRPr="00740D45">
                <w:rPr>
                  <w:rStyle w:val="CODE"/>
                  <w:rPrChange w:id="4972" w:author="Otter, Martin" w:date="2014-04-25T14:23:00Z">
                    <w:rPr>
                      <w:rStyle w:val="CODE"/>
                      <w:color w:val="0000FF"/>
                    </w:rPr>
                  </w:rPrChange>
                </w:rPr>
                <w:t>fmi2GetXXX</w:t>
              </w:r>
            </w:ins>
          </w:p>
          <w:p w14:paraId="1A5F5851" w14:textId="32F53439" w:rsidR="00110334" w:rsidRPr="00110334" w:rsidRDefault="00110334" w:rsidP="00F46429">
            <w:pPr>
              <w:pStyle w:val="Textkrper-Tabelle"/>
              <w:ind w:left="0"/>
              <w:rPr>
                <w:ins w:id="4973" w:author="Otter, Martin" w:date="2014-04-25T14:21:00Z"/>
                <w:rStyle w:val="CODE"/>
                <w:color w:val="0000FF"/>
              </w:rPr>
            </w:pPr>
            <w:ins w:id="4974" w:author="Otter, Martin" w:date="2014-04-25T14:50:00Z">
              <w:r w:rsidRPr="00110334">
                <w:rPr>
                  <w:rStyle w:val="CODE"/>
                  <w:color w:val="0000FF"/>
                  <w:rPrChange w:id="4975" w:author="Otter, Martin" w:date="2014-04-25T14:50:00Z">
                    <w:rPr>
                      <w:rStyle w:val="CODE"/>
                    </w:rPr>
                  </w:rPrChange>
                </w:rPr>
                <w:t>fmi2GetRealOutputDerivatives</w:t>
              </w:r>
            </w:ins>
          </w:p>
          <w:p w14:paraId="7B336664" w14:textId="77777777" w:rsidR="00D4117B" w:rsidRPr="00037199" w:rsidRDefault="00D4117B" w:rsidP="00F46429">
            <w:pPr>
              <w:pStyle w:val="Textkrper-Tabelle"/>
              <w:ind w:left="0"/>
              <w:rPr>
                <w:ins w:id="4976" w:author="Otter, Martin" w:date="2014-04-25T14:21:00Z"/>
                <w:rStyle w:val="CODE"/>
                <w:color w:val="0000FF"/>
              </w:rPr>
            </w:pPr>
            <w:ins w:id="4977" w:author="Otter, Martin" w:date="2014-04-25T14:21:00Z">
              <w:r>
                <w:rPr>
                  <w:rStyle w:val="CODE"/>
                  <w:color w:val="0000FF"/>
                </w:rPr>
                <w:t>fmi2GetDirectionalDerivative</w:t>
              </w:r>
            </w:ins>
          </w:p>
        </w:tc>
      </w:tr>
      <w:tr w:rsidR="00D4117B" w:rsidRPr="00BC02A9" w14:paraId="7D2F00AF" w14:textId="77777777" w:rsidTr="00F46429">
        <w:trPr>
          <w:ins w:id="4978" w:author="Otter, Martin" w:date="2014-04-25T14:21:00Z"/>
        </w:trPr>
        <w:tc>
          <w:tcPr>
            <w:tcW w:w="9696" w:type="dxa"/>
            <w:gridSpan w:val="2"/>
          </w:tcPr>
          <w:p w14:paraId="647F2804" w14:textId="77777777" w:rsidR="00D4117B" w:rsidRPr="00BC02A9" w:rsidRDefault="00D4117B" w:rsidP="00F46429">
            <w:pPr>
              <w:pStyle w:val="Textkrper-Tabelle"/>
              <w:spacing w:before="240"/>
              <w:ind w:left="23"/>
              <w:rPr>
                <w:ins w:id="4979" w:author="Otter, Martin" w:date="2014-04-25T14:21:00Z"/>
                <w:rStyle w:val="CODE"/>
                <w:rFonts w:ascii="Arial" w:hAnsi="Arial"/>
                <w:b/>
                <w:sz w:val="20"/>
              </w:rPr>
            </w:pPr>
            <w:ins w:id="4980" w:author="Otter, Martin" w:date="2014-04-25T14:21:00Z">
              <w:r w:rsidRPr="00BC02A9">
                <w:rPr>
                  <w:rStyle w:val="CODE"/>
                  <w:rFonts w:ascii="Arial" w:hAnsi="Arial"/>
                  <w:b/>
                  <w:sz w:val="20"/>
                </w:rPr>
                <w:t>Data types</w:t>
              </w:r>
            </w:ins>
          </w:p>
        </w:tc>
      </w:tr>
      <w:tr w:rsidR="00D4117B" w:rsidRPr="00BC02A9" w14:paraId="2EE7367F" w14:textId="77777777" w:rsidTr="00F46429">
        <w:trPr>
          <w:ins w:id="4981" w:author="Otter, Martin" w:date="2014-04-25T14:21:00Z"/>
        </w:trPr>
        <w:tc>
          <w:tcPr>
            <w:tcW w:w="9696" w:type="dxa"/>
            <w:gridSpan w:val="2"/>
          </w:tcPr>
          <w:p w14:paraId="0F3A349C" w14:textId="77777777" w:rsidR="00D4117B" w:rsidRPr="00BC02A9" w:rsidRDefault="00D4117B" w:rsidP="00F46429">
            <w:pPr>
              <w:pStyle w:val="Textkrper-Tabelle"/>
              <w:ind w:left="0"/>
              <w:rPr>
                <w:ins w:id="4982" w:author="Otter, Martin" w:date="2014-04-25T14:21:00Z"/>
              </w:rPr>
            </w:pPr>
            <m:oMathPara>
              <m:oMathParaPr>
                <m:jc m:val="left"/>
              </m:oMathParaPr>
              <m:oMath>
                <m:r>
                  <w:ins w:id="4983" w:author="Otter, Martin" w:date="2014-04-25T14:21:00Z">
                    <w:rPr>
                      <w:rFonts w:ascii="Cambria Math" w:hAnsi="Cambria Math"/>
                    </w:rPr>
                    <m:t>t,tc,hc</m:t>
                  </w:ins>
                </m:r>
                <m:r>
                  <w:ins w:id="4984" w:author="Otter, Martin" w:date="2014-04-25T14:21:00Z">
                    <m:rPr>
                      <m:scr m:val="double-struck"/>
                    </m:rPr>
                    <w:rPr>
                      <w:rFonts w:ascii="Cambria Math" w:hAnsi="Cambria Math"/>
                    </w:rPr>
                    <m:t xml:space="preserve">∈R, </m:t>
                  </w:ins>
                </m:r>
                <m:r>
                  <w:ins w:id="4985" w:author="Otter, Martin" w:date="2014-04-25T14:21:00Z">
                    <m:rPr>
                      <m:sty m:val="b"/>
                    </m:rPr>
                    <w:rPr>
                      <w:rFonts w:ascii="Cambria Math" w:hAnsi="Cambria Math"/>
                    </w:rPr>
                    <m:t>p</m:t>
                  </w:ins>
                </m:r>
                <m:r>
                  <w:ins w:id="4986" w:author="Otter, Martin" w:date="2014-04-25T14:21:00Z">
                    <w:rPr>
                      <w:rFonts w:ascii="Cambria Math" w:hAnsi="Cambria Math"/>
                    </w:rPr>
                    <m:t>∈</m:t>
                  </w:ins>
                </m:r>
                <m:sSup>
                  <m:sSupPr>
                    <m:ctrlPr>
                      <w:ins w:id="4987" w:author="Otter, Martin" w:date="2014-04-25T14:21:00Z">
                        <w:rPr>
                          <w:rFonts w:ascii="Cambria Math" w:hAnsi="Cambria Math"/>
                          <w:i/>
                        </w:rPr>
                      </w:ins>
                    </m:ctrlPr>
                  </m:sSupPr>
                  <m:e>
                    <m:r>
                      <w:ins w:id="4988" w:author="Otter, Martin" w:date="2014-04-25T14:21:00Z">
                        <m:rPr>
                          <m:scr m:val="double-struck"/>
                        </m:rPr>
                        <w:rPr>
                          <w:rFonts w:ascii="Cambria Math" w:hAnsi="Cambria Math"/>
                        </w:rPr>
                        <m:t>P</m:t>
                      </w:ins>
                    </m:r>
                  </m:e>
                  <m:sup>
                    <m:r>
                      <w:ins w:id="4989" w:author="Otter, Martin" w:date="2014-04-25T14:21:00Z">
                        <w:rPr>
                          <w:rFonts w:ascii="Cambria Math" w:hAnsi="Cambria Math"/>
                        </w:rPr>
                        <m:t>np</m:t>
                      </w:ins>
                    </m:r>
                  </m:sup>
                </m:sSup>
                <m:r>
                  <w:ins w:id="4990" w:author="Otter, Martin" w:date="2014-04-25T14:21:00Z">
                    <w:rPr>
                      <w:rFonts w:ascii="Cambria Math" w:hAnsi="Cambria Math"/>
                    </w:rPr>
                    <m:t>,</m:t>
                  </w:ins>
                </m:r>
                <m:r>
                  <w:ins w:id="4991" w:author="Otter, Martin" w:date="2014-04-25T14:21:00Z">
                    <m:rPr>
                      <m:sty m:val="b"/>
                    </m:rPr>
                    <w:rPr>
                      <w:rFonts w:ascii="Cambria Math" w:hAnsi="Cambria Math"/>
                    </w:rPr>
                    <m:t>u</m:t>
                  </w:ins>
                </m:r>
                <m:d>
                  <m:dPr>
                    <m:ctrlPr>
                      <w:ins w:id="4992" w:author="Otter, Martin" w:date="2014-04-25T14:21:00Z">
                        <w:rPr>
                          <w:rFonts w:ascii="Cambria Math" w:hAnsi="Cambria Math"/>
                          <w:i/>
                        </w:rPr>
                      </w:ins>
                    </m:ctrlPr>
                  </m:dPr>
                  <m:e>
                    <m:r>
                      <w:ins w:id="4993" w:author="Otter, Martin" w:date="2014-04-25T14:21:00Z">
                        <w:rPr>
                          <w:rFonts w:ascii="Cambria Math" w:hAnsi="Cambria Math"/>
                        </w:rPr>
                        <m:t>tc</m:t>
                      </w:ins>
                    </m:r>
                  </m:e>
                </m:d>
                <m:r>
                  <w:ins w:id="4994" w:author="Otter, Martin" w:date="2014-04-25T14:21:00Z">
                    <w:rPr>
                      <w:rFonts w:ascii="Cambria Math" w:hAnsi="Cambria Math"/>
                    </w:rPr>
                    <m:t>∈</m:t>
                  </w:ins>
                </m:r>
                <m:sSup>
                  <m:sSupPr>
                    <m:ctrlPr>
                      <w:ins w:id="4995" w:author="Otter, Martin" w:date="2014-04-25T14:21:00Z">
                        <w:rPr>
                          <w:rFonts w:ascii="Cambria Math" w:hAnsi="Cambria Math"/>
                          <w:i/>
                        </w:rPr>
                      </w:ins>
                    </m:ctrlPr>
                  </m:sSupPr>
                  <m:e>
                    <m:r>
                      <w:ins w:id="4996" w:author="Otter, Martin" w:date="2014-04-25T14:21:00Z">
                        <m:rPr>
                          <m:scr m:val="double-struck"/>
                        </m:rPr>
                        <w:rPr>
                          <w:rFonts w:ascii="Cambria Math" w:hAnsi="Cambria Math"/>
                        </w:rPr>
                        <m:t>P</m:t>
                      </w:ins>
                    </m:r>
                  </m:e>
                  <m:sup>
                    <m:r>
                      <w:ins w:id="4997" w:author="Otter, Martin" w:date="2014-04-25T14:21:00Z">
                        <w:rPr>
                          <w:rFonts w:ascii="Cambria Math" w:hAnsi="Cambria Math"/>
                        </w:rPr>
                        <m:t>nu</m:t>
                      </w:ins>
                    </m:r>
                  </m:sup>
                </m:sSup>
                <m:r>
                  <w:ins w:id="4998" w:author="Otter, Martin" w:date="2014-04-25T14:21:00Z">
                    <w:rPr>
                      <w:rFonts w:ascii="Cambria Math" w:hAnsi="Cambria Math"/>
                    </w:rPr>
                    <m:t>,</m:t>
                  </w:ins>
                </m:r>
                <m:r>
                  <w:ins w:id="4999" w:author="Otter, Martin" w:date="2014-04-25T14:21:00Z">
                    <m:rPr>
                      <m:sty m:val="b"/>
                    </m:rPr>
                    <w:rPr>
                      <w:rFonts w:ascii="Cambria Math" w:hAnsi="Cambria Math"/>
                    </w:rPr>
                    <m:t>y</m:t>
                  </w:ins>
                </m:r>
                <m:d>
                  <m:dPr>
                    <m:ctrlPr>
                      <w:ins w:id="5000" w:author="Otter, Martin" w:date="2014-04-25T14:21:00Z">
                        <w:rPr>
                          <w:rFonts w:ascii="Cambria Math" w:hAnsi="Cambria Math"/>
                          <w:i/>
                        </w:rPr>
                      </w:ins>
                    </m:ctrlPr>
                  </m:dPr>
                  <m:e>
                    <m:r>
                      <w:ins w:id="5001" w:author="Otter, Martin" w:date="2014-04-25T14:21:00Z">
                        <w:rPr>
                          <w:rFonts w:ascii="Cambria Math" w:hAnsi="Cambria Math"/>
                        </w:rPr>
                        <m:t>tc</m:t>
                      </w:ins>
                    </m:r>
                  </m:e>
                </m:d>
                <m:r>
                  <w:ins w:id="5002" w:author="Otter, Martin" w:date="2014-04-25T14:21:00Z">
                    <w:rPr>
                      <w:rFonts w:ascii="Cambria Math" w:hAnsi="Cambria Math"/>
                    </w:rPr>
                    <m:t>∈</m:t>
                  </w:ins>
                </m:r>
                <m:sSup>
                  <m:sSupPr>
                    <m:ctrlPr>
                      <w:ins w:id="5003" w:author="Otter, Martin" w:date="2014-04-25T14:21:00Z">
                        <w:rPr>
                          <w:rFonts w:ascii="Cambria Math" w:hAnsi="Cambria Math"/>
                          <w:i/>
                        </w:rPr>
                      </w:ins>
                    </m:ctrlPr>
                  </m:sSupPr>
                  <m:e>
                    <m:r>
                      <w:ins w:id="5004" w:author="Otter, Martin" w:date="2014-04-25T14:21:00Z">
                        <m:rPr>
                          <m:scr m:val="double-struck"/>
                        </m:rPr>
                        <w:rPr>
                          <w:rFonts w:ascii="Cambria Math" w:hAnsi="Cambria Math"/>
                        </w:rPr>
                        <m:t>P</m:t>
                      </w:ins>
                    </m:r>
                  </m:e>
                  <m:sup>
                    <m:r>
                      <w:ins w:id="5005" w:author="Otter, Martin" w:date="2014-04-25T14:21:00Z">
                        <w:rPr>
                          <w:rFonts w:ascii="Cambria Math" w:hAnsi="Cambria Math"/>
                        </w:rPr>
                        <m:t>ny</m:t>
                      </w:ins>
                    </m:r>
                  </m:sup>
                </m:sSup>
                <m:r>
                  <w:ins w:id="5006" w:author="Otter, Martin" w:date="2014-04-25T14:21:00Z">
                    <w:rPr>
                      <w:rFonts w:ascii="Cambria Math" w:hAnsi="Cambria Math"/>
                    </w:rPr>
                    <m:t>,</m:t>
                  </w:ins>
                </m:r>
                <m:sSub>
                  <m:sSubPr>
                    <m:ctrlPr>
                      <w:ins w:id="5007" w:author="Otter, Martin" w:date="2014-04-25T14:21:00Z">
                        <w:rPr>
                          <w:rFonts w:ascii="Cambria Math" w:hAnsi="Cambria Math"/>
                          <w:i/>
                        </w:rPr>
                      </w:ins>
                    </m:ctrlPr>
                  </m:sSubPr>
                  <m:e>
                    <m:r>
                      <w:ins w:id="5008" w:author="Otter, Martin" w:date="2014-04-25T14:21:00Z">
                        <m:rPr>
                          <m:sty m:val="b"/>
                        </m:rPr>
                        <w:rPr>
                          <w:rFonts w:ascii="Cambria Math" w:hAnsi="Cambria Math"/>
                        </w:rPr>
                        <m:t xml:space="preserve"> x</m:t>
                      </w:ins>
                    </m:r>
                  </m:e>
                  <m:sub>
                    <m:r>
                      <w:ins w:id="5009" w:author="Otter, Martin" w:date="2014-04-25T14:21:00Z">
                        <w:rPr>
                          <w:rFonts w:ascii="Cambria Math" w:hAnsi="Cambria Math"/>
                        </w:rPr>
                        <m:t>c</m:t>
                      </w:ins>
                    </m:r>
                  </m:sub>
                </m:sSub>
                <m:d>
                  <m:dPr>
                    <m:ctrlPr>
                      <w:ins w:id="5010" w:author="Otter, Martin" w:date="2014-04-25T14:21:00Z">
                        <w:rPr>
                          <w:rFonts w:ascii="Cambria Math" w:hAnsi="Cambria Math"/>
                          <w:i/>
                        </w:rPr>
                      </w:ins>
                    </m:ctrlPr>
                  </m:dPr>
                  <m:e>
                    <m:r>
                      <w:ins w:id="5011" w:author="Otter, Martin" w:date="2014-04-25T14:21:00Z">
                        <w:rPr>
                          <w:rFonts w:ascii="Cambria Math" w:hAnsi="Cambria Math"/>
                        </w:rPr>
                        <m:t>t</m:t>
                      </w:ins>
                    </m:r>
                  </m:e>
                </m:d>
                <m:r>
                  <w:ins w:id="5012" w:author="Otter, Martin" w:date="2014-04-25T14:21:00Z">
                    <w:rPr>
                      <w:rFonts w:ascii="Cambria Math" w:hAnsi="Cambria Math"/>
                    </w:rPr>
                    <m:t>∈</m:t>
                  </w:ins>
                </m:r>
                <m:sSup>
                  <m:sSupPr>
                    <m:ctrlPr>
                      <w:ins w:id="5013" w:author="Otter, Martin" w:date="2014-04-25T14:21:00Z">
                        <w:rPr>
                          <w:rFonts w:ascii="Cambria Math" w:hAnsi="Cambria Math"/>
                          <w:i/>
                        </w:rPr>
                      </w:ins>
                    </m:ctrlPr>
                  </m:sSupPr>
                  <m:e>
                    <m:r>
                      <w:ins w:id="5014" w:author="Otter, Martin" w:date="2014-04-25T14:21:00Z">
                        <m:rPr>
                          <m:scr m:val="double-struck"/>
                        </m:rPr>
                        <w:rPr>
                          <w:rFonts w:ascii="Cambria Math" w:hAnsi="Cambria Math"/>
                        </w:rPr>
                        <m:t>R</m:t>
                      </w:ins>
                    </m:r>
                  </m:e>
                  <m:sup>
                    <m:r>
                      <w:ins w:id="5015" w:author="Otter, Martin" w:date="2014-04-25T14:21:00Z">
                        <w:rPr>
                          <w:rFonts w:ascii="Cambria Math" w:hAnsi="Cambria Math"/>
                        </w:rPr>
                        <m:t>nxc</m:t>
                      </w:ins>
                    </m:r>
                  </m:sup>
                </m:sSup>
                <m:r>
                  <w:ins w:id="5016" w:author="Otter, Martin" w:date="2014-04-25T14:21:00Z">
                    <m:rPr>
                      <m:sty m:val="b"/>
                    </m:rPr>
                    <w:rPr>
                      <w:rFonts w:ascii="Cambria Math" w:hAnsi="Cambria Math"/>
                    </w:rPr>
                    <m:t xml:space="preserve">, </m:t>
                  </w:ins>
                </m:r>
                <m:sSub>
                  <m:sSubPr>
                    <m:ctrlPr>
                      <w:ins w:id="5017" w:author="Otter, Martin" w:date="2014-04-25T14:21:00Z">
                        <w:rPr>
                          <w:rFonts w:ascii="Cambria Math" w:hAnsi="Cambria Math"/>
                          <w:i/>
                        </w:rPr>
                      </w:ins>
                    </m:ctrlPr>
                  </m:sSubPr>
                  <m:e>
                    <m:r>
                      <w:ins w:id="5018" w:author="Otter, Martin" w:date="2014-04-25T14:21:00Z">
                        <m:rPr>
                          <m:sty m:val="b"/>
                        </m:rPr>
                        <w:rPr>
                          <w:rFonts w:ascii="Cambria Math" w:hAnsi="Cambria Math"/>
                        </w:rPr>
                        <m:t xml:space="preserve"> x</m:t>
                      </w:ins>
                    </m:r>
                  </m:e>
                  <m:sub>
                    <m:r>
                      <w:ins w:id="5019" w:author="Otter, Martin" w:date="2014-04-25T14:21:00Z">
                        <w:rPr>
                          <w:rFonts w:ascii="Cambria Math" w:hAnsi="Cambria Math"/>
                        </w:rPr>
                        <m:t>d</m:t>
                      </w:ins>
                    </m:r>
                  </m:sub>
                </m:sSub>
                <m:d>
                  <m:dPr>
                    <m:ctrlPr>
                      <w:ins w:id="5020" w:author="Otter, Martin" w:date="2014-04-25T14:21:00Z">
                        <w:rPr>
                          <w:rFonts w:ascii="Cambria Math" w:hAnsi="Cambria Math"/>
                          <w:i/>
                        </w:rPr>
                      </w:ins>
                    </m:ctrlPr>
                  </m:dPr>
                  <m:e>
                    <m:r>
                      <w:ins w:id="5021" w:author="Otter, Martin" w:date="2014-04-25T14:21:00Z">
                        <w:rPr>
                          <w:rFonts w:ascii="Cambria Math" w:hAnsi="Cambria Math"/>
                        </w:rPr>
                        <m:t>t</m:t>
                      </w:ins>
                    </m:r>
                  </m:e>
                </m:d>
                <m:r>
                  <w:ins w:id="5022" w:author="Otter, Martin" w:date="2014-04-25T14:21:00Z">
                    <w:rPr>
                      <w:rFonts w:ascii="Cambria Math" w:hAnsi="Cambria Math"/>
                    </w:rPr>
                    <m:t>∈</m:t>
                  </w:ins>
                </m:r>
                <m:sSup>
                  <m:sSupPr>
                    <m:ctrlPr>
                      <w:ins w:id="5023" w:author="Otter, Martin" w:date="2014-04-25T14:21:00Z">
                        <w:rPr>
                          <w:rFonts w:ascii="Cambria Math" w:hAnsi="Cambria Math"/>
                          <w:i/>
                        </w:rPr>
                      </w:ins>
                    </m:ctrlPr>
                  </m:sSupPr>
                  <m:e>
                    <m:r>
                      <w:ins w:id="5024" w:author="Otter, Martin" w:date="2014-04-25T14:21:00Z">
                        <m:rPr>
                          <m:scr m:val="double-struck"/>
                        </m:rPr>
                        <w:rPr>
                          <w:rFonts w:ascii="Cambria Math" w:hAnsi="Cambria Math"/>
                        </w:rPr>
                        <m:t>P</m:t>
                      </w:ins>
                    </m:r>
                  </m:e>
                  <m:sup>
                    <m:r>
                      <w:ins w:id="5025" w:author="Otter, Martin" w:date="2014-04-25T14:21:00Z">
                        <w:rPr>
                          <w:rFonts w:ascii="Cambria Math" w:hAnsi="Cambria Math"/>
                        </w:rPr>
                        <m:t>nxd</m:t>
                      </w:ins>
                    </m:r>
                  </m:sup>
                </m:sSup>
                <m:r>
                  <w:ins w:id="5026" w:author="Otter, Martin" w:date="2014-04-25T14:21:00Z">
                    <w:rPr>
                      <w:rFonts w:ascii="Cambria Math" w:hAnsi="Cambria Math"/>
                    </w:rPr>
                    <m:t>,</m:t>
                  </w:ins>
                </m:r>
                <m:r>
                  <w:ins w:id="5027" w:author="Otter, Martin" w:date="2014-04-25T14:21:00Z">
                    <m:rPr>
                      <m:sty m:val="b"/>
                    </m:rPr>
                    <w:rPr>
                      <w:rFonts w:ascii="Cambria Math" w:hAnsi="Cambria Math"/>
                    </w:rPr>
                    <m:t>w</m:t>
                  </w:ins>
                </m:r>
                <m:d>
                  <m:dPr>
                    <m:ctrlPr>
                      <w:ins w:id="5028" w:author="Otter, Martin" w:date="2014-04-25T14:21:00Z">
                        <w:rPr>
                          <w:rFonts w:ascii="Cambria Math" w:hAnsi="Cambria Math"/>
                          <w:i/>
                        </w:rPr>
                      </w:ins>
                    </m:ctrlPr>
                  </m:dPr>
                  <m:e>
                    <m:r>
                      <w:ins w:id="5029" w:author="Otter, Martin" w:date="2014-04-25T14:21:00Z">
                        <w:rPr>
                          <w:rFonts w:ascii="Cambria Math" w:hAnsi="Cambria Math"/>
                        </w:rPr>
                        <m:t>tc</m:t>
                      </w:ins>
                    </m:r>
                  </m:e>
                </m:d>
                <m:r>
                  <w:ins w:id="5030" w:author="Otter, Martin" w:date="2014-04-25T14:21:00Z">
                    <w:rPr>
                      <w:rFonts w:ascii="Cambria Math" w:hAnsi="Cambria Math"/>
                    </w:rPr>
                    <m:t>∈</m:t>
                  </w:ins>
                </m:r>
                <m:sSup>
                  <m:sSupPr>
                    <m:ctrlPr>
                      <w:ins w:id="5031" w:author="Otter, Martin" w:date="2014-04-25T14:21:00Z">
                        <w:rPr>
                          <w:rFonts w:ascii="Cambria Math" w:hAnsi="Cambria Math"/>
                          <w:i/>
                        </w:rPr>
                      </w:ins>
                    </m:ctrlPr>
                  </m:sSupPr>
                  <m:e>
                    <m:r>
                      <w:ins w:id="5032" w:author="Otter, Martin" w:date="2014-04-25T14:21:00Z">
                        <m:rPr>
                          <m:scr m:val="double-struck"/>
                        </m:rPr>
                        <w:rPr>
                          <w:rFonts w:ascii="Cambria Math" w:hAnsi="Cambria Math"/>
                        </w:rPr>
                        <m:t>P</m:t>
                      </w:ins>
                    </m:r>
                  </m:e>
                  <m:sup>
                    <m:r>
                      <w:ins w:id="5033" w:author="Otter, Martin" w:date="2014-04-25T14:21:00Z">
                        <w:rPr>
                          <w:rFonts w:ascii="Cambria Math" w:hAnsi="Cambria Math"/>
                        </w:rPr>
                        <m:t>nw</m:t>
                      </w:ins>
                    </m:r>
                  </m:sup>
                </m:sSup>
              </m:oMath>
            </m:oMathPara>
          </w:p>
          <w:p w14:paraId="470101E3" w14:textId="77777777" w:rsidR="00D4117B" w:rsidRPr="008C1753" w:rsidRDefault="00D4117B" w:rsidP="00F46429">
            <w:pPr>
              <w:pStyle w:val="Textkrper-Tabelle"/>
              <w:ind w:left="0"/>
              <w:rPr>
                <w:ins w:id="5034" w:author="Otter, Martin" w:date="2014-04-25T14:21:00Z"/>
                <w:i/>
              </w:rPr>
            </w:pPr>
            <m:oMathPara>
              <m:oMathParaPr>
                <m:jc m:val="right"/>
              </m:oMathParaPr>
              <m:oMath>
                <m:r>
                  <w:ins w:id="5035" w:author="Otter, Martin" w:date="2014-04-25T14:21:00Z">
                    <m:rPr>
                      <m:scr m:val="double-struck"/>
                    </m:rPr>
                    <w:rPr>
                      <w:rFonts w:ascii="Cambria Math" w:hAnsi="Cambria Math"/>
                    </w:rPr>
                    <m:t xml:space="preserve">R: </m:t>
                  </w:ins>
                </m:r>
                <m:r>
                  <w:ins w:id="5036" w:author="Otter, Martin" w:date="2014-04-25T14:21:00Z">
                    <m:rPr>
                      <m:nor/>
                    </m:rPr>
                    <w:rPr>
                      <w:rFonts w:ascii="Cambria Math" w:hAnsi="Cambria Math"/>
                    </w:rPr>
                    <m:t>real variable</m:t>
                  </w:ins>
                </m:r>
                <m:r>
                  <w:ins w:id="5037" w:author="Otter, Martin" w:date="2014-04-25T14:21:00Z">
                    <m:rPr>
                      <m:scr m:val="double-struck"/>
                    </m:rPr>
                    <w:rPr>
                      <w:rFonts w:ascii="Cambria Math" w:hAnsi="Cambria Math"/>
                    </w:rPr>
                    <m:t xml:space="preserve">, P: </m:t>
                  </w:ins>
                </m:r>
                <m:r>
                  <w:ins w:id="5038" w:author="Otter, Martin" w:date="2014-04-25T14:21:00Z">
                    <m:rPr>
                      <m:nor/>
                    </m:rPr>
                    <w:rPr>
                      <w:rFonts w:ascii="Cambria Math" w:hAnsi="Cambria Math"/>
                    </w:rPr>
                    <m:t xml:space="preserve">real </m:t>
                  </w:ins>
                </m:r>
                <m:r>
                  <w:ins w:id="5039" w:author="Otter, Martin" w:date="2014-04-25T14:21:00Z">
                    <m:rPr>
                      <m:nor/>
                    </m:rPr>
                    <w:rPr>
                      <w:rFonts w:ascii="Cambria Math" w:hAnsi="Cambria Math"/>
                      <w:b/>
                    </w:rPr>
                    <m:t>or</m:t>
                  </w:ins>
                </m:r>
                <m:r>
                  <w:ins w:id="5040" w:author="Otter, Martin" w:date="2014-04-25T14:21:00Z">
                    <m:rPr>
                      <m:nor/>
                    </m:rPr>
                    <w:rPr>
                      <w:rFonts w:ascii="Cambria Math" w:hAnsi="Cambria Math"/>
                    </w:rPr>
                    <m:t xml:space="preserve"> Boolean </m:t>
                  </w:ins>
                </m:r>
                <m:r>
                  <w:ins w:id="5041" w:author="Otter, Martin" w:date="2014-04-25T14:21:00Z">
                    <m:rPr>
                      <m:nor/>
                    </m:rPr>
                    <w:rPr>
                      <w:rFonts w:ascii="Cambria Math" w:hAnsi="Cambria Math"/>
                      <w:b/>
                    </w:rPr>
                    <m:t>or</m:t>
                  </w:ins>
                </m:r>
                <m:r>
                  <w:ins w:id="5042" w:author="Otter, Martin" w:date="2014-04-25T14:21:00Z">
                    <m:rPr>
                      <m:nor/>
                    </m:rPr>
                    <w:rPr>
                      <w:rFonts w:ascii="Cambria Math" w:hAnsi="Cambria Math"/>
                    </w:rPr>
                    <m:t xml:space="preserve"> integer </m:t>
                  </w:ins>
                </m:r>
                <m:r>
                  <w:ins w:id="5043" w:author="Otter, Martin" w:date="2014-04-25T14:21:00Z">
                    <m:rPr>
                      <m:nor/>
                    </m:rPr>
                    <w:rPr>
                      <w:rFonts w:ascii="Cambria Math" w:hAnsi="Cambria Math"/>
                      <w:b/>
                    </w:rPr>
                    <m:t>or</m:t>
                  </w:ins>
                </m:r>
                <m:r>
                  <w:ins w:id="5044" w:author="Otter, Martin" w:date="2014-04-25T14:21:00Z">
                    <m:rPr>
                      <m:nor/>
                    </m:rPr>
                    <w:rPr>
                      <w:rFonts w:ascii="Cambria Math" w:hAnsi="Cambria Math"/>
                    </w:rPr>
                    <m:t xml:space="preserve"> enumeration </m:t>
                  </w:ins>
                </m:r>
                <m:r>
                  <w:ins w:id="5045" w:author="Otter, Martin" w:date="2014-04-25T14:21:00Z">
                    <m:rPr>
                      <m:nor/>
                    </m:rPr>
                    <w:rPr>
                      <w:rFonts w:ascii="Cambria Math" w:hAnsi="Cambria Math"/>
                      <w:b/>
                    </w:rPr>
                    <m:t>or</m:t>
                  </w:ins>
                </m:r>
                <m:r>
                  <w:ins w:id="5046" w:author="Otter, Martin" w:date="2014-04-25T14:21:00Z">
                    <m:rPr>
                      <m:nor/>
                    </m:rPr>
                    <w:rPr>
                      <w:rFonts w:ascii="Cambria Math" w:hAnsi="Cambria Math"/>
                    </w:rPr>
                    <m:t xml:space="preserve"> string variable</m:t>
                  </w:ins>
                </m:r>
                <m:r>
                  <w:ins w:id="5047" w:author="Otter, Martin" w:date="2014-04-25T14:21:00Z">
                    <w:rPr>
                      <w:rFonts w:ascii="Cambria Math" w:hAnsi="Cambria Math"/>
                    </w:rPr>
                    <m:t xml:space="preserve"> </m:t>
                  </w:ins>
                </m:r>
              </m:oMath>
            </m:oMathPara>
          </w:p>
          <w:p w14:paraId="0CB24AAB" w14:textId="77777777" w:rsidR="00D4117B" w:rsidRPr="00BC02A9" w:rsidRDefault="00C8792E" w:rsidP="00F46429">
            <w:pPr>
              <w:pStyle w:val="Textkrper-Tabelle"/>
              <w:ind w:left="0"/>
              <w:rPr>
                <w:ins w:id="5048" w:author="Otter, Martin" w:date="2014-04-25T14:21:00Z"/>
              </w:rPr>
            </w:pPr>
            <m:oMathPara>
              <m:oMathParaPr>
                <m:jc m:val="right"/>
              </m:oMathParaPr>
              <m:oMath>
                <m:sSub>
                  <m:sSubPr>
                    <m:ctrlPr>
                      <w:ins w:id="5049" w:author="Otter, Martin" w:date="2014-04-25T14:21:00Z">
                        <w:rPr>
                          <w:rFonts w:ascii="Cambria Math" w:hAnsi="Cambria Math"/>
                          <w:b/>
                          <w:i/>
                        </w:rPr>
                      </w:ins>
                    </m:ctrlPr>
                  </m:sSubPr>
                  <m:e>
                    <m:r>
                      <w:ins w:id="5050" w:author="Otter, Martin" w:date="2014-04-25T14:21:00Z">
                        <m:rPr>
                          <m:sty m:val="b"/>
                        </m:rPr>
                        <w:rPr>
                          <w:rFonts w:ascii="Cambria Math" w:hAnsi="Cambria Math"/>
                        </w:rPr>
                        <m:t>f</m:t>
                      </w:ins>
                    </m:r>
                  </m:e>
                  <m:sub>
                    <m:r>
                      <w:ins w:id="5051" w:author="Otter, Martin" w:date="2014-04-25T14:21:00Z">
                        <w:rPr>
                          <w:rFonts w:ascii="Cambria Math" w:hAnsi="Cambria Math"/>
                        </w:rPr>
                        <m:t>init</m:t>
                      </w:ins>
                    </m:r>
                  </m:sub>
                </m:sSub>
                <m:r>
                  <w:ins w:id="5052" w:author="Otter, Martin" w:date="2014-04-25T14:21:00Z">
                    <m:rPr>
                      <m:sty m:val="bi"/>
                    </m:rPr>
                    <w:rPr>
                      <w:rFonts w:ascii="Cambria Math" w:hAnsi="Cambria Math"/>
                    </w:rPr>
                    <m:t>,</m:t>
                  </w:ins>
                </m:r>
                <m:sSub>
                  <m:sSubPr>
                    <m:ctrlPr>
                      <w:ins w:id="5053" w:author="Otter, Martin" w:date="2014-04-25T14:21:00Z">
                        <w:rPr>
                          <w:rFonts w:ascii="Cambria Math" w:hAnsi="Cambria Math"/>
                          <w:b/>
                          <w:i/>
                        </w:rPr>
                      </w:ins>
                    </m:ctrlPr>
                  </m:sSubPr>
                  <m:e>
                    <m:r>
                      <w:ins w:id="5054" w:author="Otter, Martin" w:date="2014-04-25T14:21:00Z">
                        <m:rPr>
                          <m:sty m:val="b"/>
                        </m:rPr>
                        <w:rPr>
                          <w:rFonts w:ascii="Cambria Math" w:hAnsi="Cambria Math"/>
                        </w:rPr>
                        <m:t>f</m:t>
                      </w:ins>
                    </m:r>
                  </m:e>
                  <m:sub>
                    <m:r>
                      <w:ins w:id="5055" w:author="Otter, Martin" w:date="2014-04-25T14:21:00Z">
                        <w:rPr>
                          <w:rFonts w:ascii="Cambria Math" w:hAnsi="Cambria Math"/>
                        </w:rPr>
                        <m:t>out</m:t>
                      </w:ins>
                    </m:r>
                  </m:sub>
                </m:sSub>
                <m:r>
                  <w:ins w:id="5056" w:author="Otter, Martin" w:date="2014-04-25T14:21:00Z">
                    <w:rPr>
                      <w:rFonts w:ascii="Cambria Math" w:hAnsi="Cambria Math"/>
                    </w:rPr>
                    <m:t>∈</m:t>
                  </w:ins>
                </m:r>
                <m:sSup>
                  <m:sSupPr>
                    <m:ctrlPr>
                      <w:ins w:id="5057" w:author="Otter, Martin" w:date="2014-04-25T14:21:00Z">
                        <w:rPr>
                          <w:rFonts w:ascii="Cambria Math" w:hAnsi="Cambria Math"/>
                          <w:i/>
                        </w:rPr>
                      </w:ins>
                    </m:ctrlPr>
                  </m:sSupPr>
                  <m:e>
                    <m:r>
                      <w:ins w:id="5058" w:author="Otter, Martin" w:date="2014-04-25T14:21:00Z">
                        <w:rPr>
                          <w:rFonts w:ascii="Cambria Math" w:hAnsi="Cambria Math"/>
                        </w:rPr>
                        <m:t>C</m:t>
                      </w:ins>
                    </m:r>
                  </m:e>
                  <m:sup>
                    <m:r>
                      <w:ins w:id="5059" w:author="Otter, Martin" w:date="2014-04-25T14:21:00Z">
                        <w:rPr>
                          <w:rFonts w:ascii="Cambria Math" w:hAnsi="Cambria Math"/>
                        </w:rPr>
                        <m:t>0</m:t>
                      </w:ins>
                    </m:r>
                  </m:sup>
                </m:sSup>
                <m:r>
                  <w:ins w:id="5060" w:author="Otter, Martin" w:date="2014-04-25T14:21:00Z">
                    <w:rPr>
                      <w:rFonts w:ascii="Cambria Math" w:hAnsi="Cambria Math"/>
                    </w:rPr>
                    <m:t xml:space="preserve"> </m:t>
                  </w:ins>
                </m:r>
                <m:r>
                  <w:ins w:id="5061" w:author="Otter, Martin" w:date="2014-04-25T14:21:00Z">
                    <m:rPr>
                      <m:nor/>
                    </m:rPr>
                    <w:rPr>
                      <w:rFonts w:ascii="Cambria Math" w:hAnsi="Cambria Math"/>
                    </w:rPr>
                    <m:t>(= continuous functions with respect to all input arguments inside the respective mode).</m:t>
                  </w:ins>
                </m:r>
              </m:oMath>
            </m:oMathPara>
          </w:p>
        </w:tc>
      </w:tr>
    </w:tbl>
    <w:p w14:paraId="3461BA96" w14:textId="215A9C2C" w:rsidR="00970013" w:rsidRPr="0098259C" w:rsidRDefault="00970013" w:rsidP="00970013">
      <w:pPr>
        <w:pStyle w:val="Beschriftung"/>
        <w:keepLines/>
        <w:jc w:val="center"/>
        <w:rPr>
          <w:ins w:id="5062" w:author="Otter, Martin" w:date="2014-04-25T09:08:00Z"/>
          <w:b w:val="0"/>
        </w:rPr>
      </w:pPr>
      <w:proofErr w:type="gramStart"/>
      <w:ins w:id="5063" w:author="Otter, Martin" w:date="2014-04-25T09:08:00Z">
        <w:r w:rsidRPr="0098259C">
          <w:t xml:space="preserve">Table </w:t>
        </w:r>
        <w:r w:rsidRPr="0098259C">
          <w:fldChar w:fldCharType="begin"/>
        </w:r>
        <w:r w:rsidRPr="0098259C">
          <w:instrText xml:space="preserve"> SEQ Table \* ARABIC </w:instrText>
        </w:r>
        <w:r w:rsidRPr="0098259C">
          <w:fldChar w:fldCharType="separate"/>
        </w:r>
        <w:r>
          <w:rPr>
            <w:noProof/>
          </w:rPr>
          <w:t>2</w:t>
        </w:r>
        <w:r w:rsidRPr="0098259C">
          <w:fldChar w:fldCharType="end"/>
        </w:r>
        <w:bookmarkEnd w:id="4802"/>
        <w:r w:rsidRPr="0098259C">
          <w:t>:</w:t>
        </w:r>
        <w:r w:rsidRPr="0098259C">
          <w:rPr>
            <w:b w:val="0"/>
          </w:rPr>
          <w:t xml:space="preserve"> Mathematical description of an FMU for </w:t>
        </w:r>
      </w:ins>
      <w:ins w:id="5064" w:author="Otter, Martin" w:date="2014-04-25T09:13:00Z">
        <w:r>
          <w:rPr>
            <w:b w:val="0"/>
          </w:rPr>
          <w:t>Co-Simulation</w:t>
        </w:r>
      </w:ins>
      <w:ins w:id="5065" w:author="Otter, Martin" w:date="2014-04-25T09:08:00Z">
        <w:r w:rsidRPr="0098259C">
          <w:rPr>
            <w:b w:val="0"/>
          </w:rPr>
          <w:t>.</w:t>
        </w:r>
        <w:proofErr w:type="gramEnd"/>
      </w:ins>
    </w:p>
    <w:p w14:paraId="19D6B770" w14:textId="18A3CB56" w:rsidR="00D4117B" w:rsidRPr="00856C78" w:rsidRDefault="00D4117B" w:rsidP="00D4117B">
      <w:pPr>
        <w:pStyle w:val="Textkrper"/>
        <w:tabs>
          <w:tab w:val="left" w:pos="335"/>
        </w:tabs>
        <w:rPr>
          <w:ins w:id="5066" w:author="Otter, Martin" w:date="2014-04-25T14:21:00Z"/>
          <w:i/>
        </w:rPr>
      </w:pPr>
      <w:ins w:id="5067" w:author="Otter, Martin" w:date="2014-04-25T14:21:00Z">
        <w:r>
          <w:t>[</w:t>
        </w:r>
        <w:r>
          <w:rPr>
            <w:i/>
          </w:rPr>
          <w:t>Remark – Calling Sequences</w:t>
        </w:r>
        <w:r w:rsidRPr="00856C78">
          <w:rPr>
            <w:i/>
          </w:rPr>
          <w:t>:</w:t>
        </w:r>
      </w:ins>
    </w:p>
    <w:p w14:paraId="0208D0E1" w14:textId="77777777" w:rsidR="000F167A" w:rsidRDefault="00D4117B" w:rsidP="00D4117B">
      <w:pPr>
        <w:pStyle w:val="Textkrper"/>
        <w:tabs>
          <w:tab w:val="left" w:pos="335"/>
        </w:tabs>
        <w:rPr>
          <w:ins w:id="5068" w:author="Otter, Martin" w:date="2014-04-25T14:27:00Z"/>
          <w:i/>
        </w:rPr>
      </w:pPr>
      <w:ins w:id="5069" w:author="Otter, Martin" w:date="2014-04-25T14:21:00Z">
        <w:r>
          <w:rPr>
            <w:i/>
          </w:rPr>
          <w:t xml:space="preserve">In the table above, for notational convenience in </w:t>
        </w:r>
      </w:ins>
      <w:ins w:id="5070" w:author="Otter, Martin" w:date="2014-04-25T14:24:00Z">
        <w:r w:rsidR="000F167A">
          <w:rPr>
            <w:i/>
          </w:rPr>
          <w:t>Initialization</w:t>
        </w:r>
      </w:ins>
      <w:ins w:id="5071" w:author="Otter, Martin" w:date="2014-04-25T14:25:00Z">
        <w:r w:rsidR="000F167A">
          <w:rPr>
            <w:i/>
          </w:rPr>
          <w:t xml:space="preserve"> </w:t>
        </w:r>
      </w:ins>
      <w:ins w:id="5072" w:author="Otter, Martin" w:date="2014-04-25T14:21:00Z">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ins>
      <w:ins w:id="5073" w:author="Otter, Martin" w:date="2014-04-25T14:25:00Z">
        <w:r w:rsidR="000F167A">
          <w:rPr>
            <w:i/>
          </w:rPr>
          <w:t xml:space="preserve"> </w:t>
        </w:r>
      </w:ins>
    </w:p>
    <w:p w14:paraId="10CCA53A" w14:textId="5A8E3033" w:rsidR="00680A9E" w:rsidRPr="00433022" w:rsidDel="00433022" w:rsidRDefault="000F167A" w:rsidP="00433022">
      <w:pPr>
        <w:pStyle w:val="Textkrper"/>
        <w:rPr>
          <w:del w:id="5074" w:author="Unknown"/>
          <w:i/>
        </w:rPr>
      </w:pPr>
      <w:proofErr w:type="gramStart"/>
      <w:ins w:id="5075" w:author="Otter, Martin" w:date="2014-04-25T14:27:00Z">
        <w:r w:rsidRPr="00433022">
          <w:rPr>
            <w:i/>
          </w:rPr>
          <w:t>In</w:t>
        </w:r>
      </w:ins>
      <w:ins w:id="5076" w:author="Otter, Martin" w:date="2014-04-25T14:25:00Z">
        <w:r w:rsidRPr="00433022">
          <w:rPr>
            <w:i/>
          </w:rPr>
          <w:t xml:space="preserve"> Step Mode the input arguments to </w:t>
        </w:r>
      </w:ins>
      <m:oMath>
        <m:sSub>
          <m:sSubPr>
            <m:ctrlPr>
              <w:ins w:id="5077" w:author="Otter, Martin" w:date="2014-04-25T14:26:00Z">
                <w:rPr>
                  <w:rFonts w:ascii="Cambria Math" w:hAnsi="Cambria Math"/>
                  <w:i/>
                </w:rPr>
              </w:ins>
            </m:ctrlPr>
          </m:sSubPr>
          <m:e>
            <m:r>
              <w:ins w:id="5078" w:author="Otter, Martin" w:date="2014-04-25T14:26:00Z">
                <m:rPr>
                  <m:sty m:val="bi"/>
                </m:rPr>
                <w:rPr>
                  <w:rFonts w:ascii="Cambria Math" w:hAnsi="Cambria Math"/>
                </w:rPr>
                <m:t>f</m:t>
              </w:ins>
            </m:r>
          </m:e>
          <m:sub>
            <m:r>
              <w:ins w:id="5079" w:author="Otter, Martin" w:date="2014-04-25T14:26:00Z">
                <w:rPr>
                  <w:rFonts w:ascii="Cambria Math" w:hAnsi="Cambria Math"/>
                </w:rPr>
                <m:t>doStep</m:t>
              </w:ins>
            </m:r>
          </m:sub>
        </m:sSub>
      </m:oMath>
      <w:ins w:id="5080" w:author="Otter, Martin" w:date="2014-04-25T14:25:00Z">
        <w:r w:rsidRPr="00433022">
          <w:rPr>
            <w:i/>
          </w:rPr>
          <w:t xml:space="preserve"> </w:t>
        </w:r>
      </w:ins>
      <w:ins w:id="5081" w:author="Otter, Martin" w:date="2014-04-25T14:26:00Z">
        <w:r w:rsidRPr="00433022">
          <w:rPr>
            <w:i/>
          </w:rPr>
          <w:t xml:space="preserve">are defined by calls to </w:t>
        </w:r>
        <w:r w:rsidRPr="00433022">
          <w:rPr>
            <w:rStyle w:val="CODE"/>
            <w:rPrChange w:id="5082" w:author="Otter, Martin" w:date="2014-04-25T14:29:00Z">
              <w:rPr>
                <w:i/>
              </w:rPr>
            </w:rPrChange>
          </w:rPr>
          <w:t>fmi2SetXXX</w:t>
        </w:r>
        <w:r w:rsidRPr="00433022">
          <w:rPr>
            <w:i/>
          </w:rPr>
          <w:t xml:space="preserve"> and </w:t>
        </w:r>
        <w:r w:rsidRPr="00433022">
          <w:rPr>
            <w:rStyle w:val="CODE"/>
            <w:rPrChange w:id="5083" w:author="Otter, Martin" w:date="2014-04-25T14:29:00Z">
              <w:rPr>
                <w:i/>
              </w:rPr>
            </w:rPrChange>
          </w:rPr>
          <w:t>fmi2SetRealInputDerivatives</w:t>
        </w:r>
        <w:r w:rsidRPr="00433022">
          <w:rPr>
            <w:rStyle w:val="CODE"/>
            <w:i/>
          </w:rPr>
          <w:t xml:space="preserve"> functions</w:t>
        </w:r>
        <w:r w:rsidRPr="00433022">
          <w:rPr>
            <w:i/>
          </w:rPr>
          <w:t>.</w:t>
        </w:r>
        <w:proofErr w:type="gramEnd"/>
        <w:r w:rsidRPr="00433022">
          <w:rPr>
            <w:i/>
          </w:rPr>
          <w:t xml:space="preserve"> </w:t>
        </w:r>
      </w:ins>
      <w:ins w:id="5084" w:author="Otter, Martin" w:date="2014-04-25T14:27:00Z">
        <w:r w:rsidRPr="00433022">
          <w:rPr>
            <w:i/>
          </w:rPr>
          <w:t xml:space="preserve">The </w:t>
        </w:r>
      </w:ins>
      <w:ins w:id="5085" w:author="Otter, Martin" w:date="2014-04-25T14:28:00Z">
        <w:r w:rsidRPr="00433022">
          <w:rPr>
            <w:i/>
          </w:rPr>
          <w:t xml:space="preserve">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433022">
          <w:rPr>
            <w:rStyle w:val="CODE"/>
            <w:rPrChange w:id="5086" w:author="Otter, Martin" w:date="2014-04-25T14:29:00Z">
              <w:rPr>
                <w:i/>
              </w:rPr>
            </w:rPrChange>
          </w:rPr>
          <w:t>fmi2GetXXX</w:t>
        </w:r>
        <w:r w:rsidRPr="00433022">
          <w:rPr>
            <w:i/>
          </w:rPr>
          <w:t xml:space="preserve"> function calls.]</w:t>
        </w:r>
      </w:ins>
    </w:p>
    <w:p w14:paraId="4A7C01ED" w14:textId="77777777" w:rsidR="00433022" w:rsidRPr="00433022" w:rsidRDefault="00433022">
      <w:pPr>
        <w:pStyle w:val="Textkrper"/>
        <w:rPr>
          <w:ins w:id="5087" w:author="Otter, Martin" w:date="2014-04-25T17:41:00Z"/>
        </w:rPr>
      </w:pPr>
    </w:p>
    <w:p w14:paraId="4537A415" w14:textId="77777777" w:rsidR="00885BF4" w:rsidRPr="0098259C" w:rsidRDefault="000664FC" w:rsidP="001D6859">
      <w:pPr>
        <w:pStyle w:val="berschrift2"/>
      </w:pPr>
      <w:bookmarkStart w:id="5088" w:name="_Toc393466421"/>
      <w:bookmarkStart w:id="5089" w:name="_Toc240646382"/>
      <w:bookmarkStart w:id="5090" w:name="_Toc247884555"/>
      <w:r w:rsidRPr="0098259C">
        <w:t>FMI Application Programming Interface</w:t>
      </w:r>
      <w:bookmarkEnd w:id="5088"/>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5091" w:name="_Toc247964771"/>
      <w:bookmarkStart w:id="5092" w:name="_Toc274647154"/>
      <w:bookmarkStart w:id="5093" w:name="_Ref290826996"/>
      <w:bookmarkStart w:id="5094" w:name="_Ref304553841"/>
      <w:bookmarkStart w:id="5095" w:name="_Ref369580299"/>
      <w:bookmarkStart w:id="5096" w:name="_Toc393466422"/>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5091"/>
      <w:r w:rsidRPr="0098259C">
        <w:t xml:space="preserve"> and </w:t>
      </w:r>
      <w:r w:rsidR="00966C27" w:rsidRPr="0098259C">
        <w:t>P</w:t>
      </w:r>
      <w:r w:rsidRPr="0098259C">
        <w:t>arameters</w:t>
      </w:r>
      <w:bookmarkEnd w:id="5092"/>
      <w:bookmarkEnd w:id="5093"/>
      <w:bookmarkEnd w:id="5094"/>
      <w:bookmarkEnd w:id="5095"/>
      <w:bookmarkEnd w:id="5096"/>
    </w:p>
    <w:p w14:paraId="4D67AF33" w14:textId="1F056140" w:rsidR="00885BF4" w:rsidRPr="0098259C" w:rsidRDefault="00885BF4" w:rsidP="00D256C9">
      <w:pPr>
        <w:pStyle w:val="Textkrper"/>
      </w:pPr>
      <w:r w:rsidRPr="0098259C">
        <w:t xml:space="preserve">Input and output variables </w:t>
      </w:r>
      <w:r w:rsidR="00D256C9" w:rsidRPr="0098259C">
        <w:t xml:space="preserve">and variables are transferred via the </w:t>
      </w:r>
      <w:del w:id="5097" w:author="Otter, Martin" w:date="2014-04-09T11:00:00Z">
        <w:r w:rsidR="00D256C9" w:rsidRPr="0098259C" w:rsidDel="00140C25">
          <w:rPr>
            <w:rStyle w:val="CODE"/>
          </w:rPr>
          <w:delText>fmi</w:delText>
        </w:r>
      </w:del>
      <w:ins w:id="5098" w:author="Otter, Martin" w:date="2014-04-09T11:00:00Z">
        <w:r w:rsidR="00140C25">
          <w:rPr>
            <w:rStyle w:val="CODE"/>
          </w:rPr>
          <w:t>fmi2</w:t>
        </w:r>
      </w:ins>
      <w:r w:rsidR="00D256C9" w:rsidRPr="0098259C">
        <w:rPr>
          <w:rStyle w:val="CODE"/>
        </w:rPr>
        <w:t>GetXXX</w:t>
      </w:r>
      <w:r w:rsidR="00D256C9" w:rsidRPr="0098259C">
        <w:t xml:space="preserve"> and </w:t>
      </w:r>
      <w:del w:id="5099" w:author="Otter, Martin" w:date="2014-04-09T11:00:00Z">
        <w:r w:rsidR="00D256C9" w:rsidRPr="0098259C" w:rsidDel="00140C25">
          <w:rPr>
            <w:rStyle w:val="CODE"/>
          </w:rPr>
          <w:delText>fmi</w:delText>
        </w:r>
      </w:del>
      <w:ins w:id="5100" w:author="Otter, Martin" w:date="2014-04-09T11:00:00Z">
        <w:r w:rsidR="00140C25">
          <w:rPr>
            <w:rStyle w:val="CODE"/>
          </w:rPr>
          <w:t>fmi2</w:t>
        </w:r>
      </w:ins>
      <w:r w:rsidR="00D256C9" w:rsidRPr="0098259C">
        <w:rPr>
          <w:rStyle w:val="CODE"/>
        </w:rPr>
        <w:t>SetXXX</w:t>
      </w:r>
      <w:r w:rsidR="00D256C9" w:rsidRPr="0098259C">
        <w:t xml:space="preserve"> functions, defined in section </w:t>
      </w:r>
      <w:ins w:id="5101" w:author="Otter, Martin" w:date="2014-03-26T17:10:00Z">
        <w:r w:rsidR="00BB29C0">
          <w:fldChar w:fldCharType="begin"/>
        </w:r>
        <w:r w:rsidR="00BB29C0">
          <w:instrText xml:space="preserve"> REF _Ref383617168 \n \h </w:instrText>
        </w:r>
      </w:ins>
      <w:r w:rsidR="00BB29C0">
        <w:fldChar w:fldCharType="separate"/>
      </w:r>
      <w:r w:rsidR="00854655">
        <w:t>2.1.7</w:t>
      </w:r>
      <w:ins w:id="5102" w:author="Otter, Martin" w:date="2014-03-26T17:10:00Z">
        <w:r w:rsidR="00BB29C0">
          <w:fldChar w:fldCharType="end"/>
        </w:r>
      </w:ins>
      <w:del w:id="5103" w:author="Otter, Martin" w:date="2014-03-26T17:10:00Z">
        <w:r w:rsidR="00D256C9" w:rsidRPr="0098259C" w:rsidDel="00BB29C0">
          <w:fldChar w:fldCharType="begin"/>
        </w:r>
        <w:r w:rsidR="00D256C9" w:rsidRPr="0098259C" w:rsidDel="00BB29C0">
          <w:delInstrText xml:space="preserve"> REF _Ref289783610 \r \h </w:delInstrText>
        </w:r>
        <w:r w:rsidR="00D256C9" w:rsidRPr="0098259C" w:rsidDel="00BB29C0">
          <w:fldChar w:fldCharType="separate"/>
        </w:r>
        <w:r w:rsidR="000D02E8" w:rsidDel="00BB29C0">
          <w:delText>2.1.6</w:delText>
        </w:r>
        <w:r w:rsidR="00D256C9" w:rsidRPr="0098259C" w:rsidDel="00BB29C0">
          <w:fldChar w:fldCharType="end"/>
        </w:r>
      </w:del>
      <w:r w:rsidR="00D256C9" w:rsidRPr="0098259C">
        <w:t>.</w:t>
      </w:r>
    </w:p>
    <w:p w14:paraId="1DB905D4" w14:textId="77777777" w:rsidR="00885BF4" w:rsidRPr="0098259C" w:rsidRDefault="00885BF4" w:rsidP="00885BF4">
      <w:pPr>
        <w:pStyle w:val="Textkrper"/>
      </w:pPr>
      <w:r w:rsidRPr="0098259C">
        <w:t xml:space="preserve">In order to enable the slave to interpolate the continuous real inputs between communication steps the derivatives of the inputs with respect to time can be provided. To allow higher order interpolation also </w:t>
      </w:r>
      <w:r w:rsidRPr="0098259C">
        <w:lastRenderedPageBreak/>
        <w:t>higher derivatives can be set.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p>
    <w:p w14:paraId="5E2168BC"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385CD8C5" w:rsidR="00885BF4" w:rsidRPr="0098259C" w:rsidRDefault="00885BF4">
            <w:pPr>
              <w:pStyle w:val="Textkrper-Tabelle"/>
              <w:tabs>
                <w:tab w:val="left" w:pos="4252"/>
              </w:tabs>
              <w:autoSpaceDE w:val="0"/>
              <w:autoSpaceDN w:val="0"/>
              <w:adjustRightInd w:val="0"/>
              <w:rPr>
                <w:rFonts w:ascii="Courier New" w:eastAsia="StarSymbol" w:hAnsi="Courier New" w:cs="Courier New"/>
                <w:color w:val="000000"/>
                <w:sz w:val="19"/>
              </w:rPr>
            </w:pPr>
            <w:del w:id="5104" w:author="Otter, Martin" w:date="2014-04-09T11:00:00Z">
              <w:r w:rsidRPr="0098259C" w:rsidDel="00140C25">
                <w:rPr>
                  <w:rStyle w:val="CODE"/>
                  <w:rFonts w:eastAsia="StarSymbol"/>
                  <w:color w:val="000000"/>
                </w:rPr>
                <w:delText>fmi</w:delText>
              </w:r>
            </w:del>
            <w:ins w:id="5105"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106" w:author="Otter, Martin" w:date="2014-04-09T11:00:00Z">
              <w:r w:rsidRPr="0098259C" w:rsidDel="00140C25">
                <w:rPr>
                  <w:rStyle w:val="CODE"/>
                  <w:rFonts w:eastAsia="StarSymbol"/>
                  <w:color w:val="000000"/>
                </w:rPr>
                <w:delText>fmi</w:delText>
              </w:r>
            </w:del>
            <w:ins w:id="5107" w:author="Otter, Martin" w:date="2014-04-09T11:00:00Z">
              <w:r w:rsidR="00140C25">
                <w:rPr>
                  <w:rStyle w:val="CODE"/>
                  <w:rFonts w:eastAsia="StarSymbol"/>
                  <w:color w:val="000000"/>
                </w:rPr>
                <w:t>fmi2</w:t>
              </w:r>
            </w:ins>
            <w:r w:rsidRPr="0098259C">
              <w:rPr>
                <w:rStyle w:val="CODE"/>
                <w:rFonts w:eastAsia="StarSymbol"/>
                <w:color w:val="000000"/>
              </w:rPr>
              <w:t>SetRealInputDerivatives(</w:t>
            </w:r>
            <w:del w:id="5108" w:author="Otter, Martin" w:date="2014-04-09T11:00:00Z">
              <w:r w:rsidRPr="0098259C" w:rsidDel="00140C25">
                <w:rPr>
                  <w:rStyle w:val="CODE"/>
                  <w:rFonts w:eastAsia="StarSymbol"/>
                  <w:color w:val="000000"/>
                </w:rPr>
                <w:delText>fmi</w:delText>
              </w:r>
            </w:del>
            <w:ins w:id="5109" w:author="Otter, Martin" w:date="2014-04-09T11:00:00Z">
              <w:r w:rsidR="00140C25">
                <w:rPr>
                  <w:rStyle w:val="CODE"/>
                  <w:rFonts w:eastAsia="StarSymbol"/>
                  <w:color w:val="000000"/>
                </w:rPr>
                <w:t>fmi2</w:t>
              </w:r>
            </w:ins>
            <w:r w:rsidRPr="0098259C">
              <w:rPr>
                <w:rStyle w:val="CODE"/>
                <w:rFonts w:eastAsia="StarSymbol"/>
                <w:color w:val="000000"/>
              </w:rPr>
              <w:t xml:space="preserve">Component c, </w:t>
            </w:r>
            <w:ins w:id="5110" w:author="Otter, Martin" w:date="2014-04-25T18:13:00Z">
              <w:r w:rsidR="0065491B">
                <w:rPr>
                  <w:rStyle w:val="CODE"/>
                  <w:rFonts w:eastAsia="StarSymbol"/>
                  <w:color w:val="000000"/>
                </w:rPr>
                <w:br/>
                <w:t xml:space="preserve">                                  </w:t>
              </w:r>
            </w:ins>
            <w:del w:id="5111" w:author="Otter, Martin" w:date="2014-04-25T18:13:00Z">
              <w:r w:rsidRPr="0098259C" w:rsidDel="0065491B">
                <w:rPr>
                  <w:rStyle w:val="CODE"/>
                  <w:rFonts w:eastAsia="StarSymbol"/>
                  <w:color w:val="000000"/>
                </w:rPr>
                <w:br/>
              </w:r>
              <w:r w:rsidRPr="0098259C" w:rsidDel="0065491B">
                <w:rPr>
                  <w:rStyle w:val="CODE"/>
                  <w:rFonts w:eastAsia="StarSymbol"/>
                  <w:color w:val="000000"/>
                </w:rPr>
                <w:tab/>
              </w:r>
            </w:del>
            <w:r w:rsidRPr="0098259C">
              <w:rPr>
                <w:rStyle w:val="CODE"/>
                <w:rFonts w:eastAsia="StarSymbol"/>
                <w:b/>
                <w:color w:val="000000"/>
              </w:rPr>
              <w:t>const</w:t>
            </w:r>
            <w:r w:rsidRPr="0098259C">
              <w:rPr>
                <w:rStyle w:val="CODE"/>
                <w:rFonts w:eastAsia="StarSymbol"/>
                <w:color w:val="000000"/>
              </w:rPr>
              <w:t xml:space="preserve"> </w:t>
            </w:r>
            <w:del w:id="5112" w:author="Otter, Martin" w:date="2014-04-09T11:00:00Z">
              <w:r w:rsidRPr="0098259C" w:rsidDel="00140C25">
                <w:rPr>
                  <w:rStyle w:val="CODE"/>
                  <w:rFonts w:eastAsia="StarSymbol"/>
                  <w:color w:val="000000"/>
                </w:rPr>
                <w:delText>fmi</w:delText>
              </w:r>
            </w:del>
            <w:ins w:id="5113" w:author="Otter, Martin" w:date="2014-04-09T11:00:00Z">
              <w:r w:rsidR="00140C25">
                <w:rPr>
                  <w:rStyle w:val="CODE"/>
                  <w:rFonts w:eastAsia="StarSymbol"/>
                  <w:color w:val="000000"/>
                </w:rPr>
                <w:t>fmi2</w:t>
              </w:r>
            </w:ins>
            <w:r w:rsidRPr="0098259C">
              <w:rPr>
                <w:rStyle w:val="CODE"/>
                <w:rFonts w:eastAsia="StarSymbol"/>
                <w:color w:val="000000"/>
              </w:rPr>
              <w:t>ValueReference vr[],</w:t>
            </w:r>
            <w:ins w:id="5114" w:author="Otter, Martin" w:date="2014-04-25T18:13:00Z">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ins>
            <w:del w:id="5115" w:author="Otter, Martin" w:date="2014-04-25T18:13:00Z">
              <w:r w:rsidRPr="0098259C" w:rsidDel="0065491B">
                <w:rPr>
                  <w:rStyle w:val="CODE"/>
                  <w:rFonts w:eastAsia="StarSymbol"/>
                  <w:color w:val="000000"/>
                </w:rPr>
                <w:delText xml:space="preserve"> </w:delText>
              </w:r>
            </w:del>
            <w:r w:rsidRPr="0098259C">
              <w:rPr>
                <w:rStyle w:val="CODE"/>
                <w:rFonts w:eastAsia="StarSymbol"/>
                <w:color w:val="000000"/>
              </w:rPr>
              <w:br/>
            </w:r>
            <w:ins w:id="5116" w:author="Otter, Martin" w:date="2014-04-25T18:13:00Z">
              <w:r w:rsidR="0065491B">
                <w:rPr>
                  <w:rStyle w:val="CODE"/>
                  <w:rFonts w:eastAsia="StarSymbol"/>
                  <w:color w:val="000000"/>
                </w:rPr>
                <w:t xml:space="preserve">                                  </w:t>
              </w:r>
            </w:ins>
            <w:del w:id="5117" w:author="Otter, Martin" w:date="2014-04-25T18:13:00Z">
              <w:r w:rsidRPr="0098259C" w:rsidDel="0065491B">
                <w:rPr>
                  <w:rStyle w:val="CODE"/>
                  <w:rFonts w:eastAsia="StarSymbol"/>
                  <w:color w:val="000000"/>
                </w:rPr>
                <w:tab/>
              </w:r>
              <w:r w:rsidRPr="0098259C" w:rsidDel="0065491B">
                <w:rPr>
                  <w:rStyle w:val="CODE"/>
                  <w:rFonts w:eastAsia="StarSymbol"/>
                  <w:b/>
                  <w:color w:val="000000"/>
                </w:rPr>
                <w:delText>size</w:delText>
              </w:r>
              <w:r w:rsidRPr="0098259C" w:rsidDel="0065491B">
                <w:rPr>
                  <w:rStyle w:val="CODE"/>
                  <w:rFonts w:ascii="Symbol" w:eastAsia="StarSymbol" w:hAnsi="Symbol"/>
                  <w:b/>
                  <w:color w:val="000000"/>
                </w:rPr>
                <w:delText></w:delText>
              </w:r>
              <w:r w:rsidRPr="0098259C" w:rsidDel="0065491B">
                <w:rPr>
                  <w:rStyle w:val="CODE"/>
                  <w:rFonts w:eastAsia="StarSymbol"/>
                  <w:b/>
                  <w:color w:val="000000"/>
                </w:rPr>
                <w:delText>t</w:delText>
              </w:r>
              <w:r w:rsidRPr="0098259C" w:rsidDel="0065491B">
                <w:rPr>
                  <w:rStyle w:val="CODE"/>
                  <w:rFonts w:eastAsia="StarSymbol"/>
                  <w:color w:val="000000"/>
                </w:rPr>
                <w:delText xml:space="preserve"> nvr, </w:delText>
              </w:r>
            </w:del>
            <w:r w:rsidRPr="0098259C">
              <w:rPr>
                <w:rStyle w:val="CODE"/>
                <w:rFonts w:eastAsia="StarSymbol"/>
                <w:b/>
                <w:color w:val="000000"/>
              </w:rPr>
              <w:t>const</w:t>
            </w:r>
            <w:r w:rsidRPr="0098259C">
              <w:rPr>
                <w:rStyle w:val="CODE"/>
                <w:rFonts w:eastAsia="StarSymbol"/>
                <w:color w:val="000000"/>
              </w:rPr>
              <w:t xml:space="preserve"> </w:t>
            </w:r>
            <w:del w:id="5118" w:author="Otter, Martin" w:date="2014-04-09T11:00:00Z">
              <w:r w:rsidRPr="0098259C" w:rsidDel="00140C25">
                <w:rPr>
                  <w:rStyle w:val="CODE"/>
                  <w:rFonts w:eastAsia="StarSymbol"/>
                  <w:color w:val="000000"/>
                </w:rPr>
                <w:delText>fmi</w:delText>
              </w:r>
            </w:del>
            <w:ins w:id="5119" w:author="Otter, Martin" w:date="2014-04-09T11:00:00Z">
              <w:r w:rsidR="00140C25">
                <w:rPr>
                  <w:rStyle w:val="CODE"/>
                  <w:rFonts w:eastAsia="StarSymbol"/>
                  <w:color w:val="000000"/>
                </w:rPr>
                <w:t>fmi2</w:t>
              </w:r>
            </w:ins>
            <w:r w:rsidRPr="0098259C">
              <w:rPr>
                <w:rStyle w:val="CODE"/>
                <w:rFonts w:eastAsia="StarSymbol"/>
                <w:color w:val="000000"/>
              </w:rPr>
              <w:t>Integer order[],</w:t>
            </w:r>
            <w:r w:rsidRPr="0098259C">
              <w:rPr>
                <w:rStyle w:val="CODE"/>
                <w:rFonts w:eastAsia="StarSymbol"/>
                <w:color w:val="000000"/>
              </w:rPr>
              <w:br/>
            </w:r>
            <w:ins w:id="5120" w:author="Otter, Martin" w:date="2014-04-25T18:13:00Z">
              <w:r w:rsidR="0065491B">
                <w:rPr>
                  <w:rStyle w:val="CODE"/>
                  <w:rFonts w:eastAsia="StarSymbol"/>
                  <w:color w:val="000000"/>
                </w:rPr>
                <w:t xml:space="preserve">                                  </w:t>
              </w:r>
            </w:ins>
            <w:del w:id="5121" w:author="Otter, Martin" w:date="2014-04-25T18:13:00Z">
              <w:r w:rsidRPr="0098259C" w:rsidDel="0065491B">
                <w:rPr>
                  <w:rStyle w:val="CODE"/>
                  <w:rFonts w:eastAsia="StarSymbol"/>
                  <w:color w:val="000000"/>
                </w:rPr>
                <w:tab/>
              </w:r>
            </w:del>
            <w:r w:rsidRPr="0098259C">
              <w:rPr>
                <w:rStyle w:val="CODE"/>
                <w:rFonts w:eastAsia="StarSymbol"/>
                <w:b/>
                <w:color w:val="000000"/>
              </w:rPr>
              <w:t>const</w:t>
            </w:r>
            <w:r w:rsidRPr="0098259C">
              <w:rPr>
                <w:rStyle w:val="CODE"/>
                <w:rFonts w:eastAsia="StarSymbol"/>
                <w:color w:val="000000"/>
              </w:rPr>
              <w:t xml:space="preserve"> </w:t>
            </w:r>
            <w:del w:id="5122" w:author="Otter, Martin" w:date="2014-04-09T11:00:00Z">
              <w:r w:rsidRPr="0098259C" w:rsidDel="00140C25">
                <w:rPr>
                  <w:rStyle w:val="CODE"/>
                  <w:rFonts w:eastAsia="StarSymbol"/>
                  <w:color w:val="000000"/>
                </w:rPr>
                <w:delText>fmi</w:delText>
              </w:r>
            </w:del>
            <w:ins w:id="5123" w:author="Otter, Martin" w:date="2014-04-09T11:00:00Z">
              <w:r w:rsidR="00140C25">
                <w:rPr>
                  <w:rStyle w:val="CODE"/>
                  <w:rFonts w:eastAsia="StarSymbol"/>
                  <w:color w:val="000000"/>
                </w:rPr>
                <w:t>fmi2</w:t>
              </w:r>
            </w:ins>
            <w:r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contains the orders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is a vector with the values of the derivatives. “</w:t>
            </w:r>
            <w:proofErr w:type="gramStart"/>
            <w:r w:rsidRPr="0098259C">
              <w:rPr>
                <w:rStyle w:val="CODE"/>
                <w:rFonts w:eastAsia="StarSymbol"/>
                <w:color w:val="000000"/>
                <w:sz w:val="20"/>
              </w:rPr>
              <w:t>n</w:t>
            </w:r>
            <w:r w:rsidRPr="0098259C">
              <w:rPr>
                <w:rStyle w:val="CODE"/>
                <w:rFonts w:eastAsia="StarSymbol"/>
                <w:color w:val="000000"/>
                <w:sz w:val="20"/>
                <w:szCs w:val="20"/>
              </w:rPr>
              <w:t>vr</w:t>
            </w:r>
            <w:proofErr w:type="gramEnd"/>
            <w:r w:rsidRPr="0098259C">
              <w:rPr>
                <w:color w:val="000000"/>
                <w:szCs w:val="20"/>
              </w:rPr>
              <w:t>” is the dimension of the vectors.</w:t>
            </w:r>
          </w:p>
          <w:p w14:paraId="545C82A3" w14:textId="67437BC8"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del w:id="5124" w:author="Otter, Martin" w:date="2014-04-09T11:00:00Z">
              <w:r w:rsidRPr="0098259C" w:rsidDel="00140C25">
                <w:rPr>
                  <w:rStyle w:val="CODE"/>
                  <w:rFonts w:eastAsia="StarSymbol"/>
                  <w:color w:val="000000"/>
                  <w:sz w:val="20"/>
                  <w:szCs w:val="20"/>
                </w:rPr>
                <w:delText>fmi</w:delText>
              </w:r>
            </w:del>
            <w:ins w:id="5125" w:author="Otter, Martin" w:date="2014-04-09T11:00:00Z">
              <w:r w:rsidR="00140C25">
                <w:rPr>
                  <w:rStyle w:val="CODE"/>
                  <w:rFonts w:eastAsia="StarSymbol"/>
                  <w:color w:val="000000"/>
                  <w:sz w:val="20"/>
                  <w:szCs w:val="20"/>
                </w:rPr>
                <w:t>fmi2</w:t>
              </w:r>
            </w:ins>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77777777" w:rsidR="00885BF4" w:rsidRPr="0098259C" w:rsidRDefault="00885BF4" w:rsidP="00885BF4">
      <w:pPr>
        <w:pStyle w:val="Textkrper"/>
      </w:pPr>
      <w:r w:rsidRPr="0098259C">
        <w:t xml:space="preserve">To allow interpolation/approximation of the real output variables between communication steps (if they are used as inputs for other slaves) the derivatives of the outputs with respect to time can be read. Whether the slave is able to provide the derivatives of outputs is given by the unsigned integer capability flag </w:t>
      </w:r>
      <w:r w:rsidRPr="0098259C">
        <w:rPr>
          <w:rStyle w:val="CODE"/>
        </w:rPr>
        <w:t>MaxOutputDerivativeOrder</w:t>
      </w:r>
      <w:r w:rsidRPr="0098259C">
        <w:t>. It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5D1CF3F" w:rsidR="00885BF4" w:rsidRPr="0098259C" w:rsidRDefault="00885BF4">
            <w:pPr>
              <w:pStyle w:val="Textkrper-Tabelle"/>
              <w:tabs>
                <w:tab w:val="left" w:pos="4452"/>
              </w:tabs>
              <w:autoSpaceDE w:val="0"/>
              <w:autoSpaceDN w:val="0"/>
              <w:adjustRightInd w:val="0"/>
              <w:rPr>
                <w:rFonts w:ascii="Courier New" w:eastAsia="StarSymbol" w:hAnsi="Courier New" w:cs="Courier New"/>
                <w:color w:val="000000"/>
                <w:sz w:val="19"/>
              </w:rPr>
            </w:pPr>
            <w:del w:id="5126" w:author="Otter, Martin" w:date="2014-04-09T11:00:00Z">
              <w:r w:rsidRPr="0098259C" w:rsidDel="00140C25">
                <w:rPr>
                  <w:rStyle w:val="CODE"/>
                  <w:rFonts w:eastAsia="StarSymbol"/>
                  <w:color w:val="000000"/>
                </w:rPr>
                <w:delText>fmi</w:delText>
              </w:r>
            </w:del>
            <w:ins w:id="5127"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128" w:author="Otter, Martin" w:date="2014-04-09T11:00:00Z">
              <w:r w:rsidRPr="0098259C" w:rsidDel="00140C25">
                <w:rPr>
                  <w:rStyle w:val="CODE"/>
                  <w:rFonts w:eastAsia="StarSymbol"/>
                  <w:color w:val="000000"/>
                </w:rPr>
                <w:delText>fmi</w:delText>
              </w:r>
            </w:del>
            <w:ins w:id="5129" w:author="Otter, Martin" w:date="2014-04-09T11:00:00Z">
              <w:r w:rsidR="00140C25">
                <w:rPr>
                  <w:rStyle w:val="CODE"/>
                  <w:rFonts w:eastAsia="StarSymbol"/>
                  <w:color w:val="000000"/>
                </w:rPr>
                <w:t>fmi2</w:t>
              </w:r>
            </w:ins>
            <w:r w:rsidRPr="0098259C">
              <w:rPr>
                <w:rStyle w:val="CODE"/>
                <w:rFonts w:eastAsia="StarSymbol"/>
                <w:color w:val="000000"/>
              </w:rPr>
              <w:t>GetRealOutputDerivatives (</w:t>
            </w:r>
            <w:del w:id="5130" w:author="Otter, Martin" w:date="2014-04-09T11:00:00Z">
              <w:r w:rsidRPr="0098259C" w:rsidDel="00140C25">
                <w:rPr>
                  <w:rStyle w:val="CODE"/>
                  <w:rFonts w:eastAsia="StarSymbol"/>
                  <w:color w:val="000000"/>
                </w:rPr>
                <w:delText>fmi</w:delText>
              </w:r>
            </w:del>
            <w:ins w:id="5131" w:author="Otter, Martin" w:date="2014-04-09T11:00:00Z">
              <w:r w:rsidR="00140C25">
                <w:rPr>
                  <w:rStyle w:val="CODE"/>
                  <w:rFonts w:eastAsia="StarSymbol"/>
                  <w:color w:val="000000"/>
                </w:rPr>
                <w:t>fmi2</w:t>
              </w:r>
            </w:ins>
            <w:r w:rsidRPr="0098259C">
              <w:rPr>
                <w:rStyle w:val="CODE"/>
                <w:rFonts w:eastAsia="StarSymbol"/>
                <w:color w:val="000000"/>
              </w:rPr>
              <w:t xml:space="preserve">Component c, </w:t>
            </w:r>
            <w:r w:rsidRPr="0098259C">
              <w:rPr>
                <w:rStyle w:val="CODE"/>
                <w:rFonts w:eastAsia="StarSymbol"/>
                <w:color w:val="000000"/>
              </w:rPr>
              <w:br/>
            </w:r>
            <w:del w:id="5132" w:author="Otter, Martin" w:date="2014-04-25T18:14:00Z">
              <w:r w:rsidRPr="0098259C" w:rsidDel="0065491B">
                <w:rPr>
                  <w:rStyle w:val="CODE"/>
                  <w:rFonts w:eastAsia="StarSymbol"/>
                  <w:color w:val="000000"/>
                </w:rPr>
                <w:tab/>
              </w:r>
            </w:del>
            <w:ins w:id="5133" w:author="Otter, Martin" w:date="2014-04-25T18:14:00Z">
              <w:r w:rsidR="0065491B">
                <w:rPr>
                  <w:rStyle w:val="CODE"/>
                  <w:rFonts w:eastAsia="StarSymbol"/>
                  <w:color w:val="000000"/>
                </w:rPr>
                <w:t xml:space="preserve">                                  </w:t>
              </w:r>
            </w:ins>
            <w:r w:rsidRPr="0098259C">
              <w:rPr>
                <w:rStyle w:val="CODE"/>
                <w:rFonts w:eastAsia="StarSymbol"/>
                <w:b/>
                <w:color w:val="000000"/>
              </w:rPr>
              <w:t>const</w:t>
            </w:r>
            <w:r w:rsidRPr="0098259C">
              <w:rPr>
                <w:rStyle w:val="CODE"/>
                <w:rFonts w:eastAsia="StarSymbol"/>
                <w:color w:val="000000"/>
              </w:rPr>
              <w:t xml:space="preserve"> </w:t>
            </w:r>
            <w:del w:id="5134" w:author="Otter, Martin" w:date="2014-04-09T11:00:00Z">
              <w:r w:rsidRPr="0098259C" w:rsidDel="00140C25">
                <w:rPr>
                  <w:rStyle w:val="CODE"/>
                  <w:rFonts w:eastAsia="StarSymbol"/>
                  <w:color w:val="000000"/>
                </w:rPr>
                <w:delText>fmi</w:delText>
              </w:r>
            </w:del>
            <w:ins w:id="5135" w:author="Otter, Martin" w:date="2014-04-09T11:00:00Z">
              <w:r w:rsidR="00140C25">
                <w:rPr>
                  <w:rStyle w:val="CODE"/>
                  <w:rFonts w:eastAsia="StarSymbol"/>
                  <w:color w:val="000000"/>
                </w:rPr>
                <w:t>fmi2</w:t>
              </w:r>
            </w:ins>
            <w:r w:rsidRPr="0098259C">
              <w:rPr>
                <w:rStyle w:val="CODE"/>
                <w:rFonts w:eastAsia="StarSymbol"/>
                <w:color w:val="000000"/>
              </w:rPr>
              <w:t xml:space="preserve">ValueReference vr[], </w:t>
            </w:r>
            <w:del w:id="5136" w:author="Otter, Martin" w:date="2014-04-25T18:14:00Z">
              <w:r w:rsidRPr="0098259C" w:rsidDel="0065491B">
                <w:rPr>
                  <w:rStyle w:val="CODE"/>
                  <w:rFonts w:eastAsia="StarSymbol"/>
                  <w:color w:val="000000"/>
                </w:rPr>
                <w:br/>
              </w:r>
              <w:r w:rsidRPr="0098259C" w:rsidDel="0065491B">
                <w:rPr>
                  <w:rStyle w:val="CODE"/>
                  <w:rFonts w:eastAsia="StarSymbol"/>
                  <w:color w:val="000000"/>
                </w:rPr>
                <w:tab/>
              </w:r>
            </w:del>
            <w:r w:rsidRPr="0098259C">
              <w:rPr>
                <w:rStyle w:val="CODE"/>
                <w:rFonts w:eastAsia="StarSymbol"/>
                <w:b/>
                <w:color w:val="000000"/>
              </w:rPr>
              <w:t>size</w:t>
            </w:r>
            <w:r w:rsidRPr="0098259C">
              <w:rPr>
                <w:rStyle w:val="CODE"/>
                <w:rFonts w:ascii="Symbol" w:eastAsia="StarSymbol" w:hAnsi="Symbol"/>
                <w:b/>
                <w:color w:val="000000"/>
              </w:rPr>
              <w:t></w:t>
            </w:r>
            <w:r w:rsidRPr="0098259C">
              <w:rPr>
                <w:rStyle w:val="CODE"/>
                <w:rFonts w:eastAsia="StarSymbol"/>
                <w:b/>
                <w:color w:val="000000"/>
              </w:rPr>
              <w:t>t</w:t>
            </w:r>
            <w:r w:rsidRPr="0098259C">
              <w:rPr>
                <w:rStyle w:val="CODE"/>
                <w:rFonts w:eastAsia="StarSymbol"/>
                <w:color w:val="000000"/>
              </w:rPr>
              <w:t xml:space="preserve"> nvr,</w:t>
            </w:r>
            <w:del w:id="5137" w:author="Otter, Martin" w:date="2014-04-25T18:14:00Z">
              <w:r w:rsidRPr="0098259C" w:rsidDel="0065491B">
                <w:rPr>
                  <w:rStyle w:val="CODE"/>
                  <w:rFonts w:eastAsia="StarSymbol"/>
                  <w:color w:val="000000"/>
                </w:rPr>
                <w:delText xml:space="preserve"> </w:delText>
              </w:r>
            </w:del>
            <w:ins w:id="5138" w:author="Otter, Martin" w:date="2014-04-25T18:14:00Z">
              <w:r w:rsidR="0065491B">
                <w:rPr>
                  <w:rStyle w:val="CODE"/>
                  <w:rFonts w:eastAsia="StarSymbol"/>
                  <w:color w:val="000000"/>
                </w:rPr>
                <w:br/>
                <w:t xml:space="preserve">                                  </w:t>
              </w:r>
            </w:ins>
            <w:r w:rsidRPr="0098259C">
              <w:rPr>
                <w:rStyle w:val="CODE"/>
                <w:rFonts w:eastAsia="StarSymbol"/>
                <w:b/>
                <w:color w:val="000000"/>
              </w:rPr>
              <w:t>const</w:t>
            </w:r>
            <w:r w:rsidRPr="0098259C">
              <w:rPr>
                <w:rStyle w:val="CODE"/>
                <w:rFonts w:eastAsia="StarSymbol"/>
                <w:color w:val="000000"/>
              </w:rPr>
              <w:t xml:space="preserve"> </w:t>
            </w:r>
            <w:del w:id="5139" w:author="Otter, Martin" w:date="2014-04-09T11:00:00Z">
              <w:r w:rsidRPr="0098259C" w:rsidDel="00140C25">
                <w:rPr>
                  <w:rStyle w:val="CODE"/>
                  <w:rFonts w:eastAsia="StarSymbol"/>
                  <w:color w:val="000000"/>
                </w:rPr>
                <w:delText>fmi</w:delText>
              </w:r>
            </w:del>
            <w:ins w:id="5140" w:author="Otter, Martin" w:date="2014-04-09T11:00:00Z">
              <w:r w:rsidR="00140C25">
                <w:rPr>
                  <w:rStyle w:val="CODE"/>
                  <w:rFonts w:eastAsia="StarSymbol"/>
                  <w:color w:val="000000"/>
                </w:rPr>
                <w:t>fmi2</w:t>
              </w:r>
            </w:ins>
            <w:r w:rsidRPr="0098259C">
              <w:rPr>
                <w:rStyle w:val="CODE"/>
                <w:rFonts w:eastAsia="StarSymbol"/>
                <w:color w:val="000000"/>
              </w:rPr>
              <w:t>Integer order[],</w:t>
            </w:r>
            <w:r w:rsidRPr="0098259C">
              <w:rPr>
                <w:rStyle w:val="CODE"/>
                <w:rFonts w:eastAsia="StarSymbol"/>
                <w:color w:val="000000"/>
              </w:rPr>
              <w:br/>
            </w:r>
            <w:ins w:id="5141" w:author="Otter, Martin" w:date="2014-04-25T18:14:00Z">
              <w:r w:rsidR="0065491B">
                <w:rPr>
                  <w:rStyle w:val="CODE"/>
                  <w:rFonts w:eastAsia="StarSymbol"/>
                  <w:color w:val="000000"/>
                </w:rPr>
                <w:t xml:space="preserve">                                        </w:t>
              </w:r>
            </w:ins>
            <w:del w:id="5142" w:author="Otter, Martin" w:date="2014-04-25T18:14:00Z">
              <w:r w:rsidRPr="0098259C" w:rsidDel="0065491B">
                <w:rPr>
                  <w:rStyle w:val="CODE"/>
                  <w:rFonts w:eastAsia="StarSymbol"/>
                  <w:color w:val="000000"/>
                </w:rPr>
                <w:tab/>
              </w:r>
            </w:del>
            <w:del w:id="5143" w:author="Otter, Martin" w:date="2014-04-09T11:00:00Z">
              <w:r w:rsidRPr="0098259C" w:rsidDel="00140C25">
                <w:rPr>
                  <w:rStyle w:val="CODE"/>
                  <w:rFonts w:eastAsia="StarSymbol"/>
                  <w:color w:val="000000"/>
                </w:rPr>
                <w:delText>fmi</w:delText>
              </w:r>
            </w:del>
            <w:ins w:id="5144" w:author="Otter, Martin" w:date="2014-04-09T11:00:00Z">
              <w:r w:rsidR="00140C25">
                <w:rPr>
                  <w:rStyle w:val="CODE"/>
                  <w:rFonts w:eastAsia="StarSymbol"/>
                  <w:color w:val="000000"/>
                </w:rPr>
                <w:t>fmi2</w:t>
              </w:r>
            </w:ins>
            <w:r w:rsidRPr="0098259C">
              <w:rPr>
                <w:rStyle w:val="CODE"/>
                <w:rFonts w:eastAsia="StarSymbol"/>
                <w:color w:val="000000"/>
              </w:rPr>
              <w:t xml:space="preserve">Real </w:t>
            </w:r>
            <w:ins w:id="5145" w:author="Otter, Martin" w:date="2014-04-25T18:14:00Z">
              <w:r w:rsidR="0065491B">
                <w:rPr>
                  <w:rStyle w:val="CODE"/>
                  <w:rFonts w:eastAsia="StarSymbol"/>
                  <w:color w:val="000000"/>
                </w:rPr>
                <w:t xml:space="preserve">   </w:t>
              </w:r>
            </w:ins>
            <w:r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is a vector of “</w:t>
            </w:r>
            <w:r w:rsidRPr="0098259C">
              <w:rPr>
                <w:rStyle w:val="CODE"/>
                <w:rFonts w:eastAsia="StarSymbol"/>
                <w:color w:val="000000"/>
                <w:sz w:val="20"/>
                <w:szCs w:val="20"/>
              </w:rPr>
              <w:t>nvr</w:t>
            </w:r>
            <w:r w:rsidRPr="0098259C">
              <w:rPr>
                <w:color w:val="000000"/>
                <w:szCs w:val="20"/>
              </w:rPr>
              <w:t>”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36E2F309"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del w:id="5146" w:author="Otter, Martin" w:date="2014-04-09T11:00:00Z">
              <w:r w:rsidRPr="0098259C" w:rsidDel="00140C25">
                <w:rPr>
                  <w:rStyle w:val="CODE"/>
                  <w:rFonts w:eastAsia="StarSymbol"/>
                  <w:color w:val="000000"/>
                  <w:sz w:val="20"/>
                  <w:szCs w:val="20"/>
                </w:rPr>
                <w:delText>fmi</w:delText>
              </w:r>
            </w:del>
            <w:ins w:id="5147" w:author="Otter, Martin" w:date="2014-04-09T11:00:00Z">
              <w:r w:rsidR="00140C25">
                <w:rPr>
                  <w:rStyle w:val="CODE"/>
                  <w:rFonts w:eastAsia="StarSymbol"/>
                  <w:color w:val="000000"/>
                  <w:sz w:val="20"/>
                  <w:szCs w:val="20"/>
                </w:rPr>
                <w:t>fmi2</w:t>
              </w:r>
            </w:ins>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3B92676A" w:rsidR="00885BF4" w:rsidRPr="0098259C" w:rsidRDefault="00885BF4" w:rsidP="00885BF4">
      <w:pPr>
        <w:pStyle w:val="Textkrper"/>
      </w:pPr>
      <w:r w:rsidRPr="0098259C">
        <w:t xml:space="preserve">The returned outputs correspond to the current slave time. E. g. after a successful </w:t>
      </w:r>
      <w:del w:id="5148" w:author="Otter, Martin" w:date="2014-04-09T11:00:00Z">
        <w:r w:rsidRPr="0098259C" w:rsidDel="00140C25">
          <w:rPr>
            <w:rStyle w:val="CODE"/>
          </w:rPr>
          <w:delText>fmi</w:delText>
        </w:r>
      </w:del>
      <w:proofErr w:type="gramStart"/>
      <w:ins w:id="5149" w:author="Otter, Martin" w:date="2014-04-09T11:00:00Z">
        <w:r w:rsidR="00140C25">
          <w:rPr>
            <w:rStyle w:val="CODE"/>
          </w:rPr>
          <w:t>fmi2</w:t>
        </w:r>
      </w:ins>
      <w:r w:rsidRPr="0098259C">
        <w:rPr>
          <w:rStyle w:val="CODE"/>
        </w:rPr>
        <w:t>DoStep(</w:t>
      </w:r>
      <w:proofErr w:type="gramEnd"/>
      <w:r w:rsidRPr="0098259C">
        <w:rPr>
          <w:rStyle w:val="CODE"/>
        </w:rPr>
        <w:t>...)</w:t>
      </w:r>
      <w:r w:rsidRPr="0098259C">
        <w:t xml:space="preserve"> the returned values are related to the end of the</w:t>
      </w:r>
      <w:r w:rsidR="00D27119" w:rsidRPr="0098259C">
        <w:t xml:space="preserve"> communication</w:t>
      </w:r>
      <w:r w:rsidRPr="0098259C">
        <w:t xml:space="preserve"> time step.</w:t>
      </w:r>
    </w:p>
    <w:p w14:paraId="7F3D7549" w14:textId="77777777" w:rsidR="00885BF4" w:rsidRPr="0098259C" w:rsidRDefault="00885BF4" w:rsidP="00885BF4">
      <w:pPr>
        <w:pStyle w:val="Textkrper"/>
      </w:pPr>
      <w:r w:rsidRPr="0098259C">
        <w:t xml:space="preserve">This standard supports polynomial interpolation and extrapolation as well as more sophisticated signal extrapolation schemes like rational extrapolation, see </w:t>
      </w:r>
      <w:r w:rsidR="00D27119" w:rsidRPr="0098259C">
        <w:t>the companion document “FunctionalMockupInterface-ImplementationHints.pdf”</w:t>
      </w:r>
      <w:r w:rsidRPr="0098259C">
        <w:t xml:space="preserve">. </w:t>
      </w:r>
    </w:p>
    <w:p w14:paraId="73C970D2" w14:textId="77777777" w:rsidR="00885BF4" w:rsidRPr="0098259C" w:rsidRDefault="00885BF4" w:rsidP="00885BF4">
      <w:pPr>
        <w:pStyle w:val="berschrift3"/>
        <w:spacing w:line="336" w:lineRule="auto"/>
        <w:jc w:val="both"/>
      </w:pPr>
      <w:bookmarkStart w:id="5150" w:name="_Ref248821476"/>
      <w:bookmarkStart w:id="5151" w:name="_Toc274647155"/>
      <w:bookmarkStart w:id="5152" w:name="_Toc393466423"/>
      <w:r w:rsidRPr="0098259C">
        <w:t>Computation</w:t>
      </w:r>
      <w:bookmarkEnd w:id="5150"/>
      <w:bookmarkEnd w:id="5151"/>
      <w:bookmarkEnd w:id="5152"/>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2825838B" w14:textId="7E6EA8D9" w:rsidR="00417802" w:rsidRPr="0098259C" w:rsidDel="0065491B" w:rsidRDefault="00885BF4" w:rsidP="0082183C">
            <w:pPr>
              <w:pStyle w:val="Textkrper-Tabelle"/>
              <w:tabs>
                <w:tab w:val="left" w:pos="2352"/>
              </w:tabs>
              <w:autoSpaceDE w:val="0"/>
              <w:autoSpaceDN w:val="0"/>
              <w:adjustRightInd w:val="0"/>
              <w:rPr>
                <w:del w:id="5153" w:author="Otter, Martin" w:date="2014-04-25T18:14:00Z"/>
                <w:rStyle w:val="CODE"/>
                <w:rFonts w:eastAsia="StarSymbol"/>
                <w:color w:val="000000"/>
              </w:rPr>
            </w:pPr>
            <w:del w:id="5154" w:author="Otter, Martin" w:date="2014-04-09T11:00:00Z">
              <w:r w:rsidRPr="0098259C" w:rsidDel="00140C25">
                <w:rPr>
                  <w:rStyle w:val="CODE"/>
                  <w:rFonts w:eastAsia="StarSymbol"/>
                  <w:color w:val="000000"/>
                </w:rPr>
                <w:lastRenderedPageBreak/>
                <w:delText>fmi</w:delText>
              </w:r>
            </w:del>
            <w:ins w:id="5155"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156" w:author="Otter, Martin" w:date="2014-04-09T11:00:00Z">
              <w:r w:rsidRPr="0098259C" w:rsidDel="00140C25">
                <w:rPr>
                  <w:rStyle w:val="CODE"/>
                  <w:rFonts w:eastAsia="StarSymbol"/>
                  <w:color w:val="000000"/>
                </w:rPr>
                <w:delText>fmi</w:delText>
              </w:r>
            </w:del>
            <w:ins w:id="5157" w:author="Otter, Martin" w:date="2014-04-09T11:00:00Z">
              <w:r w:rsidR="00140C25">
                <w:rPr>
                  <w:rStyle w:val="CODE"/>
                  <w:rFonts w:eastAsia="StarSymbol"/>
                  <w:color w:val="000000"/>
                </w:rPr>
                <w:t>fmi2</w:t>
              </w:r>
            </w:ins>
            <w:r w:rsidRPr="0098259C">
              <w:rPr>
                <w:rStyle w:val="CODE"/>
                <w:rFonts w:eastAsia="StarSymbol"/>
                <w:color w:val="000000"/>
              </w:rPr>
              <w:t>DoStep(</w:t>
            </w:r>
            <w:del w:id="5158" w:author="Otter, Martin" w:date="2014-04-09T11:00:00Z">
              <w:r w:rsidRPr="0098259C" w:rsidDel="00140C25">
                <w:rPr>
                  <w:rStyle w:val="CODE"/>
                  <w:rFonts w:eastAsia="StarSymbol"/>
                  <w:color w:val="000000"/>
                </w:rPr>
                <w:delText>fmi</w:delText>
              </w:r>
            </w:del>
            <w:ins w:id="5159" w:author="Otter, Martin" w:date="2014-04-09T11:00:00Z">
              <w:r w:rsidR="00140C25">
                <w:rPr>
                  <w:rStyle w:val="CODE"/>
                  <w:rFonts w:eastAsia="StarSymbol"/>
                  <w:color w:val="000000"/>
                </w:rPr>
                <w:t>fmi2</w:t>
              </w:r>
            </w:ins>
            <w:r w:rsidRPr="0098259C">
              <w:rPr>
                <w:rStyle w:val="CODE"/>
                <w:rFonts w:eastAsia="StarSymbol"/>
                <w:color w:val="000000"/>
              </w:rPr>
              <w:t xml:space="preserve">Component c, </w:t>
            </w:r>
            <w:r w:rsidR="003A7A29">
              <w:rPr>
                <w:rStyle w:val="CODE"/>
                <w:rFonts w:eastAsia="StarSymbol"/>
                <w:color w:val="000000"/>
              </w:rPr>
              <w:br/>
              <w:t xml:space="preserve">                      </w:t>
            </w:r>
            <w:del w:id="5160" w:author="Otter, Martin" w:date="2014-04-09T11:00:00Z">
              <w:r w:rsidRPr="0098259C" w:rsidDel="00140C25">
                <w:rPr>
                  <w:rStyle w:val="CODE"/>
                  <w:rFonts w:eastAsia="StarSymbol"/>
                  <w:color w:val="000000"/>
                </w:rPr>
                <w:delText>fmi</w:delText>
              </w:r>
            </w:del>
            <w:ins w:id="5161" w:author="Otter, Martin" w:date="2014-04-09T11:00:00Z">
              <w:r w:rsidR="00140C25">
                <w:rPr>
                  <w:rStyle w:val="CODE"/>
                  <w:rFonts w:eastAsia="StarSymbol"/>
                  <w:color w:val="000000"/>
                </w:rPr>
                <w:t>fmi2</w:t>
              </w:r>
            </w:ins>
            <w:r w:rsidRPr="0098259C">
              <w:rPr>
                <w:rStyle w:val="CODE"/>
                <w:rFonts w:eastAsia="StarSymbol"/>
                <w:color w:val="000000"/>
              </w:rPr>
              <w:t xml:space="preserve">Real </w:t>
            </w:r>
            <w:r w:rsidR="003A7A29">
              <w:rPr>
                <w:rStyle w:val="CODE"/>
                <w:rFonts w:eastAsia="StarSymbol"/>
                <w:color w:val="000000"/>
              </w:rPr>
              <w:t xml:space="preserve">   </w:t>
            </w:r>
            <w:r w:rsidRPr="0098259C">
              <w:rPr>
                <w:rStyle w:val="CODE"/>
                <w:rFonts w:eastAsia="StarSymbol"/>
                <w:color w:val="000000"/>
              </w:rPr>
              <w:t>currentCommunicationPoint,</w:t>
            </w:r>
            <w:r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del w:id="5162" w:author="Otter, Martin" w:date="2014-04-09T11:00:00Z">
              <w:r w:rsidRPr="0098259C" w:rsidDel="00140C25">
                <w:rPr>
                  <w:rStyle w:val="CODE"/>
                  <w:rFonts w:eastAsia="StarSymbol"/>
                  <w:color w:val="000000"/>
                </w:rPr>
                <w:delText>fmi</w:delText>
              </w:r>
            </w:del>
            <w:ins w:id="5163" w:author="Otter, Martin" w:date="2014-04-09T11:00:00Z">
              <w:r w:rsidR="00140C25">
                <w:rPr>
                  <w:rStyle w:val="CODE"/>
                  <w:rFonts w:eastAsia="StarSymbol"/>
                  <w:color w:val="000000"/>
                </w:rPr>
                <w:t>fmi2</w:t>
              </w:r>
            </w:ins>
            <w:r w:rsidRPr="0098259C">
              <w:rPr>
                <w:rStyle w:val="CODE"/>
                <w:rFonts w:eastAsia="StarSymbol"/>
                <w:color w:val="000000"/>
              </w:rPr>
              <w:t xml:space="preserve">Real </w:t>
            </w:r>
            <w:r w:rsidR="00417802" w:rsidRPr="0098259C">
              <w:rPr>
                <w:rStyle w:val="CODE"/>
                <w:rFonts w:eastAsia="StarSymbol"/>
                <w:color w:val="000000"/>
              </w:rPr>
              <w:t xml:space="preserve">   </w:t>
            </w:r>
            <w:r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del w:id="5164" w:author="Otter, Martin" w:date="2014-04-09T11:00:00Z">
              <w:r w:rsidRPr="0098259C" w:rsidDel="00140C25">
                <w:rPr>
                  <w:rStyle w:val="CODE"/>
                  <w:rFonts w:eastAsia="StarSymbol"/>
                  <w:color w:val="000000"/>
                </w:rPr>
                <w:delText>fmi</w:delText>
              </w:r>
            </w:del>
            <w:ins w:id="5165" w:author="Otter, Martin" w:date="2014-04-09T11:00:00Z">
              <w:r w:rsidR="00140C25">
                <w:rPr>
                  <w:rStyle w:val="CODE"/>
                  <w:rFonts w:eastAsia="StarSymbol"/>
                  <w:color w:val="000000"/>
                </w:rPr>
                <w:t>fmi2</w:t>
              </w:r>
            </w:ins>
            <w:r w:rsidRPr="0098259C">
              <w:rPr>
                <w:rStyle w:val="CODE"/>
                <w:rFonts w:eastAsia="StarSymbol"/>
                <w:color w:val="000000"/>
              </w:rPr>
              <w:t xml:space="preserve">Boolean </w:t>
            </w:r>
            <w:r w:rsidR="00417802" w:rsidRPr="0098259C">
              <w:rPr>
                <w:rStyle w:val="CODE"/>
                <w:rFonts w:eastAsia="StarSymbol"/>
                <w:color w:val="000000"/>
              </w:rPr>
              <w:t>noSetFMUStatePriorToCurrentPoint);</w:t>
            </w:r>
          </w:p>
          <w:p w14:paraId="42343766" w14:textId="77777777" w:rsidR="00885BF4" w:rsidRPr="0098259C" w:rsidRDefault="00885BF4">
            <w:pPr>
              <w:pStyle w:val="Textkrper-Tabelle"/>
              <w:tabs>
                <w:tab w:val="left" w:pos="2352"/>
              </w:tabs>
              <w:autoSpaceDE w:val="0"/>
              <w:autoSpaceDN w:val="0"/>
              <w:adjustRightInd w:val="0"/>
              <w:rPr>
                <w:rFonts w:ascii="Courier New" w:eastAsia="StarSymbol" w:hAnsi="Courier New" w:cs="Courier New"/>
                <w:color w:val="000000"/>
                <w:sz w:val="19"/>
              </w:rPr>
            </w:pP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58DC25AA" w:rsidR="00055D79" w:rsidRPr="00A72C82" w:rsidRDefault="00055D79" w:rsidP="00055D79">
            <w:pPr>
              <w:pStyle w:val="Textkrper-Tabelle"/>
              <w:autoSpaceDE w:val="0"/>
              <w:autoSpaceDN w:val="0"/>
              <w:adjustRightInd w:val="0"/>
              <w:rPr>
                <w:ins w:id="5166" w:author="Otter, Martin" w:date="2014-04-24T09:01:00Z"/>
                <w:i/>
                <w:color w:val="000000"/>
                <w:szCs w:val="20"/>
                <w:rPrChange w:id="5167" w:author="Otter, Martin" w:date="2014-04-24T09:01:00Z">
                  <w:rPr>
                    <w:ins w:id="5168" w:author="Otter, Martin" w:date="2014-04-24T09:01:00Z"/>
                    <w:color w:val="000000"/>
                    <w:szCs w:val="20"/>
                  </w:rPr>
                </w:rPrChange>
              </w:rPr>
            </w:pPr>
            <w:del w:id="5169" w:author="Otter, Martin" w:date="2014-04-24T08:41:00Z">
              <w:r w:rsidRPr="0098259C" w:rsidDel="00F1289A">
                <w:rPr>
                  <w:color w:val="000000"/>
                  <w:szCs w:val="20"/>
                </w:rPr>
                <w:delText>The a</w:delText>
              </w:r>
            </w:del>
            <w:ins w:id="5170" w:author="Otter, Martin" w:date="2014-04-24T08:41:00Z">
              <w:r>
                <w:rPr>
                  <w:color w:val="000000"/>
                  <w:szCs w:val="20"/>
                </w:rPr>
                <w:t>A</w:t>
              </w:r>
            </w:ins>
            <w:r w:rsidRPr="0098259C">
              <w:rPr>
                <w:color w:val="000000"/>
                <w:szCs w:val="20"/>
              </w:rPr>
              <w:t xml:space="preserve">rgument </w:t>
            </w:r>
            <w:r w:rsidRPr="008A39AC">
              <w:rPr>
                <w:rStyle w:val="CODE"/>
                <w:rPrChange w:id="5171" w:author="Otter, Martin" w:date="2014-04-24T09:02:00Z">
                  <w:rPr>
                    <w:color w:val="000000"/>
                    <w:szCs w:val="20"/>
                  </w:rPr>
                </w:rPrChange>
              </w:rPr>
              <w:t>currentCommunicationPoint</w:t>
            </w:r>
            <w:r w:rsidRPr="0098259C">
              <w:rPr>
                <w:color w:val="000000"/>
                <w:szCs w:val="20"/>
              </w:rPr>
              <w:t xml:space="preserve"> is the current communication point of the master (</w:t>
            </w:r>
            <m:oMath>
              <m:sSub>
                <m:sSubPr>
                  <m:ctrlPr>
                    <w:ins w:id="5172" w:author="Otter, Martin" w:date="2014-04-24T08:46:00Z">
                      <w:rPr>
                        <w:rFonts w:ascii="Cambria Math" w:hAnsi="Cambria Math"/>
                        <w:i/>
                        <w:color w:val="000000"/>
                        <w:szCs w:val="20"/>
                      </w:rPr>
                    </w:ins>
                  </m:ctrlPr>
                </m:sSubPr>
                <m:e>
                  <m:r>
                    <w:ins w:id="5173" w:author="Otter, Martin" w:date="2014-04-24T08:47:00Z">
                      <w:rPr>
                        <w:rFonts w:ascii="Cambria Math" w:hAnsi="Cambria Math"/>
                        <w:color w:val="000000"/>
                        <w:szCs w:val="20"/>
                      </w:rPr>
                      <m:t>tc</m:t>
                    </w:ins>
                  </m:r>
                </m:e>
                <m:sub>
                  <m:r>
                    <w:ins w:id="5174" w:author="Otter, Martin" w:date="2014-04-24T08:47:00Z">
                      <w:rPr>
                        <w:rFonts w:ascii="Cambria Math" w:hAnsi="Cambria Math"/>
                        <w:color w:val="000000"/>
                        <w:szCs w:val="20"/>
                      </w:rPr>
                      <m:t>i</m:t>
                    </w:ins>
                  </m:r>
                </m:sub>
              </m:sSub>
            </m:oMath>
            <w:del w:id="5175" w:author="Otter, Martin" w:date="2014-04-24T08:47:00Z">
              <w:r w:rsidRPr="00F1289A" w:rsidDel="00F1289A">
                <w:rPr>
                  <w:rFonts w:ascii="Times New Roman" w:hAnsi="Times New Roman"/>
                  <w:i/>
                  <w:color w:val="000000"/>
                  <w:szCs w:val="20"/>
                  <w:rPrChange w:id="5176" w:author="Otter, Martin" w:date="2014-04-24T08:44:00Z">
                    <w:rPr>
                      <w:color w:val="000000"/>
                      <w:szCs w:val="20"/>
                    </w:rPr>
                  </w:rPrChange>
                </w:rPr>
                <w:delText>tc</w:delText>
              </w:r>
              <w:r w:rsidRPr="00F1289A" w:rsidDel="00F1289A">
                <w:rPr>
                  <w:rFonts w:ascii="Times New Roman" w:hAnsi="Times New Roman"/>
                  <w:i/>
                  <w:color w:val="000000"/>
                  <w:szCs w:val="20"/>
                  <w:vertAlign w:val="subscript"/>
                  <w:rPrChange w:id="5177" w:author="Otter, Martin" w:date="2014-04-24T08:44:00Z">
                    <w:rPr>
                      <w:color w:val="000000"/>
                      <w:szCs w:val="20"/>
                    </w:rPr>
                  </w:rPrChange>
                </w:rPr>
                <w:delText>i</w:delText>
              </w:r>
            </w:del>
            <w:r w:rsidRPr="0098259C">
              <w:rPr>
                <w:color w:val="000000"/>
                <w:szCs w:val="20"/>
              </w:rPr>
              <w:t>)</w:t>
            </w:r>
            <w:ins w:id="5178" w:author="Otter, Martin" w:date="2014-04-24T08:42:00Z">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w:ins>
            <m:oMath>
              <m:sSub>
                <m:sSubPr>
                  <m:ctrlPr>
                    <w:ins w:id="5179" w:author="Otter, Martin" w:date="2014-04-24T08:47:00Z">
                      <w:rPr>
                        <w:rFonts w:ascii="Cambria Math" w:hAnsi="Cambria Math"/>
                        <w:i/>
                        <w:color w:val="000000"/>
                        <w:szCs w:val="20"/>
                      </w:rPr>
                    </w:ins>
                  </m:ctrlPr>
                </m:sSubPr>
                <m:e>
                  <m:r>
                    <w:ins w:id="5180" w:author="Otter, Martin" w:date="2014-04-24T08:47:00Z">
                      <w:rPr>
                        <w:rFonts w:ascii="Cambria Math" w:hAnsi="Cambria Math"/>
                        <w:color w:val="000000"/>
                        <w:szCs w:val="20"/>
                      </w:rPr>
                      <m:t>hc</m:t>
                    </w:ins>
                  </m:r>
                </m:e>
                <m:sub>
                  <m:r>
                    <w:ins w:id="5181" w:author="Otter, Martin" w:date="2014-04-24T08:47:00Z">
                      <w:rPr>
                        <w:rFonts w:ascii="Cambria Math" w:hAnsi="Cambria Math"/>
                        <w:color w:val="000000"/>
                        <w:szCs w:val="20"/>
                      </w:rPr>
                      <m:t>i</m:t>
                    </w:ins>
                  </m:r>
                </m:sub>
              </m:sSub>
            </m:oMath>
            <w:ins w:id="5182" w:author="Otter, Martin" w:date="2014-04-24T08:48:00Z">
              <w:r>
                <w:rPr>
                  <w:color w:val="000000"/>
                  <w:szCs w:val="20"/>
                </w:rPr>
                <w:t>). The latter</w:t>
              </w:r>
            </w:ins>
            <w:ins w:id="5183" w:author="Otter, Martin" w:date="2014-04-24T08:43:00Z">
              <w:r>
                <w:rPr>
                  <w:color w:val="000000"/>
                  <w:szCs w:val="20"/>
                </w:rPr>
                <w:t xml:space="preserve"> </w:t>
              </w:r>
            </w:ins>
            <w:ins w:id="5184" w:author="Otter, Martin" w:date="2014-04-24T08:42:00Z">
              <w:r>
                <w:rPr>
                  <w:color w:val="000000"/>
                  <w:szCs w:val="20"/>
                </w:rPr>
                <w:t xml:space="preserve">must </w:t>
              </w:r>
              <w:proofErr w:type="gramStart"/>
              <w:r>
                <w:rPr>
                  <w:color w:val="000000"/>
                  <w:szCs w:val="20"/>
                </w:rPr>
                <w:t xml:space="preserve">be </w:t>
              </w:r>
            </w:ins>
            <w:proofErr w:type="gramEnd"/>
            <m:oMath>
              <m:r>
                <w:ins w:id="5185" w:author="Otter, Martin" w:date="2014-04-24T16:44:00Z">
                  <w:rPr>
                    <w:rFonts w:ascii="Cambria Math" w:hAnsi="Cambria Math"/>
                    <w:color w:val="000000"/>
                    <w:szCs w:val="20"/>
                  </w:rPr>
                  <m:t>&gt;0.0</m:t>
                </w:ins>
              </m:r>
            </m:oMath>
            <w:r w:rsidRPr="0098259C">
              <w:rPr>
                <w:color w:val="000000"/>
                <w:szCs w:val="20"/>
              </w:rPr>
              <w:t xml:space="preserve">. </w:t>
            </w:r>
            <w:ins w:id="5186" w:author="Otter, Martin" w:date="2014-04-24T08:45:00Z">
              <w:r>
                <w:rPr>
                  <w:color w:val="000000"/>
                  <w:szCs w:val="20"/>
                </w:rPr>
                <w:t>The slave must integrate until</w:t>
              </w:r>
            </w:ins>
            <w:ins w:id="5187" w:author="Otter, Martin" w:date="2014-04-24T08:47:00Z">
              <w:r>
                <w:rPr>
                  <w:color w:val="000000"/>
                  <w:szCs w:val="20"/>
                </w:rPr>
                <w:t xml:space="preserve"> time </w:t>
              </w:r>
            </w:ins>
            <w:ins w:id="5188" w:author="Otter, Martin" w:date="2014-04-24T08:54:00Z">
              <w:r>
                <w:rPr>
                  <w:color w:val="000000"/>
                  <w:szCs w:val="20"/>
                </w:rPr>
                <w:t>instant</w:t>
              </w:r>
            </w:ins>
            <m:oMath>
              <m:r>
                <w:ins w:id="5189" w:author="Otter, Martin" w:date="2014-04-24T08:55:00Z">
                  <w:rPr>
                    <w:rFonts w:ascii="Cambria Math" w:hAnsi="Cambria Math"/>
                    <w:color w:val="000000"/>
                    <w:szCs w:val="20"/>
                  </w:rPr>
                  <m:t xml:space="preserve"> </m:t>
                </w:ins>
              </m:r>
              <m:sSub>
                <m:sSubPr>
                  <m:ctrlPr>
                    <w:ins w:id="5190" w:author="Otter, Martin" w:date="2014-04-24T08:47:00Z">
                      <w:rPr>
                        <w:rFonts w:ascii="Cambria Math" w:hAnsi="Cambria Math"/>
                        <w:i/>
                        <w:color w:val="000000"/>
                        <w:szCs w:val="20"/>
                      </w:rPr>
                    </w:ins>
                  </m:ctrlPr>
                </m:sSubPr>
                <m:e>
                  <m:sSub>
                    <m:sSubPr>
                      <m:ctrlPr>
                        <w:ins w:id="5191" w:author="Otter, Martin" w:date="2014-04-24T08:56:00Z">
                          <w:rPr>
                            <w:rFonts w:ascii="Cambria Math" w:hAnsi="Cambria Math"/>
                            <w:i/>
                            <w:color w:val="000000"/>
                            <w:szCs w:val="20"/>
                          </w:rPr>
                        </w:ins>
                      </m:ctrlPr>
                    </m:sSubPr>
                    <m:e>
                      <m:r>
                        <w:ins w:id="5192" w:author="Otter, Martin" w:date="2014-04-24T08:56:00Z">
                          <w:rPr>
                            <w:rFonts w:ascii="Cambria Math" w:hAnsi="Cambria Math"/>
                            <w:color w:val="000000"/>
                            <w:szCs w:val="20"/>
                          </w:rPr>
                          <m:t>t</m:t>
                        </w:ins>
                      </m:r>
                      <m:r>
                        <w:ins w:id="5193" w:author="Otter, Martin" w:date="2014-04-24T16:39:00Z">
                          <w:rPr>
                            <w:rFonts w:ascii="Cambria Math" w:hAnsi="Cambria Math"/>
                            <w:color w:val="000000"/>
                            <w:szCs w:val="20"/>
                          </w:rPr>
                          <m:t>c</m:t>
                        </w:ins>
                      </m:r>
                    </m:e>
                    <m:sub>
                      <m:r>
                        <w:ins w:id="5194" w:author="Otter, Martin" w:date="2014-04-24T08:56:00Z">
                          <w:rPr>
                            <w:rFonts w:ascii="Cambria Math" w:hAnsi="Cambria Math"/>
                            <w:color w:val="000000"/>
                            <w:szCs w:val="20"/>
                          </w:rPr>
                          <m:t>i</m:t>
                        </w:ins>
                      </m:r>
                      <m:r>
                        <w:ins w:id="5195" w:author="Otter, Martin" w:date="2014-04-24T08:57:00Z">
                          <w:rPr>
                            <w:rFonts w:ascii="Cambria Math" w:hAnsi="Cambria Math"/>
                            <w:color w:val="000000"/>
                            <w:szCs w:val="20"/>
                          </w:rPr>
                          <m:t>+1</m:t>
                        </w:ins>
                      </m:r>
                    </m:sub>
                  </m:sSub>
                  <m:r>
                    <w:ins w:id="5196" w:author="Otter, Martin" w:date="2014-04-24T08:47:00Z">
                      <w:rPr>
                        <w:rFonts w:ascii="Cambria Math" w:hAnsi="Cambria Math"/>
                        <w:color w:val="000000"/>
                        <w:szCs w:val="20"/>
                      </w:rPr>
                      <m:t>=tc</m:t>
                    </w:ins>
                  </m:r>
                </m:e>
                <m:sub>
                  <m:r>
                    <w:ins w:id="5197" w:author="Otter, Martin" w:date="2014-04-24T08:47:00Z">
                      <w:rPr>
                        <w:rFonts w:ascii="Cambria Math" w:hAnsi="Cambria Math"/>
                        <w:color w:val="000000"/>
                        <w:szCs w:val="20"/>
                      </w:rPr>
                      <m:t>i</m:t>
                    </w:ins>
                  </m:r>
                </m:sub>
              </m:sSub>
              <m:r>
                <w:ins w:id="5198" w:author="Otter, Martin" w:date="2014-04-24T08:47:00Z">
                  <w:rPr>
                    <w:rFonts w:ascii="Cambria Math" w:hAnsi="Cambria Math"/>
                    <w:color w:val="000000"/>
                    <w:szCs w:val="20"/>
                  </w:rPr>
                  <m:t>+</m:t>
                </w:ins>
              </m:r>
              <m:sSub>
                <m:sSubPr>
                  <m:ctrlPr>
                    <w:ins w:id="5199" w:author="Otter, Martin" w:date="2014-04-24T08:47:00Z">
                      <w:rPr>
                        <w:rFonts w:ascii="Cambria Math" w:hAnsi="Cambria Math"/>
                        <w:i/>
                        <w:color w:val="000000"/>
                        <w:szCs w:val="20"/>
                      </w:rPr>
                    </w:ins>
                  </m:ctrlPr>
                </m:sSubPr>
                <m:e>
                  <m:r>
                    <w:ins w:id="5200" w:author="Otter, Martin" w:date="2014-04-24T08:47:00Z">
                      <w:rPr>
                        <w:rFonts w:ascii="Cambria Math" w:hAnsi="Cambria Math"/>
                        <w:color w:val="000000"/>
                        <w:szCs w:val="20"/>
                      </w:rPr>
                      <m:t>hc</m:t>
                    </w:ins>
                  </m:r>
                </m:e>
                <m:sub>
                  <m:r>
                    <w:ins w:id="5201" w:author="Otter, Martin" w:date="2014-04-24T08:47:00Z">
                      <w:rPr>
                        <w:rFonts w:ascii="Cambria Math" w:hAnsi="Cambria Math"/>
                        <w:color w:val="000000"/>
                        <w:szCs w:val="20"/>
                      </w:rPr>
                      <m:t>i</m:t>
                    </w:ins>
                  </m:r>
                </m:sub>
              </m:sSub>
            </m:oMath>
            <w:ins w:id="5202" w:author="Otter, Martin" w:date="2014-04-24T16:43:00Z">
              <w:r w:rsidR="00BD7BDD">
                <w:rPr>
                  <w:color w:val="000000"/>
                  <w:szCs w:val="20"/>
                </w:rPr>
                <w:t xml:space="preserve">. </w:t>
              </w:r>
            </w:ins>
            <w:ins w:id="5203" w:author="Otter, Martin" w:date="2014-04-24T16:38:00Z">
              <w:r w:rsidR="00137921">
                <w:rPr>
                  <w:color w:val="000000"/>
                  <w:szCs w:val="20"/>
                </w:rPr>
                <w:t>[</w:t>
              </w:r>
              <w:r w:rsidR="00137921" w:rsidRPr="00BD7BDD">
                <w:rPr>
                  <w:i/>
                  <w:color w:val="000000"/>
                  <w:szCs w:val="20"/>
                  <w:rPrChange w:id="5204" w:author="Otter, Martin" w:date="2014-04-24T16:42:00Z">
                    <w:rPr>
                      <w:color w:val="000000"/>
                      <w:szCs w:val="20"/>
                    </w:rPr>
                  </w:rPrChange>
                </w:rPr>
                <w:t>The calling environment defines the com</w:t>
              </w:r>
              <w:r w:rsidR="00BD7BDD">
                <w:rPr>
                  <w:i/>
                  <w:color w:val="000000"/>
                  <w:szCs w:val="20"/>
                </w:rPr>
                <w:t xml:space="preserve">munication points and </w:t>
              </w:r>
            </w:ins>
            <w:ins w:id="5205" w:author="Otter, Martin" w:date="2014-04-24T16:43:00Z">
              <w:r w:rsidR="00BD7BDD" w:rsidRPr="00BD7BDD">
                <w:rPr>
                  <w:rStyle w:val="CODE"/>
                  <w:rPrChange w:id="5206" w:author="Otter, Martin" w:date="2014-04-24T16:43:00Z">
                    <w:rPr>
                      <w:i/>
                      <w:color w:val="000000"/>
                      <w:szCs w:val="20"/>
                    </w:rPr>
                  </w:rPrChange>
                </w:rPr>
                <w:t>fmi2DoStep</w:t>
              </w:r>
            </w:ins>
            <w:ins w:id="5207" w:author="Otter, Martin" w:date="2014-04-24T16:38:00Z">
              <w:r w:rsidR="00137921" w:rsidRPr="00BD7BDD">
                <w:rPr>
                  <w:i/>
                  <w:color w:val="000000"/>
                  <w:szCs w:val="20"/>
                  <w:rPrChange w:id="5208" w:author="Otter, Martin" w:date="2014-04-24T16:42:00Z">
                    <w:rPr>
                      <w:color w:val="000000"/>
                      <w:szCs w:val="20"/>
                    </w:rPr>
                  </w:rPrChange>
                </w:rPr>
                <w:t xml:space="preserve"> must</w:t>
              </w:r>
            </w:ins>
            <w:ins w:id="5209" w:author="Otter, Martin" w:date="2014-04-24T16:39:00Z">
              <w:r w:rsidR="00137921" w:rsidRPr="00BD7BDD">
                <w:rPr>
                  <w:i/>
                  <w:color w:val="000000"/>
                  <w:szCs w:val="20"/>
                  <w:rPrChange w:id="5210" w:author="Otter, Martin" w:date="2014-04-24T16:42:00Z">
                    <w:rPr>
                      <w:color w:val="000000"/>
                      <w:szCs w:val="20"/>
                    </w:rPr>
                  </w:rPrChange>
                </w:rPr>
                <w:t xml:space="preserve"> </w:t>
              </w:r>
            </w:ins>
            <w:ins w:id="5211" w:author="Otter, Martin" w:date="2014-04-24T16:41:00Z">
              <w:r w:rsidR="00BD7BDD" w:rsidRPr="00BD7BDD">
                <w:rPr>
                  <w:i/>
                  <w:color w:val="000000"/>
                  <w:szCs w:val="20"/>
                  <w:rPrChange w:id="5212" w:author="Otter, Martin" w:date="2014-04-24T16:42:00Z">
                    <w:rPr>
                      <w:color w:val="000000"/>
                      <w:szCs w:val="20"/>
                    </w:rPr>
                  </w:rPrChange>
                </w:rPr>
                <w:t xml:space="preserve">synchronize to these points by always </w:t>
              </w:r>
            </w:ins>
            <w:ins w:id="5213" w:author="Otter, Martin" w:date="2014-04-24T16:39:00Z">
              <w:r w:rsidR="00BD7BDD" w:rsidRPr="00BD7BDD">
                <w:rPr>
                  <w:i/>
                  <w:color w:val="000000"/>
                  <w:szCs w:val="20"/>
                  <w:rPrChange w:id="5214" w:author="Otter, Martin" w:date="2014-04-24T16:42:00Z">
                    <w:rPr>
                      <w:color w:val="000000"/>
                      <w:szCs w:val="20"/>
                    </w:rPr>
                  </w:rPrChange>
                </w:rPr>
                <w:t>integrat</w:t>
              </w:r>
            </w:ins>
            <w:ins w:id="5215" w:author="Otter, Martin" w:date="2014-04-24T16:42:00Z">
              <w:r w:rsidR="00BD7BDD" w:rsidRPr="00BD7BDD">
                <w:rPr>
                  <w:i/>
                  <w:color w:val="000000"/>
                  <w:szCs w:val="20"/>
                  <w:rPrChange w:id="5216" w:author="Otter, Martin" w:date="2014-04-24T16:42:00Z">
                    <w:rPr>
                      <w:color w:val="000000"/>
                      <w:szCs w:val="20"/>
                    </w:rPr>
                  </w:rPrChange>
                </w:rPr>
                <w:t>ing</w:t>
              </w:r>
            </w:ins>
            <w:ins w:id="5217" w:author="Otter, Martin" w:date="2014-04-24T16:41:00Z">
              <w:r w:rsidR="00BD7BDD" w:rsidRPr="00BD7BDD">
                <w:rPr>
                  <w:i/>
                  <w:color w:val="000000"/>
                  <w:szCs w:val="20"/>
                  <w:rPrChange w:id="5218" w:author="Otter, Martin" w:date="2014-04-24T16:42:00Z">
                    <w:rPr>
                      <w:color w:val="000000"/>
                      <w:szCs w:val="20"/>
                    </w:rPr>
                  </w:rPrChange>
                </w:rPr>
                <w:t xml:space="preserve"> exactly </w:t>
              </w:r>
              <w:proofErr w:type="gramStart"/>
              <w:r w:rsidR="00BD7BDD" w:rsidRPr="00BD7BDD">
                <w:rPr>
                  <w:i/>
                  <w:color w:val="000000"/>
                  <w:szCs w:val="20"/>
                  <w:rPrChange w:id="5219" w:author="Otter, Martin" w:date="2014-04-24T16:42:00Z">
                    <w:rPr>
                      <w:color w:val="000000"/>
                      <w:szCs w:val="20"/>
                    </w:rPr>
                  </w:rPrChange>
                </w:rPr>
                <w:t xml:space="preserve">to </w:t>
              </w:r>
              <w:proofErr w:type="gramEnd"/>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ins>
            <w:ins w:id="5220" w:author="Otter, Martin" w:date="2014-04-24T16:42:00Z">
              <w:r w:rsidR="00BD7BDD" w:rsidRPr="00BD7BDD">
                <w:rPr>
                  <w:i/>
                  <w:color w:val="000000"/>
                  <w:szCs w:val="20"/>
                  <w:rPrChange w:id="5221" w:author="Otter, Martin" w:date="2014-04-24T16:42:00Z">
                    <w:rPr>
                      <w:color w:val="000000"/>
                      <w:szCs w:val="20"/>
                    </w:rPr>
                  </w:rPrChange>
                </w:rPr>
                <w:t xml:space="preserve">. It is up to </w:t>
              </w:r>
            </w:ins>
            <w:ins w:id="5222" w:author="Otter, Martin" w:date="2014-04-24T16:44:00Z">
              <w:r w:rsidR="00E97F3F" w:rsidRPr="00AC18AE">
                <w:rPr>
                  <w:rStyle w:val="CODE"/>
                  <w:i/>
                </w:rPr>
                <w:t>fmi2DoStep</w:t>
              </w:r>
            </w:ins>
            <w:ins w:id="5223" w:author="Otter, Martin" w:date="2014-04-24T16:42:00Z">
              <w:r w:rsidR="00BD7BDD" w:rsidRPr="00BD7BDD">
                <w:rPr>
                  <w:i/>
                  <w:color w:val="000000"/>
                  <w:szCs w:val="20"/>
                  <w:rPrChange w:id="5224" w:author="Otter, Martin" w:date="2014-04-24T16:42:00Z">
                    <w:rPr>
                      <w:color w:val="000000"/>
                      <w:szCs w:val="20"/>
                    </w:rPr>
                  </w:rPrChange>
                </w:rPr>
                <w:t xml:space="preserve"> how to achieve this</w:t>
              </w:r>
              <w:r w:rsidR="00BD7BDD">
                <w:rPr>
                  <w:i/>
                  <w:color w:val="000000"/>
                  <w:szCs w:val="20"/>
                </w:rPr>
                <w:t>.</w:t>
              </w:r>
              <w:r w:rsidR="00BD7BDD">
                <w:rPr>
                  <w:color w:val="000000"/>
                  <w:szCs w:val="20"/>
                </w:rPr>
                <w:t>]</w:t>
              </w:r>
            </w:ins>
            <w:ins w:id="5225" w:author="Otter, Martin" w:date="2014-04-24T08:54:00Z">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ins>
            <w:ins w:id="5226" w:author="Otter, Martin" w:date="2014-04-24T09:05:00Z">
              <w:r>
                <w:rPr>
                  <w:rStyle w:val="CODE"/>
                  <w:i/>
                </w:rPr>
                <w:t>2</w:t>
              </w:r>
            </w:ins>
            <w:ins w:id="5227" w:author="Otter, Martin" w:date="2014-04-24T08:54:00Z">
              <w:r w:rsidRPr="009B5996">
                <w:rPr>
                  <w:rStyle w:val="CODE"/>
                  <w:i/>
                </w:rPr>
                <w:t>ExitInitializationMode</w:t>
              </w:r>
              <w:r>
                <w:rPr>
                  <w:i/>
                  <w:color w:val="000000"/>
                  <w:szCs w:val="20"/>
                </w:rPr>
                <w:t xml:space="preserve"> was called</w:t>
              </w:r>
            </w:ins>
            <w:ins w:id="5228" w:author="Otter, Martin" w:date="2014-04-24T09:25:00Z">
              <w:r>
                <w:rPr>
                  <w:i/>
                  <w:color w:val="000000"/>
                  <w:szCs w:val="20"/>
                </w:rPr>
                <w:t xml:space="preserve"> </w:t>
              </w:r>
            </w:ins>
            <w:ins w:id="5229" w:author="Otter, Martin" w:date="2014-04-24T08:54:00Z">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ins>
            <w:ins w:id="5230" w:author="Otter, Martin" w:date="2014-04-24T09:06:00Z">
              <w:r>
                <w:rPr>
                  <w:rStyle w:val="CODE"/>
                  <w:i/>
                </w:rPr>
                <w:t>2</w:t>
              </w:r>
            </w:ins>
            <w:ins w:id="5231" w:author="Otter, Martin" w:date="2014-04-24T08:54:00Z">
              <w:r w:rsidRPr="009B5996">
                <w:rPr>
                  <w:rStyle w:val="CODE"/>
                  <w:i/>
                </w:rPr>
                <w:t>SetupExperiment</w:t>
              </w:r>
              <w:r w:rsidRPr="00A72C82">
                <w:rPr>
                  <w:i/>
                  <w:color w:val="000000"/>
                  <w:szCs w:val="20"/>
                </w:rPr>
                <w:t>.</w:t>
              </w:r>
            </w:ins>
            <w:r w:rsidR="00BA76AB">
              <w:rPr>
                <w:i/>
                <w:color w:val="000000"/>
                <w:szCs w:val="20"/>
              </w:rPr>
              <w:t xml:space="preserve"> </w:t>
            </w:r>
            <w:r w:rsidR="00BA76AB" w:rsidRPr="00A72C82">
              <w:rPr>
                <w:rPrChange w:id="5232" w:author="Otter, Martin" w:date="2014-04-24T09:01:00Z">
                  <w:rPr>
                    <w:color w:val="000000"/>
                    <w:szCs w:val="20"/>
                  </w:rPr>
                </w:rPrChange>
              </w:rPr>
              <w:t>[</w:t>
            </w:r>
            <w:r w:rsidR="00BA76AB" w:rsidRPr="00034265">
              <w:rPr>
                <w:i/>
                <w:rPrChange w:id="5233" w:author="Otter, Martin" w:date="2014-04-24T09:43:00Z">
                  <w:rPr>
                    <w:i/>
                    <w:color w:val="000000"/>
                    <w:szCs w:val="20"/>
                  </w:rPr>
                </w:rPrChange>
              </w:rPr>
              <w:t xml:space="preserve">Formally </w:t>
            </w:r>
            <w:del w:id="5234" w:author="Otter, Martin" w:date="2014-04-24T08:48:00Z">
              <w:r w:rsidR="00BA76AB" w:rsidRPr="00034265" w:rsidDel="00F1289A">
                <w:rPr>
                  <w:i/>
                  <w:rPrChange w:id="5235" w:author="Otter, Martin" w:date="2014-04-24T09:43:00Z">
                    <w:rPr>
                      <w:i/>
                      <w:color w:val="000000"/>
                      <w:szCs w:val="20"/>
                    </w:rPr>
                  </w:rPrChange>
                </w:rPr>
                <w:delText xml:space="preserve">this </w:delText>
              </w:r>
            </w:del>
            <w:r w:rsidR="00BA76AB" w:rsidRPr="00034265">
              <w:rPr>
                <w:i/>
                <w:rPrChange w:id="5236" w:author="Otter, Martin" w:date="2014-04-24T09:43:00Z">
                  <w:rPr>
                    <w:i/>
                    <w:color w:val="000000"/>
                    <w:szCs w:val="20"/>
                  </w:rPr>
                </w:rPrChange>
              </w:rPr>
              <w:t xml:space="preserve">argument </w:t>
            </w:r>
            <w:ins w:id="5237" w:author="Otter, Martin" w:date="2014-04-24T16:38:00Z">
              <w:r w:rsidR="00137921" w:rsidRPr="008A39AC">
                <w:rPr>
                  <w:rStyle w:val="CODE"/>
                  <w:rPrChange w:id="5238" w:author="Otter, Martin" w:date="2014-04-24T09:02:00Z">
                    <w:rPr>
                      <w:color w:val="000000"/>
                      <w:szCs w:val="20"/>
                    </w:rPr>
                  </w:rPrChange>
                </w:rPr>
                <w:t>currentCommunicationPoint</w:t>
              </w:r>
            </w:ins>
            <w:ins w:id="5239" w:author="Otter, Martin" w:date="2014-04-24T08:48:00Z">
              <w:r w:rsidR="00BA76AB" w:rsidRPr="00034265">
                <w:rPr>
                  <w:i/>
                  <w:rPrChange w:id="5240" w:author="Otter, Martin" w:date="2014-04-24T09:43:00Z">
                    <w:rPr>
                      <w:i/>
                      <w:color w:val="000000"/>
                      <w:szCs w:val="20"/>
                    </w:rPr>
                  </w:rPrChange>
                </w:rPr>
                <w:t xml:space="preserve"> </w:t>
              </w:r>
            </w:ins>
            <w:r w:rsidR="00BA76AB" w:rsidRPr="00034265">
              <w:rPr>
                <w:i/>
                <w:rPrChange w:id="5241" w:author="Otter, Martin" w:date="2014-04-24T09:43:00Z">
                  <w:rPr>
                    <w:i/>
                    <w:color w:val="000000"/>
                    <w:szCs w:val="20"/>
                  </w:rPr>
                </w:rPrChange>
              </w:rPr>
              <w:t xml:space="preserve">is not needed. It is present in order to </w:t>
            </w:r>
            <w:ins w:id="5242" w:author="Otter, Martin" w:date="2014-04-24T08:49:00Z">
              <w:r w:rsidR="00BA76AB" w:rsidRPr="00034265">
                <w:rPr>
                  <w:i/>
                  <w:rPrChange w:id="5243" w:author="Otter, Martin" w:date="2014-04-24T09:43:00Z">
                    <w:rPr>
                      <w:i/>
                      <w:color w:val="000000"/>
                      <w:szCs w:val="20"/>
                    </w:rPr>
                  </w:rPrChange>
                </w:rPr>
                <w:t>handle</w:t>
              </w:r>
            </w:ins>
            <w:del w:id="5244" w:author="Otter, Martin" w:date="2014-04-24T08:49:00Z">
              <w:r w:rsidR="00BA76AB" w:rsidRPr="00034265" w:rsidDel="00F1289A">
                <w:rPr>
                  <w:i/>
                  <w:rPrChange w:id="5245" w:author="Otter, Martin" w:date="2014-04-24T09:43:00Z">
                    <w:rPr>
                      <w:i/>
                      <w:color w:val="000000"/>
                      <w:szCs w:val="20"/>
                    </w:rPr>
                  </w:rPrChange>
                </w:rPr>
                <w:delText>detect</w:delText>
              </w:r>
            </w:del>
            <w:r w:rsidR="00BA76AB" w:rsidRPr="00034265">
              <w:rPr>
                <w:i/>
                <w:rPrChange w:id="5246" w:author="Otter, Martin" w:date="2014-04-24T09:43:00Z">
                  <w:rPr>
                    <w:i/>
                    <w:color w:val="000000"/>
                    <w:szCs w:val="20"/>
                  </w:rPr>
                </w:rPrChange>
              </w:rPr>
              <w:t xml:space="preserve"> a mismatch between the master and the FMU state of the slave: The </w:t>
            </w:r>
            <w:r w:rsidR="00BA76AB" w:rsidRPr="00034265">
              <w:rPr>
                <w:rFonts w:ascii="Courier New" w:hAnsi="Courier New" w:cs="Courier New"/>
                <w:i/>
                <w:rPrChange w:id="5247" w:author="Otter, Martin" w:date="2014-04-24T09:43:00Z">
                  <w:rPr>
                    <w:rFonts w:ascii="Courier New" w:hAnsi="Courier New" w:cs="Courier New"/>
                    <w:i/>
                    <w:color w:val="000000"/>
                    <w:szCs w:val="20"/>
                  </w:rPr>
                </w:rPrChange>
              </w:rPr>
              <w:t>currentCommunicationPoint</w:t>
            </w:r>
            <w:r w:rsidR="00BA76AB" w:rsidRPr="00034265">
              <w:rPr>
                <w:i/>
                <w:rPrChange w:id="5248" w:author="Otter, Martin" w:date="2014-04-24T09:43:00Z">
                  <w:rPr>
                    <w:i/>
                    <w:color w:val="000000"/>
                    <w:szCs w:val="20"/>
                  </w:rPr>
                </w:rPrChange>
              </w:rPr>
              <w:t xml:space="preserve"> and the FMU state of the slaves defined by former </w:t>
            </w:r>
            <w:del w:id="5249" w:author="Otter, Martin" w:date="2014-04-09T11:00:00Z">
              <w:r w:rsidR="00BA76AB" w:rsidRPr="00034265" w:rsidDel="00140C25">
                <w:rPr>
                  <w:rFonts w:ascii="Courier New" w:hAnsi="Courier New" w:cs="Courier New"/>
                  <w:i/>
                  <w:rPrChange w:id="5250" w:author="Otter, Martin" w:date="2014-04-24T09:43:00Z">
                    <w:rPr>
                      <w:rFonts w:ascii="Courier New" w:hAnsi="Courier New" w:cs="Courier New"/>
                      <w:i/>
                      <w:color w:val="000000"/>
                      <w:szCs w:val="20"/>
                    </w:rPr>
                  </w:rPrChange>
                </w:rPr>
                <w:delText>fmi</w:delText>
              </w:r>
            </w:del>
            <w:ins w:id="5251" w:author="Otter, Martin" w:date="2014-04-09T11:00:00Z">
              <w:r w:rsidR="00BA76AB" w:rsidRPr="00034265">
                <w:rPr>
                  <w:rFonts w:ascii="Courier New" w:hAnsi="Courier New" w:cs="Courier New"/>
                  <w:i/>
                  <w:rPrChange w:id="5252" w:author="Otter, Martin" w:date="2014-04-24T09:43:00Z">
                    <w:rPr>
                      <w:rFonts w:ascii="Courier New" w:hAnsi="Courier New" w:cs="Courier New"/>
                      <w:i/>
                      <w:color w:val="000000"/>
                      <w:szCs w:val="20"/>
                    </w:rPr>
                  </w:rPrChange>
                </w:rPr>
                <w:t>fmi2</w:t>
              </w:r>
            </w:ins>
            <w:r w:rsidR="00BA76AB" w:rsidRPr="00034265">
              <w:rPr>
                <w:rFonts w:ascii="Courier New" w:hAnsi="Courier New" w:cs="Courier New"/>
                <w:i/>
                <w:rPrChange w:id="5253" w:author="Otter, Martin" w:date="2014-04-24T09:43:00Z">
                  <w:rPr>
                    <w:rFonts w:ascii="Courier New" w:hAnsi="Courier New" w:cs="Courier New"/>
                    <w:i/>
                    <w:color w:val="000000"/>
                    <w:szCs w:val="20"/>
                  </w:rPr>
                </w:rPrChange>
              </w:rPr>
              <w:t>DoStep</w:t>
            </w:r>
            <w:r w:rsidR="00BA76AB" w:rsidRPr="00034265">
              <w:rPr>
                <w:i/>
                <w:rPrChange w:id="5254" w:author="Otter, Martin" w:date="2014-04-24T09:43:00Z">
                  <w:rPr>
                    <w:i/>
                    <w:color w:val="000000"/>
                    <w:szCs w:val="20"/>
                  </w:rPr>
                </w:rPrChange>
              </w:rPr>
              <w:t xml:space="preserve"> or </w:t>
            </w:r>
            <w:del w:id="5255" w:author="Otter, Martin" w:date="2014-04-09T11:00:00Z">
              <w:r w:rsidR="00BA76AB" w:rsidRPr="00034265" w:rsidDel="00140C25">
                <w:rPr>
                  <w:rFonts w:ascii="Courier New" w:hAnsi="Courier New" w:cs="Courier New"/>
                  <w:i/>
                  <w:rPrChange w:id="5256" w:author="Otter, Martin" w:date="2014-04-24T09:43:00Z">
                    <w:rPr>
                      <w:rFonts w:ascii="Courier New" w:hAnsi="Courier New" w:cs="Courier New"/>
                      <w:i/>
                      <w:color w:val="000000"/>
                      <w:szCs w:val="20"/>
                    </w:rPr>
                  </w:rPrChange>
                </w:rPr>
                <w:delText>fmi</w:delText>
              </w:r>
            </w:del>
            <w:ins w:id="5257" w:author="Otter, Martin" w:date="2014-04-09T11:00:00Z">
              <w:r w:rsidR="00BA76AB" w:rsidRPr="00034265">
                <w:rPr>
                  <w:rFonts w:ascii="Courier New" w:hAnsi="Courier New" w:cs="Courier New"/>
                  <w:i/>
                  <w:rPrChange w:id="5258" w:author="Otter, Martin" w:date="2014-04-24T09:43:00Z">
                    <w:rPr>
                      <w:rFonts w:ascii="Courier New" w:hAnsi="Courier New" w:cs="Courier New"/>
                      <w:i/>
                      <w:color w:val="000000"/>
                      <w:szCs w:val="20"/>
                    </w:rPr>
                  </w:rPrChange>
                </w:rPr>
                <w:t>fmi2</w:t>
              </w:r>
            </w:ins>
            <w:r w:rsidR="00BA76AB" w:rsidRPr="00034265">
              <w:rPr>
                <w:rFonts w:ascii="Courier New" w:hAnsi="Courier New" w:cs="Courier New"/>
                <w:i/>
                <w:rPrChange w:id="5259" w:author="Otter, Martin" w:date="2014-04-24T09:43:00Z">
                  <w:rPr>
                    <w:rFonts w:ascii="Courier New" w:hAnsi="Courier New" w:cs="Courier New"/>
                    <w:i/>
                    <w:color w:val="000000"/>
                    <w:szCs w:val="20"/>
                  </w:rPr>
                </w:rPrChange>
              </w:rPr>
              <w:t>SetFMUState</w:t>
            </w:r>
            <w:r w:rsidR="00BA76AB" w:rsidRPr="00034265">
              <w:rPr>
                <w:i/>
                <w:rPrChange w:id="5260" w:author="Otter, Martin" w:date="2014-04-24T09:43:00Z">
                  <w:rPr>
                    <w:i/>
                    <w:color w:val="000000"/>
                    <w:szCs w:val="20"/>
                  </w:rPr>
                </w:rPrChange>
              </w:rPr>
              <w:t xml:space="preserve"> calls</w:t>
            </w:r>
            <w:del w:id="5261" w:author="Otter, Martin" w:date="2014-04-24T16:47:00Z">
              <w:r w:rsidR="00BA76AB" w:rsidRPr="00034265" w:rsidDel="009C5D30">
                <w:rPr>
                  <w:i/>
                  <w:rPrChange w:id="5262" w:author="Otter, Martin" w:date="2014-04-24T09:43:00Z">
                    <w:rPr>
                      <w:i/>
                      <w:color w:val="000000"/>
                      <w:szCs w:val="20"/>
                    </w:rPr>
                  </w:rPrChange>
                </w:rPr>
                <w:delText>,</w:delText>
              </w:r>
            </w:del>
            <w:r w:rsidR="00BA76AB" w:rsidRPr="00034265">
              <w:rPr>
                <w:i/>
                <w:rPrChange w:id="5263" w:author="Otter, Martin" w:date="2014-04-24T09:43:00Z">
                  <w:rPr>
                    <w:i/>
                    <w:color w:val="000000"/>
                    <w:szCs w:val="20"/>
                  </w:rPr>
                </w:rPrChange>
              </w:rPr>
              <w:t xml:space="preserve"> have to be consistent with respect to each other.</w:t>
            </w:r>
            <w:ins w:id="5264" w:author="Otter, Martin" w:date="2014-04-24T08:52:00Z">
              <w:r w:rsidR="00BA76AB" w:rsidRPr="00034265">
                <w:rPr>
                  <w:i/>
                  <w:rPrChange w:id="5265" w:author="Otter, Martin" w:date="2014-04-24T09:43:00Z">
                    <w:rPr>
                      <w:i/>
                      <w:color w:val="000000"/>
                      <w:szCs w:val="20"/>
                    </w:rPr>
                  </w:rPrChange>
                </w:rPr>
                <w:t xml:space="preserve"> </w:t>
              </w:r>
            </w:ins>
            <w:ins w:id="5266" w:author="Otter, Martin" w:date="2014-04-24T09:28:00Z">
              <w:r w:rsidR="00BA76AB" w:rsidRPr="00034265">
                <w:rPr>
                  <w:i/>
                  <w:rPrChange w:id="5267" w:author="Otter, Martin" w:date="2014-04-24T09:43:00Z">
                    <w:rPr/>
                  </w:rPrChange>
                </w:rPr>
                <w:t>F</w:t>
              </w:r>
            </w:ins>
            <w:ins w:id="5268" w:author="Otter, Martin" w:date="2014-04-24T09:29:00Z">
              <w:r w:rsidR="00BA76AB" w:rsidRPr="00034265">
                <w:rPr>
                  <w:i/>
                  <w:rPrChange w:id="5269" w:author="Otter, Martin" w:date="2014-04-24T09:43:00Z">
                    <w:rPr/>
                  </w:rPrChange>
                </w:rPr>
                <w:t xml:space="preserve">or example, if the slave </w:t>
              </w:r>
            </w:ins>
            <w:ins w:id="5270" w:author="Otter, Martin" w:date="2014-04-24T09:30:00Z">
              <w:r w:rsidR="00BA76AB" w:rsidRPr="00034265">
                <w:rPr>
                  <w:i/>
                  <w:rPrChange w:id="5271" w:author="Otter, Martin" w:date="2014-04-24T09:43:00Z">
                    <w:rPr/>
                  </w:rPrChange>
                </w:rPr>
                <w:t>does not use the update formula for the independent variable as required</w:t>
              </w:r>
            </w:ins>
            <w:r w:rsidR="00E07361">
              <w:rPr>
                <w:i/>
              </w:rPr>
              <w:t xml:space="preserve"> </w:t>
            </w:r>
            <w:ins w:id="5272" w:author="Otter, Martin" w:date="2014-04-24T09:30:00Z">
              <w:r w:rsidR="00E07361" w:rsidRPr="00034265">
                <w:rPr>
                  <w:i/>
                  <w:rPrChange w:id="5273" w:author="Otter, Martin" w:date="2014-04-24T09:43:00Z">
                    <w:rPr/>
                  </w:rPrChange>
                </w:rPr>
                <w:t xml:space="preserve">above, </w:t>
              </w:r>
            </w:ins>
            <m:oMath>
              <m:sSub>
                <m:sSubPr>
                  <m:ctrlPr>
                    <w:ins w:id="5274" w:author="Otter, Martin" w:date="2014-04-24T09:31:00Z">
                      <w:rPr>
                        <w:rFonts w:ascii="Cambria Math" w:hAnsi="Cambria Math"/>
                        <w:i/>
                      </w:rPr>
                    </w:ins>
                  </m:ctrlPr>
                </m:sSubPr>
                <m:e>
                  <m:sSub>
                    <m:sSubPr>
                      <m:ctrlPr>
                        <w:ins w:id="5275" w:author="Otter, Martin" w:date="2014-04-24T09:31:00Z">
                          <w:rPr>
                            <w:rFonts w:ascii="Cambria Math" w:hAnsi="Cambria Math"/>
                            <w:i/>
                          </w:rPr>
                        </w:ins>
                      </m:ctrlPr>
                    </m:sSubPr>
                    <m:e>
                      <m:r>
                        <w:ins w:id="5276" w:author="Otter, Martin" w:date="2014-04-24T09:31:00Z">
                          <w:rPr>
                            <w:rFonts w:ascii="Cambria Math" w:hAnsi="Cambria Math"/>
                          </w:rPr>
                          <m:t>t</m:t>
                        </w:ins>
                      </m:r>
                      <m:r>
                        <w:ins w:id="5277" w:author="Otter, Martin" w:date="2014-04-24T16:47:00Z">
                          <w:rPr>
                            <w:rFonts w:ascii="Cambria Math" w:hAnsi="Cambria Math"/>
                          </w:rPr>
                          <m:t>c</m:t>
                        </w:ins>
                      </m:r>
                    </m:e>
                    <m:sub>
                      <m:r>
                        <w:ins w:id="5278" w:author="Otter, Martin" w:date="2014-04-24T09:31:00Z">
                          <w:rPr>
                            <w:rFonts w:ascii="Cambria Math" w:hAnsi="Cambria Math"/>
                          </w:rPr>
                          <m:t>i+1</m:t>
                        </w:ins>
                      </m:r>
                    </m:sub>
                  </m:sSub>
                  <m:r>
                    <w:ins w:id="5279" w:author="Otter, Martin" w:date="2014-04-24T09:31:00Z">
                      <w:rPr>
                        <w:rFonts w:ascii="Cambria Math" w:hAnsi="Cambria Math"/>
                      </w:rPr>
                      <m:t>=tc</m:t>
                    </w:ins>
                  </m:r>
                </m:e>
                <m:sub>
                  <m:r>
                    <w:ins w:id="5280" w:author="Otter, Martin" w:date="2014-04-24T09:31:00Z">
                      <w:rPr>
                        <w:rFonts w:ascii="Cambria Math" w:hAnsi="Cambria Math"/>
                      </w:rPr>
                      <m:t>i</m:t>
                    </w:ins>
                  </m:r>
                </m:sub>
              </m:sSub>
              <m:r>
                <w:ins w:id="5281" w:author="Otter, Martin" w:date="2014-04-24T09:31:00Z">
                  <w:rPr>
                    <w:rFonts w:ascii="Cambria Math" w:hAnsi="Cambria Math"/>
                  </w:rPr>
                  <m:t>+</m:t>
                </w:ins>
              </m:r>
              <m:sSub>
                <m:sSubPr>
                  <m:ctrlPr>
                    <w:ins w:id="5282" w:author="Otter, Martin" w:date="2014-04-24T09:31:00Z">
                      <w:rPr>
                        <w:rFonts w:ascii="Cambria Math" w:hAnsi="Cambria Math"/>
                        <w:i/>
                      </w:rPr>
                    </w:ins>
                  </m:ctrlPr>
                </m:sSubPr>
                <m:e>
                  <m:r>
                    <w:ins w:id="5283" w:author="Otter, Martin" w:date="2014-04-24T09:31:00Z">
                      <w:rPr>
                        <w:rFonts w:ascii="Cambria Math" w:hAnsi="Cambria Math"/>
                      </w:rPr>
                      <m:t>hc</m:t>
                    </w:ins>
                  </m:r>
                </m:e>
                <m:sub>
                  <m:r>
                    <w:ins w:id="5284" w:author="Otter, Martin" w:date="2014-04-24T09:31:00Z">
                      <w:rPr>
                        <w:rFonts w:ascii="Cambria Math" w:hAnsi="Cambria Math"/>
                      </w:rPr>
                      <m:t>i</m:t>
                    </w:ins>
                  </m:r>
                </m:sub>
              </m:sSub>
            </m:oMath>
            <w:ins w:id="5285" w:author="Otter, Martin" w:date="2014-04-24T09:31:00Z">
              <w:r w:rsidR="00E07361" w:rsidRPr="00034265">
                <w:rPr>
                  <w:i/>
                  <w:rPrChange w:id="5286" w:author="Otter, Martin" w:date="2014-04-24T09:43:00Z">
                    <w:rPr/>
                  </w:rPrChange>
                </w:rPr>
                <w:t xml:space="preserve"> (using argument </w:t>
              </w:r>
            </w:ins>
            <m:oMath>
              <m:sSub>
                <m:sSubPr>
                  <m:ctrlPr>
                    <w:ins w:id="5287" w:author="Otter, Martin" w:date="2014-04-24T09:32:00Z">
                      <w:rPr>
                        <w:rFonts w:ascii="Cambria Math" w:hAnsi="Cambria Math"/>
                        <w:i/>
                      </w:rPr>
                    </w:ins>
                  </m:ctrlPr>
                </m:sSubPr>
                <m:e>
                  <m:r>
                    <w:ins w:id="5288" w:author="Otter, Martin" w:date="2014-04-24T09:32:00Z">
                      <w:rPr>
                        <w:rFonts w:ascii="Cambria Math" w:hAnsi="Cambria Math"/>
                      </w:rPr>
                      <m:t>tc</m:t>
                    </w:ins>
                  </m:r>
                </m:e>
                <m:sub>
                  <m:r>
                    <w:ins w:id="5289" w:author="Otter, Martin" w:date="2014-04-24T09:32:00Z">
                      <w:rPr>
                        <w:rFonts w:ascii="Cambria Math" w:hAnsi="Cambria Math"/>
                      </w:rPr>
                      <m:t>i</m:t>
                    </w:ins>
                  </m:r>
                </m:sub>
              </m:sSub>
              <m:r>
                <w:ins w:id="5290" w:author="Otter, Martin" w:date="2014-04-24T09:32:00Z">
                  <w:rPr>
                    <w:rFonts w:ascii="Cambria Math" w:hAnsi="Cambria Math"/>
                  </w:rPr>
                  <m:t>=</m:t>
                </w:ins>
              </m:r>
            </m:oMath>
            <w:ins w:id="5291" w:author="Otter, Martin" w:date="2014-04-24T09:30:00Z">
              <w:r w:rsidR="00E07361" w:rsidRPr="00034265">
                <w:rPr>
                  <w:i/>
                  <w:rPrChange w:id="5292" w:author="Otter, Martin" w:date="2014-04-24T09:43:00Z">
                    <w:rPr/>
                  </w:rPrChange>
                </w:rPr>
                <w:t xml:space="preserve"> </w:t>
              </w:r>
            </w:ins>
            <w:ins w:id="5293" w:author="Otter, Martin" w:date="2014-04-24T09:32:00Z">
              <w:r w:rsidR="00E07361" w:rsidRPr="00034265">
                <w:rPr>
                  <w:rStyle w:val="CODE"/>
                  <w:i/>
                </w:rPr>
                <w:t>currentCommunicationPoint</w:t>
              </w:r>
            </w:ins>
            <w:ins w:id="5294" w:author="Otter, Martin" w:date="2014-04-24T09:33:00Z">
              <w:r w:rsidR="00E07361" w:rsidRPr="00034265">
                <w:rPr>
                  <w:rPrChange w:id="5295" w:author="Otter, Martin" w:date="2014-04-24T09:43:00Z">
                    <w:rPr>
                      <w:rStyle w:val="CODE"/>
                      <w:i/>
                    </w:rPr>
                  </w:rPrChange>
                </w:rPr>
                <w:t xml:space="preserve"> of </w:t>
              </w:r>
              <w:r w:rsidR="00E07361" w:rsidRPr="00034265">
                <w:rPr>
                  <w:rStyle w:val="CODE"/>
                  <w:i/>
                  <w:rPrChange w:id="5296" w:author="Otter, Martin" w:date="2014-04-24T09:43:00Z">
                    <w:rPr/>
                  </w:rPrChange>
                </w:rPr>
                <w:t>fmi2DoStep</w:t>
              </w:r>
              <w:r w:rsidR="00E07361" w:rsidRPr="00034265">
                <w:rPr>
                  <w:i/>
                  <w:rPrChange w:id="5297" w:author="Otter, Martin" w:date="2014-04-24T09:43:00Z">
                    <w:rPr/>
                  </w:rPrChange>
                </w:rPr>
                <w:t>) but</w:t>
              </w:r>
            </w:ins>
            <w:r w:rsidR="00FD1504">
              <w:rPr>
                <w:i/>
              </w:rPr>
              <w:t xml:space="preserve"> </w:t>
            </w:r>
            <w:ins w:id="5298" w:author="Otter, Martin" w:date="2014-04-24T09:33:00Z">
              <w:r w:rsidR="00FD1504" w:rsidRPr="00034265">
                <w:rPr>
                  <w:i/>
                  <w:rPrChange w:id="5299" w:author="Otter, Martin" w:date="2014-04-24T09:43:00Z">
                    <w:rPr/>
                  </w:rPrChange>
                </w:rPr>
                <w:t xml:space="preserve">uses </w:t>
              </w:r>
            </w:ins>
            <w:ins w:id="5300" w:author="Otter, Martin" w:date="2014-04-24T09:29:00Z">
              <w:r w:rsidR="00FD1504" w:rsidRPr="00034265">
                <w:rPr>
                  <w:i/>
                  <w:color w:val="000000"/>
                  <w:szCs w:val="20"/>
                </w:rPr>
                <w:t>internally an own update formula, such as</w:t>
              </w:r>
            </w:ins>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m:t>
                  </m:r>
                  <m:r>
                    <w:ins w:id="5301" w:author="Otter, Martin" w:date="2014-04-24T16:47:00Z">
                      <w:rPr>
                        <w:rFonts w:ascii="Cambria Math" w:hAnsi="Cambria Math"/>
                        <w:color w:val="000000"/>
                        <w:szCs w:val="20"/>
                      </w:rPr>
                      <m:t>c</m:t>
                    </w:ins>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ins w:id="5302" w:author="Otter, Martin" w:date="2014-04-24T09:30:00Z">
              <w:r w:rsidR="00FD1504" w:rsidRPr="00034265">
                <w:rPr>
                  <w:i/>
                  <w:color w:val="000000"/>
                  <w:szCs w:val="20"/>
                </w:rPr>
                <w:t xml:space="preserve">then the slave </w:t>
              </w:r>
            </w:ins>
            <w:ins w:id="5303" w:author="Otter, Martin" w:date="2014-04-24T12:15:00Z">
              <w:r w:rsidR="00602018">
                <w:rPr>
                  <w:i/>
                  <w:color w:val="000000"/>
                  <w:szCs w:val="20"/>
                </w:rPr>
                <w:t>could</w:t>
              </w:r>
            </w:ins>
            <w:ins w:id="5304" w:author="Otter, Martin" w:date="2014-04-24T09:43:00Z">
              <w:r w:rsidR="00FD1504" w:rsidRPr="00034265">
                <w:rPr>
                  <w:i/>
                  <w:color w:val="000000"/>
                  <w:szCs w:val="20"/>
                </w:rPr>
                <w:t xml:space="preserve"> </w:t>
              </w:r>
            </w:ins>
            <w:ins w:id="5305" w:author="Otter, Martin" w:date="2014-04-24T09:36:00Z">
              <w:r w:rsidR="00FD1504" w:rsidRPr="00034265">
                <w:rPr>
                  <w:i/>
                  <w:color w:val="000000"/>
                  <w:szCs w:val="20"/>
                </w:rPr>
                <w:t>use</w:t>
              </w:r>
            </w:ins>
            <w:ins w:id="5306" w:author="Otter, Martin" w:date="2014-04-24T09:39:00Z">
              <w:r w:rsidR="00FD1504" w:rsidRPr="00034265">
                <w:rPr>
                  <w:i/>
                  <w:color w:val="000000"/>
                  <w:szCs w:val="20"/>
                </w:rPr>
                <w:t xml:space="preserve"> as time</w:t>
              </w:r>
            </w:ins>
            <w:r w:rsidR="001F14D8">
              <w:rPr>
                <w:i/>
                <w:color w:val="000000"/>
                <w:szCs w:val="20"/>
              </w:rPr>
              <w:t xml:space="preserve"> </w:t>
            </w:r>
            <w:ins w:id="5307" w:author="Otter, Martin" w:date="2014-04-24T09:39:00Z">
              <w:r w:rsidR="001F14D8" w:rsidRPr="00F7230C">
                <w:rPr>
                  <w:i/>
                  <w:color w:val="000000"/>
                  <w:szCs w:val="20"/>
                </w:rPr>
                <w:t>increment</w:t>
              </w:r>
            </w:ins>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ins w:id="5308" w:author="Otter, Martin" w:date="2014-04-24T09:36:00Z">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w:t>
              </w:r>
            </w:ins>
            <w:ins w:id="5309" w:author="Otter, Martin" w:date="2014-04-24T09:37:00Z">
              <w:r w:rsidR="001F14D8" w:rsidRPr="00034265">
                <w:rPr>
                  <w:i/>
                  <w:color w:val="000000"/>
                  <w:szCs w:val="20"/>
                </w:rPr>
                <w:t xml:space="preserve">the master time </w:t>
              </w:r>
            </w:ins>
            <m:oMath>
              <m:sSub>
                <m:sSubPr>
                  <m:ctrlPr>
                    <w:ins w:id="5310" w:author="Otter, Martin" w:date="2014-04-24T16:48:00Z">
                      <w:rPr>
                        <w:rFonts w:ascii="Cambria Math" w:hAnsi="Cambria Math"/>
                        <w:i/>
                        <w:color w:val="000000"/>
                        <w:szCs w:val="20"/>
                      </w:rPr>
                    </w:ins>
                  </m:ctrlPr>
                </m:sSubPr>
                <m:e>
                  <m:r>
                    <w:ins w:id="5311" w:author="Otter, Martin" w:date="2014-04-24T16:48:00Z">
                      <w:rPr>
                        <w:rFonts w:ascii="Cambria Math" w:hAnsi="Cambria Math"/>
                        <w:color w:val="000000"/>
                        <w:szCs w:val="20"/>
                      </w:rPr>
                      <m:t>tc</m:t>
                    </w:ins>
                  </m:r>
                </m:e>
                <m:sub>
                  <m:r>
                    <w:ins w:id="5312" w:author="Otter, Martin" w:date="2014-04-24T16:48:00Z">
                      <w:rPr>
                        <w:rFonts w:ascii="Cambria Math" w:hAnsi="Cambria Math"/>
                        <w:color w:val="000000"/>
                        <w:szCs w:val="20"/>
                      </w:rPr>
                      <m:t>i+1</m:t>
                    </w:ins>
                  </m:r>
                </m:sub>
              </m:sSub>
            </m:oMath>
            <w:ins w:id="5313" w:author="Otter, Martin" w:date="2014-04-24T09:36:00Z">
              <w:r w:rsidR="001F14D8" w:rsidRPr="00034265">
                <w:rPr>
                  <w:i/>
                  <w:color w:val="000000"/>
                  <w:szCs w:val="20"/>
                </w:rPr>
                <w:t xml:space="preserve"> </w:t>
              </w:r>
            </w:ins>
            <w:ins w:id="5314" w:author="Otter, Martin" w:date="2014-04-24T09:37:00Z">
              <w:r w:rsidR="001F14D8" w:rsidRPr="00034265">
                <w:rPr>
                  <w:i/>
                  <w:color w:val="000000"/>
                  <w:szCs w:val="20"/>
                </w:rPr>
                <w:t xml:space="preserve">and the slave internal time </w:t>
              </w:r>
            </w:ins>
            <m:oMath>
              <m:sSub>
                <m:sSubPr>
                  <m:ctrlPr>
                    <w:ins w:id="5315" w:author="Otter, Martin" w:date="2014-04-24T16:48:00Z">
                      <w:rPr>
                        <w:rFonts w:ascii="Cambria Math" w:hAnsi="Cambria Math"/>
                        <w:i/>
                        <w:color w:val="000000"/>
                        <w:szCs w:val="20"/>
                      </w:rPr>
                    </w:ins>
                  </m:ctrlPr>
                </m:sSubPr>
                <m:e>
                  <m:r>
                    <w:ins w:id="5316" w:author="Otter, Martin" w:date="2014-04-24T16:48:00Z">
                      <w:rPr>
                        <w:rFonts w:ascii="Cambria Math" w:hAnsi="Cambria Math"/>
                        <w:color w:val="000000"/>
                        <w:szCs w:val="20"/>
                      </w:rPr>
                      <m:t>tc</m:t>
                    </w:ins>
                  </m:r>
                </m:e>
                <m:sub>
                  <m:r>
                    <w:ins w:id="5317" w:author="Otter, Martin" w:date="2014-04-24T16:48:00Z">
                      <w:rPr>
                        <w:rFonts w:ascii="Cambria Math" w:hAnsi="Cambria Math"/>
                        <w:color w:val="000000"/>
                        <w:szCs w:val="20"/>
                      </w:rPr>
                      <m:t>s,i+1</m:t>
                    </w:ins>
                  </m:r>
                </m:sub>
              </m:sSub>
            </m:oMath>
            <w:ins w:id="5318" w:author="Otter, Martin" w:date="2014-04-24T09:37:00Z">
              <w:r w:rsidR="001F14D8" w:rsidRPr="00034265">
                <w:rPr>
                  <w:i/>
                  <w:color w:val="000000"/>
                  <w:szCs w:val="20"/>
                </w:rPr>
                <w:t xml:space="preserve"> for large i.</w:t>
              </w:r>
            </w:ins>
            <w:del w:id="5319" w:author="Otter, Martin" w:date="2014-04-24T08:52:00Z">
              <w:r w:rsidR="001F14D8" w:rsidRPr="00034265" w:rsidDel="00A72C82">
                <w:rPr>
                  <w:i/>
                  <w:color w:val="000000"/>
                  <w:szCs w:val="20"/>
                </w:rPr>
                <w:delText xml:space="preserve"> </w:delText>
              </w:r>
            </w:del>
            <w:del w:id="5320" w:author="Otter, Martin" w:date="2014-04-24T08:51:00Z">
              <w:r w:rsidR="001F14D8" w:rsidRPr="00034265" w:rsidDel="00F1289A">
                <w:rPr>
                  <w:i/>
                  <w:color w:val="000000"/>
                  <w:szCs w:val="20"/>
                </w:rPr>
                <w:delText>For</w:delText>
              </w:r>
            </w:del>
            <w:del w:id="5321" w:author="Otter, Martin" w:date="2014-04-24T08:52:00Z">
              <w:r w:rsidR="001F14D8" w:rsidRPr="00034265" w:rsidDel="00A72C82">
                <w:rPr>
                  <w:i/>
                  <w:color w:val="000000"/>
                  <w:szCs w:val="20"/>
                </w:rPr>
                <w:delText xml:space="preserve"> first call to </w:delText>
              </w:r>
            </w:del>
            <w:del w:id="5322" w:author="Otter, Martin" w:date="2014-04-09T11:00:00Z">
              <w:r w:rsidR="001F14D8" w:rsidRPr="00034265" w:rsidDel="00140C25">
                <w:rPr>
                  <w:rFonts w:ascii="Courier New" w:hAnsi="Courier New" w:cs="Courier New"/>
                  <w:i/>
                  <w:color w:val="000000"/>
                  <w:szCs w:val="20"/>
                </w:rPr>
                <w:delText>fmi</w:delText>
              </w:r>
            </w:del>
            <w:del w:id="5323" w:author="Otter, Martin" w:date="2014-04-24T08:52:00Z">
              <w:r w:rsidR="001F14D8" w:rsidRPr="00034265" w:rsidDel="00A72C82">
                <w:rPr>
                  <w:rFonts w:ascii="Courier New" w:hAnsi="Courier New" w:cs="Courier New"/>
                  <w:i/>
                  <w:color w:val="000000"/>
                  <w:szCs w:val="20"/>
                </w:rPr>
                <w:delText>DoStep</w:delText>
              </w:r>
              <w:r w:rsidR="001F14D8" w:rsidRPr="00034265" w:rsidDel="00A72C82">
                <w:rPr>
                  <w:i/>
                  <w:color w:val="000000"/>
                  <w:szCs w:val="20"/>
                </w:rPr>
                <w:delText xml:space="preserve"> after </w:delText>
              </w:r>
            </w:del>
            <w:del w:id="5324" w:author="Otter, Martin" w:date="2014-04-09T11:00:00Z">
              <w:r w:rsidR="001F14D8" w:rsidRPr="00034265" w:rsidDel="00140C25">
                <w:rPr>
                  <w:rFonts w:ascii="Courier New" w:hAnsi="Courier New" w:cs="Courier New"/>
                  <w:i/>
                  <w:color w:val="000000"/>
                  <w:szCs w:val="20"/>
                </w:rPr>
                <w:delText>fmi</w:delText>
              </w:r>
            </w:del>
            <w:del w:id="5325" w:author="Otter, Martin" w:date="2014-04-24T08:52:00Z">
              <w:r w:rsidR="001F14D8" w:rsidRPr="00034265" w:rsidDel="00A72C82">
                <w:rPr>
                  <w:rFonts w:ascii="Courier New" w:hAnsi="Courier New" w:cs="Courier New"/>
                  <w:i/>
                  <w:color w:val="000000"/>
                  <w:szCs w:val="20"/>
                </w:rPr>
                <w:delText>ExitInitializationMode</w:delText>
              </w:r>
              <w:r w:rsidR="001F14D8" w:rsidRPr="00034265" w:rsidDel="00A72C82">
                <w:rPr>
                  <w:i/>
                  <w:color w:val="000000"/>
                  <w:szCs w:val="20"/>
                </w:rPr>
                <w:delText xml:space="preserve">, it needs to be consistent with </w:delText>
              </w:r>
              <w:r w:rsidR="001F14D8" w:rsidRPr="00034265" w:rsidDel="00A72C82">
                <w:rPr>
                  <w:rFonts w:ascii="Courier New" w:hAnsi="Courier New" w:cs="Courier New"/>
                  <w:i/>
                  <w:color w:val="000000"/>
                  <w:szCs w:val="20"/>
                </w:rPr>
                <w:delText xml:space="preserve">startTime </w:delText>
              </w:r>
              <w:r w:rsidR="001F14D8" w:rsidRPr="00034265" w:rsidDel="00A72C82">
                <w:rPr>
                  <w:i/>
                  <w:color w:val="000000"/>
                  <w:szCs w:val="20"/>
                </w:rPr>
                <w:delText xml:space="preserve"> given to the latter.</w:delText>
              </w:r>
            </w:del>
            <w:r w:rsidR="001F14D8" w:rsidRPr="00A72C82">
              <w:rPr>
                <w:color w:val="000000"/>
                <w:szCs w:val="20"/>
              </w:rPr>
              <w:t xml:space="preserve">] </w:t>
            </w:r>
            <w:del w:id="5326" w:author="Otter, Martin" w:date="2014-04-24T08:50:00Z">
              <w:r w:rsidR="001F14D8" w:rsidRPr="00A72C82" w:rsidDel="00F1289A">
                <w:rPr>
                  <w:color w:val="000000"/>
                  <w:szCs w:val="20"/>
                </w:rPr>
                <w:delText xml:space="preserve"> </w:delText>
              </w:r>
            </w:del>
          </w:p>
          <w:p w14:paraId="49CA0946" w14:textId="5D8E5EED" w:rsidR="00417802" w:rsidRPr="00A72C82" w:rsidRDefault="00C447BE">
            <w:pPr>
              <w:pStyle w:val="Textkrper"/>
              <w:rPr>
                <w:i/>
                <w:color w:val="000000"/>
                <w:szCs w:val="20"/>
                <w:rPrChange w:id="5327" w:author="Otter, Martin" w:date="2014-04-24T09:01:00Z">
                  <w:rPr>
                    <w:color w:val="000000"/>
                    <w:szCs w:val="20"/>
                  </w:rPr>
                </w:rPrChange>
              </w:rPr>
              <w:pPrChange w:id="5328" w:author="Otter, Martin" w:date="2014-04-24T09:43:00Z">
                <w:pPr>
                  <w:pStyle w:val="Textkrper-Tabelle"/>
                  <w:autoSpaceDE w:val="0"/>
                  <w:autoSpaceDN w:val="0"/>
                  <w:adjustRightInd w:val="0"/>
                  <w:ind w:left="0"/>
                </w:pPr>
              </w:pPrChange>
            </w:pPr>
            <w:del w:id="5329" w:author="Otter, Martin" w:date="2014-04-24T08:50:00Z">
              <w:r w:rsidRPr="00411193" w:rsidDel="00F1289A">
                <w:rPr>
                  <w:color w:val="000000"/>
                  <w:szCs w:val="20"/>
                </w:rPr>
                <w:delText>Argument</w:delText>
              </w:r>
              <w:r w:rsidR="00885BF4" w:rsidRPr="00411193" w:rsidDel="00F1289A">
                <w:rPr>
                  <w:color w:val="000000"/>
                  <w:szCs w:val="20"/>
                </w:rPr>
                <w:delText xml:space="preserve"> </w:delText>
              </w:r>
              <w:r w:rsidR="00885BF4" w:rsidRPr="00411193" w:rsidDel="00F1289A">
                <w:rPr>
                  <w:rStyle w:val="CODE"/>
                  <w:rFonts w:eastAsia="StarSymbol" w:cs="Courier New"/>
                </w:rPr>
                <w:delText>communicationStepSize</w:delText>
              </w:r>
              <w:r w:rsidR="00885BF4" w:rsidRPr="00411193" w:rsidDel="00F1289A">
                <w:rPr>
                  <w:color w:val="000000"/>
                  <w:szCs w:val="20"/>
                </w:rPr>
                <w:delText xml:space="preserve"> is the communication step size. </w:delText>
              </w:r>
              <w:r w:rsidR="009A6171" w:rsidRPr="00411193" w:rsidDel="00F1289A">
                <w:rPr>
                  <w:color w:val="000000"/>
                  <w:szCs w:val="20"/>
                </w:rPr>
                <w:delText xml:space="preserve">It must be &gt; 0.0. </w:delText>
              </w:r>
            </w:del>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del w:id="5330" w:author="Otter, Martin" w:date="2014-04-09T11:00:00Z">
              <w:r w:rsidR="00885BF4" w:rsidRPr="00411193" w:rsidDel="00140C25">
                <w:rPr>
                  <w:rStyle w:val="CODE"/>
                  <w:rFonts w:eastAsia="StarSymbol" w:cs="Courier New"/>
                </w:rPr>
                <w:delText>fmi</w:delText>
              </w:r>
            </w:del>
            <w:ins w:id="5331" w:author="Otter, Martin" w:date="2014-04-09T11:00:00Z">
              <w:r w:rsidR="00140C25" w:rsidRPr="00411193">
                <w:rPr>
                  <w:rStyle w:val="CODE"/>
                  <w:rFonts w:eastAsia="StarSymbol" w:cs="Courier New"/>
                </w:rPr>
                <w:t>fmi2</w:t>
              </w:r>
            </w:ins>
            <w:r w:rsidR="00885BF4" w:rsidRPr="00411193">
              <w:rPr>
                <w:rStyle w:val="CODE"/>
                <w:rFonts w:eastAsia="StarSymbol" w:cs="Courier New"/>
              </w:rPr>
              <w:t>True</w:t>
            </w:r>
            <w:r w:rsidR="00885BF4" w:rsidRPr="00411193">
              <w:rPr>
                <w:color w:val="000000"/>
                <w:szCs w:val="20"/>
              </w:rPr>
              <w:t xml:space="preserve"> if </w:t>
            </w:r>
            <w:del w:id="5332" w:author="Otter, Martin" w:date="2014-04-09T11:00:00Z">
              <w:r w:rsidR="00417802" w:rsidRPr="00411193" w:rsidDel="00140C25">
                <w:rPr>
                  <w:color w:val="000000"/>
                  <w:szCs w:val="20"/>
                </w:rPr>
                <w:delText>fmi</w:delText>
              </w:r>
            </w:del>
            <w:ins w:id="5333" w:author="Otter, Martin" w:date="2014-04-09T11:00:00Z">
              <w:r w:rsidR="00140C25" w:rsidRPr="00411193">
                <w:rPr>
                  <w:color w:val="000000"/>
                  <w:szCs w:val="20"/>
                </w:rPr>
                <w:t>fmi2</w:t>
              </w:r>
            </w:ins>
            <w:r w:rsidR="00417802" w:rsidRPr="00AA25D3">
              <w:rPr>
                <w:color w:val="000000"/>
                <w:szCs w:val="20"/>
              </w:rPr>
              <w:t xml:space="preserve">SetFMUState will no longer be called for time instants prior to currentCommunicationPoint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pPr>
              <w:pStyle w:val="Textkrper"/>
              <w:pPrChange w:id="5334" w:author="Otter, Martin" w:date="2014-04-24T09:43:00Z">
                <w:pPr>
                  <w:pStyle w:val="Textkrper-Tabelle"/>
                  <w:autoSpaceDE w:val="0"/>
                  <w:autoSpaceDN w:val="0"/>
                  <w:adjustRightInd w:val="0"/>
                  <w:ind w:left="0"/>
                </w:pPr>
              </w:pPrChange>
            </w:pPr>
            <w:r w:rsidRPr="0098259C">
              <w:t>The function returns:</w:t>
            </w:r>
          </w:p>
          <w:p w14:paraId="3BDE10EA" w14:textId="0F010C8A" w:rsidR="00885BF4" w:rsidRPr="0098259C" w:rsidRDefault="00885BF4" w:rsidP="00D27119">
            <w:pPr>
              <w:pStyle w:val="BulletItem"/>
              <w:autoSpaceDE w:val="0"/>
              <w:autoSpaceDN w:val="0"/>
              <w:adjustRightInd w:val="0"/>
              <w:spacing w:line="260" w:lineRule="exact"/>
              <w:jc w:val="left"/>
              <w:rPr>
                <w:color w:val="000000"/>
                <w:szCs w:val="20"/>
              </w:rPr>
            </w:pPr>
            <w:del w:id="5335" w:author="Otter, Martin" w:date="2014-04-09T11:00:00Z">
              <w:r w:rsidRPr="0098259C" w:rsidDel="00140C25">
                <w:rPr>
                  <w:rStyle w:val="CODE"/>
                  <w:rFonts w:eastAsia="StarSymbol" w:cs="Courier New"/>
                  <w:lang w:eastAsia="nl-NL"/>
                </w:rPr>
                <w:delText>fmi</w:delText>
              </w:r>
            </w:del>
            <w:ins w:id="5336"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OK</w:t>
            </w:r>
            <w:r w:rsidRPr="0098259C">
              <w:rPr>
                <w:color w:val="000000"/>
                <w:sz w:val="24"/>
              </w:rPr>
              <w:t xml:space="preserve"> </w:t>
            </w:r>
            <w:proofErr w:type="gramStart"/>
            <w:r w:rsidRPr="0098259C">
              <w:rPr>
                <w:color w:val="000000"/>
                <w:sz w:val="24"/>
              </w:rPr>
              <w:t xml:space="preserve">- </w:t>
            </w:r>
            <w:r w:rsidRPr="0098259C">
              <w:rPr>
                <w:color w:val="000000"/>
                <w:szCs w:val="20"/>
              </w:rPr>
              <w:t xml:space="preserve"> if</w:t>
            </w:r>
            <w:proofErr w:type="gramEnd"/>
            <w:r w:rsidRPr="0098259C">
              <w:rPr>
                <w:color w:val="000000"/>
                <w:szCs w:val="20"/>
              </w:rPr>
              <w:t xml:space="preserve"> the communication step was computed successfully until its end.</w:t>
            </w:r>
          </w:p>
          <w:p w14:paraId="513BC3C3" w14:textId="64FE6A76" w:rsidR="006C5D89" w:rsidRPr="0098259C" w:rsidRDefault="00885BF4" w:rsidP="006C5D89">
            <w:pPr>
              <w:pStyle w:val="BulletItem"/>
              <w:autoSpaceDE w:val="0"/>
              <w:autoSpaceDN w:val="0"/>
              <w:adjustRightInd w:val="0"/>
              <w:spacing w:line="260" w:lineRule="exact"/>
              <w:jc w:val="left"/>
              <w:rPr>
                <w:color w:val="000000"/>
                <w:szCs w:val="20"/>
              </w:rPr>
            </w:pPr>
            <w:del w:id="5337" w:author="Otter, Martin" w:date="2014-04-09T11:00:00Z">
              <w:r w:rsidRPr="0098259C" w:rsidDel="00140C25">
                <w:rPr>
                  <w:rStyle w:val="CODE"/>
                  <w:rFonts w:eastAsia="StarSymbol" w:cs="Courier New"/>
                  <w:lang w:eastAsia="nl-NL"/>
                </w:rPr>
                <w:delText>fmi</w:delText>
              </w:r>
            </w:del>
            <w:ins w:id="5338"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Discard</w:t>
            </w:r>
            <w:r w:rsidRPr="0098259C">
              <w:rPr>
                <w:color w:val="000000"/>
                <w:szCs w:val="20"/>
              </w:rPr>
              <w:t xml:space="preserve"> – if the slave computed successfully only a subinterval of the communication step. The master can call the appropriate </w:t>
            </w:r>
            <w:del w:id="5339" w:author="Otter, Martin" w:date="2014-04-09T11:00:00Z">
              <w:r w:rsidRPr="0098259C" w:rsidDel="00140C25">
                <w:rPr>
                  <w:rStyle w:val="CODE"/>
                  <w:rFonts w:eastAsia="StarSymbol" w:cs="Courier New"/>
                  <w:lang w:eastAsia="nl-NL"/>
                </w:rPr>
                <w:delText>fmi</w:delText>
              </w:r>
            </w:del>
            <w:ins w:id="5340"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GetXXXStatus</w:t>
            </w:r>
            <w:r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del w:id="5341" w:author="Otter, Martin" w:date="2014-04-09T11:00:00Z">
              <w:r w:rsidR="006C5D89" w:rsidRPr="006C5D89" w:rsidDel="00140C25">
                <w:rPr>
                  <w:rStyle w:val="CODE"/>
                  <w:i/>
                </w:rPr>
                <w:delText>fmi</w:delText>
              </w:r>
            </w:del>
            <w:ins w:id="5342" w:author="Otter, Martin" w:date="2014-04-09T11:00:00Z">
              <w:r w:rsidR="00140C25">
                <w:rPr>
                  <w:rStyle w:val="CODE"/>
                  <w:i/>
                </w:rPr>
                <w:t>fmi2</w:t>
              </w:r>
            </w:ins>
            <w:r w:rsidR="006C5D89" w:rsidRPr="006C5D89">
              <w:rPr>
                <w:rStyle w:val="CODE"/>
                <w:i/>
              </w:rPr>
              <w:t>GetFMUState</w:t>
            </w:r>
            <w:r w:rsidR="006C5D89" w:rsidRPr="006C5D89">
              <w:rPr>
                <w:i/>
                <w:color w:val="000000"/>
                <w:szCs w:val="20"/>
              </w:rPr>
              <w:t xml:space="preserve">. Redoing a step is performed by calling </w:t>
            </w:r>
            <w:del w:id="5343" w:author="Otter, Martin" w:date="2014-04-09T11:00:00Z">
              <w:r w:rsidR="006C5D89" w:rsidRPr="006C5D89" w:rsidDel="00140C25">
                <w:rPr>
                  <w:rStyle w:val="CODE1Char"/>
                  <w:i/>
                </w:rPr>
                <w:delText>fmi</w:delText>
              </w:r>
            </w:del>
            <w:ins w:id="5344" w:author="Otter, Martin" w:date="2014-04-09T11:00:00Z">
              <w:r w:rsidR="00140C25">
                <w:rPr>
                  <w:rStyle w:val="CODE1Char"/>
                  <w:i/>
                </w:rPr>
                <w:t>fmi2</w:t>
              </w:r>
            </w:ins>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del w:id="5345" w:author="Otter, Martin" w:date="2014-04-09T11:00:00Z">
              <w:r w:rsidR="006C5D89" w:rsidRPr="006C5D89" w:rsidDel="00140C25">
                <w:rPr>
                  <w:rStyle w:val="CODE"/>
                  <w:i/>
                </w:rPr>
                <w:delText>fmi</w:delText>
              </w:r>
            </w:del>
            <w:ins w:id="5346" w:author="Otter, Martin" w:date="2014-04-09T11:00:00Z">
              <w:r w:rsidR="00140C25">
                <w:rPr>
                  <w:rStyle w:val="CODE"/>
                  <w:i/>
                </w:rPr>
                <w:t>fmi2</w:t>
              </w:r>
            </w:ins>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proofErr w:type="gramStart"/>
            <w:r w:rsidR="00D045B8">
              <w:rPr>
                <w:i/>
                <w:color w:val="000000"/>
                <w:szCs w:val="20"/>
              </w:rPr>
              <w:t>,</w:t>
            </w:r>
            <w:proofErr w:type="gramEnd"/>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1DA8D4CF" w:rsidR="00885BF4" w:rsidRDefault="00885BF4" w:rsidP="00D27119">
            <w:pPr>
              <w:pStyle w:val="BulletItem"/>
              <w:autoSpaceDE w:val="0"/>
              <w:autoSpaceDN w:val="0"/>
              <w:adjustRightInd w:val="0"/>
              <w:spacing w:line="260" w:lineRule="exact"/>
              <w:jc w:val="left"/>
              <w:rPr>
                <w:ins w:id="5347" w:author="Torsten Blochwitz" w:date="2014-04-24T13:56:00Z"/>
                <w:color w:val="000000"/>
                <w:szCs w:val="20"/>
              </w:rPr>
            </w:pPr>
            <w:del w:id="5348" w:author="Otter, Martin" w:date="2014-04-09T11:00:00Z">
              <w:r w:rsidRPr="0098259C" w:rsidDel="00140C25">
                <w:rPr>
                  <w:rStyle w:val="CODE"/>
                  <w:rFonts w:eastAsia="StarSymbol" w:cs="Courier New"/>
                  <w:lang w:eastAsia="nl-NL"/>
                </w:rPr>
                <w:delText>fmi</w:delText>
              </w:r>
            </w:del>
            <w:ins w:id="5349"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Error</w:t>
            </w:r>
            <w:r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Pr="0098259C">
              <w:rPr>
                <w:color w:val="000000"/>
                <w:szCs w:val="20"/>
              </w:rPr>
              <w:t xml:space="preserve"> communication step size</w:t>
            </w:r>
            <w:ins w:id="5350" w:author="Otter, Martin" w:date="2014-07-11T09:40:00Z">
              <w:r w:rsidR="00781141">
                <w:rPr>
                  <w:color w:val="000000"/>
                  <w:szCs w:val="20"/>
                </w:rPr>
                <w:t xml:space="preserve"> </w:t>
              </w:r>
              <w:r w:rsidR="00781141" w:rsidRPr="00781141">
                <w:rPr>
                  <w:color w:val="000000"/>
                  <w:szCs w:val="20"/>
                </w:rPr>
                <w:t xml:space="preserve">in the same way as described in the </w:t>
              </w:r>
              <w:r w:rsidR="00781141" w:rsidRPr="00781141">
                <w:rPr>
                  <w:rStyle w:val="CODE"/>
                  <w:rPrChange w:id="5351" w:author="Otter, Martin" w:date="2014-07-11T09:40:00Z">
                    <w:rPr>
                      <w:color w:val="000000"/>
                      <w:szCs w:val="20"/>
                    </w:rPr>
                  </w:rPrChange>
                </w:rPr>
                <w:t>fmi2Discard</w:t>
              </w:r>
              <w:r w:rsidR="00781141" w:rsidRPr="00781141">
                <w:rPr>
                  <w:color w:val="000000"/>
                  <w:szCs w:val="20"/>
                </w:rPr>
                <w:t xml:space="preserve"> case above</w:t>
              </w:r>
            </w:ins>
            <w:r w:rsidRPr="0098259C">
              <w:rPr>
                <w:color w:val="000000"/>
                <w:szCs w:val="20"/>
              </w:rPr>
              <w:t>.</w:t>
            </w:r>
          </w:p>
          <w:p w14:paraId="2CF9EC1A" w14:textId="0AE36ABB" w:rsidR="00975D84" w:rsidRPr="0098259C" w:rsidRDefault="00975D84" w:rsidP="00D27119">
            <w:pPr>
              <w:pStyle w:val="BulletItem"/>
              <w:autoSpaceDE w:val="0"/>
              <w:autoSpaceDN w:val="0"/>
              <w:adjustRightInd w:val="0"/>
              <w:spacing w:line="260" w:lineRule="exact"/>
              <w:jc w:val="left"/>
              <w:rPr>
                <w:color w:val="000000"/>
                <w:szCs w:val="20"/>
              </w:rPr>
            </w:pPr>
            <w:ins w:id="5352" w:author="Torsten Blochwitz" w:date="2014-04-24T13:56:00Z">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ins>
            <w:ins w:id="5353" w:author="Torsten Blochwitz" w:date="2014-04-24T13:56:00Z">
              <w:r>
                <w:fldChar w:fldCharType="separate"/>
              </w:r>
              <w:r>
                <w:t>2.1.3</w:t>
              </w:r>
              <w:r>
                <w:fldChar w:fldCharType="end"/>
              </w:r>
              <w:r>
                <w:t xml:space="preserve"> for details.</w:t>
              </w:r>
            </w:ins>
          </w:p>
          <w:p w14:paraId="1066A536" w14:textId="342FE892" w:rsidR="00411193" w:rsidRPr="00975D84" w:rsidDel="00AA25D3" w:rsidRDefault="00885BF4" w:rsidP="00975D84">
            <w:pPr>
              <w:pStyle w:val="BulletItem"/>
              <w:autoSpaceDE w:val="0"/>
              <w:autoSpaceDN w:val="0"/>
              <w:adjustRightInd w:val="0"/>
              <w:spacing w:line="260" w:lineRule="exact"/>
              <w:jc w:val="left"/>
              <w:rPr>
                <w:del w:id="5354" w:author="Torsten Blochwitz" w:date="2014-04-24T13:47:00Z"/>
                <w:color w:val="000000"/>
                <w:szCs w:val="20"/>
              </w:rPr>
            </w:pPr>
            <w:del w:id="5355" w:author="Otter, Martin" w:date="2014-04-09T11:00:00Z">
              <w:r w:rsidRPr="0098259C" w:rsidDel="00140C25">
                <w:rPr>
                  <w:rStyle w:val="CODE"/>
                  <w:rFonts w:eastAsia="StarSymbol" w:cs="Courier New"/>
                  <w:lang w:eastAsia="nl-NL"/>
                </w:rPr>
                <w:delText>fmi</w:delText>
              </w:r>
            </w:del>
            <w:ins w:id="5356"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Pending</w:t>
            </w:r>
            <w:r w:rsidRPr="0098259C">
              <w:rPr>
                <w:color w:val="000000"/>
                <w:szCs w:val="20"/>
              </w:rPr>
              <w:t xml:space="preserve"> – is returned if the slave executes the function asynchronous</w:t>
            </w:r>
            <w:r w:rsidR="00473372">
              <w:rPr>
                <w:color w:val="000000"/>
                <w:szCs w:val="20"/>
              </w:rPr>
              <w:t>ly</w:t>
            </w:r>
            <w:r w:rsidRPr="0098259C">
              <w:rPr>
                <w:color w:val="000000"/>
                <w:szCs w:val="20"/>
              </w:rPr>
              <w:t xml:space="preserve">. That means the slave starts the computation but returns immediately. The master has to call </w:t>
            </w:r>
            <w:del w:id="5357" w:author="Otter, Martin" w:date="2014-04-09T11:00:00Z">
              <w:r w:rsidRPr="0098259C" w:rsidDel="00140C25">
                <w:rPr>
                  <w:rStyle w:val="CODE"/>
                  <w:rFonts w:eastAsia="StarSymbol" w:cs="Courier New"/>
                  <w:lang w:eastAsia="nl-NL"/>
                </w:rPr>
                <w:delText>fmi</w:delText>
              </w:r>
            </w:del>
            <w:proofErr w:type="gramStart"/>
            <w:ins w:id="5358"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GetStatus(</w:t>
            </w:r>
            <w:proofErr w:type="gramEnd"/>
            <w:r w:rsidRPr="0098259C">
              <w:rPr>
                <w:rStyle w:val="CODE"/>
                <w:rFonts w:eastAsia="StarSymbol" w:cs="Courier New"/>
                <w:lang w:eastAsia="nl-NL"/>
              </w:rPr>
              <w:t>...,</w:t>
            </w:r>
            <w:del w:id="5359" w:author="Otter, Martin" w:date="2014-04-09T11:00:00Z">
              <w:r w:rsidRPr="0098259C" w:rsidDel="00140C25">
                <w:rPr>
                  <w:rStyle w:val="CODE"/>
                  <w:rFonts w:eastAsia="StarSymbol" w:cs="Courier New"/>
                  <w:lang w:eastAsia="nl-NL"/>
                </w:rPr>
                <w:delText>fmi</w:delText>
              </w:r>
            </w:del>
            <w:ins w:id="5360"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DoStep,...)</w:t>
            </w:r>
            <w:r w:rsidRPr="0098259C">
              <w:rPr>
                <w:color w:val="000000"/>
                <w:szCs w:val="20"/>
              </w:rPr>
              <w:t xml:space="preserve"> to find out, if the slave is </w:t>
            </w:r>
            <w:r w:rsidR="00473372">
              <w:rPr>
                <w:color w:val="000000"/>
                <w:szCs w:val="20"/>
              </w:rPr>
              <w:t>done</w:t>
            </w:r>
            <w:r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del w:id="5361" w:author="Otter, Martin" w:date="2014-04-09T11:00:00Z">
              <w:r w:rsidR="00237090" w:rsidRPr="0098259C" w:rsidDel="00140C25">
                <w:rPr>
                  <w:rStyle w:val="CODE"/>
                  <w:rFonts w:eastAsia="StarSymbol" w:cs="Courier New"/>
                  <w:lang w:eastAsia="nl-NL"/>
                </w:rPr>
                <w:delText>fmi</w:delText>
              </w:r>
            </w:del>
            <w:ins w:id="5362" w:author="Otter, Martin" w:date="2014-04-09T11:00:00Z">
              <w:r w:rsidR="00140C25">
                <w:rPr>
                  <w:rStyle w:val="CODE"/>
                  <w:rFonts w:eastAsia="StarSymbol" w:cs="Courier New"/>
                  <w:lang w:eastAsia="nl-NL"/>
                </w:rPr>
                <w:t>fmi2</w:t>
              </w:r>
            </w:ins>
            <w:r w:rsidR="00237090" w:rsidRPr="0098259C">
              <w:rPr>
                <w:rStyle w:val="CODE"/>
                <w:rFonts w:eastAsia="StarSymbol" w:cs="Courier New"/>
                <w:lang w:eastAsia="nl-NL"/>
              </w:rPr>
              <w:t>StepFinished</w:t>
            </w:r>
            <w:r w:rsidR="00237090" w:rsidRPr="0098259C">
              <w:rPr>
                <w:rStyle w:val="CODE"/>
                <w:rFonts w:eastAsia="StarSymbol" w:cs="Courier New"/>
                <w:sz w:val="20"/>
                <w:szCs w:val="20"/>
                <w:lang w:eastAsia="nl-NL"/>
              </w:rPr>
              <w:t xml:space="preserve"> </w:t>
            </w:r>
            <w:r w:rsidR="00237090" w:rsidRPr="0098259C">
              <w:rPr>
                <w:color w:val="000000"/>
                <w:szCs w:val="20"/>
              </w:rPr>
              <w:t xml:space="preserve">is called by the </w:t>
            </w:r>
            <w:r w:rsidR="00237090" w:rsidRPr="0098259C">
              <w:rPr>
                <w:color w:val="000000"/>
                <w:sz w:val="18"/>
                <w:szCs w:val="20"/>
              </w:rPr>
              <w:t>slave.</w:t>
            </w:r>
            <w:r w:rsidRPr="0098259C">
              <w:rPr>
                <w:color w:val="000000"/>
                <w:szCs w:val="20"/>
              </w:rPr>
              <w:t xml:space="preserve"> </w:t>
            </w:r>
            <w:del w:id="5363" w:author="Otter, Martin" w:date="2014-04-09T11:00:00Z">
              <w:r w:rsidRPr="0098259C" w:rsidDel="00140C25">
                <w:rPr>
                  <w:rStyle w:val="CODE"/>
                  <w:rFonts w:eastAsia="StarSymbol" w:cs="Courier New"/>
                  <w:lang w:eastAsia="nl-NL"/>
                </w:rPr>
                <w:delText>fmi</w:delText>
              </w:r>
            </w:del>
            <w:proofErr w:type="gramStart"/>
            <w:ins w:id="5364"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CancelStep</w:t>
            </w:r>
            <w:proofErr w:type="gramEnd"/>
            <w:r w:rsidRPr="0098259C">
              <w:rPr>
                <w:color w:val="000000"/>
                <w:szCs w:val="20"/>
              </w:rPr>
              <w:t xml:space="preserve"> can be called to cancel the current computation. It is not allowed to </w:t>
            </w:r>
            <w:r w:rsidRPr="0098259C">
              <w:rPr>
                <w:color w:val="000000"/>
                <w:szCs w:val="20"/>
              </w:rPr>
              <w:lastRenderedPageBreak/>
              <w:t xml:space="preserve">call any other function during a pending </w:t>
            </w:r>
            <w:del w:id="5365" w:author="Otter, Martin" w:date="2014-04-09T11:00:00Z">
              <w:r w:rsidRPr="0098259C" w:rsidDel="00140C25">
                <w:rPr>
                  <w:rStyle w:val="CODE"/>
                  <w:rFonts w:eastAsia="StarSymbol" w:cs="Courier New"/>
                  <w:lang w:eastAsia="nl-NL"/>
                </w:rPr>
                <w:delText>fmi</w:delText>
              </w:r>
            </w:del>
            <w:ins w:id="5366" w:author="Otter, Martin" w:date="2014-04-09T11:00:00Z">
              <w:r w:rsidR="00140C25">
                <w:rPr>
                  <w:rStyle w:val="CODE"/>
                  <w:rFonts w:eastAsia="StarSymbol" w:cs="Courier New"/>
                  <w:lang w:eastAsia="nl-NL"/>
                </w:rPr>
                <w:t>fmi2</w:t>
              </w:r>
            </w:ins>
            <w:r w:rsidRPr="0098259C">
              <w:rPr>
                <w:rStyle w:val="CODE"/>
                <w:rFonts w:eastAsia="StarSymbol" w:cs="Courier New"/>
                <w:lang w:eastAsia="nl-NL"/>
              </w:rPr>
              <w:t>DoStep</w:t>
            </w:r>
            <w:r w:rsidRPr="0098259C">
              <w:rPr>
                <w:color w:val="000000"/>
                <w:szCs w:val="20"/>
              </w:rPr>
              <w:t>.</w:t>
            </w:r>
          </w:p>
          <w:p w14:paraId="4BA5B1F8" w14:textId="77777777" w:rsidR="00885BF4" w:rsidRPr="0098259C" w:rsidRDefault="00885BF4">
            <w:pPr>
              <w:pStyle w:val="BulletItemFirst"/>
              <w:rPr>
                <w:color w:val="000000"/>
                <w:szCs w:val="20"/>
              </w:rPr>
              <w:pPrChange w:id="5367" w:author="Torsten Blochwitz" w:date="2014-04-24T13:56:00Z">
                <w:pPr>
                  <w:pStyle w:val="BulletItem"/>
                  <w:autoSpaceDE w:val="0"/>
                  <w:autoSpaceDN w:val="0"/>
                  <w:adjustRightInd w:val="0"/>
                  <w:spacing w:line="260" w:lineRule="exact"/>
                  <w:ind w:left="240" w:hanging="240"/>
                  <w:jc w:val="left"/>
                </w:pPr>
              </w:pPrChange>
            </w:pPr>
          </w:p>
        </w:tc>
      </w:tr>
      <w:tr w:rsidR="00885BF4" w:rsidRPr="0098259C" w14:paraId="57DAE9D1" w14:textId="77777777" w:rsidTr="0082183C">
        <w:tc>
          <w:tcPr>
            <w:tcW w:w="8937" w:type="dxa"/>
            <w:gridSpan w:val="2"/>
            <w:shd w:val="clear" w:color="auto" w:fill="auto"/>
          </w:tcPr>
          <w:p w14:paraId="2EE665C4" w14:textId="3870C199" w:rsidR="00885BF4" w:rsidRPr="0098259C" w:rsidRDefault="00885BF4">
            <w:pPr>
              <w:pStyle w:val="Textkrper-Tabelle"/>
              <w:autoSpaceDE w:val="0"/>
              <w:autoSpaceDN w:val="0"/>
              <w:adjustRightInd w:val="0"/>
              <w:spacing w:before="240"/>
              <w:ind w:left="0"/>
              <w:rPr>
                <w:color w:val="000000"/>
                <w:sz w:val="24"/>
                <w:szCs w:val="20"/>
              </w:rPr>
              <w:pPrChange w:id="5368" w:author="Otter, Martin" w:date="2014-04-25T18:14:00Z">
                <w:pPr>
                  <w:pStyle w:val="Textkrper-Tabelle"/>
                  <w:autoSpaceDE w:val="0"/>
                  <w:autoSpaceDN w:val="0"/>
                  <w:adjustRightInd w:val="0"/>
                  <w:ind w:left="0"/>
                </w:pPr>
              </w:pPrChange>
            </w:pPr>
            <w:del w:id="5369" w:author="Otter, Martin" w:date="2014-04-09T11:00:00Z">
              <w:r w:rsidRPr="0098259C" w:rsidDel="00140C25">
                <w:rPr>
                  <w:rStyle w:val="CODE"/>
                  <w:rFonts w:eastAsia="StarSymbol"/>
                  <w:color w:val="000000"/>
                </w:rPr>
                <w:lastRenderedPageBreak/>
                <w:delText>fmi</w:delText>
              </w:r>
            </w:del>
            <w:ins w:id="5370"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371" w:author="Otter, Martin" w:date="2014-04-09T11:00:00Z">
              <w:r w:rsidRPr="0098259C" w:rsidDel="00140C25">
                <w:rPr>
                  <w:rStyle w:val="CODE"/>
                  <w:rFonts w:eastAsia="StarSymbol"/>
                  <w:color w:val="000000"/>
                </w:rPr>
                <w:delText>fmi</w:delText>
              </w:r>
            </w:del>
            <w:ins w:id="5372" w:author="Otter, Martin" w:date="2014-04-09T11:00:00Z">
              <w:r w:rsidR="00140C25">
                <w:rPr>
                  <w:rStyle w:val="CODE"/>
                  <w:rFonts w:eastAsia="StarSymbol"/>
                  <w:color w:val="000000"/>
                </w:rPr>
                <w:t>fmi2</w:t>
              </w:r>
            </w:ins>
            <w:r w:rsidRPr="0098259C">
              <w:rPr>
                <w:rStyle w:val="CODE"/>
                <w:rFonts w:eastAsia="StarSymbol"/>
                <w:color w:val="000000"/>
              </w:rPr>
              <w:t>CancelStep(</w:t>
            </w:r>
            <w:del w:id="5373" w:author="Otter, Martin" w:date="2014-04-09T11:00:00Z">
              <w:r w:rsidRPr="0098259C" w:rsidDel="00140C25">
                <w:rPr>
                  <w:rStyle w:val="CODE"/>
                  <w:rFonts w:eastAsia="StarSymbol"/>
                  <w:color w:val="000000"/>
                </w:rPr>
                <w:delText>fmi</w:delText>
              </w:r>
            </w:del>
            <w:ins w:id="5374" w:author="Otter, Martin" w:date="2014-04-09T11:00:00Z">
              <w:r w:rsidR="00140C25">
                <w:rPr>
                  <w:rStyle w:val="CODE"/>
                  <w:rFonts w:eastAsia="StarSymbol"/>
                  <w:color w:val="000000"/>
                </w:rPr>
                <w:t>fmi2</w:t>
              </w:r>
            </w:ins>
            <w:r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18E8B35E"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del w:id="5375" w:author="Otter, Martin" w:date="2014-04-09T11:00:00Z">
              <w:r w:rsidRPr="0098259C" w:rsidDel="00140C25">
                <w:rPr>
                  <w:rStyle w:val="CODE"/>
                </w:rPr>
                <w:delText>fmi</w:delText>
              </w:r>
            </w:del>
            <w:ins w:id="5376" w:author="Otter, Martin" w:date="2014-04-09T11:00:00Z">
              <w:r w:rsidR="00140C25">
                <w:rPr>
                  <w:rStyle w:val="CODE"/>
                </w:rPr>
                <w:t>fmi2</w:t>
              </w:r>
            </w:ins>
            <w:r w:rsidRPr="0098259C">
              <w:rPr>
                <w:rStyle w:val="CODE"/>
              </w:rPr>
              <w:t>DoStep</w:t>
            </w:r>
            <w:r w:rsidRPr="0098259C">
              <w:rPr>
                <w:color w:val="000000"/>
                <w:szCs w:val="20"/>
              </w:rPr>
              <w:t xml:space="preserve"> returned </w:t>
            </w:r>
            <w:del w:id="5377" w:author="Otter, Martin" w:date="2014-04-09T11:00:00Z">
              <w:r w:rsidRPr="0098259C" w:rsidDel="00140C25">
                <w:rPr>
                  <w:rStyle w:val="CODE"/>
                </w:rPr>
                <w:delText>fmi</w:delText>
              </w:r>
            </w:del>
            <w:ins w:id="5378" w:author="Otter, Martin" w:date="2014-04-09T11:00:00Z">
              <w:r w:rsidR="00140C25">
                <w:rPr>
                  <w:rStyle w:val="CODE"/>
                </w:rPr>
                <w:t>fmi2</w:t>
              </w:r>
            </w:ins>
            <w:r w:rsidRPr="0098259C">
              <w:rPr>
                <w:rStyle w:val="CODE"/>
              </w:rPr>
              <w:t>Pending</w:t>
            </w:r>
            <w:r w:rsidRPr="0098259C">
              <w:rPr>
                <w:color w:val="000000"/>
                <w:szCs w:val="20"/>
              </w:rPr>
              <w:t xml:space="preserve"> in order to stop the current asynchronous execution. The master calls this function if </w:t>
            </w:r>
            <w:r w:rsidR="000061EF" w:rsidRPr="0098259C">
              <w:rPr>
                <w:color w:val="000000"/>
                <w:szCs w:val="20"/>
              </w:rPr>
              <w:t xml:space="preserve">for example </w:t>
            </w:r>
            <w:r w:rsidRPr="0098259C">
              <w:rPr>
                <w:color w:val="000000"/>
                <w:szCs w:val="20"/>
              </w:rPr>
              <w:t>the co-simulation run is stopped by the user or one of the slaves. Afterwards it is only allowed to call</w:t>
            </w:r>
            <w:ins w:id="5379" w:author="Otter, Martin" w:date="2014-07-11T09:07:00Z">
              <w:r w:rsidR="009C1D52">
                <w:rPr>
                  <w:color w:val="000000"/>
                  <w:szCs w:val="20"/>
                </w:rPr>
                <w:t xml:space="preserve"> </w:t>
              </w:r>
            </w:ins>
            <w:del w:id="5380" w:author="Otter, Martin" w:date="2014-07-11T09:07:00Z">
              <w:r w:rsidRPr="0098259C" w:rsidDel="009C1D52">
                <w:rPr>
                  <w:color w:val="000000"/>
                  <w:szCs w:val="20"/>
                </w:rPr>
                <w:delText xml:space="preserve"> </w:delText>
              </w:r>
            </w:del>
            <w:del w:id="5381" w:author="Otter, Martin" w:date="2014-04-09T11:00:00Z">
              <w:r w:rsidR="004100A9" w:rsidDel="00140C25">
                <w:rPr>
                  <w:rStyle w:val="CODE"/>
                  <w:rFonts w:eastAsia="StarSymbol" w:cs="Courier New"/>
                  <w:color w:val="000000"/>
                </w:rPr>
                <w:delText>fmi</w:delText>
              </w:r>
            </w:del>
            <w:del w:id="5382" w:author="Otter, Martin" w:date="2014-07-11T09:07:00Z">
              <w:r w:rsidR="004100A9" w:rsidDel="009C1D52">
                <w:rPr>
                  <w:rStyle w:val="CODE"/>
                  <w:rFonts w:eastAsia="StarSymbol" w:cs="Courier New"/>
                  <w:color w:val="000000"/>
                </w:rPr>
                <w:delText>Terminate</w:delText>
              </w:r>
              <w:r w:rsidRPr="0098259C" w:rsidDel="009C1D52">
                <w:rPr>
                  <w:color w:val="000000"/>
                  <w:szCs w:val="20"/>
                </w:rPr>
                <w:delText>,</w:delText>
              </w:r>
              <w:r w:rsidRPr="0098259C" w:rsidDel="009C1D52">
                <w:rPr>
                  <w:rStyle w:val="CODE"/>
                  <w:rFonts w:eastAsia="StarSymbol" w:cs="Courier New"/>
                  <w:color w:val="000000"/>
                </w:rPr>
                <w:delText xml:space="preserve"> </w:delText>
              </w:r>
            </w:del>
            <w:del w:id="5383" w:author="Otter, Martin" w:date="2014-04-09T11:00:00Z">
              <w:r w:rsidRPr="0098259C" w:rsidDel="00140C25">
                <w:rPr>
                  <w:rStyle w:val="CODE"/>
                  <w:rFonts w:eastAsia="StarSymbol" w:cs="Courier New"/>
                  <w:color w:val="000000"/>
                </w:rPr>
                <w:delText>fmi</w:delText>
              </w:r>
            </w:del>
            <w:ins w:id="5384" w:author="Otter, Martin" w:date="2014-04-09T11:00:00Z">
              <w:r w:rsidR="00140C25">
                <w:rPr>
                  <w:rStyle w:val="CODE"/>
                  <w:rFonts w:eastAsia="StarSymbol" w:cs="Courier New"/>
                  <w:color w:val="000000"/>
                </w:rPr>
                <w:t>fmi2</w:t>
              </w:r>
            </w:ins>
            <w:r w:rsidRPr="0098259C">
              <w:rPr>
                <w:rStyle w:val="CODE"/>
                <w:rFonts w:eastAsia="StarSymbol"/>
                <w:color w:val="000000"/>
              </w:rPr>
              <w:t>Reset</w:t>
            </w:r>
            <w:del w:id="5385" w:author="Torsten Blochwitz" w:date="2014-03-27T09:14:00Z">
              <w:r w:rsidRPr="0098259C" w:rsidDel="00EC2CAB">
                <w:rPr>
                  <w:rStyle w:val="CODE"/>
                  <w:rFonts w:eastAsia="StarSymbol"/>
                  <w:color w:val="000000"/>
                </w:rPr>
                <w:delText>Slave</w:delText>
              </w:r>
            </w:del>
            <w:del w:id="5386" w:author="Otter, Martin" w:date="2014-07-11T09:07:00Z">
              <w:r w:rsidRPr="0098259C" w:rsidDel="009C1D52">
                <w:rPr>
                  <w:color w:val="000000"/>
                  <w:szCs w:val="20"/>
                </w:rPr>
                <w:delText xml:space="preserve">, </w:delText>
              </w:r>
            </w:del>
            <w:ins w:id="5387" w:author="Otter, Martin" w:date="2014-07-11T09:07:00Z">
              <w:r w:rsidR="009C1D52">
                <w:rPr>
                  <w:color w:val="000000"/>
                  <w:szCs w:val="20"/>
                </w:rPr>
                <w:t xml:space="preserve"> </w:t>
              </w:r>
            </w:ins>
            <w:r w:rsidRPr="0098259C">
              <w:rPr>
                <w:color w:val="000000"/>
                <w:szCs w:val="20"/>
              </w:rPr>
              <w:t>or</w:t>
            </w:r>
            <w:r w:rsidRPr="0098259C">
              <w:rPr>
                <w:rStyle w:val="CODE"/>
                <w:rFonts w:eastAsia="StarSymbol"/>
                <w:color w:val="000000"/>
              </w:rPr>
              <w:t xml:space="preserve"> </w:t>
            </w:r>
            <w:del w:id="5388" w:author="Otter, Martin" w:date="2014-04-09T11:00:00Z">
              <w:r w:rsidR="00542C2C" w:rsidDel="00140C25">
                <w:rPr>
                  <w:rStyle w:val="CODE"/>
                  <w:rFonts w:eastAsia="StarSymbol" w:cs="Courier New"/>
                  <w:color w:val="000000"/>
                </w:rPr>
                <w:delText>fmi</w:delText>
              </w:r>
            </w:del>
            <w:ins w:id="5389" w:author="Otter, Martin" w:date="2014-04-09T11:00:00Z">
              <w:r w:rsidR="00140C25">
                <w:rPr>
                  <w:rStyle w:val="CODE"/>
                  <w:rFonts w:eastAsia="StarSymbol" w:cs="Courier New"/>
                  <w:color w:val="000000"/>
                </w:rPr>
                <w:t>fmi2</w:t>
              </w:r>
            </w:ins>
            <w:r w:rsidR="00542C2C">
              <w:rPr>
                <w:rStyle w:val="CODE"/>
                <w:rFonts w:eastAsia="StarSymbol" w:cs="Courier New"/>
                <w:color w:val="000000"/>
              </w:rPr>
              <w:t>FreeInstance</w:t>
            </w:r>
            <w:r w:rsidRPr="0098259C">
              <w:rPr>
                <w:rStyle w:val="CODE"/>
                <w:rFonts w:eastAsia="StarSymbol"/>
                <w:color w:val="000000"/>
              </w:rPr>
              <w:t>.</w:t>
            </w:r>
          </w:p>
        </w:tc>
      </w:tr>
    </w:tbl>
    <w:p w14:paraId="293548A6" w14:textId="77777777" w:rsidR="00885BF4" w:rsidRPr="0098259C" w:rsidRDefault="00885BF4" w:rsidP="00885BF4"/>
    <w:p w14:paraId="7C30CC69" w14:textId="7777777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854655">
        <w:t>4.3.1</w:t>
      </w:r>
      <w:r w:rsidR="00D27119" w:rsidRPr="0098259C">
        <w:fldChar w:fldCharType="end"/>
      </w:r>
      <w:r w:rsidR="005D09CC" w:rsidRPr="0098259C">
        <w:t>)</w:t>
      </w:r>
    </w:p>
    <w:p w14:paraId="54BB6424" w14:textId="77777777" w:rsidR="0065491B" w:rsidRDefault="0065491B">
      <w:pPr>
        <w:spacing w:line="240" w:lineRule="auto"/>
        <w:rPr>
          <w:ins w:id="5390" w:author="Otter, Martin" w:date="2014-04-25T18:15:00Z"/>
          <w:b/>
          <w:iCs/>
          <w:spacing w:val="4"/>
        </w:rPr>
      </w:pPr>
      <w:bookmarkStart w:id="5391" w:name="_Toc247964773"/>
      <w:bookmarkStart w:id="5392" w:name="_Toc274647156"/>
      <w:bookmarkStart w:id="5393" w:name="_Ref369578323"/>
      <w:ins w:id="5394" w:author="Otter, Martin" w:date="2014-04-25T18:15:00Z">
        <w:r>
          <w:br w:type="page"/>
        </w:r>
      </w:ins>
    </w:p>
    <w:p w14:paraId="771EDC9D" w14:textId="222085D8" w:rsidR="00885BF4" w:rsidRPr="0098259C" w:rsidRDefault="00885BF4" w:rsidP="00885BF4">
      <w:pPr>
        <w:pStyle w:val="berschrift3"/>
        <w:spacing w:line="336" w:lineRule="auto"/>
        <w:jc w:val="both"/>
      </w:pPr>
      <w:bookmarkStart w:id="5395" w:name="_Toc393466424"/>
      <w:r w:rsidRPr="0098259C">
        <w:lastRenderedPageBreak/>
        <w:t>Retrieving Status Information</w:t>
      </w:r>
      <w:bookmarkEnd w:id="5391"/>
      <w:r w:rsidRPr="0098259C">
        <w:t xml:space="preserve"> from the Slave</w:t>
      </w:r>
      <w:bookmarkEnd w:id="5392"/>
      <w:bookmarkEnd w:id="5393"/>
      <w:bookmarkEnd w:id="5395"/>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4033438C" w:rsidR="00D27119" w:rsidRPr="0098259C" w:rsidRDefault="00885BF4" w:rsidP="0082183C">
            <w:pPr>
              <w:pStyle w:val="Textkrper-Tabelle"/>
              <w:tabs>
                <w:tab w:val="right" w:pos="3452"/>
                <w:tab w:val="left" w:pos="3487"/>
              </w:tabs>
              <w:autoSpaceDE w:val="0"/>
              <w:autoSpaceDN w:val="0"/>
              <w:adjustRightInd w:val="0"/>
              <w:rPr>
                <w:rStyle w:val="CODE"/>
                <w:rFonts w:eastAsia="StarSymbol"/>
                <w:color w:val="000000"/>
              </w:rPr>
            </w:pPr>
            <w:del w:id="5396" w:author="Otter, Martin" w:date="2014-04-09T11:00:00Z">
              <w:r w:rsidRPr="0098259C" w:rsidDel="00140C25">
                <w:rPr>
                  <w:rStyle w:val="CODE"/>
                  <w:rFonts w:eastAsia="StarSymbol"/>
                  <w:color w:val="000000"/>
                </w:rPr>
                <w:delText>fmi</w:delText>
              </w:r>
            </w:del>
            <w:ins w:id="5397"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398" w:author="Otter, Martin" w:date="2014-04-09T11:00:00Z">
              <w:r w:rsidRPr="0098259C" w:rsidDel="00140C25">
                <w:rPr>
                  <w:rStyle w:val="CODE"/>
                  <w:rFonts w:eastAsia="StarSymbol"/>
                  <w:color w:val="000000"/>
                </w:rPr>
                <w:delText>fmi</w:delText>
              </w:r>
            </w:del>
            <w:ins w:id="5399" w:author="Otter, Martin" w:date="2014-04-09T11:00:00Z">
              <w:r w:rsidR="00140C25">
                <w:rPr>
                  <w:rStyle w:val="CODE"/>
                  <w:rFonts w:eastAsia="StarSymbol"/>
                  <w:color w:val="000000"/>
                </w:rPr>
                <w:t>fmi2</w:t>
              </w:r>
            </w:ins>
            <w:r w:rsidRPr="0098259C">
              <w:rPr>
                <w:rStyle w:val="CODE"/>
                <w:rFonts w:eastAsia="StarSymbol"/>
                <w:color w:val="000000"/>
              </w:rPr>
              <w:t>GetStatus</w:t>
            </w:r>
            <w:r w:rsidR="00D27119" w:rsidRPr="0098259C">
              <w:rPr>
                <w:rStyle w:val="CODE"/>
                <w:rFonts w:eastAsia="StarSymbol"/>
                <w:color w:val="000000"/>
              </w:rPr>
              <w:t xml:space="preserve">       </w:t>
            </w:r>
            <w:r w:rsidRPr="0098259C">
              <w:rPr>
                <w:rStyle w:val="CODE"/>
                <w:rFonts w:eastAsia="StarSymbol"/>
                <w:color w:val="000000"/>
              </w:rPr>
              <w:t>(</w:t>
            </w:r>
            <w:del w:id="5400" w:author="Otter, Martin" w:date="2014-04-25T18:15:00Z">
              <w:r w:rsidRPr="0098259C" w:rsidDel="0065491B">
                <w:rPr>
                  <w:rStyle w:val="CODE"/>
                  <w:rFonts w:eastAsia="StarSymbol"/>
                  <w:color w:val="000000"/>
                </w:rPr>
                <w:tab/>
              </w:r>
            </w:del>
            <w:del w:id="5401" w:author="Otter, Martin" w:date="2014-04-09T11:00:00Z">
              <w:r w:rsidRPr="0098259C" w:rsidDel="00140C25">
                <w:rPr>
                  <w:rStyle w:val="CODE"/>
                  <w:rFonts w:eastAsia="StarSymbol"/>
                  <w:color w:val="000000"/>
                </w:rPr>
                <w:delText>fmi</w:delText>
              </w:r>
            </w:del>
            <w:ins w:id="5402" w:author="Otter, Martin" w:date="2014-04-09T11:00:00Z">
              <w:r w:rsidR="00140C25">
                <w:rPr>
                  <w:rStyle w:val="CODE"/>
                  <w:rFonts w:eastAsia="StarSymbol"/>
                  <w:color w:val="000000"/>
                </w:rPr>
                <w:t>fmi2</w:t>
              </w:r>
            </w:ins>
            <w:r w:rsidRPr="0098259C">
              <w:rPr>
                <w:rStyle w:val="CODE"/>
                <w:rFonts w:eastAsia="StarSymbol"/>
                <w:color w:val="000000"/>
              </w:rPr>
              <w:t>Component c,</w:t>
            </w:r>
            <w:del w:id="5403" w:author="Otter, Martin" w:date="2014-04-25T18:15:00Z">
              <w:r w:rsidRPr="0098259C" w:rsidDel="0065491B">
                <w:rPr>
                  <w:rStyle w:val="CODE"/>
                  <w:rFonts w:eastAsia="StarSymbol"/>
                  <w:color w:val="000000"/>
                </w:rPr>
                <w:delText xml:space="preserve"> </w:delText>
              </w:r>
            </w:del>
            <w:ins w:id="5404" w:author="Otter, Martin" w:date="2014-04-25T18:15:00Z">
              <w:r w:rsidR="0065491B">
                <w:rPr>
                  <w:rStyle w:val="CODE"/>
                  <w:rFonts w:eastAsia="StarSymbol"/>
                  <w:color w:val="000000"/>
                </w:rPr>
                <w:t xml:space="preserve"> </w:t>
              </w:r>
            </w:ins>
            <w:r w:rsidRPr="0098259C">
              <w:rPr>
                <w:rStyle w:val="CODE"/>
                <w:rFonts w:eastAsia="StarSymbol"/>
                <w:b/>
                <w:color w:val="000000"/>
              </w:rPr>
              <w:t>const</w:t>
            </w:r>
            <w:r w:rsidRPr="0098259C">
              <w:rPr>
                <w:rStyle w:val="CODE"/>
                <w:rFonts w:eastAsia="StarSymbol"/>
                <w:color w:val="000000"/>
              </w:rPr>
              <w:t xml:space="preserve"> </w:t>
            </w:r>
            <w:del w:id="5405" w:author="Otter, Martin" w:date="2014-04-09T11:00:00Z">
              <w:r w:rsidRPr="0098259C" w:rsidDel="00140C25">
                <w:rPr>
                  <w:rStyle w:val="CODE"/>
                  <w:rFonts w:eastAsia="StarSymbol"/>
                  <w:color w:val="000000"/>
                </w:rPr>
                <w:delText>fmi</w:delText>
              </w:r>
            </w:del>
            <w:ins w:id="5406" w:author="Otter, Martin" w:date="2014-04-09T11:00:00Z">
              <w:r w:rsidR="00140C25">
                <w:rPr>
                  <w:rStyle w:val="CODE"/>
                  <w:rFonts w:eastAsia="StarSymbol"/>
                  <w:color w:val="000000"/>
                </w:rPr>
                <w:t>fmi2</w:t>
              </w:r>
            </w:ins>
            <w:r w:rsidRPr="0098259C">
              <w:rPr>
                <w:rStyle w:val="CODE"/>
                <w:rFonts w:eastAsia="StarSymbol"/>
                <w:color w:val="000000"/>
              </w:rPr>
              <w:t>StatusKind s,</w:t>
            </w:r>
          </w:p>
          <w:p w14:paraId="4147FC27" w14:textId="64C1881F"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ins w:id="5407" w:author="Otter, Martin" w:date="2014-04-25T18:15:00Z">
              <w:r w:rsidR="0065491B">
                <w:rPr>
                  <w:rStyle w:val="CODE"/>
                  <w:rFonts w:eastAsia="StarSymbol"/>
                  <w:color w:val="000000"/>
                </w:rPr>
                <w:t xml:space="preserve">  </w:t>
              </w:r>
            </w:ins>
            <w:del w:id="5408" w:author="Otter, Martin" w:date="2014-04-09T11:00:00Z">
              <w:r w:rsidR="00885BF4" w:rsidRPr="0098259C" w:rsidDel="00140C25">
                <w:rPr>
                  <w:rStyle w:val="CODE"/>
                  <w:rFonts w:eastAsia="StarSymbol"/>
                  <w:color w:val="000000"/>
                </w:rPr>
                <w:delText>fmi</w:delText>
              </w:r>
            </w:del>
            <w:ins w:id="5409" w:author="Otter, Martin" w:date="2014-04-09T11:00:00Z">
              <w:r w:rsidR="00140C25">
                <w:rPr>
                  <w:rStyle w:val="CODE"/>
                  <w:rFonts w:eastAsia="StarSymbol"/>
                  <w:color w:val="000000"/>
                </w:rPr>
                <w:t>fmi2</w:t>
              </w:r>
            </w:ins>
            <w:r w:rsidR="00885BF4" w:rsidRPr="0098259C">
              <w:rPr>
                <w:rStyle w:val="CODE"/>
                <w:rFonts w:eastAsia="StarSymbol"/>
                <w:color w:val="000000"/>
              </w:rPr>
              <w:t>Status*</w:t>
            </w:r>
            <w:del w:id="5410" w:author="Otter, Martin" w:date="2014-04-25T18:15:00Z">
              <w:r w:rsidR="00885BF4" w:rsidRPr="0098259C" w:rsidDel="0065491B">
                <w:rPr>
                  <w:rStyle w:val="CODE"/>
                  <w:rFonts w:eastAsia="StarSymbol"/>
                  <w:color w:val="000000"/>
                </w:rPr>
                <w:delText xml:space="preserve"> </w:delText>
              </w:r>
            </w:del>
            <w:ins w:id="5411" w:author="Otter, Martin" w:date="2014-04-25T18:15:00Z">
              <w:r w:rsidR="0065491B">
                <w:rPr>
                  <w:rStyle w:val="CODE"/>
                  <w:rFonts w:eastAsia="StarSymbol"/>
                  <w:color w:val="000000"/>
                </w:rPr>
                <w:t xml:space="preserve"> </w:t>
              </w:r>
            </w:ins>
            <w:r w:rsidR="00885BF4" w:rsidRPr="0098259C">
              <w:rPr>
                <w:rStyle w:val="CODE"/>
                <w:rFonts w:eastAsia="StarSymbol"/>
                <w:color w:val="000000"/>
              </w:rPr>
              <w:t>value);</w:t>
            </w:r>
          </w:p>
          <w:p w14:paraId="01A13B50" w14:textId="6F8FF03D" w:rsidR="00885BF4" w:rsidRPr="0098259C" w:rsidRDefault="00885BF4" w:rsidP="0082183C">
            <w:pPr>
              <w:pStyle w:val="Textkrper-Tabelle"/>
              <w:tabs>
                <w:tab w:val="right" w:pos="3452"/>
                <w:tab w:val="left" w:pos="3487"/>
              </w:tabs>
              <w:autoSpaceDE w:val="0"/>
              <w:autoSpaceDN w:val="0"/>
              <w:adjustRightInd w:val="0"/>
              <w:rPr>
                <w:rStyle w:val="CODE"/>
                <w:rFonts w:eastAsia="StarSymbol" w:cs="Courier New"/>
                <w:color w:val="000000"/>
              </w:rPr>
            </w:pPr>
            <w:del w:id="5412" w:author="Otter, Martin" w:date="2014-04-09T11:00:00Z">
              <w:r w:rsidRPr="0098259C" w:rsidDel="00140C25">
                <w:rPr>
                  <w:rStyle w:val="CODE"/>
                  <w:rFonts w:eastAsia="StarSymbol"/>
                  <w:color w:val="000000"/>
                </w:rPr>
                <w:delText>fmi</w:delText>
              </w:r>
            </w:del>
            <w:ins w:id="5413"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414" w:author="Otter, Martin" w:date="2014-04-09T11:00:00Z">
              <w:r w:rsidRPr="0098259C" w:rsidDel="00140C25">
                <w:rPr>
                  <w:rStyle w:val="CODE"/>
                  <w:rFonts w:eastAsia="StarSymbol"/>
                  <w:color w:val="000000"/>
                </w:rPr>
                <w:delText>fmi</w:delText>
              </w:r>
            </w:del>
            <w:ins w:id="5415" w:author="Otter, Martin" w:date="2014-04-09T11:00:00Z">
              <w:r w:rsidR="00140C25">
                <w:rPr>
                  <w:rStyle w:val="CODE"/>
                  <w:rFonts w:eastAsia="StarSymbol"/>
                  <w:color w:val="000000"/>
                </w:rPr>
                <w:t>fmi2</w:t>
              </w:r>
            </w:ins>
            <w:r w:rsidRPr="0098259C">
              <w:rPr>
                <w:rStyle w:val="CODE"/>
                <w:rFonts w:eastAsia="StarSymbol"/>
                <w:color w:val="000000"/>
              </w:rPr>
              <w:t>GetRealStatus</w:t>
            </w:r>
            <w:r w:rsidR="00D27119" w:rsidRPr="0098259C">
              <w:rPr>
                <w:rStyle w:val="CODE"/>
                <w:rFonts w:eastAsia="StarSymbol"/>
                <w:color w:val="000000"/>
              </w:rPr>
              <w:t xml:space="preserve">   </w:t>
            </w:r>
            <w:r w:rsidRPr="0098259C">
              <w:rPr>
                <w:rStyle w:val="CODE"/>
                <w:rFonts w:eastAsia="StarSymbol"/>
                <w:color w:val="000000"/>
              </w:rPr>
              <w:t>(</w:t>
            </w:r>
            <w:del w:id="5416" w:author="Otter, Martin" w:date="2014-04-25T18:15:00Z">
              <w:r w:rsidRPr="0098259C" w:rsidDel="0065491B">
                <w:rPr>
                  <w:rStyle w:val="CODE"/>
                  <w:rFonts w:eastAsia="StarSymbol"/>
                  <w:color w:val="000000"/>
                </w:rPr>
                <w:tab/>
              </w:r>
            </w:del>
            <w:del w:id="5417" w:author="Otter, Martin" w:date="2014-04-09T11:00:00Z">
              <w:r w:rsidRPr="0098259C" w:rsidDel="00140C25">
                <w:rPr>
                  <w:rStyle w:val="CODE"/>
                  <w:rFonts w:eastAsia="StarSymbol"/>
                  <w:color w:val="000000"/>
                </w:rPr>
                <w:delText>fmi</w:delText>
              </w:r>
            </w:del>
            <w:ins w:id="5418" w:author="Otter, Martin" w:date="2014-04-09T11:00:00Z">
              <w:r w:rsidR="00140C25">
                <w:rPr>
                  <w:rStyle w:val="CODE"/>
                  <w:rFonts w:eastAsia="StarSymbol"/>
                  <w:color w:val="000000"/>
                </w:rPr>
                <w:t>fmi2</w:t>
              </w:r>
            </w:ins>
            <w:r w:rsidRPr="0098259C">
              <w:rPr>
                <w:rStyle w:val="CODE"/>
                <w:rFonts w:eastAsia="StarSymbol"/>
                <w:color w:val="000000"/>
              </w:rPr>
              <w:t xml:space="preserve">Component c, </w:t>
            </w:r>
            <w:r w:rsidRPr="0098259C">
              <w:rPr>
                <w:rStyle w:val="CODE"/>
                <w:rFonts w:eastAsia="StarSymbol"/>
                <w:b/>
                <w:color w:val="000000"/>
              </w:rPr>
              <w:t>const</w:t>
            </w:r>
            <w:r w:rsidRPr="0098259C">
              <w:rPr>
                <w:rStyle w:val="CODE"/>
                <w:rFonts w:eastAsia="StarSymbol"/>
                <w:color w:val="000000"/>
              </w:rPr>
              <w:t xml:space="preserve"> </w:t>
            </w:r>
            <w:del w:id="5419" w:author="Otter, Martin" w:date="2014-04-09T11:00:00Z">
              <w:r w:rsidRPr="0098259C" w:rsidDel="00140C25">
                <w:rPr>
                  <w:rStyle w:val="CODE"/>
                  <w:rFonts w:eastAsia="StarSymbol"/>
                  <w:color w:val="000000"/>
                </w:rPr>
                <w:delText>fmi</w:delText>
              </w:r>
            </w:del>
            <w:ins w:id="5420" w:author="Otter, Martin" w:date="2014-04-09T11:00:00Z">
              <w:r w:rsidR="00140C25">
                <w:rPr>
                  <w:rStyle w:val="CODE"/>
                  <w:rFonts w:eastAsia="StarSymbol"/>
                  <w:color w:val="000000"/>
                </w:rPr>
                <w:t>fmi2</w:t>
              </w:r>
            </w:ins>
            <w:r w:rsidRPr="0098259C">
              <w:rPr>
                <w:rStyle w:val="CODE"/>
                <w:rFonts w:eastAsia="StarSymbol"/>
                <w:color w:val="000000"/>
              </w:rPr>
              <w:t>StatusKind s,</w:t>
            </w:r>
            <w:r w:rsidRPr="0098259C">
              <w:rPr>
                <w:rStyle w:val="CODE"/>
                <w:rFonts w:eastAsia="StarSymbol"/>
                <w:b/>
                <w:color w:val="000000"/>
              </w:rPr>
              <w:t xml:space="preserve"> </w:t>
            </w:r>
            <w:r w:rsidRPr="0098259C">
              <w:rPr>
                <w:rStyle w:val="CODE"/>
                <w:rFonts w:eastAsia="StarSymbol"/>
                <w:b/>
                <w:color w:val="000000"/>
              </w:rPr>
              <w:br/>
            </w:r>
            <w:ins w:id="5421" w:author="Otter, Martin" w:date="2014-04-25T18:15:00Z">
              <w:r w:rsidR="0065491B">
                <w:rPr>
                  <w:rStyle w:val="CODE"/>
                  <w:rFonts w:eastAsia="StarSymbol"/>
                  <w:b/>
                  <w:color w:val="000000"/>
                </w:rPr>
                <w:t xml:space="preserve">  </w:t>
              </w:r>
            </w:ins>
            <w:r w:rsidR="00D27119" w:rsidRPr="0098259C">
              <w:rPr>
                <w:rStyle w:val="CODE"/>
                <w:rFonts w:eastAsia="StarSymbol"/>
                <w:b/>
                <w:color w:val="000000"/>
              </w:rPr>
              <w:t xml:space="preserve">                              </w:t>
            </w:r>
            <w:del w:id="5422" w:author="Otter, Martin" w:date="2014-04-09T11:00:00Z">
              <w:r w:rsidRPr="0098259C" w:rsidDel="00140C25">
                <w:rPr>
                  <w:rStyle w:val="CODE"/>
                  <w:rFonts w:eastAsia="StarSymbol"/>
                  <w:color w:val="000000"/>
                </w:rPr>
                <w:delText>fmi</w:delText>
              </w:r>
            </w:del>
            <w:ins w:id="5423" w:author="Otter, Martin" w:date="2014-04-09T11:00:00Z">
              <w:r w:rsidR="00140C25">
                <w:rPr>
                  <w:rStyle w:val="CODE"/>
                  <w:rFonts w:eastAsia="StarSymbol"/>
                  <w:color w:val="000000"/>
                </w:rPr>
                <w:t>fmi2</w:t>
              </w:r>
            </w:ins>
            <w:r w:rsidRPr="0098259C">
              <w:rPr>
                <w:rStyle w:val="CODE"/>
                <w:rFonts w:eastAsia="StarSymbol"/>
                <w:color w:val="000000"/>
              </w:rPr>
              <w:t>Real* value);</w:t>
            </w:r>
          </w:p>
          <w:p w14:paraId="216D290E" w14:textId="00005258" w:rsidR="00885BF4" w:rsidRPr="0098259C" w:rsidRDefault="00885BF4" w:rsidP="0082183C">
            <w:pPr>
              <w:pStyle w:val="Textkrper-Tabelle"/>
              <w:tabs>
                <w:tab w:val="right" w:pos="3452"/>
                <w:tab w:val="left" w:pos="3487"/>
              </w:tabs>
              <w:autoSpaceDE w:val="0"/>
              <w:autoSpaceDN w:val="0"/>
              <w:adjustRightInd w:val="0"/>
              <w:rPr>
                <w:rStyle w:val="CODE"/>
                <w:rFonts w:eastAsia="StarSymbol" w:cs="Courier New"/>
                <w:color w:val="000000"/>
              </w:rPr>
            </w:pPr>
            <w:del w:id="5424" w:author="Otter, Martin" w:date="2014-04-09T11:00:00Z">
              <w:r w:rsidRPr="0098259C" w:rsidDel="00140C25">
                <w:rPr>
                  <w:rStyle w:val="CODE"/>
                  <w:rFonts w:eastAsia="StarSymbol"/>
                  <w:color w:val="000000"/>
                </w:rPr>
                <w:delText>fmi</w:delText>
              </w:r>
            </w:del>
            <w:ins w:id="5425" w:author="Otter, Martin" w:date="2014-04-09T11:00:00Z">
              <w:r w:rsidR="00140C25">
                <w:rPr>
                  <w:rStyle w:val="CODE"/>
                  <w:rFonts w:eastAsia="StarSymbol"/>
                  <w:color w:val="000000"/>
                </w:rPr>
                <w:t>fmi2</w:t>
              </w:r>
            </w:ins>
            <w:r w:rsidRPr="0098259C">
              <w:rPr>
                <w:rStyle w:val="CODE"/>
                <w:rFonts w:eastAsia="StarSymbol"/>
                <w:color w:val="000000"/>
              </w:rPr>
              <w:t>Status</w:t>
            </w:r>
            <w:r w:rsidRPr="0098259C">
              <w:rPr>
                <w:rStyle w:val="CODE"/>
                <w:rFonts w:eastAsia="StarSymbol" w:cs="Courier New"/>
                <w:color w:val="000000"/>
              </w:rPr>
              <w:t xml:space="preserve"> </w:t>
            </w:r>
            <w:r w:rsidRPr="0098259C">
              <w:rPr>
                <w:rStyle w:val="CODE"/>
                <w:rFonts w:eastAsia="StarSymbol" w:cs="Courier New"/>
                <w:color w:val="000000"/>
              </w:rPr>
              <w:tab/>
            </w:r>
            <w:del w:id="5426" w:author="Otter, Martin" w:date="2014-04-09T11:00:00Z">
              <w:r w:rsidRPr="0098259C" w:rsidDel="00140C25">
                <w:rPr>
                  <w:rStyle w:val="CODE"/>
                  <w:rFonts w:eastAsia="StarSymbol" w:cs="Courier New"/>
                  <w:color w:val="000000"/>
                </w:rPr>
                <w:delText>fmi</w:delText>
              </w:r>
            </w:del>
            <w:ins w:id="5427" w:author="Otter, Martin" w:date="2014-04-09T11:00:00Z">
              <w:r w:rsidR="00140C25">
                <w:rPr>
                  <w:rStyle w:val="CODE"/>
                  <w:rFonts w:eastAsia="StarSymbol" w:cs="Courier New"/>
                  <w:color w:val="000000"/>
                </w:rPr>
                <w:t>fmi2</w:t>
              </w:r>
            </w:ins>
            <w:r w:rsidRPr="0098259C">
              <w:rPr>
                <w:rStyle w:val="CODE"/>
                <w:rFonts w:eastAsia="StarSymbol"/>
                <w:color w:val="000000"/>
              </w:rPr>
              <w:t>G</w:t>
            </w:r>
            <w:r w:rsidRPr="0098259C">
              <w:rPr>
                <w:rStyle w:val="CODE"/>
                <w:rFonts w:eastAsia="StarSymbol" w:cs="Courier New"/>
                <w:color w:val="000000"/>
              </w:rPr>
              <w:t>etIntegerStatus(</w:t>
            </w:r>
            <w:del w:id="5428" w:author="Otter, Martin" w:date="2014-04-09T11:00:00Z">
              <w:r w:rsidRPr="0098259C" w:rsidDel="00140C25">
                <w:rPr>
                  <w:rStyle w:val="CODE"/>
                  <w:rFonts w:eastAsia="StarSymbol"/>
                  <w:color w:val="000000"/>
                </w:rPr>
                <w:delText>fmi</w:delText>
              </w:r>
            </w:del>
            <w:ins w:id="5429" w:author="Otter, Martin" w:date="2014-04-09T11:00:00Z">
              <w:r w:rsidR="00140C25">
                <w:rPr>
                  <w:rStyle w:val="CODE"/>
                  <w:rFonts w:eastAsia="StarSymbol"/>
                  <w:color w:val="000000"/>
                </w:rPr>
                <w:t>fmi2</w:t>
              </w:r>
            </w:ins>
            <w:r w:rsidRPr="0098259C">
              <w:rPr>
                <w:rStyle w:val="CODE"/>
                <w:rFonts w:eastAsia="StarSymbol"/>
                <w:color w:val="000000"/>
              </w:rPr>
              <w:t>Component c</w:t>
            </w:r>
            <w:r w:rsidRPr="0098259C">
              <w:rPr>
                <w:rStyle w:val="CODE"/>
                <w:rFonts w:eastAsia="StarSymbol" w:cs="Courier New"/>
                <w:color w:val="000000"/>
              </w:rPr>
              <w:t xml:space="preserve">, </w:t>
            </w:r>
            <w:r w:rsidRPr="0098259C">
              <w:rPr>
                <w:rStyle w:val="CODE"/>
                <w:rFonts w:eastAsia="StarSymbol"/>
                <w:b/>
                <w:color w:val="000000"/>
              </w:rPr>
              <w:t>const</w:t>
            </w:r>
            <w:r w:rsidRPr="0098259C">
              <w:rPr>
                <w:rStyle w:val="CODE"/>
                <w:rFonts w:eastAsia="StarSymbol"/>
                <w:color w:val="000000"/>
              </w:rPr>
              <w:t xml:space="preserve"> </w:t>
            </w:r>
            <w:del w:id="5430" w:author="Otter, Martin" w:date="2014-04-09T11:00:00Z">
              <w:r w:rsidRPr="0098259C" w:rsidDel="00140C25">
                <w:rPr>
                  <w:rStyle w:val="CODE"/>
                  <w:rFonts w:eastAsia="StarSymbol"/>
                  <w:color w:val="000000"/>
                </w:rPr>
                <w:delText>fmi</w:delText>
              </w:r>
            </w:del>
            <w:ins w:id="5431" w:author="Otter, Martin" w:date="2014-04-09T11:00:00Z">
              <w:r w:rsidR="00140C25">
                <w:rPr>
                  <w:rStyle w:val="CODE"/>
                  <w:rFonts w:eastAsia="StarSymbol"/>
                  <w:color w:val="000000"/>
                </w:rPr>
                <w:t>fmi2</w:t>
              </w:r>
            </w:ins>
            <w:r w:rsidRPr="0098259C">
              <w:rPr>
                <w:rStyle w:val="CODE"/>
                <w:rFonts w:eastAsia="StarSymbol"/>
                <w:color w:val="000000"/>
              </w:rPr>
              <w:t>StatusKind s,</w:t>
            </w:r>
            <w:r w:rsidRPr="0098259C">
              <w:rPr>
                <w:rStyle w:val="CODE"/>
                <w:rFonts w:eastAsia="StarSymbol"/>
                <w:color w:val="000000"/>
              </w:rPr>
              <w:br/>
            </w:r>
            <w:ins w:id="5432" w:author="Otter, Martin" w:date="2014-04-25T18:15:00Z">
              <w:r w:rsidR="0065491B">
                <w:rPr>
                  <w:rStyle w:val="CODE"/>
                  <w:rFonts w:eastAsia="StarSymbol"/>
                  <w:color w:val="000000"/>
                </w:rPr>
                <w:t xml:space="preserve">  </w:t>
              </w:r>
            </w:ins>
            <w:r w:rsidR="00D27119" w:rsidRPr="0098259C">
              <w:rPr>
                <w:rStyle w:val="CODE"/>
                <w:rFonts w:eastAsia="StarSymbol"/>
                <w:color w:val="000000"/>
              </w:rPr>
              <w:t xml:space="preserve">                              </w:t>
            </w:r>
            <w:del w:id="5433" w:author="Otter, Martin" w:date="2014-04-09T11:00:00Z">
              <w:r w:rsidRPr="0098259C" w:rsidDel="00140C25">
                <w:rPr>
                  <w:rStyle w:val="CODE"/>
                  <w:rFonts w:eastAsia="StarSymbol" w:cs="Courier New"/>
                  <w:color w:val="000000"/>
                </w:rPr>
                <w:delText>fmi</w:delText>
              </w:r>
            </w:del>
            <w:ins w:id="5434" w:author="Otter, Martin" w:date="2014-04-09T11:00:00Z">
              <w:r w:rsidR="00140C25">
                <w:rPr>
                  <w:rStyle w:val="CODE"/>
                  <w:rFonts w:eastAsia="StarSymbol" w:cs="Courier New"/>
                  <w:color w:val="000000"/>
                </w:rPr>
                <w:t>fmi2</w:t>
              </w:r>
            </w:ins>
            <w:r w:rsidRPr="0098259C">
              <w:rPr>
                <w:rStyle w:val="CODE"/>
                <w:rFonts w:eastAsia="StarSymbol" w:cs="Courier New"/>
                <w:color w:val="000000"/>
              </w:rPr>
              <w:t>Integer* value);</w:t>
            </w:r>
          </w:p>
          <w:p w14:paraId="73CCD261" w14:textId="355547D9" w:rsidR="00885BF4" w:rsidRPr="0098259C" w:rsidRDefault="00885BF4" w:rsidP="0082183C">
            <w:pPr>
              <w:pStyle w:val="Textkrper-Tabelle"/>
              <w:tabs>
                <w:tab w:val="right" w:pos="3452"/>
                <w:tab w:val="left" w:pos="3487"/>
              </w:tabs>
              <w:autoSpaceDE w:val="0"/>
              <w:autoSpaceDN w:val="0"/>
              <w:adjustRightInd w:val="0"/>
              <w:rPr>
                <w:rStyle w:val="CODE"/>
                <w:rFonts w:eastAsia="StarSymbol" w:cs="Courier New"/>
                <w:color w:val="000000"/>
              </w:rPr>
            </w:pPr>
            <w:del w:id="5435" w:author="Otter, Martin" w:date="2014-04-09T11:00:00Z">
              <w:r w:rsidRPr="0098259C" w:rsidDel="00140C25">
                <w:rPr>
                  <w:rStyle w:val="CODE"/>
                  <w:rFonts w:eastAsia="StarSymbol"/>
                  <w:color w:val="000000"/>
                </w:rPr>
                <w:delText>fmi</w:delText>
              </w:r>
            </w:del>
            <w:ins w:id="5436"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437" w:author="Otter, Martin" w:date="2014-04-09T11:00:00Z">
              <w:r w:rsidRPr="0098259C" w:rsidDel="00140C25">
                <w:rPr>
                  <w:rStyle w:val="CODE"/>
                  <w:rFonts w:eastAsia="StarSymbol" w:cs="Courier New"/>
                  <w:color w:val="000000"/>
                </w:rPr>
                <w:delText>fmi</w:delText>
              </w:r>
            </w:del>
            <w:ins w:id="5438" w:author="Otter, Martin" w:date="2014-04-09T11:00:00Z">
              <w:r w:rsidR="00140C25">
                <w:rPr>
                  <w:rStyle w:val="CODE"/>
                  <w:rFonts w:eastAsia="StarSymbol" w:cs="Courier New"/>
                  <w:color w:val="000000"/>
                </w:rPr>
                <w:t>fmi2</w:t>
              </w:r>
            </w:ins>
            <w:r w:rsidRPr="0098259C">
              <w:rPr>
                <w:rStyle w:val="CODE"/>
                <w:rFonts w:eastAsia="StarSymbol"/>
                <w:color w:val="000000"/>
              </w:rPr>
              <w:t>G</w:t>
            </w:r>
            <w:r w:rsidRPr="0098259C">
              <w:rPr>
                <w:rStyle w:val="CODE"/>
                <w:rFonts w:eastAsia="StarSymbol" w:cs="Courier New"/>
                <w:color w:val="000000"/>
              </w:rPr>
              <w:t>etBooleanStatus(</w:t>
            </w:r>
            <w:del w:id="5439" w:author="Otter, Martin" w:date="2014-04-25T18:15:00Z">
              <w:r w:rsidRPr="0098259C" w:rsidDel="0065491B">
                <w:rPr>
                  <w:rStyle w:val="CODE"/>
                  <w:rFonts w:eastAsia="StarSymbol" w:cs="Courier New"/>
                  <w:color w:val="000000"/>
                </w:rPr>
                <w:tab/>
              </w:r>
            </w:del>
            <w:del w:id="5440" w:author="Otter, Martin" w:date="2014-04-09T11:00:00Z">
              <w:r w:rsidRPr="0098259C" w:rsidDel="00140C25">
                <w:rPr>
                  <w:rStyle w:val="CODE"/>
                  <w:rFonts w:eastAsia="StarSymbol"/>
                  <w:color w:val="000000"/>
                </w:rPr>
                <w:delText>fmi</w:delText>
              </w:r>
            </w:del>
            <w:ins w:id="5441" w:author="Otter, Martin" w:date="2014-04-09T11:00:00Z">
              <w:r w:rsidR="00140C25">
                <w:rPr>
                  <w:rStyle w:val="CODE"/>
                  <w:rFonts w:eastAsia="StarSymbol"/>
                  <w:color w:val="000000"/>
                </w:rPr>
                <w:t>fmi2</w:t>
              </w:r>
            </w:ins>
            <w:r w:rsidRPr="0098259C">
              <w:rPr>
                <w:rStyle w:val="CODE"/>
                <w:rFonts w:eastAsia="StarSymbol"/>
                <w:color w:val="000000"/>
              </w:rPr>
              <w:t>Component c</w:t>
            </w:r>
            <w:r w:rsidRPr="0098259C">
              <w:rPr>
                <w:rStyle w:val="CODE"/>
                <w:rFonts w:eastAsia="StarSymbol" w:cs="Courier New"/>
                <w:color w:val="000000"/>
              </w:rPr>
              <w:t xml:space="preserve">, </w:t>
            </w:r>
            <w:r w:rsidRPr="0098259C">
              <w:rPr>
                <w:rStyle w:val="CODE"/>
                <w:rFonts w:eastAsia="StarSymbol"/>
                <w:b/>
                <w:color w:val="000000"/>
              </w:rPr>
              <w:t>const</w:t>
            </w:r>
            <w:r w:rsidRPr="0098259C">
              <w:rPr>
                <w:rStyle w:val="CODE"/>
                <w:rFonts w:eastAsia="StarSymbol"/>
                <w:color w:val="000000"/>
              </w:rPr>
              <w:t xml:space="preserve"> </w:t>
            </w:r>
            <w:del w:id="5442" w:author="Otter, Martin" w:date="2014-04-09T11:00:00Z">
              <w:r w:rsidRPr="0098259C" w:rsidDel="00140C25">
                <w:rPr>
                  <w:rStyle w:val="CODE"/>
                  <w:rFonts w:eastAsia="StarSymbol"/>
                  <w:color w:val="000000"/>
                </w:rPr>
                <w:delText>fmi</w:delText>
              </w:r>
            </w:del>
            <w:ins w:id="5443" w:author="Otter, Martin" w:date="2014-04-09T11:00:00Z">
              <w:r w:rsidR="00140C25">
                <w:rPr>
                  <w:rStyle w:val="CODE"/>
                  <w:rFonts w:eastAsia="StarSymbol"/>
                  <w:color w:val="000000"/>
                </w:rPr>
                <w:t>fmi2</w:t>
              </w:r>
            </w:ins>
            <w:r w:rsidRPr="0098259C">
              <w:rPr>
                <w:rStyle w:val="CODE"/>
                <w:rFonts w:eastAsia="StarSymbol"/>
                <w:color w:val="000000"/>
              </w:rPr>
              <w:t>StatusKind s,</w:t>
            </w:r>
            <w:r w:rsidRPr="0098259C">
              <w:rPr>
                <w:rStyle w:val="CODE"/>
                <w:rFonts w:eastAsia="StarSymbol"/>
                <w:color w:val="000000"/>
              </w:rPr>
              <w:br/>
            </w:r>
            <w:ins w:id="5444" w:author="Otter, Martin" w:date="2014-04-25T18:15:00Z">
              <w:r w:rsidR="0065491B">
                <w:rPr>
                  <w:rStyle w:val="CODE"/>
                  <w:rFonts w:eastAsia="StarSymbol"/>
                  <w:color w:val="000000"/>
                </w:rPr>
                <w:t xml:space="preserve">  </w:t>
              </w:r>
            </w:ins>
            <w:r w:rsidR="00D27119" w:rsidRPr="0098259C">
              <w:rPr>
                <w:rStyle w:val="CODE"/>
                <w:rFonts w:eastAsia="StarSymbol"/>
                <w:color w:val="000000"/>
              </w:rPr>
              <w:t xml:space="preserve">                              </w:t>
            </w:r>
            <w:del w:id="5445" w:author="Otter, Martin" w:date="2014-04-09T11:00:00Z">
              <w:r w:rsidRPr="0098259C" w:rsidDel="00140C25">
                <w:rPr>
                  <w:rStyle w:val="CODE"/>
                  <w:rFonts w:eastAsia="StarSymbol" w:cs="Courier New"/>
                  <w:color w:val="000000"/>
                </w:rPr>
                <w:delText>fmi</w:delText>
              </w:r>
            </w:del>
            <w:ins w:id="5446" w:author="Otter, Martin" w:date="2014-04-09T11:00:00Z">
              <w:r w:rsidR="00140C25">
                <w:rPr>
                  <w:rStyle w:val="CODE"/>
                  <w:rFonts w:eastAsia="StarSymbol" w:cs="Courier New"/>
                  <w:color w:val="000000"/>
                </w:rPr>
                <w:t>fmi2</w:t>
              </w:r>
            </w:ins>
            <w:r w:rsidRPr="0098259C">
              <w:rPr>
                <w:rStyle w:val="CODE"/>
                <w:rFonts w:eastAsia="StarSymbol" w:cs="Courier New"/>
                <w:color w:val="000000"/>
              </w:rPr>
              <w:t>Boolean* value);</w:t>
            </w:r>
          </w:p>
          <w:p w14:paraId="13AFC5D8" w14:textId="03C4CADE" w:rsidR="00885BF4" w:rsidRPr="0098259C" w:rsidRDefault="00885BF4">
            <w:pPr>
              <w:pStyle w:val="Textkrper-Tabelle"/>
              <w:tabs>
                <w:tab w:val="right" w:pos="3452"/>
                <w:tab w:val="left" w:pos="3487"/>
              </w:tabs>
              <w:autoSpaceDE w:val="0"/>
              <w:autoSpaceDN w:val="0"/>
              <w:adjustRightInd w:val="0"/>
              <w:rPr>
                <w:rFonts w:ascii="Courier New" w:hAnsi="Courier New" w:cs="Courier New"/>
                <w:color w:val="000000"/>
                <w:sz w:val="19"/>
              </w:rPr>
            </w:pPr>
            <w:del w:id="5447" w:author="Otter, Martin" w:date="2014-04-09T11:00:00Z">
              <w:r w:rsidRPr="0098259C" w:rsidDel="00140C25">
                <w:rPr>
                  <w:rStyle w:val="CODE"/>
                  <w:rFonts w:eastAsia="StarSymbol"/>
                  <w:color w:val="000000"/>
                </w:rPr>
                <w:delText>fmi</w:delText>
              </w:r>
            </w:del>
            <w:ins w:id="5448" w:author="Otter, Martin" w:date="2014-04-09T11:00:00Z">
              <w:r w:rsidR="00140C25">
                <w:rPr>
                  <w:rStyle w:val="CODE"/>
                  <w:rFonts w:eastAsia="StarSymbol"/>
                  <w:color w:val="000000"/>
                </w:rPr>
                <w:t>fmi2</w:t>
              </w:r>
            </w:ins>
            <w:r w:rsidRPr="0098259C">
              <w:rPr>
                <w:rStyle w:val="CODE"/>
                <w:rFonts w:eastAsia="StarSymbol"/>
                <w:color w:val="000000"/>
              </w:rPr>
              <w:t xml:space="preserve">Status </w:t>
            </w:r>
            <w:del w:id="5449" w:author="Otter, Martin" w:date="2014-04-09T11:00:00Z">
              <w:r w:rsidRPr="0098259C" w:rsidDel="00140C25">
                <w:rPr>
                  <w:rStyle w:val="CODE"/>
                  <w:rFonts w:eastAsia="StarSymbol"/>
                  <w:color w:val="000000"/>
                </w:rPr>
                <w:delText>fmi</w:delText>
              </w:r>
            </w:del>
            <w:ins w:id="5450" w:author="Otter, Martin" w:date="2014-04-09T11:00:00Z">
              <w:r w:rsidR="00140C25">
                <w:rPr>
                  <w:rStyle w:val="CODE"/>
                  <w:rFonts w:eastAsia="StarSymbol"/>
                  <w:color w:val="000000"/>
                </w:rPr>
                <w:t>fmi2</w:t>
              </w:r>
            </w:ins>
            <w:r w:rsidRPr="0098259C">
              <w:rPr>
                <w:rStyle w:val="CODE"/>
                <w:rFonts w:eastAsia="StarSymbol"/>
                <w:color w:val="000000"/>
              </w:rPr>
              <w:t>G</w:t>
            </w:r>
            <w:r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Pr="0098259C">
              <w:rPr>
                <w:rStyle w:val="CODE"/>
                <w:rFonts w:eastAsia="StarSymbol" w:cs="Courier New"/>
                <w:color w:val="000000"/>
              </w:rPr>
              <w:t>(</w:t>
            </w:r>
            <w:del w:id="5451" w:author="Otter, Martin" w:date="2014-04-25T18:15:00Z">
              <w:r w:rsidRPr="0098259C" w:rsidDel="0065491B">
                <w:rPr>
                  <w:rStyle w:val="CODE"/>
                  <w:rFonts w:eastAsia="StarSymbol" w:cs="Courier New"/>
                  <w:color w:val="000000"/>
                </w:rPr>
                <w:tab/>
              </w:r>
            </w:del>
            <w:del w:id="5452" w:author="Otter, Martin" w:date="2014-04-09T11:00:00Z">
              <w:r w:rsidRPr="0098259C" w:rsidDel="00140C25">
                <w:rPr>
                  <w:rStyle w:val="CODE"/>
                  <w:rFonts w:eastAsia="StarSymbol"/>
                  <w:color w:val="000000"/>
                </w:rPr>
                <w:delText>fmi</w:delText>
              </w:r>
            </w:del>
            <w:ins w:id="5453" w:author="Otter, Martin" w:date="2014-04-09T11:00:00Z">
              <w:r w:rsidR="00140C25">
                <w:rPr>
                  <w:rStyle w:val="CODE"/>
                  <w:rFonts w:eastAsia="StarSymbol"/>
                  <w:color w:val="000000"/>
                </w:rPr>
                <w:t>fmi2</w:t>
              </w:r>
            </w:ins>
            <w:r w:rsidRPr="0098259C">
              <w:rPr>
                <w:rStyle w:val="CODE"/>
                <w:rFonts w:eastAsia="StarSymbol"/>
                <w:color w:val="000000"/>
              </w:rPr>
              <w:t>Component c</w:t>
            </w:r>
            <w:r w:rsidRPr="0098259C">
              <w:rPr>
                <w:rStyle w:val="CODE"/>
                <w:rFonts w:eastAsia="StarSymbol" w:cs="Courier New"/>
                <w:color w:val="000000"/>
              </w:rPr>
              <w:t xml:space="preserve">, </w:t>
            </w:r>
            <w:r w:rsidRPr="0098259C">
              <w:rPr>
                <w:rStyle w:val="CODE"/>
                <w:rFonts w:eastAsia="StarSymbol"/>
                <w:b/>
                <w:color w:val="000000"/>
              </w:rPr>
              <w:t>const</w:t>
            </w:r>
            <w:r w:rsidRPr="0098259C">
              <w:rPr>
                <w:rStyle w:val="CODE"/>
                <w:rFonts w:eastAsia="StarSymbol"/>
                <w:color w:val="000000"/>
              </w:rPr>
              <w:t xml:space="preserve"> </w:t>
            </w:r>
            <w:del w:id="5454" w:author="Otter, Martin" w:date="2014-04-09T11:00:00Z">
              <w:r w:rsidRPr="0098259C" w:rsidDel="00140C25">
                <w:rPr>
                  <w:rStyle w:val="CODE"/>
                  <w:rFonts w:eastAsia="StarSymbol"/>
                  <w:color w:val="000000"/>
                </w:rPr>
                <w:delText>fmi</w:delText>
              </w:r>
            </w:del>
            <w:ins w:id="5455" w:author="Otter, Martin" w:date="2014-04-09T11:00:00Z">
              <w:r w:rsidR="00140C25">
                <w:rPr>
                  <w:rStyle w:val="CODE"/>
                  <w:rFonts w:eastAsia="StarSymbol"/>
                  <w:color w:val="000000"/>
                </w:rPr>
                <w:t>fmi2</w:t>
              </w:r>
            </w:ins>
            <w:r w:rsidRPr="0098259C">
              <w:rPr>
                <w:rStyle w:val="CODE"/>
                <w:rFonts w:eastAsia="StarSymbol"/>
                <w:color w:val="000000"/>
              </w:rPr>
              <w:t>StatusKind s,</w:t>
            </w:r>
            <w:r w:rsidRPr="0098259C">
              <w:rPr>
                <w:rStyle w:val="CODE"/>
                <w:rFonts w:eastAsia="StarSymbol"/>
                <w:color w:val="000000"/>
              </w:rPr>
              <w:br/>
            </w:r>
            <w:r w:rsidR="00D27119" w:rsidRPr="0098259C">
              <w:rPr>
                <w:rStyle w:val="CODE"/>
                <w:rFonts w:eastAsia="StarSymbol"/>
                <w:color w:val="000000"/>
              </w:rPr>
              <w:t xml:space="preserve">                             </w:t>
            </w:r>
            <w:ins w:id="5456" w:author="Otter, Martin" w:date="2014-04-25T18:16:00Z">
              <w:r w:rsidR="0065491B">
                <w:rPr>
                  <w:rStyle w:val="CODE"/>
                  <w:rFonts w:eastAsia="StarSymbol"/>
                  <w:color w:val="000000"/>
                </w:rPr>
                <w:t xml:space="preserve">  </w:t>
              </w:r>
            </w:ins>
            <w:r w:rsidR="00D27119" w:rsidRPr="0098259C">
              <w:rPr>
                <w:rStyle w:val="CODE"/>
                <w:rFonts w:eastAsia="StarSymbol"/>
                <w:color w:val="000000"/>
              </w:rPr>
              <w:t xml:space="preserve"> </w:t>
            </w:r>
            <w:del w:id="5457" w:author="Otter, Martin" w:date="2014-04-09T11:00:00Z">
              <w:r w:rsidRPr="0098259C" w:rsidDel="00140C25">
                <w:rPr>
                  <w:rStyle w:val="CODE"/>
                  <w:rFonts w:eastAsia="StarSymbol" w:cs="Courier New"/>
                  <w:color w:val="000000"/>
                </w:rPr>
                <w:delText>fmi</w:delText>
              </w:r>
            </w:del>
            <w:ins w:id="5458" w:author="Otter, Martin" w:date="2014-04-09T11:00:00Z">
              <w:r w:rsidR="00140C25">
                <w:rPr>
                  <w:rStyle w:val="CODE"/>
                  <w:rFonts w:eastAsia="StarSymbol" w:cs="Courier New"/>
                  <w:color w:val="000000"/>
                </w:rPr>
                <w:t>fmi2</w:t>
              </w:r>
            </w:ins>
            <w:r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3C4CD45E"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del w:id="5459" w:author="Otter, Martin" w:date="2014-04-09T11:00:00Z">
              <w:r w:rsidRPr="0098259C" w:rsidDel="00140C25">
                <w:rPr>
                  <w:rStyle w:val="CODE"/>
                  <w:rFonts w:eastAsia="StarSymbol"/>
                  <w:color w:val="000000"/>
                  <w:sz w:val="20"/>
                  <w:szCs w:val="20"/>
                </w:rPr>
                <w:delText>fmi</w:delText>
              </w:r>
            </w:del>
            <w:ins w:id="5460" w:author="Otter, Martin" w:date="2014-04-09T11:00:00Z">
              <w:r w:rsidR="00140C25">
                <w:rPr>
                  <w:rStyle w:val="CODE"/>
                  <w:rFonts w:eastAsia="StarSymbol"/>
                  <w:color w:val="000000"/>
                  <w:sz w:val="20"/>
                  <w:szCs w:val="20"/>
                </w:rPr>
                <w:t>fmi2</w:t>
              </w:r>
            </w:ins>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85465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del w:id="5461" w:author="Otter, Martin" w:date="2014-04-09T11:00:00Z">
              <w:r w:rsidRPr="0098259C" w:rsidDel="00140C25">
                <w:rPr>
                  <w:rStyle w:val="CODE"/>
                </w:rPr>
                <w:delText>fmi</w:delText>
              </w:r>
            </w:del>
            <w:ins w:id="5462" w:author="Otter, Martin" w:date="2014-04-09T11:00:00Z">
              <w:r w:rsidR="00140C25">
                <w:rPr>
                  <w:rStyle w:val="CODE"/>
                </w:rPr>
                <w:t>fmi2</w:t>
              </w:r>
            </w:ins>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401045CF"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del w:id="5463" w:author="Otter, Martin" w:date="2014-04-09T11:00:00Z">
              <w:r w:rsidRPr="0098259C" w:rsidDel="00140C25">
                <w:rPr>
                  <w:rStyle w:val="CODE"/>
                  <w:color w:val="000000"/>
                </w:rPr>
                <w:delText>fmi</w:delText>
              </w:r>
            </w:del>
            <w:ins w:id="5464" w:author="Otter, Martin" w:date="2014-04-09T11:00:00Z">
              <w:r w:rsidR="00140C25">
                <w:rPr>
                  <w:rStyle w:val="CODE"/>
                  <w:color w:val="000000"/>
                </w:rPr>
                <w:t>fmi2</w:t>
              </w:r>
            </w:ins>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del w:id="5465" w:author="Otter, Martin" w:date="2014-04-09T11:00:00Z">
              <w:r w:rsidRPr="0098259C" w:rsidDel="00140C25">
                <w:rPr>
                  <w:rStyle w:val="CODE"/>
                  <w:color w:val="000000"/>
                </w:rPr>
                <w:delText>fmi</w:delText>
              </w:r>
            </w:del>
            <w:ins w:id="5466" w:author="Otter, Martin" w:date="2014-04-09T11:00:00Z">
              <w:r w:rsidR="00140C25">
                <w:rPr>
                  <w:rStyle w:val="CODE"/>
                  <w:color w:val="000000"/>
                </w:rPr>
                <w:t>fmi2</w:t>
              </w:r>
            </w:ins>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del w:id="5467" w:author="Otter, Martin" w:date="2014-04-09T11:00:00Z">
              <w:r w:rsidRPr="0098259C" w:rsidDel="00140C25">
                <w:rPr>
                  <w:rStyle w:val="CODE"/>
                  <w:color w:val="000000"/>
                </w:rPr>
                <w:delText>fmi</w:delText>
              </w:r>
            </w:del>
            <w:ins w:id="5468" w:author="Otter, Martin" w:date="2014-04-09T11:00:00Z">
              <w:r w:rsidR="00140C25">
                <w:rPr>
                  <w:rStyle w:val="CODE"/>
                  <w:color w:val="000000"/>
                </w:rPr>
                <w:t>fmi2</w:t>
              </w:r>
            </w:ins>
            <w:r w:rsidRPr="0098259C">
              <w:rPr>
                <w:rStyle w:val="CODE"/>
                <w:color w:val="000000"/>
              </w:rPr>
              <w:t>LastSuccessfulTime,</w:t>
            </w:r>
          </w:p>
          <w:p w14:paraId="3A7C63B3" w14:textId="4933F145"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del w:id="5469" w:author="Otter, Martin" w:date="2014-04-09T11:00:00Z">
              <w:r w:rsidRPr="0098259C" w:rsidDel="00140C25">
                <w:rPr>
                  <w:rStyle w:val="CODE"/>
                  <w:color w:val="000000"/>
                </w:rPr>
                <w:delText>f</w:delText>
              </w:r>
              <w:r w:rsidR="00237090" w:rsidRPr="0098259C" w:rsidDel="00140C25">
                <w:rPr>
                  <w:rStyle w:val="CODE"/>
                </w:rPr>
                <w:delText>mi</w:delText>
              </w:r>
            </w:del>
            <w:ins w:id="5470" w:author="Otter, Martin" w:date="2014-04-09T11:00:00Z">
              <w:r w:rsidR="00140C25">
                <w:rPr>
                  <w:rStyle w:val="CODE"/>
                  <w:color w:val="000000"/>
                </w:rPr>
                <w:t>fmi2</w:t>
              </w:r>
            </w:ins>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del w:id="5471" w:author="Otter, Martin" w:date="2014-04-09T11:00:00Z">
              <w:r w:rsidR="00885BF4" w:rsidRPr="0098259C" w:rsidDel="00140C25">
                <w:rPr>
                  <w:rStyle w:val="CODE"/>
                  <w:rFonts w:eastAsia="StarSymbol" w:cs="Courier New"/>
                  <w:color w:val="000000"/>
                </w:rPr>
                <w:delText>fmi</w:delText>
              </w:r>
            </w:del>
            <w:ins w:id="5472" w:author="Otter, Martin" w:date="2014-04-09T11:00:00Z">
              <w:r w:rsidR="00140C25">
                <w:rPr>
                  <w:rStyle w:val="CODE"/>
                  <w:rFonts w:eastAsia="StarSymbol" w:cs="Courier New"/>
                  <w:color w:val="000000"/>
                </w:rPr>
                <w:t>fmi2</w:t>
              </w:r>
            </w:ins>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5BEFB840" w14:textId="77777777" w:rsidR="00885BF4" w:rsidRPr="0098259C" w:rsidDel="0065491B" w:rsidRDefault="00885BF4">
      <w:pPr>
        <w:pStyle w:val="Textkrper"/>
        <w:spacing w:after="120"/>
        <w:rPr>
          <w:del w:id="5473" w:author="Otter, Martin" w:date="2014-04-25T18:16:00Z"/>
        </w:rPr>
        <w:pPrChange w:id="5474" w:author="Otter, Martin" w:date="2014-04-25T18:16:00Z">
          <w:pPr>
            <w:pStyle w:val="Textkrper"/>
          </w:pPr>
        </w:pPrChange>
      </w:pPr>
      <w:r w:rsidRPr="0098259C">
        <w:t>The following status information can be retrieved from a slave:</w:t>
      </w:r>
    </w:p>
    <w:p w14:paraId="167C4858" w14:textId="77777777" w:rsidR="00885BF4" w:rsidRPr="0098259C" w:rsidRDefault="00885BF4">
      <w:pPr>
        <w:pStyle w:val="Textkrper"/>
        <w:spacing w:after="120"/>
        <w:rPr>
          <w:sz w:val="10"/>
          <w:szCs w:val="10"/>
        </w:rPr>
        <w:pPrChange w:id="5475" w:author="Otter, Martin" w:date="2014-04-25T18:16:00Z">
          <w:pPr>
            <w:pStyle w:val="Textkrper"/>
          </w:pPr>
        </w:pPrChange>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3065"/>
        <w:gridCol w:w="1767"/>
        <w:gridCol w:w="4666"/>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68BBB12A" w:rsidR="00885BF4" w:rsidRPr="0098259C" w:rsidRDefault="00885BF4" w:rsidP="00DD1ACE">
            <w:pPr>
              <w:pStyle w:val="Textkrper"/>
              <w:rPr>
                <w:rStyle w:val="CODE"/>
              </w:rPr>
            </w:pPr>
            <w:del w:id="5476" w:author="Otter, Martin" w:date="2014-04-09T11:00:00Z">
              <w:r w:rsidRPr="0098259C" w:rsidDel="00140C25">
                <w:rPr>
                  <w:rStyle w:val="CODE"/>
                </w:rPr>
                <w:delText>fmi</w:delText>
              </w:r>
            </w:del>
            <w:ins w:id="5477" w:author="Otter, Martin" w:date="2014-04-09T11:00:00Z">
              <w:r w:rsidR="00140C25">
                <w:rPr>
                  <w:rStyle w:val="CODE"/>
                </w:rPr>
                <w:t>fmi2</w:t>
              </w:r>
            </w:ins>
            <w:r w:rsidRPr="0098259C">
              <w:rPr>
                <w:rStyle w:val="CODE"/>
              </w:rPr>
              <w:t>DoStepStatus</w:t>
            </w:r>
          </w:p>
        </w:tc>
        <w:tc>
          <w:tcPr>
            <w:tcW w:w="1540" w:type="dxa"/>
            <w:shd w:val="clear" w:color="auto" w:fill="auto"/>
          </w:tcPr>
          <w:p w14:paraId="34092DBB" w14:textId="038894F1" w:rsidR="00885BF4" w:rsidRPr="0098259C" w:rsidRDefault="00885BF4" w:rsidP="00DD1ACE">
            <w:pPr>
              <w:pStyle w:val="Textkrper"/>
              <w:rPr>
                <w:rStyle w:val="CODE"/>
              </w:rPr>
            </w:pPr>
            <w:del w:id="5478" w:author="Otter, Martin" w:date="2014-04-09T11:00:00Z">
              <w:r w:rsidRPr="0098259C" w:rsidDel="00140C25">
                <w:rPr>
                  <w:rStyle w:val="CODE"/>
                </w:rPr>
                <w:delText>fmi</w:delText>
              </w:r>
            </w:del>
            <w:ins w:id="5479" w:author="Otter, Martin" w:date="2014-04-09T11:00:00Z">
              <w:r w:rsidR="00140C25">
                <w:rPr>
                  <w:rStyle w:val="CODE"/>
                </w:rPr>
                <w:t>fmi2</w:t>
              </w:r>
            </w:ins>
            <w:r w:rsidRPr="0098259C">
              <w:rPr>
                <w:rStyle w:val="CODE"/>
              </w:rPr>
              <w:t>Status</w:t>
            </w:r>
          </w:p>
        </w:tc>
        <w:tc>
          <w:tcPr>
            <w:tcW w:w="5363" w:type="dxa"/>
            <w:shd w:val="clear" w:color="auto" w:fill="auto"/>
          </w:tcPr>
          <w:p w14:paraId="5F2C2477" w14:textId="1A68B6B2" w:rsidR="00885BF4" w:rsidRPr="0098259C" w:rsidRDefault="00885BF4" w:rsidP="00DD1ACE">
            <w:pPr>
              <w:pStyle w:val="Textkrper"/>
              <w:rPr>
                <w:rStyle w:val="termdef"/>
              </w:rPr>
            </w:pPr>
            <w:r w:rsidRPr="0098259C">
              <w:t xml:space="preserve">Can be called when the </w:t>
            </w:r>
            <w:del w:id="5480" w:author="Otter, Martin" w:date="2014-04-09T11:00:00Z">
              <w:r w:rsidRPr="0098259C" w:rsidDel="00140C25">
                <w:rPr>
                  <w:rStyle w:val="CODE"/>
                </w:rPr>
                <w:delText>fmi</w:delText>
              </w:r>
            </w:del>
            <w:ins w:id="5481" w:author="Otter, Martin" w:date="2014-04-09T11:00:00Z">
              <w:r w:rsidR="00140C25">
                <w:rPr>
                  <w:rStyle w:val="CODE"/>
                </w:rPr>
                <w:t>fmi2</w:t>
              </w:r>
            </w:ins>
            <w:r w:rsidRPr="0098259C">
              <w:rPr>
                <w:rStyle w:val="CODE"/>
              </w:rPr>
              <w:t>DoStep</w:t>
            </w:r>
            <w:r w:rsidRPr="0098259C">
              <w:t xml:space="preserve"> function returned </w:t>
            </w:r>
            <w:del w:id="5482" w:author="Otter, Martin" w:date="2014-04-09T11:00:00Z">
              <w:r w:rsidRPr="0098259C" w:rsidDel="00140C25">
                <w:rPr>
                  <w:rStyle w:val="CODE"/>
                </w:rPr>
                <w:delText>fmi</w:delText>
              </w:r>
            </w:del>
            <w:ins w:id="5483" w:author="Otter, Martin" w:date="2014-04-09T11:00:00Z">
              <w:r w:rsidR="00140C25">
                <w:rPr>
                  <w:rStyle w:val="CODE"/>
                </w:rPr>
                <w:t>fmi2</w:t>
              </w:r>
            </w:ins>
            <w:r w:rsidRPr="0098259C">
              <w:rPr>
                <w:rStyle w:val="CODE"/>
              </w:rPr>
              <w:t>Pending</w:t>
            </w:r>
            <w:r w:rsidRPr="0098259C">
              <w:t xml:space="preserve">. The function delivers </w:t>
            </w:r>
            <w:del w:id="5484" w:author="Otter, Martin" w:date="2014-04-09T11:00:00Z">
              <w:r w:rsidRPr="0098259C" w:rsidDel="00140C25">
                <w:rPr>
                  <w:rStyle w:val="CODE"/>
                </w:rPr>
                <w:delText>fmi</w:delText>
              </w:r>
            </w:del>
            <w:ins w:id="5485" w:author="Otter, Martin" w:date="2014-04-09T11:00:00Z">
              <w:r w:rsidR="00140C25">
                <w:rPr>
                  <w:rStyle w:val="CODE"/>
                </w:rPr>
                <w:t>fmi2</w:t>
              </w:r>
            </w:ins>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del w:id="5486" w:author="Otter, Martin" w:date="2014-04-09T11:00:00Z">
              <w:r w:rsidRPr="0098259C" w:rsidDel="00140C25">
                <w:rPr>
                  <w:rStyle w:val="CODE"/>
                </w:rPr>
                <w:delText>fmi</w:delText>
              </w:r>
            </w:del>
            <w:ins w:id="5487" w:author="Otter, Martin" w:date="2014-04-09T11:00:00Z">
              <w:r w:rsidR="00140C25">
                <w:rPr>
                  <w:rStyle w:val="CODE"/>
                </w:rPr>
                <w:t>fmi2</w:t>
              </w:r>
            </w:ins>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3E3579A5" w:rsidR="00885BF4" w:rsidRPr="0098259C" w:rsidRDefault="00885BF4" w:rsidP="00DD1ACE">
            <w:pPr>
              <w:pStyle w:val="Textkrper"/>
              <w:rPr>
                <w:rStyle w:val="CODE"/>
              </w:rPr>
            </w:pPr>
            <w:del w:id="5488" w:author="Otter, Martin" w:date="2014-04-09T11:00:00Z">
              <w:r w:rsidRPr="0098259C" w:rsidDel="00140C25">
                <w:rPr>
                  <w:rStyle w:val="CODE"/>
                </w:rPr>
                <w:delText>fmi</w:delText>
              </w:r>
            </w:del>
            <w:ins w:id="5489" w:author="Otter, Martin" w:date="2014-04-09T11:00:00Z">
              <w:r w:rsidR="00140C25">
                <w:rPr>
                  <w:rStyle w:val="CODE"/>
                </w:rPr>
                <w:t>fmi2</w:t>
              </w:r>
            </w:ins>
            <w:r w:rsidRPr="0098259C">
              <w:rPr>
                <w:rStyle w:val="CODE"/>
              </w:rPr>
              <w:t>PendingStatus</w:t>
            </w:r>
          </w:p>
        </w:tc>
        <w:tc>
          <w:tcPr>
            <w:tcW w:w="1540" w:type="dxa"/>
            <w:shd w:val="clear" w:color="auto" w:fill="auto"/>
          </w:tcPr>
          <w:p w14:paraId="53CE2084" w14:textId="24888483" w:rsidR="00885BF4" w:rsidRPr="0098259C" w:rsidRDefault="00885BF4" w:rsidP="00DD1ACE">
            <w:pPr>
              <w:pStyle w:val="Textkrper"/>
              <w:rPr>
                <w:rStyle w:val="CODE"/>
              </w:rPr>
            </w:pPr>
            <w:del w:id="5490" w:author="Otter, Martin" w:date="2014-04-09T11:00:00Z">
              <w:r w:rsidRPr="0098259C" w:rsidDel="00140C25">
                <w:rPr>
                  <w:rStyle w:val="CODE"/>
                </w:rPr>
                <w:delText>fmi</w:delText>
              </w:r>
            </w:del>
            <w:ins w:id="5491" w:author="Otter, Martin" w:date="2014-04-09T11:00:00Z">
              <w:r w:rsidR="00140C25">
                <w:rPr>
                  <w:rStyle w:val="CODE"/>
                </w:rPr>
                <w:t>fmi2</w:t>
              </w:r>
            </w:ins>
            <w:r w:rsidRPr="0098259C">
              <w:rPr>
                <w:rStyle w:val="CODE"/>
              </w:rPr>
              <w:t>String</w:t>
            </w:r>
          </w:p>
        </w:tc>
        <w:tc>
          <w:tcPr>
            <w:tcW w:w="5363" w:type="dxa"/>
            <w:shd w:val="clear" w:color="auto" w:fill="auto"/>
          </w:tcPr>
          <w:p w14:paraId="25C2555A" w14:textId="188E4BF4" w:rsidR="00885BF4" w:rsidRPr="0098259C" w:rsidRDefault="00885BF4" w:rsidP="00AC18BB">
            <w:pPr>
              <w:pStyle w:val="Textkrper"/>
              <w:rPr>
                <w:rStyle w:val="termdef"/>
              </w:rPr>
            </w:pPr>
            <w:r w:rsidRPr="0098259C">
              <w:t xml:space="preserve">Can be called when the </w:t>
            </w:r>
            <w:del w:id="5492" w:author="Otter, Martin" w:date="2014-04-09T11:00:00Z">
              <w:r w:rsidRPr="0098259C" w:rsidDel="00140C25">
                <w:rPr>
                  <w:rStyle w:val="CODE"/>
                </w:rPr>
                <w:delText>fmi</w:delText>
              </w:r>
            </w:del>
            <w:ins w:id="5493" w:author="Otter, Martin" w:date="2014-04-09T11:00:00Z">
              <w:r w:rsidR="00140C25">
                <w:rPr>
                  <w:rStyle w:val="CODE"/>
                </w:rPr>
                <w:t>fmi2</w:t>
              </w:r>
            </w:ins>
            <w:r w:rsidRPr="0098259C">
              <w:rPr>
                <w:rStyle w:val="CODE"/>
              </w:rPr>
              <w:t>DoStep</w:t>
            </w:r>
            <w:r w:rsidRPr="0098259C">
              <w:t xml:space="preserve"> function returned </w:t>
            </w:r>
            <w:del w:id="5494" w:author="Otter, Martin" w:date="2014-04-09T11:00:00Z">
              <w:r w:rsidRPr="0098259C" w:rsidDel="00140C25">
                <w:rPr>
                  <w:rStyle w:val="CODE"/>
                </w:rPr>
                <w:delText>fmi</w:delText>
              </w:r>
            </w:del>
            <w:ins w:id="5495" w:author="Otter, Martin" w:date="2014-04-09T11:00:00Z">
              <w:r w:rsidR="00140C25">
                <w:rPr>
                  <w:rStyle w:val="CODE"/>
                </w:rPr>
                <w:t>fmi2</w:t>
              </w:r>
            </w:ins>
            <w:r w:rsidRPr="0098259C">
              <w:rPr>
                <w:rStyle w:val="CODE"/>
              </w:rPr>
              <w:t>Pending</w:t>
            </w:r>
            <w:r w:rsidRPr="0098259C">
              <w:t>. The function delivers a stri</w:t>
            </w:r>
            <w:r w:rsidRPr="0098259C">
              <w:rPr>
                <w:rStyle w:val="termdef"/>
              </w:rPr>
              <w:t xml:space="preserve">ng which informs about the status of the currently running asynchronous </w:t>
            </w:r>
            <w:del w:id="5496" w:author="Otter, Martin" w:date="2014-04-09T11:00:00Z">
              <w:r w:rsidRPr="0098259C" w:rsidDel="00140C25">
                <w:rPr>
                  <w:rStyle w:val="CODE"/>
                </w:rPr>
                <w:delText>fmi</w:delText>
              </w:r>
            </w:del>
            <w:ins w:id="5497" w:author="Otter, Martin" w:date="2014-04-09T11:00:00Z">
              <w:r w:rsidR="00140C25">
                <w:rPr>
                  <w:rStyle w:val="CODE"/>
                </w:rPr>
                <w:t>fmi2</w:t>
              </w:r>
            </w:ins>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26047DF3" w:rsidR="00885BF4" w:rsidRPr="0098259C" w:rsidRDefault="00885BF4" w:rsidP="00DD1ACE">
            <w:pPr>
              <w:pStyle w:val="Textkrper"/>
              <w:rPr>
                <w:rStyle w:val="CODE"/>
              </w:rPr>
            </w:pPr>
            <w:del w:id="5498" w:author="Otter, Martin" w:date="2014-04-09T11:00:00Z">
              <w:r w:rsidRPr="0098259C" w:rsidDel="00140C25">
                <w:rPr>
                  <w:rStyle w:val="CODE"/>
                </w:rPr>
                <w:delText>fmi</w:delText>
              </w:r>
            </w:del>
            <w:ins w:id="5499" w:author="Otter, Martin" w:date="2014-04-09T11:00:00Z">
              <w:r w:rsidR="00140C25">
                <w:rPr>
                  <w:rStyle w:val="CODE"/>
                </w:rPr>
                <w:t>fmi2</w:t>
              </w:r>
            </w:ins>
            <w:r w:rsidRPr="0098259C">
              <w:rPr>
                <w:rStyle w:val="CODE"/>
              </w:rPr>
              <w:t>LastSuccessfulTime</w:t>
            </w:r>
          </w:p>
        </w:tc>
        <w:tc>
          <w:tcPr>
            <w:tcW w:w="1540" w:type="dxa"/>
            <w:shd w:val="clear" w:color="auto" w:fill="auto"/>
          </w:tcPr>
          <w:p w14:paraId="717DE17C" w14:textId="1560907F" w:rsidR="00885BF4" w:rsidRPr="0098259C" w:rsidRDefault="00885BF4" w:rsidP="00DD1ACE">
            <w:pPr>
              <w:pStyle w:val="Textkrper"/>
              <w:rPr>
                <w:rStyle w:val="CODE"/>
              </w:rPr>
            </w:pPr>
            <w:del w:id="5500" w:author="Otter, Martin" w:date="2014-04-09T11:00:00Z">
              <w:r w:rsidRPr="0098259C" w:rsidDel="00140C25">
                <w:rPr>
                  <w:rStyle w:val="CODE"/>
                </w:rPr>
                <w:delText>fmi</w:delText>
              </w:r>
            </w:del>
            <w:ins w:id="5501" w:author="Otter, Martin" w:date="2014-04-09T11:00:00Z">
              <w:r w:rsidR="00140C25">
                <w:rPr>
                  <w:rStyle w:val="CODE"/>
                </w:rPr>
                <w:t>fmi2</w:t>
              </w:r>
            </w:ins>
            <w:r w:rsidRPr="0098259C">
              <w:rPr>
                <w:rStyle w:val="CODE"/>
              </w:rPr>
              <w:t>Real</w:t>
            </w:r>
          </w:p>
        </w:tc>
        <w:tc>
          <w:tcPr>
            <w:tcW w:w="5363" w:type="dxa"/>
            <w:shd w:val="clear" w:color="auto" w:fill="auto"/>
          </w:tcPr>
          <w:p w14:paraId="054045BD" w14:textId="30DB9D32"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del w:id="5502" w:author="Otter, Martin" w:date="2014-04-09T11:00:00Z">
              <w:r w:rsidRPr="0098259C" w:rsidDel="00140C25">
                <w:rPr>
                  <w:rStyle w:val="CODE"/>
                </w:rPr>
                <w:delText>fmi</w:delText>
              </w:r>
            </w:del>
            <w:proofErr w:type="gramStart"/>
            <w:ins w:id="5503" w:author="Otter, Martin" w:date="2014-04-09T11:00:00Z">
              <w:r w:rsidR="00140C25">
                <w:rPr>
                  <w:rStyle w:val="CODE"/>
                </w:rPr>
                <w:t>fmi2</w:t>
              </w:r>
            </w:ins>
            <w:r w:rsidRPr="0098259C">
              <w:rPr>
                <w:rStyle w:val="CODE"/>
              </w:rPr>
              <w:t>DoStep(</w:t>
            </w:r>
            <w:proofErr w:type="gramEnd"/>
            <w:r w:rsidRPr="0098259C">
              <w:rPr>
                <w:rStyle w:val="CODE"/>
              </w:rPr>
              <w:t>...)</w:t>
            </w:r>
            <w:r w:rsidRPr="0098259C">
              <w:t xml:space="preserve"> returned </w:t>
            </w:r>
            <w:del w:id="5504" w:author="Otter, Martin" w:date="2014-04-09T11:00:00Z">
              <w:r w:rsidRPr="0098259C" w:rsidDel="00140C25">
                <w:rPr>
                  <w:rStyle w:val="CODE"/>
                </w:rPr>
                <w:delText>fmi</w:delText>
              </w:r>
            </w:del>
            <w:ins w:id="5505" w:author="Otter, Martin" w:date="2014-04-09T11:00:00Z">
              <w:r w:rsidR="00140C25">
                <w:rPr>
                  <w:rStyle w:val="CODE"/>
                </w:rPr>
                <w:t>fmi2</w:t>
              </w:r>
            </w:ins>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742A5FBA" w:rsidR="00237090" w:rsidRPr="0098259C" w:rsidRDefault="00237090" w:rsidP="00DD1ACE">
            <w:pPr>
              <w:pStyle w:val="Textkrper"/>
              <w:rPr>
                <w:rStyle w:val="CODE"/>
              </w:rPr>
            </w:pPr>
            <w:del w:id="5506" w:author="Otter, Martin" w:date="2014-04-09T11:00:00Z">
              <w:r w:rsidRPr="0098259C" w:rsidDel="00140C25">
                <w:rPr>
                  <w:rStyle w:val="CODE"/>
                </w:rPr>
                <w:lastRenderedPageBreak/>
                <w:delText>fmi</w:delText>
              </w:r>
            </w:del>
            <w:ins w:id="5507" w:author="Otter, Martin" w:date="2014-04-09T11:00:00Z">
              <w:r w:rsidR="00140C25">
                <w:rPr>
                  <w:rStyle w:val="CODE"/>
                </w:rPr>
                <w:t>fmi2</w:t>
              </w:r>
            </w:ins>
            <w:r w:rsidRPr="0098259C">
              <w:rPr>
                <w:rStyle w:val="CODE"/>
              </w:rPr>
              <w:t>Terminated</w:t>
            </w:r>
          </w:p>
        </w:tc>
        <w:tc>
          <w:tcPr>
            <w:tcW w:w="1540" w:type="dxa"/>
            <w:shd w:val="clear" w:color="auto" w:fill="auto"/>
          </w:tcPr>
          <w:p w14:paraId="54A884FD" w14:textId="18A7573D" w:rsidR="00237090" w:rsidRPr="0098259C" w:rsidRDefault="00237090" w:rsidP="00DD1ACE">
            <w:pPr>
              <w:pStyle w:val="Textkrper"/>
              <w:rPr>
                <w:rStyle w:val="CODE"/>
              </w:rPr>
            </w:pPr>
            <w:del w:id="5508" w:author="Otter, Martin" w:date="2014-04-09T11:00:00Z">
              <w:r w:rsidRPr="0098259C" w:rsidDel="00140C25">
                <w:rPr>
                  <w:rStyle w:val="CODE"/>
                </w:rPr>
                <w:delText>fmi</w:delText>
              </w:r>
            </w:del>
            <w:ins w:id="5509" w:author="Otter, Martin" w:date="2014-04-09T11:00:00Z">
              <w:r w:rsidR="00140C25">
                <w:rPr>
                  <w:rStyle w:val="CODE"/>
                </w:rPr>
                <w:t>fmi2</w:t>
              </w:r>
            </w:ins>
            <w:r w:rsidRPr="0098259C">
              <w:rPr>
                <w:rStyle w:val="CODE"/>
              </w:rPr>
              <w:t>Boolean</w:t>
            </w:r>
          </w:p>
        </w:tc>
        <w:tc>
          <w:tcPr>
            <w:tcW w:w="5363" w:type="dxa"/>
            <w:shd w:val="clear" w:color="auto" w:fill="auto"/>
          </w:tcPr>
          <w:p w14:paraId="6002B653" w14:textId="5AD3C67F" w:rsidR="00237090" w:rsidRPr="0098259C" w:rsidRDefault="00237090">
            <w:pPr>
              <w:pStyle w:val="Textkrper"/>
              <w:rPr>
                <w:rStyle w:val="termdef"/>
              </w:rPr>
            </w:pPr>
            <w:r w:rsidRPr="0098259C">
              <w:t xml:space="preserve">Returns true, if the slave wants to terminate the simulation. Can be called after </w:t>
            </w:r>
            <w:del w:id="5510" w:author="Otter, Martin" w:date="2014-04-09T11:00:00Z">
              <w:r w:rsidRPr="0098259C" w:rsidDel="00140C25">
                <w:rPr>
                  <w:rStyle w:val="CODE"/>
                </w:rPr>
                <w:delText>fmi</w:delText>
              </w:r>
            </w:del>
            <w:proofErr w:type="gramStart"/>
            <w:ins w:id="5511" w:author="Otter, Martin" w:date="2014-04-09T11:00:00Z">
              <w:r w:rsidR="00140C25">
                <w:rPr>
                  <w:rStyle w:val="CODE"/>
                </w:rPr>
                <w:t>fmi2</w:t>
              </w:r>
            </w:ins>
            <w:r w:rsidRPr="0098259C">
              <w:rPr>
                <w:rStyle w:val="CODE"/>
              </w:rPr>
              <w:t>DoStep(</w:t>
            </w:r>
            <w:proofErr w:type="gramEnd"/>
            <w:r w:rsidRPr="0098259C">
              <w:rPr>
                <w:rStyle w:val="CODE"/>
              </w:rPr>
              <w:t>...)</w:t>
            </w:r>
            <w:r w:rsidRPr="0098259C">
              <w:t xml:space="preserve"> returned </w:t>
            </w:r>
            <w:del w:id="5512" w:author="Otter, Martin" w:date="2014-04-09T11:00:00Z">
              <w:r w:rsidRPr="0098259C" w:rsidDel="00140C25">
                <w:rPr>
                  <w:rStyle w:val="CODE"/>
                </w:rPr>
                <w:delText>fmi</w:delText>
              </w:r>
            </w:del>
            <w:ins w:id="5513" w:author="Otter, Martin" w:date="2014-04-09T11:00:00Z">
              <w:r w:rsidR="00140C25">
                <w:rPr>
                  <w:rStyle w:val="CODE"/>
                </w:rPr>
                <w:t>fmi2</w:t>
              </w:r>
            </w:ins>
            <w:r w:rsidRPr="0098259C">
              <w:rPr>
                <w:rStyle w:val="CODE"/>
              </w:rPr>
              <w:t>Discard</w:t>
            </w:r>
            <w:r w:rsidRPr="0098259C">
              <w:t xml:space="preserve">. Use </w:t>
            </w:r>
            <w:del w:id="5514" w:author="Otter, Martin" w:date="2014-04-09T11:00:00Z">
              <w:r w:rsidRPr="0098259C" w:rsidDel="00140C25">
                <w:rPr>
                  <w:rStyle w:val="CODE"/>
                </w:rPr>
                <w:delText>fmi</w:delText>
              </w:r>
            </w:del>
            <w:ins w:id="5515" w:author="Otter, Martin" w:date="2014-04-09T11:00:00Z">
              <w:r w:rsidR="00140C25">
                <w:rPr>
                  <w:rStyle w:val="CODE"/>
                </w:rPr>
                <w:t>fmi2</w:t>
              </w:r>
            </w:ins>
            <w:r w:rsidRPr="0098259C">
              <w:rPr>
                <w:rStyle w:val="CODE"/>
              </w:rPr>
              <w:t>LastSuccessfulTime</w:t>
            </w:r>
            <w:r w:rsidRPr="0098259C">
              <w:t xml:space="preserve"> to determine the time instant at which the slave terminated.</w:t>
            </w:r>
            <w:r w:rsidR="00E70D42" w:rsidRPr="0098259C">
              <w:t xml:space="preserve"> </w:t>
            </w:r>
            <w:del w:id="5516" w:author="Otter, Martin" w:date="2014-04-15T19:27:00Z">
              <w:r w:rsidR="00E70D42" w:rsidRPr="0098259C" w:rsidDel="00916517">
                <w:delText xml:space="preserve">See </w:delText>
              </w:r>
              <w:r w:rsidR="00AC4796" w:rsidRPr="0098259C" w:rsidDel="00916517">
                <w:delText xml:space="preserve"> sample code in section </w:delText>
              </w:r>
              <w:r w:rsidR="00AC4796" w:rsidRPr="0098259C" w:rsidDel="00916517">
                <w:fldChar w:fldCharType="begin"/>
              </w:r>
              <w:r w:rsidR="00AC4796" w:rsidRPr="0098259C" w:rsidDel="00916517">
                <w:delInstrText xml:space="preserve"> REF _Ref304988467 \r \h </w:delInstrText>
              </w:r>
              <w:r w:rsidR="00AC4796" w:rsidRPr="0098259C" w:rsidDel="00916517">
                <w:fldChar w:fldCharType="separate"/>
              </w:r>
              <w:r w:rsidR="00854655" w:rsidDel="00916517">
                <w:delText>0</w:delText>
              </w:r>
              <w:r w:rsidR="00AC4796" w:rsidRPr="0098259C" w:rsidDel="00916517">
                <w:fldChar w:fldCharType="end"/>
              </w:r>
              <w:r w:rsidR="00AC4796" w:rsidRPr="0098259C" w:rsidDel="00916517">
                <w:delText>.</w:delText>
              </w:r>
            </w:del>
          </w:p>
        </w:tc>
      </w:tr>
    </w:tbl>
    <w:p w14:paraId="62A5B6B3" w14:textId="77777777" w:rsidR="00383D0D" w:rsidRPr="00383D0D" w:rsidRDefault="00383D0D" w:rsidP="00383D0D">
      <w:bookmarkStart w:id="5517" w:name="_Toc247964774"/>
      <w:bookmarkStart w:id="5518" w:name="_Ref248821801"/>
      <w:bookmarkStart w:id="5519" w:name="_Toc274647157"/>
    </w:p>
    <w:p w14:paraId="0A5EDE80" w14:textId="77777777" w:rsidR="00966C27" w:rsidRPr="0098259C" w:rsidRDefault="00966C27" w:rsidP="007137D7">
      <w:pPr>
        <w:pStyle w:val="berschrift3"/>
      </w:pPr>
      <w:bookmarkStart w:id="5520" w:name="_Ref349039747"/>
      <w:bookmarkStart w:id="5521" w:name="_Toc393466425"/>
      <w:r w:rsidRPr="0098259C">
        <w:t>State Machine of Calling Sequenc</w:t>
      </w:r>
      <w:bookmarkEnd w:id="5517"/>
      <w:r w:rsidRPr="0098259C">
        <w:t>e from Master to Slave</w:t>
      </w:r>
      <w:bookmarkEnd w:id="5518"/>
      <w:bookmarkEnd w:id="5519"/>
      <w:bookmarkEnd w:id="5520"/>
      <w:bookmarkEnd w:id="5521"/>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Pr="001707BD" w:rsidRDefault="00145EEA" w:rsidP="000D6126">
      <w:pPr>
        <w:pStyle w:val="Textkrper"/>
        <w:jc w:val="center"/>
        <w:rPr>
          <w:lang w:val="de-DE" w:eastAsia="de-DE"/>
        </w:rPr>
      </w:pPr>
      <w:ins w:id="5522" w:author="Otter, Martin" w:date="2014-07-16T19:15:00Z">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4666615"/>
                      </a:xfrm>
                      <a:prstGeom prst="rect">
                        <a:avLst/>
                      </a:prstGeom>
                    </pic:spPr>
                  </pic:pic>
                </a:graphicData>
              </a:graphic>
            </wp:inline>
          </w:drawing>
        </w:r>
      </w:ins>
    </w:p>
    <w:p w14:paraId="1598B724" w14:textId="77777777" w:rsidR="00966C27" w:rsidRPr="0098259C"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85465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5BEBAFE8" w14:textId="77777777" w:rsidR="002F127B" w:rsidRDefault="002F127B" w:rsidP="002F127B">
      <w:pPr>
        <w:pStyle w:val="BulletItemFirst"/>
        <w:spacing w:before="120"/>
        <w:rPr>
          <w:lang w:eastAsia="en-US"/>
        </w:rPr>
      </w:pPr>
      <w:proofErr w:type="gramStart"/>
      <w:r w:rsidRPr="0098259C">
        <w:rPr>
          <w:b/>
          <w:lang w:eastAsia="en-US"/>
        </w:rPr>
        <w:t>instantiated</w:t>
      </w:r>
      <w:proofErr w:type="gramEnd"/>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initial = “exact”</w:t>
      </w:r>
      <w:r>
        <w:rPr>
          <w:lang w:eastAsia="en-US"/>
        </w:rPr>
        <w:t xml:space="preserve"> or </w:t>
      </w:r>
      <w:r w:rsidRPr="006F760E">
        <w:rPr>
          <w:rStyle w:val="CODE"/>
        </w:rPr>
        <w:t>“approx.”</w:t>
      </w:r>
      <w:r w:rsidR="003E0695">
        <w:rPr>
          <w:rStyle w:val="CODE"/>
        </w:rPr>
        <w:t>)</w:t>
      </w:r>
      <w:r>
        <w:rPr>
          <w:lang w:eastAsia="en-US"/>
        </w:rPr>
        <w:t xml:space="preserve"> </w:t>
      </w:r>
      <w:r w:rsidRPr="0098259C">
        <w:rPr>
          <w:lang w:eastAsia="en-US"/>
        </w:rPr>
        <w:t>can be set.</w:t>
      </w:r>
    </w:p>
    <w:p w14:paraId="64649457" w14:textId="065C78AE" w:rsidR="00EC5AE1" w:rsidRPr="0098259C" w:rsidRDefault="002F127B" w:rsidP="002F127B">
      <w:pPr>
        <w:pStyle w:val="BulletItemFirst"/>
        <w:spacing w:before="120"/>
        <w:rPr>
          <w:lang w:eastAsia="en-US"/>
        </w:rPr>
      </w:pPr>
      <w:r>
        <w:rPr>
          <w:b/>
          <w:lang w:eastAsia="en-US"/>
        </w:rPr>
        <w:t>Initialization Mode:</w:t>
      </w:r>
      <w:r>
        <w:rPr>
          <w:b/>
          <w:lang w:eastAsia="en-US"/>
        </w:rPr>
        <w:br/>
      </w:r>
      <w:del w:id="5523" w:author="Otter, Martin" w:date="2014-07-09T11:52:00Z">
        <w:r w:rsidRPr="00044F2D" w:rsidDel="00795971">
          <w:rPr>
            <w:lang w:eastAsia="en-US"/>
          </w:rPr>
          <w:delText>In this</w:delText>
        </w:r>
        <w:r w:rsidDel="00795971">
          <w:rPr>
            <w:lang w:eastAsia="en-US"/>
          </w:rPr>
          <w:delText xml:space="preserve"> state equations are active to determine all continuous-time </w:delText>
        </w:r>
      </w:del>
      <w:del w:id="5524" w:author="Otter, Martin" w:date="2014-04-15T10:35:00Z">
        <w:r w:rsidDel="001664C8">
          <w:rPr>
            <w:lang w:eastAsia="en-US"/>
          </w:rPr>
          <w:delText xml:space="preserve">and discrete-time </w:delText>
        </w:r>
      </w:del>
      <w:del w:id="5525" w:author="Otter, Martin" w:date="2014-07-09T11:52:00Z">
        <w:r w:rsidDel="00795971">
          <w:rPr>
            <w:lang w:eastAsia="en-US"/>
          </w:rPr>
          <w:delText xml:space="preserve">states, as well as all outputs (and optionally other variables exposed by the exporting tool). </w:delText>
        </w:r>
        <w:r w:rsidR="003E0695" w:rsidDel="00795971">
          <w:rPr>
            <w:lang w:eastAsia="en-US"/>
          </w:rPr>
          <w:br/>
        </w:r>
        <w:r w:rsidDel="00795971">
          <w:rPr>
            <w:lang w:eastAsia="en-US"/>
          </w:rPr>
          <w:delText xml:space="preserve">The variables that can be retrieved by </w:delText>
        </w:r>
      </w:del>
      <w:del w:id="5526" w:author="Otter, Martin" w:date="2014-04-09T11:00:00Z">
        <w:r w:rsidDel="00140C25">
          <w:rPr>
            <w:lang w:eastAsia="en-US"/>
          </w:rPr>
          <w:delText>fmi</w:delText>
        </w:r>
      </w:del>
      <w:del w:id="5527" w:author="Otter, Martin" w:date="2014-07-09T11:52:00Z">
        <w:r w:rsidDel="00795971">
          <w:rPr>
            <w:lang w:eastAsia="en-US"/>
          </w:rPr>
          <w:delText xml:space="preserve">GetXXX calls are defined in the xml file under </w:delText>
        </w:r>
        <w:r w:rsidRPr="006F760E" w:rsidDel="00795971">
          <w:rPr>
            <w:rStyle w:val="CODE"/>
          </w:rPr>
          <w:delText>&lt;ModelStructure&gt;&lt;InitialUnknowns&gt;</w:delText>
        </w:r>
        <w:r w:rsidR="003E0695" w:rsidDel="00795971">
          <w:rPr>
            <w:lang w:eastAsia="en-US"/>
          </w:rPr>
          <w:delText>.</w:delText>
        </w:r>
        <w:r w:rsidR="003E0695" w:rsidDel="00795971">
          <w:rPr>
            <w:lang w:eastAsia="en-US"/>
          </w:rPr>
          <w:br/>
        </w:r>
        <w:r w:rsidDel="00795971">
          <w:rPr>
            <w:lang w:eastAsia="en-US"/>
          </w:rPr>
          <w:lastRenderedPageBreak/>
          <w:delText xml:space="preserve">Variables with </w:delText>
        </w:r>
        <w:r w:rsidRPr="006F760E" w:rsidDel="00795971">
          <w:rPr>
            <w:rStyle w:val="CODE"/>
          </w:rPr>
          <w:delText>initial = “exact”</w:delText>
        </w:r>
        <w:r w:rsidDel="00795971">
          <w:rPr>
            <w:lang w:eastAsia="en-US"/>
          </w:rPr>
          <w:delText xml:space="preserve">, as well as inputs can be set. </w:delText>
        </w:r>
      </w:del>
      <w:ins w:id="5528" w:author="Otter, Martin" w:date="2014-07-09T11:47:00Z">
        <w:r w:rsidR="00EC5AE1" w:rsidRPr="00044F2D">
          <w:rPr>
            <w:lang w:eastAsia="en-US"/>
          </w:rPr>
          <w:t>In this</w:t>
        </w:r>
        <w:r w:rsidR="00EC5AE1">
          <w:rPr>
            <w:lang w:eastAsia="en-US"/>
          </w:rPr>
          <w:t xml:space="preserve"> state equations are active to determine all outputs (and optionally other variables exposed by the exporting tool). The variables that can be retrieved by fmi2GetXXX calls are (1) defined in the xml file under </w:t>
        </w:r>
        <w:r w:rsidR="00EC5AE1" w:rsidRPr="006F760E">
          <w:rPr>
            <w:rStyle w:val="CODE"/>
          </w:rPr>
          <w:t>&lt;ModelStructure&gt;&lt;InitialUnknowns&gt;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EC5AE1">
          <w:rPr>
            <w:lang w:eastAsia="en-US"/>
          </w:rPr>
          <w:t>, as well as</w:t>
        </w:r>
      </w:ins>
      <w:ins w:id="5529" w:author="Otter, Martin" w:date="2014-07-09T11:49:00Z">
        <w:r w:rsidR="00EC5AE1">
          <w:rPr>
            <w:lang w:eastAsia="en-US"/>
          </w:rPr>
          <w:t xml:space="preserve"> variables with</w:t>
        </w:r>
      </w:ins>
      <w:ins w:id="5530" w:author="Otter, Martin" w:date="2014-07-09T11:48:00Z">
        <w:r w:rsidR="00EC5AE1">
          <w:rPr>
            <w:lang w:eastAsia="en-US"/>
          </w:rPr>
          <w:t xml:space="preserve"> </w:t>
        </w:r>
        <w:r w:rsidR="00EC5AE1" w:rsidRPr="00EC5AE1">
          <w:rPr>
            <w:rStyle w:val="CODE"/>
            <w:rPrChange w:id="5531" w:author="Otter, Martin" w:date="2014-07-09T11:49:00Z">
              <w:rPr>
                <w:lang w:eastAsia="en-US"/>
              </w:rPr>
            </w:rPrChange>
          </w:rPr>
          <w:t xml:space="preserve">variability = </w:t>
        </w:r>
      </w:ins>
      <w:ins w:id="5532" w:author="Otter, Martin" w:date="2014-07-09T11:49:00Z">
        <w:r w:rsidR="00EC5AE1">
          <w:rPr>
            <w:rStyle w:val="CODE"/>
            <w:rFonts w:cs="Courier New"/>
          </w:rPr>
          <w:t>″</w:t>
        </w:r>
      </w:ins>
      <w:ins w:id="5533" w:author="Otter, Martin" w:date="2014-07-09T11:48:00Z">
        <w:r w:rsidR="00EC5AE1" w:rsidRPr="00EC5AE1">
          <w:rPr>
            <w:rStyle w:val="CODE"/>
            <w:rPrChange w:id="5534" w:author="Otter, Martin" w:date="2014-07-09T11:49:00Z">
              <w:rPr>
                <w:lang w:eastAsia="en-US"/>
              </w:rPr>
            </w:rPrChange>
          </w:rPr>
          <w:t>input</w:t>
        </w:r>
      </w:ins>
      <w:ins w:id="5535" w:author="Otter, Martin" w:date="2014-07-09T11:49:00Z">
        <w:r w:rsidR="00EC5AE1">
          <w:rPr>
            <w:rStyle w:val="CODE"/>
            <w:rFonts w:cs="Courier New"/>
          </w:rPr>
          <w:t>″</w:t>
        </w:r>
      </w:ins>
      <w:ins w:id="5536" w:author="Otter, Martin" w:date="2014-07-09T11:47:00Z">
        <w:r w:rsidR="00EC5AE1">
          <w:rPr>
            <w:lang w:eastAsia="en-US"/>
          </w:rPr>
          <w:t xml:space="preserve"> can be set.</w:t>
        </w:r>
      </w:ins>
    </w:p>
    <w:p w14:paraId="49FD24D7" w14:textId="7E8F45F4" w:rsidR="003E0695" w:rsidRDefault="003E0695" w:rsidP="002F127B">
      <w:pPr>
        <w:pStyle w:val="BulletItemFirst"/>
        <w:spacing w:before="120"/>
        <w:rPr>
          <w:lang w:eastAsia="en-US"/>
        </w:rPr>
      </w:pPr>
      <w:proofErr w:type="gramStart"/>
      <w:r>
        <w:rPr>
          <w:b/>
          <w:lang w:eastAsia="en-US"/>
        </w:rPr>
        <w:t>slaveInitialized</w:t>
      </w:r>
      <w:proofErr w:type="gramEnd"/>
      <w:r w:rsidR="002F127B" w:rsidRPr="0098259C">
        <w:rPr>
          <w:lang w:eastAsia="en-US"/>
        </w:rPr>
        <w:t>:</w:t>
      </w:r>
      <w:r w:rsidR="002F127B" w:rsidRPr="0098259C">
        <w:rPr>
          <w:lang w:eastAsia="en-US"/>
        </w:rPr>
        <w:br/>
        <w:t>In this state</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del w:id="5537" w:author="Otter, Martin" w:date="2014-04-09T11:00:00Z">
        <w:r w:rsidR="00932E38" w:rsidDel="00140C25">
          <w:rPr>
            <w:lang w:eastAsia="en-US"/>
          </w:rPr>
          <w:delText>fmi</w:delText>
        </w:r>
      </w:del>
      <w:ins w:id="5538" w:author="Otter, Martin" w:date="2014-04-09T11:00:00Z">
        <w:r w:rsidR="00140C25">
          <w:rPr>
            <w:lang w:eastAsia="en-US"/>
          </w:rPr>
          <w:t>fmi2</w:t>
        </w:r>
      </w:ins>
      <w:r w:rsidR="00932E38">
        <w:rPr>
          <w:lang w:eastAsia="en-US"/>
        </w:rPr>
        <w:t xml:space="preserve">DoStep”.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proofErr w:type="gramStart"/>
      <w:r w:rsidRPr="0098259C">
        <w:rPr>
          <w:b/>
          <w:lang w:eastAsia="en-US"/>
        </w:rPr>
        <w:t>terminated</w:t>
      </w:r>
      <w:proofErr w:type="gramEnd"/>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77196BEB" w:rsidR="002F127B" w:rsidRPr="0098259C" w:rsidRDefault="002F127B" w:rsidP="002F127B">
      <w:pPr>
        <w:pStyle w:val="Textkrper"/>
        <w:rPr>
          <w:lang w:eastAsia="en-US"/>
        </w:rPr>
      </w:pPr>
      <w:r>
        <w:rPr>
          <w:lang w:eastAsia="en-US"/>
        </w:rPr>
        <w:t xml:space="preserve">Note, </w:t>
      </w:r>
      <w:r w:rsidR="00932E38">
        <w:rPr>
          <w:lang w:eastAsia="en-US"/>
        </w:rPr>
        <w:t xml:space="preserve">in </w:t>
      </w:r>
      <w:r>
        <w:rPr>
          <w:lang w:eastAsia="en-US"/>
        </w:rPr>
        <w:t xml:space="preserve">Initialization Mode input variables can be set with </w:t>
      </w:r>
      <w:del w:id="5539" w:author="Otter, Martin" w:date="2014-04-09T11:00:00Z">
        <w:r w:rsidRPr="00044F2D" w:rsidDel="00140C25">
          <w:rPr>
            <w:rStyle w:val="CODE"/>
          </w:rPr>
          <w:delText>fmi</w:delText>
        </w:r>
      </w:del>
      <w:ins w:id="5540" w:author="Otter, Martin" w:date="2014-04-09T11:00:00Z">
        <w:r w:rsidR="00140C25">
          <w:rPr>
            <w:rStyle w:val="CODE"/>
          </w:rPr>
          <w:t>fmi2</w:t>
        </w:r>
      </w:ins>
      <w:r w:rsidRPr="00044F2D">
        <w:rPr>
          <w:rStyle w:val="CODE"/>
        </w:rPr>
        <w:t>SetXXX</w:t>
      </w:r>
      <w:r>
        <w:rPr>
          <w:lang w:eastAsia="en-US"/>
        </w:rPr>
        <w:t xml:space="preserve"> and output variables can be get with </w:t>
      </w:r>
      <w:del w:id="5541" w:author="Otter, Martin" w:date="2014-04-09T11:00:00Z">
        <w:r w:rsidRPr="00044F2D" w:rsidDel="00140C25">
          <w:rPr>
            <w:rStyle w:val="CODE"/>
          </w:rPr>
          <w:delText>fmi</w:delText>
        </w:r>
      </w:del>
      <w:ins w:id="5542" w:author="Otter, Martin" w:date="2014-04-09T11:00:00Z">
        <w:r w:rsidR="00140C25">
          <w:rPr>
            <w:rStyle w:val="CODE"/>
          </w:rPr>
          <w:t>fmi2</w:t>
        </w:r>
      </w:ins>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 xml:space="preserve">For example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get.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proofErr w:type="gramStart"/>
      <w:r>
        <w:rPr>
          <w:i/>
          <w:lang w:eastAsia="en-US"/>
        </w:rPr>
        <w:t>get</w:t>
      </w:r>
      <w:proofErr w:type="gramEnd"/>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3022742C" w:rsidR="00835952" w:rsidRDefault="00835952" w:rsidP="007D5356">
      <w:pPr>
        <w:pStyle w:val="Textkrper"/>
        <w:spacing w:after="120"/>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del w:id="5543" w:author="Otter, Martin" w:date="2014-04-09T11:00:00Z">
        <w:r w:rsidDel="00140C25">
          <w:rPr>
            <w:lang w:eastAsia="en-US"/>
          </w:rPr>
          <w:delText>fmi</w:delText>
        </w:r>
      </w:del>
      <w:ins w:id="5544" w:author="Otter, Martin" w:date="2014-04-09T11:00:00Z">
        <w:r w:rsidR="00140C25">
          <w:rPr>
            <w:lang w:eastAsia="en-US"/>
          </w:rPr>
          <w:t>fmi2</w:t>
        </w:r>
      </w:ins>
      <w:r>
        <w:rPr>
          <w:lang w:eastAsia="en-US"/>
        </w:rPr>
        <w:t xml:space="preserve">GetXXX functions after </w:t>
      </w:r>
      <w:del w:id="5545" w:author="Otter, Martin" w:date="2014-04-09T11:00:00Z">
        <w:r w:rsidDel="00140C25">
          <w:rPr>
            <w:lang w:eastAsia="en-US"/>
          </w:rPr>
          <w:delText>fmi</w:delText>
        </w:r>
      </w:del>
      <w:ins w:id="5546" w:author="Otter, Martin" w:date="2014-04-09T11:00:00Z">
        <w:r w:rsidR="00140C25">
          <w:rPr>
            <w:lang w:eastAsia="en-US"/>
          </w:rPr>
          <w:t>fmi2</w:t>
        </w:r>
      </w:ins>
      <w:r>
        <w:rPr>
          <w:lang w:eastAsia="en-US"/>
        </w:rPr>
        <w:t xml:space="preserve">SetXXX functions without an </w:t>
      </w:r>
      <w:del w:id="5547" w:author="Otter, Martin" w:date="2014-04-09T11:00:00Z">
        <w:r w:rsidDel="00140C25">
          <w:rPr>
            <w:lang w:eastAsia="en-US"/>
          </w:rPr>
          <w:delText>fmi</w:delText>
        </w:r>
      </w:del>
      <w:ins w:id="5548" w:author="Otter, Martin" w:date="2014-04-09T11:00:00Z">
        <w:r w:rsidR="00140C25">
          <w:rPr>
            <w:lang w:eastAsia="en-US"/>
          </w:rPr>
          <w:t>fmi2</w:t>
        </w:r>
      </w:ins>
      <w:r>
        <w:rPr>
          <w:lang w:eastAsia="en-US"/>
        </w:rPr>
        <w:t>DoStep call in between. [</w:t>
      </w:r>
      <w:r w:rsidRPr="004865EB">
        <w:rPr>
          <w:i/>
          <w:lang w:eastAsia="en-US"/>
        </w:rPr>
        <w:t xml:space="preserve">The reason is to avoid different interpretations of the caching, since contrary to FMI for ModelExchange </w:t>
      </w:r>
      <w:del w:id="5549" w:author="Otter, Martin" w:date="2014-04-09T11:00:00Z">
        <w:r w:rsidRPr="004865EB" w:rsidDel="00140C25">
          <w:rPr>
            <w:i/>
            <w:lang w:eastAsia="en-US"/>
          </w:rPr>
          <w:delText>fmi</w:delText>
        </w:r>
      </w:del>
      <w:ins w:id="5550" w:author="Otter, Martin" w:date="2014-04-09T11:00:00Z">
        <w:r w:rsidR="00140C25">
          <w:rPr>
            <w:i/>
            <w:lang w:eastAsia="en-US"/>
          </w:rPr>
          <w:t>fmi2</w:t>
        </w:r>
      </w:ins>
      <w:r w:rsidRPr="004865EB">
        <w:rPr>
          <w:i/>
          <w:lang w:eastAsia="en-US"/>
        </w:rPr>
        <w:t xml:space="preserve">DoStep will perform the actual calculation and not </w:t>
      </w:r>
      <w:del w:id="5551" w:author="Otter, Martin" w:date="2014-04-09T11:00:00Z">
        <w:r w:rsidRPr="004865EB" w:rsidDel="00140C25">
          <w:rPr>
            <w:i/>
            <w:lang w:eastAsia="en-US"/>
          </w:rPr>
          <w:delText>fmi</w:delText>
        </w:r>
      </w:del>
      <w:ins w:id="5552" w:author="Otter, Martin" w:date="2014-04-09T11:00:00Z">
        <w:r w:rsidR="00140C25">
          <w:rPr>
            <w:i/>
            <w:lang w:eastAsia="en-US"/>
          </w:rPr>
          <w:t>fmi2</w:t>
        </w:r>
      </w:ins>
      <w:r w:rsidRPr="004865EB">
        <w:rPr>
          <w:i/>
          <w:lang w:eastAsia="en-US"/>
        </w:rPr>
        <w:t>GetXX</w:t>
      </w:r>
      <w:r>
        <w:rPr>
          <w:i/>
          <w:lang w:eastAsia="en-US"/>
        </w:rPr>
        <w:t xml:space="preserve">X and therefore dummy algebraic loops at communication points cannot be handeled by an appropriate sequence of </w:t>
      </w:r>
      <w:del w:id="5553" w:author="Otter, Martin" w:date="2014-04-09T11:00:00Z">
        <w:r w:rsidDel="00140C25">
          <w:rPr>
            <w:i/>
            <w:lang w:eastAsia="en-US"/>
          </w:rPr>
          <w:delText>fmi</w:delText>
        </w:r>
      </w:del>
      <w:ins w:id="5554" w:author="Otter, Martin" w:date="2014-04-09T11:00:00Z">
        <w:r w:rsidR="00140C25">
          <w:rPr>
            <w:i/>
            <w:lang w:eastAsia="en-US"/>
          </w:rPr>
          <w:t>fmi2</w:t>
        </w:r>
      </w:ins>
      <w:r>
        <w:rPr>
          <w:i/>
          <w:lang w:eastAsia="en-US"/>
        </w:rPr>
        <w:t xml:space="preserve">GetXXX, </w:t>
      </w:r>
      <w:del w:id="5555" w:author="Otter, Martin" w:date="2014-04-09T11:00:00Z">
        <w:r w:rsidDel="00140C25">
          <w:rPr>
            <w:i/>
            <w:lang w:eastAsia="en-US"/>
          </w:rPr>
          <w:delText>fmi</w:delText>
        </w:r>
      </w:del>
      <w:ins w:id="5556" w:author="Otter, Martin" w:date="2014-04-09T11:00:00Z">
        <w:r w:rsidR="00140C25">
          <w:rPr>
            <w:i/>
            <w:lang w:eastAsia="en-US"/>
          </w:rPr>
          <w:t>fmi2</w:t>
        </w:r>
      </w:ins>
      <w:r>
        <w:rPr>
          <w:i/>
          <w:lang w:eastAsia="en-US"/>
        </w:rPr>
        <w:t>SetXXX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34CF7DB3" w:rsidR="00835952" w:rsidRPr="004865EB" w:rsidRDefault="00835952" w:rsidP="00414D49">
            <w:pPr>
              <w:pStyle w:val="Textkrper-Tabelle"/>
              <w:rPr>
                <w:i/>
              </w:rPr>
            </w:pPr>
            <w:del w:id="5557" w:author="Otter, Martin" w:date="2014-04-09T11:00:00Z">
              <w:r w:rsidRPr="004865EB" w:rsidDel="00140C25">
                <w:rPr>
                  <w:i/>
                </w:rPr>
                <w:delText>fmi</w:delText>
              </w:r>
            </w:del>
            <w:ins w:id="5558" w:author="Otter, Martin" w:date="2014-04-09T11:00:00Z">
              <w:r w:rsidR="00140C25">
                <w:rPr>
                  <w:i/>
                </w:rPr>
                <w:t>fmi2</w:t>
              </w:r>
            </w:ins>
            <w:r w:rsidRPr="004865EB">
              <w:rPr>
                <w:i/>
              </w:rPr>
              <w:t>SetXXX on inputs</w:t>
            </w:r>
          </w:p>
          <w:p w14:paraId="3CD49F8D" w14:textId="1715FAF8" w:rsidR="00835952" w:rsidRPr="004865EB" w:rsidRDefault="00835952" w:rsidP="00414D49">
            <w:pPr>
              <w:pStyle w:val="Textkrper-Tabelle"/>
              <w:rPr>
                <w:i/>
              </w:rPr>
            </w:pPr>
            <w:del w:id="5559" w:author="Otter, Martin" w:date="2014-04-09T11:00:00Z">
              <w:r w:rsidRPr="004865EB" w:rsidDel="00140C25">
                <w:rPr>
                  <w:i/>
                </w:rPr>
                <w:delText>fmi</w:delText>
              </w:r>
            </w:del>
            <w:ins w:id="5560" w:author="Otter, Martin" w:date="2014-04-09T11:00:00Z">
              <w:r w:rsidR="00140C25">
                <w:rPr>
                  <w:i/>
                </w:rPr>
                <w:t>fmi2</w:t>
              </w:r>
            </w:ins>
            <w:r w:rsidRPr="004865EB">
              <w:rPr>
                <w:i/>
              </w:rPr>
              <w:t>DoStep</w:t>
            </w:r>
          </w:p>
          <w:p w14:paraId="43F9A6E9" w14:textId="4149C5C0" w:rsidR="00835952" w:rsidRPr="004865EB" w:rsidRDefault="00835952" w:rsidP="00414D49">
            <w:pPr>
              <w:pStyle w:val="Textkrper-Tabelle"/>
              <w:rPr>
                <w:i/>
              </w:rPr>
            </w:pPr>
            <w:del w:id="5561" w:author="Otter, Martin" w:date="2014-04-09T11:00:00Z">
              <w:r w:rsidRPr="004865EB" w:rsidDel="00140C25">
                <w:rPr>
                  <w:i/>
                </w:rPr>
                <w:delText>fmi</w:delText>
              </w:r>
            </w:del>
            <w:ins w:id="5562" w:author="Otter, Martin" w:date="2014-04-09T11:00:00Z">
              <w:r w:rsidR="00140C25">
                <w:rPr>
                  <w:i/>
                </w:rPr>
                <w:t>fmi2</w:t>
              </w:r>
            </w:ins>
            <w:r w:rsidRPr="004865EB">
              <w:rPr>
                <w:i/>
              </w:rPr>
              <w:t>GetXXX on outputs</w:t>
            </w:r>
          </w:p>
          <w:p w14:paraId="5B850572" w14:textId="46341F6E" w:rsidR="00835952" w:rsidRPr="004865EB" w:rsidRDefault="00835952" w:rsidP="00414D49">
            <w:pPr>
              <w:pStyle w:val="Textkrper-Tabelle"/>
              <w:rPr>
                <w:i/>
              </w:rPr>
            </w:pPr>
            <w:del w:id="5563" w:author="Otter, Martin" w:date="2014-04-09T11:00:00Z">
              <w:r w:rsidRPr="004865EB" w:rsidDel="00140C25">
                <w:rPr>
                  <w:i/>
                </w:rPr>
                <w:delText>fmi</w:delText>
              </w:r>
            </w:del>
            <w:ins w:id="5564" w:author="Otter, Martin" w:date="2014-04-09T11:00:00Z">
              <w:r w:rsidR="00140C25">
                <w:rPr>
                  <w:i/>
                </w:rPr>
                <w:t>fmi2</w:t>
              </w:r>
            </w:ins>
            <w:r w:rsidRPr="004865EB">
              <w:rPr>
                <w:i/>
              </w:rPr>
              <w:t>SetXXX on inputs</w:t>
            </w:r>
          </w:p>
          <w:p w14:paraId="192EC739" w14:textId="58A6A024" w:rsidR="00835952" w:rsidRPr="004865EB" w:rsidRDefault="00835952" w:rsidP="00414D49">
            <w:pPr>
              <w:pStyle w:val="Textkrper-Tabelle"/>
              <w:rPr>
                <w:i/>
              </w:rPr>
            </w:pPr>
            <w:del w:id="5565" w:author="Otter, Martin" w:date="2014-04-09T11:00:00Z">
              <w:r w:rsidRPr="004865EB" w:rsidDel="00140C25">
                <w:rPr>
                  <w:i/>
                </w:rPr>
                <w:delText>fmi</w:delText>
              </w:r>
            </w:del>
            <w:ins w:id="5566" w:author="Otter, Martin" w:date="2014-04-09T11:00:00Z">
              <w:r w:rsidR="00140C25">
                <w:rPr>
                  <w:i/>
                </w:rPr>
                <w:t>fmi2</w:t>
              </w:r>
            </w:ins>
            <w:r w:rsidRPr="004865EB">
              <w:rPr>
                <w:i/>
              </w:rPr>
              <w:t>DoStep</w:t>
            </w:r>
          </w:p>
          <w:p w14:paraId="329DA342" w14:textId="0B5A7579" w:rsidR="00835952" w:rsidRPr="004865EB" w:rsidRDefault="00835952" w:rsidP="00414D49">
            <w:pPr>
              <w:pStyle w:val="Textkrper-Tabelle"/>
              <w:rPr>
                <w:i/>
              </w:rPr>
            </w:pPr>
            <w:del w:id="5567" w:author="Otter, Martin" w:date="2014-04-09T11:00:00Z">
              <w:r w:rsidRPr="004865EB" w:rsidDel="00140C25">
                <w:rPr>
                  <w:i/>
                </w:rPr>
                <w:delText>fmi</w:delText>
              </w:r>
            </w:del>
            <w:ins w:id="5568" w:author="Otter, Martin" w:date="2014-04-09T11:00:00Z">
              <w:r w:rsidR="00140C25">
                <w:rPr>
                  <w:i/>
                </w:rPr>
                <w:t>fmi2</w:t>
              </w:r>
            </w:ins>
            <w:r w:rsidRPr="004865EB">
              <w:rPr>
                <w:i/>
              </w:rPr>
              <w:t>GetXXX on outputs</w:t>
            </w:r>
          </w:p>
        </w:tc>
        <w:tc>
          <w:tcPr>
            <w:tcW w:w="4253" w:type="dxa"/>
            <w:shd w:val="clear" w:color="auto" w:fill="auto"/>
          </w:tcPr>
          <w:p w14:paraId="648CF4BD" w14:textId="2859681E" w:rsidR="00835952" w:rsidRPr="004865EB" w:rsidRDefault="00835952" w:rsidP="00414D49">
            <w:pPr>
              <w:pStyle w:val="Textkrper-Tabelle"/>
              <w:rPr>
                <w:i/>
              </w:rPr>
            </w:pPr>
            <w:del w:id="5569" w:author="Otter, Martin" w:date="2014-04-09T11:00:00Z">
              <w:r w:rsidRPr="004865EB" w:rsidDel="00140C25">
                <w:rPr>
                  <w:i/>
                </w:rPr>
                <w:delText>fmi</w:delText>
              </w:r>
            </w:del>
            <w:ins w:id="5570" w:author="Otter, Martin" w:date="2014-04-09T11:00:00Z">
              <w:r w:rsidR="00140C25">
                <w:rPr>
                  <w:i/>
                </w:rPr>
                <w:t>fmi2</w:t>
              </w:r>
            </w:ins>
            <w:r w:rsidRPr="004865EB">
              <w:rPr>
                <w:i/>
              </w:rPr>
              <w:t>SetXXX  on inputs</w:t>
            </w:r>
          </w:p>
          <w:p w14:paraId="0E95E7BB" w14:textId="08FC137B" w:rsidR="00835952" w:rsidRPr="004865EB" w:rsidRDefault="00835952" w:rsidP="00414D49">
            <w:pPr>
              <w:pStyle w:val="Textkrper-Tabelle"/>
              <w:rPr>
                <w:i/>
              </w:rPr>
            </w:pPr>
            <w:del w:id="5571" w:author="Otter, Martin" w:date="2014-04-09T11:00:00Z">
              <w:r w:rsidRPr="004865EB" w:rsidDel="00140C25">
                <w:rPr>
                  <w:i/>
                </w:rPr>
                <w:delText>fmi</w:delText>
              </w:r>
            </w:del>
            <w:ins w:id="5572" w:author="Otter, Martin" w:date="2014-04-09T11:00:00Z">
              <w:r w:rsidR="00140C25">
                <w:rPr>
                  <w:i/>
                </w:rPr>
                <w:t>fmi2</w:t>
              </w:r>
            </w:ins>
            <w:r w:rsidRPr="004865EB">
              <w:rPr>
                <w:i/>
              </w:rPr>
              <w:t>DoStep</w:t>
            </w:r>
          </w:p>
          <w:p w14:paraId="27E7A815" w14:textId="4983FB39" w:rsidR="00835952" w:rsidRPr="004865EB" w:rsidRDefault="00835952" w:rsidP="00414D49">
            <w:pPr>
              <w:pStyle w:val="Textkrper-Tabelle"/>
              <w:rPr>
                <w:i/>
              </w:rPr>
            </w:pPr>
            <w:del w:id="5573" w:author="Otter, Martin" w:date="2014-04-09T11:00:00Z">
              <w:r w:rsidRPr="004865EB" w:rsidDel="00140C25">
                <w:rPr>
                  <w:i/>
                </w:rPr>
                <w:delText>fmi</w:delText>
              </w:r>
            </w:del>
            <w:ins w:id="5574" w:author="Otter, Martin" w:date="2014-04-09T11:00:00Z">
              <w:r w:rsidR="00140C25">
                <w:rPr>
                  <w:i/>
                </w:rPr>
                <w:t>fmi2</w:t>
              </w:r>
            </w:ins>
            <w:r w:rsidRPr="004865EB">
              <w:rPr>
                <w:i/>
              </w:rPr>
              <w:t>GetXXX on outputs</w:t>
            </w:r>
          </w:p>
          <w:p w14:paraId="7D27FB7A" w14:textId="6749939E" w:rsidR="00835952" w:rsidRPr="004865EB" w:rsidRDefault="00835952" w:rsidP="00414D49">
            <w:pPr>
              <w:pStyle w:val="Textkrper-Tabelle"/>
              <w:rPr>
                <w:i/>
              </w:rPr>
            </w:pPr>
            <w:del w:id="5575" w:author="Otter, Martin" w:date="2014-04-09T11:00:00Z">
              <w:r w:rsidRPr="004865EB" w:rsidDel="00140C25">
                <w:rPr>
                  <w:i/>
                </w:rPr>
                <w:delText>fmi</w:delText>
              </w:r>
            </w:del>
            <w:ins w:id="5576" w:author="Otter, Martin" w:date="2014-04-09T11:00:00Z">
              <w:r w:rsidR="00140C25">
                <w:rPr>
                  <w:i/>
                </w:rPr>
                <w:t>fmi2</w:t>
              </w:r>
            </w:ins>
            <w:r w:rsidRPr="004865EB">
              <w:rPr>
                <w:i/>
              </w:rPr>
              <w:t>SetXXX on inputs</w:t>
            </w:r>
          </w:p>
          <w:p w14:paraId="01E76CF6" w14:textId="0CB11368" w:rsidR="00835952" w:rsidRPr="004865EB" w:rsidRDefault="00835952" w:rsidP="00414D49">
            <w:pPr>
              <w:pStyle w:val="Textkrper-Tabelle"/>
              <w:rPr>
                <w:i/>
              </w:rPr>
            </w:pPr>
            <w:del w:id="5577" w:author="Otter, Martin" w:date="2014-04-09T11:00:00Z">
              <w:r w:rsidRPr="004865EB" w:rsidDel="00140C25">
                <w:rPr>
                  <w:i/>
                </w:rPr>
                <w:delText>fmi</w:delText>
              </w:r>
            </w:del>
            <w:ins w:id="5578" w:author="Otter, Martin" w:date="2014-04-09T11:00:00Z">
              <w:r w:rsidR="00140C25">
                <w:rPr>
                  <w:i/>
                </w:rPr>
                <w:t>fmi2</w:t>
              </w:r>
            </w:ins>
            <w:r w:rsidRPr="004865EB">
              <w:rPr>
                <w:i/>
              </w:rPr>
              <w:t>GetXXX on outputs   // not allowed</w:t>
            </w:r>
          </w:p>
          <w:p w14:paraId="264BD3BD" w14:textId="00422BB1" w:rsidR="00835952" w:rsidRPr="004865EB" w:rsidRDefault="00835952" w:rsidP="00414D49">
            <w:pPr>
              <w:pStyle w:val="Textkrper-Tabelle"/>
              <w:rPr>
                <w:i/>
              </w:rPr>
            </w:pPr>
            <w:del w:id="5579" w:author="Otter, Martin" w:date="2014-04-09T11:00:00Z">
              <w:r w:rsidRPr="004865EB" w:rsidDel="00140C25">
                <w:rPr>
                  <w:i/>
                </w:rPr>
                <w:delText>fmi</w:delText>
              </w:r>
            </w:del>
            <w:ins w:id="5580" w:author="Otter, Martin" w:date="2014-04-09T11:00:00Z">
              <w:r w:rsidR="00140C25">
                <w:rPr>
                  <w:i/>
                </w:rPr>
                <w:t>fmi2</w:t>
              </w:r>
            </w:ins>
            <w:r w:rsidRPr="004865EB">
              <w:rPr>
                <w:i/>
              </w:rPr>
              <w:t>DoStep</w:t>
            </w:r>
          </w:p>
          <w:p w14:paraId="4606C03F" w14:textId="0592CD8B" w:rsidR="00835952" w:rsidRPr="004865EB" w:rsidRDefault="00835952" w:rsidP="00414D49">
            <w:pPr>
              <w:pStyle w:val="Textkrper-Tabelle"/>
              <w:rPr>
                <w:i/>
              </w:rPr>
            </w:pPr>
            <w:del w:id="5581" w:author="Otter, Martin" w:date="2014-04-09T11:00:00Z">
              <w:r w:rsidRPr="004865EB" w:rsidDel="00140C25">
                <w:rPr>
                  <w:i/>
                </w:rPr>
                <w:delText>fmi</w:delText>
              </w:r>
            </w:del>
            <w:ins w:id="5582" w:author="Otter, Martin" w:date="2014-04-09T11:00:00Z">
              <w:r w:rsidR="00140C25">
                <w:rPr>
                  <w:i/>
                </w:rPr>
                <w:t>fmi2</w:t>
              </w:r>
            </w:ins>
            <w:r w:rsidRPr="004865EB">
              <w:rPr>
                <w:i/>
              </w:rPr>
              <w:t>GetXXX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3108"/>
        <w:gridCol w:w="383"/>
        <w:gridCol w:w="383"/>
        <w:gridCol w:w="383"/>
        <w:gridCol w:w="383"/>
        <w:gridCol w:w="383"/>
        <w:gridCol w:w="383"/>
        <w:gridCol w:w="383"/>
        <w:gridCol w:w="383"/>
        <w:gridCol w:w="383"/>
        <w:gridCol w:w="383"/>
        <w:gridCol w:w="400"/>
        <w:gridCol w:w="2060"/>
        <w:tblGridChange w:id="5583">
          <w:tblGrid>
            <w:gridCol w:w="70"/>
            <w:gridCol w:w="23"/>
            <w:gridCol w:w="3015"/>
            <w:gridCol w:w="70"/>
            <w:gridCol w:w="23"/>
            <w:gridCol w:w="290"/>
            <w:gridCol w:w="70"/>
            <w:gridCol w:w="23"/>
            <w:gridCol w:w="290"/>
            <w:gridCol w:w="70"/>
            <w:gridCol w:w="23"/>
            <w:gridCol w:w="290"/>
            <w:gridCol w:w="70"/>
            <w:gridCol w:w="23"/>
            <w:gridCol w:w="290"/>
            <w:gridCol w:w="70"/>
            <w:gridCol w:w="23"/>
            <w:gridCol w:w="290"/>
            <w:gridCol w:w="70"/>
            <w:gridCol w:w="23"/>
            <w:gridCol w:w="290"/>
            <w:gridCol w:w="70"/>
            <w:gridCol w:w="23"/>
            <w:gridCol w:w="290"/>
            <w:gridCol w:w="70"/>
            <w:gridCol w:w="23"/>
            <w:gridCol w:w="290"/>
            <w:gridCol w:w="70"/>
            <w:gridCol w:w="23"/>
            <w:gridCol w:w="290"/>
            <w:gridCol w:w="70"/>
            <w:gridCol w:w="23"/>
            <w:gridCol w:w="290"/>
            <w:gridCol w:w="70"/>
            <w:gridCol w:w="23"/>
            <w:gridCol w:w="307"/>
            <w:gridCol w:w="70"/>
            <w:gridCol w:w="23"/>
            <w:gridCol w:w="1967"/>
            <w:gridCol w:w="70"/>
            <w:gridCol w:w="23"/>
          </w:tblGrid>
        </w:tblGridChange>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6BE3EF5D" w:rsidR="00542C2C" w:rsidRPr="00542C2C" w:rsidRDefault="00542C2C" w:rsidP="00542C2C">
            <w:pPr>
              <w:spacing w:line="240" w:lineRule="auto"/>
              <w:rPr>
                <w:rFonts w:cs="Arial"/>
                <w:szCs w:val="20"/>
                <w:lang w:val="de-DE" w:eastAsia="de-DE"/>
              </w:rPr>
            </w:pPr>
            <w:del w:id="5584" w:author="Otter, Martin" w:date="2014-04-09T11:00:00Z">
              <w:r w:rsidRPr="00542C2C" w:rsidDel="00140C25">
                <w:rPr>
                  <w:rFonts w:cs="Arial"/>
                  <w:szCs w:val="20"/>
                  <w:lang w:val="de-DE" w:eastAsia="de-DE"/>
                </w:rPr>
                <w:delText>fmi</w:delText>
              </w:r>
            </w:del>
            <w:ins w:id="5585" w:author="Otter, Martin" w:date="2014-04-09T11:00:00Z">
              <w:r w:rsidR="00140C25">
                <w:rPr>
                  <w:rFonts w:cs="Arial"/>
                  <w:szCs w:val="20"/>
                  <w:lang w:val="de-DE" w:eastAsia="de-DE"/>
                </w:rPr>
                <w:t>fmi2</w:t>
              </w:r>
            </w:ins>
            <w:r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2262AEE5" w:rsidR="00542C2C" w:rsidRPr="00542C2C" w:rsidRDefault="00542C2C" w:rsidP="00542C2C">
            <w:pPr>
              <w:spacing w:line="240" w:lineRule="auto"/>
              <w:rPr>
                <w:rFonts w:cs="Arial"/>
                <w:szCs w:val="20"/>
                <w:lang w:val="de-DE" w:eastAsia="de-DE"/>
              </w:rPr>
            </w:pPr>
            <w:del w:id="5586" w:author="Otter, Martin" w:date="2014-04-09T11:00:00Z">
              <w:r w:rsidRPr="00542C2C" w:rsidDel="00140C25">
                <w:rPr>
                  <w:rFonts w:cs="Arial"/>
                  <w:szCs w:val="20"/>
                  <w:lang w:val="de-DE" w:eastAsia="de-DE"/>
                </w:rPr>
                <w:delText>fmi</w:delText>
              </w:r>
            </w:del>
            <w:ins w:id="5587" w:author="Otter, Martin" w:date="2014-04-09T11:00:00Z">
              <w:r w:rsidR="00140C25">
                <w:rPr>
                  <w:rFonts w:cs="Arial"/>
                  <w:szCs w:val="20"/>
                  <w:lang w:val="de-DE" w:eastAsia="de-DE"/>
                </w:rPr>
                <w:t>fmi2</w:t>
              </w:r>
            </w:ins>
            <w:r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EDC4E4C" w:rsidR="00542C2C" w:rsidRPr="00542C2C" w:rsidRDefault="00542C2C" w:rsidP="00542C2C">
            <w:pPr>
              <w:spacing w:line="240" w:lineRule="auto"/>
              <w:rPr>
                <w:rFonts w:cs="Arial"/>
                <w:szCs w:val="20"/>
                <w:lang w:val="de-DE" w:eastAsia="de-DE"/>
              </w:rPr>
            </w:pPr>
            <w:del w:id="5588" w:author="Otter, Martin" w:date="2014-04-09T11:00:00Z">
              <w:r w:rsidRPr="00542C2C" w:rsidDel="00140C25">
                <w:rPr>
                  <w:rFonts w:cs="Arial"/>
                  <w:szCs w:val="20"/>
                  <w:lang w:val="de-DE" w:eastAsia="de-DE"/>
                </w:rPr>
                <w:delText>fmi</w:delText>
              </w:r>
            </w:del>
            <w:ins w:id="5589" w:author="Otter, Martin" w:date="2014-04-09T11:00:00Z">
              <w:r w:rsidR="00140C25">
                <w:rPr>
                  <w:rFonts w:cs="Arial"/>
                  <w:szCs w:val="20"/>
                  <w:lang w:val="de-DE" w:eastAsia="de-DE"/>
                </w:rPr>
                <w:t>fmi2</w:t>
              </w:r>
            </w:ins>
            <w:r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24B4A1E9" w:rsidR="00542C2C" w:rsidRPr="00542C2C" w:rsidRDefault="00542C2C" w:rsidP="00542C2C">
            <w:pPr>
              <w:spacing w:line="240" w:lineRule="auto"/>
              <w:rPr>
                <w:rFonts w:cs="Arial"/>
                <w:szCs w:val="20"/>
                <w:lang w:val="de-DE" w:eastAsia="de-DE"/>
              </w:rPr>
            </w:pPr>
            <w:del w:id="5590" w:author="Otter, Martin" w:date="2014-04-09T11:00:00Z">
              <w:r w:rsidRPr="00542C2C" w:rsidDel="00140C25">
                <w:rPr>
                  <w:rFonts w:cs="Arial"/>
                  <w:szCs w:val="20"/>
                  <w:lang w:val="de-DE" w:eastAsia="de-DE"/>
                </w:rPr>
                <w:delText>fmi</w:delText>
              </w:r>
            </w:del>
            <w:ins w:id="5591" w:author="Otter, Martin" w:date="2014-04-09T11:00:00Z">
              <w:r w:rsidR="00140C25">
                <w:rPr>
                  <w:rFonts w:cs="Arial"/>
                  <w:szCs w:val="20"/>
                  <w:lang w:val="de-DE" w:eastAsia="de-DE"/>
                </w:rPr>
                <w:t>fmi2</w:t>
              </w:r>
            </w:ins>
            <w:r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40B43B7D" w:rsidR="00542C2C" w:rsidRPr="00542C2C" w:rsidRDefault="00542C2C" w:rsidP="00542C2C">
            <w:pPr>
              <w:spacing w:line="240" w:lineRule="auto"/>
              <w:rPr>
                <w:rFonts w:cs="Arial"/>
                <w:szCs w:val="20"/>
                <w:lang w:val="de-DE" w:eastAsia="de-DE"/>
              </w:rPr>
            </w:pPr>
            <w:del w:id="5592" w:author="Otter, Martin" w:date="2014-04-09T11:00:00Z">
              <w:r w:rsidRPr="00542C2C" w:rsidDel="00140C25">
                <w:rPr>
                  <w:rFonts w:cs="Arial"/>
                  <w:szCs w:val="20"/>
                  <w:lang w:val="de-DE" w:eastAsia="de-DE"/>
                </w:rPr>
                <w:delText>fmi</w:delText>
              </w:r>
            </w:del>
            <w:ins w:id="5593" w:author="Otter, Martin" w:date="2014-04-09T11:00:00Z">
              <w:r w:rsidR="00140C25">
                <w:rPr>
                  <w:rFonts w:cs="Arial"/>
                  <w:szCs w:val="20"/>
                  <w:lang w:val="de-DE" w:eastAsia="de-DE"/>
                </w:rPr>
                <w:t>fmi2</w:t>
              </w:r>
            </w:ins>
            <w:r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ins w:id="5594" w:author="Torsten Blochwitz" w:date="2014-03-27T16:01:00Z"/>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D5B0E10" w:rsidR="00455BF9" w:rsidRDefault="00455BF9" w:rsidP="00542C2C">
            <w:pPr>
              <w:spacing w:line="240" w:lineRule="auto"/>
              <w:rPr>
                <w:ins w:id="5595" w:author="Torsten Blochwitz" w:date="2014-03-27T16:01:00Z"/>
                <w:rFonts w:cs="Arial"/>
                <w:szCs w:val="20"/>
                <w:lang w:val="de-DE" w:eastAsia="de-DE"/>
              </w:rPr>
            </w:pPr>
            <w:ins w:id="5596" w:author="Torsten Blochwitz" w:date="2014-03-27T16:02:00Z">
              <w:del w:id="5597" w:author="Otter, Martin" w:date="2014-04-09T11:00:00Z">
                <w:r w:rsidRPr="00455BF9" w:rsidDel="00140C25">
                  <w:rPr>
                    <w:rFonts w:cs="Arial"/>
                    <w:szCs w:val="20"/>
                    <w:lang w:val="de-DE" w:eastAsia="de-DE"/>
                  </w:rPr>
                  <w:delText>fmi</w:delText>
                </w:r>
              </w:del>
            </w:ins>
            <w:ins w:id="5598" w:author="Otter, Martin" w:date="2014-04-09T11:00:00Z">
              <w:r w:rsidR="00140C25">
                <w:rPr>
                  <w:rFonts w:cs="Arial"/>
                  <w:szCs w:val="20"/>
                  <w:lang w:val="de-DE" w:eastAsia="de-DE"/>
                </w:rPr>
                <w:t>fmi2</w:t>
              </w:r>
            </w:ins>
            <w:ins w:id="5599" w:author="Torsten Blochwitz" w:date="2014-03-27T16:02:00Z">
              <w:r w:rsidRPr="00455BF9">
                <w:rPr>
                  <w:rFonts w:cs="Arial"/>
                  <w:szCs w:val="20"/>
                  <w:lang w:val="de-DE" w:eastAsia="de-DE"/>
                </w:rPr>
                <w:t>SetupExperiment</w:t>
              </w:r>
            </w:ins>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ins w:id="5600"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ins w:id="5601" w:author="Torsten Blochwitz" w:date="2014-03-27T16:01:00Z"/>
                <w:rFonts w:cs="Arial"/>
                <w:szCs w:val="20"/>
                <w:lang w:val="de-DE" w:eastAsia="de-DE"/>
              </w:rPr>
            </w:pPr>
            <w:ins w:id="5602" w:author="Torsten Blochwitz" w:date="2014-03-27T16:02:00Z">
              <w:r w:rsidRPr="00542C2C">
                <w:rPr>
                  <w:rFonts w:cs="Arial"/>
                  <w:szCs w:val="20"/>
                  <w:lang w:val="de-DE" w:eastAsia="de-DE"/>
                </w:rPr>
                <w:t>x</w:t>
              </w:r>
            </w:ins>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ins w:id="5603"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ins w:id="5604"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ins w:id="5605"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ins w:id="5606"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ins w:id="5607"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ins w:id="5608"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ins w:id="5609" w:author="Torsten Blochwitz" w:date="2014-03-27T16:01:00Z"/>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ins w:id="5610" w:author="Torsten Blochwitz" w:date="2014-03-27T16:01:00Z"/>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ins w:id="5611" w:author="Torsten Blochwitz" w:date="2014-03-27T16:01:00Z"/>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ins w:id="5612" w:author="Torsten Blochwitz" w:date="2014-03-27T16:01:00Z"/>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09376BFC" w:rsidR="00542C2C" w:rsidRPr="00542C2C" w:rsidRDefault="006C1028" w:rsidP="00542C2C">
            <w:pPr>
              <w:spacing w:line="240" w:lineRule="auto"/>
              <w:rPr>
                <w:rFonts w:cs="Arial"/>
                <w:szCs w:val="20"/>
                <w:lang w:val="de-DE" w:eastAsia="de-DE"/>
              </w:rPr>
            </w:pPr>
            <w:del w:id="5613" w:author="Otter, Martin" w:date="2014-04-09T11:00:00Z">
              <w:r w:rsidDel="00140C25">
                <w:rPr>
                  <w:rFonts w:cs="Arial"/>
                  <w:szCs w:val="20"/>
                  <w:lang w:val="de-DE" w:eastAsia="de-DE"/>
                </w:rPr>
                <w:delText>fmi</w:delText>
              </w:r>
            </w:del>
            <w:ins w:id="5614" w:author="Otter, Martin" w:date="2014-04-09T11:00:00Z">
              <w:r w:rsidR="00140C25">
                <w:rPr>
                  <w:rFonts w:cs="Arial"/>
                  <w:szCs w:val="20"/>
                  <w:lang w:val="de-DE" w:eastAsia="de-DE"/>
                </w:rPr>
                <w:t>fmi2</w:t>
              </w:r>
            </w:ins>
            <w:r>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2E3652CD" w:rsidR="00542C2C" w:rsidRPr="00542C2C" w:rsidRDefault="006C1028" w:rsidP="00542C2C">
            <w:pPr>
              <w:spacing w:line="240" w:lineRule="auto"/>
              <w:rPr>
                <w:rFonts w:cs="Arial"/>
                <w:szCs w:val="20"/>
                <w:lang w:val="de-DE" w:eastAsia="de-DE"/>
              </w:rPr>
            </w:pPr>
            <w:del w:id="5615" w:author="Otter, Martin" w:date="2014-04-09T11:00:00Z">
              <w:r w:rsidDel="00140C25">
                <w:rPr>
                  <w:rFonts w:cs="Arial"/>
                  <w:szCs w:val="20"/>
                  <w:lang w:val="de-DE" w:eastAsia="de-DE"/>
                </w:rPr>
                <w:delText>fmi</w:delText>
              </w:r>
            </w:del>
            <w:ins w:id="5616" w:author="Otter, Martin" w:date="2014-04-09T11:00:00Z">
              <w:r w:rsidR="00140C25">
                <w:rPr>
                  <w:rFonts w:cs="Arial"/>
                  <w:szCs w:val="20"/>
                  <w:lang w:val="de-DE" w:eastAsia="de-DE"/>
                </w:rPr>
                <w:t>fmi2</w:t>
              </w:r>
            </w:ins>
            <w:r>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5C0440">
        <w:tblPrEx>
          <w:tblW w:w="9111" w:type="dxa"/>
          <w:tblInd w:w="55" w:type="dxa"/>
          <w:tblCellMar>
            <w:left w:w="70" w:type="dxa"/>
            <w:right w:w="70" w:type="dxa"/>
          </w:tblCellMar>
          <w:tblPrExChange w:id="5617" w:author="Torsten Blochwitz" w:date="2014-04-24T14:34:00Z">
            <w:tblPrEx>
              <w:tblW w:w="9111" w:type="dxa"/>
              <w:tblInd w:w="55" w:type="dxa"/>
              <w:tblCellMar>
                <w:left w:w="70" w:type="dxa"/>
                <w:right w:w="70" w:type="dxa"/>
              </w:tblCellMar>
            </w:tblPrEx>
          </w:tblPrExChange>
        </w:tblPrEx>
        <w:trPr>
          <w:trHeight w:val="255"/>
          <w:trPrChange w:id="5618" w:author="Torsten Blochwitz" w:date="2014-04-24T14:34:00Z">
            <w:trPr>
              <w:gridBefore w:val="2"/>
              <w:trHeight w:val="255"/>
            </w:trPr>
          </w:trPrChange>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Change w:id="5619" w:author="Torsten Blochwitz" w:date="2014-04-24T14:34:00Z">
              <w:tcPr>
                <w:tcW w:w="2821" w:type="dxa"/>
                <w:gridSpan w:val="3"/>
                <w:tcBorders>
                  <w:top w:val="nil"/>
                  <w:left w:val="single" w:sz="4" w:space="0" w:color="000000"/>
                  <w:bottom w:val="single" w:sz="4" w:space="0" w:color="000000"/>
                  <w:right w:val="single" w:sz="4" w:space="0" w:color="000000"/>
                </w:tcBorders>
                <w:shd w:val="clear" w:color="auto" w:fill="auto"/>
                <w:noWrap/>
                <w:vAlign w:val="bottom"/>
                <w:hideMark/>
              </w:tcPr>
            </w:tcPrChange>
          </w:tcPr>
          <w:p w14:paraId="707122D1" w14:textId="75135B69" w:rsidR="00542C2C" w:rsidRPr="00542C2C" w:rsidRDefault="00542C2C" w:rsidP="00542C2C">
            <w:pPr>
              <w:spacing w:line="240" w:lineRule="auto"/>
              <w:rPr>
                <w:rFonts w:cs="Arial"/>
                <w:szCs w:val="20"/>
                <w:lang w:val="de-DE" w:eastAsia="de-DE"/>
              </w:rPr>
            </w:pPr>
            <w:del w:id="5620" w:author="Otter, Martin" w:date="2014-04-09T11:00:00Z">
              <w:r w:rsidRPr="00542C2C" w:rsidDel="00140C25">
                <w:rPr>
                  <w:rFonts w:cs="Arial"/>
                  <w:szCs w:val="20"/>
                  <w:lang w:val="de-DE" w:eastAsia="de-DE"/>
                </w:rPr>
                <w:delText>fmi</w:delText>
              </w:r>
            </w:del>
            <w:ins w:id="5621" w:author="Otter, Martin" w:date="2014-04-09T11:00:00Z">
              <w:r w:rsidR="00140C25">
                <w:rPr>
                  <w:rFonts w:cs="Arial"/>
                  <w:szCs w:val="20"/>
                  <w:lang w:val="de-DE" w:eastAsia="de-DE"/>
                </w:rPr>
                <w:t>fmi2</w:t>
              </w:r>
            </w:ins>
            <w:r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Change w:id="5622"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Change w:id="5623"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Change w:id="5624"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Change w:id="5625" w:author="Torsten Blochwitz" w:date="2014-04-24T14:34: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Change w:id="5626"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Change w:id="5627"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5326C389" w14:textId="22BC4FE8" w:rsidR="00542C2C" w:rsidRPr="00542C2C" w:rsidRDefault="005C0440" w:rsidP="00542C2C">
            <w:pPr>
              <w:spacing w:line="240" w:lineRule="auto"/>
              <w:jc w:val="center"/>
              <w:rPr>
                <w:rFonts w:cs="Arial"/>
                <w:szCs w:val="20"/>
                <w:lang w:val="de-DE" w:eastAsia="de-DE"/>
              </w:rPr>
            </w:pPr>
            <w:ins w:id="5628" w:author="Torsten Blochwitz" w:date="2014-04-24T14:33:00Z">
              <w:r w:rsidRPr="00542C2C">
                <w:rPr>
                  <w:rFonts w:cs="Arial"/>
                  <w:szCs w:val="20"/>
                  <w:lang w:val="de-DE" w:eastAsia="de-DE"/>
                </w:rPr>
                <w:t>x</w:t>
              </w:r>
            </w:ins>
            <w:del w:id="5629" w:author="Torsten Blochwitz" w:date="2014-04-24T14:33:00Z">
              <w:r w:rsidR="00542C2C" w:rsidRPr="00542C2C" w:rsidDel="005C0440">
                <w:rPr>
                  <w:rFonts w:cs="Arial"/>
                  <w:szCs w:val="20"/>
                  <w:lang w:val="de-DE" w:eastAsia="de-DE"/>
                </w:rPr>
                <w:delText xml:space="preserve"> </w:delText>
              </w:r>
            </w:del>
          </w:p>
        </w:tc>
        <w:tc>
          <w:tcPr>
            <w:tcW w:w="383" w:type="dxa"/>
            <w:tcBorders>
              <w:top w:val="nil"/>
              <w:left w:val="nil"/>
              <w:bottom w:val="single" w:sz="4" w:space="0" w:color="000000"/>
              <w:right w:val="single" w:sz="4" w:space="0" w:color="000000"/>
            </w:tcBorders>
            <w:shd w:val="clear" w:color="FFFFFF" w:fill="E6E6E6"/>
            <w:noWrap/>
            <w:vAlign w:val="bottom"/>
            <w:hideMark/>
            <w:tcPrChange w:id="5630"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Change w:id="5631"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Change w:id="5632"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Change w:id="5633" w:author="Torsten Blochwitz" w:date="2014-04-24T14:34: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Change w:id="5634" w:author="Torsten Blochwitz" w:date="2014-04-24T14:34:00Z">
              <w:tcPr>
                <w:tcW w:w="400" w:type="dxa"/>
                <w:gridSpan w:val="3"/>
                <w:tcBorders>
                  <w:top w:val="nil"/>
                  <w:left w:val="nil"/>
                  <w:bottom w:val="nil"/>
                  <w:right w:val="nil"/>
                </w:tcBorders>
                <w:shd w:val="clear" w:color="auto" w:fill="auto"/>
                <w:noWrap/>
                <w:vAlign w:val="bottom"/>
                <w:hideMark/>
              </w:tcPr>
            </w:tcPrChange>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Change w:id="5635" w:author="Torsten Blochwitz" w:date="2014-04-24T14:34:00Z">
              <w:tcPr>
                <w:tcW w:w="2060" w:type="dxa"/>
                <w:gridSpan w:val="3"/>
                <w:tcBorders>
                  <w:top w:val="nil"/>
                  <w:left w:val="nil"/>
                  <w:bottom w:val="nil"/>
                  <w:right w:val="nil"/>
                </w:tcBorders>
                <w:shd w:val="clear" w:color="auto" w:fill="auto"/>
                <w:noWrap/>
                <w:vAlign w:val="bottom"/>
                <w:hideMark/>
              </w:tcPr>
            </w:tcPrChange>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C22B4B">
        <w:tblPrEx>
          <w:tblW w:w="9111" w:type="dxa"/>
          <w:tblInd w:w="55" w:type="dxa"/>
          <w:tblCellMar>
            <w:left w:w="70" w:type="dxa"/>
            <w:right w:w="70" w:type="dxa"/>
          </w:tblCellMar>
          <w:tblPrExChange w:id="5636" w:author="Otter, Martin" w:date="2014-04-23T18:37:00Z">
            <w:tblPrEx>
              <w:tblW w:w="9111" w:type="dxa"/>
              <w:tblInd w:w="55" w:type="dxa"/>
              <w:tblCellMar>
                <w:left w:w="70" w:type="dxa"/>
                <w:right w:w="70" w:type="dxa"/>
              </w:tblCellMar>
            </w:tblPrEx>
          </w:tblPrExChange>
        </w:tblPrEx>
        <w:trPr>
          <w:trHeight w:val="255"/>
          <w:trPrChange w:id="5637" w:author="Otter, Martin" w:date="2014-04-23T18:37:00Z">
            <w:trPr>
              <w:gridAfter w:val="0"/>
              <w:trHeight w:val="255"/>
            </w:trPr>
          </w:trPrChange>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Change w:id="5638" w:author="Otter, Martin" w:date="2014-04-23T18:37:00Z">
              <w:tcPr>
                <w:tcW w:w="2821" w:type="dxa"/>
                <w:gridSpan w:val="3"/>
                <w:tcBorders>
                  <w:top w:val="nil"/>
                  <w:left w:val="single" w:sz="4" w:space="0" w:color="000000"/>
                  <w:bottom w:val="single" w:sz="4" w:space="0" w:color="000000"/>
                  <w:right w:val="single" w:sz="4" w:space="0" w:color="000000"/>
                </w:tcBorders>
                <w:shd w:val="clear" w:color="auto" w:fill="auto"/>
                <w:noWrap/>
                <w:vAlign w:val="bottom"/>
                <w:hideMark/>
              </w:tcPr>
            </w:tcPrChange>
          </w:tcPr>
          <w:p w14:paraId="3E5C4C5C" w14:textId="02A6BC4A" w:rsidR="00542C2C" w:rsidRPr="00542C2C" w:rsidRDefault="006C1028" w:rsidP="00542C2C">
            <w:pPr>
              <w:spacing w:line="240" w:lineRule="auto"/>
              <w:rPr>
                <w:rFonts w:cs="Arial"/>
                <w:szCs w:val="20"/>
                <w:lang w:val="de-DE" w:eastAsia="de-DE"/>
              </w:rPr>
            </w:pPr>
            <w:del w:id="5639" w:author="Otter, Martin" w:date="2014-04-09T11:00:00Z">
              <w:r w:rsidDel="00140C25">
                <w:rPr>
                  <w:rFonts w:cs="Arial"/>
                  <w:szCs w:val="20"/>
                  <w:lang w:val="de-DE" w:eastAsia="de-DE"/>
                </w:rPr>
                <w:delText>fmi</w:delText>
              </w:r>
            </w:del>
            <w:ins w:id="5640" w:author="Otter, Martin" w:date="2014-04-09T11:00:00Z">
              <w:r w:rsidR="00140C25">
                <w:rPr>
                  <w:rFonts w:cs="Arial"/>
                  <w:szCs w:val="20"/>
                  <w:lang w:val="de-DE" w:eastAsia="de-DE"/>
                </w:rPr>
                <w:t>fmi2</w:t>
              </w:r>
            </w:ins>
            <w:r>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Change w:id="5641"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Change w:id="5642" w:author="Otter, Martin" w:date="2014-04-23T18:37:00Z">
              <w:tcPr>
                <w:tcW w:w="383" w:type="dxa"/>
                <w:gridSpan w:val="3"/>
                <w:tcBorders>
                  <w:top w:val="nil"/>
                  <w:left w:val="nil"/>
                  <w:bottom w:val="single" w:sz="4" w:space="0" w:color="000000"/>
                  <w:right w:val="single" w:sz="4" w:space="0" w:color="000000"/>
                </w:tcBorders>
                <w:shd w:val="clear" w:color="E6E6E6" w:fill="FFFFFF"/>
                <w:noWrap/>
                <w:vAlign w:val="bottom"/>
                <w:hideMark/>
              </w:tcPr>
            </w:tcPrChange>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Change w:id="5643"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Change w:id="5644"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Change w:id="5645"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Change w:id="5646"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Change w:id="5647"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Change w:id="5648"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Change w:id="5649" w:author="Otter, Martin" w:date="2014-04-23T18:37:00Z">
              <w:tcPr>
                <w:tcW w:w="383" w:type="dxa"/>
                <w:gridSpan w:val="3"/>
                <w:tcBorders>
                  <w:top w:val="nil"/>
                  <w:left w:val="nil"/>
                  <w:bottom w:val="single" w:sz="4" w:space="0" w:color="000000"/>
                  <w:right w:val="single" w:sz="4" w:space="0" w:color="000000"/>
                </w:tcBorders>
                <w:shd w:val="clear" w:color="E6E6E6" w:fill="FFFFFF"/>
                <w:noWrap/>
                <w:vAlign w:val="bottom"/>
                <w:hideMark/>
              </w:tcPr>
            </w:tcPrChange>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Change w:id="5650"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Change w:id="5651" w:author="Otter, Martin" w:date="2014-04-23T18:37:00Z">
              <w:tcPr>
                <w:tcW w:w="400" w:type="dxa"/>
                <w:gridSpan w:val="3"/>
                <w:tcBorders>
                  <w:top w:val="nil"/>
                  <w:left w:val="nil"/>
                  <w:bottom w:val="nil"/>
                  <w:right w:val="nil"/>
                </w:tcBorders>
                <w:shd w:val="clear" w:color="auto" w:fill="auto"/>
                <w:noWrap/>
                <w:vAlign w:val="bottom"/>
                <w:hideMark/>
              </w:tcPr>
            </w:tcPrChange>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Change w:id="5652" w:author="Otter, Martin" w:date="2014-04-23T18:37:00Z">
              <w:tcPr>
                <w:tcW w:w="2060" w:type="dxa"/>
                <w:gridSpan w:val="3"/>
                <w:tcBorders>
                  <w:top w:val="nil"/>
                  <w:left w:val="nil"/>
                  <w:bottom w:val="nil"/>
                  <w:right w:val="nil"/>
                </w:tcBorders>
                <w:shd w:val="clear" w:color="auto" w:fill="auto"/>
                <w:noWrap/>
                <w:vAlign w:val="bottom"/>
                <w:hideMark/>
              </w:tcPr>
            </w:tcPrChange>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C22B4B">
        <w:tblPrEx>
          <w:tblW w:w="9111" w:type="dxa"/>
          <w:tblInd w:w="55" w:type="dxa"/>
          <w:tblCellMar>
            <w:left w:w="70" w:type="dxa"/>
            <w:right w:w="70" w:type="dxa"/>
          </w:tblCellMar>
          <w:tblPrExChange w:id="5653" w:author="Otter, Martin" w:date="2014-04-23T18:37:00Z">
            <w:tblPrEx>
              <w:tblW w:w="9111" w:type="dxa"/>
              <w:tblInd w:w="55" w:type="dxa"/>
              <w:tblCellMar>
                <w:left w:w="70" w:type="dxa"/>
                <w:right w:w="70" w:type="dxa"/>
              </w:tblCellMar>
            </w:tblPrEx>
          </w:tblPrExChange>
        </w:tblPrEx>
        <w:trPr>
          <w:trHeight w:val="255"/>
          <w:trPrChange w:id="5654" w:author="Otter, Martin" w:date="2014-04-23T18:37:00Z">
            <w:trPr>
              <w:gridAfter w:val="0"/>
              <w:trHeight w:val="255"/>
            </w:trPr>
          </w:trPrChange>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Change w:id="5655" w:author="Otter, Martin" w:date="2014-04-23T18:37:00Z">
              <w:tcPr>
                <w:tcW w:w="2821" w:type="dxa"/>
                <w:gridSpan w:val="3"/>
                <w:tcBorders>
                  <w:top w:val="nil"/>
                  <w:left w:val="single" w:sz="4" w:space="0" w:color="000000"/>
                  <w:bottom w:val="single" w:sz="4" w:space="0" w:color="000000"/>
                  <w:right w:val="single" w:sz="4" w:space="0" w:color="000000"/>
                </w:tcBorders>
                <w:shd w:val="clear" w:color="auto" w:fill="auto"/>
                <w:noWrap/>
                <w:vAlign w:val="bottom"/>
                <w:hideMark/>
              </w:tcPr>
            </w:tcPrChange>
          </w:tcPr>
          <w:p w14:paraId="0F2D933B" w14:textId="519220FF" w:rsidR="00542C2C" w:rsidRPr="00542C2C" w:rsidRDefault="00542C2C" w:rsidP="00542C2C">
            <w:pPr>
              <w:spacing w:line="240" w:lineRule="auto"/>
              <w:rPr>
                <w:rFonts w:cs="Arial"/>
                <w:szCs w:val="20"/>
                <w:lang w:val="de-DE" w:eastAsia="de-DE"/>
              </w:rPr>
            </w:pPr>
            <w:del w:id="5656" w:author="Otter, Martin" w:date="2014-04-09T11:00:00Z">
              <w:r w:rsidRPr="00542C2C" w:rsidDel="00140C25">
                <w:rPr>
                  <w:rFonts w:cs="Arial"/>
                  <w:szCs w:val="20"/>
                  <w:lang w:val="de-DE" w:eastAsia="de-DE"/>
                </w:rPr>
                <w:delText>fmi</w:delText>
              </w:r>
            </w:del>
            <w:ins w:id="5657" w:author="Otter, Martin" w:date="2014-04-09T11:00:00Z">
              <w:r w:rsidR="00140C25">
                <w:rPr>
                  <w:rFonts w:cs="Arial"/>
                  <w:szCs w:val="20"/>
                  <w:lang w:val="de-DE" w:eastAsia="de-DE"/>
                </w:rPr>
                <w:t>fmi2</w:t>
              </w:r>
            </w:ins>
            <w:r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Change w:id="5658"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Change w:id="5659"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tcPr>
            </w:tcPrChange>
          </w:tcPr>
          <w:p w14:paraId="610AD21C" w14:textId="1F7700C4" w:rsidR="00542C2C" w:rsidRPr="00542C2C" w:rsidRDefault="00542C2C" w:rsidP="00542C2C">
            <w:pPr>
              <w:spacing w:line="240" w:lineRule="auto"/>
              <w:jc w:val="center"/>
              <w:rPr>
                <w:rFonts w:cs="Arial"/>
                <w:szCs w:val="20"/>
                <w:lang w:val="de-DE" w:eastAsia="de-DE"/>
              </w:rPr>
            </w:pPr>
            <w:del w:id="5660" w:author="Otter, Martin" w:date="2014-04-23T18:36:00Z">
              <w:r w:rsidRPr="00542C2C" w:rsidDel="00C22B4B">
                <w:rPr>
                  <w:rFonts w:cs="Arial"/>
                  <w:szCs w:val="20"/>
                  <w:lang w:val="de-DE" w:eastAsia="de-DE"/>
                </w:rPr>
                <w:delText>5</w:delText>
              </w:r>
            </w:del>
          </w:p>
        </w:tc>
        <w:tc>
          <w:tcPr>
            <w:tcW w:w="383" w:type="dxa"/>
            <w:tcBorders>
              <w:top w:val="nil"/>
              <w:left w:val="nil"/>
              <w:bottom w:val="single" w:sz="4" w:space="0" w:color="000000"/>
              <w:right w:val="single" w:sz="4" w:space="0" w:color="000000"/>
            </w:tcBorders>
            <w:shd w:val="clear" w:color="auto" w:fill="auto"/>
            <w:noWrap/>
            <w:vAlign w:val="bottom"/>
            <w:hideMark/>
            <w:tcPrChange w:id="5661"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Change w:id="5662"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Change w:id="5663"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Change w:id="5664"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Change w:id="5665"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Change w:id="5666"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Change w:id="5667" w:author="Otter, Martin" w:date="2014-04-23T18:37:00Z">
              <w:tcPr>
                <w:tcW w:w="383" w:type="dxa"/>
                <w:gridSpan w:val="3"/>
                <w:tcBorders>
                  <w:top w:val="nil"/>
                  <w:left w:val="nil"/>
                  <w:bottom w:val="single" w:sz="4" w:space="0" w:color="000000"/>
                  <w:right w:val="single" w:sz="4" w:space="0" w:color="000000"/>
                </w:tcBorders>
                <w:shd w:val="clear" w:color="E6E6E6" w:fill="FFFFFF"/>
                <w:noWrap/>
                <w:vAlign w:val="bottom"/>
                <w:hideMark/>
              </w:tcPr>
            </w:tcPrChange>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Change w:id="5668"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Change w:id="5669" w:author="Otter, Martin" w:date="2014-04-23T18:37:00Z">
              <w:tcPr>
                <w:tcW w:w="400" w:type="dxa"/>
                <w:gridSpan w:val="3"/>
                <w:tcBorders>
                  <w:top w:val="nil"/>
                  <w:left w:val="nil"/>
                  <w:bottom w:val="nil"/>
                  <w:right w:val="nil"/>
                </w:tcBorders>
                <w:shd w:val="clear" w:color="auto" w:fill="auto"/>
                <w:noWrap/>
                <w:vAlign w:val="bottom"/>
                <w:hideMark/>
              </w:tcPr>
            </w:tcPrChange>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Change w:id="5670" w:author="Otter, Martin" w:date="2014-04-23T18:37:00Z">
              <w:tcPr>
                <w:tcW w:w="2060" w:type="dxa"/>
                <w:gridSpan w:val="3"/>
                <w:tcBorders>
                  <w:top w:val="nil"/>
                  <w:left w:val="nil"/>
                  <w:bottom w:val="nil"/>
                  <w:right w:val="nil"/>
                </w:tcBorders>
                <w:shd w:val="clear" w:color="auto" w:fill="auto"/>
                <w:noWrap/>
                <w:vAlign w:val="bottom"/>
                <w:hideMark/>
              </w:tcPr>
            </w:tcPrChange>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C22B4B">
        <w:tblPrEx>
          <w:tblW w:w="9111" w:type="dxa"/>
          <w:tblInd w:w="55" w:type="dxa"/>
          <w:tblCellMar>
            <w:left w:w="70" w:type="dxa"/>
            <w:right w:w="70" w:type="dxa"/>
          </w:tblCellMar>
          <w:tblPrExChange w:id="5671" w:author="Otter, Martin" w:date="2014-04-23T18:37:00Z">
            <w:tblPrEx>
              <w:tblW w:w="9111" w:type="dxa"/>
              <w:tblInd w:w="55" w:type="dxa"/>
              <w:tblCellMar>
                <w:left w:w="70" w:type="dxa"/>
                <w:right w:w="70" w:type="dxa"/>
              </w:tblCellMar>
            </w:tblPrEx>
          </w:tblPrExChange>
        </w:tblPrEx>
        <w:trPr>
          <w:trHeight w:val="255"/>
          <w:trPrChange w:id="5672" w:author="Otter, Martin" w:date="2014-04-23T18:37:00Z">
            <w:trPr>
              <w:gridAfter w:val="0"/>
              <w:trHeight w:val="255"/>
            </w:trPr>
          </w:trPrChange>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Change w:id="5673" w:author="Otter, Martin" w:date="2014-04-23T18:37:00Z">
              <w:tcPr>
                <w:tcW w:w="2821" w:type="dxa"/>
                <w:gridSpan w:val="3"/>
                <w:tcBorders>
                  <w:top w:val="nil"/>
                  <w:left w:val="single" w:sz="4" w:space="0" w:color="000000"/>
                  <w:bottom w:val="single" w:sz="4" w:space="0" w:color="000000"/>
                  <w:right w:val="single" w:sz="4" w:space="0" w:color="000000"/>
                </w:tcBorders>
                <w:shd w:val="clear" w:color="auto" w:fill="auto"/>
                <w:noWrap/>
                <w:vAlign w:val="bottom"/>
                <w:hideMark/>
              </w:tcPr>
            </w:tcPrChange>
          </w:tcPr>
          <w:p w14:paraId="1FC11068" w14:textId="6E08C6BB" w:rsidR="00542C2C" w:rsidRPr="00542C2C" w:rsidRDefault="00542C2C" w:rsidP="00542C2C">
            <w:pPr>
              <w:spacing w:line="240" w:lineRule="auto"/>
              <w:rPr>
                <w:rFonts w:cs="Arial"/>
                <w:szCs w:val="20"/>
                <w:lang w:val="de-DE" w:eastAsia="de-DE"/>
              </w:rPr>
            </w:pPr>
            <w:del w:id="5674" w:author="Otter, Martin" w:date="2014-04-09T11:00:00Z">
              <w:r w:rsidRPr="00542C2C" w:rsidDel="00140C25">
                <w:rPr>
                  <w:rFonts w:cs="Arial"/>
                  <w:szCs w:val="20"/>
                  <w:lang w:val="de-DE" w:eastAsia="de-DE"/>
                </w:rPr>
                <w:delText>fmi</w:delText>
              </w:r>
            </w:del>
            <w:ins w:id="5675" w:author="Otter, Martin" w:date="2014-04-09T11:00:00Z">
              <w:r w:rsidR="00140C25">
                <w:rPr>
                  <w:rFonts w:cs="Arial"/>
                  <w:szCs w:val="20"/>
                  <w:lang w:val="de-DE" w:eastAsia="de-DE"/>
                </w:rPr>
                <w:t>fmi2</w:t>
              </w:r>
            </w:ins>
            <w:r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Change w:id="5676"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Change w:id="5677"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tcPr>
            </w:tcPrChange>
          </w:tcPr>
          <w:p w14:paraId="0E177079" w14:textId="33652676" w:rsidR="00542C2C" w:rsidRPr="00542C2C" w:rsidRDefault="00542C2C" w:rsidP="00542C2C">
            <w:pPr>
              <w:spacing w:line="240" w:lineRule="auto"/>
              <w:jc w:val="center"/>
              <w:rPr>
                <w:rFonts w:cs="Arial"/>
                <w:szCs w:val="20"/>
                <w:lang w:val="de-DE" w:eastAsia="de-DE"/>
              </w:rPr>
            </w:pPr>
            <w:del w:id="5678" w:author="Otter, Martin" w:date="2014-04-23T18:36:00Z">
              <w:r w:rsidRPr="00542C2C" w:rsidDel="00C22B4B">
                <w:rPr>
                  <w:rFonts w:cs="Arial"/>
                  <w:szCs w:val="20"/>
                  <w:lang w:val="de-DE" w:eastAsia="de-DE"/>
                </w:rPr>
                <w:delText>5</w:delText>
              </w:r>
            </w:del>
          </w:p>
        </w:tc>
        <w:tc>
          <w:tcPr>
            <w:tcW w:w="383" w:type="dxa"/>
            <w:tcBorders>
              <w:top w:val="nil"/>
              <w:left w:val="nil"/>
              <w:bottom w:val="single" w:sz="4" w:space="0" w:color="000000"/>
              <w:right w:val="single" w:sz="4" w:space="0" w:color="000000"/>
            </w:tcBorders>
            <w:shd w:val="clear" w:color="auto" w:fill="auto"/>
            <w:noWrap/>
            <w:vAlign w:val="bottom"/>
            <w:hideMark/>
            <w:tcPrChange w:id="5679"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Change w:id="5680"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Change w:id="5681"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Change w:id="5682"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Change w:id="5683"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Change w:id="5684"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Change w:id="5685" w:author="Otter, Martin" w:date="2014-04-23T18:37:00Z">
              <w:tcPr>
                <w:tcW w:w="383" w:type="dxa"/>
                <w:gridSpan w:val="3"/>
                <w:tcBorders>
                  <w:top w:val="nil"/>
                  <w:left w:val="nil"/>
                  <w:bottom w:val="single" w:sz="4" w:space="0" w:color="000000"/>
                  <w:right w:val="single" w:sz="4" w:space="0" w:color="000000"/>
                </w:tcBorders>
                <w:shd w:val="clear" w:color="E6E6E6" w:fill="FFFFFF"/>
                <w:noWrap/>
                <w:vAlign w:val="bottom"/>
                <w:hideMark/>
              </w:tcPr>
            </w:tcPrChange>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Change w:id="5686"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Change w:id="5687" w:author="Otter, Martin" w:date="2014-04-23T18:37:00Z">
              <w:tcPr>
                <w:tcW w:w="400" w:type="dxa"/>
                <w:gridSpan w:val="3"/>
                <w:tcBorders>
                  <w:top w:val="nil"/>
                  <w:left w:val="nil"/>
                  <w:bottom w:val="nil"/>
                  <w:right w:val="nil"/>
                </w:tcBorders>
                <w:shd w:val="clear" w:color="auto" w:fill="auto"/>
                <w:noWrap/>
                <w:vAlign w:val="bottom"/>
                <w:hideMark/>
              </w:tcPr>
            </w:tcPrChange>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Change w:id="5688" w:author="Otter, Martin" w:date="2014-04-23T18:37:00Z">
              <w:tcPr>
                <w:tcW w:w="2060" w:type="dxa"/>
                <w:gridSpan w:val="3"/>
                <w:tcBorders>
                  <w:top w:val="nil"/>
                  <w:left w:val="nil"/>
                  <w:bottom w:val="nil"/>
                  <w:right w:val="nil"/>
                </w:tcBorders>
                <w:shd w:val="clear" w:color="auto" w:fill="auto"/>
                <w:noWrap/>
                <w:vAlign w:val="bottom"/>
                <w:hideMark/>
              </w:tcPr>
            </w:tcPrChange>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C22B4B">
        <w:tblPrEx>
          <w:tblW w:w="9111" w:type="dxa"/>
          <w:tblInd w:w="55" w:type="dxa"/>
          <w:tblCellMar>
            <w:left w:w="70" w:type="dxa"/>
            <w:right w:w="70" w:type="dxa"/>
          </w:tblCellMar>
          <w:tblPrExChange w:id="5689" w:author="Otter, Martin" w:date="2014-04-23T18:37:00Z">
            <w:tblPrEx>
              <w:tblW w:w="9111" w:type="dxa"/>
              <w:tblInd w:w="55" w:type="dxa"/>
              <w:tblCellMar>
                <w:left w:w="70" w:type="dxa"/>
                <w:right w:w="70" w:type="dxa"/>
              </w:tblCellMar>
            </w:tblPrEx>
          </w:tblPrExChange>
        </w:tblPrEx>
        <w:trPr>
          <w:trHeight w:val="255"/>
          <w:trPrChange w:id="5690" w:author="Otter, Martin" w:date="2014-04-23T18:37:00Z">
            <w:trPr>
              <w:gridAfter w:val="0"/>
              <w:trHeight w:val="255"/>
            </w:trPr>
          </w:trPrChange>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Change w:id="5691" w:author="Otter, Martin" w:date="2014-04-23T18:37:00Z">
              <w:tcPr>
                <w:tcW w:w="2821" w:type="dxa"/>
                <w:gridSpan w:val="3"/>
                <w:tcBorders>
                  <w:top w:val="nil"/>
                  <w:left w:val="single" w:sz="4" w:space="0" w:color="000000"/>
                  <w:bottom w:val="single" w:sz="4" w:space="0" w:color="000000"/>
                  <w:right w:val="single" w:sz="4" w:space="0" w:color="000000"/>
                </w:tcBorders>
                <w:shd w:val="clear" w:color="auto" w:fill="auto"/>
                <w:noWrap/>
                <w:vAlign w:val="bottom"/>
                <w:hideMark/>
              </w:tcPr>
            </w:tcPrChange>
          </w:tcPr>
          <w:p w14:paraId="0E74F605" w14:textId="61BCDA95" w:rsidR="00542C2C" w:rsidRPr="00542C2C" w:rsidRDefault="00542C2C" w:rsidP="00542C2C">
            <w:pPr>
              <w:spacing w:line="240" w:lineRule="auto"/>
              <w:rPr>
                <w:rFonts w:cs="Arial"/>
                <w:szCs w:val="20"/>
                <w:lang w:val="de-DE" w:eastAsia="de-DE"/>
              </w:rPr>
            </w:pPr>
            <w:del w:id="5692" w:author="Otter, Martin" w:date="2014-04-09T11:00:00Z">
              <w:r w:rsidRPr="00542C2C" w:rsidDel="00140C25">
                <w:rPr>
                  <w:rFonts w:cs="Arial"/>
                  <w:szCs w:val="20"/>
                  <w:lang w:val="de-DE" w:eastAsia="de-DE"/>
                </w:rPr>
                <w:delText>fmi</w:delText>
              </w:r>
            </w:del>
            <w:ins w:id="5693" w:author="Otter, Martin" w:date="2014-04-09T11:00:00Z">
              <w:r w:rsidR="00140C25">
                <w:rPr>
                  <w:rFonts w:cs="Arial"/>
                  <w:szCs w:val="20"/>
                  <w:lang w:val="de-DE" w:eastAsia="de-DE"/>
                </w:rPr>
                <w:t>fmi2</w:t>
              </w:r>
            </w:ins>
            <w:r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Change w:id="5694"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Change w:id="5695"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tcPr>
            </w:tcPrChange>
          </w:tcPr>
          <w:p w14:paraId="2BD917E9" w14:textId="4A814CBE" w:rsidR="00542C2C" w:rsidRPr="00542C2C" w:rsidRDefault="00542C2C" w:rsidP="00542C2C">
            <w:pPr>
              <w:spacing w:line="240" w:lineRule="auto"/>
              <w:jc w:val="center"/>
              <w:rPr>
                <w:rFonts w:cs="Arial"/>
                <w:szCs w:val="20"/>
                <w:lang w:val="de-DE" w:eastAsia="de-DE"/>
              </w:rPr>
            </w:pPr>
            <w:del w:id="5696" w:author="Otter, Martin" w:date="2014-04-23T18:36:00Z">
              <w:r w:rsidRPr="00542C2C" w:rsidDel="00C22B4B">
                <w:rPr>
                  <w:rFonts w:cs="Arial"/>
                  <w:szCs w:val="20"/>
                  <w:lang w:val="de-DE" w:eastAsia="de-DE"/>
                </w:rPr>
                <w:delText>5</w:delText>
              </w:r>
            </w:del>
          </w:p>
        </w:tc>
        <w:tc>
          <w:tcPr>
            <w:tcW w:w="383" w:type="dxa"/>
            <w:tcBorders>
              <w:top w:val="nil"/>
              <w:left w:val="nil"/>
              <w:bottom w:val="single" w:sz="4" w:space="0" w:color="000000"/>
              <w:right w:val="single" w:sz="4" w:space="0" w:color="000000"/>
            </w:tcBorders>
            <w:shd w:val="clear" w:color="auto" w:fill="auto"/>
            <w:noWrap/>
            <w:vAlign w:val="bottom"/>
            <w:hideMark/>
            <w:tcPrChange w:id="5697"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Change w:id="5698"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Change w:id="5699"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Change w:id="5700"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Change w:id="5701"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Change w:id="5702"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Change w:id="5703" w:author="Otter, Martin" w:date="2014-04-23T18:37:00Z">
              <w:tcPr>
                <w:tcW w:w="383" w:type="dxa"/>
                <w:gridSpan w:val="3"/>
                <w:tcBorders>
                  <w:top w:val="nil"/>
                  <w:left w:val="nil"/>
                  <w:bottom w:val="single" w:sz="4" w:space="0" w:color="000000"/>
                  <w:right w:val="single" w:sz="4" w:space="0" w:color="000000"/>
                </w:tcBorders>
                <w:shd w:val="clear" w:color="E6E6E6" w:fill="FFFFFF"/>
                <w:noWrap/>
                <w:vAlign w:val="bottom"/>
                <w:hideMark/>
              </w:tcPr>
            </w:tcPrChange>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Change w:id="5704"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Change w:id="5705" w:author="Otter, Martin" w:date="2014-04-23T18:37:00Z">
              <w:tcPr>
                <w:tcW w:w="400" w:type="dxa"/>
                <w:gridSpan w:val="3"/>
                <w:tcBorders>
                  <w:top w:val="nil"/>
                  <w:left w:val="nil"/>
                  <w:bottom w:val="nil"/>
                  <w:right w:val="nil"/>
                </w:tcBorders>
                <w:shd w:val="clear" w:color="auto" w:fill="auto"/>
                <w:noWrap/>
                <w:vAlign w:val="bottom"/>
                <w:hideMark/>
              </w:tcPr>
            </w:tcPrChange>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Change w:id="5706" w:author="Otter, Martin" w:date="2014-04-23T18:37:00Z">
              <w:tcPr>
                <w:tcW w:w="2060" w:type="dxa"/>
                <w:gridSpan w:val="3"/>
                <w:tcBorders>
                  <w:top w:val="nil"/>
                  <w:left w:val="nil"/>
                  <w:bottom w:val="nil"/>
                  <w:right w:val="nil"/>
                </w:tcBorders>
                <w:shd w:val="clear" w:color="auto" w:fill="auto"/>
                <w:noWrap/>
                <w:vAlign w:val="bottom"/>
                <w:hideMark/>
              </w:tcPr>
            </w:tcPrChange>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C22B4B">
        <w:tblPrEx>
          <w:tblW w:w="9111" w:type="dxa"/>
          <w:tblInd w:w="55" w:type="dxa"/>
          <w:tblCellMar>
            <w:left w:w="70" w:type="dxa"/>
            <w:right w:w="70" w:type="dxa"/>
          </w:tblCellMar>
          <w:tblPrExChange w:id="5707" w:author="Otter, Martin" w:date="2014-04-23T18:37:00Z">
            <w:tblPrEx>
              <w:tblW w:w="9111" w:type="dxa"/>
              <w:tblInd w:w="55" w:type="dxa"/>
              <w:tblCellMar>
                <w:left w:w="70" w:type="dxa"/>
                <w:right w:w="70" w:type="dxa"/>
              </w:tblCellMar>
            </w:tblPrEx>
          </w:tblPrExChange>
        </w:tblPrEx>
        <w:trPr>
          <w:trHeight w:val="255"/>
          <w:trPrChange w:id="5708" w:author="Otter, Martin" w:date="2014-04-23T18:37:00Z">
            <w:trPr>
              <w:gridAfter w:val="0"/>
              <w:trHeight w:val="255"/>
            </w:trPr>
          </w:trPrChange>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Change w:id="5709" w:author="Otter, Martin" w:date="2014-04-23T18:37:00Z">
              <w:tcPr>
                <w:tcW w:w="2821" w:type="dxa"/>
                <w:gridSpan w:val="3"/>
                <w:tcBorders>
                  <w:top w:val="nil"/>
                  <w:left w:val="single" w:sz="4" w:space="0" w:color="000000"/>
                  <w:bottom w:val="single" w:sz="4" w:space="0" w:color="000000"/>
                  <w:right w:val="single" w:sz="4" w:space="0" w:color="000000"/>
                </w:tcBorders>
                <w:shd w:val="clear" w:color="auto" w:fill="auto"/>
                <w:noWrap/>
                <w:vAlign w:val="bottom"/>
                <w:hideMark/>
              </w:tcPr>
            </w:tcPrChange>
          </w:tcPr>
          <w:p w14:paraId="3AE26029" w14:textId="251A807D" w:rsidR="00542C2C" w:rsidRPr="00542C2C" w:rsidRDefault="00542C2C" w:rsidP="00542C2C">
            <w:pPr>
              <w:spacing w:line="240" w:lineRule="auto"/>
              <w:rPr>
                <w:rFonts w:cs="Arial"/>
                <w:szCs w:val="20"/>
                <w:lang w:val="de-DE" w:eastAsia="de-DE"/>
              </w:rPr>
            </w:pPr>
            <w:del w:id="5710" w:author="Otter, Martin" w:date="2014-04-09T11:00:00Z">
              <w:r w:rsidRPr="00542C2C" w:rsidDel="00140C25">
                <w:rPr>
                  <w:rFonts w:cs="Arial"/>
                  <w:szCs w:val="20"/>
                  <w:lang w:val="de-DE" w:eastAsia="de-DE"/>
                </w:rPr>
                <w:delText>fmi</w:delText>
              </w:r>
            </w:del>
            <w:ins w:id="5711" w:author="Otter, Martin" w:date="2014-04-09T11:00:00Z">
              <w:r w:rsidR="00140C25">
                <w:rPr>
                  <w:rFonts w:cs="Arial"/>
                  <w:szCs w:val="20"/>
                  <w:lang w:val="de-DE" w:eastAsia="de-DE"/>
                </w:rPr>
                <w:t>fmi2</w:t>
              </w:r>
            </w:ins>
            <w:r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Change w:id="5712"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Change w:id="5713"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tcPr>
            </w:tcPrChange>
          </w:tcPr>
          <w:p w14:paraId="3F2A066D" w14:textId="5D69E0A0" w:rsidR="00542C2C" w:rsidRPr="00542C2C" w:rsidRDefault="00542C2C" w:rsidP="00542C2C">
            <w:pPr>
              <w:spacing w:line="240" w:lineRule="auto"/>
              <w:jc w:val="center"/>
              <w:rPr>
                <w:rFonts w:cs="Arial"/>
                <w:szCs w:val="20"/>
                <w:lang w:val="de-DE" w:eastAsia="de-DE"/>
              </w:rPr>
            </w:pPr>
            <w:del w:id="5714" w:author="Otter, Martin" w:date="2014-04-23T18:36:00Z">
              <w:r w:rsidRPr="00542C2C" w:rsidDel="00C22B4B">
                <w:rPr>
                  <w:rFonts w:cs="Arial"/>
                  <w:szCs w:val="20"/>
                  <w:lang w:val="de-DE" w:eastAsia="de-DE"/>
                </w:rPr>
                <w:delText>5</w:delText>
              </w:r>
            </w:del>
          </w:p>
        </w:tc>
        <w:tc>
          <w:tcPr>
            <w:tcW w:w="383" w:type="dxa"/>
            <w:tcBorders>
              <w:top w:val="nil"/>
              <w:left w:val="nil"/>
              <w:bottom w:val="single" w:sz="4" w:space="0" w:color="000000"/>
              <w:right w:val="single" w:sz="4" w:space="0" w:color="000000"/>
            </w:tcBorders>
            <w:shd w:val="clear" w:color="auto" w:fill="auto"/>
            <w:noWrap/>
            <w:vAlign w:val="bottom"/>
            <w:hideMark/>
            <w:tcPrChange w:id="5715"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Change w:id="5716"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Change w:id="5717"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Change w:id="5718"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Change w:id="5719"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Change w:id="5720" w:author="Otter, Martin" w:date="2014-04-23T18:37:00Z">
              <w:tcPr>
                <w:tcW w:w="383" w:type="dxa"/>
                <w:gridSpan w:val="3"/>
                <w:tcBorders>
                  <w:top w:val="nil"/>
                  <w:left w:val="nil"/>
                  <w:bottom w:val="single" w:sz="4" w:space="0" w:color="000000"/>
                  <w:right w:val="single" w:sz="4" w:space="0" w:color="000000"/>
                </w:tcBorders>
                <w:shd w:val="clear" w:color="auto" w:fill="auto"/>
                <w:noWrap/>
                <w:vAlign w:val="bottom"/>
                <w:hideMark/>
              </w:tcPr>
            </w:tcPrChange>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Change w:id="5721" w:author="Otter, Martin" w:date="2014-04-23T18:37:00Z">
              <w:tcPr>
                <w:tcW w:w="383" w:type="dxa"/>
                <w:gridSpan w:val="3"/>
                <w:tcBorders>
                  <w:top w:val="nil"/>
                  <w:left w:val="nil"/>
                  <w:bottom w:val="single" w:sz="4" w:space="0" w:color="000000"/>
                  <w:right w:val="single" w:sz="4" w:space="0" w:color="000000"/>
                </w:tcBorders>
                <w:shd w:val="clear" w:color="E6E6E6" w:fill="FFFFFF"/>
                <w:noWrap/>
                <w:vAlign w:val="bottom"/>
                <w:hideMark/>
              </w:tcPr>
            </w:tcPrChange>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Change w:id="5722" w:author="Otter, Martin" w:date="2014-04-23T18:37:00Z">
              <w:tcPr>
                <w:tcW w:w="383" w:type="dxa"/>
                <w:gridSpan w:val="3"/>
                <w:tcBorders>
                  <w:top w:val="nil"/>
                  <w:left w:val="nil"/>
                  <w:bottom w:val="single" w:sz="4" w:space="0" w:color="000000"/>
                  <w:right w:val="single" w:sz="4" w:space="0" w:color="000000"/>
                </w:tcBorders>
                <w:shd w:val="clear" w:color="FFFFFF" w:fill="E6E6E6"/>
                <w:noWrap/>
                <w:vAlign w:val="bottom"/>
                <w:hideMark/>
              </w:tcPr>
            </w:tcPrChange>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Change w:id="5723" w:author="Otter, Martin" w:date="2014-04-23T18:37:00Z">
              <w:tcPr>
                <w:tcW w:w="400" w:type="dxa"/>
                <w:gridSpan w:val="3"/>
                <w:tcBorders>
                  <w:top w:val="nil"/>
                  <w:left w:val="nil"/>
                  <w:bottom w:val="nil"/>
                  <w:right w:val="nil"/>
                </w:tcBorders>
                <w:shd w:val="clear" w:color="auto" w:fill="auto"/>
                <w:noWrap/>
                <w:vAlign w:val="bottom"/>
                <w:hideMark/>
              </w:tcPr>
            </w:tcPrChange>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Change w:id="5724" w:author="Otter, Martin" w:date="2014-04-23T18:37:00Z">
              <w:tcPr>
                <w:tcW w:w="2060" w:type="dxa"/>
                <w:gridSpan w:val="3"/>
                <w:tcBorders>
                  <w:top w:val="nil"/>
                  <w:left w:val="nil"/>
                  <w:bottom w:val="nil"/>
                  <w:right w:val="nil"/>
                </w:tcBorders>
                <w:shd w:val="clear" w:color="auto" w:fill="auto"/>
                <w:noWrap/>
                <w:vAlign w:val="bottom"/>
                <w:hideMark/>
              </w:tcPr>
            </w:tcPrChange>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04C006A4" w:rsidR="00542C2C" w:rsidRPr="00542C2C" w:rsidRDefault="00542C2C" w:rsidP="00542C2C">
            <w:pPr>
              <w:spacing w:line="240" w:lineRule="auto"/>
              <w:rPr>
                <w:rFonts w:cs="Arial"/>
                <w:szCs w:val="20"/>
                <w:lang w:val="de-DE" w:eastAsia="de-DE"/>
              </w:rPr>
            </w:pPr>
            <w:del w:id="5725" w:author="Otter, Martin" w:date="2014-04-09T11:00:00Z">
              <w:r w:rsidRPr="00542C2C" w:rsidDel="00140C25">
                <w:rPr>
                  <w:rFonts w:cs="Arial"/>
                  <w:szCs w:val="20"/>
                  <w:lang w:val="de-DE" w:eastAsia="de-DE"/>
                </w:rPr>
                <w:delText>fmi</w:delText>
              </w:r>
            </w:del>
            <w:ins w:id="5726" w:author="Otter, Martin" w:date="2014-04-09T11:00:00Z">
              <w:r w:rsidR="00140C25">
                <w:rPr>
                  <w:rFonts w:cs="Arial"/>
                  <w:szCs w:val="20"/>
                  <w:lang w:val="de-DE" w:eastAsia="de-DE"/>
                </w:rPr>
                <w:t>fmi2</w:t>
              </w:r>
            </w:ins>
            <w:r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5CB8324" w:rsidR="00542C2C" w:rsidRPr="00542C2C" w:rsidRDefault="00542C2C" w:rsidP="00542C2C">
            <w:pPr>
              <w:spacing w:line="240" w:lineRule="auto"/>
              <w:rPr>
                <w:rFonts w:cs="Arial"/>
                <w:szCs w:val="20"/>
                <w:lang w:val="de-DE" w:eastAsia="de-DE"/>
              </w:rPr>
            </w:pPr>
            <w:del w:id="5727" w:author="Otter, Martin" w:date="2014-04-09T11:00:00Z">
              <w:r w:rsidRPr="00542C2C" w:rsidDel="00140C25">
                <w:rPr>
                  <w:rFonts w:cs="Arial"/>
                  <w:szCs w:val="20"/>
                  <w:lang w:val="de-DE" w:eastAsia="de-DE"/>
                </w:rPr>
                <w:delText>fmi</w:delText>
              </w:r>
            </w:del>
            <w:ins w:id="5728" w:author="Otter, Martin" w:date="2014-04-09T11:00:00Z">
              <w:r w:rsidR="00140C25">
                <w:rPr>
                  <w:rFonts w:cs="Arial"/>
                  <w:szCs w:val="20"/>
                  <w:lang w:val="de-DE" w:eastAsia="de-DE"/>
                </w:rPr>
                <w:t>fmi2</w:t>
              </w:r>
            </w:ins>
            <w:r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7B72D371" w:rsidR="00542C2C" w:rsidRPr="00542C2C" w:rsidRDefault="00542C2C" w:rsidP="00542C2C">
            <w:pPr>
              <w:spacing w:line="240" w:lineRule="auto"/>
              <w:rPr>
                <w:rFonts w:cs="Arial"/>
                <w:szCs w:val="20"/>
                <w:lang w:val="de-DE" w:eastAsia="de-DE"/>
              </w:rPr>
            </w:pPr>
            <w:del w:id="5729" w:author="Otter, Martin" w:date="2014-04-09T11:00:00Z">
              <w:r w:rsidRPr="00542C2C" w:rsidDel="00140C25">
                <w:rPr>
                  <w:rFonts w:cs="Arial"/>
                  <w:szCs w:val="20"/>
                  <w:lang w:val="de-DE" w:eastAsia="de-DE"/>
                </w:rPr>
                <w:delText>fmi</w:delText>
              </w:r>
            </w:del>
            <w:ins w:id="5730" w:author="Otter, Martin" w:date="2014-04-09T11:00:00Z">
              <w:r w:rsidR="00140C25">
                <w:rPr>
                  <w:rFonts w:cs="Arial"/>
                  <w:szCs w:val="20"/>
                  <w:lang w:val="de-DE" w:eastAsia="de-DE"/>
                </w:rPr>
                <w:t>fmi2</w:t>
              </w:r>
            </w:ins>
            <w:r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7F268E4F" w:rsidR="00542C2C" w:rsidRPr="00542C2C" w:rsidRDefault="00542C2C" w:rsidP="00542C2C">
            <w:pPr>
              <w:spacing w:line="240" w:lineRule="auto"/>
              <w:rPr>
                <w:rFonts w:cs="Arial"/>
                <w:szCs w:val="20"/>
                <w:lang w:val="de-DE" w:eastAsia="de-DE"/>
              </w:rPr>
            </w:pPr>
            <w:del w:id="5731" w:author="Otter, Martin" w:date="2014-04-09T11:00:00Z">
              <w:r w:rsidRPr="00542C2C" w:rsidDel="00140C25">
                <w:rPr>
                  <w:rFonts w:cs="Arial"/>
                  <w:szCs w:val="20"/>
                  <w:lang w:val="de-DE" w:eastAsia="de-DE"/>
                </w:rPr>
                <w:delText>fmi</w:delText>
              </w:r>
            </w:del>
            <w:ins w:id="5732" w:author="Otter, Martin" w:date="2014-04-09T11:00:00Z">
              <w:r w:rsidR="00140C25">
                <w:rPr>
                  <w:rFonts w:cs="Arial"/>
                  <w:szCs w:val="20"/>
                  <w:lang w:val="de-DE" w:eastAsia="de-DE"/>
                </w:rPr>
                <w:t>fmi2</w:t>
              </w:r>
            </w:ins>
            <w:r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052E5B13" w:rsidR="00542C2C" w:rsidRPr="00542C2C" w:rsidRDefault="00542C2C" w:rsidP="00542C2C">
            <w:pPr>
              <w:spacing w:line="240" w:lineRule="auto"/>
              <w:rPr>
                <w:rFonts w:cs="Arial"/>
                <w:szCs w:val="20"/>
                <w:lang w:val="de-DE" w:eastAsia="de-DE"/>
              </w:rPr>
            </w:pPr>
            <w:del w:id="5733" w:author="Otter, Martin" w:date="2014-04-09T11:00:00Z">
              <w:r w:rsidRPr="00542C2C" w:rsidDel="00140C25">
                <w:rPr>
                  <w:rFonts w:cs="Arial"/>
                  <w:szCs w:val="20"/>
                  <w:lang w:val="de-DE" w:eastAsia="de-DE"/>
                </w:rPr>
                <w:delText>fmi</w:delText>
              </w:r>
            </w:del>
            <w:ins w:id="5734" w:author="Otter, Martin" w:date="2014-04-09T11:00:00Z">
              <w:r w:rsidR="00140C25">
                <w:rPr>
                  <w:rFonts w:cs="Arial"/>
                  <w:szCs w:val="20"/>
                  <w:lang w:val="de-DE" w:eastAsia="de-DE"/>
                </w:rPr>
                <w:t>fmi2</w:t>
              </w:r>
            </w:ins>
            <w:r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5E688A71" w:rsidR="00542C2C" w:rsidRPr="00542C2C" w:rsidRDefault="00542C2C" w:rsidP="00542C2C">
            <w:pPr>
              <w:spacing w:line="240" w:lineRule="auto"/>
              <w:rPr>
                <w:rFonts w:cs="Arial"/>
                <w:szCs w:val="20"/>
                <w:lang w:val="de-DE" w:eastAsia="de-DE"/>
              </w:rPr>
            </w:pPr>
            <w:del w:id="5735" w:author="Otter, Martin" w:date="2014-04-09T11:00:00Z">
              <w:r w:rsidRPr="00542C2C" w:rsidDel="00140C25">
                <w:rPr>
                  <w:rFonts w:cs="Arial"/>
                  <w:szCs w:val="20"/>
                  <w:lang w:val="de-DE" w:eastAsia="de-DE"/>
                </w:rPr>
                <w:delText>fmi</w:delText>
              </w:r>
            </w:del>
            <w:ins w:id="5736" w:author="Otter, Martin" w:date="2014-04-09T11:00:00Z">
              <w:r w:rsidR="00140C25">
                <w:rPr>
                  <w:rFonts w:cs="Arial"/>
                  <w:szCs w:val="20"/>
                  <w:lang w:val="de-DE" w:eastAsia="de-DE"/>
                </w:rPr>
                <w:t>fmi2</w:t>
              </w:r>
            </w:ins>
            <w:r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6B940723" w:rsidR="00542C2C" w:rsidRPr="00542C2C" w:rsidRDefault="00542C2C" w:rsidP="00542C2C">
            <w:pPr>
              <w:spacing w:line="240" w:lineRule="auto"/>
              <w:rPr>
                <w:rFonts w:cs="Arial"/>
                <w:szCs w:val="20"/>
                <w:lang w:val="de-DE" w:eastAsia="de-DE"/>
              </w:rPr>
            </w:pPr>
            <w:del w:id="5737" w:author="Otter, Martin" w:date="2014-04-09T11:00:00Z">
              <w:r w:rsidRPr="00542C2C" w:rsidDel="00140C25">
                <w:rPr>
                  <w:rFonts w:cs="Arial"/>
                  <w:szCs w:val="20"/>
                  <w:lang w:val="de-DE" w:eastAsia="de-DE"/>
                </w:rPr>
                <w:delText>fmi</w:delText>
              </w:r>
            </w:del>
            <w:ins w:id="5738" w:author="Otter, Martin" w:date="2014-04-09T11:00:00Z">
              <w:r w:rsidR="00140C25">
                <w:rPr>
                  <w:rFonts w:cs="Arial"/>
                  <w:szCs w:val="20"/>
                  <w:lang w:val="de-DE" w:eastAsia="de-DE"/>
                </w:rPr>
                <w:t>fmi2</w:t>
              </w:r>
            </w:ins>
            <w:r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28E2ADBF" w:rsidR="00542C2C" w:rsidRPr="00542C2C" w:rsidRDefault="00542C2C" w:rsidP="00542C2C">
            <w:pPr>
              <w:spacing w:line="240" w:lineRule="auto"/>
              <w:rPr>
                <w:rFonts w:cs="Arial"/>
                <w:szCs w:val="20"/>
                <w:lang w:val="de-DE" w:eastAsia="de-DE"/>
              </w:rPr>
            </w:pPr>
            <w:del w:id="5739" w:author="Otter, Martin" w:date="2014-04-09T11:00:00Z">
              <w:r w:rsidRPr="00542C2C" w:rsidDel="00140C25">
                <w:rPr>
                  <w:rFonts w:cs="Arial"/>
                  <w:szCs w:val="20"/>
                  <w:lang w:val="de-DE" w:eastAsia="de-DE"/>
                </w:rPr>
                <w:delText>fmi</w:delText>
              </w:r>
            </w:del>
            <w:ins w:id="5740" w:author="Otter, Martin" w:date="2014-04-09T11:00:00Z">
              <w:r w:rsidR="00140C25">
                <w:rPr>
                  <w:rFonts w:cs="Arial"/>
                  <w:szCs w:val="20"/>
                  <w:lang w:val="de-DE" w:eastAsia="de-DE"/>
                </w:rPr>
                <w:t>fmi2</w:t>
              </w:r>
            </w:ins>
            <w:r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1B303EBF" w:rsidR="00542C2C" w:rsidRPr="00542C2C" w:rsidRDefault="00542C2C" w:rsidP="00542C2C">
            <w:pPr>
              <w:spacing w:line="240" w:lineRule="auto"/>
              <w:rPr>
                <w:rFonts w:cs="Arial"/>
                <w:szCs w:val="20"/>
                <w:lang w:val="de-DE" w:eastAsia="de-DE"/>
              </w:rPr>
            </w:pPr>
            <w:del w:id="5741" w:author="Otter, Martin" w:date="2014-04-09T11:00:00Z">
              <w:r w:rsidRPr="00542C2C" w:rsidDel="00140C25">
                <w:rPr>
                  <w:rFonts w:cs="Arial"/>
                  <w:szCs w:val="20"/>
                  <w:lang w:val="de-DE" w:eastAsia="de-DE"/>
                </w:rPr>
                <w:delText>fmi</w:delText>
              </w:r>
            </w:del>
            <w:ins w:id="5742" w:author="Otter, Martin" w:date="2014-04-09T11:00:00Z">
              <w:r w:rsidR="00140C25">
                <w:rPr>
                  <w:rFonts w:cs="Arial"/>
                  <w:szCs w:val="20"/>
                  <w:lang w:val="de-DE" w:eastAsia="de-DE"/>
                </w:rPr>
                <w:t>fmi2</w:t>
              </w:r>
            </w:ins>
            <w:r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E3EE5E" w:rsidR="00542C2C" w:rsidRPr="00542C2C" w:rsidRDefault="00542C2C" w:rsidP="00542C2C">
            <w:pPr>
              <w:spacing w:line="240" w:lineRule="auto"/>
              <w:rPr>
                <w:rFonts w:cs="Arial"/>
                <w:szCs w:val="20"/>
                <w:lang w:val="de-DE" w:eastAsia="de-DE"/>
              </w:rPr>
            </w:pPr>
            <w:del w:id="5743" w:author="Otter, Martin" w:date="2014-04-09T11:00:00Z">
              <w:r w:rsidRPr="00542C2C" w:rsidDel="00140C25">
                <w:rPr>
                  <w:rFonts w:cs="Arial"/>
                  <w:szCs w:val="20"/>
                  <w:lang w:val="de-DE" w:eastAsia="de-DE"/>
                </w:rPr>
                <w:delText>fmi</w:delText>
              </w:r>
            </w:del>
            <w:ins w:id="5744" w:author="Otter, Martin" w:date="2014-04-09T11:00:00Z">
              <w:r w:rsidR="00140C25">
                <w:rPr>
                  <w:rFonts w:cs="Arial"/>
                  <w:szCs w:val="20"/>
                  <w:lang w:val="de-DE" w:eastAsia="de-DE"/>
                </w:rPr>
                <w:t>fmi2</w:t>
              </w:r>
            </w:ins>
            <w:r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573C62D7" w:rsidR="00542C2C" w:rsidRPr="00542C2C" w:rsidRDefault="00542C2C" w:rsidP="00542C2C">
            <w:pPr>
              <w:spacing w:line="240" w:lineRule="auto"/>
              <w:rPr>
                <w:rFonts w:cs="Arial"/>
                <w:szCs w:val="20"/>
                <w:lang w:val="de-DE" w:eastAsia="de-DE"/>
              </w:rPr>
            </w:pPr>
            <w:del w:id="5745" w:author="Otter, Martin" w:date="2014-04-09T11:00:00Z">
              <w:r w:rsidRPr="00542C2C" w:rsidDel="00140C25">
                <w:rPr>
                  <w:rFonts w:cs="Arial"/>
                  <w:szCs w:val="20"/>
                  <w:lang w:val="de-DE" w:eastAsia="de-DE"/>
                </w:rPr>
                <w:delText>fmi</w:delText>
              </w:r>
            </w:del>
            <w:ins w:id="5746" w:author="Otter, Martin" w:date="2014-04-09T11:00:00Z">
              <w:r w:rsidR="00140C25">
                <w:rPr>
                  <w:rFonts w:cs="Arial"/>
                  <w:szCs w:val="20"/>
                  <w:lang w:val="de-DE" w:eastAsia="de-DE"/>
                </w:rPr>
                <w:t>fmi2</w:t>
              </w:r>
            </w:ins>
            <w:r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2A8B204" w:rsidR="00542C2C" w:rsidRPr="00542C2C" w:rsidRDefault="00542C2C" w:rsidP="00542C2C">
            <w:pPr>
              <w:spacing w:line="240" w:lineRule="auto"/>
              <w:rPr>
                <w:rFonts w:cs="Arial"/>
                <w:szCs w:val="20"/>
                <w:lang w:val="de-DE" w:eastAsia="de-DE"/>
              </w:rPr>
            </w:pPr>
            <w:del w:id="5747" w:author="Otter, Martin" w:date="2014-04-09T11:00:00Z">
              <w:r w:rsidRPr="00542C2C" w:rsidDel="00140C25">
                <w:rPr>
                  <w:rFonts w:cs="Arial"/>
                  <w:szCs w:val="20"/>
                  <w:lang w:val="de-DE" w:eastAsia="de-DE"/>
                </w:rPr>
                <w:delText>fmi</w:delText>
              </w:r>
            </w:del>
            <w:ins w:id="5748" w:author="Otter, Martin" w:date="2014-04-09T11:00:00Z">
              <w:r w:rsidR="00140C25">
                <w:rPr>
                  <w:rFonts w:cs="Arial"/>
                  <w:szCs w:val="20"/>
                  <w:lang w:val="de-DE" w:eastAsia="de-DE"/>
                </w:rPr>
                <w:t>fmi2</w:t>
              </w:r>
            </w:ins>
            <w:r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5CC20A1C" w:rsidR="00542C2C" w:rsidRPr="00542C2C" w:rsidRDefault="00542C2C" w:rsidP="00542C2C">
            <w:pPr>
              <w:spacing w:line="240" w:lineRule="auto"/>
              <w:rPr>
                <w:rFonts w:cs="Arial"/>
                <w:szCs w:val="20"/>
                <w:lang w:val="de-DE" w:eastAsia="de-DE"/>
              </w:rPr>
            </w:pPr>
            <w:del w:id="5749" w:author="Otter, Martin" w:date="2014-04-09T11:00:00Z">
              <w:r w:rsidRPr="00542C2C" w:rsidDel="00140C25">
                <w:rPr>
                  <w:rFonts w:cs="Arial"/>
                  <w:szCs w:val="20"/>
                  <w:lang w:val="de-DE" w:eastAsia="de-DE"/>
                </w:rPr>
                <w:delText>fmi</w:delText>
              </w:r>
            </w:del>
            <w:ins w:id="5750" w:author="Otter, Martin" w:date="2014-04-09T11:00:00Z">
              <w:r w:rsidR="00140C25">
                <w:rPr>
                  <w:rFonts w:cs="Arial"/>
                  <w:szCs w:val="20"/>
                  <w:lang w:val="de-DE" w:eastAsia="de-DE"/>
                </w:rPr>
                <w:t>fmi2</w:t>
              </w:r>
            </w:ins>
            <w:r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1B0AB907" w:rsidR="00542C2C" w:rsidRPr="00542C2C" w:rsidRDefault="00542C2C" w:rsidP="00542C2C">
            <w:pPr>
              <w:spacing w:line="240" w:lineRule="auto"/>
              <w:rPr>
                <w:rFonts w:cs="Arial"/>
                <w:szCs w:val="20"/>
                <w:lang w:val="de-DE" w:eastAsia="de-DE"/>
              </w:rPr>
            </w:pPr>
            <w:del w:id="5751" w:author="Otter, Martin" w:date="2014-04-09T11:00:00Z">
              <w:r w:rsidRPr="00542C2C" w:rsidDel="00140C25">
                <w:rPr>
                  <w:rFonts w:cs="Arial"/>
                  <w:szCs w:val="20"/>
                  <w:lang w:val="de-DE" w:eastAsia="de-DE"/>
                </w:rPr>
                <w:delText>fmi</w:delText>
              </w:r>
            </w:del>
            <w:ins w:id="5752" w:author="Otter, Martin" w:date="2014-04-09T11:00:00Z">
              <w:r w:rsidR="00140C25">
                <w:rPr>
                  <w:rFonts w:cs="Arial"/>
                  <w:szCs w:val="20"/>
                  <w:lang w:val="de-DE" w:eastAsia="de-DE"/>
                </w:rPr>
                <w:t>fmi2</w:t>
              </w:r>
            </w:ins>
            <w:r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056907C1" w:rsidR="00542C2C" w:rsidRPr="00542C2C" w:rsidRDefault="00542C2C">
            <w:pPr>
              <w:spacing w:line="240" w:lineRule="auto"/>
              <w:rPr>
                <w:rFonts w:cs="Arial"/>
                <w:szCs w:val="20"/>
                <w:lang w:val="de-DE" w:eastAsia="de-DE"/>
              </w:rPr>
            </w:pPr>
            <w:del w:id="5753" w:author="Otter, Martin" w:date="2014-04-09T11:00:00Z">
              <w:r w:rsidRPr="00542C2C" w:rsidDel="00140C25">
                <w:rPr>
                  <w:rFonts w:cs="Arial"/>
                  <w:szCs w:val="20"/>
                  <w:lang w:val="de-DE" w:eastAsia="de-DE"/>
                </w:rPr>
                <w:delText>fmi</w:delText>
              </w:r>
            </w:del>
            <w:ins w:id="5754" w:author="Otter, Martin" w:date="2014-04-09T11:00:00Z">
              <w:r w:rsidR="00140C25">
                <w:rPr>
                  <w:rFonts w:cs="Arial"/>
                  <w:szCs w:val="20"/>
                  <w:lang w:val="de-DE" w:eastAsia="de-DE"/>
                </w:rPr>
                <w:t>fmi2</w:t>
              </w:r>
            </w:ins>
            <w:r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295B3229" w:rsidR="00542C2C" w:rsidRPr="00542C2C" w:rsidRDefault="00542C2C" w:rsidP="00542C2C">
            <w:pPr>
              <w:spacing w:line="240" w:lineRule="auto"/>
              <w:rPr>
                <w:rFonts w:cs="Arial"/>
                <w:szCs w:val="20"/>
                <w:lang w:val="de-DE" w:eastAsia="de-DE"/>
              </w:rPr>
            </w:pPr>
            <w:del w:id="5755" w:author="Otter, Martin" w:date="2014-04-09T11:00:00Z">
              <w:r w:rsidRPr="00542C2C" w:rsidDel="00140C25">
                <w:rPr>
                  <w:rFonts w:cs="Arial"/>
                  <w:szCs w:val="20"/>
                  <w:lang w:val="de-DE" w:eastAsia="de-DE"/>
                </w:rPr>
                <w:delText>fmi</w:delText>
              </w:r>
            </w:del>
            <w:ins w:id="5756" w:author="Otter, Martin" w:date="2014-04-09T11:00:00Z">
              <w:r w:rsidR="00140C25">
                <w:rPr>
                  <w:rFonts w:cs="Arial"/>
                  <w:szCs w:val="20"/>
                  <w:lang w:val="de-DE" w:eastAsia="de-DE"/>
                </w:rPr>
                <w:t>fmi2</w:t>
              </w:r>
            </w:ins>
            <w:r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2AA00778" w:rsidR="00542C2C" w:rsidRPr="00542C2C" w:rsidRDefault="00542C2C" w:rsidP="00542C2C">
            <w:pPr>
              <w:spacing w:line="240" w:lineRule="auto"/>
              <w:rPr>
                <w:rFonts w:cs="Arial"/>
                <w:szCs w:val="20"/>
                <w:lang w:val="de-DE" w:eastAsia="de-DE"/>
              </w:rPr>
            </w:pPr>
            <w:del w:id="5757" w:author="Otter, Martin" w:date="2014-04-09T11:00:00Z">
              <w:r w:rsidRPr="00542C2C" w:rsidDel="00140C25">
                <w:rPr>
                  <w:rFonts w:cs="Arial"/>
                  <w:szCs w:val="20"/>
                  <w:lang w:val="de-DE" w:eastAsia="de-DE"/>
                </w:rPr>
                <w:delText>fmi</w:delText>
              </w:r>
            </w:del>
            <w:ins w:id="5758" w:author="Otter, Martin" w:date="2014-04-09T11:00:00Z">
              <w:r w:rsidR="00140C25">
                <w:rPr>
                  <w:rFonts w:cs="Arial"/>
                  <w:szCs w:val="20"/>
                  <w:lang w:val="de-DE" w:eastAsia="de-DE"/>
                </w:rPr>
                <w:t>fmi2</w:t>
              </w:r>
            </w:ins>
            <w:r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584B3F63" w:rsidR="00542C2C" w:rsidRPr="00542C2C" w:rsidRDefault="00542C2C" w:rsidP="00542C2C">
            <w:pPr>
              <w:spacing w:line="240" w:lineRule="auto"/>
              <w:rPr>
                <w:rFonts w:cs="Arial"/>
                <w:szCs w:val="20"/>
                <w:lang w:val="de-DE" w:eastAsia="de-DE"/>
              </w:rPr>
            </w:pPr>
            <w:del w:id="5759" w:author="Otter, Martin" w:date="2014-04-09T11:00:00Z">
              <w:r w:rsidRPr="00542C2C" w:rsidDel="00140C25">
                <w:rPr>
                  <w:rFonts w:cs="Arial"/>
                  <w:szCs w:val="20"/>
                  <w:lang w:val="de-DE" w:eastAsia="de-DE"/>
                </w:rPr>
                <w:delText>fmi</w:delText>
              </w:r>
            </w:del>
            <w:ins w:id="5760" w:author="Otter, Martin" w:date="2014-04-09T11:00:00Z">
              <w:r w:rsidR="00140C25">
                <w:rPr>
                  <w:rFonts w:cs="Arial"/>
                  <w:szCs w:val="20"/>
                  <w:lang w:val="de-DE" w:eastAsia="de-DE"/>
                </w:rPr>
                <w:t>fmi2</w:t>
              </w:r>
            </w:ins>
            <w:r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59CBAD07" w:rsidR="00542C2C" w:rsidRPr="00542C2C" w:rsidRDefault="00542C2C" w:rsidP="00542C2C">
            <w:pPr>
              <w:spacing w:line="240" w:lineRule="auto"/>
              <w:rPr>
                <w:rFonts w:cs="Arial"/>
                <w:szCs w:val="20"/>
                <w:lang w:val="de-DE" w:eastAsia="de-DE"/>
              </w:rPr>
            </w:pPr>
            <w:del w:id="5761" w:author="Otter, Martin" w:date="2014-04-09T11:00:00Z">
              <w:r w:rsidRPr="00542C2C" w:rsidDel="00140C25">
                <w:rPr>
                  <w:rFonts w:cs="Arial"/>
                  <w:szCs w:val="20"/>
                  <w:lang w:val="de-DE" w:eastAsia="de-DE"/>
                </w:rPr>
                <w:delText>fmi</w:delText>
              </w:r>
            </w:del>
            <w:ins w:id="5762" w:author="Otter, Martin" w:date="2014-04-09T11:00:00Z">
              <w:r w:rsidR="00140C25">
                <w:rPr>
                  <w:rFonts w:cs="Arial"/>
                  <w:szCs w:val="20"/>
                  <w:lang w:val="de-DE" w:eastAsia="de-DE"/>
                </w:rPr>
                <w:t>fmi2</w:t>
              </w:r>
            </w:ins>
            <w:r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75B9CD3E" w:rsidR="00542C2C" w:rsidRPr="00542C2C" w:rsidRDefault="00542C2C" w:rsidP="00542C2C">
            <w:pPr>
              <w:spacing w:line="240" w:lineRule="auto"/>
              <w:rPr>
                <w:rFonts w:cs="Arial"/>
                <w:szCs w:val="20"/>
                <w:lang w:val="de-DE" w:eastAsia="de-DE"/>
              </w:rPr>
            </w:pPr>
            <w:del w:id="5763" w:author="Otter, Martin" w:date="2014-04-09T11:00:00Z">
              <w:r w:rsidRPr="00542C2C" w:rsidDel="00140C25">
                <w:rPr>
                  <w:rFonts w:cs="Arial"/>
                  <w:szCs w:val="20"/>
                  <w:lang w:val="de-DE" w:eastAsia="de-DE"/>
                </w:rPr>
                <w:delText>fmi</w:delText>
              </w:r>
            </w:del>
            <w:ins w:id="5764" w:author="Otter, Martin" w:date="2014-04-09T11:00:00Z">
              <w:r w:rsidR="00140C25">
                <w:rPr>
                  <w:rFonts w:cs="Arial"/>
                  <w:szCs w:val="20"/>
                  <w:lang w:val="de-DE" w:eastAsia="de-DE"/>
                </w:rPr>
                <w:t>fmi2</w:t>
              </w:r>
            </w:ins>
            <w:r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r w:rsidR="00542C2C" w:rsidRPr="00542C2C" w:rsidDel="002920AB" w14:paraId="1E687C69" w14:textId="4C2F1EC4" w:rsidTr="002920AB">
        <w:trPr>
          <w:trHeight w:val="255"/>
          <w:del w:id="5765" w:author="Otter, Martin" w:date="2014-03-26T16:52:00Z"/>
        </w:trPr>
        <w:tc>
          <w:tcPr>
            <w:tcW w:w="9111" w:type="dxa"/>
            <w:gridSpan w:val="13"/>
            <w:tcBorders>
              <w:top w:val="nil"/>
              <w:left w:val="nil"/>
              <w:bottom w:val="nil"/>
              <w:right w:val="nil"/>
            </w:tcBorders>
            <w:shd w:val="clear" w:color="auto" w:fill="auto"/>
            <w:noWrap/>
            <w:vAlign w:val="bottom"/>
            <w:hideMark/>
          </w:tcPr>
          <w:p w14:paraId="2C71A234" w14:textId="65F6E7FF"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66" w:author="Otter, Martin" w:date="2014-03-26T16:52:00Z"/>
                <w:rFonts w:cs="Arial"/>
                <w:szCs w:val="20"/>
                <w:lang w:eastAsia="de-DE"/>
              </w:rPr>
            </w:pPr>
            <w:del w:id="5767" w:author="Otter, Martin" w:date="2014-03-26T16:52:00Z">
              <w:r w:rsidRPr="00C13813" w:rsidDel="002920AB">
                <w:rPr>
                  <w:rFonts w:cs="Arial"/>
                  <w:szCs w:val="20"/>
                  <w:lang w:eastAsia="de-DE"/>
                </w:rPr>
                <w:delText>x means: call is allowed in the corresponding state</w:delText>
              </w:r>
            </w:del>
          </w:p>
        </w:tc>
      </w:tr>
      <w:tr w:rsidR="00542C2C" w:rsidRPr="00542C2C" w:rsidDel="002920AB" w14:paraId="356E4A17" w14:textId="1685047D" w:rsidTr="002920AB">
        <w:trPr>
          <w:trHeight w:val="255"/>
          <w:del w:id="5768" w:author="Otter, Martin" w:date="2014-03-26T16:52:00Z"/>
        </w:trPr>
        <w:tc>
          <w:tcPr>
            <w:tcW w:w="9111" w:type="dxa"/>
            <w:gridSpan w:val="13"/>
            <w:tcBorders>
              <w:top w:val="nil"/>
              <w:left w:val="nil"/>
              <w:bottom w:val="nil"/>
              <w:right w:val="nil"/>
            </w:tcBorders>
            <w:shd w:val="clear" w:color="auto" w:fill="auto"/>
            <w:noWrap/>
            <w:vAlign w:val="bottom"/>
            <w:hideMark/>
          </w:tcPr>
          <w:p w14:paraId="2979819E" w14:textId="3BF3E42A"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69" w:author="Otter, Martin" w:date="2014-03-26T16:52:00Z"/>
                <w:rFonts w:cs="Arial"/>
                <w:szCs w:val="20"/>
                <w:lang w:eastAsia="de-DE"/>
              </w:rPr>
            </w:pPr>
            <w:del w:id="5770" w:author="Otter, Martin" w:date="2014-03-26T16:52:00Z">
              <w:r w:rsidRPr="00C13813" w:rsidDel="002920AB">
                <w:rPr>
                  <w:rFonts w:cs="Arial"/>
                  <w:szCs w:val="20"/>
                  <w:lang w:eastAsia="de-DE"/>
                </w:rPr>
                <w:delText>number means: call is allowed if the indicated condition holds:</w:delText>
              </w:r>
            </w:del>
          </w:p>
        </w:tc>
      </w:tr>
      <w:tr w:rsidR="00542C2C" w:rsidRPr="00542C2C" w:rsidDel="002920AB" w14:paraId="6E06EDED" w14:textId="1A4C3FE9" w:rsidTr="002920AB">
        <w:trPr>
          <w:trHeight w:val="255"/>
          <w:del w:id="5771" w:author="Otter, Martin" w:date="2014-03-26T16:52:00Z"/>
        </w:trPr>
        <w:tc>
          <w:tcPr>
            <w:tcW w:w="9111" w:type="dxa"/>
            <w:gridSpan w:val="13"/>
            <w:tcBorders>
              <w:top w:val="nil"/>
              <w:left w:val="nil"/>
              <w:bottom w:val="nil"/>
              <w:right w:val="nil"/>
            </w:tcBorders>
            <w:shd w:val="clear" w:color="auto" w:fill="auto"/>
            <w:noWrap/>
            <w:vAlign w:val="bottom"/>
            <w:hideMark/>
          </w:tcPr>
          <w:p w14:paraId="631D16F7" w14:textId="009975E3"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72" w:author="Otter, Martin" w:date="2014-03-26T16:52:00Z"/>
                <w:rFonts w:cs="Arial"/>
                <w:szCs w:val="20"/>
                <w:lang w:eastAsia="de-DE"/>
              </w:rPr>
            </w:pPr>
            <w:del w:id="5773" w:author="Otter, Martin" w:date="2014-03-26T16:52:00Z">
              <w:r w:rsidRPr="00C13813" w:rsidDel="002920AB">
                <w:rPr>
                  <w:rFonts w:cs="Arial"/>
                  <w:szCs w:val="20"/>
                  <w:lang w:eastAsia="de-DE"/>
                </w:rPr>
                <w:delText>1 for a variable that has initial = "exact" or "approx"</w:delText>
              </w:r>
            </w:del>
          </w:p>
        </w:tc>
      </w:tr>
      <w:tr w:rsidR="00542C2C" w:rsidRPr="00542C2C" w:rsidDel="002920AB" w14:paraId="15C8AA80" w14:textId="0236EE9B" w:rsidTr="002920AB">
        <w:trPr>
          <w:trHeight w:val="255"/>
          <w:del w:id="5774" w:author="Otter, Martin" w:date="2014-03-26T16:52:00Z"/>
        </w:trPr>
        <w:tc>
          <w:tcPr>
            <w:tcW w:w="5885" w:type="dxa"/>
            <w:gridSpan w:val="9"/>
            <w:tcBorders>
              <w:top w:val="nil"/>
              <w:left w:val="nil"/>
              <w:bottom w:val="nil"/>
              <w:right w:val="nil"/>
            </w:tcBorders>
            <w:shd w:val="clear" w:color="auto" w:fill="auto"/>
            <w:noWrap/>
            <w:vAlign w:val="bottom"/>
            <w:hideMark/>
          </w:tcPr>
          <w:p w14:paraId="1AE28207" w14:textId="553BFF59"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75" w:author="Otter, Martin" w:date="2014-03-26T16:52:00Z"/>
                <w:rFonts w:cs="Arial"/>
                <w:szCs w:val="20"/>
                <w:lang w:eastAsia="de-DE"/>
              </w:rPr>
            </w:pPr>
            <w:del w:id="5776" w:author="Otter, Martin" w:date="2014-03-26T16:52:00Z">
              <w:r w:rsidRPr="00C13813" w:rsidDel="002920AB">
                <w:rPr>
                  <w:rFonts w:cs="Arial"/>
                  <w:szCs w:val="20"/>
                  <w:lang w:eastAsia="de-DE"/>
                </w:rPr>
                <w:delText>2 for a variable defined in the xml-file under &lt;InitialUnknowns&gt;</w:delText>
              </w:r>
            </w:del>
          </w:p>
        </w:tc>
        <w:tc>
          <w:tcPr>
            <w:tcW w:w="383" w:type="dxa"/>
            <w:tcBorders>
              <w:top w:val="nil"/>
              <w:left w:val="nil"/>
              <w:bottom w:val="nil"/>
              <w:right w:val="nil"/>
            </w:tcBorders>
            <w:shd w:val="clear" w:color="auto" w:fill="auto"/>
            <w:noWrap/>
            <w:vAlign w:val="bottom"/>
            <w:hideMark/>
          </w:tcPr>
          <w:p w14:paraId="7EA313CA" w14:textId="79BFEDEB" w:rsidR="00542C2C" w:rsidRPr="00C13813" w:rsidDel="002920AB" w:rsidRDefault="00542C2C" w:rsidP="00542C2C">
            <w:pPr>
              <w:spacing w:line="240" w:lineRule="auto"/>
              <w:rPr>
                <w:del w:id="5777" w:author="Otter, Martin" w:date="2014-03-26T16:52:00Z"/>
                <w:rFonts w:cs="Arial"/>
                <w:szCs w:val="20"/>
                <w:lang w:eastAsia="de-DE"/>
              </w:rPr>
            </w:pPr>
          </w:p>
        </w:tc>
        <w:tc>
          <w:tcPr>
            <w:tcW w:w="383" w:type="dxa"/>
            <w:tcBorders>
              <w:top w:val="nil"/>
              <w:left w:val="nil"/>
              <w:bottom w:val="nil"/>
              <w:right w:val="nil"/>
            </w:tcBorders>
            <w:shd w:val="clear" w:color="auto" w:fill="auto"/>
            <w:noWrap/>
            <w:vAlign w:val="bottom"/>
            <w:hideMark/>
          </w:tcPr>
          <w:p w14:paraId="513B3700" w14:textId="5317597D" w:rsidR="00542C2C" w:rsidRPr="00C13813" w:rsidDel="002920AB" w:rsidRDefault="00542C2C" w:rsidP="00542C2C">
            <w:pPr>
              <w:spacing w:line="240" w:lineRule="auto"/>
              <w:rPr>
                <w:del w:id="5778" w:author="Otter, Martin" w:date="2014-03-26T16:52:00Z"/>
                <w:rFonts w:cs="Arial"/>
                <w:szCs w:val="20"/>
                <w:lang w:eastAsia="de-DE"/>
              </w:rPr>
            </w:pPr>
          </w:p>
        </w:tc>
        <w:tc>
          <w:tcPr>
            <w:tcW w:w="400" w:type="dxa"/>
            <w:tcBorders>
              <w:top w:val="nil"/>
              <w:left w:val="nil"/>
              <w:bottom w:val="nil"/>
              <w:right w:val="nil"/>
            </w:tcBorders>
            <w:shd w:val="clear" w:color="auto" w:fill="auto"/>
            <w:noWrap/>
            <w:vAlign w:val="bottom"/>
            <w:hideMark/>
          </w:tcPr>
          <w:p w14:paraId="67B9D656" w14:textId="41D0F9AF" w:rsidR="00542C2C" w:rsidRPr="00C13813" w:rsidDel="002920AB" w:rsidRDefault="00542C2C" w:rsidP="00542C2C">
            <w:pPr>
              <w:spacing w:line="240" w:lineRule="auto"/>
              <w:rPr>
                <w:del w:id="5779" w:author="Otter, Martin" w:date="2014-03-26T16:52:00Z"/>
                <w:rFonts w:cs="Arial"/>
                <w:szCs w:val="20"/>
                <w:lang w:eastAsia="de-DE"/>
              </w:rPr>
            </w:pPr>
          </w:p>
        </w:tc>
        <w:tc>
          <w:tcPr>
            <w:tcW w:w="2060" w:type="dxa"/>
            <w:tcBorders>
              <w:top w:val="nil"/>
              <w:left w:val="nil"/>
              <w:bottom w:val="nil"/>
              <w:right w:val="nil"/>
            </w:tcBorders>
            <w:shd w:val="clear" w:color="auto" w:fill="auto"/>
            <w:noWrap/>
            <w:vAlign w:val="bottom"/>
            <w:hideMark/>
          </w:tcPr>
          <w:p w14:paraId="5F608B30" w14:textId="09079049" w:rsidR="00542C2C" w:rsidRPr="00C13813" w:rsidDel="002920AB" w:rsidRDefault="00542C2C" w:rsidP="00542C2C">
            <w:pPr>
              <w:spacing w:line="240" w:lineRule="auto"/>
              <w:rPr>
                <w:del w:id="5780" w:author="Otter, Martin" w:date="2014-03-26T16:52:00Z"/>
                <w:rFonts w:cs="Arial"/>
                <w:szCs w:val="20"/>
                <w:lang w:eastAsia="de-DE"/>
              </w:rPr>
            </w:pPr>
          </w:p>
        </w:tc>
      </w:tr>
      <w:tr w:rsidR="00542C2C" w:rsidRPr="00542C2C" w:rsidDel="002920AB" w14:paraId="469E669B" w14:textId="7195BFFB" w:rsidTr="002920AB">
        <w:trPr>
          <w:trHeight w:val="255"/>
          <w:del w:id="5781" w:author="Otter, Martin" w:date="2014-03-26T16:52:00Z"/>
        </w:trPr>
        <w:tc>
          <w:tcPr>
            <w:tcW w:w="9111" w:type="dxa"/>
            <w:gridSpan w:val="13"/>
            <w:tcBorders>
              <w:top w:val="nil"/>
              <w:left w:val="nil"/>
              <w:bottom w:val="nil"/>
              <w:right w:val="nil"/>
            </w:tcBorders>
            <w:shd w:val="clear" w:color="auto" w:fill="auto"/>
            <w:noWrap/>
            <w:vAlign w:val="bottom"/>
            <w:hideMark/>
          </w:tcPr>
          <w:p w14:paraId="4E419FDB" w14:textId="27909AF7"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82" w:author="Otter, Martin" w:date="2014-03-26T16:52:00Z"/>
                <w:rFonts w:cs="Arial"/>
                <w:szCs w:val="20"/>
                <w:lang w:eastAsia="de-DE"/>
              </w:rPr>
            </w:pPr>
            <w:del w:id="5783" w:author="Otter, Martin" w:date="2014-03-26T16:52:00Z">
              <w:r w:rsidRPr="00C13813" w:rsidDel="002920AB">
                <w:rPr>
                  <w:rFonts w:cs="Arial"/>
                  <w:szCs w:val="20"/>
                  <w:lang w:eastAsia="de-DE"/>
                </w:rPr>
                <w:delText xml:space="preserve">3 for a variable with initial = "exact", or causality = "input", or variability = "tunable"  </w:delText>
              </w:r>
            </w:del>
          </w:p>
        </w:tc>
      </w:tr>
      <w:tr w:rsidR="00542C2C" w:rsidRPr="00542C2C" w:rsidDel="002920AB" w14:paraId="4F398455" w14:textId="57992F46" w:rsidTr="002920AB">
        <w:trPr>
          <w:trHeight w:val="255"/>
          <w:del w:id="5784" w:author="Otter, Martin" w:date="2014-03-26T16:52:00Z"/>
        </w:trPr>
        <w:tc>
          <w:tcPr>
            <w:tcW w:w="9111" w:type="dxa"/>
            <w:gridSpan w:val="13"/>
            <w:tcBorders>
              <w:top w:val="nil"/>
              <w:left w:val="nil"/>
              <w:bottom w:val="nil"/>
              <w:right w:val="nil"/>
            </w:tcBorders>
            <w:shd w:val="clear" w:color="auto" w:fill="auto"/>
            <w:noWrap/>
            <w:vAlign w:val="bottom"/>
            <w:hideMark/>
          </w:tcPr>
          <w:p w14:paraId="45D31E2D" w14:textId="3D6B4740"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85" w:author="Otter, Martin" w:date="2014-03-26T16:52:00Z"/>
                <w:rFonts w:cs="Arial"/>
                <w:szCs w:val="20"/>
                <w:lang w:eastAsia="de-DE"/>
              </w:rPr>
            </w:pPr>
            <w:del w:id="5786" w:author="Otter, Martin" w:date="2014-03-26T16:52:00Z">
              <w:r w:rsidRPr="00C13813" w:rsidDel="002920AB">
                <w:rPr>
                  <w:rFonts w:cs="Arial"/>
                  <w:szCs w:val="20"/>
                  <w:lang w:eastAsia="de-DE"/>
                </w:rPr>
                <w:delText>5 for a variable with causality = "parameter"</w:delText>
              </w:r>
            </w:del>
          </w:p>
        </w:tc>
      </w:tr>
      <w:tr w:rsidR="00542C2C" w:rsidRPr="00542C2C" w:rsidDel="002920AB" w14:paraId="647FFB98" w14:textId="148BC261" w:rsidTr="002920AB">
        <w:trPr>
          <w:trHeight w:val="510"/>
          <w:del w:id="5787" w:author="Otter, Martin" w:date="2014-03-26T16:52:00Z"/>
        </w:trPr>
        <w:tc>
          <w:tcPr>
            <w:tcW w:w="9111" w:type="dxa"/>
            <w:gridSpan w:val="13"/>
            <w:tcBorders>
              <w:top w:val="nil"/>
              <w:left w:val="nil"/>
              <w:bottom w:val="nil"/>
              <w:right w:val="nil"/>
            </w:tcBorders>
            <w:shd w:val="clear" w:color="auto" w:fill="auto"/>
            <w:vAlign w:val="bottom"/>
            <w:hideMark/>
          </w:tcPr>
          <w:p w14:paraId="6C967E81" w14:textId="2A18CD61"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88" w:author="Otter, Martin" w:date="2014-03-26T16:52:00Z"/>
                <w:rFonts w:cs="Arial"/>
                <w:szCs w:val="20"/>
                <w:lang w:eastAsia="de-DE"/>
              </w:rPr>
            </w:pPr>
            <w:del w:id="5789" w:author="Otter, Martin" w:date="2014-03-26T16:52:00Z">
              <w:r w:rsidRPr="00C13813" w:rsidDel="002920AB">
                <w:rPr>
                  <w:rFonts w:cs="Arial"/>
                  <w:szCs w:val="20"/>
                  <w:lang w:eastAsia="de-DE"/>
                </w:rPr>
                <w:delText>6 for a variable with causality = "input" and variability = "discrete" or "continuous",</w:delText>
              </w:r>
              <w:r w:rsidRPr="00C13813" w:rsidDel="002920AB">
                <w:rPr>
                  <w:rFonts w:cs="Arial"/>
                  <w:szCs w:val="20"/>
                  <w:lang w:eastAsia="de-DE"/>
                </w:rPr>
                <w:br/>
                <w:delText xml:space="preserve">                            or variability = "tunable"</w:delText>
              </w:r>
            </w:del>
          </w:p>
        </w:tc>
      </w:tr>
      <w:tr w:rsidR="00542C2C" w:rsidRPr="00542C2C" w:rsidDel="002920AB" w14:paraId="6D918003" w14:textId="6A14B271" w:rsidTr="002920AB">
        <w:trPr>
          <w:trHeight w:val="270"/>
          <w:del w:id="5790" w:author="Otter, Martin" w:date="2014-03-26T16:52:00Z"/>
        </w:trPr>
        <w:tc>
          <w:tcPr>
            <w:tcW w:w="9111" w:type="dxa"/>
            <w:gridSpan w:val="13"/>
            <w:tcBorders>
              <w:top w:val="nil"/>
              <w:left w:val="nil"/>
              <w:bottom w:val="nil"/>
              <w:right w:val="nil"/>
            </w:tcBorders>
            <w:shd w:val="clear" w:color="auto" w:fill="auto"/>
            <w:noWrap/>
            <w:vAlign w:val="bottom"/>
            <w:hideMark/>
          </w:tcPr>
          <w:p w14:paraId="1CE3E33E" w14:textId="0FB33C15"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91" w:author="Otter, Martin" w:date="2014-03-26T16:52:00Z"/>
                <w:rFonts w:cs="Arial"/>
                <w:szCs w:val="20"/>
                <w:lang w:eastAsia="de-DE"/>
              </w:rPr>
            </w:pPr>
            <w:del w:id="5792" w:author="Otter, Martin" w:date="2014-03-26T16:52:00Z">
              <w:r w:rsidRPr="00C13813" w:rsidDel="002920AB">
                <w:rPr>
                  <w:rFonts w:cs="Arial"/>
                  <w:szCs w:val="20"/>
                  <w:lang w:eastAsia="de-DE"/>
                </w:rPr>
                <w:delText>7 always, but retrieved values are usable for debugging only</w:delText>
              </w:r>
            </w:del>
          </w:p>
        </w:tc>
      </w:tr>
      <w:tr w:rsidR="00542C2C" w:rsidRPr="00542C2C" w:rsidDel="002920AB" w14:paraId="5DD937E0" w14:textId="2DE25139" w:rsidTr="002920AB">
        <w:trPr>
          <w:trHeight w:val="255"/>
          <w:del w:id="5793" w:author="Otter, Martin" w:date="2014-03-26T16:52:00Z"/>
        </w:trPr>
        <w:tc>
          <w:tcPr>
            <w:tcW w:w="9111" w:type="dxa"/>
            <w:gridSpan w:val="13"/>
            <w:tcBorders>
              <w:top w:val="nil"/>
              <w:left w:val="nil"/>
              <w:bottom w:val="nil"/>
              <w:right w:val="nil"/>
            </w:tcBorders>
            <w:shd w:val="clear" w:color="auto" w:fill="auto"/>
            <w:noWrap/>
            <w:vAlign w:val="bottom"/>
            <w:hideMark/>
          </w:tcPr>
          <w:p w14:paraId="01E8DFAA" w14:textId="7403AC58" w:rsidR="00542C2C" w:rsidRPr="00C13813" w:rsidDel="002920AB" w:rsidRDefault="00542C2C" w:rsidP="00542C2C">
            <w:pPr>
              <w:keepNext/>
              <w:overflowPunct w:val="0"/>
              <w:autoSpaceDE w:val="0"/>
              <w:autoSpaceDN w:val="0"/>
              <w:adjustRightInd w:val="0"/>
              <w:spacing w:line="240" w:lineRule="auto"/>
              <w:ind w:firstLine="227"/>
              <w:jc w:val="both"/>
              <w:textAlignment w:val="baseline"/>
              <w:outlineLvl w:val="5"/>
              <w:rPr>
                <w:del w:id="5794" w:author="Otter, Martin" w:date="2014-03-26T16:52:00Z"/>
                <w:rFonts w:cs="Arial"/>
                <w:szCs w:val="20"/>
                <w:lang w:eastAsia="de-DE"/>
              </w:rPr>
            </w:pPr>
            <w:del w:id="5795" w:author="Otter, Martin" w:date="2014-03-26T16:52:00Z">
              <w:r w:rsidRPr="00C13813" w:rsidDel="002920AB">
                <w:rPr>
                  <w:rFonts w:cs="Arial"/>
                  <w:szCs w:val="20"/>
                  <w:lang w:eastAsia="de-DE"/>
                </w:rPr>
                <w:delText>8 always, but if status is other than fmi</w:delText>
              </w:r>
            </w:del>
            <w:ins w:id="5796" w:author="Otter, Martin" w:date="2014-04-09T11:00:00Z">
              <w:r w:rsidR="00140C25">
                <w:rPr>
                  <w:rFonts w:cs="Arial"/>
                  <w:szCs w:val="20"/>
                  <w:lang w:eastAsia="de-DE"/>
                </w:rPr>
                <w:t>fmi2</w:t>
              </w:r>
            </w:ins>
            <w:del w:id="5797" w:author="Otter, Martin" w:date="2014-03-26T16:52:00Z">
              <w:r w:rsidRPr="00C13813" w:rsidDel="002920AB">
                <w:rPr>
                  <w:rFonts w:cs="Arial"/>
                  <w:szCs w:val="20"/>
                  <w:lang w:eastAsia="de-DE"/>
                </w:rPr>
                <w:delText>Terminated, retrieved values are useable for debugging only</w:delText>
              </w:r>
            </w:del>
          </w:p>
        </w:tc>
      </w:tr>
    </w:tbl>
    <w:p w14:paraId="026D8805" w14:textId="77777777" w:rsidR="002920AB" w:rsidRDefault="002920AB" w:rsidP="002920AB">
      <w:pPr>
        <w:pStyle w:val="Textkrper"/>
        <w:spacing w:before="0"/>
        <w:rPr>
          <w:ins w:id="5798" w:author="Otter, Martin" w:date="2014-03-26T16:52:00Z"/>
          <w:lang w:eastAsia="en-US"/>
        </w:rPr>
      </w:pPr>
      <w:bookmarkStart w:id="5799" w:name="_Toc247964775"/>
      <w:bookmarkStart w:id="5800" w:name="_Toc274647158"/>
      <w:bookmarkStart w:id="5801" w:name="_Ref289781010"/>
      <w:bookmarkStart w:id="5802" w:name="_Ref304988467"/>
      <w:proofErr w:type="gramStart"/>
      <w:ins w:id="5803" w:author="Otter, Martin" w:date="2014-03-26T16:52:00Z">
        <w:r w:rsidRPr="002920AB">
          <w:rPr>
            <w:b/>
            <w:lang w:eastAsia="en-US"/>
          </w:rPr>
          <w:lastRenderedPageBreak/>
          <w:t>x</w:t>
        </w:r>
        <w:proofErr w:type="gramEnd"/>
        <w:r>
          <w:rPr>
            <w:lang w:eastAsia="en-US"/>
          </w:rPr>
          <w:t xml:space="preserve"> means: call is allowed in the corresponding state</w:t>
        </w:r>
      </w:ins>
    </w:p>
    <w:p w14:paraId="3F07E3C2" w14:textId="77777777" w:rsidR="002920AB" w:rsidRDefault="002920AB" w:rsidP="002920AB">
      <w:pPr>
        <w:pStyle w:val="Textkrper"/>
        <w:spacing w:before="0"/>
        <w:rPr>
          <w:ins w:id="5804" w:author="Otter, Martin" w:date="2014-03-26T16:52:00Z"/>
          <w:lang w:eastAsia="en-US"/>
        </w:rPr>
      </w:pPr>
      <w:proofErr w:type="gramStart"/>
      <w:ins w:id="5805" w:author="Otter, Martin" w:date="2014-03-26T16:52:00Z">
        <w:r w:rsidRPr="002920AB">
          <w:rPr>
            <w:b/>
            <w:lang w:eastAsia="en-US"/>
          </w:rPr>
          <w:t>number</w:t>
        </w:r>
        <w:proofErr w:type="gramEnd"/>
        <w:r>
          <w:rPr>
            <w:lang w:eastAsia="en-US"/>
          </w:rPr>
          <w:t xml:space="preserve"> means: call is allowed if the indicated condition holds:</w:t>
        </w:r>
      </w:ins>
    </w:p>
    <w:p w14:paraId="2CB96F4F" w14:textId="61970105" w:rsidR="002920AB" w:rsidRDefault="002920AB" w:rsidP="002920AB">
      <w:pPr>
        <w:pStyle w:val="Textkrper"/>
        <w:spacing w:before="0"/>
        <w:rPr>
          <w:ins w:id="5806" w:author="Otter, Martin" w:date="2014-03-26T16:52:00Z"/>
          <w:lang w:eastAsia="en-US"/>
        </w:rPr>
      </w:pPr>
      <w:ins w:id="5807" w:author="Otter, Martin" w:date="2014-03-26T16:52:00Z">
        <w:r w:rsidRPr="002920AB">
          <w:rPr>
            <w:b/>
            <w:lang w:eastAsia="en-US"/>
          </w:rPr>
          <w:t>1</w:t>
        </w:r>
        <w:r>
          <w:rPr>
            <w:lang w:eastAsia="en-US"/>
          </w:rPr>
          <w:t xml:space="preserve"> for a variable </w:t>
        </w:r>
      </w:ins>
      <w:ins w:id="5808" w:author="Otter, Martin" w:date="2014-04-23T16:11:00Z">
        <w:r w:rsidR="00515452">
          <w:rPr>
            <w:lang w:eastAsia="en-US"/>
          </w:rPr>
          <w:t xml:space="preserve">with </w:t>
        </w:r>
        <w:r w:rsidR="00515452">
          <w:rPr>
            <w:rStyle w:val="CODE"/>
          </w:rPr>
          <w:t>variability</w:t>
        </w:r>
      </w:ins>
      <w:ins w:id="5809" w:author="Otter, Martin" w:date="2014-04-23T16:12:00Z">
        <w:r w:rsidR="00515452">
          <w:rPr>
            <w:rStyle w:val="CODE"/>
          </w:rPr>
          <w:t xml:space="preserve"> </w:t>
        </w:r>
        <w:r w:rsidR="00515452">
          <w:rPr>
            <w:rStyle w:val="CODE"/>
            <w:rFonts w:cs="Courier New"/>
          </w:rPr>
          <w:t>≠</w:t>
        </w:r>
      </w:ins>
      <w:ins w:id="5810" w:author="Otter, Martin" w:date="2014-04-23T16:11:00Z">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ins>
      <w:ins w:id="5811" w:author="Otter, Martin" w:date="2014-03-26T16:52:00Z">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ins>
    </w:p>
    <w:p w14:paraId="60EFEE68" w14:textId="238AA05B" w:rsidR="002920AB" w:rsidRDefault="002920AB">
      <w:pPr>
        <w:pStyle w:val="Textkrper"/>
        <w:spacing w:before="0"/>
        <w:rPr>
          <w:ins w:id="5812" w:author="Otter, Martin" w:date="2014-07-16T19:27:00Z"/>
          <w:lang w:eastAsia="en-US"/>
        </w:rPr>
      </w:pPr>
      <w:ins w:id="5813" w:author="Otter, Martin" w:date="2014-03-26T16:52:00Z">
        <w:r w:rsidRPr="002920AB">
          <w:rPr>
            <w:b/>
            <w:lang w:eastAsia="en-US"/>
          </w:rPr>
          <w:t>2</w:t>
        </w:r>
        <w:r>
          <w:rPr>
            <w:lang w:eastAsia="en-US"/>
          </w:rPr>
          <w:t xml:space="preserve"> for a variable </w:t>
        </w:r>
      </w:ins>
      <w:ins w:id="5814" w:author="Otter, Martin" w:date="2014-04-04T11:50:00Z">
        <w:r w:rsidR="00F41DB6">
          <w:t xml:space="preserve">with </w:t>
        </w:r>
        <w:r w:rsidR="00F41DB6">
          <w:rPr>
            <w:rStyle w:val="CODE"/>
          </w:rPr>
          <w:t>causality = "output</w:t>
        </w:r>
        <w:r w:rsidR="00F41DB6" w:rsidRPr="004E1FAA">
          <w:rPr>
            <w:rStyle w:val="CODE"/>
          </w:rPr>
          <w:t>"</w:t>
        </w:r>
      </w:ins>
      <w:ins w:id="5815" w:author="Otter, Martin" w:date="2014-07-16T19:27:00Z">
        <w:r w:rsidR="00704D3A">
          <w:rPr>
            <w:rStyle w:val="CODE"/>
          </w:rPr>
          <w:t xml:space="preserve"> </w:t>
        </w:r>
        <w:r w:rsidR="00704D3A">
          <w:rPr>
            <w:lang w:eastAsia="en-US"/>
          </w:rPr>
          <w:t>or</w:t>
        </w:r>
      </w:ins>
    </w:p>
    <w:p w14:paraId="18367D95" w14:textId="1AF8A3E7" w:rsidR="00704D3A" w:rsidRDefault="00704D3A">
      <w:pPr>
        <w:pStyle w:val="Textkrper"/>
        <w:spacing w:before="0"/>
        <w:rPr>
          <w:ins w:id="5816" w:author="Otter, Martin" w:date="2014-03-26T16:52:00Z"/>
        </w:rPr>
      </w:pPr>
      <w:ins w:id="5817" w:author="Otter, Martin" w:date="2014-07-16T19:27:00Z">
        <w:r>
          <w:rPr>
            <w:lang w:eastAsia="en-US"/>
          </w:rPr>
          <w:t xml:space="preserve">   </w:t>
        </w:r>
      </w:ins>
      <w:proofErr w:type="gramStart"/>
      <w:ins w:id="5818" w:author="Otter, Martin" w:date="2014-07-16T19:28:00Z">
        <w:r>
          <w:rPr>
            <w:lang w:eastAsia="en-US"/>
          </w:rPr>
          <w:t>c</w:t>
        </w:r>
        <w:r w:rsidRPr="00704D3A">
          <w:rPr>
            <w:lang w:eastAsia="en-US"/>
          </w:rPr>
          <w:t>ontinuous-time</w:t>
        </w:r>
        <w:proofErr w:type="gramEnd"/>
        <w:r w:rsidRPr="00704D3A">
          <w:rPr>
            <w:lang w:eastAsia="en-US"/>
          </w:rPr>
          <w:t xml:space="preserve"> states or state derivatives (if element </w:t>
        </w:r>
        <w:r w:rsidRPr="00704D3A">
          <w:rPr>
            <w:rStyle w:val="CODE"/>
            <w:rPrChange w:id="5819" w:author="Otter, Martin" w:date="2014-07-16T19:28:00Z">
              <w:rPr>
                <w:lang w:eastAsia="en-US"/>
              </w:rPr>
            </w:rPrChange>
          </w:rPr>
          <w:t>&lt;Derivatives&gt;</w:t>
        </w:r>
        <w:r w:rsidRPr="00704D3A">
          <w:rPr>
            <w:lang w:eastAsia="en-US"/>
          </w:rPr>
          <w:t xml:space="preserve"> is present)</w:t>
        </w:r>
      </w:ins>
    </w:p>
    <w:p w14:paraId="6F99FB46" w14:textId="341B407F" w:rsidR="002920AB" w:rsidRDefault="002920AB" w:rsidP="002920AB">
      <w:pPr>
        <w:pStyle w:val="Textkrper"/>
        <w:spacing w:before="0"/>
        <w:rPr>
          <w:ins w:id="5820" w:author="Otter, Martin" w:date="2014-03-26T16:52:00Z"/>
          <w:lang w:eastAsia="en-US"/>
        </w:rPr>
      </w:pPr>
      <w:ins w:id="5821" w:author="Otter, Martin" w:date="2014-03-26T16:52:00Z">
        <w:r w:rsidRPr="002920AB">
          <w:rPr>
            <w:b/>
            <w:lang w:eastAsia="en-US"/>
          </w:rPr>
          <w:t>3</w:t>
        </w:r>
        <w:r>
          <w:rPr>
            <w:lang w:eastAsia="en-US"/>
          </w:rPr>
          <w:t xml:space="preserve"> for a variable with</w:t>
        </w:r>
      </w:ins>
      <w:ins w:id="5822" w:author="Otter, Martin" w:date="2014-04-23T16:12:00Z">
        <w:r w:rsidR="00515452">
          <w:rPr>
            <w:lang w:eastAsia="en-US"/>
          </w:rPr>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rPr>
            <w:lang w:eastAsia="en-US"/>
          </w:rPr>
          <w:t xml:space="preserve"> that has</w:t>
        </w:r>
      </w:ins>
      <w:ins w:id="5823" w:author="Otter, Martin" w:date="2014-03-26T16:52:00Z">
        <w:r>
          <w:rPr>
            <w:lang w:eastAsia="en-US"/>
          </w:rPr>
          <w:t xml:space="preserve"> </w:t>
        </w:r>
        <w:r w:rsidRPr="002920AB">
          <w:rPr>
            <w:rStyle w:val="CODE"/>
            <w:lang w:eastAsia="en-US"/>
          </w:rPr>
          <w:t>initial="exact"</w:t>
        </w:r>
        <w:r>
          <w:rPr>
            <w:lang w:eastAsia="en-US"/>
          </w:rPr>
          <w:t xml:space="preserve">, or </w:t>
        </w:r>
        <w:r w:rsidRPr="002920AB">
          <w:rPr>
            <w:rStyle w:val="CODE"/>
            <w:lang w:eastAsia="en-US"/>
          </w:rPr>
          <w:t>causality="input"</w:t>
        </w:r>
      </w:ins>
    </w:p>
    <w:p w14:paraId="2EC95A2E" w14:textId="06C6EC15" w:rsidR="002920AB" w:rsidRDefault="002920AB" w:rsidP="002920AB">
      <w:pPr>
        <w:pStyle w:val="Textkrper"/>
        <w:spacing w:before="0"/>
        <w:rPr>
          <w:ins w:id="5824" w:author="Otter, Martin" w:date="2014-03-26T16:52:00Z"/>
          <w:lang w:eastAsia="en-US"/>
        </w:rPr>
      </w:pPr>
      <w:ins w:id="5825" w:author="Otter, Martin" w:date="2014-03-26T16:52:00Z">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w:t>
        </w:r>
      </w:ins>
      <w:ins w:id="5826" w:author="Otter, Martin" w:date="2014-04-01T19:25:00Z">
        <w:r w:rsidR="00A85BC7">
          <w:rPr>
            <w:lang w:eastAsia="en-US"/>
          </w:rPr>
          <w:t>or</w:t>
        </w:r>
        <w:r w:rsidR="00A85BC7">
          <w:rPr>
            <w:lang w:eastAsia="en-US"/>
          </w:rPr>
          <w:br/>
          <w:t xml:space="preserve">                               (</w:t>
        </w:r>
        <w:r w:rsidR="00A85BC7">
          <w:rPr>
            <w:rStyle w:val="CODE"/>
            <w:lang w:eastAsia="en-US"/>
          </w:rPr>
          <w:t>causality = "parameter</w:t>
        </w:r>
        <w:r w:rsidR="00A85BC7" w:rsidRPr="002920AB">
          <w:rPr>
            <w:rStyle w:val="CODE"/>
            <w:lang w:eastAsia="en-US"/>
          </w:rPr>
          <w:t>"</w:t>
        </w:r>
      </w:ins>
      <w:ins w:id="5827" w:author="Otter, Martin" w:date="2014-04-01T19:26:00Z">
        <w:r w:rsidR="00A85BC7">
          <w:rPr>
            <w:rStyle w:val="CODE"/>
            <w:lang w:eastAsia="en-US"/>
          </w:rPr>
          <w:t xml:space="preserve"> and</w:t>
        </w:r>
      </w:ins>
      <w:ins w:id="5828" w:author="Otter, Martin" w:date="2014-03-26T16:52:00Z">
        <w:r>
          <w:rPr>
            <w:lang w:eastAsia="en-US"/>
          </w:rPr>
          <w:t xml:space="preserve"> </w:t>
        </w:r>
        <w:r w:rsidRPr="002920AB">
          <w:rPr>
            <w:rStyle w:val="CODE"/>
            <w:lang w:eastAsia="en-US"/>
          </w:rPr>
          <w:t>variability = "tunable"</w:t>
        </w:r>
      </w:ins>
      <w:ins w:id="5829" w:author="Otter, Martin" w:date="2014-04-01T19:26:00Z">
        <w:r w:rsidR="00A85BC7">
          <w:rPr>
            <w:rStyle w:val="CODE"/>
            <w:lang w:eastAsia="en-US"/>
          </w:rPr>
          <w:t>)</w:t>
        </w:r>
      </w:ins>
    </w:p>
    <w:p w14:paraId="7D955593" w14:textId="77777777" w:rsidR="002920AB" w:rsidRDefault="002920AB" w:rsidP="002920AB">
      <w:pPr>
        <w:pStyle w:val="Textkrper"/>
        <w:spacing w:before="0"/>
        <w:rPr>
          <w:ins w:id="5830" w:author="Otter, Martin" w:date="2014-03-26T16:52:00Z"/>
          <w:lang w:eastAsia="en-US"/>
        </w:rPr>
      </w:pPr>
      <w:ins w:id="5831" w:author="Otter, Martin" w:date="2014-03-26T16:52:00Z">
        <w:r w:rsidRPr="002920AB">
          <w:rPr>
            <w:b/>
            <w:lang w:eastAsia="en-US"/>
          </w:rPr>
          <w:t>7</w:t>
        </w:r>
        <w:r>
          <w:rPr>
            <w:lang w:eastAsia="en-US"/>
          </w:rPr>
          <w:t xml:space="preserve"> always, but retrieved values are usable for debugging only</w:t>
        </w:r>
      </w:ins>
    </w:p>
    <w:p w14:paraId="6500D173" w14:textId="78415DF8" w:rsidR="002920AB" w:rsidRDefault="002920AB" w:rsidP="002920AB">
      <w:pPr>
        <w:pStyle w:val="Textkrper"/>
        <w:spacing w:before="0"/>
        <w:rPr>
          <w:ins w:id="5832" w:author="Otter, Martin" w:date="2014-03-26T16:52:00Z"/>
          <w:lang w:eastAsia="en-US"/>
        </w:rPr>
      </w:pPr>
      <w:ins w:id="5833" w:author="Otter, Martin" w:date="2014-03-26T16:52:00Z">
        <w:r w:rsidRPr="002920AB">
          <w:rPr>
            <w:b/>
            <w:lang w:eastAsia="en-US"/>
          </w:rPr>
          <w:t>8</w:t>
        </w:r>
        <w:r>
          <w:rPr>
            <w:lang w:eastAsia="en-US"/>
          </w:rPr>
          <w:t xml:space="preserve"> always, but if status is other than </w:t>
        </w:r>
      </w:ins>
      <w:ins w:id="5834" w:author="Otter, Martin" w:date="2014-04-09T11:00:00Z">
        <w:r w:rsidR="00140C25">
          <w:rPr>
            <w:lang w:eastAsia="en-US"/>
          </w:rPr>
          <w:t>fmi2</w:t>
        </w:r>
      </w:ins>
      <w:ins w:id="5835" w:author="Otter, Martin" w:date="2014-03-26T16:52:00Z">
        <w:r>
          <w:rPr>
            <w:lang w:eastAsia="en-US"/>
          </w:rPr>
          <w:t>Terminated, retrieved values are useable for debugging only</w:t>
        </w:r>
      </w:ins>
    </w:p>
    <w:p w14:paraId="76C9FFD5" w14:textId="77777777" w:rsidR="00966C27" w:rsidRPr="0098259C" w:rsidRDefault="00966C27" w:rsidP="001D6859">
      <w:pPr>
        <w:pStyle w:val="berschrift3"/>
      </w:pPr>
      <w:bookmarkStart w:id="5836" w:name="_Toc393466426"/>
      <w:r w:rsidRPr="0098259C">
        <w:t>Pseudo Code Example</w:t>
      </w:r>
      <w:bookmarkEnd w:id="5799"/>
      <w:bookmarkEnd w:id="5800"/>
      <w:bookmarkEnd w:id="5801"/>
      <w:bookmarkEnd w:id="5802"/>
      <w:bookmarkEnd w:id="5836"/>
    </w:p>
    <w:p w14:paraId="3E6879E7" w14:textId="77777777" w:rsidR="00966C27" w:rsidRPr="0098259C" w:rsidRDefault="00966C27" w:rsidP="00966C27">
      <w:pPr>
        <w:pStyle w:val="Textkrper"/>
      </w:pPr>
      <w:r w:rsidRPr="0098259C">
        <w:t>In the following example, the usage of the FMI functions is sketched in order to clarify the typical calling sequence of the functions in a simulation environment. The example is given in a mix of pseudo-code and “C”, in order to keep it small and understandable. We consider two slaves. Both have one continuous real input and one continuous real output which are connected in the following way:</w:t>
      </w:r>
    </w:p>
    <w:p w14:paraId="49195F92" w14:textId="77777777" w:rsidR="00966C27" w:rsidRPr="0098259C" w:rsidRDefault="00B55EEC" w:rsidP="00966C27">
      <w:pPr>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6D7436E8" w14:textId="77777777" w:rsidR="00966C27" w:rsidRPr="0098259C" w:rsidRDefault="005D09CC" w:rsidP="00966C27">
      <w:pPr>
        <w:pStyle w:val="FormatvorlageBeschriftung"/>
        <w:outlineLvl w:val="0"/>
        <w:rPr>
          <w:b w:val="0"/>
        </w:rPr>
      </w:pPr>
      <w:r w:rsidRPr="0098259C">
        <w:t xml:space="preserve">Figure </w:t>
      </w:r>
      <w:r w:rsidRPr="0098259C">
        <w:fldChar w:fldCharType="begin"/>
      </w:r>
      <w:r w:rsidRPr="0098259C">
        <w:instrText xml:space="preserve"> SEQ Figure \* ARABIC </w:instrText>
      </w:r>
      <w:r w:rsidRPr="0098259C">
        <w:fldChar w:fldCharType="separate"/>
      </w:r>
      <w:r w:rsidR="00854655">
        <w:rPr>
          <w:noProof/>
        </w:rPr>
        <w:t>12</w:t>
      </w:r>
      <w:r w:rsidRPr="0098259C">
        <w:fldChar w:fldCharType="end"/>
      </w:r>
      <w:r w:rsidRPr="0098259C">
        <w:rPr>
          <w:b w:val="0"/>
        </w:rPr>
        <w:t xml:space="preserve">: </w:t>
      </w:r>
      <w:r w:rsidR="00966C27" w:rsidRPr="0098259C">
        <w:rPr>
          <w:rStyle w:val="FormatvorlageArial"/>
          <w:b w:val="0"/>
        </w:rPr>
        <w:t xml:space="preserve">Connection graph of the slaves </w:t>
      </w:r>
    </w:p>
    <w:p w14:paraId="1E6B5E71" w14:textId="77777777" w:rsidR="00966C27" w:rsidRPr="0098259C" w:rsidRDefault="00966C27" w:rsidP="00966C27">
      <w:pPr>
        <w:pStyle w:val="Textkrper"/>
      </w:pPr>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854655">
        <w:t>4.1</w:t>
      </w:r>
      <w:r w:rsidR="006F1088" w:rsidRPr="0098259C">
        <w:fldChar w:fldCharType="end"/>
      </w:r>
      <w:r w:rsidRPr="0098259C">
        <w:t>.</w:t>
      </w:r>
    </w:p>
    <w:p w14:paraId="1812C7C8" w14:textId="77777777" w:rsidR="00966C27" w:rsidRPr="0098259C" w:rsidRDefault="00966C27" w:rsidP="00966C27">
      <w:pPr>
        <w:pStyle w:val="BulletStandard"/>
      </w:pPr>
      <w:r w:rsidRPr="0098259C">
        <w:t>Constant communication step size.</w:t>
      </w:r>
    </w:p>
    <w:p w14:paraId="2386F603" w14:textId="77777777" w:rsidR="00966C27" w:rsidRPr="0098259C" w:rsidRDefault="00966C27" w:rsidP="00966C27">
      <w:pPr>
        <w:pStyle w:val="BulletStandard"/>
      </w:pPr>
      <w:r w:rsidRPr="0098259C">
        <w:t>No repeating of communication steps.</w:t>
      </w:r>
    </w:p>
    <w:p w14:paraId="0B9886F8" w14:textId="7EBEE8BA" w:rsidR="00966C27" w:rsidRPr="0098259C" w:rsidRDefault="00966C27" w:rsidP="00966C27">
      <w:pPr>
        <w:pStyle w:val="BulletStandard"/>
      </w:pPr>
      <w:r w:rsidRPr="0098259C">
        <w:t xml:space="preserve">The slaves do not support asynchronous execution of </w:t>
      </w:r>
      <w:del w:id="5837" w:author="Otter, Martin" w:date="2014-04-09T11:00:00Z">
        <w:r w:rsidRPr="0098259C" w:rsidDel="00140C25">
          <w:rPr>
            <w:rStyle w:val="CODE"/>
          </w:rPr>
          <w:delText>fmi</w:delText>
        </w:r>
      </w:del>
      <w:ins w:id="5838" w:author="Otter, Martin" w:date="2014-04-09T11:00:00Z">
        <w:r w:rsidR="00140C25">
          <w:rPr>
            <w:rStyle w:val="CODE"/>
          </w:rPr>
          <w:t>fmi2</w:t>
        </w:r>
      </w:ins>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83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7CF32E83" w:rsidR="00F4419E" w:rsidRPr="0098259C" w:rsidRDefault="00F4419E" w:rsidP="00F4419E">
            <w:pPr>
              <w:autoSpaceDE w:val="0"/>
              <w:autoSpaceDN w:val="0"/>
              <w:adjustRightInd w:val="0"/>
              <w:spacing w:line="240" w:lineRule="auto"/>
              <w:rPr>
                <w:rFonts w:ascii="Courier New" w:hAnsi="Courier New" w:cs="Courier New"/>
                <w:lang w:eastAsia="de-DE"/>
              </w:rPr>
            </w:pPr>
            <w:del w:id="5839" w:author="Otter, Martin" w:date="2014-04-09T11:00:00Z">
              <w:r w:rsidRPr="0098259C" w:rsidDel="00140C25">
                <w:rPr>
                  <w:rFonts w:ascii="Courier New" w:hAnsi="Courier New" w:cs="Courier New"/>
                  <w:lang w:eastAsia="de-DE"/>
                </w:rPr>
                <w:delText>fmi</w:delText>
              </w:r>
            </w:del>
            <w:ins w:id="5840" w:author="Otter, Martin" w:date="2014-04-09T11:00:00Z">
              <w:r w:rsidR="00140C25">
                <w:rPr>
                  <w:rFonts w:ascii="Courier New" w:hAnsi="Courier New" w:cs="Courier New"/>
                  <w:lang w:eastAsia="de-DE"/>
                </w:rPr>
                <w:t>fmi2</w:t>
              </w:r>
            </w:ins>
            <w:r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654F2E7A" w:rsidR="00542C2C" w:rsidRDefault="00F4419E" w:rsidP="00F4419E">
            <w:pPr>
              <w:autoSpaceDE w:val="0"/>
              <w:autoSpaceDN w:val="0"/>
              <w:adjustRightInd w:val="0"/>
              <w:spacing w:line="240" w:lineRule="auto"/>
              <w:rPr>
                <w:rFonts w:ascii="Courier New" w:hAnsi="Courier New" w:cs="Courier New"/>
                <w:lang w:eastAsia="de-DE"/>
              </w:rPr>
            </w:pPr>
            <w:del w:id="5841" w:author="Otter, Martin" w:date="2014-04-09T11:00:00Z">
              <w:r w:rsidRPr="0098259C" w:rsidDel="00140C25">
                <w:rPr>
                  <w:rFonts w:ascii="Courier New" w:hAnsi="Courier New" w:cs="Courier New"/>
                  <w:lang w:eastAsia="de-DE"/>
                </w:rPr>
                <w:delText>fmi</w:delText>
              </w:r>
            </w:del>
            <w:ins w:id="5842" w:author="Otter, Martin" w:date="2014-04-09T11:00:00Z">
              <w:r w:rsidR="00140C25">
                <w:rPr>
                  <w:rFonts w:ascii="Courier New" w:hAnsi="Courier New" w:cs="Courier New"/>
                  <w:lang w:eastAsia="de-DE"/>
                </w:rPr>
                <w:t>fmi2</w:t>
              </w:r>
            </w:ins>
            <w:r w:rsidRPr="0098259C">
              <w:rPr>
                <w:rFonts w:ascii="Courier New" w:hAnsi="Courier New" w:cs="Courier New"/>
                <w:lang w:eastAsia="de-DE"/>
              </w:rPr>
              <w:t>Compo</w:t>
            </w:r>
            <w:r w:rsidR="00850C66">
              <w:rPr>
                <w:rFonts w:ascii="Courier New" w:hAnsi="Courier New" w:cs="Courier New"/>
                <w:lang w:eastAsia="de-DE"/>
              </w:rPr>
              <w:t>nent s1 = s1_</w:t>
            </w:r>
            <w:del w:id="5843" w:author="Otter, Martin" w:date="2014-04-09T11:00:00Z">
              <w:r w:rsidR="00850C66" w:rsidDel="00140C25">
                <w:rPr>
                  <w:rFonts w:ascii="Courier New" w:hAnsi="Courier New" w:cs="Courier New"/>
                  <w:lang w:eastAsia="de-DE"/>
                </w:rPr>
                <w:delText>fmi</w:delText>
              </w:r>
            </w:del>
            <w:ins w:id="5844" w:author="Otter, Martin" w:date="2014-04-09T11:00:00Z">
              <w:r w:rsidR="00140C25">
                <w:rPr>
                  <w:rFonts w:ascii="Courier New" w:hAnsi="Courier New" w:cs="Courier New"/>
                  <w:lang w:eastAsia="de-DE"/>
                </w:rPr>
                <w:t>fmi2</w:t>
              </w:r>
            </w:ins>
            <w:r w:rsidR="00850C66">
              <w:rPr>
                <w:rFonts w:ascii="Courier New" w:hAnsi="Courier New" w:cs="Courier New"/>
                <w:lang w:eastAsia="de-DE"/>
              </w:rPr>
              <w:t>Instantiate</w:t>
            </w:r>
            <w:r w:rsidRPr="0098259C">
              <w:rPr>
                <w:rFonts w:ascii="Courier New" w:hAnsi="Courier New" w:cs="Courier New"/>
                <w:lang w:eastAsia="de-DE"/>
              </w:rPr>
              <w:t>(</w:t>
            </w:r>
            <w:r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Pr="0098259C">
              <w:rPr>
                <w:rFonts w:ascii="Courier New" w:hAnsi="Courier New" w:cs="Courier New"/>
                <w:lang w:eastAsia="de-DE"/>
              </w:rPr>
              <w:t xml:space="preserve">, </w:t>
            </w:r>
            <w:del w:id="5845" w:author="Otter, Martin" w:date="2014-04-09T11:00:00Z">
              <w:r w:rsidR="00542C2C" w:rsidDel="00140C25">
                <w:rPr>
                  <w:rFonts w:ascii="Courier New" w:hAnsi="Courier New" w:cs="Courier New"/>
                  <w:lang w:eastAsia="de-DE"/>
                </w:rPr>
                <w:delText>fmi</w:delText>
              </w:r>
            </w:del>
            <w:ins w:id="5846" w:author="Otter, Martin" w:date="2014-04-09T11:00:00Z">
              <w:r w:rsidR="00140C25">
                <w:rPr>
                  <w:rFonts w:ascii="Courier New" w:hAnsi="Courier New" w:cs="Courier New"/>
                  <w:lang w:eastAsia="de-DE"/>
                </w:rPr>
                <w:t>fmi2</w:t>
              </w:r>
            </w:ins>
            <w:r w:rsidR="00542C2C">
              <w:rPr>
                <w:rFonts w:ascii="Courier New" w:hAnsi="Courier New" w:cs="Courier New"/>
                <w:lang w:eastAsia="de-DE"/>
              </w:rPr>
              <w:t xml:space="preserve">CoSimulation, </w:t>
            </w:r>
            <w:r w:rsidRPr="0098259C">
              <w:rPr>
                <w:rFonts w:ascii="Courier New" w:hAnsi="Courier New" w:cs="Courier New"/>
                <w:lang w:eastAsia="de-DE"/>
              </w:rPr>
              <w:t xml:space="preserve">GUID1, </w:t>
            </w:r>
            <w:r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761372C1"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del w:id="5847" w:author="Otter, Martin" w:date="2014-04-09T11:00:00Z">
              <w:r w:rsidDel="00140C25">
                <w:rPr>
                  <w:rFonts w:ascii="Courier New" w:hAnsi="Courier New" w:cs="Courier New"/>
                  <w:lang w:eastAsia="de-DE"/>
                </w:rPr>
                <w:delText>fmi</w:delText>
              </w:r>
            </w:del>
            <w:ins w:id="5848" w:author="Otter, Martin" w:date="2014-04-09T11:00:00Z">
              <w:r w:rsidR="00140C25">
                <w:rPr>
                  <w:rFonts w:ascii="Courier New" w:hAnsi="Courier New" w:cs="Courier New"/>
                  <w:lang w:eastAsia="de-DE"/>
                </w:rPr>
                <w:t>fmi2</w:t>
              </w:r>
            </w:ins>
            <w:r>
              <w:rPr>
                <w:rFonts w:ascii="Courier New" w:hAnsi="Courier New" w:cs="Courier New"/>
                <w:lang w:eastAsia="de-DE"/>
              </w:rPr>
              <w:t xml:space="preserve">False, </w:t>
            </w:r>
            <w:del w:id="5849" w:author="Otter, Martin" w:date="2014-04-09T11:00:00Z">
              <w:r w:rsidR="00F4419E" w:rsidRPr="0098259C" w:rsidDel="00140C25">
                <w:rPr>
                  <w:rFonts w:ascii="Courier New" w:hAnsi="Courier New" w:cs="Courier New"/>
                  <w:lang w:eastAsia="de-DE"/>
                </w:rPr>
                <w:delText>fmi</w:delText>
              </w:r>
            </w:del>
            <w:ins w:id="5850" w:author="Otter, Martin" w:date="2014-04-09T11:00:00Z">
              <w:r w:rsidR="00140C25">
                <w:rPr>
                  <w:rFonts w:ascii="Courier New" w:hAnsi="Courier New" w:cs="Courier New"/>
                  <w:lang w:eastAsia="de-DE"/>
                </w:rPr>
                <w:t>fmi2</w:t>
              </w:r>
            </w:ins>
            <w:r w:rsidR="00F4419E" w:rsidRPr="0098259C">
              <w:rPr>
                <w:rFonts w:ascii="Courier New" w:hAnsi="Courier New" w:cs="Courier New"/>
                <w:lang w:eastAsia="de-DE"/>
              </w:rPr>
              <w:t xml:space="preserve">False, &amp;cbf, </w:t>
            </w:r>
            <w:del w:id="5851" w:author="Otter, Martin" w:date="2014-04-09T11:00:00Z">
              <w:r w:rsidR="00F4419E" w:rsidRPr="0098259C" w:rsidDel="00140C25">
                <w:rPr>
                  <w:rFonts w:ascii="Courier New" w:hAnsi="Courier New" w:cs="Courier New"/>
                  <w:lang w:eastAsia="de-DE"/>
                </w:rPr>
                <w:delText>fmi</w:delText>
              </w:r>
            </w:del>
            <w:ins w:id="5852" w:author="Otter, Martin" w:date="2014-04-09T11:00:00Z">
              <w:r w:rsidR="00140C25">
                <w:rPr>
                  <w:rFonts w:ascii="Courier New" w:hAnsi="Courier New" w:cs="Courier New"/>
                  <w:lang w:eastAsia="de-DE"/>
                </w:rPr>
                <w:t>fmi2</w:t>
              </w:r>
            </w:ins>
            <w:r w:rsidR="00F4419E" w:rsidRPr="0098259C">
              <w:rPr>
                <w:rFonts w:ascii="Courier New" w:hAnsi="Courier New" w:cs="Courier New"/>
                <w:lang w:eastAsia="de-DE"/>
              </w:rPr>
              <w:t>True);</w:t>
            </w:r>
          </w:p>
          <w:p w14:paraId="41ABA1F6" w14:textId="2F2AC5DD" w:rsidR="00542C2C" w:rsidRDefault="00F4419E" w:rsidP="00F4419E">
            <w:pPr>
              <w:autoSpaceDE w:val="0"/>
              <w:autoSpaceDN w:val="0"/>
              <w:adjustRightInd w:val="0"/>
              <w:spacing w:line="240" w:lineRule="auto"/>
              <w:rPr>
                <w:rFonts w:ascii="Courier New" w:hAnsi="Courier New" w:cs="Courier New"/>
                <w:lang w:eastAsia="de-DE"/>
              </w:rPr>
            </w:pPr>
            <w:del w:id="5853" w:author="Otter, Martin" w:date="2014-04-09T11:00:00Z">
              <w:r w:rsidRPr="0098259C" w:rsidDel="00140C25">
                <w:rPr>
                  <w:rFonts w:ascii="Courier New" w:hAnsi="Courier New" w:cs="Courier New"/>
                  <w:lang w:eastAsia="de-DE"/>
                </w:rPr>
                <w:delText>fmi</w:delText>
              </w:r>
            </w:del>
            <w:ins w:id="5854" w:author="Otter, Martin" w:date="2014-04-09T11:00:00Z">
              <w:r w:rsidR="00140C25">
                <w:rPr>
                  <w:rFonts w:ascii="Courier New" w:hAnsi="Courier New" w:cs="Courier New"/>
                  <w:lang w:eastAsia="de-DE"/>
                </w:rPr>
                <w:t>fmi2</w:t>
              </w:r>
            </w:ins>
            <w:r w:rsidRPr="0098259C">
              <w:rPr>
                <w:rFonts w:ascii="Courier New" w:hAnsi="Courier New" w:cs="Courier New"/>
                <w:lang w:eastAsia="de-DE"/>
              </w:rPr>
              <w:t>Component s2 = s2_</w:t>
            </w:r>
            <w:del w:id="5855" w:author="Otter, Martin" w:date="2014-04-09T11:00:00Z">
              <w:r w:rsidRPr="0098259C" w:rsidDel="00140C25">
                <w:rPr>
                  <w:rFonts w:ascii="Courier New" w:hAnsi="Courier New" w:cs="Courier New"/>
                  <w:lang w:eastAsia="de-DE"/>
                </w:rPr>
                <w:delText>fmi</w:delText>
              </w:r>
            </w:del>
            <w:ins w:id="5856" w:author="Otter, Martin" w:date="2014-04-09T11:00:00Z">
              <w:r w:rsidR="00140C25">
                <w:rPr>
                  <w:rFonts w:ascii="Courier New" w:hAnsi="Courier New" w:cs="Courier New"/>
                  <w:lang w:eastAsia="de-DE"/>
                </w:rPr>
                <w:t>fmi2</w:t>
              </w:r>
            </w:ins>
            <w:r w:rsidRPr="0098259C">
              <w:rPr>
                <w:rFonts w:ascii="Courier New" w:hAnsi="Courier New" w:cs="Courier New"/>
                <w:lang w:eastAsia="de-DE"/>
              </w:rPr>
              <w:t>Instantiate(</w:t>
            </w:r>
            <w:r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del w:id="5857" w:author="Otter, Martin" w:date="2014-04-09T11:00:00Z">
              <w:r w:rsidR="00542C2C" w:rsidDel="00140C25">
                <w:rPr>
                  <w:rFonts w:ascii="Courier New" w:hAnsi="Courier New" w:cs="Courier New"/>
                  <w:lang w:eastAsia="de-DE"/>
                </w:rPr>
                <w:delText>fmi</w:delText>
              </w:r>
            </w:del>
            <w:ins w:id="5858" w:author="Otter, Martin" w:date="2014-04-09T11:00:00Z">
              <w:r w:rsidR="00140C25">
                <w:rPr>
                  <w:rFonts w:ascii="Courier New" w:hAnsi="Courier New" w:cs="Courier New"/>
                  <w:lang w:eastAsia="de-DE"/>
                </w:rPr>
                <w:t>fmi2</w:t>
              </w:r>
            </w:ins>
            <w:r w:rsidR="00542C2C">
              <w:rPr>
                <w:rFonts w:ascii="Courier New" w:hAnsi="Courier New" w:cs="Courier New"/>
                <w:lang w:eastAsia="de-DE"/>
              </w:rPr>
              <w:t>CoSimulation</w:t>
            </w:r>
            <w:r w:rsidRPr="0098259C">
              <w:rPr>
                <w:rFonts w:ascii="Courier New" w:hAnsi="Courier New" w:cs="Courier New"/>
                <w:lang w:eastAsia="de-DE"/>
              </w:rPr>
              <w:t xml:space="preserve">, GUID2, </w:t>
            </w:r>
            <w:r w:rsidRPr="0098259C">
              <w:rPr>
                <w:rFonts w:ascii="Courier New" w:hAnsi="Courier New" w:cs="Courier New"/>
                <w:color w:val="A31515"/>
                <w:lang w:eastAsia="de-DE"/>
              </w:rPr>
              <w:t>""</w:t>
            </w:r>
            <w:r>
              <w:rPr>
                <w:rFonts w:ascii="Courier New" w:hAnsi="Courier New" w:cs="Courier New"/>
                <w:lang w:eastAsia="de-DE"/>
              </w:rPr>
              <w:t>,</w:t>
            </w:r>
          </w:p>
          <w:p w14:paraId="707131BB" w14:textId="6079F9E7"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del w:id="5859" w:author="Otter, Martin" w:date="2014-04-09T11:00:00Z">
              <w:r w:rsidDel="00140C25">
                <w:rPr>
                  <w:rFonts w:ascii="Courier New" w:hAnsi="Courier New" w:cs="Courier New"/>
                  <w:lang w:eastAsia="de-DE"/>
                </w:rPr>
                <w:delText>fmi</w:delText>
              </w:r>
            </w:del>
            <w:ins w:id="5860" w:author="Otter, Martin" w:date="2014-04-09T11:00:00Z">
              <w:r w:rsidR="00140C25">
                <w:rPr>
                  <w:rFonts w:ascii="Courier New" w:hAnsi="Courier New" w:cs="Courier New"/>
                  <w:lang w:eastAsia="de-DE"/>
                </w:rPr>
                <w:t>fmi2</w:t>
              </w:r>
            </w:ins>
            <w:r>
              <w:rPr>
                <w:rFonts w:ascii="Courier New" w:hAnsi="Courier New" w:cs="Courier New"/>
                <w:lang w:eastAsia="de-DE"/>
              </w:rPr>
              <w:t xml:space="preserve">False, </w:t>
            </w:r>
            <w:del w:id="5861" w:author="Otter, Martin" w:date="2014-04-09T11:00:00Z">
              <w:r w:rsidR="00F4419E" w:rsidRPr="0098259C" w:rsidDel="00140C25">
                <w:rPr>
                  <w:rFonts w:ascii="Courier New" w:hAnsi="Courier New" w:cs="Courier New"/>
                  <w:lang w:eastAsia="de-DE"/>
                </w:rPr>
                <w:delText>fmi</w:delText>
              </w:r>
            </w:del>
            <w:ins w:id="5862" w:author="Otter, Martin" w:date="2014-04-09T11:00:00Z">
              <w:r w:rsidR="00140C25">
                <w:rPr>
                  <w:rFonts w:ascii="Courier New" w:hAnsi="Courier New" w:cs="Courier New"/>
                  <w:lang w:eastAsia="de-DE"/>
                </w:rPr>
                <w:t>fmi2</w:t>
              </w:r>
            </w:ins>
            <w:r w:rsidR="00F4419E" w:rsidRPr="0098259C">
              <w:rPr>
                <w:rFonts w:ascii="Courier New" w:hAnsi="Courier New" w:cs="Courier New"/>
                <w:lang w:eastAsia="de-DE"/>
              </w:rPr>
              <w:t xml:space="preserve">False, &amp;cbf, </w:t>
            </w:r>
            <w:del w:id="5863" w:author="Otter, Martin" w:date="2014-04-09T11:00:00Z">
              <w:r w:rsidR="00F4419E" w:rsidRPr="0098259C" w:rsidDel="00140C25">
                <w:rPr>
                  <w:rFonts w:ascii="Courier New" w:hAnsi="Courier New" w:cs="Courier New"/>
                  <w:lang w:eastAsia="de-DE"/>
                </w:rPr>
                <w:delText>fmi</w:delText>
              </w:r>
            </w:del>
            <w:ins w:id="5864" w:author="Otter, Martin" w:date="2014-04-09T11:00:00Z">
              <w:r w:rsidR="00140C25">
                <w:rPr>
                  <w:rFonts w:ascii="Courier New" w:hAnsi="Courier New" w:cs="Courier New"/>
                  <w:lang w:eastAsia="de-DE"/>
                </w:rPr>
                <w:t>fmi2</w:t>
              </w:r>
            </w:ins>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lastRenderedPageBreak/>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42750B41" w:rsidR="00F4419E" w:rsidRDefault="00F4419E" w:rsidP="00F4419E">
            <w:pPr>
              <w:pStyle w:val="HTMLVorformatiert"/>
              <w:rPr>
                <w:lang w:val="en-US"/>
              </w:rPr>
            </w:pPr>
            <w:r>
              <w:rPr>
                <w:lang w:val="en-US"/>
              </w:rPr>
              <w:t>s1</w:t>
            </w:r>
            <w:r w:rsidRPr="0098259C">
              <w:rPr>
                <w:lang w:val="en-US"/>
              </w:rPr>
              <w:t>_</w:t>
            </w:r>
            <w:del w:id="5865" w:author="Otter, Martin" w:date="2014-04-09T11:00:00Z">
              <w:r w:rsidRPr="0098259C" w:rsidDel="00140C25">
                <w:rPr>
                  <w:lang w:val="en-US"/>
                </w:rPr>
                <w:delText>fmi</w:delText>
              </w:r>
            </w:del>
            <w:ins w:id="5866" w:author="Otter, Martin" w:date="2014-04-09T11:00:00Z">
              <w:r w:rsidR="00140C25">
                <w:rPr>
                  <w:lang w:val="en-US"/>
                </w:rPr>
                <w:t>fmi2</w:t>
              </w:r>
            </w:ins>
            <w:r w:rsidRPr="0098259C">
              <w:rPr>
                <w:lang w:val="en-US"/>
              </w:rPr>
              <w:t>SetReal/Integer/Boolean/String(</w:t>
            </w:r>
            <w:r>
              <w:rPr>
                <w:lang w:val="en-US"/>
              </w:rPr>
              <w:t>s1</w:t>
            </w:r>
            <w:r w:rsidRPr="0098259C">
              <w:rPr>
                <w:lang w:val="en-US"/>
              </w:rPr>
              <w:t>, ...)</w:t>
            </w:r>
            <w:r>
              <w:rPr>
                <w:lang w:val="en-US"/>
              </w:rPr>
              <w:t>;</w:t>
            </w:r>
          </w:p>
          <w:p w14:paraId="07350FFD" w14:textId="1F3D8B84" w:rsidR="00F4419E" w:rsidRPr="0098259C" w:rsidRDefault="0010150D" w:rsidP="00F4419E">
            <w:pPr>
              <w:pStyle w:val="HTMLVorformatiert"/>
              <w:rPr>
                <w:lang w:val="en-US"/>
              </w:rPr>
            </w:pPr>
            <w:r>
              <w:rPr>
                <w:lang w:val="en-US"/>
              </w:rPr>
              <w:t>s2</w:t>
            </w:r>
            <w:r w:rsidR="00F4419E" w:rsidRPr="0098259C">
              <w:rPr>
                <w:lang w:val="en-US"/>
              </w:rPr>
              <w:t>_</w:t>
            </w:r>
            <w:del w:id="5867" w:author="Otter, Martin" w:date="2014-04-09T11:00:00Z">
              <w:r w:rsidR="00F4419E" w:rsidRPr="0098259C" w:rsidDel="00140C25">
                <w:rPr>
                  <w:lang w:val="en-US"/>
                </w:rPr>
                <w:delText>fmi</w:delText>
              </w:r>
            </w:del>
            <w:ins w:id="5868" w:author="Otter, Martin" w:date="2014-04-09T11:00:00Z">
              <w:r w:rsidR="00140C25">
                <w:rPr>
                  <w:lang w:val="en-US"/>
                </w:rPr>
                <w:t>fmi2</w:t>
              </w:r>
            </w:ins>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20020E4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del w:id="5869" w:author="Otter, Martin" w:date="2014-04-09T11:00:00Z">
              <w:r w:rsidDel="00140C25">
                <w:rPr>
                  <w:rFonts w:ascii="Courier New" w:hAnsi="Courier New" w:cs="Courier New"/>
                  <w:lang w:eastAsia="de-DE"/>
                </w:rPr>
                <w:delText>fmi</w:delText>
              </w:r>
            </w:del>
            <w:ins w:id="5870" w:author="Otter, Martin" w:date="2014-04-09T11:00:00Z">
              <w:r w:rsidR="00140C25">
                <w:rPr>
                  <w:rFonts w:ascii="Courier New" w:hAnsi="Courier New" w:cs="Courier New"/>
                  <w:lang w:eastAsia="de-DE"/>
                </w:rPr>
                <w:t>fmi2</w:t>
              </w:r>
            </w:ins>
            <w:r>
              <w:rPr>
                <w:rFonts w:ascii="Courier New" w:hAnsi="Courier New" w:cs="Courier New"/>
                <w:lang w:eastAsia="de-DE"/>
              </w:rPr>
              <w:t>SetupExpe</w:t>
            </w:r>
            <w:r w:rsidR="00CD193A">
              <w:rPr>
                <w:rFonts w:ascii="Courier New" w:hAnsi="Courier New" w:cs="Courier New"/>
                <w:lang w:eastAsia="de-DE"/>
              </w:rPr>
              <w:t xml:space="preserve">riment(s1, </w:t>
            </w:r>
            <w:del w:id="5871" w:author="Otter, Martin" w:date="2014-04-09T11:00:00Z">
              <w:r w:rsidR="00CD193A" w:rsidDel="00140C25">
                <w:rPr>
                  <w:rFonts w:ascii="Courier New" w:hAnsi="Courier New" w:cs="Courier New"/>
                  <w:lang w:eastAsia="de-DE"/>
                </w:rPr>
                <w:delText>fmi</w:delText>
              </w:r>
            </w:del>
            <w:ins w:id="5872" w:author="Otter, Martin" w:date="2014-04-09T11:00:00Z">
              <w:r w:rsidR="00140C25">
                <w:rPr>
                  <w:rFonts w:ascii="Courier New" w:hAnsi="Courier New" w:cs="Courier New"/>
                  <w:lang w:eastAsia="de-DE"/>
                </w:rPr>
                <w:t>fmi2</w:t>
              </w:r>
            </w:ins>
            <w:r w:rsidR="00CD193A">
              <w:rPr>
                <w:rFonts w:ascii="Courier New" w:hAnsi="Courier New" w:cs="Courier New"/>
                <w:lang w:eastAsia="de-DE"/>
              </w:rPr>
              <w:t xml:space="preserve">False, 0.0, startTime, </w:t>
            </w:r>
            <w:del w:id="5873" w:author="Otter, Martin" w:date="2014-04-09T11:00:00Z">
              <w:r w:rsidR="00CD193A" w:rsidDel="00140C25">
                <w:rPr>
                  <w:rFonts w:ascii="Courier New" w:hAnsi="Courier New" w:cs="Courier New"/>
                  <w:lang w:eastAsia="de-DE"/>
                </w:rPr>
                <w:delText>fmi</w:delText>
              </w:r>
            </w:del>
            <w:ins w:id="5874" w:author="Otter, Martin" w:date="2014-04-09T11:00:00Z">
              <w:r w:rsidR="00140C25">
                <w:rPr>
                  <w:rFonts w:ascii="Courier New" w:hAnsi="Courier New" w:cs="Courier New"/>
                  <w:lang w:eastAsia="de-DE"/>
                </w:rPr>
                <w:t>fmi2</w:t>
              </w:r>
            </w:ins>
            <w:r w:rsidR="00CD193A">
              <w:rPr>
                <w:rFonts w:ascii="Courier New" w:hAnsi="Courier New" w:cs="Courier New"/>
                <w:lang w:eastAsia="de-DE"/>
              </w:rPr>
              <w:t>True, stopTime</w:t>
            </w:r>
            <w:r>
              <w:rPr>
                <w:rFonts w:ascii="Courier New" w:hAnsi="Courier New" w:cs="Courier New"/>
                <w:lang w:eastAsia="de-DE"/>
              </w:rPr>
              <w:t>);</w:t>
            </w:r>
          </w:p>
          <w:p w14:paraId="00A25F16" w14:textId="2B836306"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del w:id="5875" w:author="Otter, Martin" w:date="2014-04-09T11:00:00Z">
              <w:r w:rsidDel="00140C25">
                <w:rPr>
                  <w:rFonts w:ascii="Courier New" w:hAnsi="Courier New" w:cs="Courier New"/>
                  <w:lang w:eastAsia="de-DE"/>
                </w:rPr>
                <w:delText>fmi</w:delText>
              </w:r>
            </w:del>
            <w:ins w:id="5876" w:author="Otter, Martin" w:date="2014-04-09T11:00:00Z">
              <w:r w:rsidR="00140C25">
                <w:rPr>
                  <w:rFonts w:ascii="Courier New" w:hAnsi="Courier New" w:cs="Courier New"/>
                  <w:lang w:eastAsia="de-DE"/>
                </w:rPr>
                <w:t>fmi2</w:t>
              </w:r>
            </w:ins>
            <w:r>
              <w:rPr>
                <w:rFonts w:ascii="Courier New" w:hAnsi="Courier New" w:cs="Courier New"/>
                <w:lang w:eastAsia="de-DE"/>
              </w:rPr>
              <w:t>SetupExpe</w:t>
            </w:r>
            <w:r w:rsidR="00CD193A">
              <w:rPr>
                <w:rFonts w:ascii="Courier New" w:hAnsi="Courier New" w:cs="Courier New"/>
                <w:lang w:eastAsia="de-DE"/>
              </w:rPr>
              <w:t xml:space="preserve">riment(s1, </w:t>
            </w:r>
            <w:del w:id="5877" w:author="Otter, Martin" w:date="2014-04-09T11:00:00Z">
              <w:r w:rsidR="00CD193A" w:rsidDel="00140C25">
                <w:rPr>
                  <w:rFonts w:ascii="Courier New" w:hAnsi="Courier New" w:cs="Courier New"/>
                  <w:lang w:eastAsia="de-DE"/>
                </w:rPr>
                <w:delText>fmi</w:delText>
              </w:r>
            </w:del>
            <w:ins w:id="5878" w:author="Otter, Martin" w:date="2014-04-09T11:00:00Z">
              <w:r w:rsidR="00140C25">
                <w:rPr>
                  <w:rFonts w:ascii="Courier New" w:hAnsi="Courier New" w:cs="Courier New"/>
                  <w:lang w:eastAsia="de-DE"/>
                </w:rPr>
                <w:t>fmi2</w:t>
              </w:r>
            </w:ins>
            <w:r w:rsidR="00CD193A">
              <w:rPr>
                <w:rFonts w:ascii="Courier New" w:hAnsi="Courier New" w:cs="Courier New"/>
                <w:lang w:eastAsia="de-DE"/>
              </w:rPr>
              <w:t xml:space="preserve">False, 0.0, startTime, </w:t>
            </w:r>
            <w:del w:id="5879" w:author="Otter, Martin" w:date="2014-04-09T11:00:00Z">
              <w:r w:rsidR="00CD193A" w:rsidDel="00140C25">
                <w:rPr>
                  <w:rFonts w:ascii="Courier New" w:hAnsi="Courier New" w:cs="Courier New"/>
                  <w:lang w:eastAsia="de-DE"/>
                </w:rPr>
                <w:delText>fmi</w:delText>
              </w:r>
            </w:del>
            <w:ins w:id="5880" w:author="Otter, Martin" w:date="2014-04-09T11:00:00Z">
              <w:r w:rsidR="00140C25">
                <w:rPr>
                  <w:rFonts w:ascii="Courier New" w:hAnsi="Courier New" w:cs="Courier New"/>
                  <w:lang w:eastAsia="de-DE"/>
                </w:rPr>
                <w:t>fmi2</w:t>
              </w:r>
            </w:ins>
            <w:r w:rsidR="00CD193A">
              <w:rPr>
                <w:rFonts w:ascii="Courier New" w:hAnsi="Courier New" w:cs="Courier New"/>
                <w:lang w:eastAsia="de-DE"/>
              </w:rPr>
              <w:t>True, stopTime</w:t>
            </w:r>
            <w:r>
              <w:rPr>
                <w:rFonts w:ascii="Courier New" w:hAnsi="Courier New" w:cs="Courier New"/>
                <w:lang w:eastAsia="de-DE"/>
              </w:rPr>
              <w:t>);</w:t>
            </w:r>
          </w:p>
          <w:p w14:paraId="70268503" w14:textId="6A7AB23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del w:id="5881" w:author="Otter, Martin" w:date="2014-04-09T11:00:00Z">
              <w:r w:rsidR="00A137EA" w:rsidDel="00140C25">
                <w:rPr>
                  <w:rFonts w:ascii="Courier New" w:hAnsi="Courier New" w:cs="Courier New"/>
                  <w:lang w:eastAsia="de-DE"/>
                </w:rPr>
                <w:delText>fmi</w:delText>
              </w:r>
            </w:del>
            <w:ins w:id="5882" w:author="Otter, Martin" w:date="2014-04-09T11:00:00Z">
              <w:r w:rsidR="00140C25">
                <w:rPr>
                  <w:rFonts w:ascii="Courier New" w:hAnsi="Courier New" w:cs="Courier New"/>
                  <w:lang w:eastAsia="de-DE"/>
                </w:rPr>
                <w:t>fmi2</w:t>
              </w:r>
            </w:ins>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01414C5"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del w:id="5883" w:author="Otter, Martin" w:date="2014-04-09T11:00:00Z">
              <w:r w:rsidR="00A137EA" w:rsidDel="00140C25">
                <w:rPr>
                  <w:rFonts w:ascii="Courier New" w:hAnsi="Courier New" w:cs="Courier New"/>
                  <w:lang w:eastAsia="de-DE"/>
                </w:rPr>
                <w:delText>fmi</w:delText>
              </w:r>
            </w:del>
            <w:ins w:id="5884" w:author="Otter, Martin" w:date="2014-04-09T11:00:00Z">
              <w:r w:rsidR="00140C25">
                <w:rPr>
                  <w:rFonts w:ascii="Courier New" w:hAnsi="Courier New" w:cs="Courier New"/>
                  <w:lang w:eastAsia="de-DE"/>
                </w:rPr>
                <w:t>fmi2</w:t>
              </w:r>
            </w:ins>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1D6D77CD" w:rsidR="0010150D" w:rsidRDefault="0010150D" w:rsidP="0010150D">
            <w:pPr>
              <w:pStyle w:val="HTMLVorformatiert"/>
              <w:rPr>
                <w:lang w:val="en-US"/>
              </w:rPr>
            </w:pPr>
            <w:r>
              <w:rPr>
                <w:lang w:val="en-US"/>
              </w:rPr>
              <w:t xml:space="preserve">   s1</w:t>
            </w:r>
            <w:r w:rsidRPr="0098259C">
              <w:rPr>
                <w:lang w:val="en-US"/>
              </w:rPr>
              <w:t>_</w:t>
            </w:r>
            <w:del w:id="5885" w:author="Otter, Martin" w:date="2014-04-09T11:00:00Z">
              <w:r w:rsidRPr="0098259C" w:rsidDel="00140C25">
                <w:rPr>
                  <w:lang w:val="en-US"/>
                </w:rPr>
                <w:delText>fmi</w:delText>
              </w:r>
            </w:del>
            <w:ins w:id="5886" w:author="Otter, Martin" w:date="2014-04-09T11:00:00Z">
              <w:r w:rsidR="00140C25">
                <w:rPr>
                  <w:lang w:val="en-US"/>
                </w:rPr>
                <w:t>fmi2</w:t>
              </w:r>
            </w:ins>
            <w:r w:rsidRPr="0098259C">
              <w:rPr>
                <w:lang w:val="en-US"/>
              </w:rPr>
              <w:t>SetReal/Integer/Boolean/String(</w:t>
            </w:r>
            <w:r>
              <w:rPr>
                <w:lang w:val="en-US"/>
              </w:rPr>
              <w:t>s1</w:t>
            </w:r>
            <w:r w:rsidRPr="0098259C">
              <w:rPr>
                <w:lang w:val="en-US"/>
              </w:rPr>
              <w:t>, ...)</w:t>
            </w:r>
            <w:r>
              <w:rPr>
                <w:lang w:val="en-US"/>
              </w:rPr>
              <w:t>;</w:t>
            </w:r>
          </w:p>
          <w:p w14:paraId="37E00025" w14:textId="0B99A9BA" w:rsidR="0010150D" w:rsidRPr="0098259C" w:rsidRDefault="0010150D" w:rsidP="0010150D">
            <w:pPr>
              <w:pStyle w:val="HTMLVorformatiert"/>
              <w:rPr>
                <w:lang w:val="en-US"/>
              </w:rPr>
            </w:pPr>
            <w:r>
              <w:rPr>
                <w:lang w:val="en-US"/>
              </w:rPr>
              <w:t xml:space="preserve">   s2</w:t>
            </w:r>
            <w:r w:rsidRPr="0098259C">
              <w:rPr>
                <w:lang w:val="en-US"/>
              </w:rPr>
              <w:t>_</w:t>
            </w:r>
            <w:del w:id="5887" w:author="Otter, Martin" w:date="2014-04-09T11:00:00Z">
              <w:r w:rsidRPr="0098259C" w:rsidDel="00140C25">
                <w:rPr>
                  <w:lang w:val="en-US"/>
                </w:rPr>
                <w:delText>fmi</w:delText>
              </w:r>
            </w:del>
            <w:ins w:id="5888" w:author="Otter, Martin" w:date="2014-04-09T11:00:00Z">
              <w:r w:rsidR="00140C25">
                <w:rPr>
                  <w:lang w:val="en-US"/>
                </w:rPr>
                <w:t>fmi2</w:t>
              </w:r>
            </w:ins>
            <w:r w:rsidRPr="0098259C">
              <w:rPr>
                <w:lang w:val="en-US"/>
              </w:rPr>
              <w:t>SetReal/Integer/Boolean/String(</w:t>
            </w:r>
            <w:r>
              <w:rPr>
                <w:lang w:val="en-US"/>
              </w:rPr>
              <w:t>s2</w:t>
            </w:r>
            <w:r w:rsidRPr="0098259C">
              <w:rPr>
                <w:lang w:val="en-US"/>
              </w:rPr>
              <w:t>, ...)</w:t>
            </w:r>
            <w:r>
              <w:rPr>
                <w:lang w:val="en-US"/>
              </w:rPr>
              <w:t>;</w:t>
            </w:r>
          </w:p>
          <w:p w14:paraId="27725A0B" w14:textId="2110F2CE"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del w:id="5889" w:author="Otter, Martin" w:date="2014-04-09T11:00:00Z">
              <w:r w:rsidR="00A137EA" w:rsidDel="00140C25">
                <w:rPr>
                  <w:rFonts w:ascii="Courier New" w:hAnsi="Courier New" w:cs="Courier New"/>
                  <w:lang w:eastAsia="de-DE"/>
                </w:rPr>
                <w:delText>fmi</w:delText>
              </w:r>
            </w:del>
            <w:ins w:id="5890" w:author="Otter, Martin" w:date="2014-04-09T11:00:00Z">
              <w:r w:rsidR="00140C25">
                <w:rPr>
                  <w:rFonts w:ascii="Courier New" w:hAnsi="Courier New" w:cs="Courier New"/>
                  <w:lang w:eastAsia="de-DE"/>
                </w:rPr>
                <w:t>fmi2</w:t>
              </w:r>
            </w:ins>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223F7F16"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del w:id="5891" w:author="Otter, Martin" w:date="2014-04-09T11:00:00Z">
              <w:r w:rsidR="00A137EA" w:rsidDel="00140C25">
                <w:rPr>
                  <w:rFonts w:ascii="Courier New" w:hAnsi="Courier New" w:cs="Courier New"/>
                  <w:lang w:eastAsia="de-DE"/>
                </w:rPr>
                <w:delText>fmi</w:delText>
              </w:r>
            </w:del>
            <w:ins w:id="5892" w:author="Otter, Martin" w:date="2014-04-09T11:00:00Z">
              <w:r w:rsidR="00140C25">
                <w:rPr>
                  <w:rFonts w:ascii="Courier New" w:hAnsi="Courier New" w:cs="Courier New"/>
                  <w:lang w:eastAsia="de-DE"/>
                </w:rPr>
                <w:t>fmi2</w:t>
              </w:r>
            </w:ins>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78FB35F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del w:id="5893" w:author="Otter, Martin" w:date="2014-04-09T11:00:00Z">
              <w:r w:rsidRPr="0098259C" w:rsidDel="00140C25">
                <w:rPr>
                  <w:rFonts w:ascii="Courier New" w:hAnsi="Courier New" w:cs="Courier New"/>
                  <w:lang w:eastAsia="de-DE"/>
                </w:rPr>
                <w:delText>fmi</w:delText>
              </w:r>
            </w:del>
            <w:ins w:id="5894" w:author="Otter, Martin" w:date="2014-04-09T11:00:00Z">
              <w:r w:rsidR="00140C25">
                <w:rPr>
                  <w:rFonts w:ascii="Courier New" w:hAnsi="Courier New" w:cs="Courier New"/>
                  <w:lang w:eastAsia="de-DE"/>
                </w:rPr>
                <w:t>fmi2</w:t>
              </w:r>
            </w:ins>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85185A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del w:id="5895" w:author="Otter, Martin" w:date="2014-04-09T11:00:00Z">
              <w:r w:rsidRPr="0098259C" w:rsidDel="00140C25">
                <w:rPr>
                  <w:rFonts w:ascii="Courier New" w:hAnsi="Courier New" w:cs="Courier New"/>
                  <w:lang w:eastAsia="de-DE"/>
                </w:rPr>
                <w:delText>fmi</w:delText>
              </w:r>
            </w:del>
            <w:ins w:id="5896" w:author="Otter, Martin" w:date="2014-04-09T11:00:00Z">
              <w:r w:rsidR="00140C25">
                <w:rPr>
                  <w:rFonts w:ascii="Courier New" w:hAnsi="Courier New" w:cs="Courier New"/>
                  <w:lang w:eastAsia="de-DE"/>
                </w:rPr>
                <w:t>fmi2</w:t>
              </w:r>
            </w:ins>
            <w:r w:rsidRPr="0098259C">
              <w:rPr>
                <w:rFonts w:ascii="Courier New" w:hAnsi="Courier New" w:cs="Courier New"/>
                <w:lang w:eastAsia="de-DE"/>
              </w:rPr>
              <w:t>GetReal(s1, ..., 1, &amp;y1);</w:t>
            </w:r>
          </w:p>
          <w:p w14:paraId="35E823B9" w14:textId="4A80C0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del w:id="5897" w:author="Otter, Martin" w:date="2014-04-09T11:00:00Z">
              <w:r w:rsidRPr="0098259C" w:rsidDel="00140C25">
                <w:rPr>
                  <w:rFonts w:ascii="Courier New" w:hAnsi="Courier New" w:cs="Courier New"/>
                  <w:lang w:eastAsia="de-DE"/>
                </w:rPr>
                <w:delText>fmi</w:delText>
              </w:r>
            </w:del>
            <w:ins w:id="5898" w:author="Otter, Martin" w:date="2014-04-09T11:00:00Z">
              <w:r w:rsidR="00140C25">
                <w:rPr>
                  <w:rFonts w:ascii="Courier New" w:hAnsi="Courier New" w:cs="Courier New"/>
                  <w:lang w:eastAsia="de-DE"/>
                </w:rPr>
                <w:t>fmi2</w:t>
              </w:r>
            </w:ins>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486C1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del w:id="5899" w:author="Otter, Martin" w:date="2014-04-09T11:00:00Z">
              <w:r w:rsidRPr="0098259C" w:rsidDel="00140C25">
                <w:rPr>
                  <w:rFonts w:ascii="Courier New" w:hAnsi="Courier New" w:cs="Courier New"/>
                  <w:lang w:eastAsia="de-DE"/>
                </w:rPr>
                <w:delText>fmi</w:delText>
              </w:r>
            </w:del>
            <w:ins w:id="5900" w:author="Otter, Martin" w:date="2014-04-09T11:00:00Z">
              <w:r w:rsidR="00140C25">
                <w:rPr>
                  <w:rFonts w:ascii="Courier New" w:hAnsi="Courier New" w:cs="Courier New"/>
                  <w:lang w:eastAsia="de-DE"/>
                </w:rPr>
                <w:t>fmi2</w:t>
              </w:r>
            </w:ins>
            <w:r w:rsidRPr="0098259C">
              <w:rPr>
                <w:rFonts w:ascii="Courier New" w:hAnsi="Courier New" w:cs="Courier New"/>
                <w:lang w:eastAsia="de-DE"/>
              </w:rPr>
              <w:t>SetReal(s1, ..., 1, &amp;y2);</w:t>
            </w:r>
          </w:p>
          <w:p w14:paraId="12271B70" w14:textId="7694769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del w:id="5901" w:author="Otter, Martin" w:date="2014-04-09T11:00:00Z">
              <w:r w:rsidRPr="0098259C" w:rsidDel="00140C25">
                <w:rPr>
                  <w:rFonts w:ascii="Courier New" w:hAnsi="Courier New" w:cs="Courier New"/>
                  <w:lang w:eastAsia="de-DE"/>
                </w:rPr>
                <w:delText>fmi</w:delText>
              </w:r>
            </w:del>
            <w:ins w:id="5902" w:author="Otter, Martin" w:date="2014-04-09T11:00:00Z">
              <w:r w:rsidR="00140C25">
                <w:rPr>
                  <w:rFonts w:ascii="Courier New" w:hAnsi="Courier New" w:cs="Courier New"/>
                  <w:lang w:eastAsia="de-DE"/>
                </w:rPr>
                <w:t>fmi2</w:t>
              </w:r>
            </w:ins>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11C60E2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del w:id="5903" w:author="Otter, Martin" w:date="2014-04-09T11:00:00Z">
              <w:r w:rsidRPr="0098259C" w:rsidDel="00140C25">
                <w:rPr>
                  <w:rFonts w:ascii="Courier New" w:hAnsi="Courier New" w:cs="Courier New"/>
                  <w:lang w:eastAsia="de-DE"/>
                </w:rPr>
                <w:delText>fmi</w:delText>
              </w:r>
            </w:del>
            <w:ins w:id="5904" w:author="Otter, Martin" w:date="2014-04-09T11:00:00Z">
              <w:r w:rsidR="00140C25">
                <w:rPr>
                  <w:rFonts w:ascii="Courier New" w:hAnsi="Courier New" w:cs="Courier New"/>
                  <w:lang w:eastAsia="de-DE"/>
                </w:rPr>
                <w:t>fmi2</w:t>
              </w:r>
            </w:ins>
            <w:r w:rsidRPr="0098259C">
              <w:rPr>
                <w:rFonts w:ascii="Courier New" w:hAnsi="Courier New" w:cs="Courier New"/>
                <w:lang w:eastAsia="de-DE"/>
              </w:rPr>
              <w:t xml:space="preserve">DoStep(s1, tc, h, </w:t>
            </w:r>
            <w:del w:id="5905" w:author="Otter, Martin" w:date="2014-04-09T11:00:00Z">
              <w:r w:rsidRPr="0098259C" w:rsidDel="00140C25">
                <w:rPr>
                  <w:rFonts w:ascii="Courier New" w:hAnsi="Courier New" w:cs="Courier New"/>
                  <w:lang w:eastAsia="de-DE"/>
                </w:rPr>
                <w:delText>fmi</w:delText>
              </w:r>
            </w:del>
            <w:ins w:id="5906" w:author="Otter, Martin" w:date="2014-04-09T11:00:00Z">
              <w:r w:rsidR="00140C25">
                <w:rPr>
                  <w:rFonts w:ascii="Courier New" w:hAnsi="Courier New" w:cs="Courier New"/>
                  <w:lang w:eastAsia="de-DE"/>
                </w:rPr>
                <w:t>fmi2</w:t>
              </w:r>
            </w:ins>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7618A94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del w:id="5907" w:author="Otter, Martin" w:date="2014-04-09T11:00:00Z">
              <w:r w:rsidRPr="0098259C" w:rsidDel="00140C25">
                <w:rPr>
                  <w:rFonts w:ascii="Courier New" w:hAnsi="Courier New" w:cs="Courier New"/>
                  <w:lang w:eastAsia="de-DE"/>
                </w:rPr>
                <w:delText>fmi</w:delText>
              </w:r>
            </w:del>
            <w:ins w:id="5908" w:author="Otter, Martin" w:date="2014-04-09T11:00:00Z">
              <w:r w:rsidR="00140C25">
                <w:rPr>
                  <w:rFonts w:ascii="Courier New" w:hAnsi="Courier New" w:cs="Courier New"/>
                  <w:lang w:eastAsia="de-DE"/>
                </w:rPr>
                <w:t>fmi2</w:t>
              </w:r>
            </w:ins>
            <w:r w:rsidRPr="0098259C">
              <w:rPr>
                <w:rFonts w:ascii="Courier New" w:hAnsi="Courier New" w:cs="Courier New"/>
                <w:lang w:eastAsia="de-DE"/>
              </w:rPr>
              <w:t>Discard:</w:t>
            </w:r>
          </w:p>
          <w:p w14:paraId="6018C3BA" w14:textId="559914F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del w:id="5909" w:author="Otter, Martin" w:date="2014-04-09T11:00:00Z">
              <w:r w:rsidRPr="0098259C" w:rsidDel="00140C25">
                <w:rPr>
                  <w:rFonts w:ascii="Courier New" w:hAnsi="Courier New" w:cs="Courier New"/>
                  <w:lang w:eastAsia="de-DE"/>
                </w:rPr>
                <w:delText>fmi</w:delText>
              </w:r>
            </w:del>
            <w:ins w:id="5910" w:author="Otter, Martin" w:date="2014-04-09T11:00:00Z">
              <w:r w:rsidR="00140C25">
                <w:rPr>
                  <w:rFonts w:ascii="Courier New" w:hAnsi="Courier New" w:cs="Courier New"/>
                  <w:lang w:eastAsia="de-DE"/>
                </w:rPr>
                <w:t>fmi2</w:t>
              </w:r>
            </w:ins>
            <w:r w:rsidRPr="0098259C">
              <w:rPr>
                <w:rFonts w:ascii="Courier New" w:hAnsi="Courier New" w:cs="Courier New"/>
                <w:lang w:eastAsia="de-DE"/>
              </w:rPr>
              <w:t xml:space="preserve">GetBooleanStatus(s1, </w:t>
            </w:r>
            <w:del w:id="5911" w:author="Otter, Martin" w:date="2014-04-09T11:00:00Z">
              <w:r w:rsidRPr="0098259C" w:rsidDel="00140C25">
                <w:rPr>
                  <w:rFonts w:ascii="Courier New" w:hAnsi="Courier New" w:cs="Courier New"/>
                  <w:lang w:eastAsia="de-DE"/>
                </w:rPr>
                <w:delText>fmi</w:delText>
              </w:r>
            </w:del>
            <w:ins w:id="5912" w:author="Otter, Martin" w:date="2014-04-09T11:00:00Z">
              <w:r w:rsidR="00140C25">
                <w:rPr>
                  <w:rFonts w:ascii="Courier New" w:hAnsi="Courier New" w:cs="Courier New"/>
                  <w:lang w:eastAsia="de-DE"/>
                </w:rPr>
                <w:t>fmi2</w:t>
              </w:r>
            </w:ins>
            <w:r w:rsidRPr="0098259C">
              <w:rPr>
                <w:rFonts w:ascii="Courier New" w:hAnsi="Courier New" w:cs="Courier New"/>
                <w:lang w:eastAsia="de-DE"/>
              </w:rPr>
              <w:t>Terminated, &amp;boolVal);</w:t>
            </w:r>
          </w:p>
          <w:p w14:paraId="31199941" w14:textId="6CC59B85"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del w:id="5913" w:author="Otter, Martin" w:date="2014-04-09T11:00:00Z">
              <w:r w:rsidRPr="0098259C" w:rsidDel="00140C25">
                <w:rPr>
                  <w:rFonts w:ascii="Courier New" w:hAnsi="Courier New" w:cs="Courier New"/>
                  <w:lang w:eastAsia="de-DE"/>
                </w:rPr>
                <w:delText>fmi</w:delText>
              </w:r>
            </w:del>
            <w:ins w:id="5914" w:author="Otter, Martin" w:date="2014-04-09T11:00:00Z">
              <w:r w:rsidR="00140C25">
                <w:rPr>
                  <w:rFonts w:ascii="Courier New" w:hAnsi="Courier New" w:cs="Courier New"/>
                  <w:lang w:eastAsia="de-DE"/>
                </w:rPr>
                <w:t>fmi2</w:t>
              </w:r>
            </w:ins>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lang w:eastAsia="de-DE"/>
              </w:rPr>
              <w:t>printf(</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73EC371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del w:id="5915" w:author="Otter, Martin" w:date="2014-04-09T11:00:00Z">
              <w:r w:rsidRPr="0098259C" w:rsidDel="00140C25">
                <w:rPr>
                  <w:rFonts w:ascii="Courier New" w:hAnsi="Courier New" w:cs="Courier New"/>
                  <w:lang w:eastAsia="de-DE"/>
                </w:rPr>
                <w:delText>fmi</w:delText>
              </w:r>
            </w:del>
            <w:ins w:id="5916" w:author="Otter, Martin" w:date="2014-04-09T11:00:00Z">
              <w:r w:rsidR="00140C25">
                <w:rPr>
                  <w:rFonts w:ascii="Courier New" w:hAnsi="Courier New" w:cs="Courier New"/>
                  <w:lang w:eastAsia="de-DE"/>
                </w:rPr>
                <w:t>fmi2</w:t>
              </w:r>
            </w:ins>
            <w:r w:rsidRPr="0098259C">
              <w:rPr>
                <w:rFonts w:ascii="Courier New" w:hAnsi="Courier New" w:cs="Courier New"/>
                <w:lang w:eastAsia="de-DE"/>
              </w:rPr>
              <w:t>Error:</w:t>
            </w:r>
          </w:p>
          <w:p w14:paraId="3C370D94" w14:textId="4809B42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del w:id="5917" w:author="Otter, Martin" w:date="2014-04-09T11:00:00Z">
              <w:r w:rsidRPr="0098259C" w:rsidDel="00140C25">
                <w:rPr>
                  <w:rFonts w:ascii="Courier New" w:hAnsi="Courier New" w:cs="Courier New"/>
                  <w:lang w:eastAsia="de-DE"/>
                </w:rPr>
                <w:delText>fmi</w:delText>
              </w:r>
            </w:del>
            <w:ins w:id="5918" w:author="Otter, Martin" w:date="2014-04-09T11:00:00Z">
              <w:r w:rsidR="00140C25">
                <w:rPr>
                  <w:rFonts w:ascii="Courier New" w:hAnsi="Courier New" w:cs="Courier New"/>
                  <w:lang w:eastAsia="de-DE"/>
                </w:rPr>
                <w:t>fmi2</w:t>
              </w:r>
            </w:ins>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6D1FAF85"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del w:id="5919" w:author="Otter, Martin" w:date="2014-04-09T11:00:00Z">
              <w:r w:rsidRPr="0098259C" w:rsidDel="00140C25">
                <w:rPr>
                  <w:rFonts w:ascii="Courier New" w:hAnsi="Courier New" w:cs="Courier New"/>
                  <w:lang w:eastAsia="de-DE"/>
                </w:rPr>
                <w:delText>fmi</w:delText>
              </w:r>
            </w:del>
            <w:ins w:id="5920" w:author="Otter, Martin" w:date="2014-04-09T11:00:00Z">
              <w:r w:rsidR="00140C25">
                <w:rPr>
                  <w:rFonts w:ascii="Courier New" w:hAnsi="Courier New" w:cs="Courier New"/>
                  <w:lang w:eastAsia="de-DE"/>
                </w:rPr>
                <w:t>fmi2</w:t>
              </w:r>
            </w:ins>
            <w:r w:rsidRPr="0098259C">
              <w:rPr>
                <w:rFonts w:ascii="Courier New" w:hAnsi="Courier New" w:cs="Courier New"/>
                <w:lang w:eastAsia="de-DE"/>
              </w:rPr>
              <w:t xml:space="preserve">DoStep(s2, tc, h, </w:t>
            </w:r>
            <w:del w:id="5921" w:author="Otter, Martin" w:date="2014-04-09T11:00:00Z">
              <w:r w:rsidRPr="0098259C" w:rsidDel="00140C25">
                <w:rPr>
                  <w:rFonts w:ascii="Courier New" w:hAnsi="Courier New" w:cs="Courier New"/>
                  <w:lang w:eastAsia="de-DE"/>
                </w:rPr>
                <w:delText>fmi</w:delText>
              </w:r>
            </w:del>
            <w:ins w:id="5922" w:author="Otter, Martin" w:date="2014-04-09T11:00:00Z">
              <w:r w:rsidR="00140C25">
                <w:rPr>
                  <w:rFonts w:ascii="Courier New" w:hAnsi="Courier New" w:cs="Courier New"/>
                  <w:lang w:eastAsia="de-DE"/>
                </w:rPr>
                <w:t>fmi2</w:t>
              </w:r>
            </w:ins>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lastRenderedPageBreak/>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793742D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del w:id="5923" w:author="Otter, Martin" w:date="2014-04-09T11:00:00Z">
              <w:r w:rsidRPr="0098259C" w:rsidDel="00140C25">
                <w:rPr>
                  <w:rFonts w:ascii="Courier New" w:hAnsi="Courier New" w:cs="Courier New"/>
                  <w:lang w:eastAsia="de-DE"/>
                </w:rPr>
                <w:delText>fmi</w:delText>
              </w:r>
            </w:del>
            <w:ins w:id="5924" w:author="Otter, Martin" w:date="2014-04-09T11:00:00Z">
              <w:r w:rsidR="00140C25">
                <w:rPr>
                  <w:rFonts w:ascii="Courier New" w:hAnsi="Courier New" w:cs="Courier New"/>
                  <w:lang w:eastAsia="de-DE"/>
                </w:rPr>
                <w:t>fmi2</w:t>
              </w:r>
            </w:ins>
            <w:r w:rsidRPr="0098259C">
              <w:rPr>
                <w:rFonts w:ascii="Courier New" w:hAnsi="Courier New" w:cs="Courier New"/>
                <w:lang w:eastAsia="de-DE"/>
              </w:rPr>
              <w:t xml:space="preserve">Error) &amp;&amp; (status != </w:t>
            </w:r>
            <w:del w:id="5925" w:author="Otter, Martin" w:date="2014-04-09T11:00:00Z">
              <w:r w:rsidRPr="0098259C" w:rsidDel="00140C25">
                <w:rPr>
                  <w:rFonts w:ascii="Courier New" w:hAnsi="Courier New" w:cs="Courier New"/>
                  <w:lang w:eastAsia="de-DE"/>
                </w:rPr>
                <w:delText>fmi</w:delText>
              </w:r>
            </w:del>
            <w:ins w:id="5926" w:author="Otter, Martin" w:date="2014-04-09T11:00:00Z">
              <w:r w:rsidR="00140C25">
                <w:rPr>
                  <w:rFonts w:ascii="Courier New" w:hAnsi="Courier New" w:cs="Courier New"/>
                  <w:lang w:eastAsia="de-DE"/>
                </w:rPr>
                <w:t>fmi2</w:t>
              </w:r>
            </w:ins>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580B872C"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del w:id="5927" w:author="Otter, Martin" w:date="2014-04-09T11:00:00Z">
              <w:r w:rsidR="004100A9" w:rsidDel="00140C25">
                <w:rPr>
                  <w:rFonts w:ascii="Courier New" w:hAnsi="Courier New" w:cs="Courier New"/>
                  <w:lang w:eastAsia="de-DE"/>
                </w:rPr>
                <w:delText>fmi</w:delText>
              </w:r>
            </w:del>
            <w:ins w:id="5928" w:author="Otter, Martin" w:date="2014-04-09T11:00:00Z">
              <w:r w:rsidR="00140C25">
                <w:rPr>
                  <w:rFonts w:ascii="Courier New" w:hAnsi="Courier New" w:cs="Courier New"/>
                  <w:lang w:eastAsia="de-DE"/>
                </w:rPr>
                <w:t>fmi2</w:t>
              </w:r>
            </w:ins>
            <w:r w:rsidR="004100A9">
              <w:rPr>
                <w:rFonts w:ascii="Courier New" w:hAnsi="Courier New" w:cs="Courier New"/>
                <w:lang w:eastAsia="de-DE"/>
              </w:rPr>
              <w:t>Terminate</w:t>
            </w:r>
            <w:r w:rsidRPr="0098259C">
              <w:rPr>
                <w:rFonts w:ascii="Courier New" w:hAnsi="Courier New" w:cs="Courier New"/>
                <w:lang w:eastAsia="de-DE"/>
              </w:rPr>
              <w:t>(s1);</w:t>
            </w:r>
          </w:p>
          <w:p w14:paraId="62BFED6E" w14:textId="4D4D79D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del w:id="5929" w:author="Otter, Martin" w:date="2014-04-09T11:00:00Z">
              <w:r w:rsidR="004100A9" w:rsidDel="00140C25">
                <w:rPr>
                  <w:rFonts w:ascii="Courier New" w:hAnsi="Courier New" w:cs="Courier New"/>
                  <w:lang w:eastAsia="de-DE"/>
                </w:rPr>
                <w:delText>fmi</w:delText>
              </w:r>
            </w:del>
            <w:ins w:id="5930" w:author="Otter, Martin" w:date="2014-04-09T11:00:00Z">
              <w:r w:rsidR="00140C25">
                <w:rPr>
                  <w:rFonts w:ascii="Courier New" w:hAnsi="Courier New" w:cs="Courier New"/>
                  <w:lang w:eastAsia="de-DE"/>
                </w:rPr>
                <w:t>fmi2</w:t>
              </w:r>
            </w:ins>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304781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del w:id="5931" w:author="Otter, Martin" w:date="2014-04-09T11:00:00Z">
              <w:r w:rsidRPr="0098259C" w:rsidDel="00140C25">
                <w:rPr>
                  <w:rFonts w:ascii="Courier New" w:hAnsi="Courier New" w:cs="Courier New"/>
                  <w:lang w:eastAsia="de-DE"/>
                </w:rPr>
                <w:delText>fmi</w:delText>
              </w:r>
            </w:del>
            <w:ins w:id="5932" w:author="Otter, Martin" w:date="2014-04-09T11:00:00Z">
              <w:r w:rsidR="00140C25">
                <w:rPr>
                  <w:rFonts w:ascii="Courier New" w:hAnsi="Courier New" w:cs="Courier New"/>
                  <w:lang w:eastAsia="de-DE"/>
                </w:rPr>
                <w:t>fmi2</w:t>
              </w:r>
            </w:ins>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423FC9EA"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del w:id="5933" w:author="Otter, Martin" w:date="2014-04-09T11:00:00Z">
              <w:r w:rsidR="00542C2C" w:rsidDel="00140C25">
                <w:rPr>
                  <w:rFonts w:ascii="Courier New" w:hAnsi="Courier New" w:cs="Courier New"/>
                  <w:lang w:eastAsia="de-DE"/>
                </w:rPr>
                <w:delText>fmi</w:delText>
              </w:r>
            </w:del>
            <w:ins w:id="5934" w:author="Otter, Martin" w:date="2014-04-09T11:00:00Z">
              <w:r w:rsidR="00140C25">
                <w:rPr>
                  <w:rFonts w:ascii="Courier New" w:hAnsi="Courier New" w:cs="Courier New"/>
                  <w:lang w:eastAsia="de-DE"/>
                </w:rPr>
                <w:t>fmi2</w:t>
              </w:r>
            </w:ins>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2431FB9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del w:id="5935" w:author="Otter, Martin" w:date="2014-04-09T11:00:00Z">
              <w:r w:rsidR="00542C2C" w:rsidDel="00140C25">
                <w:rPr>
                  <w:rFonts w:ascii="Courier New" w:hAnsi="Courier New" w:cs="Courier New"/>
                  <w:lang w:eastAsia="de-DE"/>
                </w:rPr>
                <w:delText>fmi</w:delText>
              </w:r>
            </w:del>
            <w:ins w:id="5936" w:author="Otter, Martin" w:date="2014-04-09T11:00:00Z">
              <w:r w:rsidR="00140C25">
                <w:rPr>
                  <w:rFonts w:ascii="Courier New" w:hAnsi="Courier New" w:cs="Courier New"/>
                  <w:lang w:eastAsia="de-DE"/>
                </w:rPr>
                <w:t>fmi2</w:t>
              </w:r>
            </w:ins>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5937" w:name="_Toc393466427"/>
      <w:r w:rsidRPr="0098259C">
        <w:lastRenderedPageBreak/>
        <w:t>FMI Description Schema</w:t>
      </w:r>
      <w:bookmarkEnd w:id="5937"/>
    </w:p>
    <w:p w14:paraId="2ECBD66C" w14:textId="3382DACF" w:rsidR="00A70D81" w:rsidRPr="0098259C" w:rsidRDefault="00A70D81" w:rsidP="00A70D81">
      <w:pPr>
        <w:pStyle w:val="Textkrper"/>
      </w:pPr>
      <w:r w:rsidRPr="0098259C">
        <w:t xml:space="preserve">This is defined in </w:t>
      </w:r>
      <w:ins w:id="5938" w:author="Otter, Martin" w:date="2014-07-08T11:32:00Z">
        <w:r w:rsidR="003B1168">
          <w:fldChar w:fldCharType="begin"/>
        </w:r>
        <w:r w:rsidR="003B1168">
          <w:instrText xml:space="preserve"> REF _Ref386213289 \n \h </w:instrText>
        </w:r>
      </w:ins>
      <w:r w:rsidR="003B1168">
        <w:fldChar w:fldCharType="separate"/>
      </w:r>
      <w:ins w:id="5939" w:author="Otter, Martin" w:date="2014-07-08T11:32:00Z">
        <w:r w:rsidR="003B1168">
          <w:t>2.2</w:t>
        </w:r>
        <w:r w:rsidR="003B1168">
          <w:fldChar w:fldCharType="end"/>
        </w:r>
      </w:ins>
      <w:del w:id="5940" w:author="Otter, Martin" w:date="2014-07-08T11:32:00Z">
        <w:r w:rsidRPr="0098259C" w:rsidDel="003B1168">
          <w:delText>section</w:delText>
        </w:r>
        <w:r w:rsidR="006F1088" w:rsidRPr="0098259C" w:rsidDel="003B1168">
          <w:delText xml:space="preserve"> </w:delText>
        </w:r>
        <w:r w:rsidR="006F1088" w:rsidRPr="0098259C" w:rsidDel="003B1168">
          <w:fldChar w:fldCharType="begin"/>
        </w:r>
        <w:r w:rsidR="006F1088" w:rsidRPr="0098259C" w:rsidDel="003B1168">
          <w:delInstrText xml:space="preserve"> REF _Ref308190605 \r \h </w:delInstrText>
        </w:r>
        <w:r w:rsidR="006F1088" w:rsidRPr="0098259C" w:rsidDel="003B1168">
          <w:fldChar w:fldCharType="separate"/>
        </w:r>
        <w:r w:rsidR="00854655" w:rsidDel="003B1168">
          <w:delText>0</w:delText>
        </w:r>
        <w:r w:rsidR="006F1088" w:rsidRPr="0098259C" w:rsidDel="003B1168">
          <w:fldChar w:fldCharType="end"/>
        </w:r>
      </w:del>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5941" w:name="_Ref289268602"/>
      <w:bookmarkStart w:id="5942" w:name="_Ref298170400"/>
      <w:bookmarkStart w:id="5943" w:name="_Toc393466428"/>
      <w:r w:rsidRPr="0098259C">
        <w:t>Co</w:t>
      </w:r>
      <w:r w:rsidRPr="0098259C">
        <w:noBreakHyphen/>
        <w:t>Simulation</w:t>
      </w:r>
      <w:bookmarkEnd w:id="5941"/>
      <w:r w:rsidR="00121EF8" w:rsidRPr="0098259C">
        <w:t xml:space="preserve"> FMU (CoSimulation)</w:t>
      </w:r>
      <w:bookmarkEnd w:id="5942"/>
      <w:bookmarkEnd w:id="5943"/>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0B660388" w14:textId="7A14A85C" w:rsidR="00121EF8" w:rsidRPr="0098259C" w:rsidDel="0065491B" w:rsidRDefault="00121EF8" w:rsidP="00121EF8">
      <w:pPr>
        <w:pStyle w:val="Textkrper"/>
        <w:jc w:val="center"/>
        <w:rPr>
          <w:del w:id="5944" w:author="Otter, Martin" w:date="2014-04-25T18:17:00Z"/>
        </w:rPr>
      </w:pPr>
    </w:p>
    <w:p w14:paraId="63A22EE1" w14:textId="058BC1F8" w:rsidR="00370202" w:rsidRPr="0098259C" w:rsidDel="0065491B" w:rsidRDefault="00370202" w:rsidP="00370202">
      <w:pPr>
        <w:pStyle w:val="Textkrper"/>
        <w:spacing w:after="120"/>
        <w:jc w:val="center"/>
        <w:rPr>
          <w:del w:id="5945" w:author="Otter, Martin" w:date="2014-04-25T18:17:00Z"/>
        </w:rPr>
      </w:pPr>
    </w:p>
    <w:p w14:paraId="5FED4999" w14:textId="5D9CF3D3" w:rsidR="004503AD" w:rsidDel="0065491B" w:rsidRDefault="004503AD" w:rsidP="00370202">
      <w:pPr>
        <w:pStyle w:val="Textkrper"/>
        <w:spacing w:after="120"/>
        <w:jc w:val="center"/>
        <w:rPr>
          <w:del w:id="5946" w:author="Otter, Martin" w:date="2014-04-25T18:17:00Z"/>
        </w:rPr>
      </w:pPr>
    </w:p>
    <w:p w14:paraId="2D2D66F2" w14:textId="6942D059" w:rsidR="00A33508" w:rsidDel="0065491B" w:rsidRDefault="00A33508" w:rsidP="00370202">
      <w:pPr>
        <w:pStyle w:val="Textkrper"/>
        <w:spacing w:after="120"/>
        <w:jc w:val="center"/>
        <w:rPr>
          <w:del w:id="5947" w:author="Otter, Martin" w:date="2014-04-25T18:17:00Z"/>
          <w:noProof/>
          <w:lang w:val="de-DE" w:eastAsia="de-DE"/>
        </w:rPr>
      </w:pPr>
    </w:p>
    <w:p w14:paraId="41D32F20" w14:textId="433FD959" w:rsidR="00B64FF4" w:rsidDel="0065491B" w:rsidRDefault="00B64FF4" w:rsidP="004865EB">
      <w:pPr>
        <w:pStyle w:val="Textkrper"/>
        <w:spacing w:before="0"/>
        <w:jc w:val="center"/>
        <w:rPr>
          <w:del w:id="5948" w:author="Otter, Martin" w:date="2014-04-25T18:17:00Z"/>
          <w:noProof/>
          <w:lang w:val="de-DE" w:eastAsia="de-DE"/>
        </w:rPr>
      </w:pPr>
    </w:p>
    <w:p w14:paraId="5DC3B6F7" w14:textId="77777777" w:rsidR="00B64FF4" w:rsidRDefault="00266E8F" w:rsidP="00370202">
      <w:pPr>
        <w:pStyle w:val="Textkrper"/>
        <w:spacing w:after="120"/>
        <w:jc w:val="center"/>
        <w:rPr>
          <w:noProof/>
          <w:lang w:val="de-DE" w:eastAsia="de-DE"/>
        </w:rPr>
      </w:pPr>
      <w:r>
        <w:rPr>
          <w:noProof/>
          <w:lang w:eastAsia="en-US"/>
        </w:rPr>
        <w:lastRenderedPageBreak/>
        <w:drawing>
          <wp:inline distT="0" distB="0" distL="0" distR="0" wp14:anchorId="1C22C154" wp14:editId="7C5F6471">
            <wp:extent cx="5742858" cy="7961905"/>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742858" cy="7961905"/>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lastRenderedPageBreak/>
        <w:drawing>
          <wp:inline distT="0" distB="0" distL="0" distR="0" wp14:anchorId="729D3457" wp14:editId="13EDE006">
            <wp:extent cx="5048250" cy="1104900"/>
            <wp:effectExtent l="0" t="0" r="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77777777"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 xml:space="preserve">for example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proofErr w:type="gramStart"/>
            <w:r w:rsidRPr="00473372">
              <w:rPr>
                <w:rStyle w:val="CODE"/>
              </w:rPr>
              <w:t>modelIdentifier</w:t>
            </w:r>
            <w:proofErr w:type="gramEnd"/>
            <w:r w:rsidRPr="0098259C">
              <w:t xml:space="preserve"> is also used as name of the static</w:t>
            </w:r>
            <w:r w:rsidR="00D17B68" w:rsidRPr="0098259C">
              <w:t xml:space="preserve"> library</w:t>
            </w:r>
            <w:r w:rsidRPr="0098259C">
              <w:t xml:space="preserve"> or </w:t>
            </w:r>
            <w:r w:rsidR="00D17B68" w:rsidRPr="0098259C">
              <w:rPr>
                <w:rStyle w:val="termdef"/>
              </w:rPr>
              <w:t xml:space="preserve">DLL/SharedObject </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85465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45AAE7E0" w:rsidR="00D17B68" w:rsidRPr="0098259C" w:rsidRDefault="00D17B68" w:rsidP="00546500">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 </w:t>
            </w:r>
            <w:r w:rsidR="00EE3FFB" w:rsidRPr="0098259C">
              <w:rPr>
                <w:rStyle w:val="termdef"/>
              </w:rPr>
              <w:fldChar w:fldCharType="begin"/>
            </w:r>
            <w:r w:rsidR="00EE3FFB" w:rsidRPr="0098259C">
              <w:rPr>
                <w:rStyle w:val="termdef"/>
              </w:rPr>
              <w:instrText xml:space="preserve"> REF _Ref298337106 \h </w:instrText>
            </w:r>
            <w:r w:rsidR="00EE3FFB" w:rsidRPr="0098259C">
              <w:rPr>
                <w:rStyle w:val="termdef"/>
              </w:rPr>
            </w:r>
            <w:r w:rsidR="00EE3FFB" w:rsidRPr="0098259C">
              <w:rPr>
                <w:rStyle w:val="termdef"/>
              </w:rPr>
              <w:fldChar w:fldCharType="separate"/>
            </w:r>
            <w:r w:rsidR="00854655" w:rsidRPr="0098259C">
              <w:t xml:space="preserve">Figure </w:t>
            </w:r>
            <w:r w:rsidR="00854655">
              <w:rPr>
                <w:noProof/>
              </w:rPr>
              <w:t>8</w:t>
            </w:r>
            <w:r w:rsidR="00EE3FFB" w:rsidRPr="0098259C">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70330416"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del w:id="5949" w:author="Otter, Martin" w:date="2014-04-09T11:00:00Z">
              <w:r w:rsidRPr="0098259C" w:rsidDel="00140C25">
                <w:rPr>
                  <w:rStyle w:val="CODE"/>
                </w:rPr>
                <w:delText>fmi</w:delText>
              </w:r>
            </w:del>
            <w:proofErr w:type="gramStart"/>
            <w:ins w:id="5950" w:author="Otter, Martin" w:date="2014-04-09T11:00:00Z">
              <w:r w:rsidR="00140C25">
                <w:rPr>
                  <w:rStyle w:val="CODE"/>
                </w:rPr>
                <w:t>fmi2</w:t>
              </w:r>
            </w:ins>
            <w:r w:rsidRPr="0098259C">
              <w:rPr>
                <w:rStyle w:val="CODE"/>
              </w:rPr>
              <w:t>DoStep(</w:t>
            </w:r>
            <w:proofErr w:type="gramEnd"/>
            <w:r w:rsidRPr="0098259C">
              <w:rPr>
                <w:rStyle w:val="CODE"/>
              </w:rPr>
              <w:t>...)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7030A2AC" w:rsidR="00D8119C" w:rsidRPr="0098259C" w:rsidRDefault="00D8119C" w:rsidP="0082183C">
            <w:pPr>
              <w:pStyle w:val="Textkrper"/>
            </w:pPr>
            <w:r w:rsidRPr="0098259C">
              <w:t xml:space="preserve">The slave is able to interpolate continuous inputs. Calling of </w:t>
            </w:r>
            <w:del w:id="5951" w:author="Otter, Martin" w:date="2014-04-09T11:00:00Z">
              <w:r w:rsidRPr="0098259C" w:rsidDel="00140C25">
                <w:rPr>
                  <w:rStyle w:val="CODE"/>
                  <w:rFonts w:eastAsia="StarSymbol"/>
                </w:rPr>
                <w:delText>fmi</w:delText>
              </w:r>
            </w:del>
            <w:proofErr w:type="gramStart"/>
            <w:ins w:id="5952" w:author="Otter, Martin" w:date="2014-04-09T11:00:00Z">
              <w:r w:rsidR="00140C25">
                <w:rPr>
                  <w:rStyle w:val="CODE"/>
                  <w:rFonts w:eastAsia="StarSymbol"/>
                </w:rPr>
                <w:t>fmi2</w:t>
              </w:r>
            </w:ins>
            <w:r w:rsidRPr="0098259C">
              <w:rPr>
                <w:rStyle w:val="CODE"/>
                <w:rFonts w:eastAsia="StarSymbol"/>
              </w:rPr>
              <w:t>SetRealInputDerivatives(</w:t>
            </w:r>
            <w:proofErr w:type="gramEnd"/>
            <w:r w:rsidRPr="0098259C">
              <w:rPr>
                <w:rStyle w:val="CODE"/>
                <w:rFonts w:eastAsia="StarSymbol"/>
              </w:rPr>
              <w:t>...)</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14DD82DE" w:rsidR="00D8119C" w:rsidRPr="0098259C" w:rsidRDefault="00D8119C" w:rsidP="0082183C">
            <w:pPr>
              <w:pStyle w:val="Textkrper"/>
            </w:pPr>
            <w:r w:rsidRPr="0098259C">
              <w:t xml:space="preserve">The slave is able to provide derivatives of outputs with maximum order. Calling of </w:t>
            </w:r>
            <w:del w:id="5953" w:author="Otter, Martin" w:date="2014-04-09T11:00:00Z">
              <w:r w:rsidRPr="0098259C" w:rsidDel="00140C25">
                <w:rPr>
                  <w:rStyle w:val="CODE"/>
                  <w:rFonts w:eastAsia="StarSymbol"/>
                </w:rPr>
                <w:delText>fmi</w:delText>
              </w:r>
            </w:del>
            <w:proofErr w:type="gramStart"/>
            <w:ins w:id="5954" w:author="Otter, Martin" w:date="2014-04-09T11:00:00Z">
              <w:r w:rsidR="00140C25">
                <w:rPr>
                  <w:rStyle w:val="CODE"/>
                  <w:rFonts w:eastAsia="StarSymbol"/>
                </w:rPr>
                <w:t>fmi2</w:t>
              </w:r>
            </w:ins>
            <w:r w:rsidRPr="0098259C">
              <w:rPr>
                <w:rStyle w:val="CODE"/>
                <w:rFonts w:eastAsia="StarSymbol"/>
              </w:rPr>
              <w:t>GetRealOutputDerivatives(</w:t>
            </w:r>
            <w:proofErr w:type="gramEnd"/>
            <w:r w:rsidRPr="0098259C">
              <w:rPr>
                <w:rStyle w:val="CODE"/>
                <w:rFonts w:eastAsia="StarSymbol"/>
              </w:rPr>
              <w:t>...)</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0F24529" w:rsidR="00D8119C" w:rsidRPr="0098259C" w:rsidRDefault="00D8119C" w:rsidP="0082183C">
            <w:pPr>
              <w:pStyle w:val="Textkrper"/>
            </w:pPr>
            <w:r w:rsidRPr="0098259C">
              <w:t xml:space="preserve">This flag describes the ability to carry out the </w:t>
            </w:r>
            <w:del w:id="5955" w:author="Otter, Martin" w:date="2014-04-09T11:00:00Z">
              <w:r w:rsidRPr="0098259C" w:rsidDel="00140C25">
                <w:rPr>
                  <w:rStyle w:val="CODE"/>
                </w:rPr>
                <w:delText>fmi</w:delText>
              </w:r>
            </w:del>
            <w:proofErr w:type="gramStart"/>
            <w:ins w:id="5956" w:author="Otter, Martin" w:date="2014-04-09T11:00:00Z">
              <w:r w:rsidR="00140C25">
                <w:rPr>
                  <w:rStyle w:val="CODE"/>
                </w:rPr>
                <w:t>fmi2</w:t>
              </w:r>
            </w:ins>
            <w:r w:rsidRPr="0098259C">
              <w:rPr>
                <w:rStyle w:val="CODE"/>
              </w:rPr>
              <w:t>DoStep(</w:t>
            </w:r>
            <w:proofErr w:type="gramEnd"/>
            <w:r w:rsidRPr="0098259C">
              <w:rPr>
                <w:rStyle w:val="CODE"/>
              </w:rPr>
              <w:t>...)</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lastRenderedPageBreak/>
              <w:t>canBeInstantiatedOnlyOncePerProcess</w:t>
            </w:r>
          </w:p>
        </w:tc>
        <w:tc>
          <w:tcPr>
            <w:tcW w:w="4395" w:type="dxa"/>
            <w:shd w:val="clear" w:color="auto" w:fill="auto"/>
          </w:tcPr>
          <w:p w14:paraId="7F0C9D2B" w14:textId="77777777" w:rsidR="00D8119C" w:rsidRPr="0098259C" w:rsidRDefault="00D8119C" w:rsidP="0082183C">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if multiple instances are needed, the FMUs must be instantiated in different processes).</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t>canNotUseMemoryManagementFunctions</w:t>
            </w:r>
          </w:p>
        </w:tc>
        <w:tc>
          <w:tcPr>
            <w:tcW w:w="4395" w:type="dxa"/>
            <w:shd w:val="clear" w:color="auto" w:fill="auto"/>
          </w:tcPr>
          <w:p w14:paraId="20013EA5" w14:textId="3953E673"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del w:id="5957" w:author="Otter, Martin" w:date="2014-04-09T11:00:00Z">
              <w:r w:rsidRPr="0098259C" w:rsidDel="00140C25">
                <w:rPr>
                  <w:rStyle w:val="CODE"/>
                  <w:rFonts w:eastAsia="StarSymbol" w:cs="Courier New"/>
                </w:rPr>
                <w:delText>fmi</w:delText>
              </w:r>
            </w:del>
            <w:ins w:id="5958" w:author="Otter, Martin" w:date="2014-04-09T11:00:00Z">
              <w:r w:rsidR="00140C25">
                <w:rPr>
                  <w:rStyle w:val="CODE"/>
                  <w:rFonts w:eastAsia="StarSymbol" w:cs="Courier New"/>
                </w:rPr>
                <w:t>fmi2</w:t>
              </w:r>
            </w:ins>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4FCFCA8C" w:rsidR="00121EF8" w:rsidRPr="0098259C" w:rsidRDefault="00121EF8" w:rsidP="00121EF8">
            <w:pPr>
              <w:pStyle w:val="Textkrper"/>
            </w:pPr>
            <w:r w:rsidRPr="0098259C">
              <w:t xml:space="preserve">If </w:t>
            </w:r>
            <w:r w:rsidRPr="0098259C">
              <w:rPr>
                <w:rStyle w:val="CODE"/>
              </w:rPr>
              <w:t>true</w:t>
            </w:r>
            <w:r w:rsidRPr="0098259C">
              <w:t xml:space="preserve">, the environment can inquire the internal FMU state and can restore it. That is, </w:t>
            </w:r>
            <w:del w:id="5959" w:author="Otter, Martin" w:date="2014-04-09T11:00:00Z">
              <w:r w:rsidRPr="0098259C" w:rsidDel="00140C25">
                <w:rPr>
                  <w:rStyle w:val="CODE"/>
                </w:rPr>
                <w:delText>fmi</w:delText>
              </w:r>
            </w:del>
            <w:ins w:id="5960" w:author="Otter, Martin" w:date="2014-04-09T11:00:00Z">
              <w:r w:rsidR="00140C25">
                <w:rPr>
                  <w:rStyle w:val="CODE"/>
                </w:rPr>
                <w:t>fmi2</w:t>
              </w:r>
            </w:ins>
            <w:r w:rsidRPr="0098259C">
              <w:rPr>
                <w:rStyle w:val="CODE"/>
              </w:rPr>
              <w:t>GetFMUstate</w:t>
            </w:r>
            <w:r w:rsidRPr="0098259C">
              <w:t xml:space="preserve">, </w:t>
            </w:r>
            <w:del w:id="5961" w:author="Otter, Martin" w:date="2014-04-09T11:00:00Z">
              <w:r w:rsidRPr="0098259C" w:rsidDel="00140C25">
                <w:rPr>
                  <w:rStyle w:val="CODE"/>
                </w:rPr>
                <w:delText>fmi</w:delText>
              </w:r>
            </w:del>
            <w:ins w:id="5962" w:author="Otter, Martin" w:date="2014-04-09T11:00:00Z">
              <w:r w:rsidR="00140C25">
                <w:rPr>
                  <w:rStyle w:val="CODE"/>
                </w:rPr>
                <w:t>fmi2</w:t>
              </w:r>
            </w:ins>
            <w:r w:rsidRPr="0098259C">
              <w:rPr>
                <w:rStyle w:val="CODE"/>
              </w:rPr>
              <w:t>SetFMUstate</w:t>
            </w:r>
            <w:r w:rsidRPr="0098259C">
              <w:t xml:space="preserve">, and </w:t>
            </w:r>
            <w:del w:id="5963" w:author="Otter, Martin" w:date="2014-04-09T11:00:00Z">
              <w:r w:rsidRPr="0098259C" w:rsidDel="00140C25">
                <w:rPr>
                  <w:rStyle w:val="CODE"/>
                </w:rPr>
                <w:delText>fmi</w:delText>
              </w:r>
            </w:del>
            <w:ins w:id="5964" w:author="Otter, Martin" w:date="2014-04-09T11:00:00Z">
              <w:r w:rsidR="00140C25">
                <w:rPr>
                  <w:rStyle w:val="CODE"/>
                </w:rPr>
                <w:t>fmi2</w:t>
              </w:r>
            </w:ins>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131A2665"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Pr="0098259C">
              <w:t xml:space="preserve"> </w:t>
            </w:r>
            <w:del w:id="5965" w:author="Otter, Martin" w:date="2014-04-09T11:00:00Z">
              <w:r w:rsidRPr="0098259C" w:rsidDel="00140C25">
                <w:rPr>
                  <w:rStyle w:val="CODE"/>
                </w:rPr>
                <w:delText>fmi</w:delText>
              </w:r>
            </w:del>
            <w:ins w:id="5966" w:author="Otter, Martin" w:date="2014-04-09T11:00:00Z">
              <w:r w:rsidR="00140C25">
                <w:rPr>
                  <w:rStyle w:val="CODE"/>
                </w:rPr>
                <w:t>fmi2</w:t>
              </w:r>
            </w:ins>
            <w:r w:rsidRPr="0098259C">
              <w:rPr>
                <w:rStyle w:val="CODE"/>
              </w:rPr>
              <w:t>SerializedFMUstateSize</w:t>
            </w:r>
            <w:r w:rsidRPr="0098259C">
              <w:t xml:space="preserve">, </w:t>
            </w:r>
            <w:del w:id="5967" w:author="Otter, Martin" w:date="2014-04-09T11:00:00Z">
              <w:r w:rsidRPr="0098259C" w:rsidDel="00140C25">
                <w:rPr>
                  <w:rStyle w:val="CODE"/>
                </w:rPr>
                <w:delText>fmi</w:delText>
              </w:r>
            </w:del>
            <w:ins w:id="5968" w:author="Otter, Martin" w:date="2014-04-09T11:00:00Z">
              <w:r w:rsidR="00140C25">
                <w:rPr>
                  <w:rStyle w:val="CODE"/>
                </w:rPr>
                <w:t>fmi2</w:t>
              </w:r>
            </w:ins>
            <w:r w:rsidRPr="0098259C">
              <w:rPr>
                <w:rStyle w:val="CODE"/>
              </w:rPr>
              <w:t>SerializeFMUstate</w:t>
            </w:r>
            <w:r w:rsidRPr="0098259C">
              <w:t xml:space="preserve">, </w:t>
            </w:r>
            <w:del w:id="5969" w:author="Otter, Martin" w:date="2014-04-09T11:00:00Z">
              <w:r w:rsidRPr="0098259C" w:rsidDel="00140C25">
                <w:rPr>
                  <w:rStyle w:val="CODE"/>
                </w:rPr>
                <w:delText>fmi</w:delText>
              </w:r>
            </w:del>
            <w:ins w:id="5970" w:author="Otter, Martin" w:date="2014-04-09T11:00:00Z">
              <w:r w:rsidR="00140C25">
                <w:rPr>
                  <w:rStyle w:val="CODE"/>
                </w:rPr>
                <w:t>fmi2</w:t>
              </w:r>
            </w:ins>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6D3F9B66"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del w:id="5971" w:author="Otter, Martin" w:date="2014-04-09T11:00:00Z">
              <w:r w:rsidR="0065442A" w:rsidDel="00140C25">
                <w:rPr>
                  <w:rStyle w:val="CODE"/>
                </w:rPr>
                <w:delText>fmi</w:delText>
              </w:r>
            </w:del>
            <w:proofErr w:type="gramStart"/>
            <w:ins w:id="5972" w:author="Otter, Martin" w:date="2014-04-09T11:00:00Z">
              <w:r w:rsidR="00140C25">
                <w:rPr>
                  <w:rStyle w:val="CODE"/>
                </w:rPr>
                <w:t>fmi2</w:t>
              </w:r>
            </w:ins>
            <w:r w:rsidR="0065442A">
              <w:rPr>
                <w:rStyle w:val="CODE"/>
              </w:rPr>
              <w:t>GetDirectionalDerivative</w:t>
            </w:r>
            <w:r w:rsidRPr="0098259C">
              <w:rPr>
                <w:rStyle w:val="CODE"/>
              </w:rPr>
              <w:t>(</w:t>
            </w:r>
            <w:proofErr w:type="gramEnd"/>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gramStart"/>
      <w:r w:rsidRPr="0098259C">
        <w:t>boolean</w:t>
      </w:r>
      <w:proofErr w:type="gramEnd"/>
      <w:r w:rsidRPr="0098259C">
        <w:t>: false</w:t>
      </w:r>
    </w:p>
    <w:p w14:paraId="024811C5" w14:textId="77777777" w:rsidR="00D8119C" w:rsidRPr="0098259C" w:rsidRDefault="00D8119C" w:rsidP="0028510F">
      <w:pPr>
        <w:pStyle w:val="BulletItemFirst"/>
      </w:pPr>
      <w:proofErr w:type="gramStart"/>
      <w:r w:rsidRPr="0098259C">
        <w:t>unsignedInt</w:t>
      </w:r>
      <w:proofErr w:type="gramEnd"/>
      <w:r w:rsidRPr="0098259C">
        <w:t>: 0</w:t>
      </w:r>
    </w:p>
    <w:p w14:paraId="21DE5F27" w14:textId="77777777" w:rsidR="00D17B68" w:rsidRPr="0098259C" w:rsidRDefault="00D17B68" w:rsidP="00D17B68">
      <w:pPr>
        <w:pStyle w:val="Textkrper"/>
      </w:pPr>
      <w:r w:rsidRPr="0098259C">
        <w:t xml:space="preserve">Note, if </w:t>
      </w:r>
      <w:r w:rsidRPr="0098259C">
        <w:rPr>
          <w:rStyle w:val="CODE"/>
        </w:rPr>
        <w:t>needsExecutionTool = true</w:t>
      </w:r>
      <w:r w:rsidRPr="0098259C">
        <w:t xml:space="preserve">, then it is required that the original tool is available to be executed in co-simulation mode. </w:t>
      </w:r>
      <w:proofErr w:type="gramStart"/>
      <w:r w:rsidRPr="0098259C">
        <w:t xml:space="preserve">If  </w:t>
      </w:r>
      <w:r w:rsidRPr="0098259C">
        <w:rPr>
          <w:rStyle w:val="CODE"/>
        </w:rPr>
        <w:t>needsExecutionTool</w:t>
      </w:r>
      <w:proofErr w:type="gramEnd"/>
      <w:r w:rsidRPr="0098259C">
        <w:rPr>
          <w:rStyle w:val="CODE"/>
        </w:rPr>
        <w:t xml:space="preserve">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5973" w:name="_Toc393466429"/>
      <w:r w:rsidRPr="0098259C">
        <w:t xml:space="preserve">Example </w:t>
      </w:r>
      <w:r w:rsidR="00374F39" w:rsidRPr="0098259C">
        <w:t>XML</w:t>
      </w:r>
      <w:r w:rsidRPr="0098259C">
        <w:t xml:space="preserve"> Description File</w:t>
      </w:r>
      <w:bookmarkEnd w:id="5973"/>
    </w:p>
    <w:p w14:paraId="56AFD392" w14:textId="77777777"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854655">
        <w:t>3.3.2</w:t>
      </w:r>
      <w:r w:rsidRPr="0098259C">
        <w:fldChar w:fldCharType="end"/>
      </w:r>
      <w:r w:rsidRPr="0098259C">
        <w:t xml:space="preserve"> for a ModelExchange FMU. The only difference is the replacement of element ModelExchange by element CoSimulation (with additional attributes) and the removed local variables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1D09D247" w:rsidR="009F76B6" w:rsidRPr="0098259C" w:rsidRDefault="009F76B6" w:rsidP="009F76B6">
      <w:pPr>
        <w:pStyle w:val="CODEF"/>
        <w:rPr>
          <w:noProof w:val="0"/>
        </w:rPr>
      </w:pPr>
      <w:proofErr w:type="gramStart"/>
      <w:r w:rsidRPr="0098259C">
        <w:rPr>
          <w:b/>
          <w:noProof w:val="0"/>
          <w:color w:val="0000FF"/>
        </w:rPr>
        <w:t>&lt;?</w:t>
      </w:r>
      <w:ins w:id="5974" w:author="Otter, Martin" w:date="2014-04-15T14:42:00Z">
        <w:r w:rsidR="008E76A9">
          <w:rPr>
            <w:b/>
            <w:noProof w:val="0"/>
            <w:color w:val="0000FF"/>
          </w:rPr>
          <w:t>xml</w:t>
        </w:r>
      </w:ins>
      <w:proofErr w:type="gramEnd"/>
      <w:del w:id="5975" w:author="Otter, Martin" w:date="2014-04-15T14:42:00Z">
        <w:r w:rsidR="00374F39" w:rsidRPr="0098259C" w:rsidDel="008E76A9">
          <w:rPr>
            <w:b/>
            <w:noProof w:val="0"/>
            <w:color w:val="0000FF"/>
          </w:rPr>
          <w:delText>XML</w:delText>
        </w:r>
      </w:del>
      <w:r w:rsidRPr="0098259C">
        <w:rPr>
          <w:noProof w:val="0"/>
        </w:rPr>
        <w:t xml:space="preserve"> version="1.0" encoding="UTF8"?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w:t>
      </w:r>
      <w:proofErr w:type="gramStart"/>
      <w:r w:rsidRPr="0098259C">
        <w:rPr>
          <w:noProof w:val="0"/>
        </w:rPr>
        <w:t>fmiVersion</w:t>
      </w:r>
      <w:proofErr w:type="gram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modelName</w:t>
      </w:r>
      <w:proofErr w:type="gramEnd"/>
      <w:r w:rsidRPr="0098259C">
        <w:rPr>
          <w:noProof w:val="0"/>
        </w:rPr>
        <w:t>="MyLibrary.SpringMassDamper"</w:t>
      </w:r>
    </w:p>
    <w:p w14:paraId="642EE887" w14:textId="77777777" w:rsidR="009F76B6" w:rsidRPr="0098259C" w:rsidRDefault="009F76B6" w:rsidP="009F76B6">
      <w:pPr>
        <w:pStyle w:val="CODE1"/>
        <w:rPr>
          <w:noProof w:val="0"/>
        </w:rPr>
      </w:pPr>
      <w:r w:rsidRPr="0098259C">
        <w:rPr>
          <w:noProof w:val="0"/>
        </w:rPr>
        <w:t xml:space="preserve">  guid="{8c4e810f-3df3-4a00-8276-176fa3c9f9e0}"</w:t>
      </w:r>
    </w:p>
    <w:p w14:paraId="769B7D3F"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="Rotational Spring Mass Damper System"</w:t>
      </w:r>
    </w:p>
    <w:p w14:paraId="4620E3E8" w14:textId="77777777" w:rsidR="009F76B6" w:rsidRPr="0098259C" w:rsidRDefault="009F76B6" w:rsidP="009F76B6">
      <w:pPr>
        <w:pStyle w:val="CODE1"/>
        <w:rPr>
          <w:noProof w:val="0"/>
        </w:rPr>
      </w:pPr>
      <w:r w:rsidRPr="0098259C">
        <w:rPr>
          <w:noProof w:val="0"/>
        </w:rPr>
        <w:lastRenderedPageBreak/>
        <w:t xml:space="preserve">  </w:t>
      </w:r>
      <w:proofErr w:type="gramStart"/>
      <w:r w:rsidRPr="0098259C">
        <w:rPr>
          <w:noProof w:val="0"/>
        </w:rPr>
        <w:t>version</w:t>
      </w:r>
      <w:proofErr w:type="gramEnd"/>
      <w:r w:rsidRPr="0098259C">
        <w:rPr>
          <w:noProof w:val="0"/>
        </w:rPr>
        <w:t>="1.0"</w:t>
      </w:r>
    </w:p>
    <w:p w14:paraId="76D4053C"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generationDateAndTime</w:t>
      </w:r>
      <w:proofErr w:type="gram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gramStart"/>
      <w:r w:rsidRPr="0098259C">
        <w:rPr>
          <w:noProof w:val="0"/>
        </w:rPr>
        <w:t>variableNamingConvention</w:t>
      </w:r>
      <w:proofErr w:type="gram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modelIdentifier</w:t>
      </w:r>
      <w:proofErr w:type="gramEnd"/>
      <w:r w:rsidRPr="0098259C">
        <w:rPr>
          <w:noProof w:val="0"/>
        </w:rPr>
        <w:t>="MyLibrary_SpringMassDamper"</w:t>
      </w:r>
    </w:p>
    <w:p w14:paraId="6B317F04"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canHandleVariableCommunicationStepSize</w:t>
      </w:r>
      <w:proofErr w:type="gram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canInterpolateInputs</w:t>
      </w:r>
      <w:proofErr w:type="gram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name</w:t>
      </w:r>
      <w:proofErr w:type="gramEnd"/>
      <w:r w:rsidRPr="0098259C">
        <w:rPr>
          <w:noProof w:val="0"/>
        </w:rPr>
        <w:t>="inertia1.J"</w:t>
      </w:r>
    </w:p>
    <w:p w14:paraId="3E5DE6E5"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="Moment of load inertia"</w:t>
      </w:r>
    </w:p>
    <w:p w14:paraId="5CBEC03F"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causality</w:t>
      </w:r>
      <w:proofErr w:type="gramEnd"/>
      <w:r w:rsidRPr="0098259C">
        <w:rPr>
          <w:noProof w:val="0"/>
        </w:rPr>
        <w:t>="parameter"</w:t>
      </w:r>
    </w:p>
    <w:p w14:paraId="1CE20ED9"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variability</w:t>
      </w:r>
      <w:proofErr w:type="gramEnd"/>
      <w:r w:rsidRPr="0098259C">
        <w:rPr>
          <w:noProof w:val="0"/>
        </w:rPr>
        <w:t>="fixed"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name</w:t>
      </w:r>
      <w:proofErr w:type="gramEnd"/>
      <w:r w:rsidRPr="0098259C">
        <w:rPr>
          <w:noProof w:val="0"/>
        </w:rPr>
        <w:t>="torque.tau"</w:t>
      </w:r>
    </w:p>
    <w:p w14:paraId="62B47CE7"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causality</w:t>
      </w:r>
      <w:proofErr w:type="gramEnd"/>
      <w:r w:rsidRPr="0098259C">
        <w:rPr>
          <w:noProof w:val="0"/>
        </w:rPr>
        <w:t>="input"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ins w:id="5976" w:author="Otter, Martin" w:date="2014-04-23T12:00:00Z">
        <w:r w:rsidR="00B0371D">
          <w:rPr>
            <w:noProof w:val="0"/>
          </w:rPr>
          <w:t>start=</w:t>
        </w:r>
        <w:r w:rsidR="00B0371D" w:rsidRPr="0098259C">
          <w:rPr>
            <w:noProof w:val="0"/>
          </w:rPr>
          <w:t>"</w:t>
        </w:r>
        <w:r w:rsidR="00B0371D">
          <w:rPr>
            <w:noProof w:val="0"/>
          </w:rPr>
          <w:t>0</w:t>
        </w:r>
        <w:r w:rsidR="00B0371D" w:rsidRPr="0098259C">
          <w:rPr>
            <w:noProof w:val="0"/>
          </w:rPr>
          <w:t>"</w:t>
        </w:r>
      </w:ins>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name</w:t>
      </w:r>
      <w:proofErr w:type="gramEnd"/>
      <w:r w:rsidRPr="0098259C">
        <w:rPr>
          <w:noProof w:val="0"/>
        </w:rPr>
        <w:t>="inertia1.phi"</w:t>
      </w:r>
    </w:p>
    <w:p w14:paraId="4D454E05"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="Absolute rotation angle of component"</w:t>
      </w:r>
    </w:p>
    <w:p w14:paraId="7D4840A1"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causality</w:t>
      </w:r>
      <w:proofErr w:type="gramEnd"/>
      <w:r w:rsidRPr="0098259C">
        <w:rPr>
          <w:noProof w:val="0"/>
        </w:rPr>
        <w:t>="output"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lastRenderedPageBreak/>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name</w:t>
      </w:r>
      <w:proofErr w:type="gramEnd"/>
      <w:r w:rsidRPr="0098259C">
        <w:rPr>
          <w:noProof w:val="0"/>
        </w:rPr>
        <w:t>="inertia1.w"</w:t>
      </w:r>
    </w:p>
    <w:p w14:paraId="58EE0900"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valueReference</w:t>
      </w:r>
      <w:proofErr w:type="gramEnd"/>
      <w:r w:rsidRPr="0098259C">
        <w:rPr>
          <w:noProof w:val="0"/>
        </w:rPr>
        <w:t>="805306369"</w:t>
      </w:r>
    </w:p>
    <w:p w14:paraId="3EDC1E04"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description</w:t>
      </w:r>
      <w:proofErr w:type="gramEnd"/>
      <w:r w:rsidRPr="0098259C">
        <w:rPr>
          <w:noProof w:val="0"/>
        </w:rPr>
        <w:t>="Absolute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w:t>
      </w:r>
      <w:proofErr w:type="gramStart"/>
      <w:r w:rsidRPr="0098259C">
        <w:rPr>
          <w:noProof w:val="0"/>
        </w:rPr>
        <w:t>causality</w:t>
      </w:r>
      <w:proofErr w:type="gramEnd"/>
      <w:r w:rsidRPr="0098259C">
        <w:rPr>
          <w:noProof w:val="0"/>
        </w:rPr>
        <w:t>="output"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ins w:id="5977" w:author="Otter, Martin" w:date="2014-07-11T09:10:00Z"/>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ins w:id="5978" w:author="Otter, Martin" w:date="2014-07-11T09:10:00Z"/>
          <w:b/>
          <w:noProof w:val="0"/>
          <w:color w:val="0000FF"/>
        </w:rPr>
      </w:pPr>
      <w:ins w:id="5979" w:author="Otter, Martin" w:date="2014-07-11T09:10:00Z">
        <w:r w:rsidRPr="0098259C">
          <w:rPr>
            <w:b/>
            <w:noProof w:val="0"/>
            <w:color w:val="0000FF"/>
          </w:rPr>
          <w:t xml:space="preserve">    &lt;</w:t>
        </w:r>
        <w:r>
          <w:rPr>
            <w:b/>
            <w:noProof w:val="0"/>
            <w:color w:val="0000FF"/>
          </w:rPr>
          <w:t>InitialUnknowns</w:t>
        </w:r>
        <w:r w:rsidRPr="0098259C">
          <w:rPr>
            <w:b/>
            <w:noProof w:val="0"/>
            <w:color w:val="0000FF"/>
          </w:rPr>
          <w:t>&gt;</w:t>
        </w:r>
      </w:ins>
    </w:p>
    <w:p w14:paraId="1B6275BD" w14:textId="77777777" w:rsidR="009C1D52" w:rsidRDefault="009C1D52" w:rsidP="009C1D52">
      <w:pPr>
        <w:pStyle w:val="CODE1"/>
        <w:rPr>
          <w:ins w:id="5980" w:author="Otter, Martin" w:date="2014-07-11T09:10:00Z"/>
          <w:b/>
          <w:noProof w:val="0"/>
          <w:color w:val="0000FF"/>
        </w:rPr>
      </w:pPr>
      <w:ins w:id="5981" w:author="Otter, Martin" w:date="2014-07-11T09:10:00Z">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ins>
    </w:p>
    <w:p w14:paraId="2B4B911A" w14:textId="77777777" w:rsidR="009C1D52" w:rsidRDefault="009C1D52" w:rsidP="009C1D52">
      <w:pPr>
        <w:pStyle w:val="CODE1"/>
        <w:rPr>
          <w:ins w:id="5982" w:author="Otter, Martin" w:date="2014-07-11T09:10:00Z"/>
          <w:b/>
          <w:noProof w:val="0"/>
          <w:color w:val="0000FF"/>
        </w:rPr>
      </w:pPr>
      <w:ins w:id="5983" w:author="Otter, Martin" w:date="2014-07-11T09:10:00Z">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ins>
    </w:p>
    <w:p w14:paraId="3235E4A2" w14:textId="0BCB537E" w:rsidR="009C1D52" w:rsidRPr="0098259C" w:rsidRDefault="009C1D52">
      <w:pPr>
        <w:pStyle w:val="CODE1"/>
        <w:rPr>
          <w:b/>
          <w:noProof w:val="0"/>
          <w:color w:val="0000FF"/>
        </w:rPr>
      </w:pPr>
      <w:ins w:id="5984" w:author="Otter, Martin" w:date="2014-07-11T09:10:00Z">
        <w:r>
          <w:rPr>
            <w:b/>
            <w:noProof w:val="0"/>
            <w:color w:val="0000FF"/>
          </w:rPr>
          <w:t xml:space="preserve">    &lt;/InitialUnknowns</w:t>
        </w:r>
        <w:r w:rsidRPr="0098259C">
          <w:rPr>
            <w:b/>
            <w:noProof w:val="0"/>
            <w:color w:val="0000FF"/>
          </w:rPr>
          <w:t>&gt;</w:t>
        </w:r>
        <w:r>
          <w:rPr>
            <w:b/>
            <w:noProof w:val="0"/>
            <w:color w:val="0000FF"/>
          </w:rPr>
          <w:t xml:space="preserve">   </w:t>
        </w:r>
      </w:ins>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5985" w:name="_Ref305442034"/>
      <w:bookmarkStart w:id="5986" w:name="_Toc393466430"/>
      <w:r w:rsidRPr="0098259C">
        <w:lastRenderedPageBreak/>
        <w:t>Literature</w:t>
      </w:r>
      <w:bookmarkEnd w:id="5089"/>
      <w:bookmarkEnd w:id="5090"/>
      <w:bookmarkEnd w:id="5985"/>
      <w:bookmarkEnd w:id="5986"/>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17"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18"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proofErr w:type="gramStart"/>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proofErr w:type="gramEnd"/>
      <w:r w:rsidR="00C36535">
        <w:rPr>
          <w:noProof w:val="0"/>
          <w:lang w:eastAsia="sv-SE"/>
        </w:rPr>
        <w:t xml:space="preserve"> </w:t>
      </w:r>
      <w:hyperlink r:id="rId119"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20"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ins w:id="5987" w:author="Otter, Martin" w:date="2014-07-25T10:59:00Z"/>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93-113.</w:t>
      </w:r>
    </w:p>
    <w:p w14:paraId="0FD37BC3" w14:textId="74DF0DB7"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xml:space="preserve">. </w:t>
      </w:r>
      <w:proofErr w:type="gramStart"/>
      <w:r w:rsidRPr="00DA68AF">
        <w:rPr>
          <w:noProof w:val="0"/>
          <w:lang w:eastAsia="sv-SE"/>
        </w:rPr>
        <w:t>EMSOFT’07, Sept. 30 - Oct. 3, 2007, Salzburg, Austria.</w:t>
      </w:r>
      <w:proofErr w:type="gramEnd"/>
      <w:r>
        <w:rPr>
          <w:noProof w:val="0"/>
          <w:lang w:eastAsia="sv-SE"/>
        </w:rPr>
        <w:t xml:space="preserve"> </w:t>
      </w:r>
      <w:hyperlink r:id="rId121" w:history="1">
        <w:r w:rsidRPr="00DA68AF">
          <w:rPr>
            <w:rStyle w:val="Hyperlink"/>
            <w:noProof w:val="0"/>
            <w:lang w:eastAsia="sv-SE"/>
          </w:rPr>
          <w:t>http://ptolemy.eecs.berkeley.edu/publications/papers/07/unifying/LeeZheng_SRUnifying.pdf</w:t>
        </w:r>
      </w:hyperlink>
    </w:p>
    <w:p w14:paraId="3F3F9B04" w14:textId="77777777"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proofErr w:type="gramStart"/>
      <w:r w:rsidRPr="00E26FB8">
        <w:rPr>
          <w:noProof w:val="0"/>
          <w:lang w:eastAsia="sv-SE"/>
        </w:rPr>
        <w:t>EMSOFT’07, September 30–October 3, Salzburg, Austria</w:t>
      </w:r>
      <w:r>
        <w:rPr>
          <w:noProof w:val="0"/>
          <w:lang w:eastAsia="sv-SE"/>
        </w:rPr>
        <w:t>.</w:t>
      </w:r>
      <w:proofErr w:type="gramEnd"/>
      <w:r>
        <w:rPr>
          <w:noProof w:val="0"/>
          <w:lang w:eastAsia="sv-SE"/>
        </w:rPr>
        <w:t xml:space="preserve"> </w:t>
      </w:r>
      <w:hyperlink r:id="rId122" w:history="1">
        <w:r w:rsidRPr="00E26FB8">
          <w:rPr>
            <w:rStyle w:val="Hyperlink"/>
            <w:noProof w:val="0"/>
            <w:lang w:eastAsia="sv-SE"/>
          </w:rPr>
          <w:t>http://doi.acm.org/10.1145/1289927.1289949</w:t>
        </w:r>
      </w:hyperlink>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w:t>
      </w:r>
      <w:proofErr w:type="gramStart"/>
      <w:r w:rsidRPr="0098259C">
        <w:rPr>
          <w:b/>
          <w:noProof w:val="0"/>
          <w:lang w:eastAsia="sv-SE"/>
        </w:rPr>
        <w:t>A</w:t>
      </w:r>
      <w:proofErr w:type="gramEnd"/>
      <w:r w:rsidRPr="0098259C">
        <w:rPr>
          <w:b/>
          <w:noProof w:val="0"/>
          <w:lang w:eastAsia="sv-SE"/>
        </w:rPr>
        <w:t xml:space="preserve">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23"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24"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25"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26"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5988" w:name="_Toc247884556"/>
      <w:bookmarkStart w:id="5989" w:name="_Toc393466431"/>
      <w:r w:rsidRPr="0098259C">
        <w:lastRenderedPageBreak/>
        <w:t>FMI Revision History</w:t>
      </w:r>
      <w:bookmarkEnd w:id="5988"/>
      <w:bookmarkEnd w:id="5989"/>
    </w:p>
    <w:p w14:paraId="57FD02B0" w14:textId="092D1D4E"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27" w:history="1">
        <w:r w:rsidR="000C745A" w:rsidRPr="00EF5EC8">
          <w:rPr>
            <w:rStyle w:val="Hyperlink"/>
            <w:lang w:eastAsia="sv-SE"/>
          </w:rPr>
          <w:t>https://www.fmi-standard.org</w:t>
        </w:r>
      </w:hyperlink>
      <w:r w:rsidRPr="0098259C">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28"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5990" w:name="_Toc247884557"/>
      <w:bookmarkStart w:id="5991" w:name="_Toc393466432"/>
      <w:r w:rsidRPr="0098259C">
        <w:t>Version 1.0</w:t>
      </w:r>
      <w:bookmarkEnd w:id="5990"/>
      <w:r w:rsidRPr="0098259C">
        <w:t xml:space="preserve"> – FMI for Model Exchange</w:t>
      </w:r>
      <w:bookmarkEnd w:id="5991"/>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8E4296" w:rsidRDefault="002C58DE" w:rsidP="002C58DE">
      <w:pPr>
        <w:pStyle w:val="Textkrper"/>
        <w:spacing w:before="0"/>
        <w:ind w:left="720"/>
        <w:rPr>
          <w:rPrChange w:id="5992" w:author="Torsten Blochwitz" w:date="2014-07-25T10:10:00Z">
            <w:rPr>
              <w:lang w:val="de-DE"/>
            </w:rPr>
          </w:rPrChange>
        </w:rPr>
      </w:pPr>
      <w:r w:rsidRPr="008E4296">
        <w:rPr>
          <w:rPrChange w:id="5993" w:author="Torsten Blochwitz" w:date="2014-07-25T10:10:00Z">
            <w:rPr>
              <w:lang w:val="de-DE"/>
            </w:rPr>
          </w:rPrChange>
        </w:rPr>
        <w:t>Torsten Blochwitz, ITI, Germany</w:t>
      </w:r>
    </w:p>
    <w:p w14:paraId="6B25355B" w14:textId="43AFFBF1" w:rsidR="002C58DE" w:rsidRPr="008E4296" w:rsidRDefault="002C58DE" w:rsidP="002C58DE">
      <w:pPr>
        <w:pStyle w:val="Textkrper"/>
        <w:spacing w:before="0"/>
        <w:ind w:left="720"/>
        <w:rPr>
          <w:rPrChange w:id="5994" w:author="Torsten Blochwitz" w:date="2014-07-25T10:10:00Z">
            <w:rPr>
              <w:lang w:val="de-DE"/>
            </w:rPr>
          </w:rPrChange>
        </w:rPr>
      </w:pPr>
      <w:r w:rsidRPr="008E4296">
        <w:rPr>
          <w:rPrChange w:id="5995" w:author="Torsten Blochwitz" w:date="2014-07-25T10:10:00Z">
            <w:rPr>
              <w:lang w:val="de-DE"/>
            </w:rPr>
          </w:rPrChange>
        </w:rPr>
        <w:t>Hilding Elmqvist, Dassault Systèmes</w:t>
      </w:r>
      <w:del w:id="5996" w:author="Torsten Blochwitz" w:date="2014-07-24T17:49:00Z">
        <w:r w:rsidRPr="008E4296" w:rsidDel="003200BB">
          <w:rPr>
            <w:rPrChange w:id="5997" w:author="Torsten Blochwitz" w:date="2014-07-25T10:10:00Z">
              <w:rPr>
                <w:lang w:val="de-DE"/>
              </w:rPr>
            </w:rPrChange>
          </w:rPr>
          <w:delText xml:space="preserve"> (Dynasim)</w:delText>
        </w:r>
      </w:del>
      <w:r w:rsidRPr="008E4296">
        <w:rPr>
          <w:rPrChange w:id="5998" w:author="Torsten Blochwitz" w:date="2014-07-25T10:10:00Z">
            <w:rPr>
              <w:lang w:val="de-DE"/>
            </w:rPr>
          </w:rPrChange>
        </w:rPr>
        <w:t>,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186F0BF7" w:rsidR="002C58DE" w:rsidRPr="0098259C" w:rsidRDefault="002C58DE" w:rsidP="002C58DE">
      <w:pPr>
        <w:pStyle w:val="Textkrper"/>
        <w:spacing w:before="0"/>
        <w:ind w:left="720"/>
      </w:pPr>
      <w:r w:rsidRPr="0098259C">
        <w:t>Hans Olsson, Dassault Systèmes</w:t>
      </w:r>
      <w:del w:id="5999" w:author="Torsten Blochwitz" w:date="2014-07-24T17:49:00Z">
        <w:r w:rsidRPr="0098259C" w:rsidDel="003200BB">
          <w:delText xml:space="preserve"> (Dynasim)</w:delText>
        </w:r>
      </w:del>
      <w:r w:rsidRPr="0098259C">
        <w:t>, Sweden</w:t>
      </w:r>
    </w:p>
    <w:p w14:paraId="179DB3CE" w14:textId="77777777" w:rsidR="002C58DE" w:rsidRPr="0098259C" w:rsidRDefault="002C58DE" w:rsidP="002C58DE">
      <w:pPr>
        <w:pStyle w:val="Textkrper"/>
        <w:spacing w:before="0"/>
        <w:ind w:left="720"/>
      </w:pPr>
      <w:proofErr w:type="gramStart"/>
      <w:r w:rsidRPr="0098259C">
        <w:t>Martin Otter, DLR-RM, Germany.</w:t>
      </w:r>
      <w:proofErr w:type="gramEnd"/>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772ACFD4"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w:t>
      </w:r>
      <w:del w:id="6000" w:author="Torsten Blochwitz" w:date="2014-07-24T17:49:00Z">
        <w:r w:rsidRPr="00442EE3" w:rsidDel="003200BB">
          <w:rPr>
            <w:lang w:val="sv-SE"/>
          </w:rPr>
          <w:delText xml:space="preserve"> (Dynasim)</w:delText>
        </w:r>
      </w:del>
      <w:r w:rsidRPr="00442EE3">
        <w:rPr>
          <w:lang w:val="sv-SE"/>
        </w:rPr>
        <w:t xml:space="preserve">,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proofErr w:type="gramStart"/>
      <w:r w:rsidRPr="0098259C">
        <w:t>Silver by Andreas Junghanns, and Jakob Mauss, QTronic.</w:t>
      </w:r>
      <w:proofErr w:type="gramEnd"/>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4073F4B2" w:rsidR="002C58DE" w:rsidRPr="00D331DC" w:rsidRDefault="002C58DE" w:rsidP="002C58DE">
      <w:pPr>
        <w:pStyle w:val="Textkrper-Zeileneinzug"/>
        <w:ind w:left="720" w:firstLine="0"/>
        <w:rPr>
          <w:lang w:val="de-DE"/>
        </w:rPr>
      </w:pPr>
      <w:r w:rsidRPr="00D331DC">
        <w:rPr>
          <w:lang w:val="de-DE"/>
        </w:rPr>
        <w:t>Hilding Elmqvist, Dassault Systèmes</w:t>
      </w:r>
      <w:del w:id="6001" w:author="Torsten Blochwitz" w:date="2014-07-24T17:49:00Z">
        <w:r w:rsidRPr="00D331DC" w:rsidDel="003200BB">
          <w:rPr>
            <w:lang w:val="de-DE"/>
          </w:rPr>
          <w:delText xml:space="preserve"> (Dynasim)</w:delText>
        </w:r>
      </w:del>
      <w:r w:rsidRPr="00D331DC">
        <w:rPr>
          <w:lang w:val="de-DE"/>
        </w:rPr>
        <w:t>,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3B7F3418" w:rsidR="002C58DE" w:rsidRPr="00D331DC" w:rsidRDefault="002C58DE" w:rsidP="002C58DE">
      <w:pPr>
        <w:pStyle w:val="Textkrper-Zeileneinzug"/>
        <w:ind w:left="720" w:firstLine="0"/>
        <w:rPr>
          <w:lang w:val="de-DE"/>
        </w:rPr>
      </w:pPr>
      <w:r w:rsidRPr="00D331DC">
        <w:rPr>
          <w:lang w:val="de-DE"/>
        </w:rPr>
        <w:t>Peter Nilsson, Dassault Systèmes</w:t>
      </w:r>
      <w:del w:id="6002" w:author="Torsten Blochwitz" w:date="2014-07-24T17:49:00Z">
        <w:r w:rsidRPr="00D331DC" w:rsidDel="003200BB">
          <w:rPr>
            <w:lang w:val="de-DE"/>
          </w:rPr>
          <w:delText xml:space="preserve"> (Dynasim)</w:delText>
        </w:r>
      </w:del>
      <w:r w:rsidRPr="00D331DC">
        <w:rPr>
          <w:lang w:val="de-DE"/>
        </w:rPr>
        <w:t>, Lund, Sweden</w:t>
      </w:r>
    </w:p>
    <w:p w14:paraId="6209E888" w14:textId="19FE57FC" w:rsidR="002C58DE" w:rsidRPr="00D331DC" w:rsidRDefault="002C58DE" w:rsidP="002C58DE">
      <w:pPr>
        <w:pStyle w:val="Textkrper"/>
        <w:tabs>
          <w:tab w:val="left" w:pos="720"/>
        </w:tabs>
        <w:spacing w:before="0"/>
        <w:ind w:left="720"/>
        <w:rPr>
          <w:lang w:val="de-DE"/>
        </w:rPr>
      </w:pPr>
      <w:r w:rsidRPr="00D331DC">
        <w:rPr>
          <w:lang w:val="de-DE"/>
        </w:rPr>
        <w:t>Hans Olsson, Dassault Systèmes</w:t>
      </w:r>
      <w:del w:id="6003" w:author="Torsten Blochwitz" w:date="2014-07-24T17:49:00Z">
        <w:r w:rsidRPr="00D331DC" w:rsidDel="003200BB">
          <w:rPr>
            <w:lang w:val="de-DE"/>
          </w:rPr>
          <w:delText xml:space="preserve"> (Dynasim)</w:delText>
        </w:r>
      </w:del>
      <w:r w:rsidRPr="00D331DC">
        <w:rPr>
          <w:lang w:val="de-DE"/>
        </w:rPr>
        <w:t>,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lastRenderedPageBreak/>
        <w:t>The following people outside of the MODELISAR consortium contributed with comments:</w:t>
      </w:r>
    </w:p>
    <w:p w14:paraId="7B93398C" w14:textId="77777777" w:rsidR="002C58DE" w:rsidRPr="0098259C" w:rsidRDefault="002C58DE" w:rsidP="002C58DE">
      <w:pPr>
        <w:pStyle w:val="Textkrper"/>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6004" w:name="_Toc393466433"/>
      <w:r w:rsidRPr="0098259C">
        <w:t>Version 1.0 – FMI for Co-Simulation</w:t>
      </w:r>
      <w:bookmarkEnd w:id="6004"/>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7EF317A0" w14:textId="77777777" w:rsidR="002C58DE" w:rsidRPr="0098259C" w:rsidRDefault="002C58DE" w:rsidP="002C58DE">
      <w:pPr>
        <w:pStyle w:val="Textkrper"/>
        <w:spacing w:before="0"/>
        <w:ind w:left="720"/>
      </w:pPr>
      <w:r w:rsidRPr="0098259C">
        <w:t>Torsten Blochwitz, ITI GmbH, Dresden, Germany</w:t>
      </w:r>
    </w:p>
    <w:p w14:paraId="4EDE4DC2" w14:textId="77777777" w:rsidR="002C58DE" w:rsidRPr="0098259C" w:rsidRDefault="002C58DE" w:rsidP="002C58DE">
      <w:pPr>
        <w:pStyle w:val="Textkrper"/>
        <w:spacing w:before="0"/>
        <w:ind w:left="720"/>
      </w:pPr>
      <w:r w:rsidRPr="0098259C">
        <w:t>Christoph Clauß, Fraunhofer IIS EAS, Dresden, Germany</w:t>
      </w:r>
    </w:p>
    <w:p w14:paraId="4159F666" w14:textId="77777777" w:rsidR="002C58DE" w:rsidRPr="0098259C" w:rsidRDefault="002C58DE" w:rsidP="002C58DE">
      <w:pPr>
        <w:pStyle w:val="Textkrper"/>
        <w:spacing w:before="0"/>
        <w:ind w:left="720"/>
        <w:outlineLvl w:val="0"/>
      </w:pPr>
      <w:r w:rsidRPr="0098259C">
        <w:t>Manuel Monteiro, Atego Systems GmbH, Wolfsburg, Germany</w:t>
      </w:r>
    </w:p>
    <w:p w14:paraId="334E889D" w14:textId="77777777" w:rsidR="002C58DE" w:rsidRPr="0098259C" w:rsidRDefault="002C58DE" w:rsidP="002C58DE">
      <w:pPr>
        <w:pStyle w:val="Textkrper"/>
        <w:spacing w:before="0"/>
        <w:ind w:left="720"/>
      </w:pPr>
      <w:r w:rsidRPr="0098259C">
        <w:t>Thomas Neidhold, ITI GmbH, Dresden, Germany</w:t>
      </w:r>
    </w:p>
    <w:p w14:paraId="66DBB58A" w14:textId="77777777" w:rsidR="002C58DE" w:rsidRPr="0098259C" w:rsidRDefault="002C58DE" w:rsidP="002C58DE">
      <w:pPr>
        <w:pStyle w:val="Textkrper"/>
        <w:spacing w:before="0"/>
        <w:ind w:left="720"/>
        <w:outlineLvl w:val="0"/>
      </w:pPr>
      <w:r w:rsidRPr="0098259C">
        <w:t>Jörg-Volker Peetz, Fraunhofer SCAI, St. Augustin, Germany</w:t>
      </w:r>
    </w:p>
    <w:p w14:paraId="15D06C6A" w14:textId="77777777" w:rsidR="002C58DE" w:rsidRPr="0098259C" w:rsidRDefault="002C58DE" w:rsidP="002C58DE">
      <w:pPr>
        <w:pStyle w:val="Textkrper"/>
        <w:spacing w:before="0"/>
        <w:ind w:left="720"/>
      </w:pPr>
      <w:r w:rsidRPr="0098259C">
        <w:t>Susann Wolf, Fraunhofer IIS EAS, Dresden, Germany</w:t>
      </w:r>
    </w:p>
    <w:p w14:paraId="77DBECF4" w14:textId="77777777" w:rsidR="002C58DE" w:rsidRPr="0098259C" w:rsidRDefault="002C58DE" w:rsidP="002C58DE">
      <w:pPr>
        <w:pStyle w:val="Textkrper"/>
        <w:spacing w:after="120"/>
      </w:pPr>
      <w:r w:rsidRPr="0098259C">
        <w:t>This version was evaluated with prototypes implemented for (alphabetical list):</w:t>
      </w:r>
    </w:p>
    <w:p w14:paraId="4B1E53A9" w14:textId="77777777" w:rsidR="002C58DE" w:rsidRPr="0098259C" w:rsidRDefault="002C58DE" w:rsidP="002C58DE">
      <w:pPr>
        <w:pStyle w:val="Textkrper"/>
        <w:spacing w:before="0"/>
        <w:ind w:left="720"/>
      </w:pPr>
      <w:r w:rsidRPr="0098259C">
        <w:t>SimulationX by Torsten Blochwitz and Thomas Neidhold (ITI GmbH),</w:t>
      </w:r>
    </w:p>
    <w:p w14:paraId="657C6085" w14:textId="77777777" w:rsidR="002C58DE" w:rsidRPr="0098259C" w:rsidRDefault="002C58DE" w:rsidP="002C58DE">
      <w:pPr>
        <w:pStyle w:val="Textkrper"/>
        <w:spacing w:before="0"/>
        <w:ind w:left="720"/>
      </w:pPr>
      <w:r w:rsidRPr="0098259C">
        <w:t>Master algorithms by Christoph Clauß (Fraunhofer IIS EAS)</w:t>
      </w:r>
    </w:p>
    <w:p w14:paraId="6F8FBE42"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7882D20D" w14:textId="77777777" w:rsidR="002C58DE" w:rsidRPr="0098259C" w:rsidRDefault="002C58DE" w:rsidP="002C58DE">
      <w:pPr>
        <w:pStyle w:val="Textkrper"/>
        <w:spacing w:before="0"/>
        <w:ind w:left="720"/>
      </w:pPr>
      <w:r w:rsidRPr="0098259C">
        <w:t>Martin Arnold, University Halle, Germany</w:t>
      </w:r>
    </w:p>
    <w:p w14:paraId="4DC1221A" w14:textId="77777777" w:rsidR="002C58DE" w:rsidRPr="0098259C" w:rsidRDefault="002C58DE" w:rsidP="002C58DE">
      <w:pPr>
        <w:pStyle w:val="Textkrper"/>
        <w:spacing w:before="0"/>
        <w:ind w:left="720"/>
      </w:pPr>
      <w:r w:rsidRPr="0098259C">
        <w:t xml:space="preserve">Jens Bastian, Fraunhofer IIS EAS, Dresden, Germany </w:t>
      </w:r>
    </w:p>
    <w:p w14:paraId="05461026" w14:textId="77777777" w:rsidR="002C58DE" w:rsidRPr="00D331DC" w:rsidRDefault="002C58DE" w:rsidP="002C58DE">
      <w:pPr>
        <w:pStyle w:val="Textkrper"/>
        <w:spacing w:before="0"/>
        <w:ind w:left="720"/>
        <w:rPr>
          <w:lang w:val="de-DE"/>
        </w:rPr>
      </w:pPr>
      <w:r w:rsidRPr="00D331DC">
        <w:rPr>
          <w:lang w:val="de-DE"/>
        </w:rPr>
        <w:t>Constanze Bausch, Atego Systems GmbH, Wolfsburg, Germany</w:t>
      </w:r>
    </w:p>
    <w:p w14:paraId="6BE626F7" w14:textId="77777777" w:rsidR="002C58DE" w:rsidRPr="00D331DC" w:rsidRDefault="002C58DE" w:rsidP="002C58DE">
      <w:pPr>
        <w:pStyle w:val="Textkrper"/>
        <w:spacing w:before="0"/>
        <w:ind w:left="720"/>
        <w:rPr>
          <w:lang w:val="de-DE"/>
        </w:rPr>
      </w:pPr>
      <w:r w:rsidRPr="00D331DC">
        <w:rPr>
          <w:lang w:val="de-DE"/>
        </w:rPr>
        <w:t>Torsten Blochwitz, ITI GmbH, Dresden, Germany</w:t>
      </w:r>
    </w:p>
    <w:p w14:paraId="7771D587" w14:textId="77777777" w:rsidR="002C58DE" w:rsidRPr="0098259C" w:rsidRDefault="002C58DE" w:rsidP="002C58DE">
      <w:pPr>
        <w:pStyle w:val="Textkrper"/>
        <w:spacing w:before="0"/>
        <w:ind w:left="720"/>
      </w:pPr>
      <w:r w:rsidRPr="0098259C">
        <w:t>Christoph Clauß, Fraunhofer IIS EAS, Dresden, Germany</w:t>
      </w:r>
    </w:p>
    <w:p w14:paraId="6519895D" w14:textId="77777777" w:rsidR="002C58DE" w:rsidRPr="0098259C" w:rsidRDefault="002C58DE" w:rsidP="002C58DE">
      <w:pPr>
        <w:pStyle w:val="Textkrper"/>
        <w:spacing w:before="0"/>
        <w:ind w:left="720"/>
        <w:outlineLvl w:val="0"/>
      </w:pPr>
      <w:r w:rsidRPr="0098259C">
        <w:t>Manuel Monteiro, Atego Systems GmbH, Wolfsburg, Germany</w:t>
      </w:r>
    </w:p>
    <w:p w14:paraId="1FB78F3A" w14:textId="77777777" w:rsidR="002C58DE" w:rsidRPr="0098259C" w:rsidRDefault="002C58DE" w:rsidP="002C58DE">
      <w:pPr>
        <w:pStyle w:val="Textkrper"/>
        <w:spacing w:before="0"/>
        <w:ind w:left="720"/>
        <w:outlineLvl w:val="0"/>
      </w:pPr>
      <w:r w:rsidRPr="0098259C">
        <w:t>Thomas Neidhold, ITI GmbH, Dresden, Germany</w:t>
      </w:r>
    </w:p>
    <w:p w14:paraId="5FFE60C3" w14:textId="77777777" w:rsidR="002C58DE" w:rsidRPr="00D331DC" w:rsidRDefault="002C58DE" w:rsidP="002C58DE">
      <w:pPr>
        <w:pStyle w:val="Textkrper"/>
        <w:spacing w:before="0"/>
        <w:ind w:left="720"/>
        <w:outlineLvl w:val="0"/>
        <w:rPr>
          <w:lang w:val="de-DE"/>
        </w:rPr>
      </w:pPr>
      <w:r w:rsidRPr="00D331DC">
        <w:rPr>
          <w:lang w:val="de-DE"/>
        </w:rPr>
        <w:t>Dietmar Neumerkel, Daimler AG, Böblingen, Germany</w:t>
      </w:r>
    </w:p>
    <w:p w14:paraId="3CD2F7A0" w14:textId="77777777" w:rsidR="002C58DE" w:rsidRPr="00D331DC" w:rsidRDefault="002C58DE" w:rsidP="002C58DE">
      <w:pPr>
        <w:pStyle w:val="Textkrper"/>
        <w:spacing w:before="0"/>
        <w:ind w:left="720"/>
        <w:outlineLvl w:val="0"/>
        <w:rPr>
          <w:lang w:val="de-DE"/>
        </w:rPr>
      </w:pPr>
      <w:r w:rsidRPr="00D331DC">
        <w:rPr>
          <w:lang w:val="de-DE"/>
        </w:rPr>
        <w:t>Martin Otter, DLR, Oberpfaffenhofen, Germany</w:t>
      </w:r>
    </w:p>
    <w:p w14:paraId="0472865A" w14:textId="77777777" w:rsidR="002C58DE" w:rsidRPr="00D331DC" w:rsidRDefault="002C58DE" w:rsidP="002C58DE">
      <w:pPr>
        <w:pStyle w:val="Textkrper"/>
        <w:spacing w:before="0"/>
        <w:ind w:left="720"/>
        <w:outlineLvl w:val="0"/>
        <w:rPr>
          <w:lang w:val="de-DE"/>
        </w:rPr>
      </w:pPr>
      <w:r w:rsidRPr="00D331DC">
        <w:rPr>
          <w:lang w:val="de-DE"/>
        </w:rPr>
        <w:t>Jörg-Volker Peetz, Fraunhofer SCAI, St. Augustin, Germany</w:t>
      </w:r>
    </w:p>
    <w:p w14:paraId="3898DA47" w14:textId="77777777" w:rsidR="002C58DE" w:rsidRPr="0098259C" w:rsidRDefault="002C58DE" w:rsidP="002C58DE">
      <w:pPr>
        <w:pStyle w:val="Textkrper"/>
        <w:spacing w:before="0"/>
        <w:ind w:left="720"/>
      </w:pPr>
      <w:r w:rsidRPr="0098259C">
        <w:t>Tom Schierz, University Halle, Germany</w:t>
      </w:r>
    </w:p>
    <w:p w14:paraId="5AFA9661" w14:textId="77777777" w:rsidR="002C58DE" w:rsidRPr="0098259C" w:rsidRDefault="002C58DE" w:rsidP="002C58DE">
      <w:pPr>
        <w:pStyle w:val="Textkrper"/>
        <w:spacing w:before="0"/>
        <w:ind w:left="720"/>
        <w:outlineLvl w:val="0"/>
      </w:pPr>
      <w:r w:rsidRPr="0098259C">
        <w:t>Klaus Wolf, Fraunhofer SCAI, St. Augustin, Germany</w:t>
      </w:r>
    </w:p>
    <w:p w14:paraId="5A67F71B" w14:textId="77777777" w:rsidR="00C01C3E" w:rsidRDefault="00C01C3E">
      <w:pPr>
        <w:spacing w:line="240" w:lineRule="auto"/>
        <w:rPr>
          <w:b/>
          <w:sz w:val="22"/>
          <w:szCs w:val="26"/>
          <w:lang w:eastAsia="sv-SE"/>
        </w:rPr>
      </w:pPr>
      <w:r>
        <w:br w:type="page"/>
      </w:r>
    </w:p>
    <w:p w14:paraId="617FA7EA" w14:textId="77777777" w:rsidR="002C58DE" w:rsidRPr="0098259C" w:rsidRDefault="002C58DE" w:rsidP="002C58DE">
      <w:pPr>
        <w:pStyle w:val="Appendix2"/>
      </w:pPr>
      <w:bookmarkStart w:id="6005" w:name="_Toc393466434"/>
      <w:r w:rsidRPr="0098259C">
        <w:lastRenderedPageBreak/>
        <w:t>Version 2.0</w:t>
      </w:r>
      <w:r w:rsidR="00C47A06" w:rsidRPr="0098259C">
        <w:t xml:space="preserve"> – FMI for Model Exchange and Co-Simulation</w:t>
      </w:r>
      <w:bookmarkEnd w:id="6005"/>
    </w:p>
    <w:p w14:paraId="7959A56E" w14:textId="46471103"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ins w:id="6006" w:author="Otter, Martin" w:date="2014-07-08T11:33:00Z">
        <w:r w:rsidR="00102C9F" w:rsidRPr="00102C9F">
          <w:rPr>
            <w:lang w:eastAsia="sv-SE"/>
            <w:rPrChange w:id="6007" w:author="Otter, Martin" w:date="2014-07-08T11:33:00Z">
              <w:rPr>
                <w:highlight w:val="yellow"/>
                <w:lang w:eastAsia="sv-SE"/>
              </w:rPr>
            </w:rPrChange>
          </w:rPr>
          <w:t>July</w:t>
        </w:r>
      </w:ins>
      <w:ins w:id="6008" w:author="Otter, Martin" w:date="2014-07-17T18:22:00Z">
        <w:r w:rsidR="00070309">
          <w:rPr>
            <w:lang w:eastAsia="sv-SE"/>
          </w:rPr>
          <w:t xml:space="preserve"> 25</w:t>
        </w:r>
      </w:ins>
      <w:ins w:id="6009" w:author="Otter, Martin" w:date="2014-07-08T11:33:00Z">
        <w:r w:rsidR="00102C9F" w:rsidRPr="00102C9F">
          <w:rPr>
            <w:lang w:eastAsia="sv-SE"/>
            <w:rPrChange w:id="6010" w:author="Otter, Martin" w:date="2014-07-08T11:33:00Z">
              <w:rPr>
                <w:highlight w:val="yellow"/>
                <w:lang w:eastAsia="sv-SE"/>
              </w:rPr>
            </w:rPrChange>
          </w:rPr>
          <w:t>, 2014</w:t>
        </w:r>
      </w:ins>
      <w:del w:id="6011" w:author="Otter, Martin" w:date="2014-06-12T11:26:00Z">
        <w:r w:rsidR="00184560" w:rsidRPr="000625B1" w:rsidDel="00E968DD">
          <w:rPr>
            <w:highlight w:val="yellow"/>
            <w:lang w:eastAsia="sv-SE"/>
            <w:rPrChange w:id="6012" w:author="Otter, Martin" w:date="2014-04-25T16:31:00Z">
              <w:rPr>
                <w:lang w:eastAsia="sv-SE"/>
              </w:rPr>
            </w:rPrChange>
          </w:rPr>
          <w:delText>Oct. 18</w:delText>
        </w:r>
        <w:r w:rsidRPr="000625B1" w:rsidDel="00E968DD">
          <w:rPr>
            <w:highlight w:val="yellow"/>
            <w:lang w:eastAsia="sv-SE"/>
            <w:rPrChange w:id="6013" w:author="Otter, Martin" w:date="2014-04-25T16:31:00Z">
              <w:rPr>
                <w:lang w:eastAsia="sv-SE"/>
              </w:rPr>
            </w:rPrChange>
          </w:rPr>
          <w:delText>, 201</w:delText>
        </w:r>
        <w:r w:rsidR="00184560" w:rsidRPr="000625B1" w:rsidDel="00E968DD">
          <w:rPr>
            <w:highlight w:val="yellow"/>
            <w:lang w:eastAsia="sv-SE"/>
            <w:rPrChange w:id="6014" w:author="Otter, Martin" w:date="2014-04-25T16:31:00Z">
              <w:rPr>
                <w:lang w:eastAsia="sv-SE"/>
              </w:rPr>
            </w:rPrChange>
          </w:rPr>
          <w:delText>3</w:delText>
        </w:r>
      </w:del>
      <w:r w:rsidRPr="00C01C3E">
        <w:rPr>
          <w:lang w:eastAsia="sv-SE"/>
        </w:rPr>
        <w:t>.</w:t>
      </w:r>
    </w:p>
    <w:p w14:paraId="7F2C5C9A" w14:textId="77777777" w:rsidR="00166F8A" w:rsidRPr="0098259C" w:rsidRDefault="00166F8A" w:rsidP="00AB6914">
      <w:pPr>
        <w:pStyle w:val="Appendix3"/>
      </w:pPr>
      <w:bookmarkStart w:id="6015" w:name="_Ref305158977"/>
      <w:bookmarkStart w:id="6016" w:name="_Toc393466435"/>
      <w:r w:rsidRPr="0098259C">
        <w:t>Overview</w:t>
      </w:r>
      <w:bookmarkEnd w:id="6015"/>
      <w:bookmarkEnd w:id="6016"/>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77777777"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Pr="0098259C">
        <w:rPr>
          <w:lang w:eastAsia="sv-SE"/>
        </w:rPr>
        <w:t xml:space="preserve"> during simulation these parameters can be changed (if supported by the simulation environment).</w:t>
      </w:r>
    </w:p>
    <w:p w14:paraId="267A1995" w14:textId="77777777" w:rsidR="00CF19FB" w:rsidRDefault="00CF19FB" w:rsidP="006E60E6">
      <w:pPr>
        <w:pStyle w:val="Textkrper"/>
        <w:numPr>
          <w:ilvl w:val="0"/>
          <w:numId w:val="45"/>
        </w:numPr>
        <w:rPr>
          <w:ins w:id="6017" w:author="Otter, Martin" w:date="2014-04-25T16:33:00Z"/>
          <w:lang w:eastAsia="sv-SE"/>
        </w:rPr>
      </w:pPr>
      <w:r w:rsidRPr="0098259C">
        <w:rPr>
          <w:lang w:eastAsia="sv-SE"/>
        </w:rPr>
        <w:t>When enabling logging, log categories to be logged can be defined, so that the FMU needs to only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ins w:id="6018" w:author="Otter, Martin" w:date="2014-04-25T16:33:00Z">
        <w:r>
          <w:rPr>
            <w:lang w:eastAsia="sv-SE"/>
          </w:rPr>
          <w:t>In order that tools can more simply support importing both FMI 1.0 and 2.0, all file and function names of FMI 2.0 start with “fmi2”, whereas they start with “fmi” for FMI 1.0.</w:t>
        </w:r>
      </w:ins>
    </w:p>
    <w:p w14:paraId="35342C44" w14:textId="73E5A47B"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ins w:id="6019" w:author="Emil Fredriksson" w:date="2014-03-20T14:22:00Z">
        <w:r w:rsidR="00DC16DA" w:rsidRPr="0098259C">
          <w:rPr>
            <w:rStyle w:val="CODE"/>
          </w:rPr>
          <w:t>modelIdentifier</w:t>
        </w:r>
      </w:ins>
      <w:del w:id="6020" w:author="Emil Fredriksson" w:date="2014-03-20T14:22:00Z">
        <w:r w:rsidRPr="0098259C" w:rsidDel="00DC16DA">
          <w:rPr>
            <w:lang w:eastAsia="sv-SE"/>
          </w:rPr>
          <w:delText>modelIdentifier</w:delText>
        </w:r>
      </w:del>
      <w:r w:rsidRPr="0098259C">
        <w:rPr>
          <w:lang w:eastAsia="sv-SE"/>
        </w:rPr>
        <w:t>”</w:t>
      </w:r>
      <w:r w:rsidR="00DF617C" w:rsidRPr="0098259C">
        <w:rPr>
          <w:lang w:eastAsia="sv-SE"/>
        </w:rPr>
        <w:t xml:space="preserve"> if used in a DLL/sharedObject. As a result, FMUs that need a </w:t>
      </w:r>
      <w:proofErr w:type="gramStart"/>
      <w:r w:rsidR="00DF617C" w:rsidRPr="0098259C">
        <w:rPr>
          <w:lang w:eastAsia="sv-SE"/>
        </w:rPr>
        <w:t>tool,</w:t>
      </w:r>
      <w:proofErr w:type="gramEnd"/>
      <w:r w:rsidR="00DF617C" w:rsidRPr="0098259C">
        <w:rPr>
          <w:lang w:eastAsia="sv-SE"/>
        </w:rPr>
        <w:t xml:space="preserve"> can </w:t>
      </w:r>
      <w:r w:rsidR="00DC5868" w:rsidRPr="0098259C">
        <w:rPr>
          <w:lang w:eastAsia="sv-SE"/>
        </w:rPr>
        <w:t>use a generic communication DLL, and the loading of DLLs is no longer FMU dependent.</w:t>
      </w:r>
    </w:p>
    <w:p w14:paraId="2D92FCF4" w14:textId="69FDBD43"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del w:id="6021" w:author="Otter, Martin" w:date="2014-04-09T11:00:00Z">
        <w:r w:rsidRPr="0050445E" w:rsidDel="00140C25">
          <w:rPr>
            <w:rStyle w:val="CODE"/>
          </w:rPr>
          <w:delText>fmi</w:delText>
        </w:r>
      </w:del>
      <w:ins w:id="6022" w:author="Otter, Martin" w:date="2014-04-09T11:00:00Z">
        <w:r w:rsidR="00140C25">
          <w:rPr>
            <w:rStyle w:val="CODE"/>
          </w:rPr>
          <w:t>fmi2</w:t>
        </w:r>
      </w:ins>
      <w:r w:rsidRPr="0050445E">
        <w:rPr>
          <w:rStyle w:val="CODE"/>
        </w:rPr>
        <w:t>EnterInitializationMode</w:t>
      </w:r>
      <w:r>
        <w:rPr>
          <w:lang w:eastAsia="sv-SE"/>
        </w:rPr>
        <w:t xml:space="preserve">, </w:t>
      </w:r>
      <w:del w:id="6023" w:author="Otter, Martin" w:date="2014-04-09T11:00:00Z">
        <w:r w:rsidRPr="0050445E" w:rsidDel="00140C25">
          <w:rPr>
            <w:rStyle w:val="CODE"/>
          </w:rPr>
          <w:delText>fmi</w:delText>
        </w:r>
      </w:del>
      <w:ins w:id="6024" w:author="Otter, Martin" w:date="2014-04-09T11:00:00Z">
        <w:r w:rsidR="00140C25">
          <w:rPr>
            <w:rStyle w:val="CODE"/>
          </w:rPr>
          <w:t>fmi2</w:t>
        </w:r>
      </w:ins>
      <w:r w:rsidRPr="0050445E">
        <w:rPr>
          <w:rStyle w:val="CODE"/>
        </w:rPr>
        <w:t>EnterEventMode</w:t>
      </w:r>
      <w:r>
        <w:rPr>
          <w:lang w:eastAsia="sv-SE"/>
        </w:rPr>
        <w:t xml:space="preserve">, </w:t>
      </w:r>
      <w:del w:id="6025" w:author="Otter, Martin" w:date="2014-04-09T11:00:00Z">
        <w:r w:rsidRPr="0050445E" w:rsidDel="00140C25">
          <w:rPr>
            <w:rStyle w:val="CODE"/>
          </w:rPr>
          <w:delText>fmi</w:delText>
        </w:r>
      </w:del>
      <w:ins w:id="6026" w:author="Otter, Martin" w:date="2014-04-09T11:00:00Z">
        <w:r w:rsidR="00140C25">
          <w:rPr>
            <w:rStyle w:val="CODE"/>
          </w:rPr>
          <w:t>fmi2</w:t>
        </w:r>
      </w:ins>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465297D2" w:rsidR="008413E3" w:rsidRPr="0098259C" w:rsidRDefault="008413E3" w:rsidP="006E60E6">
      <w:pPr>
        <w:pStyle w:val="Textkrper"/>
        <w:numPr>
          <w:ilvl w:val="0"/>
          <w:numId w:val="45"/>
        </w:numPr>
        <w:rPr>
          <w:lang w:eastAsia="sv-SE"/>
        </w:rPr>
      </w:pPr>
      <w:r w:rsidRPr="0098259C">
        <w:rPr>
          <w:lang w:eastAsia="sv-SE"/>
        </w:rPr>
        <w:t xml:space="preserve">The termination </w:t>
      </w:r>
      <w:proofErr w:type="gramStart"/>
      <w:r w:rsidRPr="0098259C">
        <w:rPr>
          <w:lang w:eastAsia="sv-SE"/>
        </w:rPr>
        <w:t>of every global event iteration</w:t>
      </w:r>
      <w:proofErr w:type="gramEnd"/>
      <w:r w:rsidRPr="0098259C">
        <w:rPr>
          <w:lang w:eastAsia="sv-SE"/>
        </w:rPr>
        <w:t xml:space="preserve"> over connected FMUs must be reported by a new function</w:t>
      </w:r>
      <w:r w:rsidR="0050445E">
        <w:rPr>
          <w:lang w:eastAsia="sv-SE"/>
        </w:rPr>
        <w:t xml:space="preserve"> call (</w:t>
      </w:r>
      <w:del w:id="6027" w:author="Otter, Martin" w:date="2014-04-09T11:00:00Z">
        <w:r w:rsidR="0050445E" w:rsidRPr="0050445E" w:rsidDel="00140C25">
          <w:rPr>
            <w:rStyle w:val="CODE"/>
          </w:rPr>
          <w:delText>fmi</w:delText>
        </w:r>
      </w:del>
      <w:ins w:id="6028" w:author="Otter, Martin" w:date="2014-04-09T11:00:00Z">
        <w:r w:rsidR="00140C25">
          <w:rPr>
            <w:rStyle w:val="CODE"/>
          </w:rPr>
          <w:t>fmi2</w:t>
        </w:r>
      </w:ins>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69971D04" w:rsidR="00882AC9" w:rsidRPr="0098259C" w:rsidRDefault="00882AC9" w:rsidP="006E60E6">
      <w:pPr>
        <w:pStyle w:val="Textkrper"/>
        <w:numPr>
          <w:ilvl w:val="0"/>
          <w:numId w:val="45"/>
        </w:numPr>
        <w:rPr>
          <w:lang w:eastAsia="sv-SE"/>
        </w:rPr>
      </w:pPr>
      <w:r w:rsidRPr="0098259C">
        <w:rPr>
          <w:lang w:eastAsia="sv-SE"/>
        </w:rPr>
        <w:t>Explicit alias/</w:t>
      </w:r>
      <w:del w:id="6029" w:author="Torsten Blochwitz" w:date="2014-04-02T17:01:00Z">
        <w:r w:rsidRPr="0098259C" w:rsidDel="0093038E">
          <w:rPr>
            <w:lang w:eastAsia="sv-SE"/>
          </w:rPr>
          <w:delText>anti</w:delText>
        </w:r>
      </w:del>
      <w:ins w:id="6030" w:author="Torsten Blochwitz" w:date="2014-04-02T17:01:00Z">
        <w:r w:rsidR="0093038E">
          <w:rPr>
            <w:lang w:eastAsia="sv-SE"/>
          </w:rPr>
          <w:t>negated</w:t>
        </w:r>
      </w:ins>
      <w:r w:rsidRPr="0098259C">
        <w:rPr>
          <w:lang w:eastAsia="sv-SE"/>
        </w:rPr>
        <w:t xml:space="preserve">Alias variable definitions have been removed, to simplify the interface: If variables of the same base type (like </w:t>
      </w:r>
      <w:del w:id="6031" w:author="Otter, Martin" w:date="2014-04-09T11:00:00Z">
        <w:r w:rsidRPr="0098259C" w:rsidDel="00140C25">
          <w:rPr>
            <w:rStyle w:val="CODE"/>
          </w:rPr>
          <w:delText>fmi</w:delText>
        </w:r>
      </w:del>
      <w:ins w:id="6032" w:author="Otter, Martin" w:date="2014-04-09T11:00:00Z">
        <w:r w:rsidR="00140C25">
          <w:rPr>
            <w:rStyle w:val="CODE"/>
          </w:rPr>
          <w:t>fmi2</w:t>
        </w:r>
      </w:ins>
      <w:r w:rsidRPr="0098259C">
        <w:rPr>
          <w:rStyle w:val="CODE"/>
        </w:rPr>
        <w:t>Real</w:t>
      </w:r>
      <w:r w:rsidRPr="0098259C">
        <w:rPr>
          <w:lang w:eastAsia="sv-SE"/>
        </w:rPr>
        <w:t xml:space="preserve">) have the same </w:t>
      </w:r>
      <w:r w:rsidRPr="0098259C">
        <w:rPr>
          <w:rFonts w:ascii="Courier New" w:hAnsi="Courier New" w:cs="Courier New"/>
          <w:lang w:eastAsia="sv-SE"/>
        </w:rPr>
        <w:t>valueReference</w:t>
      </w:r>
      <w:r w:rsidRPr="0098259C">
        <w:rPr>
          <w:lang w:eastAsia="sv-SE"/>
        </w:rPr>
        <w:t>, they have identical values. A simulation environment may ignore this completely (this was not possible in FMI 1.0), or can utilize this information to more efficiently store results on file.</w:t>
      </w:r>
    </w:p>
    <w:p w14:paraId="37A2D841" w14:textId="77777777" w:rsidR="00B5129D" w:rsidRPr="0098259C" w:rsidRDefault="00B5129D" w:rsidP="006E60E6">
      <w:pPr>
        <w:pStyle w:val="Textkrper"/>
        <w:numPr>
          <w:ilvl w:val="0"/>
          <w:numId w:val="45"/>
        </w:numPr>
        <w:rPr>
          <w:lang w:eastAsia="sv-SE"/>
        </w:rPr>
      </w:pPr>
      <w:r w:rsidRPr="0098259C">
        <w:rPr>
          <w:lang w:eastAsia="sv-SE"/>
        </w:rPr>
        <w:lastRenderedPageBreak/>
        <w:t>When instantiating an FMU, the absolute path to the FMU resource directory is now reported also in Model Exchange, in order that the FMU can read all of its resources (</w:t>
      </w:r>
      <w:r w:rsidR="000061EF" w:rsidRPr="0098259C">
        <w:rPr>
          <w:lang w:eastAsia="sv-SE"/>
        </w:rPr>
        <w:t xml:space="preserve">for example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77777777"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 (arbitrarily) selected by the simulation environment. This is essential, </w:t>
      </w:r>
      <w:r w:rsidR="009F2AEB" w:rsidRPr="0098259C">
        <w:rPr>
          <w:lang w:eastAsia="sv-SE"/>
        </w:rPr>
        <w:t>for example</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14B07723" w14:textId="08CCFEA9" w:rsidR="00FE5464" w:rsidRPr="0098259C" w:rsidDel="001664C8" w:rsidRDefault="00FE5464" w:rsidP="00840DE4">
      <w:pPr>
        <w:pStyle w:val="Textkrper"/>
        <w:numPr>
          <w:ilvl w:val="1"/>
          <w:numId w:val="46"/>
        </w:numPr>
        <w:tabs>
          <w:tab w:val="clear" w:pos="1213"/>
        </w:tabs>
        <w:ind w:left="756" w:hanging="364"/>
        <w:rPr>
          <w:del w:id="6033" w:author="Otter, Martin" w:date="2014-04-15T10:36:00Z"/>
          <w:lang w:eastAsia="sv-SE"/>
        </w:rPr>
      </w:pPr>
      <w:del w:id="6034" w:author="Otter, Martin" w:date="2014-04-15T10:36:00Z">
        <w:r w:rsidDel="001664C8">
          <w:rPr>
            <w:lang w:eastAsia="sv-SE"/>
          </w:rPr>
          <w:delText xml:space="preserve">Discrete-time states in the FMU can be optionally defined. This allows for example to linearize discrete-time systems and use the linearized model in linear analysis and synthesis methods., Furthermore, such an FMU may be linearized in every event instant and then the linear model can be used in a model-based controller, or an extended Kalman filter for nonlinear state estimation. </w:delText>
        </w:r>
      </w:del>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623BB793"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w:t>
      </w:r>
      <w:del w:id="6035" w:author="Otter, Martin" w:date="2014-04-15T10:36:00Z">
        <w:r w:rsidR="00FE5464" w:rsidDel="001664C8">
          <w:rPr>
            <w:lang w:eastAsia="sv-SE"/>
          </w:rPr>
          <w:delText>,</w:delText>
        </w:r>
      </w:del>
      <w:r w:rsidR="00FE5464">
        <w:rPr>
          <w:lang w:eastAsia="sv-SE"/>
        </w:rPr>
        <w:t xml:space="preserve"> </w:t>
      </w:r>
      <w:del w:id="6036" w:author="Otter, Martin" w:date="2014-04-15T10:36:00Z">
        <w:r w:rsidR="00FE5464" w:rsidDel="001664C8">
          <w:rPr>
            <w:lang w:eastAsia="sv-SE"/>
          </w:rPr>
          <w:delText xml:space="preserve">for discrete-time states, </w:delText>
        </w:r>
      </w:del>
      <w:r w:rsidR="00FE5464">
        <w:rPr>
          <w:lang w:eastAsia="sv-SE"/>
        </w:rPr>
        <w:t>and for</w:t>
      </w:r>
      <w:r w:rsidR="00882AC9" w:rsidRPr="0098259C">
        <w:rPr>
          <w:lang w:eastAsia="sv-SE"/>
        </w:rPr>
        <w:t xml:space="preserve"> outputs. This is useful when connecting FMUs and the partial derivatives of the connected FMU shall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 the numerical integration method or nonlinear algebraic solvers) are more efficient and more reliable.</w:t>
      </w:r>
    </w:p>
    <w:p w14:paraId="59D8539F" w14:textId="77777777"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6541187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 xml:space="preserve">for example </w:t>
      </w:r>
      <w:r w:rsidR="00DC5868" w:rsidRPr="0098259C">
        <w:rPr>
          <w:lang w:eastAsia="sv-SE"/>
        </w:rPr>
        <w:t xml:space="preserve">the causality/variability attributes have been changed and more clearly defined, the </w:t>
      </w:r>
      <w:del w:id="6037" w:author="Otter, Martin" w:date="2014-04-09T11:00:00Z">
        <w:r w:rsidR="00DC5868" w:rsidRPr="0098259C" w:rsidDel="00140C25">
          <w:rPr>
            <w:rStyle w:val="CODE"/>
          </w:rPr>
          <w:delText>fmi</w:delText>
        </w:r>
      </w:del>
      <w:ins w:id="6038" w:author="Otter, Martin" w:date="2014-04-09T11:00:00Z">
        <w:r w:rsidR="00140C25">
          <w:rPr>
            <w:rStyle w:val="CODE"/>
          </w:rPr>
          <w:t>fmi2</w:t>
        </w:r>
      </w:ins>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6039" w:name="_Toc393466436"/>
      <w:r w:rsidRPr="0098259C">
        <w:t>Main changes</w:t>
      </w:r>
      <w:bookmarkEnd w:id="6039"/>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lastRenderedPageBreak/>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7D569B51"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del w:id="6040" w:author="Otter, Martin" w:date="2014-04-09T11:00:00Z">
        <w:r w:rsidR="00950F8C" w:rsidDel="00140C25">
          <w:rPr>
            <w:lang w:eastAsia="sv-SE"/>
          </w:rPr>
          <w:delText>fmi</w:delText>
        </w:r>
      </w:del>
      <w:proofErr w:type="gramStart"/>
      <w:ins w:id="6041" w:author="Otter, Martin" w:date="2014-04-09T11:00:00Z">
        <w:r w:rsidR="00140C25">
          <w:rPr>
            <w:lang w:eastAsia="sv-SE"/>
          </w:rPr>
          <w:t>fmi2</w:t>
        </w:r>
      </w:ins>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7E915E8B"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del w:id="6042" w:author="Otter, Martin" w:date="2014-04-09T11:00:00Z">
        <w:r w:rsidRPr="0098259C" w:rsidDel="00140C25">
          <w:rPr>
            <w:lang w:eastAsia="sv-SE"/>
          </w:rPr>
          <w:delText>fmi</w:delText>
        </w:r>
      </w:del>
      <w:ins w:id="6043" w:author="Otter, Martin" w:date="2014-04-09T11:00:00Z">
        <w:r w:rsidR="00140C25">
          <w:rPr>
            <w:lang w:eastAsia="sv-SE"/>
          </w:rPr>
          <w:t>fmi2</w:t>
        </w:r>
      </w:ins>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del w:id="6044" w:author="Otter, Martin" w:date="2014-04-09T11:00:00Z">
        <w:r w:rsidR="00C44FA0" w:rsidRPr="00651DCF" w:rsidDel="00140C25">
          <w:rPr>
            <w:rStyle w:val="CODE"/>
          </w:rPr>
          <w:delText>fmi</w:delText>
        </w:r>
      </w:del>
      <w:ins w:id="6045" w:author="Otter, Martin" w:date="2014-04-09T11:00:00Z">
        <w:r w:rsidR="00140C25">
          <w:rPr>
            <w:rStyle w:val="CODE"/>
          </w:rPr>
          <w:t>fmi2</w:t>
        </w:r>
      </w:ins>
      <w:r w:rsidR="00C44FA0" w:rsidRPr="00651DCF">
        <w:rPr>
          <w:rStyle w:val="CODE"/>
        </w:rPr>
        <w:t>FunctionTypes.h</w:t>
      </w:r>
      <w:r w:rsidR="00C44FA0" w:rsidRPr="0098259C">
        <w:t xml:space="preserve"> that contains a definition of the function signatures. This header file is also used in </w:t>
      </w:r>
      <w:del w:id="6046" w:author="Otter, Martin" w:date="2014-04-09T11:00:00Z">
        <w:r w:rsidR="00C44FA0" w:rsidRPr="00651DCF" w:rsidDel="00140C25">
          <w:rPr>
            <w:rStyle w:val="CODE"/>
          </w:rPr>
          <w:delText>fmi</w:delText>
        </w:r>
      </w:del>
      <w:ins w:id="6047" w:author="Otter, Martin" w:date="2014-04-09T11:00:00Z">
        <w:r w:rsidR="00140C25">
          <w:rPr>
            <w:rStyle w:val="CODE"/>
          </w:rPr>
          <w:t>fmi2</w:t>
        </w:r>
      </w:ins>
      <w:r w:rsidR="00C44FA0" w:rsidRPr="00651DCF">
        <w:rPr>
          <w:rStyle w:val="CODE"/>
        </w:rPr>
        <w:t>Functions.h</w:t>
      </w:r>
      <w:r w:rsidR="00C44FA0" w:rsidRPr="0098259C">
        <w:t xml:space="preserve"> (so the signature is not duplicated). The benefit is that </w:t>
      </w:r>
      <w:del w:id="6048" w:author="Otter, Martin" w:date="2014-04-09T11:00:00Z">
        <w:r w:rsidR="00C44FA0" w:rsidRPr="00651DCF" w:rsidDel="00140C25">
          <w:rPr>
            <w:rStyle w:val="CODE"/>
          </w:rPr>
          <w:delText>fmi</w:delText>
        </w:r>
      </w:del>
      <w:ins w:id="6049" w:author="Otter, Martin" w:date="2014-04-09T11:00:00Z">
        <w:r w:rsidR="00140C25">
          <w:rPr>
            <w:rStyle w:val="CODE"/>
          </w:rPr>
          <w:t>fmi2</w:t>
        </w:r>
      </w:ins>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proofErr w:type="gramStart"/>
      <w:r w:rsidRPr="0098259C">
        <w:rPr>
          <w:lang w:eastAsia="sv-SE"/>
        </w:rPr>
        <w:t>:</w:t>
      </w:r>
      <w:proofErr w:type="gramEnd"/>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77777777"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27FBB8E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ins w:id="6050" w:author="Torsten Blochwitz" w:date="2014-04-09T16:38:00Z">
        <w:r w:rsidR="006940C6">
          <w:rPr>
            <w:lang w:eastAsia="sv-SE"/>
          </w:rPr>
          <w:t>h</w:t>
        </w:r>
      </w:ins>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38189EE4" w:rsidR="00FE5464" w:rsidRDefault="00FE5464" w:rsidP="004E5FEC">
      <w:pPr>
        <w:pStyle w:val="BulletItemFirst"/>
        <w:spacing w:before="120"/>
        <w:ind w:left="238" w:hanging="238"/>
        <w:rPr>
          <w:lang w:eastAsia="sv-SE"/>
        </w:rPr>
      </w:pPr>
      <w:r>
        <w:rPr>
          <w:lang w:eastAsia="sv-SE"/>
        </w:rPr>
        <w:t xml:space="preserve">The state machines of ModelExchange and CoSimulation have been improved. Especially, the entering of the states in this state machine </w:t>
      </w:r>
      <w:proofErr w:type="gramStart"/>
      <w:r>
        <w:rPr>
          <w:lang w:eastAsia="sv-SE"/>
        </w:rPr>
        <w:t>are</w:t>
      </w:r>
      <w:proofErr w:type="gramEnd"/>
      <w:r>
        <w:rPr>
          <w:lang w:eastAsia="sv-SE"/>
        </w:rPr>
        <w:t xml:space="preserve"> now clearly marked by corresponding function calls (</w:t>
      </w:r>
      <w:del w:id="6051" w:author="Otter, Martin" w:date="2014-04-09T11:00:00Z">
        <w:r w:rsidRPr="0050445E" w:rsidDel="00140C25">
          <w:rPr>
            <w:rStyle w:val="CODE"/>
          </w:rPr>
          <w:delText>fmi</w:delText>
        </w:r>
      </w:del>
      <w:ins w:id="6052" w:author="Otter, Martin" w:date="2014-04-09T11:00:00Z">
        <w:r w:rsidR="00140C25">
          <w:rPr>
            <w:rStyle w:val="CODE"/>
          </w:rPr>
          <w:t>fmi2</w:t>
        </w:r>
      </w:ins>
      <w:r w:rsidRPr="0050445E">
        <w:rPr>
          <w:rStyle w:val="CODE"/>
        </w:rPr>
        <w:t>EnterInitializationMode</w:t>
      </w:r>
      <w:r>
        <w:rPr>
          <w:lang w:eastAsia="sv-SE"/>
        </w:rPr>
        <w:t xml:space="preserve">, </w:t>
      </w:r>
      <w:del w:id="6053" w:author="Otter, Martin" w:date="2014-04-09T11:00:00Z">
        <w:r w:rsidRPr="0050445E" w:rsidDel="00140C25">
          <w:rPr>
            <w:rStyle w:val="CODE"/>
          </w:rPr>
          <w:delText>fmi</w:delText>
        </w:r>
      </w:del>
      <w:ins w:id="6054" w:author="Otter, Martin" w:date="2014-04-09T11:00:00Z">
        <w:r w:rsidR="00140C25">
          <w:rPr>
            <w:rStyle w:val="CODE"/>
          </w:rPr>
          <w:t>fmi2</w:t>
        </w:r>
      </w:ins>
      <w:r w:rsidRPr="0050445E">
        <w:rPr>
          <w:rStyle w:val="CODE"/>
        </w:rPr>
        <w:t>EnterEventMode</w:t>
      </w:r>
      <w:r>
        <w:rPr>
          <w:lang w:eastAsia="sv-SE"/>
        </w:rPr>
        <w:t xml:space="preserve">, </w:t>
      </w:r>
      <w:del w:id="6055" w:author="Otter, Martin" w:date="2014-04-09T11:00:00Z">
        <w:r w:rsidRPr="0050445E" w:rsidDel="00140C25">
          <w:rPr>
            <w:rStyle w:val="CODE"/>
          </w:rPr>
          <w:delText>fmi</w:delText>
        </w:r>
      </w:del>
      <w:ins w:id="6056" w:author="Otter, Martin" w:date="2014-04-09T11:00:00Z">
        <w:r w:rsidR="00140C25">
          <w:rPr>
            <w:rStyle w:val="CODE"/>
          </w:rPr>
          <w:t>fmi2</w:t>
        </w:r>
      </w:ins>
      <w:r w:rsidRPr="0050445E">
        <w:rPr>
          <w:rStyle w:val="CODE"/>
        </w:rPr>
        <w:t>EnterContinuousTimeMode</w:t>
      </w:r>
      <w:r>
        <w:rPr>
          <w:lang w:eastAsia="sv-SE"/>
        </w:rPr>
        <w:t>).</w:t>
      </w:r>
    </w:p>
    <w:p w14:paraId="19ADFCB9" w14:textId="7EF1AF10" w:rsidR="004F6950" w:rsidRPr="0098259C" w:rsidRDefault="004F6950" w:rsidP="004E5FEC">
      <w:pPr>
        <w:pStyle w:val="BulletItemFirst"/>
        <w:spacing w:before="120"/>
        <w:ind w:left="238" w:hanging="238"/>
        <w:rPr>
          <w:lang w:eastAsia="sv-SE"/>
        </w:rPr>
      </w:pPr>
      <w:r w:rsidRPr="0098259C">
        <w:rPr>
          <w:lang w:eastAsia="sv-SE"/>
        </w:rPr>
        <w:t>Fixing ticket #9</w:t>
      </w:r>
      <w:proofErr w:type="gramStart"/>
      <w:r w:rsidRPr="0098259C">
        <w:rPr>
          <w:lang w:eastAsia="sv-SE"/>
        </w:rPr>
        <w:t>:</w:t>
      </w:r>
      <w:proofErr w:type="gramEnd"/>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del w:id="6057" w:author="Otter, Martin" w:date="2014-04-09T11:00:00Z">
        <w:r w:rsidR="0035083F" w:rsidRPr="0098259C" w:rsidDel="00140C25">
          <w:rPr>
            <w:rFonts w:ascii="Courier New" w:hAnsi="Courier New" w:cs="Courier New"/>
            <w:lang w:eastAsia="sv-SE"/>
          </w:rPr>
          <w:delText>fmi</w:delText>
        </w:r>
      </w:del>
      <w:ins w:id="6058" w:author="Otter, Martin" w:date="2014-04-09T11:00:00Z">
        <w:r w:rsidR="00140C25">
          <w:rPr>
            <w:rFonts w:ascii="Courier New" w:hAnsi="Courier New" w:cs="Courier New"/>
            <w:lang w:eastAsia="sv-SE"/>
          </w:rPr>
          <w:t>fmi2</w:t>
        </w:r>
      </w:ins>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proofErr w:type="gramStart"/>
      <w:r w:rsidRPr="0098259C">
        <w:t>:</w:t>
      </w:r>
      <w:proofErr w:type="gramEnd"/>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lastRenderedPageBreak/>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w:t>
      </w:r>
      <w:proofErr w:type="gramStart"/>
      <w:r w:rsidRPr="0098259C">
        <w:rPr>
          <w:rFonts w:ascii="Courier New" w:hAnsi="Courier New" w:cs="Courier New"/>
          <w:lang w:eastAsia="sv-SE"/>
        </w:rPr>
        <w:t>output</w:t>
      </w:r>
      <w:proofErr w:type="gramEnd"/>
      <w:r w:rsidRPr="0098259C">
        <w:rPr>
          <w:rFonts w:ascii="Courier New" w:hAnsi="Courier New" w:cs="Courier New"/>
          <w:lang w:eastAsia="sv-SE"/>
        </w:rPr>
        <w:t xml:space="preserve">,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0E437321" w:rsidR="00357344" w:rsidRPr="0098259C" w:rsidRDefault="00357344" w:rsidP="004E5FEC">
      <w:pPr>
        <w:pStyle w:val="BulletItemFirst"/>
        <w:spacing w:before="120"/>
        <w:ind w:left="238" w:hanging="238"/>
        <w:rPr>
          <w:lang w:eastAsia="sv-SE"/>
        </w:rPr>
      </w:pPr>
      <w:r w:rsidRPr="0098259C">
        <w:rPr>
          <w:lang w:eastAsia="sv-SE"/>
        </w:rPr>
        <w:t>Fixing ticket #35</w:t>
      </w:r>
      <w:proofErr w:type="gramStart"/>
      <w:r w:rsidRPr="0098259C">
        <w:rPr>
          <w:lang w:eastAsia="sv-SE"/>
        </w:rPr>
        <w:t>:</w:t>
      </w:r>
      <w:proofErr w:type="gramEnd"/>
      <w:r w:rsidRPr="0098259C">
        <w:rPr>
          <w:lang w:eastAsia="sv-SE"/>
        </w:rPr>
        <w:br/>
      </w:r>
      <w:r w:rsidR="008132D2" w:rsidRPr="0098259C">
        <w:rPr>
          <w:lang w:eastAsia="sv-SE"/>
        </w:rPr>
        <w:t>In order to simplify implementation (</w:t>
      </w:r>
      <w:r w:rsidR="000061EF" w:rsidRPr="0098259C">
        <w:rPr>
          <w:lang w:eastAsia="sv-SE"/>
        </w:rPr>
        <w:t xml:space="preserve">for example </w:t>
      </w:r>
      <w:r w:rsidR="00FC2D9E" w:rsidRPr="0098259C">
        <w:rPr>
          <w:lang w:eastAsia="sv-SE"/>
        </w:rPr>
        <w:t>no longer an “element event handler” 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ins w:id="6059" w:author="Otter, Martin" w:date="2014-04-24T16:27:00Z">
        <w:r w:rsidR="005E26FE">
          <w:rPr>
            <w:lang w:eastAsia="sv-SE"/>
          </w:rPr>
          <w:t>&lt;</w:t>
        </w:r>
      </w:ins>
      <w:r w:rsidR="00EF1A41" w:rsidRPr="00651DCF">
        <w:rPr>
          <w:rStyle w:val="CODE"/>
        </w:rPr>
        <w:t>fmiModelDescription</w:t>
      </w:r>
      <w:ins w:id="6060" w:author="Otter, Martin" w:date="2014-04-24T16:27:00Z">
        <w:r w:rsidR="005E26FE">
          <w:rPr>
            <w:rStyle w:val="CODE"/>
          </w:rPr>
          <w:t>&gt;&lt;</w:t>
        </w:r>
      </w:ins>
      <w:del w:id="6061" w:author="Otter, Martin" w:date="2014-04-24T16:27:00Z">
        <w:r w:rsidR="00EF1A41" w:rsidRPr="00651DCF" w:rsidDel="005E26FE">
          <w:rPr>
            <w:rStyle w:val="CODE"/>
          </w:rPr>
          <w:delText>.</w:delText>
        </w:r>
      </w:del>
      <w:r w:rsidR="00EF1A41" w:rsidRPr="00651DCF">
        <w:rPr>
          <w:rStyle w:val="CODE"/>
        </w:rPr>
        <w:t>ModelStructure</w:t>
      </w:r>
      <w:ins w:id="6062" w:author="Otter, Martin" w:date="2014-04-24T16:27:00Z">
        <w:r w:rsidR="005E26FE">
          <w:rPr>
            <w:rStyle w:val="CODE"/>
          </w:rPr>
          <w:t>&gt;&lt;</w:t>
        </w:r>
      </w:ins>
      <w:del w:id="6063" w:author="Otter, Martin" w:date="2014-04-24T16:27:00Z">
        <w:r w:rsidR="00EF1A41" w:rsidRPr="00651DCF" w:rsidDel="005E26FE">
          <w:rPr>
            <w:rStyle w:val="CODE"/>
          </w:rPr>
          <w:delText>.</w:delText>
        </w:r>
      </w:del>
      <w:r w:rsidR="00EF1A41" w:rsidRPr="00651DCF">
        <w:rPr>
          <w:rStyle w:val="CODE"/>
        </w:rPr>
        <w:t>Outputs</w:t>
      </w:r>
      <w:ins w:id="6064" w:author="Otter, Martin" w:date="2014-04-24T16:27:00Z">
        <w:r w:rsidR="005E26FE">
          <w:rPr>
            <w:rStyle w:val="CODE"/>
          </w:rPr>
          <w:t>&gt;</w:t>
        </w:r>
      </w:ins>
      <w:r w:rsidR="008132D2" w:rsidRPr="0098259C">
        <w:rPr>
          <w:lang w:eastAsia="sv-SE"/>
        </w:rPr>
        <w:t>.</w:t>
      </w:r>
    </w:p>
    <w:p w14:paraId="2F4D93E0" w14:textId="04BC6A91"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proofErr w:type="gramStart"/>
      <w:r w:rsidR="00BD704D" w:rsidRPr="0098259C">
        <w:rPr>
          <w:lang w:eastAsia="sv-SE"/>
        </w:rPr>
        <w:t>:</w:t>
      </w:r>
      <w:proofErr w:type="gramEnd"/>
      <w:r w:rsidR="00BD704D" w:rsidRPr="0098259C">
        <w:rPr>
          <w:lang w:eastAsia="sv-SE"/>
        </w:rPr>
        <w:br/>
        <w:t xml:space="preserve">The new status flag </w:t>
      </w:r>
      <w:del w:id="6065" w:author="Otter, Martin" w:date="2014-04-09T11:00:00Z">
        <w:r w:rsidRPr="0098259C" w:rsidDel="00140C25">
          <w:rPr>
            <w:rStyle w:val="CODE"/>
          </w:rPr>
          <w:delText>fmi</w:delText>
        </w:r>
      </w:del>
      <w:ins w:id="6066" w:author="Otter, Martin" w:date="2014-04-09T11:00:00Z">
        <w:r w:rsidR="00140C25">
          <w:rPr>
            <w:rStyle w:val="CODE"/>
          </w:rPr>
          <w:t>fmi2</w:t>
        </w:r>
      </w:ins>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proofErr w:type="gramStart"/>
      <w:r w:rsidRPr="0098259C">
        <w:rPr>
          <w:lang w:eastAsia="sv-SE"/>
        </w:rPr>
        <w:t>:</w:t>
      </w:r>
      <w:proofErr w:type="gramEnd"/>
      <w:r w:rsidRPr="0098259C">
        <w:rPr>
          <w:lang w:eastAsia="sv-SE"/>
        </w:rPr>
        <w:br/>
        <w:t>W</w:t>
      </w:r>
      <w:ins w:id="6067" w:author="Torsten Blochwitz" w:date="2014-04-09T16:45:00Z">
        <w:r w:rsidR="00FC766C">
          <w:rPr>
            <w:lang w:eastAsia="sv-SE"/>
          </w:rPr>
          <w:t>r</w:t>
        </w:r>
      </w:ins>
      <w:r w:rsidRPr="0098259C">
        <w:rPr>
          <w:lang w:eastAsia="sv-SE"/>
        </w:rPr>
        <w:t>ong example in the previous section 2.10 of Co-Simulation has been fixed.</w:t>
      </w:r>
    </w:p>
    <w:p w14:paraId="729A184D" w14:textId="1BA1A0FA" w:rsidR="00357344" w:rsidRPr="0098259C" w:rsidRDefault="00357344" w:rsidP="004E5FEC">
      <w:pPr>
        <w:pStyle w:val="BulletItemFirst"/>
        <w:spacing w:before="120"/>
        <w:ind w:left="238" w:hanging="238"/>
        <w:rPr>
          <w:lang w:eastAsia="sv-SE"/>
        </w:rPr>
      </w:pPr>
      <w:r w:rsidRPr="0098259C">
        <w:rPr>
          <w:lang w:eastAsia="sv-SE"/>
        </w:rPr>
        <w:t>Fixing ticket #41</w:t>
      </w:r>
      <w:proofErr w:type="gramStart"/>
      <w:r w:rsidRPr="0098259C">
        <w:rPr>
          <w:lang w:eastAsia="sv-SE"/>
        </w:rPr>
        <w:t>:</w:t>
      </w:r>
      <w:proofErr w:type="gramEnd"/>
      <w:r w:rsidRPr="0098259C">
        <w:rPr>
          <w:lang w:eastAsia="sv-SE"/>
        </w:rPr>
        <w:br/>
        <w:t>New type</w:t>
      </w:r>
      <w:r w:rsidR="00CA6387" w:rsidRPr="0098259C">
        <w:rPr>
          <w:lang w:eastAsia="sv-SE"/>
        </w:rPr>
        <w:t>s</w:t>
      </w:r>
      <w:r w:rsidRPr="0098259C">
        <w:rPr>
          <w:lang w:eastAsia="sv-SE"/>
        </w:rPr>
        <w:t xml:space="preserve"> introduced in </w:t>
      </w:r>
      <w:del w:id="6068" w:author="Otter, Martin" w:date="2014-04-09T11:00:00Z">
        <w:r w:rsidR="00950F8C" w:rsidDel="00140C25">
          <w:rPr>
            <w:lang w:eastAsia="sv-SE"/>
          </w:rPr>
          <w:delText>fmi</w:delText>
        </w:r>
      </w:del>
      <w:ins w:id="6069" w:author="Otter, Martin" w:date="2014-04-09T11:00:00Z">
        <w:r w:rsidR="00140C25">
          <w:rPr>
            <w:lang w:eastAsia="sv-SE"/>
          </w:rPr>
          <w:t>fmi2</w:t>
        </w:r>
      </w:ins>
      <w:r w:rsidR="00950F8C">
        <w:rPr>
          <w:lang w:eastAsia="sv-SE"/>
        </w:rPr>
        <w:t xml:space="preserve">TypesPlatform.h </w:t>
      </w:r>
      <w:r w:rsidR="00CA6387" w:rsidRPr="0098259C">
        <w:rPr>
          <w:lang w:eastAsia="sv-SE"/>
        </w:rPr>
        <w:t>:</w:t>
      </w:r>
      <w:r w:rsidR="00CA6387" w:rsidRPr="0098259C">
        <w:rPr>
          <w:lang w:eastAsia="sv-SE"/>
        </w:rPr>
        <w:br/>
        <w:t xml:space="preserve">        </w:t>
      </w:r>
      <w:del w:id="6070" w:author="Otter, Martin" w:date="2014-04-09T11:00:00Z">
        <w:r w:rsidR="00CA6387" w:rsidRPr="0098259C" w:rsidDel="00140C25">
          <w:rPr>
            <w:rStyle w:val="CODE"/>
          </w:rPr>
          <w:delText>fmi</w:delText>
        </w:r>
      </w:del>
      <w:ins w:id="6071" w:author="Otter, Martin" w:date="2014-04-09T11:00:00Z">
        <w:r w:rsidR="00140C25">
          <w:rPr>
            <w:rStyle w:val="CODE"/>
          </w:rPr>
          <w:t>fmi2</w:t>
        </w:r>
      </w:ins>
      <w:r w:rsidR="00CA6387" w:rsidRPr="0098259C">
        <w:rPr>
          <w:rStyle w:val="CODE"/>
        </w:rPr>
        <w:t xml:space="preserve">ComponentEnvironment, </w:t>
      </w:r>
      <w:del w:id="6072" w:author="Otter, Martin" w:date="2014-04-09T11:00:00Z">
        <w:r w:rsidR="00CA6387" w:rsidRPr="0098259C" w:rsidDel="00140C25">
          <w:rPr>
            <w:rStyle w:val="CODE"/>
          </w:rPr>
          <w:delText>fmi</w:delText>
        </w:r>
      </w:del>
      <w:ins w:id="6073" w:author="Otter, Martin" w:date="2014-04-09T11:00:00Z">
        <w:r w:rsidR="00140C25">
          <w:rPr>
            <w:rStyle w:val="CODE"/>
          </w:rPr>
          <w:t>fmi2</w:t>
        </w:r>
      </w:ins>
      <w:r w:rsidR="00CA6387" w:rsidRPr="0098259C">
        <w:rPr>
          <w:rStyle w:val="CODE"/>
        </w:rPr>
        <w:t xml:space="preserve">FMUstate, </w:t>
      </w:r>
      <w:del w:id="6074" w:author="Otter, Martin" w:date="2014-04-09T11:00:00Z">
        <w:r w:rsidR="00CA6387" w:rsidRPr="0098259C" w:rsidDel="00140C25">
          <w:rPr>
            <w:rStyle w:val="CODE"/>
          </w:rPr>
          <w:delText>fmi</w:delText>
        </w:r>
      </w:del>
      <w:ins w:id="6075" w:author="Otter, Martin" w:date="2014-04-09T11:00:00Z">
        <w:r w:rsidR="00140C25">
          <w:rPr>
            <w:rStyle w:val="CODE"/>
          </w:rPr>
          <w:t>fmi2</w:t>
        </w:r>
      </w:ins>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del w:id="6076" w:author="Otter, Martin" w:date="2014-04-09T11:00:00Z">
        <w:r w:rsidRPr="0098259C" w:rsidDel="00140C25">
          <w:rPr>
            <w:rStyle w:val="CODE"/>
          </w:rPr>
          <w:delText>fmi</w:delText>
        </w:r>
      </w:del>
      <w:ins w:id="6077" w:author="Otter, Martin" w:date="2014-04-09T11:00:00Z">
        <w:r w:rsidR="00140C25">
          <w:rPr>
            <w:rStyle w:val="CODE"/>
          </w:rPr>
          <w:t>fmi2</w:t>
        </w:r>
      </w:ins>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del w:id="6078" w:author="Otter, Martin" w:date="2014-04-09T11:00:00Z">
        <w:r w:rsidRPr="0098259C" w:rsidDel="00140C25">
          <w:rPr>
            <w:rStyle w:val="CODE"/>
          </w:rPr>
          <w:delText>fmi</w:delText>
        </w:r>
      </w:del>
      <w:ins w:id="6079" w:author="Otter, Martin" w:date="2014-04-09T11:00:00Z">
        <w:r w:rsidR="00140C25">
          <w:rPr>
            <w:rStyle w:val="CODE"/>
          </w:rPr>
          <w:t>fmi2</w:t>
        </w:r>
      </w:ins>
      <w:r w:rsidRPr="0098259C">
        <w:rPr>
          <w:rStyle w:val="CODE"/>
        </w:rPr>
        <w:t>ComponentEnvironment componentEnvironment</w:t>
      </w:r>
      <w:r w:rsidRPr="0098259C">
        <w:rPr>
          <w:lang w:eastAsia="sv-SE"/>
        </w:rPr>
        <w:br/>
      </w:r>
      <w:proofErr w:type="gramStart"/>
      <w:r w:rsidRPr="0098259C">
        <w:rPr>
          <w:lang w:eastAsia="sv-SE"/>
        </w:rPr>
        <w:t>The</w:t>
      </w:r>
      <w:proofErr w:type="gramEnd"/>
      <w:r w:rsidRPr="0098259C">
        <w:rPr>
          <w:lang w:eastAsia="sv-SE"/>
        </w:rPr>
        <w:t xml:space="preserve"> first argument of function </w:t>
      </w:r>
      <w:r w:rsidRPr="0098259C">
        <w:rPr>
          <w:rStyle w:val="CODE"/>
        </w:rPr>
        <w:t>logger</w:t>
      </w:r>
      <w:r w:rsidRPr="0098259C">
        <w:rPr>
          <w:lang w:eastAsia="sv-SE"/>
        </w:rPr>
        <w:t xml:space="preserve"> is changed from type </w:t>
      </w:r>
      <w:del w:id="6080" w:author="Otter, Martin" w:date="2014-04-09T11:00:00Z">
        <w:r w:rsidRPr="0098259C" w:rsidDel="00140C25">
          <w:rPr>
            <w:rStyle w:val="CODE"/>
          </w:rPr>
          <w:delText>fmi</w:delText>
        </w:r>
      </w:del>
      <w:ins w:id="6081" w:author="Otter, Martin" w:date="2014-04-09T11:00:00Z">
        <w:r w:rsidR="00140C25">
          <w:rPr>
            <w:rStyle w:val="CODE"/>
          </w:rPr>
          <w:t>fmi2</w:t>
        </w:r>
      </w:ins>
      <w:r w:rsidRPr="0098259C">
        <w:rPr>
          <w:rStyle w:val="CODE"/>
        </w:rPr>
        <w:t>Component</w:t>
      </w:r>
      <w:r w:rsidRPr="0098259C">
        <w:rPr>
          <w:lang w:eastAsia="sv-SE"/>
        </w:rPr>
        <w:t xml:space="preserve"> to </w:t>
      </w:r>
      <w:del w:id="6082" w:author="Otter, Martin" w:date="2014-04-09T11:00:00Z">
        <w:r w:rsidRPr="0098259C" w:rsidDel="00140C25">
          <w:rPr>
            <w:rStyle w:val="CODE"/>
          </w:rPr>
          <w:delText>fmi</w:delText>
        </w:r>
      </w:del>
      <w:ins w:id="6083" w:author="Otter, Martin" w:date="2014-04-09T11:00:00Z">
        <w:r w:rsidR="00140C25">
          <w:rPr>
            <w:rStyle w:val="CODE"/>
          </w:rPr>
          <w:t>fmi2</w:t>
        </w:r>
      </w:ins>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22A94A60" w:rsidR="007B252F" w:rsidRPr="0098259C" w:rsidRDefault="001D1F22" w:rsidP="007B252F">
      <w:pPr>
        <w:pStyle w:val="BulletItemFirst"/>
        <w:spacing w:before="120"/>
        <w:ind w:left="238" w:hanging="238"/>
        <w:rPr>
          <w:lang w:eastAsia="sv-SE"/>
        </w:rPr>
      </w:pPr>
      <w:r w:rsidRPr="0098259C">
        <w:rPr>
          <w:lang w:eastAsia="sv-SE"/>
        </w:rPr>
        <w:t>Fixing ticket #42</w:t>
      </w:r>
      <w:proofErr w:type="gramStart"/>
      <w:r w:rsidR="00BD704D" w:rsidRPr="0098259C">
        <w:rPr>
          <w:lang w:eastAsia="sv-SE"/>
        </w:rPr>
        <w:t>:</w:t>
      </w:r>
      <w:proofErr w:type="gramEnd"/>
      <w:r w:rsidRPr="0098259C">
        <w:rPr>
          <w:lang w:eastAsia="sv-SE"/>
        </w:rPr>
        <w:br/>
        <w:t xml:space="preserve">Enumerations defined in </w:t>
      </w:r>
      <w:del w:id="6084" w:author="Otter, Martin" w:date="2014-04-09T11:00:00Z">
        <w:r w:rsidRPr="0098259C" w:rsidDel="00140C25">
          <w:rPr>
            <w:lang w:eastAsia="sv-SE"/>
          </w:rPr>
          <w:delText>fmi</w:delText>
        </w:r>
      </w:del>
      <w:ins w:id="6085" w:author="Otter, Martin" w:date="2014-04-09T11:00:00Z">
        <w:r w:rsidR="00140C25">
          <w:rPr>
            <w:lang w:eastAsia="sv-SE"/>
          </w:rPr>
          <w:t>fmi2</w:t>
        </w:r>
      </w:ins>
      <w:r w:rsidRPr="0098259C">
        <w:rPr>
          <w:lang w:eastAsia="sv-SE"/>
        </w:rPr>
        <w:t xml:space="preserve">Type.xsd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723C5275" w:rsidR="0069100E" w:rsidRPr="0098259C" w:rsidRDefault="0069100E" w:rsidP="007B252F">
      <w:pPr>
        <w:pStyle w:val="BulletItemFirst"/>
        <w:spacing w:before="120"/>
        <w:ind w:left="238" w:hanging="238"/>
        <w:rPr>
          <w:lang w:eastAsia="sv-SE"/>
        </w:rPr>
      </w:pPr>
      <w:r w:rsidRPr="0098259C">
        <w:rPr>
          <w:lang w:eastAsia="sv-SE"/>
        </w:rPr>
        <w:t>Fixing ticket #43</w:t>
      </w:r>
      <w:proofErr w:type="gramStart"/>
      <w:r w:rsidRPr="0098259C">
        <w:rPr>
          <w:lang w:eastAsia="sv-SE"/>
        </w:rPr>
        <w:t>:</w:t>
      </w:r>
      <w:proofErr w:type="gramEnd"/>
      <w:r w:rsidRPr="0098259C">
        <w:rPr>
          <w:lang w:eastAsia="sv-SE"/>
        </w:rPr>
        <w:br/>
        <w:t xml:space="preserve">The previous header file fmiFunctions.h is split into 2 header files, </w:t>
      </w:r>
      <w:del w:id="6086" w:author="Otter, Martin" w:date="2014-04-09T11:00:00Z">
        <w:r w:rsidRPr="0098259C" w:rsidDel="00140C25">
          <w:rPr>
            <w:lang w:eastAsia="sv-SE"/>
          </w:rPr>
          <w:delText>fmi</w:delText>
        </w:r>
      </w:del>
      <w:ins w:id="6087" w:author="Otter, Martin" w:date="2014-04-09T11:00:00Z">
        <w:r w:rsidR="00140C25">
          <w:rPr>
            <w:lang w:eastAsia="sv-SE"/>
          </w:rPr>
          <w:t>fmi2</w:t>
        </w:r>
      </w:ins>
      <w:r w:rsidRPr="0098259C">
        <w:rPr>
          <w:lang w:eastAsia="sv-SE"/>
        </w:rPr>
        <w:t xml:space="preserve">FunctionTypes.h and </w:t>
      </w:r>
      <w:del w:id="6088" w:author="Otter, Martin" w:date="2014-04-09T11:00:00Z">
        <w:r w:rsidRPr="0098259C" w:rsidDel="00140C25">
          <w:rPr>
            <w:lang w:eastAsia="sv-SE"/>
          </w:rPr>
          <w:delText>fmi</w:delText>
        </w:r>
      </w:del>
      <w:ins w:id="6089" w:author="Otter, Martin" w:date="2014-04-09T11:00:00Z">
        <w:r w:rsidR="00140C25">
          <w:rPr>
            <w:lang w:eastAsia="sv-SE"/>
          </w:rPr>
          <w:t>fmi2</w:t>
        </w:r>
      </w:ins>
      <w:r w:rsidRPr="0098259C">
        <w:rPr>
          <w:lang w:eastAsia="sv-SE"/>
        </w:rPr>
        <w:t xml:space="preserve">Functions.h, in order to simplify the dynamic loading of an FMU (the typedefs of the function prototypes defined in </w:t>
      </w:r>
      <w:del w:id="6090" w:author="Otter, Martin" w:date="2014-04-09T11:00:00Z">
        <w:r w:rsidRPr="0098259C" w:rsidDel="00140C25">
          <w:rPr>
            <w:lang w:eastAsia="sv-SE"/>
          </w:rPr>
          <w:delText>fmi</w:delText>
        </w:r>
      </w:del>
      <w:ins w:id="6091" w:author="Otter, Martin" w:date="2014-04-09T11:00:00Z">
        <w:r w:rsidR="00140C25">
          <w:rPr>
            <w:lang w:eastAsia="sv-SE"/>
          </w:rPr>
          <w:t>fmi2</w:t>
        </w:r>
      </w:ins>
      <w:r w:rsidRPr="0098259C">
        <w:rPr>
          <w:lang w:eastAsia="sv-SE"/>
        </w:rPr>
        <w:t>FunctionTypes.h can be used to type case the function pointers of the dynamic loading).</w:t>
      </w:r>
    </w:p>
    <w:p w14:paraId="329AAC26" w14:textId="0F344B84" w:rsidR="0069100E" w:rsidRPr="0098259C" w:rsidRDefault="0069100E" w:rsidP="007B252F">
      <w:pPr>
        <w:pStyle w:val="BulletItemFirst"/>
        <w:spacing w:before="120"/>
        <w:ind w:left="238" w:hanging="238"/>
        <w:rPr>
          <w:lang w:eastAsia="sv-SE"/>
        </w:rPr>
      </w:pPr>
      <w:r w:rsidRPr="0098259C">
        <w:rPr>
          <w:lang w:eastAsia="sv-SE"/>
        </w:rPr>
        <w:t>Fixing ticket #45</w:t>
      </w:r>
      <w:proofErr w:type="gramStart"/>
      <w:r w:rsidRPr="0098259C">
        <w:rPr>
          <w:lang w:eastAsia="sv-SE"/>
        </w:rPr>
        <w:t>:</w:t>
      </w:r>
      <w:proofErr w:type="gramEnd"/>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85465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proofErr w:type="gramStart"/>
      <w:r w:rsidRPr="0098259C">
        <w:rPr>
          <w:lang w:eastAsia="sv-SE"/>
        </w:rPr>
        <w:t>:</w:t>
      </w:r>
      <w:proofErr w:type="gramEnd"/>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4A9F485B" w:rsidR="007B252F" w:rsidRPr="0098259C" w:rsidRDefault="007B252F" w:rsidP="007B252F">
      <w:pPr>
        <w:pStyle w:val="BulletItemFirst"/>
        <w:spacing w:before="120"/>
        <w:ind w:left="238" w:hanging="238"/>
        <w:rPr>
          <w:lang w:eastAsia="sv-SE"/>
        </w:rPr>
      </w:pPr>
      <w:r w:rsidRPr="0098259C">
        <w:rPr>
          <w:lang w:eastAsia="sv-SE"/>
        </w:rPr>
        <w:lastRenderedPageBreak/>
        <w:t>Fixing ticket #48</w:t>
      </w:r>
      <w:proofErr w:type="gramStart"/>
      <w:r w:rsidRPr="0098259C">
        <w:rPr>
          <w:lang w:eastAsia="sv-SE"/>
        </w:rPr>
        <w:t>:</w:t>
      </w:r>
      <w:proofErr w:type="gramEnd"/>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5BA7978F"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del w:id="6092" w:author="Otter, Martin" w:date="2014-04-09T11:00:00Z">
        <w:r w:rsidRPr="0098259C" w:rsidDel="00140C25">
          <w:rPr>
            <w:rFonts w:ascii="Courier New" w:hAnsi="Courier New" w:cs="Courier New"/>
            <w:lang w:eastAsia="sv-SE"/>
          </w:rPr>
          <w:delText>fmi</w:delText>
        </w:r>
      </w:del>
      <w:ins w:id="6093" w:author="Otter, Martin" w:date="2014-04-09T11:00:00Z">
        <w:r w:rsidR="00140C25">
          <w:rPr>
            <w:rFonts w:ascii="Courier New" w:hAnsi="Courier New" w:cs="Courier New"/>
            <w:lang w:eastAsia="sv-SE"/>
          </w:rPr>
          <w:t>fmi2</w:t>
        </w:r>
      </w:ins>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del w:id="6094" w:author="Otter, Martin" w:date="2014-04-09T11:00:00Z">
        <w:r w:rsidRPr="0098259C" w:rsidDel="00140C25">
          <w:rPr>
            <w:rFonts w:ascii="Courier New" w:hAnsi="Courier New" w:cs="Courier New"/>
            <w:lang w:eastAsia="sv-SE"/>
          </w:rPr>
          <w:delText>fmi</w:delText>
        </w:r>
      </w:del>
      <w:ins w:id="6095" w:author="Otter, Martin" w:date="2014-04-09T11:00:00Z">
        <w:r w:rsidR="00140C25">
          <w:rPr>
            <w:rFonts w:ascii="Courier New" w:hAnsi="Courier New" w:cs="Courier New"/>
            <w:lang w:eastAsia="sv-SE"/>
          </w:rPr>
          <w:t>fmi2</w:t>
        </w:r>
      </w:ins>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proofErr w:type="gramStart"/>
      <w:r w:rsidRPr="0098259C">
        <w:rPr>
          <w:lang w:eastAsia="sv-SE"/>
        </w:rPr>
        <w:t>:</w:t>
      </w:r>
      <w:proofErr w:type="gramEnd"/>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proofErr w:type="gramStart"/>
      <w:r>
        <w:rPr>
          <w:lang w:eastAsia="sv-SE"/>
        </w:rPr>
        <w:t>:</w:t>
      </w:r>
      <w:proofErr w:type="gramEnd"/>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7207A845" w:rsidR="00BD23E6" w:rsidRDefault="00BD23E6" w:rsidP="0025573E">
      <w:pPr>
        <w:pStyle w:val="BulletItemFirst"/>
        <w:spacing w:before="120"/>
        <w:ind w:left="238" w:hanging="238"/>
        <w:rPr>
          <w:lang w:eastAsia="sv-SE"/>
        </w:rPr>
      </w:pPr>
      <w:r>
        <w:rPr>
          <w:lang w:eastAsia="sv-SE"/>
        </w:rPr>
        <w:t>Fixing ticket #85</w:t>
      </w:r>
      <w:proofErr w:type="gramStart"/>
      <w:r>
        <w:rPr>
          <w:lang w:eastAsia="sv-SE"/>
        </w:rPr>
        <w:t>:</w:t>
      </w:r>
      <w:proofErr w:type="gramEnd"/>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del w:id="6096" w:author="Otter, Martin" w:date="2014-04-09T11:00:00Z">
        <w:r w:rsidR="0025573E" w:rsidRPr="00AE2A4F" w:rsidDel="00140C25">
          <w:rPr>
            <w:rStyle w:val="CODE"/>
          </w:rPr>
          <w:delText>fmi</w:delText>
        </w:r>
      </w:del>
      <w:ins w:id="6097" w:author="Otter, Martin" w:date="2014-04-09T11:00:00Z">
        <w:r w:rsidR="00140C25">
          <w:rPr>
            <w:rStyle w:val="CODE"/>
          </w:rPr>
          <w:t>fmi2</w:t>
        </w:r>
      </w:ins>
      <w:r w:rsidR="0025573E" w:rsidRPr="00AE2A4F">
        <w:rPr>
          <w:rStyle w:val="CODE"/>
        </w:rPr>
        <w:t>CompletedIntegratorStep</w:t>
      </w:r>
      <w:r w:rsidR="0025573E">
        <w:rPr>
          <w:lang w:eastAsia="sv-SE"/>
        </w:rPr>
        <w:t xml:space="preserve">, similarly to </w:t>
      </w:r>
      <w:del w:id="6098" w:author="Otter, Martin" w:date="2014-04-09T11:00:00Z">
        <w:r w:rsidR="0025573E" w:rsidRPr="00AE2A4F" w:rsidDel="00140C25">
          <w:rPr>
            <w:rStyle w:val="CODE"/>
          </w:rPr>
          <w:delText>fmi</w:delText>
        </w:r>
      </w:del>
      <w:ins w:id="6099" w:author="Otter, Martin" w:date="2014-04-09T11:00:00Z">
        <w:r w:rsidR="00140C25">
          <w:rPr>
            <w:rStyle w:val="CODE"/>
          </w:rPr>
          <w:t>fmi2</w:t>
        </w:r>
      </w:ins>
      <w:r w:rsidR="0025573E" w:rsidRPr="00AE2A4F">
        <w:rPr>
          <w:rStyle w:val="CODE"/>
        </w:rPr>
        <w:t>DoStep</w:t>
      </w:r>
      <w:r w:rsidR="0025573E">
        <w:rPr>
          <w:lang w:eastAsia="sv-SE"/>
        </w:rPr>
        <w:t>, in order that the FMU can flush a result buffer if necessary.</w:t>
      </w:r>
    </w:p>
    <w:p w14:paraId="7720A24F" w14:textId="3EB7D982" w:rsidR="00BD23E6" w:rsidRDefault="00BD23E6" w:rsidP="007B252F">
      <w:pPr>
        <w:pStyle w:val="BulletItemFirst"/>
        <w:spacing w:before="120"/>
        <w:ind w:left="238" w:hanging="238"/>
        <w:rPr>
          <w:lang w:eastAsia="sv-SE"/>
        </w:rPr>
      </w:pPr>
      <w:r>
        <w:rPr>
          <w:lang w:eastAsia="sv-SE"/>
        </w:rPr>
        <w:t>Fixing ticket #86</w:t>
      </w:r>
      <w:proofErr w:type="gramStart"/>
      <w:r>
        <w:rPr>
          <w:lang w:eastAsia="sv-SE"/>
        </w:rPr>
        <w:t>:</w:t>
      </w:r>
      <w:proofErr w:type="gramEnd"/>
      <w:r>
        <w:rPr>
          <w:lang w:eastAsia="sv-SE"/>
        </w:rPr>
        <w:br/>
        <w:t xml:space="preserve">The </w:t>
      </w:r>
      <w:del w:id="6100" w:author="Otter, Martin" w:date="2014-04-09T11:00:00Z">
        <w:r w:rsidDel="00140C25">
          <w:rPr>
            <w:lang w:eastAsia="sv-SE"/>
          </w:rPr>
          <w:delText>fmi</w:delText>
        </w:r>
      </w:del>
      <w:ins w:id="6101" w:author="Otter, Martin" w:date="2014-04-09T11:00:00Z">
        <w:r w:rsidR="00140C25">
          <w:rPr>
            <w:lang w:eastAsia="sv-SE"/>
          </w:rPr>
          <w:t>fmi2</w:t>
        </w:r>
      </w:ins>
      <w:r>
        <w:rPr>
          <w:lang w:eastAsia="sv-SE"/>
        </w:rPr>
        <w:t xml:space="preserve">TypesPlatform.h header file has been slightly changed: The default value of </w:t>
      </w:r>
      <w:del w:id="6102" w:author="Otter, Martin" w:date="2014-04-09T11:00:00Z">
        <w:r w:rsidDel="00140C25">
          <w:rPr>
            <w:lang w:eastAsia="sv-SE"/>
          </w:rPr>
          <w:delText>fmi</w:delText>
        </w:r>
      </w:del>
      <w:ins w:id="6103" w:author="Otter, Martin" w:date="2014-04-09T11:00:00Z">
        <w:r w:rsidR="00140C25">
          <w:rPr>
            <w:lang w:eastAsia="sv-SE"/>
          </w:rPr>
          <w:t>fmi2</w:t>
        </w:r>
      </w:ins>
      <w:r>
        <w:rPr>
          <w:lang w:eastAsia="sv-SE"/>
        </w:rPr>
        <w:t>TypesPlatform is changed from “standard32” to “default”</w:t>
      </w:r>
      <w:r w:rsidR="008F099A">
        <w:rPr>
          <w:lang w:eastAsia="sv-SE"/>
        </w:rPr>
        <w:t>, since this</w:t>
      </w:r>
      <w:r>
        <w:rPr>
          <w:lang w:eastAsia="sv-SE"/>
        </w:rPr>
        <w:t xml:space="preserve"> definition holds for most platforms and compilers. Furthermore, the default type of </w:t>
      </w:r>
      <w:del w:id="6104" w:author="Otter, Martin" w:date="2014-04-09T11:00:00Z">
        <w:r w:rsidDel="00140C25">
          <w:rPr>
            <w:lang w:eastAsia="sv-SE"/>
          </w:rPr>
          <w:delText>fmi</w:delText>
        </w:r>
      </w:del>
      <w:ins w:id="6105" w:author="Otter, Martin" w:date="2014-04-09T11:00:00Z">
        <w:r w:rsidR="00140C25">
          <w:rPr>
            <w:lang w:eastAsia="sv-SE"/>
          </w:rPr>
          <w:t>fmi2</w:t>
        </w:r>
      </w:ins>
      <w:r>
        <w:rPr>
          <w:lang w:eastAsia="sv-SE"/>
        </w:rPr>
        <w:t>ValueReference has been changed from “unsigned int” to “size_t”.</w:t>
      </w:r>
    </w:p>
    <w:p w14:paraId="39FF98ED" w14:textId="2E20275F" w:rsidR="00150638" w:rsidRDefault="00150638" w:rsidP="007B252F">
      <w:pPr>
        <w:pStyle w:val="BulletItemFirst"/>
        <w:spacing w:before="120"/>
        <w:ind w:left="238" w:hanging="238"/>
        <w:rPr>
          <w:lang w:eastAsia="sv-SE"/>
        </w:rPr>
      </w:pPr>
      <w:r>
        <w:rPr>
          <w:lang w:eastAsia="sv-SE"/>
        </w:rPr>
        <w:t>Fixing ticket #88</w:t>
      </w:r>
      <w:proofErr w:type="gramStart"/>
      <w:r>
        <w:rPr>
          <w:lang w:eastAsia="sv-SE"/>
        </w:rPr>
        <w:t>:</w:t>
      </w:r>
      <w:proofErr w:type="gramEnd"/>
      <w:r>
        <w:rPr>
          <w:lang w:eastAsia="sv-SE"/>
        </w:rPr>
        <w:br/>
        <w:t xml:space="preserve">The definition of </w:t>
      </w:r>
      <w:del w:id="6106" w:author="Otter, Martin" w:date="2014-04-09T11:00:00Z">
        <w:r w:rsidDel="00140C25">
          <w:rPr>
            <w:lang w:eastAsia="sv-SE"/>
          </w:rPr>
          <w:delText>fmi</w:delText>
        </w:r>
      </w:del>
      <w:ins w:id="6107" w:author="Otter, Martin" w:date="2014-04-09T11:00:00Z">
        <w:r w:rsidR="00140C25">
          <w:rPr>
            <w:lang w:eastAsia="sv-SE"/>
          </w:rPr>
          <w:t>fmi2</w:t>
        </w:r>
      </w:ins>
      <w:r>
        <w:rPr>
          <w:lang w:eastAsia="sv-SE"/>
        </w:rPr>
        <w:t>Functions.h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proofErr w:type="gramStart"/>
      <w:r>
        <w:rPr>
          <w:lang w:eastAsia="sv-SE"/>
        </w:rPr>
        <w:t>:</w:t>
      </w:r>
      <w:proofErr w:type="gramEnd"/>
      <w:r>
        <w:rPr>
          <w:lang w:eastAsia="sv-SE"/>
        </w:rPr>
        <w:br/>
        <w:t>FMI xml-files need to be UTF-8 encoded (as are xml schema files and strings in the C-API), in order to simplify reading of xml-files.</w:t>
      </w:r>
    </w:p>
    <w:p w14:paraId="4C88801A" w14:textId="399D2A8D" w:rsidR="00E53758" w:rsidRDefault="00E53758" w:rsidP="00AE2A4F">
      <w:pPr>
        <w:pStyle w:val="BulletItemFirst"/>
        <w:spacing w:before="120"/>
        <w:ind w:left="238" w:hanging="238"/>
        <w:rPr>
          <w:lang w:eastAsia="sv-SE"/>
        </w:rPr>
      </w:pPr>
      <w:r>
        <w:rPr>
          <w:lang w:eastAsia="sv-SE"/>
        </w:rPr>
        <w:t>Fixing ticket #113</w:t>
      </w:r>
      <w:proofErr w:type="gramStart"/>
      <w:r>
        <w:rPr>
          <w:lang w:eastAsia="sv-SE"/>
        </w:rPr>
        <w:t>:</w:t>
      </w:r>
      <w:proofErr w:type="gramEnd"/>
      <w:r>
        <w:rPr>
          <w:lang w:eastAsia="sv-SE"/>
        </w:rPr>
        <w:br/>
        <w:t>Changed function name “fmiTerminate</w:t>
      </w:r>
      <w:ins w:id="6108" w:author="Torsten Blochwitz" w:date="2014-04-09T16:44:00Z">
        <w:r w:rsidR="006940C6">
          <w:rPr>
            <w:lang w:eastAsia="sv-SE"/>
          </w:rPr>
          <w:t>Slave</w:t>
        </w:r>
      </w:ins>
      <w:r>
        <w:rPr>
          <w:lang w:eastAsia="sv-SE"/>
        </w:rPr>
        <w:t>” to “</w:t>
      </w:r>
      <w:del w:id="6109" w:author="Otter, Martin" w:date="2014-04-09T11:00:00Z">
        <w:r w:rsidR="004100A9" w:rsidDel="00140C25">
          <w:rPr>
            <w:lang w:eastAsia="sv-SE"/>
          </w:rPr>
          <w:delText>fmi</w:delText>
        </w:r>
      </w:del>
      <w:ins w:id="6110" w:author="Otter, Martin" w:date="2014-04-09T11:00:00Z">
        <w:r w:rsidR="00140C25">
          <w:rPr>
            <w:lang w:eastAsia="sv-SE"/>
          </w:rPr>
          <w:t>fmi2</w:t>
        </w:r>
      </w:ins>
      <w:r w:rsidR="004100A9">
        <w:rPr>
          <w:lang w:eastAsia="sv-SE"/>
        </w:rPr>
        <w:t>Terminate</w:t>
      </w:r>
      <w:r>
        <w:rPr>
          <w:lang w:eastAsia="sv-SE"/>
        </w:rPr>
        <w:t>” in order to be consistent with the other function definitions (</w:t>
      </w:r>
      <w:del w:id="6111" w:author="Otter, Martin" w:date="2014-04-09T11:00:00Z">
        <w:r w:rsidRPr="00E53758" w:rsidDel="00140C25">
          <w:rPr>
            <w:lang w:eastAsia="sv-SE"/>
          </w:rPr>
          <w:delText>fmi</w:delText>
        </w:r>
      </w:del>
      <w:ins w:id="6112" w:author="Otter, Martin" w:date="2014-04-09T11:00:00Z">
        <w:r w:rsidR="00140C25">
          <w:rPr>
            <w:lang w:eastAsia="sv-SE"/>
          </w:rPr>
          <w:t>fmi2</w:t>
        </w:r>
      </w:ins>
      <w:r w:rsidR="006940C6">
        <w:rPr>
          <w:lang w:eastAsia="sv-SE"/>
        </w:rPr>
        <w:t>EnterSlav</w:t>
      </w:r>
      <w:r w:rsidR="00190D2B">
        <w:rPr>
          <w:lang w:eastAsia="sv-SE"/>
        </w:rPr>
        <w:t>e</w:t>
      </w:r>
      <w:r w:rsidRPr="00E53758">
        <w:rPr>
          <w:lang w:eastAsia="sv-SE"/>
        </w:rPr>
        <w:t>Init</w:t>
      </w:r>
      <w:r w:rsidR="001366D8">
        <w:rPr>
          <w:lang w:eastAsia="sv-SE"/>
        </w:rPr>
        <w:t>ializ</w:t>
      </w:r>
      <w:r w:rsidR="00190D2B">
        <w:rPr>
          <w:lang w:eastAsia="sv-SE"/>
        </w:rPr>
        <w:t>ationMode</w:t>
      </w:r>
      <w:r w:rsidR="001366D8">
        <w:rPr>
          <w:lang w:eastAsia="sv-SE"/>
        </w:rPr>
        <w:t xml:space="preserve">, </w:t>
      </w:r>
      <w:del w:id="6113" w:author="Otter, Martin" w:date="2014-04-09T11:00:00Z">
        <w:r w:rsidR="004100A9" w:rsidDel="00140C25">
          <w:rPr>
            <w:lang w:eastAsia="sv-SE"/>
          </w:rPr>
          <w:delText>fmi</w:delText>
        </w:r>
      </w:del>
      <w:ins w:id="6114" w:author="Otter, Martin" w:date="2014-04-09T11:00:00Z">
        <w:r w:rsidR="00140C25">
          <w:rPr>
            <w:lang w:eastAsia="sv-SE"/>
          </w:rPr>
          <w:t>fmi2</w:t>
        </w:r>
      </w:ins>
      <w:r w:rsidR="004100A9">
        <w:rPr>
          <w:lang w:eastAsia="sv-S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proofErr w:type="gramStart"/>
      <w:r>
        <w:rPr>
          <w:lang w:eastAsia="sv-SE"/>
        </w:rPr>
        <w:t>:</w:t>
      </w:r>
      <w:proofErr w:type="gramEnd"/>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ins w:id="6115" w:author="Otter, Martin" w:date="2014-07-08T11:18:00Z"/>
          <w:lang w:eastAsia="sv-SE"/>
        </w:rPr>
      </w:pPr>
      <w:r>
        <w:rPr>
          <w:lang w:eastAsia="sv-SE"/>
        </w:rPr>
        <w:t>Fixing ticket #127</w:t>
      </w:r>
      <w:proofErr w:type="gramStart"/>
      <w:r>
        <w:rPr>
          <w:lang w:eastAsia="sv-SE"/>
        </w:rPr>
        <w:t>:</w:t>
      </w:r>
      <w:proofErr w:type="gramEnd"/>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ins w:id="6116" w:author="Otter, Martin" w:date="2014-07-08T11:18:00Z">
        <w:r>
          <w:rPr>
            <w:lang w:eastAsia="sv-SE"/>
          </w:rPr>
          <w:lastRenderedPageBreak/>
          <w:t>Fixing ticket #218</w:t>
        </w:r>
        <w:proofErr w:type="gramStart"/>
        <w:r>
          <w:rPr>
            <w:lang w:eastAsia="sv-SE"/>
          </w:rPr>
          <w:t>:</w:t>
        </w:r>
        <w:proofErr w:type="gramEnd"/>
        <w:r>
          <w:rPr>
            <w:lang w:eastAsia="sv-SE"/>
          </w:rPr>
          <w:br/>
          <w:t>Changed all name</w:t>
        </w:r>
      </w:ins>
      <w:ins w:id="6117" w:author="Otter, Martin" w:date="2014-07-08T11:19:00Z">
        <w:r>
          <w:rPr>
            <w:lang w:eastAsia="sv-SE"/>
          </w:rPr>
          <w:t xml:space="preserve"> prefixes</w:t>
        </w:r>
      </w:ins>
      <w:ins w:id="6118" w:author="Otter, Martin" w:date="2014-07-08T11:18:00Z">
        <w:r>
          <w:rPr>
            <w:lang w:eastAsia="sv-SE"/>
          </w:rPr>
          <w:t xml:space="preserve"> from fmi to fmi2 in *.h, *.x</w:t>
        </w:r>
      </w:ins>
      <w:ins w:id="6119" w:author="Otter, Martin" w:date="2014-07-08T11:19:00Z">
        <w:r>
          <w:rPr>
            <w:lang w:eastAsia="sv-SE"/>
          </w:rPr>
          <w:t>s</w:t>
        </w:r>
      </w:ins>
      <w:ins w:id="6120" w:author="Otter, Martin" w:date="2014-07-08T11:18:00Z">
        <w:r>
          <w:rPr>
            <w:lang w:eastAsia="sv-SE"/>
          </w:rPr>
          <w:t xml:space="preserve">d, *.png files and in the specification </w:t>
        </w:r>
      </w:ins>
      <w:ins w:id="6121" w:author="Otter, Martin" w:date="2014-07-08T11:20:00Z">
        <w:r w:rsidRPr="00417B33">
          <w:rPr>
            <w:lang w:eastAsia="sv-SE"/>
          </w:rPr>
          <w:t>to avoid compiler and linker problems when</w:t>
        </w:r>
        <w:r>
          <w:rPr>
            <w:lang w:eastAsia="sv-SE"/>
          </w:rPr>
          <w:t xml:space="preserve"> supporting both FMI 1.0 and 2.0 in the same program.</w:t>
        </w:r>
      </w:ins>
    </w:p>
    <w:p w14:paraId="3FCB942B" w14:textId="5D762B87"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del w:id="6122" w:author="Otter, Martin" w:date="2014-04-09T11:00:00Z">
        <w:r w:rsidR="00A137EA" w:rsidDel="00140C25">
          <w:rPr>
            <w:rStyle w:val="CODE"/>
          </w:rPr>
          <w:delText>fmi</w:delText>
        </w:r>
      </w:del>
      <w:ins w:id="6123" w:author="Otter, Martin" w:date="2014-04-09T11:00:00Z">
        <w:r w:rsidR="00140C25">
          <w:rPr>
            <w:rStyle w:val="CODE"/>
          </w:rPr>
          <w:t>fmi2</w:t>
        </w:r>
      </w:ins>
      <w:r w:rsidR="00A137EA">
        <w:rPr>
          <w:rStyle w:val="CODE"/>
        </w:rPr>
        <w:t>EnterInitializationMode</w:t>
      </w:r>
      <w:r w:rsidR="001366D8">
        <w:rPr>
          <w:lang w:eastAsia="sv-SE"/>
        </w:rPr>
        <w:t xml:space="preserve"> and </w:t>
      </w:r>
      <w:del w:id="6124" w:author="Otter, Martin" w:date="2014-04-09T11:00:00Z">
        <w:r w:rsidR="004100A9" w:rsidDel="00140C25">
          <w:rPr>
            <w:rStyle w:val="CODE"/>
          </w:rPr>
          <w:delText>fmi</w:delText>
        </w:r>
      </w:del>
      <w:ins w:id="6125" w:author="Otter, Martin" w:date="2014-04-09T11:00:00Z">
        <w:r w:rsidR="00140C25">
          <w:rPr>
            <w:rStyle w:val="CODE"/>
          </w:rPr>
          <w:t>fmi2</w:t>
        </w:r>
      </w:ins>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4A206EA5"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stepEvent</w:t>
      </w:r>
      <w:r w:rsidRPr="0098259C">
        <w:rPr>
          <w:lang w:eastAsia="sv-SE"/>
        </w:rPr>
        <w:t xml:space="preserve"> in </w:t>
      </w:r>
      <w:r w:rsidRPr="0098259C">
        <w:rPr>
          <w:rFonts w:ascii="Courier New" w:hAnsi="Courier New" w:cs="Courier New"/>
          <w:lang w:eastAsia="sv-SE"/>
        </w:rPr>
        <w:t xml:space="preserve">struct </w:t>
      </w:r>
      <w:del w:id="6126" w:author="Otter, Martin" w:date="2014-04-09T11:00:00Z">
        <w:r w:rsidRPr="0098259C" w:rsidDel="00140C25">
          <w:rPr>
            <w:rFonts w:ascii="Courier New" w:hAnsi="Courier New" w:cs="Courier New"/>
            <w:lang w:eastAsia="sv-SE"/>
          </w:rPr>
          <w:delText>fmi</w:delText>
        </w:r>
      </w:del>
      <w:ins w:id="6127" w:author="Otter, Martin" w:date="2014-04-09T11:00:00Z">
        <w:r w:rsidR="00140C25">
          <w:rPr>
            <w:rFonts w:ascii="Courier New" w:hAnsi="Courier New" w:cs="Courier New"/>
            <w:lang w:eastAsia="sv-SE"/>
          </w:rPr>
          <w:t>fmi2</w:t>
        </w:r>
      </w:ins>
      <w:r w:rsidRPr="0098259C">
        <w:rPr>
          <w:rFonts w:ascii="Courier New" w:hAnsi="Courier New" w:cs="Courier New"/>
          <w:lang w:eastAsia="sv-S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59417C25"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del w:id="6128" w:author="Otter, Martin" w:date="2014-04-09T11:00:00Z">
        <w:r w:rsidRPr="0098259C" w:rsidDel="00140C25">
          <w:rPr>
            <w:rStyle w:val="CODE"/>
          </w:rPr>
          <w:delText>fmi</w:delText>
        </w:r>
      </w:del>
      <w:ins w:id="6129" w:author="Otter, Martin" w:date="2014-04-09T11:00:00Z">
        <w:r w:rsidR="00140C25">
          <w:rPr>
            <w:rStyle w:val="CODE"/>
          </w:rPr>
          <w:t>fmi2</w:t>
        </w:r>
      </w:ins>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7C8814D7" w:rsidR="00E57D40" w:rsidRDefault="00E57D40" w:rsidP="00E57D40">
      <w:pPr>
        <w:pStyle w:val="BulletItemFirst"/>
        <w:spacing w:before="120"/>
        <w:ind w:left="238" w:hanging="238"/>
        <w:rPr>
          <w:lang w:eastAsia="sv-SE"/>
        </w:rPr>
      </w:pPr>
      <w:r>
        <w:rPr>
          <w:lang w:eastAsia="sv-SE"/>
        </w:rPr>
        <w:t xml:space="preserve">Defined how to utilize the min/max attributes for </w:t>
      </w:r>
      <w:del w:id="6130" w:author="Otter, Martin" w:date="2014-04-09T11:00:00Z">
        <w:r w:rsidDel="00140C25">
          <w:rPr>
            <w:lang w:eastAsia="sv-SE"/>
          </w:rPr>
          <w:delText>fmi</w:delText>
        </w:r>
      </w:del>
      <w:ins w:id="6131" w:author="Otter, Martin" w:date="2014-04-09T11:00:00Z">
        <w:r w:rsidR="00140C25">
          <w:rPr>
            <w:lang w:eastAsia="sv-SE"/>
          </w:rPr>
          <w:t>fmi2</w:t>
        </w:r>
      </w:ins>
      <w:r>
        <w:rPr>
          <w:lang w:eastAsia="sv-SE"/>
        </w:rPr>
        <w:t xml:space="preserve">SetReal, </w:t>
      </w:r>
      <w:del w:id="6132" w:author="Otter, Martin" w:date="2014-04-09T11:00:00Z">
        <w:r w:rsidDel="00140C25">
          <w:rPr>
            <w:lang w:eastAsia="sv-SE"/>
          </w:rPr>
          <w:delText>fmi</w:delText>
        </w:r>
      </w:del>
      <w:ins w:id="6133" w:author="Otter, Martin" w:date="2014-04-09T11:00:00Z">
        <w:r w:rsidR="00140C25">
          <w:rPr>
            <w:lang w:eastAsia="sv-SE"/>
          </w:rPr>
          <w:t>fmi2</w:t>
        </w:r>
      </w:ins>
      <w:r>
        <w:rPr>
          <w:lang w:eastAsia="sv-SE"/>
        </w:rPr>
        <w:t xml:space="preserve">SetInteger, </w:t>
      </w:r>
      <w:del w:id="6134" w:author="Otter, Martin" w:date="2014-04-09T11:00:00Z">
        <w:r w:rsidDel="00140C25">
          <w:rPr>
            <w:lang w:eastAsia="sv-SE"/>
          </w:rPr>
          <w:delText>fmi</w:delText>
        </w:r>
      </w:del>
      <w:ins w:id="6135" w:author="Otter, Martin" w:date="2014-04-09T11:00:00Z">
        <w:r w:rsidR="00140C25">
          <w:rPr>
            <w:lang w:eastAsia="sv-SE"/>
          </w:rPr>
          <w:t>fmi2</w:t>
        </w:r>
      </w:ins>
      <w:r>
        <w:rPr>
          <w:lang w:eastAsia="sv-SE"/>
        </w:rPr>
        <w:t xml:space="preserve">GetReal, </w:t>
      </w:r>
      <w:del w:id="6136" w:author="Otter, Martin" w:date="2014-04-09T11:00:00Z">
        <w:r w:rsidDel="00140C25">
          <w:rPr>
            <w:lang w:eastAsia="sv-SE"/>
          </w:rPr>
          <w:delText>fmi</w:delText>
        </w:r>
      </w:del>
      <w:ins w:id="6137" w:author="Otter, Martin" w:date="2014-04-09T11:00:00Z">
        <w:r w:rsidR="00140C25">
          <w:rPr>
            <w:lang w:eastAsia="sv-SE"/>
          </w:rPr>
          <w:t>fmi2</w:t>
        </w:r>
      </w:ins>
      <w:r>
        <w:rPr>
          <w:lang w:eastAsia="sv-SE"/>
        </w:rPr>
        <w:t>GetInteger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“numberOfScalarVariables”, “numberOfContinuousStates”, “numberOfInputs”, “numberOfOutputs”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6138" w:name="_Toc393466437"/>
      <w:r w:rsidRPr="0098259C">
        <w:t>Contributors</w:t>
      </w:r>
      <w:bookmarkEnd w:id="6138"/>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77777777" w:rsidR="00A4134E" w:rsidRPr="00C13813" w:rsidRDefault="00A4134E" w:rsidP="00A4134E">
      <w:pPr>
        <w:pStyle w:val="Textkrper"/>
        <w:spacing w:before="0"/>
        <w:ind w:left="720"/>
        <w:rPr>
          <w:lang w:val="de-DE"/>
        </w:rPr>
      </w:pPr>
      <w:r w:rsidRPr="00C13813">
        <w:rPr>
          <w:lang w:val="de-DE"/>
        </w:rPr>
        <w:t>Hilding Elmqvist, Dassault Systèmes</w:t>
      </w:r>
      <w:del w:id="6139" w:author="Torsten Blochwitz" w:date="2014-07-24T17:50:00Z">
        <w:r w:rsidRPr="00C13813" w:rsidDel="003200BB">
          <w:rPr>
            <w:lang w:val="de-DE"/>
          </w:rPr>
          <w:delText xml:space="preserve"> AB</w:delText>
        </w:r>
      </w:del>
      <w:r w:rsidRPr="00C13813">
        <w:rPr>
          <w:lang w:val="de-DE"/>
        </w:rPr>
        <w:t>,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Default="00A4134E" w:rsidP="00F51956">
      <w:pPr>
        <w:pStyle w:val="Textkrper"/>
        <w:spacing w:before="0"/>
        <w:ind w:left="720"/>
      </w:pPr>
      <w:r w:rsidRPr="0098259C">
        <w:t>Markus Friedrich, SIMPACK AG, Germany</w:t>
      </w:r>
    </w:p>
    <w:p w14:paraId="5D9309CB" w14:textId="77777777" w:rsidR="00575460" w:rsidRPr="0098259C" w:rsidRDefault="00575460" w:rsidP="00F51956">
      <w:pPr>
        <w:pStyle w:val="Textkrper"/>
        <w:spacing w:before="0"/>
        <w:ind w:left="720"/>
      </w:pPr>
      <w:r w:rsidRPr="00575460">
        <w:t>Lev Greenberg</w:t>
      </w:r>
      <w:r>
        <w:t>, IBM</w:t>
      </w:r>
      <w:r w:rsidR="000D1C87">
        <w:t xml:space="preserve"> Research, Israel</w:t>
      </w:r>
    </w:p>
    <w:p w14:paraId="6CEB961F" w14:textId="77777777" w:rsidR="00A4134E" w:rsidRPr="0098259C" w:rsidRDefault="00A4134E" w:rsidP="00A4134E">
      <w:pPr>
        <w:pStyle w:val="Textkrper"/>
        <w:spacing w:before="0"/>
        <w:ind w:left="720"/>
      </w:pPr>
      <w:r w:rsidRPr="0098259C">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7777777" w:rsidR="00A4134E" w:rsidRPr="008E4296" w:rsidRDefault="00A4134E" w:rsidP="00A4134E">
      <w:pPr>
        <w:pStyle w:val="Textkrper"/>
        <w:spacing w:before="0"/>
        <w:ind w:left="720"/>
        <w:rPr>
          <w:rPrChange w:id="6140" w:author="Torsten Blochwitz" w:date="2014-07-25T10:10:00Z">
            <w:rPr>
              <w:lang w:val="de-DE"/>
            </w:rPr>
          </w:rPrChange>
        </w:rPr>
      </w:pPr>
      <w:r w:rsidRPr="008E4296">
        <w:rPr>
          <w:rPrChange w:id="6141" w:author="Torsten Blochwitz" w:date="2014-07-25T10:10:00Z">
            <w:rPr>
              <w:lang w:val="de-DE"/>
            </w:rPr>
          </w:rPrChange>
        </w:rPr>
        <w:t>Hans Olsson, Dassault Systèmes</w:t>
      </w:r>
      <w:del w:id="6142" w:author="Torsten Blochwitz" w:date="2014-07-24T17:50:00Z">
        <w:r w:rsidRPr="008E4296" w:rsidDel="003200BB">
          <w:rPr>
            <w:rPrChange w:id="6143" w:author="Torsten Blochwitz" w:date="2014-07-25T10:10:00Z">
              <w:rPr>
                <w:lang w:val="de-DE"/>
              </w:rPr>
            </w:rPrChange>
          </w:rPr>
          <w:delText xml:space="preserve"> AB</w:delText>
        </w:r>
      </w:del>
      <w:r w:rsidRPr="008E4296">
        <w:rPr>
          <w:rPrChange w:id="6144" w:author="Torsten Blochwitz" w:date="2014-07-25T10:10:00Z">
            <w:rPr>
              <w:lang w:val="de-DE"/>
            </w:rPr>
          </w:rPrChange>
        </w:rPr>
        <w:t>, Sweden</w:t>
      </w:r>
    </w:p>
    <w:p w14:paraId="02A9A978" w14:textId="77777777" w:rsidR="00A4134E" w:rsidRPr="008E4296" w:rsidRDefault="001D3504" w:rsidP="00A4134E">
      <w:pPr>
        <w:pStyle w:val="Textkrper"/>
        <w:spacing w:before="0"/>
        <w:ind w:left="720"/>
        <w:rPr>
          <w:rPrChange w:id="6145" w:author="Torsten Blochwitz" w:date="2014-07-25T10:10:00Z">
            <w:rPr>
              <w:lang w:val="de-DE"/>
            </w:rPr>
          </w:rPrChange>
        </w:rPr>
      </w:pPr>
      <w:r w:rsidRPr="008E4296">
        <w:rPr>
          <w:rPrChange w:id="6146" w:author="Torsten Blochwitz" w:date="2014-07-25T10:10:00Z">
            <w:rPr>
              <w:lang w:val="de-DE"/>
            </w:rPr>
          </w:rPrChange>
        </w:rPr>
        <w:t xml:space="preserve">Martin Otter, DLR </w:t>
      </w:r>
      <w:r w:rsidR="00A4134E" w:rsidRPr="008E4296">
        <w:rPr>
          <w:rPrChange w:id="6147" w:author="Torsten Blochwitz" w:date="2014-07-25T10:10:00Z">
            <w:rPr>
              <w:lang w:val="de-DE"/>
            </w:rPr>
          </w:rPrChange>
        </w:rPr>
        <w:t>RM</w:t>
      </w:r>
      <w:r w:rsidRPr="008E4296">
        <w:rPr>
          <w:rPrChange w:id="6148" w:author="Torsten Blochwitz" w:date="2014-07-25T10:10:00Z">
            <w:rPr>
              <w:lang w:val="de-DE"/>
            </w:rPr>
          </w:rPrChange>
        </w:rPr>
        <w:t>C-SR</w:t>
      </w:r>
      <w:r w:rsidR="00A4134E" w:rsidRPr="008E4296">
        <w:rPr>
          <w:rPrChange w:id="6149" w:author="Torsten Blochwitz" w:date="2014-07-25T10:10:00Z">
            <w:rPr>
              <w:lang w:val="de-DE"/>
            </w:rPr>
          </w:rPrChange>
        </w:rPr>
        <w:t>, Germany</w:t>
      </w:r>
    </w:p>
    <w:p w14:paraId="41D708AE" w14:textId="42595812" w:rsidR="00A4134E" w:rsidRPr="008E4296" w:rsidRDefault="00A4134E" w:rsidP="00A4134E">
      <w:pPr>
        <w:pStyle w:val="Textkrper"/>
        <w:spacing w:before="0"/>
        <w:ind w:left="720"/>
        <w:rPr>
          <w:rPrChange w:id="6150" w:author="Torsten Blochwitz" w:date="2014-07-25T10:10:00Z">
            <w:rPr>
              <w:lang w:val="de-DE"/>
            </w:rPr>
          </w:rPrChange>
        </w:rPr>
      </w:pPr>
      <w:r w:rsidRPr="008E4296">
        <w:rPr>
          <w:rPrChange w:id="6151" w:author="Torsten Blochwitz" w:date="2014-07-25T10:10:00Z">
            <w:rPr>
              <w:lang w:val="de-DE"/>
            </w:rPr>
          </w:rPrChange>
        </w:rPr>
        <w:t xml:space="preserve">Antoine Viel, </w:t>
      </w:r>
      <w:ins w:id="6152" w:author="Torsten Blochwitz" w:date="2014-07-24T17:59:00Z">
        <w:r w:rsidR="0058564A" w:rsidRPr="008E4296">
          <w:rPr>
            <w:rPrChange w:id="6153" w:author="Torsten Blochwitz" w:date="2014-07-25T10:10:00Z">
              <w:rPr>
                <w:lang w:val="de-DE"/>
              </w:rPr>
            </w:rPrChange>
          </w:rPr>
          <w:t>Siemens PLM Software, France</w:t>
        </w:r>
      </w:ins>
      <w:del w:id="6154" w:author="Torsten Blochwitz" w:date="2014-07-24T17:59:00Z">
        <w:r w:rsidRPr="008E4296" w:rsidDel="0058564A">
          <w:rPr>
            <w:rPrChange w:id="6155" w:author="Torsten Blochwitz" w:date="2014-07-25T10:10:00Z">
              <w:rPr>
                <w:lang w:val="de-DE"/>
              </w:rPr>
            </w:rPrChange>
          </w:rPr>
          <w:delText>LMS International, Belgium</w:delText>
        </w:r>
      </w:del>
    </w:p>
    <w:p w14:paraId="7174DBDE" w14:textId="77777777" w:rsidR="00A4134E" w:rsidRPr="0098259C" w:rsidRDefault="00A4134E" w:rsidP="00A4134E">
      <w:pPr>
        <w:pStyle w:val="Textkrper"/>
        <w:spacing w:after="120"/>
      </w:pPr>
      <w:r w:rsidRPr="008E4296">
        <w:rPr>
          <w:rPrChange w:id="6156" w:author="Torsten Blochwitz" w:date="2014-07-25T10:10:00Z">
            <w:rPr>
              <w:lang w:val="de-DE"/>
            </w:rPr>
          </w:rPrChange>
        </w:rPr>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8B0A2B2" w:rsidR="000625B1" w:rsidRDefault="000D1C87">
      <w:pPr>
        <w:pStyle w:val="Textkrper"/>
        <w:spacing w:before="0"/>
        <w:ind w:left="1440" w:hanging="720"/>
        <w:rPr>
          <w:ins w:id="6157" w:author="Otter, Martin" w:date="2014-04-25T16:39:00Z"/>
        </w:rPr>
        <w:pPrChange w:id="6158" w:author="Otter, Martin" w:date="2014-04-25T16:39:00Z">
          <w:pPr>
            <w:pStyle w:val="tablecontents"/>
            <w:ind w:left="720"/>
          </w:pPr>
        </w:pPrChange>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ins w:id="6159" w:author="Torsten Blochwitz" w:date="2014-07-25T13:15:00Z">
        <w:r w:rsidR="00A0705A">
          <w:t>,</w:t>
        </w:r>
      </w:ins>
      <w:del w:id="6160" w:author="Torsten Blochwitz" w:date="2014-07-24T17:50:00Z">
        <w:r w:rsidDel="003200BB">
          <w:delText xml:space="preserve"> AB</w:delText>
        </w:r>
      </w:del>
      <w:r>
        <w:t xml:space="preserve"> S</w:t>
      </w:r>
      <w:bookmarkStart w:id="6161" w:name="_GoBack"/>
      <w:bookmarkEnd w:id="6161"/>
      <w:r>
        <w:t>weden</w:t>
      </w:r>
      <w:del w:id="6162" w:author="Otter, Martin" w:date="2014-04-25T16:41:00Z">
        <w:r w:rsidRPr="0098259C" w:rsidDel="006313B2">
          <w:delText>,</w:delText>
        </w:r>
      </w:del>
    </w:p>
    <w:p w14:paraId="16FB620E" w14:textId="0B00E372" w:rsidR="000625B1" w:rsidRDefault="000625B1">
      <w:pPr>
        <w:pStyle w:val="Textkrper"/>
        <w:spacing w:before="0"/>
        <w:ind w:left="1440" w:hanging="720"/>
        <w:rPr>
          <w:ins w:id="6163" w:author="Otter, Martin" w:date="2014-04-25T16:40:00Z"/>
        </w:rPr>
        <w:pPrChange w:id="6164" w:author="Otter, Martin" w:date="2014-04-25T16:39:00Z">
          <w:pPr>
            <w:pStyle w:val="tablecontents"/>
            <w:ind w:left="720"/>
          </w:pPr>
        </w:pPrChange>
      </w:pPr>
      <w:ins w:id="6165" w:author="Otter, Martin" w:date="2014-04-25T16:39:00Z">
        <w:r>
          <w:t>FMI Compliance Checker</w:t>
        </w:r>
      </w:ins>
      <w:ins w:id="6166" w:author="Otter, Martin" w:date="2014-04-25T16:40:00Z">
        <w:r>
          <w:t xml:space="preserve"> by </w:t>
        </w:r>
        <w:r w:rsidR="006313B2">
          <w:t>Iakov N</w:t>
        </w:r>
        <w:r w:rsidR="006313B2" w:rsidRPr="006313B2">
          <w:t>akhimovski</w:t>
        </w:r>
      </w:ins>
      <w:ins w:id="6167" w:author="Otter, Martin" w:date="2014-04-25T16:41:00Z">
        <w:r w:rsidR="006313B2">
          <w:t>, Modelon AB, Sweden</w:t>
        </w:r>
      </w:ins>
      <w:ins w:id="6168" w:author="Otter, Martin" w:date="2014-04-25T16:39:00Z">
        <w:r>
          <w:t xml:space="preserve"> </w:t>
        </w:r>
      </w:ins>
    </w:p>
    <w:p w14:paraId="638A0837" w14:textId="44B249AA" w:rsidR="000625B1" w:rsidRDefault="006313B2">
      <w:pPr>
        <w:pStyle w:val="Textkrper"/>
        <w:spacing w:before="0"/>
        <w:ind w:left="1440" w:hanging="720"/>
        <w:rPr>
          <w:ins w:id="6169" w:author="Otter, Martin" w:date="2014-04-25T16:40:00Z"/>
        </w:rPr>
        <w:pPrChange w:id="6170" w:author="Otter, Martin" w:date="2014-04-25T16:39:00Z">
          <w:pPr>
            <w:pStyle w:val="tablecontents"/>
            <w:ind w:left="720"/>
          </w:pPr>
        </w:pPrChange>
      </w:pPr>
      <w:ins w:id="6171" w:author="Otter, Martin" w:date="2014-04-25T16:39:00Z">
        <w:r>
          <w:t>LMS Imagine.Lab AMESim</w:t>
        </w:r>
      </w:ins>
      <w:ins w:id="6172" w:author="Otter, Martin" w:date="2014-04-25T16:42:00Z">
        <w:r>
          <w:t xml:space="preserve"> </w:t>
        </w:r>
      </w:ins>
      <w:ins w:id="6173" w:author="Otter, Martin" w:date="2014-04-25T16:41:00Z">
        <w:r>
          <w:t xml:space="preserve">by Antoine Viel, </w:t>
        </w:r>
      </w:ins>
      <w:ins w:id="6174" w:author="Torsten Blochwitz" w:date="2014-07-24T17:59:00Z">
        <w:r w:rsidR="0058564A" w:rsidRPr="0058564A">
          <w:t>Siemens PLM Software, France</w:t>
        </w:r>
      </w:ins>
      <w:ins w:id="6175" w:author="Otter, Martin" w:date="2014-04-25T16:41:00Z">
        <w:del w:id="6176" w:author="Torsten Blochwitz" w:date="2014-07-24T17:59:00Z">
          <w:r w:rsidDel="0058564A">
            <w:delText>LMS International, France</w:delText>
          </w:r>
        </w:del>
      </w:ins>
    </w:p>
    <w:p w14:paraId="1BC13EDE" w14:textId="0A588FBA" w:rsidR="000625B1" w:rsidRDefault="000625B1">
      <w:pPr>
        <w:pStyle w:val="Textkrper"/>
        <w:spacing w:before="0"/>
        <w:ind w:left="1440" w:hanging="720"/>
        <w:rPr>
          <w:ins w:id="6177" w:author="Otter, Martin" w:date="2014-04-25T16:40:00Z"/>
        </w:rPr>
        <w:pPrChange w:id="6178" w:author="Otter, Martin" w:date="2014-04-25T16:39:00Z">
          <w:pPr>
            <w:pStyle w:val="tablecontents"/>
            <w:ind w:left="720"/>
          </w:pPr>
        </w:pPrChange>
      </w:pPr>
      <w:ins w:id="6179" w:author="Otter, Martin" w:date="2014-04-25T16:39:00Z">
        <w:r>
          <w:t>MapleSim,</w:t>
        </w:r>
      </w:ins>
      <w:ins w:id="6180" w:author="Otter, Martin" w:date="2014-05-30T18:39:00Z">
        <w:r w:rsidR="005D5AF5">
          <w:t xml:space="preserve"> by Kaska Kowalska, Maplesoft, Canada</w:t>
        </w:r>
      </w:ins>
      <w:ins w:id="6181" w:author="Otter, Martin" w:date="2014-04-25T16:39:00Z">
        <w:r>
          <w:t xml:space="preserve"> </w:t>
        </w:r>
      </w:ins>
    </w:p>
    <w:p w14:paraId="48272249" w14:textId="028E818E" w:rsidR="000625B1" w:rsidRDefault="000625B1">
      <w:pPr>
        <w:pStyle w:val="Textkrper"/>
        <w:spacing w:before="0"/>
        <w:ind w:left="1440" w:hanging="720"/>
        <w:rPr>
          <w:ins w:id="6182" w:author="Otter, Martin" w:date="2014-04-25T16:40:00Z"/>
        </w:rPr>
        <w:pPrChange w:id="6183" w:author="Otter, Martin" w:date="2014-04-25T16:39:00Z">
          <w:pPr>
            <w:pStyle w:val="tablecontents"/>
            <w:ind w:left="720"/>
          </w:pPr>
        </w:pPrChange>
      </w:pPr>
      <w:ins w:id="6184" w:author="Otter, Martin" w:date="2014-04-25T16:39:00Z">
        <w:r>
          <w:lastRenderedPageBreak/>
          <w:t>Silver</w:t>
        </w:r>
      </w:ins>
      <w:ins w:id="6185" w:author="Otter, Martin" w:date="2014-04-25T16:42:00Z">
        <w:r w:rsidR="006313B2">
          <w:t xml:space="preserve"> by Andreas Junghanns, QTronic, Germany</w:t>
        </w:r>
      </w:ins>
    </w:p>
    <w:p w14:paraId="22FB41F8" w14:textId="77777777" w:rsidR="00126C04" w:rsidRDefault="000625B1">
      <w:pPr>
        <w:pStyle w:val="Textkrper"/>
        <w:spacing w:before="0"/>
        <w:ind w:left="1440" w:hanging="720"/>
        <w:rPr>
          <w:ins w:id="6186" w:author="Otter, Martin" w:date="2014-06-12T07:50:00Z"/>
        </w:rPr>
        <w:pPrChange w:id="6187" w:author="Otter, Martin" w:date="2014-04-25T16:39:00Z">
          <w:pPr>
            <w:pStyle w:val="tablecontents"/>
            <w:ind w:left="720"/>
          </w:pPr>
        </w:pPrChange>
      </w:pPr>
      <w:ins w:id="6188" w:author="Otter, Martin" w:date="2014-04-25T16:39:00Z">
        <w:r>
          <w:t>SimulationX</w:t>
        </w:r>
      </w:ins>
      <w:ins w:id="6189" w:author="Otter, Martin" w:date="2014-04-25T16:42:00Z">
        <w:r w:rsidR="006313B2">
          <w:t xml:space="preserve"> by Torsten Blochwitz, ITI, Germany</w:t>
        </w:r>
      </w:ins>
    </w:p>
    <w:p w14:paraId="3802EE58" w14:textId="7946D342" w:rsidR="000625B1" w:rsidRDefault="00126C04">
      <w:pPr>
        <w:pStyle w:val="Textkrper"/>
        <w:spacing w:before="0"/>
        <w:ind w:left="1440" w:hanging="720"/>
        <w:rPr>
          <w:ins w:id="6190" w:author="Otter, Martin" w:date="2014-06-20T13:56:00Z"/>
        </w:rPr>
        <w:pPrChange w:id="6191" w:author="Otter, Martin" w:date="2014-04-25T16:39:00Z">
          <w:pPr>
            <w:pStyle w:val="tablecontents"/>
            <w:ind w:left="720"/>
          </w:pPr>
        </w:pPrChange>
      </w:pPr>
      <w:ins w:id="6192" w:author="Otter, Martin" w:date="2014-06-12T07:50:00Z">
        <w:del w:id="6193" w:author="Torsten Blochwitz" w:date="2014-07-24T17:54:00Z">
          <w:r w:rsidRPr="00F01730" w:rsidDel="0058564A">
            <w:rPr>
              <w:rPrChange w:id="6194" w:author="Otter, Martin" w:date="2014-06-12T14:29:00Z">
                <w:rPr>
                  <w:color w:val="FF0000"/>
                </w:rPr>
              </w:rPrChange>
            </w:rPr>
            <w:delText xml:space="preserve">VEOS and </w:delText>
          </w:r>
        </w:del>
        <w:r w:rsidRPr="00F01730">
          <w:rPr>
            <w:rPrChange w:id="6195" w:author="Otter, Martin" w:date="2014-06-12T14:29:00Z">
              <w:rPr>
                <w:color w:val="FF0000"/>
              </w:rPr>
            </w:rPrChange>
          </w:rPr>
          <w:t xml:space="preserve">SCALEXIO </w:t>
        </w:r>
      </w:ins>
      <w:ins w:id="6196" w:author="Torsten Blochwitz" w:date="2014-07-24T17:54:00Z">
        <w:r w:rsidR="0058564A">
          <w:t xml:space="preserve">and VEOS </w:t>
        </w:r>
      </w:ins>
      <w:ins w:id="6197" w:author="Otter, Martin" w:date="2014-06-12T07:50:00Z">
        <w:r w:rsidRPr="00F01730">
          <w:rPr>
            <w:rPrChange w:id="6198" w:author="Otter, Martin" w:date="2014-06-12T14:29:00Z">
              <w:rPr>
                <w:color w:val="FF0000"/>
              </w:rPr>
            </w:rPrChange>
          </w:rPr>
          <w:t>by Irina Zacharias, Andreas Pillekeit, dSPACE</w:t>
        </w:r>
      </w:ins>
      <w:ins w:id="6199" w:author="Torsten Blochwitz" w:date="2014-07-24T17:54:00Z">
        <w:r w:rsidR="0058564A">
          <w:t xml:space="preserve"> GmbH</w:t>
        </w:r>
      </w:ins>
      <w:ins w:id="6200" w:author="Otter, Martin" w:date="2014-06-12T07:50:00Z">
        <w:r w:rsidRPr="00F01730">
          <w:rPr>
            <w:rPrChange w:id="6201" w:author="Otter, Martin" w:date="2014-06-12T14:29:00Z">
              <w:rPr>
                <w:color w:val="FF0000"/>
              </w:rPr>
            </w:rPrChange>
          </w:rPr>
          <w:t>, Germany</w:t>
        </w:r>
      </w:ins>
    </w:p>
    <w:p w14:paraId="39F0D553" w14:textId="00C9FBAE" w:rsidR="000740AC" w:rsidRPr="003200BB" w:rsidRDefault="000740AC">
      <w:pPr>
        <w:pStyle w:val="Textkrper"/>
        <w:spacing w:before="0"/>
        <w:ind w:left="1440" w:hanging="720"/>
        <w:rPr>
          <w:ins w:id="6202" w:author="Otter, Martin" w:date="2014-04-25T16:39:00Z"/>
        </w:rPr>
        <w:pPrChange w:id="6203" w:author="Otter, Martin" w:date="2014-04-25T16:39:00Z">
          <w:pPr>
            <w:pStyle w:val="tablecontents"/>
            <w:ind w:left="720"/>
          </w:pPr>
        </w:pPrChange>
      </w:pPr>
      <w:proofErr w:type="gramStart"/>
      <w:ins w:id="6204" w:author="Otter, Martin" w:date="2014-06-20T13:56:00Z">
        <w:r>
          <w:t>xMOD</w:t>
        </w:r>
        <w:proofErr w:type="gramEnd"/>
        <w:r>
          <w:t xml:space="preserve"> by Mongi ben Gaid</w:t>
        </w:r>
      </w:ins>
      <w:ins w:id="6205" w:author="Torsten Blochwitz" w:date="2014-07-24T17:44:00Z">
        <w:r w:rsidR="003200BB">
          <w:t xml:space="preserve">, </w:t>
        </w:r>
      </w:ins>
      <w:ins w:id="6206" w:author="Torsten Blochwitz" w:date="2014-07-24T17:43:00Z">
        <w:r w:rsidR="003200BB" w:rsidRPr="0058564A">
          <w:rPr>
            <w:rPrChange w:id="6207" w:author="Torsten Blochwitz" w:date="2014-07-24T17:55:00Z">
              <w:rPr>
                <w:rFonts w:cs="Arial"/>
                <w:color w:val="FF0000"/>
              </w:rPr>
            </w:rPrChange>
          </w:rPr>
          <w:t>Bertrand Hugon</w:t>
        </w:r>
      </w:ins>
      <w:ins w:id="6208" w:author="Torsten Blochwitz" w:date="2014-07-24T17:44:00Z">
        <w:r w:rsidR="003200BB" w:rsidRPr="0058564A">
          <w:rPr>
            <w:rPrChange w:id="6209" w:author="Torsten Blochwitz" w:date="2014-07-24T17:55:00Z">
              <w:rPr>
                <w:rFonts w:cs="Arial"/>
                <w:color w:val="FF0000"/>
              </w:rPr>
            </w:rPrChange>
          </w:rPr>
          <w:t xml:space="preserve">, </w:t>
        </w:r>
      </w:ins>
      <w:ins w:id="6210" w:author="Torsten Blochwitz" w:date="2014-07-24T17:45:00Z">
        <w:r w:rsidR="003200BB" w:rsidRPr="0058564A">
          <w:rPr>
            <w:rPrChange w:id="6211" w:author="Torsten Blochwitz" w:date="2014-07-24T17:55:00Z">
              <w:rPr>
                <w:rFonts w:cs="Arial"/>
                <w:color w:val="FF0000"/>
              </w:rPr>
            </w:rPrChange>
          </w:rPr>
          <w:t>Bruno Léty, and Fabien Debertolis</w:t>
        </w:r>
      </w:ins>
      <w:ins w:id="6212" w:author="Otter, Martin" w:date="2014-06-20T13:56:00Z">
        <w:r>
          <w:t>, IFPEN, France</w:t>
        </w:r>
      </w:ins>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rPr>
          <w:ins w:id="6213" w:author="Otter, Martin" w:date="2014-04-25T16:42:00Z"/>
        </w:rP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64AF5443" w:rsidR="006313B2" w:rsidRPr="0098259C" w:rsidRDefault="006313B2" w:rsidP="00A4134E">
      <w:pPr>
        <w:pStyle w:val="Textkrper"/>
      </w:pPr>
      <w:ins w:id="6214" w:author="Otter, Martin" w:date="2014-04-25T16:42:00Z">
        <w:r>
          <w:t xml:space="preserve">The </w:t>
        </w:r>
      </w:ins>
      <w:ins w:id="6215" w:author="Otter, Martin" w:date="2014-04-25T16:44:00Z">
        <w:r>
          <w:t xml:space="preserve">open source </w:t>
        </w:r>
      </w:ins>
      <w:ins w:id="6216" w:author="Otter, Martin" w:date="2014-04-25T16:42:00Z">
        <w:r>
          <w:t>FMITest</w:t>
        </w:r>
      </w:ins>
      <w:ins w:id="6217" w:author="Otter, Martin" w:date="2014-04-25T16:44:00Z">
        <w:r>
          <w:t xml:space="preserve"> </w:t>
        </w:r>
      </w:ins>
      <w:ins w:id="6218" w:author="Otter, Martin" w:date="2014-04-25T16:42:00Z">
        <w:r>
          <w:t>library (</w:t>
        </w:r>
      </w:ins>
      <w:ins w:id="6219" w:author="Otter, Martin" w:date="2014-04-25T16:43:00Z">
        <w:r>
          <w:fldChar w:fldCharType="begin"/>
        </w:r>
        <w:r>
          <w:instrText xml:space="preserve"> HYPERLINK "https://svn.fmi-standard.org/fmi/branches/public/Test_FMUs/_FMIModelicaTest/FMITest/help/FMITest.html" </w:instrText>
        </w:r>
        <w:r>
          <w:fldChar w:fldCharType="separate"/>
        </w:r>
        <w:r w:rsidRPr="00697FDF">
          <w:rPr>
            <w:rStyle w:val="Hyperlink"/>
          </w:rPr>
          <w:t>https://svn.fmi-standard.org/fmi/branches/public/Test_FMUs/_FMIModelicaTest/FMITest/help/FMITest.html</w:t>
        </w:r>
        <w:r>
          <w:fldChar w:fldCharType="end"/>
        </w:r>
      </w:ins>
      <w:ins w:id="6220" w:author="Otter, Martin" w:date="2014-04-25T16:42:00Z">
        <w:r>
          <w:t>) to</w:t>
        </w:r>
      </w:ins>
      <w:ins w:id="6221" w:author="Otter, Martin" w:date="2014-04-25T16:43:00Z">
        <w:r>
          <w:t xml:space="preserve"> test difficult cases of connected FMUs was implemente</w:t>
        </w:r>
        <w:r w:rsidR="00126C04">
          <w:t>d by Martin Otter</w:t>
        </w:r>
      </w:ins>
      <w:ins w:id="6222" w:author="Otter, Martin" w:date="2014-06-12T07:51:00Z">
        <w:r w:rsidR="00126C04">
          <w:t xml:space="preserve"> (</w:t>
        </w:r>
      </w:ins>
      <w:ins w:id="6223" w:author="Otter, Martin" w:date="2014-04-25T16:43:00Z">
        <w:r w:rsidR="00126C04">
          <w:t>DLR, Germany</w:t>
        </w:r>
      </w:ins>
      <w:ins w:id="6224" w:author="Otter, Martin" w:date="2014-06-12T07:51:00Z">
        <w:r w:rsidR="00126C04">
          <w:t>) based on suggestions by Hilding Elmqvist (Dassault Systèmes</w:t>
        </w:r>
        <w:del w:id="6225" w:author="Torsten Blochwitz" w:date="2014-07-24T17:50:00Z">
          <w:r w:rsidR="00126C04" w:rsidDel="003200BB">
            <w:delText xml:space="preserve"> AB</w:delText>
          </w:r>
        </w:del>
        <w:r w:rsidR="00126C04">
          <w:t>, Sweden) and Torsten Blochwitz (ITI, Germany).</w:t>
        </w:r>
      </w:ins>
    </w:p>
    <w:p w14:paraId="7626E1F6" w14:textId="77777777" w:rsidR="00875F3B" w:rsidRDefault="00875F3B">
      <w:pPr>
        <w:spacing w:line="240" w:lineRule="auto"/>
        <w:rPr>
          <w:ins w:id="6226" w:author="Otter, Martin" w:date="2014-07-25T11:01:00Z"/>
          <w:spacing w:val="4"/>
        </w:rPr>
      </w:pPr>
      <w:ins w:id="6227" w:author="Otter, Martin" w:date="2014-07-25T11:01:00Z">
        <w:r>
          <w:br w:type="page"/>
        </w:r>
      </w:ins>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37B5E8AF" w14:textId="43C25752" w:rsidR="00521F2D" w:rsidRPr="0098259C" w:rsidDel="005D5AF5" w:rsidRDefault="00521F2D" w:rsidP="00521F2D">
      <w:pPr>
        <w:ind w:left="709"/>
        <w:rPr>
          <w:del w:id="6228" w:author="Otter, Martin" w:date="2014-05-30T18:38:00Z"/>
        </w:rPr>
      </w:pPr>
      <w:del w:id="6229" w:author="Otter, Martin" w:date="2014-05-30T18:38:00Z">
        <w:r w:rsidRPr="0098259C" w:rsidDel="005D5AF5">
          <w:delText>Bernd Relovsky, Daimler AG, Germany</w:delText>
        </w:r>
      </w:del>
    </w:p>
    <w:p w14:paraId="58AC4828" w14:textId="21923873" w:rsidR="009432B8" w:rsidRPr="0098259C" w:rsidRDefault="009432B8" w:rsidP="009432B8">
      <w:pPr>
        <w:ind w:left="709"/>
      </w:pPr>
      <w:r w:rsidRPr="0098259C">
        <w:t>Mongi Ben-Gaid, IFP, France</w:t>
      </w:r>
      <w:ins w:id="6230" w:author="Otter, Martin" w:date="2014-05-30T18:38:00Z">
        <w:r w:rsidR="005D5AF5">
          <w:br/>
        </w:r>
      </w:ins>
      <w:ins w:id="6231" w:author="Otter, Martin" w:date="2014-05-30T18:39:00Z">
        <w:r w:rsidR="005D5AF5">
          <w:t>Christian Bertsch, Robert Bosch GmbH, Germany</w:t>
        </w:r>
      </w:ins>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rPr>
          <w:rPrChange w:id="6232" w:author="Torsten Blochwitz" w:date="2014-07-25T13:15:00Z">
            <w:rPr/>
          </w:rPrChange>
        </w:rPr>
      </w:pPr>
      <w:r w:rsidRPr="00A0705A">
        <w:t>Alex Eichberger, SIMPACK AG, Germany</w:t>
      </w:r>
    </w:p>
    <w:p w14:paraId="489A6068" w14:textId="77777777" w:rsidR="005F0FE3" w:rsidRPr="00A0705A" w:rsidRDefault="005F0FE3" w:rsidP="005F0FE3">
      <w:pPr>
        <w:pStyle w:val="Textkrper"/>
        <w:spacing w:before="0"/>
        <w:ind w:left="720"/>
        <w:rPr>
          <w:rPrChange w:id="6233" w:author="Torsten Blochwitz" w:date="2014-07-25T13:15:00Z">
            <w:rPr/>
          </w:rPrChange>
        </w:rPr>
      </w:pPr>
      <w:r w:rsidRPr="00A0705A">
        <w:rPr>
          <w:rPrChange w:id="6234" w:author="Torsten Blochwitz" w:date="2014-07-25T13:15:00Z">
            <w:rPr/>
          </w:rPrChange>
        </w:rPr>
        <w:t>Hilding Elmqvist, Dassault Systèmes</w:t>
      </w:r>
      <w:del w:id="6235" w:author="Torsten Blochwitz" w:date="2014-07-24T17:48:00Z">
        <w:r w:rsidRPr="00A0705A" w:rsidDel="003200BB">
          <w:rPr>
            <w:rPrChange w:id="6236" w:author="Torsten Blochwitz" w:date="2014-07-25T13:15:00Z">
              <w:rPr/>
            </w:rPrChange>
          </w:rPr>
          <w:delText xml:space="preserve"> AB</w:delText>
        </w:r>
      </w:del>
      <w:r w:rsidRPr="00A0705A">
        <w:rPr>
          <w:rPrChange w:id="6237" w:author="Torsten Blochwitz" w:date="2014-07-25T13:15:00Z">
            <w:rPr/>
          </w:rPrChange>
        </w:rPr>
        <w:t>, Sweden</w:t>
      </w:r>
    </w:p>
    <w:p w14:paraId="6571432E" w14:textId="77777777" w:rsidR="00184560" w:rsidRPr="00A0705A" w:rsidRDefault="00184560" w:rsidP="00184560">
      <w:pPr>
        <w:pStyle w:val="Textkrper"/>
        <w:spacing w:before="0"/>
        <w:ind w:left="720"/>
        <w:rPr>
          <w:rPrChange w:id="6238" w:author="Torsten Blochwitz" w:date="2014-07-25T13:15:00Z">
            <w:rPr>
              <w:lang w:val="de-DE"/>
            </w:rPr>
          </w:rPrChange>
        </w:rPr>
      </w:pPr>
      <w:r w:rsidRPr="00A0705A">
        <w:rPr>
          <w:rPrChange w:id="6239" w:author="Torsten Blochwitz" w:date="2014-07-25T13:15:00Z">
            <w:rPr>
              <w:lang w:val="de-DE"/>
            </w:rPr>
          </w:rPrChange>
        </w:rPr>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ins w:id="6240" w:author="Torsten Blochwitz" w:date="2014-07-24T17:56:00Z"/>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ins w:id="6241" w:author="Torsten Blochwitz" w:date="2014-07-24T17:57:00Z">
        <w:r w:rsidRPr="0058564A">
          <w:rPr>
            <w:lang w:val="de-DE"/>
          </w:rPr>
          <w:t>Rafael Gilles (Erbacher), dSPACE GmbH, Germany</w:t>
        </w:r>
      </w:ins>
    </w:p>
    <w:p w14:paraId="4829000C" w14:textId="77777777" w:rsidR="00184560" w:rsidRPr="008E4296" w:rsidRDefault="00184560" w:rsidP="00184560">
      <w:pPr>
        <w:pStyle w:val="Textkrper"/>
        <w:spacing w:before="0"/>
        <w:ind w:left="720"/>
        <w:rPr>
          <w:rPrChange w:id="6242" w:author="Torsten Blochwitz" w:date="2014-07-25T10:10:00Z">
            <w:rPr>
              <w:lang w:val="de-DE"/>
            </w:rPr>
          </w:rPrChange>
        </w:rPr>
      </w:pPr>
      <w:r w:rsidRPr="008E4296">
        <w:rPr>
          <w:rPrChange w:id="6243" w:author="Torsten Blochwitz" w:date="2014-07-25T10:10:00Z">
            <w:rPr>
              <w:lang w:val="de-DE"/>
            </w:rPr>
          </w:rPrChange>
        </w:rPr>
        <w:t>Lev Greenberg, IBM Research, Israel</w:t>
      </w:r>
    </w:p>
    <w:p w14:paraId="67F3A140" w14:textId="77777777" w:rsidR="005D0DA3" w:rsidRPr="0048223C" w:rsidRDefault="005D0DA3" w:rsidP="004865EB">
      <w:pPr>
        <w:ind w:left="709"/>
      </w:pPr>
      <w:r w:rsidRPr="0048223C">
        <w:t>Anton Haumer, Modelon, Germany</w:t>
      </w:r>
    </w:p>
    <w:p w14:paraId="087E0CBD" w14:textId="77777777" w:rsidR="005F0FE3" w:rsidRPr="0048223C" w:rsidRDefault="005F0FE3" w:rsidP="005F0FE3">
      <w:pPr>
        <w:pStyle w:val="Textkrper"/>
        <w:spacing w:before="0"/>
        <w:ind w:left="720"/>
      </w:pPr>
      <w:r w:rsidRPr="0048223C">
        <w:t>Andreas Junghanns, QTronic, Germany</w:t>
      </w:r>
    </w:p>
    <w:p w14:paraId="66BB6522" w14:textId="5C0D469E" w:rsidR="005D0DA3" w:rsidRDefault="005D0DA3" w:rsidP="004865EB">
      <w:pPr>
        <w:ind w:left="709"/>
      </w:pPr>
      <w:r w:rsidRPr="004865EB">
        <w:t xml:space="preserve">Karsten Krügel, </w:t>
      </w:r>
      <w:del w:id="6244" w:author="Torsten Blochwitz" w:date="2014-07-25T11:06:00Z">
        <w:r w:rsidRPr="004865EB" w:rsidDel="00591A14">
          <w:delText>dSpace</w:delText>
        </w:r>
      </w:del>
      <w:ins w:id="6245" w:author="Torsten Blochwitz" w:date="2014-07-25T11:06:00Z">
        <w:r w:rsidR="00591A14" w:rsidRPr="004865EB">
          <w:t>dS</w:t>
        </w:r>
        <w:r w:rsidR="00591A14">
          <w:t xml:space="preserve">PACE </w:t>
        </w:r>
      </w:ins>
      <w:ins w:id="6246" w:author="Torsten Blochwitz" w:date="2014-07-24T17:57:00Z">
        <w:r w:rsidR="0058564A">
          <w:t>GmbH</w:t>
        </w:r>
      </w:ins>
      <w:r w:rsidRPr="004865EB">
        <w:t>, Germany</w:t>
      </w:r>
    </w:p>
    <w:p w14:paraId="3E23A537" w14:textId="12F8DDB9" w:rsidR="00184560" w:rsidRPr="00184560" w:rsidRDefault="00184560" w:rsidP="00184560">
      <w:pPr>
        <w:pStyle w:val="Textkrper"/>
        <w:spacing w:before="0"/>
        <w:ind w:left="720"/>
      </w:pPr>
      <w:proofErr w:type="gramStart"/>
      <w:r>
        <w:t>Edward Lee, Berkel</w:t>
      </w:r>
      <w:ins w:id="6247" w:author="Torsten Blochwitz" w:date="2014-07-24T18:02:00Z">
        <w:r w:rsidR="002D55AA">
          <w:t>e</w:t>
        </w:r>
      </w:ins>
      <w:r>
        <w:t>y University, U.S.A.</w:t>
      </w:r>
      <w:proofErr w:type="gramEnd"/>
    </w:p>
    <w:p w14:paraId="6CCD3CE2" w14:textId="038F3B73" w:rsidR="008E4296" w:rsidRPr="00591A14" w:rsidRDefault="008E4296" w:rsidP="005D0DA3">
      <w:pPr>
        <w:pStyle w:val="Textkrper"/>
        <w:spacing w:before="0"/>
        <w:ind w:left="720"/>
        <w:rPr>
          <w:ins w:id="6248" w:author="Torsten Blochwitz" w:date="2014-07-25T10:10:00Z"/>
          <w:rPrChange w:id="6249" w:author="Torsten Blochwitz" w:date="2014-07-25T11:06:00Z">
            <w:rPr>
              <w:ins w:id="6250" w:author="Torsten Blochwitz" w:date="2014-07-25T10:10:00Z"/>
              <w:lang w:val="de-DE"/>
            </w:rPr>
          </w:rPrChange>
        </w:rPr>
      </w:pPr>
      <w:ins w:id="6251" w:author="Torsten Blochwitz" w:date="2014-07-25T10:10:00Z">
        <w:r w:rsidRPr="00591A14">
          <w:rPr>
            <w:rPrChange w:id="6252" w:author="Torsten Blochwitz" w:date="2014-07-25T11:06:00Z">
              <w:rPr>
                <w:lang w:val="de-DE"/>
              </w:rPr>
            </w:rPrChange>
          </w:rPr>
          <w:t xml:space="preserve">Bruno Loyer, </w:t>
        </w:r>
      </w:ins>
      <w:ins w:id="6253" w:author="Torsten Blochwitz" w:date="2014-07-25T10:14:00Z">
        <w:r w:rsidRPr="00591A14">
          <w:rPr>
            <w:rPrChange w:id="6254" w:author="Torsten Blochwitz" w:date="2014-07-25T11:06:00Z">
              <w:rPr>
                <w:lang w:val="de-DE"/>
              </w:rPr>
            </w:rPrChange>
          </w:rPr>
          <w:t>Siemens PLM Software, France</w:t>
        </w:r>
      </w:ins>
    </w:p>
    <w:p w14:paraId="7885FCFA" w14:textId="77777777" w:rsidR="005D0DA3" w:rsidRPr="00591A14" w:rsidRDefault="005D0DA3" w:rsidP="005D0DA3">
      <w:pPr>
        <w:pStyle w:val="Textkrper"/>
        <w:spacing w:before="0"/>
        <w:ind w:left="720"/>
        <w:rPr>
          <w:rPrChange w:id="6255" w:author="Torsten Blochwitz" w:date="2014-07-25T11:06:00Z">
            <w:rPr>
              <w:lang w:val="de-DE"/>
            </w:rPr>
          </w:rPrChange>
        </w:rPr>
      </w:pPr>
      <w:r w:rsidRPr="00591A14">
        <w:rPr>
          <w:rPrChange w:id="6256" w:author="Torsten Blochwitz" w:date="2014-07-25T11:06:00Z">
            <w:rPr>
              <w:lang w:val="de-DE"/>
            </w:rPr>
          </w:rPrChange>
        </w:rPr>
        <w:t>Petter Lindholm, Modelon, Sweden</w:t>
      </w:r>
    </w:p>
    <w:p w14:paraId="47470665" w14:textId="77777777" w:rsidR="00521F2D" w:rsidRPr="00591A14" w:rsidRDefault="00521F2D" w:rsidP="00521F2D">
      <w:pPr>
        <w:pStyle w:val="Textkrper"/>
        <w:spacing w:before="0"/>
        <w:ind w:left="720"/>
        <w:rPr>
          <w:rPrChange w:id="6257" w:author="Torsten Blochwitz" w:date="2014-07-25T11:06:00Z">
            <w:rPr>
              <w:lang w:val="de-DE"/>
            </w:rPr>
          </w:rPrChange>
        </w:rPr>
      </w:pPr>
      <w:r w:rsidRPr="00591A14">
        <w:rPr>
          <w:rPrChange w:id="6258" w:author="Torsten Blochwitz" w:date="2014-07-25T11:06:00Z">
            <w:rPr>
              <w:lang w:val="de-DE"/>
            </w:rPr>
          </w:rPrChange>
        </w:rPr>
        <w:t>Kristin Majetta, Fraunhofer IIS EAS, Germany</w:t>
      </w:r>
    </w:p>
    <w:p w14:paraId="0ACD2909" w14:textId="77777777" w:rsidR="00521F2D" w:rsidRPr="00591A14" w:rsidRDefault="00521F2D" w:rsidP="00F51956">
      <w:pPr>
        <w:pStyle w:val="Textkrper"/>
        <w:spacing w:before="0"/>
        <w:ind w:left="720"/>
        <w:rPr>
          <w:rPrChange w:id="6259" w:author="Torsten Blochwitz" w:date="2014-07-25T11:06:00Z">
            <w:rPr>
              <w:lang w:val="de-DE"/>
            </w:rPr>
          </w:rPrChange>
        </w:rPr>
      </w:pPr>
      <w:r w:rsidRPr="00591A14">
        <w:rPr>
          <w:rPrChange w:id="6260" w:author="Torsten Blochwitz" w:date="2014-07-25T11:06:00Z">
            <w:rPr>
              <w:lang w:val="de-DE"/>
            </w:rPr>
          </w:rPrChange>
        </w:rPr>
        <w:t>Sven Erik Mattsson, Dassault Systèmes</w:t>
      </w:r>
      <w:del w:id="6261" w:author="Torsten Blochwitz" w:date="2014-07-24T17:50:00Z">
        <w:r w:rsidRPr="00591A14" w:rsidDel="003200BB">
          <w:rPr>
            <w:rPrChange w:id="6262" w:author="Torsten Blochwitz" w:date="2014-07-25T11:06:00Z">
              <w:rPr>
                <w:lang w:val="de-DE"/>
              </w:rPr>
            </w:rPrChange>
          </w:rPr>
          <w:delText xml:space="preserve"> AB</w:delText>
        </w:r>
      </w:del>
      <w:r w:rsidRPr="00591A14">
        <w:rPr>
          <w:rPrChange w:id="6263" w:author="Torsten Blochwitz" w:date="2014-07-25T11:06:00Z">
            <w:rPr>
              <w:lang w:val="de-DE"/>
            </w:rPr>
          </w:rPrChange>
        </w:rPr>
        <w:t>,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7777777" w:rsidR="001D3504" w:rsidRPr="00021D03" w:rsidRDefault="001D3504" w:rsidP="001D3504">
      <w:pPr>
        <w:pStyle w:val="Textkrper"/>
        <w:spacing w:before="0"/>
        <w:ind w:left="720"/>
        <w:rPr>
          <w:lang w:val="de-DE"/>
        </w:rPr>
      </w:pPr>
      <w:r w:rsidRPr="00021D03">
        <w:rPr>
          <w:lang w:val="de-DE"/>
        </w:rPr>
        <w:t>Peter Nilsson, Dassault Systèmes</w:t>
      </w:r>
      <w:del w:id="6264" w:author="Torsten Blochwitz" w:date="2014-07-24T17:51:00Z">
        <w:r w:rsidRPr="00021D03" w:rsidDel="003200BB">
          <w:rPr>
            <w:lang w:val="de-DE"/>
          </w:rPr>
          <w:delText xml:space="preserve"> AB</w:delText>
        </w:r>
      </w:del>
      <w:r w:rsidRPr="00021D03">
        <w:rPr>
          <w:lang w:val="de-DE"/>
        </w:rPr>
        <w:t>, Sweden</w:t>
      </w:r>
    </w:p>
    <w:p w14:paraId="3F4164AD" w14:textId="77777777" w:rsidR="005F0FE3" w:rsidRPr="00C13813" w:rsidRDefault="005F0FE3" w:rsidP="005F0FE3">
      <w:pPr>
        <w:pStyle w:val="Textkrper"/>
        <w:spacing w:before="0"/>
        <w:ind w:left="720"/>
      </w:pPr>
      <w:r w:rsidRPr="00C13813">
        <w:t>Hans Olsson, Dassault Systèmes</w:t>
      </w:r>
      <w:del w:id="6265" w:author="Torsten Blochwitz" w:date="2014-07-24T17:51:00Z">
        <w:r w:rsidRPr="00C13813" w:rsidDel="003200BB">
          <w:delText xml:space="preserve"> AB</w:delText>
        </w:r>
      </w:del>
      <w:r w:rsidRPr="00C13813">
        <w:t>, Sweden</w:t>
      </w:r>
    </w:p>
    <w:p w14:paraId="4AC0081B" w14:textId="77777777" w:rsidR="005F0FE3" w:rsidRDefault="001D3504" w:rsidP="005F0FE3">
      <w:pPr>
        <w:pStyle w:val="Textkrper"/>
        <w:spacing w:before="0"/>
        <w:ind w:left="720"/>
        <w:rPr>
          <w:ins w:id="6266" w:author="Torsten Blochwitz" w:date="2014-07-24T17:46:00Z"/>
        </w:rPr>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ins w:id="6267" w:author="Torsten Blochwitz" w:date="2014-07-24T17:46:00Z">
        <w:r w:rsidRPr="003200BB">
          <w:t>Nicolas Pernet</w:t>
        </w:r>
        <w:r>
          <w:t>, IFPEN, France</w:t>
        </w:r>
      </w:ins>
    </w:p>
    <w:p w14:paraId="4403C3AF" w14:textId="6EB63E31" w:rsidR="005D0DA3" w:rsidRPr="004865EB" w:rsidRDefault="005D0DA3" w:rsidP="004865EB">
      <w:pPr>
        <w:ind w:left="709"/>
      </w:pPr>
      <w:r w:rsidRPr="00D4342E">
        <w:t>Andreas Pillekeit</w:t>
      </w:r>
      <w:r>
        <w:t xml:space="preserve">, </w:t>
      </w:r>
      <w:del w:id="6268" w:author="Torsten Blochwitz" w:date="2014-07-25T11:06:00Z">
        <w:r w:rsidDel="00591A14">
          <w:delText>dSpace</w:delText>
        </w:r>
      </w:del>
      <w:ins w:id="6269" w:author="Torsten Blochwitz" w:date="2014-07-25T11:06:00Z">
        <w:r w:rsidR="00591A14">
          <w:t xml:space="preserve">dSPACE </w:t>
        </w:r>
      </w:ins>
      <w:ins w:id="6270" w:author="Torsten Blochwitz" w:date="2014-07-24T17:57:00Z">
        <w:r w:rsidR="0058564A">
          <w:t>GmbH</w:t>
        </w:r>
      </w:ins>
      <w:r>
        <w:t>, Germany</w:t>
      </w:r>
      <w:ins w:id="6271" w:author="Otter, Martin" w:date="2014-05-30T18:38:00Z">
        <w:r w:rsidR="005D5AF5">
          <w:br/>
        </w:r>
        <w:r w:rsidR="005D5AF5" w:rsidRPr="0098259C">
          <w:t>Bernd Relovsky, Daimler AG, Germany</w:t>
        </w:r>
      </w:ins>
    </w:p>
    <w:p w14:paraId="5F76DC2D" w14:textId="77777777" w:rsidR="00521F2D" w:rsidRPr="004865EB" w:rsidRDefault="00521F2D" w:rsidP="005F0FE3">
      <w:pPr>
        <w:pStyle w:val="Textkrper"/>
        <w:spacing w:before="0"/>
        <w:ind w:left="720"/>
      </w:pPr>
      <w:r w:rsidRPr="004865EB">
        <w:t>Tom Schierz, University Halle, Germany</w:t>
      </w:r>
    </w:p>
    <w:p w14:paraId="6DE98EC0" w14:textId="485E5A11" w:rsidR="005D0DA3" w:rsidRPr="004865EB" w:rsidRDefault="005D0DA3" w:rsidP="004865EB">
      <w:pPr>
        <w:ind w:left="709"/>
      </w:pPr>
      <w:r w:rsidRPr="004865EB">
        <w:t>Chad Schmitke, Maple</w:t>
      </w:r>
      <w:ins w:id="6272" w:author="Otter, Martin" w:date="2014-05-30T18:41:00Z">
        <w:r w:rsidR="005D5AF5">
          <w:t>s</w:t>
        </w:r>
      </w:ins>
      <w:del w:id="6273" w:author="Otter, Martin" w:date="2014-05-30T18:41:00Z">
        <w:r w:rsidRPr="004865EB" w:rsidDel="005D5AF5">
          <w:delText>S</w:delText>
        </w:r>
      </w:del>
      <w:r w:rsidRPr="004865EB">
        <w:t>oft, Canada</w:t>
      </w:r>
    </w:p>
    <w:p w14:paraId="341644E0" w14:textId="77777777" w:rsidR="005D0DA3" w:rsidRPr="0048223C" w:rsidRDefault="005D0DA3" w:rsidP="004865EB">
      <w:pPr>
        <w:ind w:left="709"/>
        <w:rPr>
          <w:rPrChange w:id="6274" w:author="Otter, Martin" w:date="2014-06-04T16:27:00Z">
            <w:rPr>
              <w:lang w:val="de-DE"/>
            </w:rPr>
          </w:rPrChange>
        </w:rPr>
      </w:pPr>
      <w:r w:rsidRPr="0048223C">
        <w:rPr>
          <w:rPrChange w:id="6275" w:author="Otter, Martin" w:date="2014-06-04T16:27:00Z">
            <w:rPr>
              <w:lang w:val="de-DE"/>
            </w:rPr>
          </w:rPrChange>
        </w:rPr>
        <w:t>Stefan-Alexander Schneider, BMW, Germany</w:t>
      </w:r>
    </w:p>
    <w:p w14:paraId="555D1938" w14:textId="77777777" w:rsidR="00184560" w:rsidRPr="0048223C" w:rsidRDefault="005D0DA3" w:rsidP="005F0FE3">
      <w:pPr>
        <w:pStyle w:val="Textkrper"/>
        <w:spacing w:before="0"/>
        <w:ind w:left="720"/>
        <w:rPr>
          <w:rPrChange w:id="6276" w:author="Otter, Martin" w:date="2014-06-04T16:27:00Z">
            <w:rPr>
              <w:lang w:val="de-DE"/>
            </w:rPr>
          </w:rPrChange>
        </w:rPr>
      </w:pPr>
      <w:r w:rsidRPr="0048223C">
        <w:rPr>
          <w:rPrChange w:id="6277" w:author="Otter, Martin" w:date="2014-06-04T16:27:00Z">
            <w:rPr>
              <w:lang w:val="de-DE"/>
            </w:rPr>
          </w:rPrChange>
        </w:rPr>
        <w:t>Klaus Schuch, AVL List GmbH, Austria</w:t>
      </w:r>
    </w:p>
    <w:p w14:paraId="6F9D5CFF" w14:textId="77777777" w:rsidR="009432B8" w:rsidRPr="0048223C" w:rsidRDefault="001D3504" w:rsidP="005F0FE3">
      <w:pPr>
        <w:pStyle w:val="Textkrper"/>
        <w:spacing w:before="0"/>
        <w:ind w:left="720"/>
        <w:rPr>
          <w:rPrChange w:id="6278" w:author="Otter, Martin" w:date="2014-06-04T16:27:00Z">
            <w:rPr>
              <w:lang w:val="de-DE"/>
            </w:rPr>
          </w:rPrChange>
        </w:rPr>
      </w:pPr>
      <w:r w:rsidRPr="0048223C">
        <w:rPr>
          <w:rPrChange w:id="6279" w:author="Otter, Martin" w:date="2014-06-04T16:27:00Z">
            <w:rPr>
              <w:lang w:val="de-DE"/>
            </w:rPr>
          </w:rPrChange>
        </w:rPr>
        <w:t xml:space="preserve">Bernhard Thiele, DLR </w:t>
      </w:r>
      <w:r w:rsidR="009432B8" w:rsidRPr="0048223C">
        <w:rPr>
          <w:rPrChange w:id="6280" w:author="Otter, Martin" w:date="2014-06-04T16:27:00Z">
            <w:rPr>
              <w:lang w:val="de-DE"/>
            </w:rPr>
          </w:rPrChange>
        </w:rPr>
        <w:t>RM</w:t>
      </w:r>
      <w:r w:rsidRPr="0048223C">
        <w:rPr>
          <w:rPrChange w:id="6281" w:author="Otter, Martin" w:date="2014-06-04T16:27:00Z">
            <w:rPr>
              <w:lang w:val="de-DE"/>
            </w:rPr>
          </w:rPrChange>
        </w:rPr>
        <w:t>C-SR</w:t>
      </w:r>
      <w:r w:rsidR="009432B8" w:rsidRPr="0048223C">
        <w:rPr>
          <w:rPrChange w:id="6282" w:author="Otter, Martin" w:date="2014-06-04T16:27:00Z">
            <w:rPr>
              <w:lang w:val="de-DE"/>
            </w:rPr>
          </w:rPrChange>
        </w:rPr>
        <w:t>, Germany</w:t>
      </w:r>
    </w:p>
    <w:p w14:paraId="5B9114F5" w14:textId="29D5A106" w:rsidR="0058564A" w:rsidRPr="0058564A" w:rsidRDefault="005F0FE3" w:rsidP="005F0FE3">
      <w:pPr>
        <w:pStyle w:val="Textkrper"/>
        <w:spacing w:before="0"/>
        <w:ind w:left="720"/>
        <w:rPr>
          <w:ins w:id="6283" w:author="Torsten Blochwitz" w:date="2014-07-24T17:58:00Z"/>
          <w:lang w:val="de-DE"/>
          <w:rPrChange w:id="6284" w:author="Torsten Blochwitz" w:date="2014-07-24T17:58:00Z">
            <w:rPr>
              <w:ins w:id="6285" w:author="Torsten Blochwitz" w:date="2014-07-24T17:58:00Z"/>
            </w:rPr>
          </w:rPrChange>
        </w:rPr>
      </w:pPr>
      <w:r w:rsidRPr="0058564A">
        <w:rPr>
          <w:lang w:val="de-DE"/>
          <w:rPrChange w:id="6286" w:author="Torsten Blochwitz" w:date="2014-07-24T17:58:00Z">
            <w:rPr/>
          </w:rPrChange>
        </w:rPr>
        <w:t xml:space="preserve">Antoine Viel, </w:t>
      </w:r>
      <w:ins w:id="6287" w:author="Torsten Blochwitz" w:date="2014-07-24T17:58:00Z">
        <w:r w:rsidR="0058564A" w:rsidRPr="0058564A">
          <w:rPr>
            <w:lang w:val="de-DE"/>
            <w:rPrChange w:id="6288" w:author="Torsten Blochwitz" w:date="2014-07-24T17:58:00Z">
              <w:rPr/>
            </w:rPrChange>
          </w:rPr>
          <w:t>Siemens PLM Software, France</w:t>
        </w:r>
      </w:ins>
    </w:p>
    <w:p w14:paraId="1DB85688" w14:textId="67DDDC09" w:rsidR="003200BB" w:rsidRDefault="005F0FE3" w:rsidP="005F0FE3">
      <w:pPr>
        <w:pStyle w:val="Textkrper"/>
        <w:spacing w:before="0"/>
        <w:ind w:left="720"/>
        <w:rPr>
          <w:ins w:id="6289" w:author="Torsten Blochwitz" w:date="2014-07-25T11:07:00Z"/>
        </w:rPr>
      </w:pPr>
      <w:del w:id="6290" w:author="Torsten Blochwitz" w:date="2014-07-24T17:58:00Z">
        <w:r w:rsidRPr="0098259C" w:rsidDel="0058564A">
          <w:delText>LMS International, Belgium</w:delText>
        </w:r>
      </w:del>
      <w:ins w:id="6291" w:author="Torsten Blochwitz" w:date="2014-07-24T17:47:00Z">
        <w:r w:rsidR="003200BB" w:rsidRPr="003200BB">
          <w:t>Karl Wernersson</w:t>
        </w:r>
      </w:ins>
      <w:ins w:id="6292" w:author="Torsten Blochwitz" w:date="2014-07-24T17:48:00Z">
        <w:r w:rsidR="003200BB">
          <w:t xml:space="preserve">, </w:t>
        </w:r>
        <w:r w:rsidR="003200BB" w:rsidRPr="0048223C">
          <w:t>Dassault Systèmes, Sweden</w:t>
        </w:r>
      </w:ins>
    </w:p>
    <w:p w14:paraId="6BFBD3EC" w14:textId="4A93D4FB" w:rsidR="00591A14" w:rsidRPr="0098259C" w:rsidRDefault="00591A14" w:rsidP="005F0FE3">
      <w:pPr>
        <w:pStyle w:val="Textkrper"/>
        <w:spacing w:before="0"/>
        <w:ind w:left="720"/>
      </w:pPr>
      <w:ins w:id="6293" w:author="Torsten Blochwitz" w:date="2014-07-25T11:07:00Z">
        <w:r w:rsidRPr="00591A14">
          <w:t>Irina Zacharias</w:t>
        </w:r>
        <w:r>
          <w:t>, dSPACE GmbH, Germany</w:t>
        </w:r>
      </w:ins>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77777777" w:rsidR="001D3504" w:rsidRPr="0098259C" w:rsidRDefault="001D3504" w:rsidP="00521F2D">
      <w:pPr>
        <w:pStyle w:val="Textkrper"/>
        <w:spacing w:before="0"/>
        <w:ind w:left="720"/>
      </w:pPr>
      <w:r>
        <w:t>Andreas Pfeiffer, DLR RMC-SR</w:t>
      </w:r>
    </w:p>
    <w:p w14:paraId="44179EAF" w14:textId="77777777" w:rsidR="00C12C1B" w:rsidRPr="0098259C" w:rsidRDefault="00C12C1B" w:rsidP="00C12C1B">
      <w:pPr>
        <w:pStyle w:val="Appendix1"/>
      </w:pPr>
      <w:bookmarkStart w:id="6294" w:name="_Toc240646383"/>
      <w:bookmarkStart w:id="6295" w:name="_Toc247884564"/>
      <w:bookmarkStart w:id="6296" w:name="_Toc393466438"/>
      <w:bookmarkEnd w:id="248"/>
      <w:bookmarkEnd w:id="249"/>
      <w:bookmarkEnd w:id="250"/>
      <w:bookmarkEnd w:id="251"/>
      <w:bookmarkEnd w:id="252"/>
      <w:bookmarkEnd w:id="253"/>
      <w:r w:rsidRPr="0098259C">
        <w:lastRenderedPageBreak/>
        <w:t>Glossary</w:t>
      </w:r>
      <w:bookmarkEnd w:id="6294"/>
      <w:bookmarkEnd w:id="6295"/>
      <w:bookmarkEnd w:id="6296"/>
    </w:p>
    <w:p w14:paraId="592F7D9C" w14:textId="2D01E6AF"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del w:id="6297" w:author="Otter, Martin" w:date="2014-04-25T18:18:00Z">
        <w:r w:rsidR="00044FDE" w:rsidRPr="0098259C" w:rsidDel="0065491B">
          <w:rPr>
            <w:lang w:eastAsia="sv-SE"/>
          </w:rPr>
          <w:delText xml:space="preserve"> specific to this </w:delText>
        </w:r>
        <w:r w:rsidRPr="0098259C" w:rsidDel="0065491B">
          <w:rPr>
            <w:lang w:eastAsia="sv-SE"/>
          </w:rPr>
          <w:delText>document</w:delText>
        </w:r>
      </w:del>
      <w:r w:rsidRPr="0098259C">
        <w:rPr>
          <w:lang w:eastAsia="sv-SE"/>
        </w:rPr>
        <w:t>.</w:t>
      </w:r>
    </w:p>
    <w:tbl>
      <w:tblPr>
        <w:tblW w:w="4932" w:type="pct"/>
        <w:tblCellMar>
          <w:left w:w="57" w:type="dxa"/>
          <w:right w:w="57" w:type="dxa"/>
        </w:tblCellMar>
        <w:tblLook w:val="0000" w:firstRow="0" w:lastRow="0" w:firstColumn="0" w:lastColumn="0" w:noHBand="0" w:noVBand="0"/>
      </w:tblPr>
      <w:tblGrid>
        <w:gridCol w:w="2425"/>
        <w:gridCol w:w="7250"/>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77777777"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77777777" w:rsidR="002E7651" w:rsidRPr="0098259C" w:rsidRDefault="002E7651" w:rsidP="000727C2">
            <w:pPr>
              <w:pStyle w:val="Textkrper-Tabelle"/>
            </w:pPr>
            <w:r w:rsidRPr="0098259C">
              <w:t>AUTomotive Open System Architecture (</w:t>
            </w:r>
            <w:hyperlink r:id="rId129"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w:t>
            </w:r>
            <w:proofErr w:type="gramStart"/>
            <w:r w:rsidRPr="0098259C">
              <w:t>built</w:t>
            </w:r>
            <w:proofErr w:type="gramEnd"/>
            <w:r w:rsidRPr="0098259C">
              <w:t xml:space="preserve"> on top of the real-time operating system OSEK (</w:t>
            </w:r>
            <w:hyperlink r:id="rId130" w:history="1">
              <w:r w:rsidRPr="0098259C">
                <w:rPr>
                  <w:rStyle w:val="Hyperlink"/>
                </w:rPr>
                <w:t>www.osek-vdx.org</w:t>
              </w:r>
            </w:hyperlink>
            <w:r w:rsidRPr="0098259C">
              <w:t xml:space="preserve">, </w:t>
            </w:r>
            <w:hyperlink r:id="rId131"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77777777" w:rsidR="00C12C1B" w:rsidRPr="0098259C" w:rsidRDefault="00044FDE" w:rsidP="00C12C1B">
            <w:pPr>
              <w:pStyle w:val="Textkrper-Tabelle"/>
            </w:pPr>
            <w:r w:rsidRPr="0098259C">
              <w:t>Coupling (</w:t>
            </w:r>
            <w:r w:rsidR="00D73B94" w:rsidRPr="0098259C">
              <w:t>in other words</w:t>
            </w:r>
            <w:r w:rsidRPr="0098259C">
              <w:t xml:space="preserve"> dynamic mutualexchange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7777777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77777777" w:rsidR="00C12C1B" w:rsidRPr="0098259C" w:rsidRDefault="00C12C1B" w:rsidP="00C12C1B">
            <w:pPr>
              <w:pStyle w:val="Textkrper-Tabelle"/>
            </w:pPr>
            <w:r w:rsidRPr="0098259C">
              <w:t>Functional Mock-up Interface</w:t>
            </w:r>
            <w:proofErr w:type="gramStart"/>
            <w:r w:rsidRPr="0098259C">
              <w:t>:</w:t>
            </w:r>
            <w:proofErr w:type="gramEnd"/>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w:t>
            </w:r>
            <w:r w:rsidR="00812D11" w:rsidRPr="0098259C">
              <w:t>u</w:t>
            </w:r>
            <w:r w:rsidRPr="0098259C">
              <w:t>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proofErr w:type="gramStart"/>
            <w:r w:rsidRPr="0098259C">
              <w:t>:</w:t>
            </w:r>
            <w:proofErr w:type="gramEnd"/>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proofErr w:type="gramStart"/>
            <w:r w:rsidRPr="0098259C">
              <w:t>:</w:t>
            </w:r>
            <w:proofErr w:type="gramEnd"/>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lastRenderedPageBreak/>
              <w:t>FMU</w:t>
            </w:r>
          </w:p>
        </w:tc>
        <w:tc>
          <w:tcPr>
            <w:tcW w:w="3747" w:type="pct"/>
            <w:tcBorders>
              <w:top w:val="single" w:sz="4" w:space="0" w:color="auto"/>
              <w:left w:val="single" w:sz="4" w:space="0" w:color="auto"/>
              <w:bottom w:val="single" w:sz="4" w:space="0" w:color="auto"/>
              <w:right w:val="single" w:sz="4" w:space="0" w:color="auto"/>
            </w:tcBorders>
          </w:tcPr>
          <w:p w14:paraId="529FE5B7" w14:textId="30626551" w:rsidR="00044FDE" w:rsidRPr="0098259C" w:rsidRDefault="00044FDE">
            <w:pPr>
              <w:pStyle w:val="Textkrper-Tabelle"/>
            </w:pPr>
            <w:r w:rsidRPr="0098259C">
              <w:t>Functional Mock-up Unit</w:t>
            </w:r>
            <w:proofErr w:type="gramStart"/>
            <w:r w:rsidRPr="0098259C">
              <w:t>:</w:t>
            </w:r>
            <w:proofErr w:type="gramEnd"/>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374F39" w:rsidRPr="0098259C">
              <w:rPr>
                <w:rFonts w:eastAsia="MS Mincho" w:cs="Arial"/>
                <w:color w:val="000000"/>
                <w:szCs w:val="20"/>
                <w:lang w:eastAsia="ja-JP"/>
              </w:rPr>
              <w:t>zip 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85465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w:t>
            </w:r>
            <w:del w:id="6298" w:author="Otter, Martin" w:date="2014-04-25T18:18:00Z">
              <w:r w:rsidRPr="0098259C" w:rsidDel="00863468">
                <w:rPr>
                  <w:rFonts w:eastAsia="MS Mincho" w:cs="Arial"/>
                  <w:color w:val="000000"/>
                  <w:szCs w:val="20"/>
                  <w:lang w:eastAsia="ja-JP"/>
                </w:rPr>
                <w:delText xml:space="preserve">(see section </w:delText>
              </w:r>
              <w:r w:rsidRPr="0098259C" w:rsidDel="00863468">
                <w:rPr>
                  <w:rFonts w:eastAsia="MS Mincho" w:cs="Arial"/>
                  <w:color w:val="000000"/>
                  <w:szCs w:val="20"/>
                  <w:lang w:eastAsia="ja-JP"/>
                </w:rPr>
                <w:fldChar w:fldCharType="begin"/>
              </w:r>
              <w:r w:rsidRPr="0098259C" w:rsidDel="00863468">
                <w:rPr>
                  <w:rFonts w:eastAsia="MS Mincho" w:cs="Arial"/>
                  <w:color w:val="000000"/>
                  <w:szCs w:val="20"/>
                  <w:lang w:eastAsia="ja-JP"/>
                </w:rPr>
                <w:delInstrText xml:space="preserve"> REF _Ref289268431 \n \h </w:delInstrText>
              </w:r>
              <w:r w:rsidRPr="0098259C" w:rsidDel="00863468">
                <w:rPr>
                  <w:rFonts w:eastAsia="MS Mincho" w:cs="Arial"/>
                  <w:color w:val="000000"/>
                  <w:szCs w:val="20"/>
                  <w:lang w:eastAsia="ja-JP"/>
                </w:rPr>
              </w:r>
              <w:r w:rsidRPr="0098259C" w:rsidDel="00863468">
                <w:rPr>
                  <w:rFonts w:eastAsia="MS Mincho" w:cs="Arial"/>
                  <w:color w:val="000000"/>
                  <w:szCs w:val="20"/>
                  <w:lang w:eastAsia="ja-JP"/>
                </w:rPr>
                <w:fldChar w:fldCharType="separate"/>
              </w:r>
              <w:r w:rsidR="00854655" w:rsidRPr="00854655" w:rsidDel="00863468">
                <w:rPr>
                  <w:rFonts w:eastAsia="MS Mincho" w:cs="Arial"/>
                  <w:b/>
                  <w:bCs/>
                  <w:color w:val="000000"/>
                  <w:szCs w:val="20"/>
                  <w:lang w:eastAsia="ja-JP"/>
                </w:rPr>
                <w:delText>Fehler! Verweisquelle konnte nicht gefunden werden.</w:delText>
              </w:r>
              <w:r w:rsidRPr="0098259C" w:rsidDel="00863468">
                <w:rPr>
                  <w:rFonts w:eastAsia="MS Mincho" w:cs="Arial"/>
                  <w:color w:val="000000"/>
                  <w:szCs w:val="20"/>
                  <w:lang w:eastAsia="ja-JP"/>
                </w:rPr>
                <w:fldChar w:fldCharType="end"/>
              </w:r>
              <w:r w:rsidRPr="0098259C" w:rsidDel="00863468">
                <w:rPr>
                  <w:rFonts w:eastAsia="MS Mincho" w:cs="Arial"/>
                  <w:color w:val="000000"/>
                  <w:szCs w:val="20"/>
                  <w:lang w:eastAsia="ja-JP"/>
                </w:rPr>
                <w:delText xml:space="preserve">) </w:delText>
              </w:r>
            </w:del>
            <w:r w:rsidRPr="0098259C">
              <w:rPr>
                <w:rFonts w:eastAsia="MS Mincho" w:cs="Arial"/>
                <w:color w:val="000000"/>
                <w:szCs w:val="20"/>
                <w:lang w:eastAsia="ja-JP"/>
              </w:rPr>
              <w:t xml:space="preserve">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85465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854655">
              <w:t>4.3.1</w:t>
            </w:r>
            <w:r w:rsidR="00C443A3" w:rsidRPr="0098259C">
              <w:fldChar w:fldCharType="end"/>
            </w:r>
            <w:r w:rsidR="00C443A3" w:rsidRPr="0098259C">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7777777"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77777777" w:rsidR="00044FDE" w:rsidRPr="0098259C" w:rsidRDefault="00044FDE" w:rsidP="00044FDE">
            <w:pPr>
              <w:pStyle w:val="Textkrper-Tabelle"/>
            </w:pPr>
            <w:r w:rsidRPr="0098259C">
              <w:t xml:space="preserve">A model is a mathematical or logical representation of a system of entities, phenomena, or processes. Basically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613A47C6"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del w:id="6299" w:author="Otter, Martin" w:date="2014-04-25T18:19:00Z">
              <w:r w:rsidRPr="0098259C" w:rsidDel="00863468">
                <w:delText xml:space="preserve"> </w:delText>
              </w:r>
              <w:r w:rsidR="00C443A3" w:rsidRPr="0098259C" w:rsidDel="00863468">
                <w:fldChar w:fldCharType="begin"/>
              </w:r>
              <w:r w:rsidR="00C443A3" w:rsidRPr="0098259C" w:rsidDel="00863468">
                <w:delInstrText xml:space="preserve"> REF _Ref289268431 \r \h </w:delInstrText>
              </w:r>
              <w:r w:rsidR="00C443A3" w:rsidRPr="0098259C" w:rsidDel="00863468">
                <w:fldChar w:fldCharType="separate"/>
              </w:r>
              <w:r w:rsidR="00854655" w:rsidRPr="00854655" w:rsidDel="00863468">
                <w:rPr>
                  <w:b/>
                  <w:bCs/>
                </w:rPr>
                <w:delText xml:space="preserve">Fehler! </w:delText>
              </w:r>
              <w:r w:rsidR="00854655" w:rsidRPr="00863468" w:rsidDel="00863468">
                <w:rPr>
                  <w:b/>
                  <w:bCs/>
                  <w:rPrChange w:id="6300" w:author="Otter, Martin" w:date="2014-04-25T18:19:00Z">
                    <w:rPr>
                      <w:b/>
                      <w:bCs/>
                      <w:lang w:val="de-DE"/>
                    </w:rPr>
                  </w:rPrChange>
                </w:rPr>
                <w:delText>Verweisquelle konnte nicht gefunden werden.</w:delText>
              </w:r>
              <w:r w:rsidR="00C443A3" w:rsidRPr="0098259C" w:rsidDel="00863468">
                <w:fldChar w:fldCharType="end"/>
              </w:r>
            </w:del>
            <w:ins w:id="6301" w:author="Otter, Martin" w:date="2014-04-25T18:19:00Z">
              <w:r w:rsidR="00863468">
                <w:t xml:space="preserve"> </w:t>
              </w:r>
              <w:r w:rsidR="00863468">
                <w:fldChar w:fldCharType="begin"/>
              </w:r>
              <w:r w:rsidR="00863468">
                <w:instrText xml:space="preserve"> REF _Ref386213289 \n \h </w:instrText>
              </w:r>
            </w:ins>
            <w:r w:rsidR="00863468">
              <w:fldChar w:fldCharType="separate"/>
            </w:r>
            <w:ins w:id="6302" w:author="Otter, Martin" w:date="2014-04-25T18:19:00Z">
              <w:r w:rsidR="00863468">
                <w:t>2.2</w:t>
              </w:r>
              <w:r w:rsidR="00863468">
                <w:fldChar w:fldCharType="end"/>
              </w:r>
            </w:ins>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lastRenderedPageBreak/>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SimulationX, </w:t>
            </w:r>
            <w:proofErr w:type="gramStart"/>
            <w:r w:rsidRPr="0098259C">
              <w:rPr>
                <w:rFonts w:cs="Arial"/>
              </w:rPr>
              <w:t>S</w:t>
            </w:r>
            <w:r w:rsidR="00142602">
              <w:rPr>
                <w:rFonts w:cs="Arial"/>
              </w:rPr>
              <w:t>IMULINK</w:t>
            </w:r>
            <w:proofErr w:type="gramEnd"/>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77777777" w:rsidR="00871A9C" w:rsidRPr="0098259C" w:rsidRDefault="00871A9C" w:rsidP="000727C2">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77777777"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w:t>
            </w:r>
            <w:proofErr w:type="gramStart"/>
            <w:r>
              <w:t xml:space="preserve">phase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w:t>
            </w:r>
            <w:proofErr w:type="gramStart"/>
            <w:r>
              <w:t xml:space="preserve">instant </w:t>
            </w:r>
            <w:proofErr w:type="gramEnd"/>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lastRenderedPageBreak/>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AA2FA93"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ins w:id="6303" w:author="Otter, Martin" w:date="2014-04-15T14:42:00Z">
              <w:r w:rsidR="008E76A9">
                <w:rPr>
                  <w:rFonts w:cs="Arial"/>
                </w:rPr>
                <w:t>xml</w:t>
              </w:r>
            </w:ins>
            <w:del w:id="6304" w:author="Otter, Martin" w:date="2014-04-15T14:42:00Z">
              <w:r w:rsidRPr="00752D45" w:rsidDel="008E76A9">
                <w:rPr>
                  <w:rFonts w:cs="Arial"/>
                </w:rPr>
                <w:delText>XML</w:delText>
              </w:r>
            </w:del>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del w:id="6305" w:author="Otter, Martin" w:date="2014-04-09T11:00:00Z">
              <w:r w:rsidRPr="00752D45" w:rsidDel="00140C25">
                <w:rPr>
                  <w:rStyle w:val="CODE"/>
                </w:rPr>
                <w:delText>fmi</w:delText>
              </w:r>
            </w:del>
            <w:ins w:id="6306" w:author="Otter, Martin" w:date="2014-04-09T11:00:00Z">
              <w:r w:rsidR="00140C25">
                <w:rPr>
                  <w:rStyle w:val="CODE"/>
                </w:rPr>
                <w:t>fmi2</w:t>
              </w:r>
            </w:ins>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gramStart"/>
            <w:r w:rsidRPr="0098259C">
              <w:rPr>
                <w:rFonts w:cs="NimbusRomNo9L-Medi"/>
              </w:rPr>
              <w:t>eXtensible</w:t>
            </w:r>
            <w:proofErr w:type="gramEnd"/>
            <w:r w:rsidRPr="0098259C">
              <w:rPr>
                <w:rFonts w:cs="NimbusRomNo9L-Medi"/>
              </w:rPr>
              <w:t xml:space="preserve"> Markup Language (</w:t>
            </w:r>
            <w:hyperlink r:id="rId132"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33"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34"/>
      <w:type w:val="continuous"/>
      <w:pgSz w:w="11906" w:h="16838" w:code="9"/>
      <w:pgMar w:top="1816" w:right="851" w:bottom="851" w:left="1361" w:header="851" w:footer="0" w:gutter="0"/>
      <w:pgNumType w:start="1"/>
      <w:cols w:space="720"/>
      <w:formProt w:val="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632118" w15:done="0"/>
  <w15:commentEx w15:paraId="521A08C6" w15:done="0"/>
  <w15:commentEx w15:paraId="09BC561E" w15:done="0"/>
  <w15:commentEx w15:paraId="17ED2B3E" w15:done="0"/>
  <w15:commentEx w15:paraId="519F399C" w15:paraIdParent="17ED2B3E" w15:done="0"/>
  <w15:commentEx w15:paraId="3CC23B12" w15:done="0"/>
  <w15:commentEx w15:paraId="499AF2E5" w15:done="0"/>
  <w15:commentEx w15:paraId="2D4EFDD8" w15:done="0"/>
  <w15:commentEx w15:paraId="62E16729" w15:done="0"/>
  <w15:commentEx w15:paraId="782053CB" w15:done="0"/>
  <w15:commentEx w15:paraId="35B96CE9" w15:done="0"/>
  <w15:commentEx w15:paraId="52B20CC7" w15:done="0"/>
  <w15:commentEx w15:paraId="02762C93" w15:done="0"/>
  <w15:commentEx w15:paraId="68171D72" w15:done="0"/>
  <w15:commentEx w15:paraId="58D32FAC" w15:paraIdParent="68171D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D08DF" w14:textId="77777777" w:rsidR="00C8792E" w:rsidRDefault="00C8792E">
      <w:r>
        <w:separator/>
      </w:r>
    </w:p>
  </w:endnote>
  <w:endnote w:type="continuationSeparator" w:id="0">
    <w:p w14:paraId="14F86D60" w14:textId="77777777" w:rsidR="00C8792E" w:rsidRDefault="00C87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A79FE0" w14:textId="77777777" w:rsidR="00C8792E" w:rsidRDefault="00C8792E">
      <w:r>
        <w:separator/>
      </w:r>
    </w:p>
  </w:footnote>
  <w:footnote w:type="continuationSeparator" w:id="0">
    <w:p w14:paraId="3C9BFC9A" w14:textId="77777777" w:rsidR="00C8792E" w:rsidRDefault="00C8792E">
      <w:r>
        <w:continuationSeparator/>
      </w:r>
    </w:p>
  </w:footnote>
  <w:footnote w:id="1">
    <w:p w14:paraId="383712B6" w14:textId="77777777" w:rsidR="003200BB" w:rsidRPr="00FD5BB5" w:rsidRDefault="003200BB">
      <w:pPr>
        <w:pStyle w:val="Funotentext"/>
      </w:pPr>
      <w:r w:rsidRPr="00FD5BB5">
        <w:rPr>
          <w:rStyle w:val="Funotenzeichen"/>
        </w:rPr>
        <w:footnoteRef/>
      </w:r>
      <w:r w:rsidRPr="00FD5BB5">
        <w:t xml:space="preserve"> Modelica is a registered trademark of the Modelica Association, Simulink is a registered trademark of the MathWorks Inc., </w:t>
      </w:r>
      <w:proofErr w:type="gramStart"/>
      <w:r w:rsidRPr="00FD5BB5">
        <w:t>SIMPACK</w:t>
      </w:r>
      <w:proofErr w:type="gramEnd"/>
      <w:r w:rsidRPr="00FD5BB5">
        <w:t xml:space="preserve"> is a registered trademark of SIMPACK AG.</w:t>
      </w:r>
    </w:p>
  </w:footnote>
  <w:footnote w:id="2">
    <w:p w14:paraId="33D5AB4E" w14:textId="13CB00F7" w:rsidR="003200BB" w:rsidRPr="00900C2B" w:rsidRDefault="003200BB">
      <w:pPr>
        <w:pStyle w:val="Funotentext"/>
      </w:pPr>
      <w:r>
        <w:rPr>
          <w:rStyle w:val="Funotenzeichen"/>
        </w:rPr>
        <w:footnoteRef/>
      </w:r>
      <w:r>
        <w:t xml:space="preserve"> For Microsoft and Cygwin compilers, </w:t>
      </w:r>
      <w:r w:rsidRPr="00CD30B8">
        <w:t>“</w:t>
      </w:r>
      <w:r>
        <w:rPr>
          <w:rStyle w:val="CODE"/>
        </w:rPr>
        <w:t>FMI</w:t>
      </w:r>
      <w:ins w:id="394" w:author="Otter, Martin" w:date="2014-05-30T19:11:00Z">
        <w:r>
          <w:rPr>
            <w:rStyle w:val="CODE"/>
          </w:rPr>
          <w:t>2</w:t>
        </w:r>
      </w:ins>
      <w:r>
        <w:rPr>
          <w:rStyle w:val="CODE"/>
        </w:rPr>
        <w:t>_Export</w:t>
      </w:r>
      <w:r w:rsidRPr="00CD30B8">
        <w:t>“</w:t>
      </w:r>
      <w:r>
        <w:t xml:space="preserve"> is defined as </w:t>
      </w:r>
      <w:r w:rsidRPr="00CD30B8">
        <w:t>“</w:t>
      </w:r>
      <w:r w:rsidRPr="00DB2CB9">
        <w:rPr>
          <w:rStyle w:val="CODE"/>
        </w:rPr>
        <w:t>__declspec(dllexport)</w:t>
      </w:r>
      <w:r w:rsidRPr="00CD30B8">
        <w:t>“</w:t>
      </w:r>
      <w:r>
        <w:t xml:space="preserve"> and for Gnu-Compilers </w:t>
      </w:r>
      <w:r w:rsidRPr="00CD30B8">
        <w:t>“</w:t>
      </w:r>
      <w:r>
        <w:rPr>
          <w:rStyle w:val="CODE"/>
        </w:rPr>
        <w:t>FMI</w:t>
      </w:r>
      <w:ins w:id="395" w:author="Otter, Martin" w:date="2014-05-30T19:11:00Z">
        <w:r>
          <w:rPr>
            <w:rStyle w:val="CODE"/>
          </w:rPr>
          <w:t>2</w:t>
        </w:r>
      </w:ins>
      <w:r>
        <w:rPr>
          <w:rStyle w:val="CODE"/>
        </w:rPr>
        <w:t>_Export</w:t>
      </w:r>
      <w:r w:rsidRPr="00CD30B8">
        <w:t>“</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CD30B8">
        <w:t>“</w:t>
      </w:r>
      <w:r>
        <w:t xml:space="preserve"> in order to export the name for dynamic loading. Otherwise it is an empty definition.</w:t>
      </w:r>
    </w:p>
  </w:footnote>
  <w:footnote w:id="3">
    <w:p w14:paraId="73837166" w14:textId="77777777" w:rsidR="003200BB" w:rsidRPr="002E45B5" w:rsidRDefault="003200BB" w:rsidP="003F58B3">
      <w:pPr>
        <w:pStyle w:val="Funotentext"/>
        <w:rPr>
          <w:ins w:id="588" w:author="Otter, Martin" w:date="2014-07-17T08:34:00Z"/>
        </w:rPr>
      </w:pPr>
      <w:ins w:id="589" w:author="Otter, Martin" w:date="2014-07-17T08:34:00Z">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are usually not performing calculations but just store the passed values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ins>
    </w:p>
  </w:footnote>
  <w:footnote w:id="4">
    <w:p w14:paraId="2719AB5A" w14:textId="7052BD39" w:rsidR="003200BB" w:rsidRPr="002E45B5" w:rsidDel="003F58B3" w:rsidRDefault="003200BB" w:rsidP="00DF063F">
      <w:pPr>
        <w:pStyle w:val="Funotentext"/>
        <w:rPr>
          <w:del w:id="591" w:author="Otter, Martin" w:date="2014-07-17T08:34:00Z"/>
        </w:rPr>
      </w:pPr>
      <w:del w:id="592" w:author="Otter, Martin" w:date="2014-07-17T08:34:00Z">
        <w:r w:rsidRPr="002E45B5" w:rsidDel="003F58B3">
          <w:rPr>
            <w:rStyle w:val="Funotenzeichen"/>
          </w:rPr>
          <w:footnoteRef/>
        </w:r>
        <w:r w:rsidRPr="002E45B5" w:rsidDel="003F58B3">
          <w:delText xml:space="preserve"> </w:delText>
        </w:r>
      </w:del>
      <w:ins w:id="593" w:author="Otter, Martin" w:date="2014-04-15T10:48:00Z">
        <w:del w:id="594" w:author="Otter, Martin" w:date="2014-07-17T08:34:00Z">
          <w:r w:rsidDel="003F58B3">
            <w:delText xml:space="preserve">Functions </w:delText>
          </w:r>
          <w:r w:rsidRPr="00B10813" w:rsidDel="003F58B3">
            <w:rPr>
              <w:rFonts w:ascii="Courier New" w:hAnsi="Courier New" w:cs="Courier New"/>
              <w:rPrChange w:id="595" w:author="Otter, Martin" w:date="2014-04-15T10:49:00Z">
                <w:rPr/>
              </w:rPrChange>
            </w:rPr>
            <w:delText>fmi</w:delText>
          </w:r>
        </w:del>
      </w:ins>
      <w:ins w:id="596" w:author="Otter, Martin" w:date="2014-04-25T17:57:00Z">
        <w:del w:id="597" w:author="Otter, Martin" w:date="2014-07-17T08:34:00Z">
          <w:r w:rsidDel="003F58B3">
            <w:rPr>
              <w:rFonts w:ascii="Courier New" w:hAnsi="Courier New" w:cs="Courier New"/>
            </w:rPr>
            <w:delText>2</w:delText>
          </w:r>
        </w:del>
      </w:ins>
      <w:ins w:id="598" w:author="Otter, Martin" w:date="2014-04-15T10:48:00Z">
        <w:del w:id="599" w:author="Otter, Martin" w:date="2014-07-17T08:34:00Z">
          <w:r w:rsidRPr="00B10813" w:rsidDel="003F58B3">
            <w:rPr>
              <w:rFonts w:ascii="Courier New" w:hAnsi="Courier New" w:cs="Courier New"/>
              <w:rPrChange w:id="600" w:author="Otter, Martin" w:date="2014-04-15T10:49:00Z">
                <w:rPr/>
              </w:rPrChange>
            </w:rPr>
            <w:delText>SetXXX</w:delText>
          </w:r>
          <w:r w:rsidDel="003F58B3">
            <w:delText xml:space="preserve"> are usually not performing calculations but just store the passed values in internal buffers. The actual calculation is performed by </w:delText>
          </w:r>
          <w:r w:rsidDel="003F58B3">
            <w:rPr>
              <w:rFonts w:ascii="Courier New" w:hAnsi="Courier New" w:cs="Courier New"/>
            </w:rPr>
            <w:delText>fmi</w:delText>
          </w:r>
        </w:del>
      </w:ins>
      <w:ins w:id="601" w:author="Otter, Martin" w:date="2014-04-25T17:57:00Z">
        <w:del w:id="602" w:author="Otter, Martin" w:date="2014-07-17T08:34:00Z">
          <w:r w:rsidDel="003F58B3">
            <w:rPr>
              <w:rFonts w:ascii="Courier New" w:hAnsi="Courier New" w:cs="Courier New"/>
            </w:rPr>
            <w:delText>2</w:delText>
          </w:r>
        </w:del>
      </w:ins>
      <w:ins w:id="603" w:author="Otter, Martin" w:date="2014-04-15T11:34:00Z">
        <w:del w:id="604" w:author="Otter, Martin" w:date="2014-07-17T08:34:00Z">
          <w:r w:rsidDel="003F58B3">
            <w:rPr>
              <w:rFonts w:ascii="Courier New" w:hAnsi="Courier New" w:cs="Courier New"/>
            </w:rPr>
            <w:delText>Get</w:delText>
          </w:r>
        </w:del>
      </w:ins>
      <w:ins w:id="605" w:author="Otter, Martin" w:date="2014-04-15T10:48:00Z">
        <w:del w:id="606" w:author="Otter, Martin" w:date="2014-07-17T08:34:00Z">
          <w:r w:rsidRPr="00B10813" w:rsidDel="003F58B3">
            <w:rPr>
              <w:rFonts w:ascii="Courier New" w:hAnsi="Courier New" w:cs="Courier New"/>
              <w:rPrChange w:id="607" w:author="Otter, Martin" w:date="2014-04-15T10:49:00Z">
                <w:rPr/>
              </w:rPrChange>
            </w:rPr>
            <w:delText>XXX</w:delText>
          </w:r>
          <w:r w:rsidDel="003F58B3">
            <w:delText xml:space="preserve"> functions. Still </w:delText>
          </w:r>
          <w:r w:rsidRPr="00B10813" w:rsidDel="003F58B3">
            <w:rPr>
              <w:rFonts w:ascii="Courier New" w:hAnsi="Courier New" w:cs="Courier New"/>
              <w:rPrChange w:id="608" w:author="Otter, Martin" w:date="2014-04-15T10:49:00Z">
                <w:rPr/>
              </w:rPrChange>
            </w:rPr>
            <w:delText>fmi</w:delText>
          </w:r>
        </w:del>
      </w:ins>
      <w:ins w:id="609" w:author="Otter, Martin" w:date="2014-04-25T17:57:00Z">
        <w:del w:id="610" w:author="Otter, Martin" w:date="2014-07-17T08:34:00Z">
          <w:r w:rsidDel="003F58B3">
            <w:rPr>
              <w:rFonts w:ascii="Courier New" w:hAnsi="Courier New" w:cs="Courier New"/>
            </w:rPr>
            <w:delText>2</w:delText>
          </w:r>
        </w:del>
      </w:ins>
      <w:ins w:id="611" w:author="Otter, Martin" w:date="2014-04-15T10:48:00Z">
        <w:del w:id="612" w:author="Otter, Martin" w:date="2014-07-17T08:34:00Z">
          <w:r w:rsidRPr="00B10813" w:rsidDel="003F58B3">
            <w:rPr>
              <w:rFonts w:ascii="Courier New" w:hAnsi="Courier New" w:cs="Courier New"/>
              <w:rPrChange w:id="613" w:author="Otter, Martin" w:date="2014-04-15T10:49:00Z">
                <w:rPr/>
              </w:rPrChange>
            </w:rPr>
            <w:delText>SetXXX</w:delText>
          </w:r>
          <w:r w:rsidDel="003F58B3">
            <w:delText xml:space="preserve"> functions</w:delText>
          </w:r>
        </w:del>
      </w:ins>
      <w:del w:id="614" w:author="Otter, Martin" w:date="2014-07-17T08:34:00Z">
        <w:r w:rsidRPr="002E45B5" w:rsidDel="003F58B3">
          <w:delText>fmiSetReal</w:delText>
        </w:r>
        <w:r w:rsidDel="003F58B3">
          <w:delText>, fmiSetInteger</w:delText>
        </w:r>
        <w:r w:rsidRPr="002E45B5" w:rsidDel="003F58B3">
          <w:delText xml:space="preserve"> and fmiSetContinuousStates could check whether the input arguments are in their validity range. If not, these functions could return with </w:delText>
        </w:r>
        <w:r w:rsidRPr="00555412" w:rsidDel="003F58B3">
          <w:rPr>
            <w:rStyle w:val="CODE"/>
            <w:sz w:val="16"/>
            <w:szCs w:val="16"/>
            <w:rPrChange w:id="615" w:author="Otter, Martin" w:date="2014-04-25T17:58:00Z">
              <w:rPr/>
            </w:rPrChange>
          </w:rPr>
          <w:delText>fmi</w:delText>
        </w:r>
      </w:del>
      <w:ins w:id="616" w:author="Otter, Martin" w:date="2014-04-25T17:57:00Z">
        <w:del w:id="617" w:author="Otter, Martin" w:date="2014-07-17T08:34:00Z">
          <w:r w:rsidRPr="00555412" w:rsidDel="003F58B3">
            <w:rPr>
              <w:rStyle w:val="CODE"/>
              <w:sz w:val="16"/>
              <w:szCs w:val="16"/>
              <w:rPrChange w:id="618" w:author="Otter, Martin" w:date="2014-04-25T17:58:00Z">
                <w:rPr/>
              </w:rPrChange>
            </w:rPr>
            <w:delText>2</w:delText>
          </w:r>
        </w:del>
      </w:ins>
      <w:del w:id="619" w:author="Otter, Martin" w:date="2014-07-17T08:34:00Z">
        <w:r w:rsidRPr="00555412" w:rsidDel="003F58B3">
          <w:rPr>
            <w:rStyle w:val="CODE"/>
            <w:sz w:val="16"/>
            <w:szCs w:val="16"/>
            <w:rPrChange w:id="620" w:author="Otter, Martin" w:date="2014-04-25T17:58:00Z">
              <w:rPr/>
            </w:rPrChange>
          </w:rPr>
          <w:delText>Discard</w:delText>
        </w:r>
        <w:r w:rsidRPr="002E45B5" w:rsidDel="003F58B3">
          <w:delText>.</w:delText>
        </w:r>
      </w:del>
    </w:p>
  </w:footnote>
  <w:footnote w:id="5">
    <w:p w14:paraId="7BEF5C12" w14:textId="4A8B2D66" w:rsidR="003200BB" w:rsidRPr="003200BB" w:rsidRDefault="003200BB">
      <w:pPr>
        <w:pStyle w:val="Funotentext"/>
      </w:pPr>
      <w:ins w:id="674" w:author="Otter, Martin" w:date="2014-07-11T13:04:00Z">
        <w:r>
          <w:rPr>
            <w:rStyle w:val="Funotenzeichen"/>
          </w:rPr>
          <w:footnoteRef/>
        </w:r>
        <w:r>
          <w:t xml:space="preserve"> </w:t>
        </w:r>
      </w:ins>
      <w:ins w:id="675" w:author="Otter, Martin" w:date="2014-07-11T13:05:00Z">
        <w:r w:rsidRPr="003200BB">
          <w:t xml:space="preserve">Typically, </w:t>
        </w:r>
        <w:r w:rsidRPr="004D298B">
          <w:rPr>
            <w:rStyle w:val="CODE"/>
            <w:rPrChange w:id="676" w:author="Otter, Martin" w:date="2014-07-11T13:07:00Z">
              <w:rPr>
                <w:lang w:val="de-DE"/>
              </w:rPr>
            </w:rPrChange>
          </w:rPr>
          <w:t>fmi2Error</w:t>
        </w:r>
        <w:r w:rsidRPr="003200BB">
          <w:t xml:space="preserve"> return is for non-numerical reasons, like „disk full“. There might be cases </w:t>
        </w:r>
      </w:ins>
      <w:ins w:id="677" w:author="Otter, Martin" w:date="2014-07-11T13:07:00Z">
        <w:r w:rsidRPr="003200BB">
          <w:t>where</w:t>
        </w:r>
      </w:ins>
      <w:ins w:id="678" w:author="Otter, Martin" w:date="2014-07-11T13:05:00Z">
        <w:r w:rsidRPr="003200BB">
          <w:t xml:space="preserve"> the environment</w:t>
        </w:r>
      </w:ins>
      <w:ins w:id="679" w:author="Otter, Martin" w:date="2014-07-11T13:07:00Z">
        <w:r w:rsidRPr="003200BB">
          <w:t xml:space="preserve"> can fix such errors</w:t>
        </w:r>
      </w:ins>
      <w:ins w:id="680" w:author="Otter, Martin" w:date="2014-07-11T13:05:00Z">
        <w:r w:rsidRPr="003200BB">
          <w:t xml:space="preserve"> (eventually with the help </w:t>
        </w:r>
      </w:ins>
      <w:ins w:id="681" w:author="Otter, Martin" w:date="2014-07-11T13:06:00Z">
        <w:r w:rsidRPr="003200BB">
          <w:t>oft the user), and then simulation can continue at the last consistent state defined with</w:t>
        </w:r>
        <w:r w:rsidRPr="003674BE">
          <w:rPr>
            <w:rStyle w:val="CODE"/>
            <w:rPrChange w:id="682" w:author="Otter, Martin" w:date="2014-07-11T13:07:00Z">
              <w:rPr>
                <w:lang w:val="de-DE"/>
              </w:rPr>
            </w:rPrChange>
          </w:rPr>
          <w:t xml:space="preserve"> fmi2SetFMUstate</w:t>
        </w:r>
        <w:r w:rsidRPr="003200BB">
          <w:t>.</w:t>
        </w:r>
      </w:ins>
    </w:p>
  </w:footnote>
  <w:footnote w:id="6">
    <w:p w14:paraId="31BF9B53" w14:textId="5A18ABF4" w:rsidR="003200BB" w:rsidRPr="00BE1273" w:rsidRDefault="003200BB">
      <w:pPr>
        <w:pStyle w:val="Funotentext"/>
      </w:pPr>
      <w:ins w:id="959" w:author="Otter, Martin" w:date="2014-04-15T19:44:00Z">
        <w:r>
          <w:rPr>
            <w:rStyle w:val="Funotenzeichen"/>
          </w:rPr>
          <w:footnoteRef/>
        </w:r>
        <w:r>
          <w:t xml:space="preserve"> The variable that is defined with </w:t>
        </w:r>
        <w:r w:rsidRPr="00BE1273">
          <w:rPr>
            <w:rStyle w:val="CODE"/>
            <w:rPrChange w:id="960" w:author="Otter, Martin" w:date="2014-04-15T19:45:00Z">
              <w:rPr/>
            </w:rPrChange>
          </w:rPr>
          <w:t xml:space="preserve">causality = </w:t>
        </w:r>
      </w:ins>
      <w:ins w:id="961" w:author="Otter, Martin" w:date="2014-04-15T19:45:00Z">
        <w:r>
          <w:rPr>
            <w:rStyle w:val="CODE"/>
            <w:rFonts w:cs="Courier New"/>
          </w:rPr>
          <w:t>″</w:t>
        </w:r>
      </w:ins>
      <w:ins w:id="962" w:author="Otter, Martin" w:date="2014-04-15T19:44:00Z">
        <w:r w:rsidRPr="00BE1273">
          <w:rPr>
            <w:rStyle w:val="CODE"/>
            <w:rPrChange w:id="963" w:author="Otter, Martin" w:date="2014-04-15T19:45:00Z">
              <w:rPr/>
            </w:rPrChange>
          </w:rPr>
          <w:t>independent</w:t>
        </w:r>
      </w:ins>
      <w:ins w:id="964" w:author="Otter, Martin" w:date="2014-04-15T19:45:00Z">
        <w:r>
          <w:rPr>
            <w:rStyle w:val="CODE"/>
            <w:rFonts w:cs="Courier New"/>
          </w:rPr>
          <w:t>″</w:t>
        </w:r>
      </w:ins>
      <w:ins w:id="965" w:author="Otter, Martin" w:date="2014-04-15T19:44:00Z">
        <w:r>
          <w:t xml:space="preserve"> in the </w:t>
        </w:r>
        <w:r>
          <w:rPr>
            <w:rStyle w:val="CODE"/>
          </w:rPr>
          <w:t>fmi</w:t>
        </w:r>
        <w:r w:rsidRPr="00BE1273">
          <w:rPr>
            <w:rStyle w:val="CODE"/>
            <w:rPrChange w:id="966" w:author="Otter, Martin" w:date="2014-04-15T19:45:00Z">
              <w:rPr/>
            </w:rPrChange>
          </w:rPr>
          <w:t>ModelDescription.xml</w:t>
        </w:r>
        <w:r>
          <w:t xml:space="preserve"> file.</w:t>
        </w:r>
      </w:ins>
    </w:p>
  </w:footnote>
  <w:footnote w:id="7">
    <w:p w14:paraId="1ECF5145" w14:textId="77777777" w:rsidR="003200BB" w:rsidRPr="002E45B5" w:rsidRDefault="003200BB" w:rsidP="00324B2A">
      <w:pPr>
        <w:pStyle w:val="Funotentext"/>
      </w:pPr>
      <w:r w:rsidRPr="002E45B5">
        <w:rPr>
          <w:rStyle w:val="Funotenzeichen"/>
        </w:rPr>
        <w:footnoteRef/>
      </w:r>
      <w:r w:rsidRPr="002E45B5">
        <w:t xml:space="preserve"> Note</w:t>
      </w:r>
      <w:proofErr w:type="gramStart"/>
      <w:r w:rsidRPr="002E45B5">
        <w:t>,</w:t>
      </w:r>
      <w:proofErr w:type="gramEnd"/>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434953FC" w:rsidR="003200BB" w:rsidRPr="003200BB" w:rsidRDefault="003200BB">
      <w:pPr>
        <w:pStyle w:val="Funotentext"/>
      </w:pPr>
      <w:ins w:id="1550" w:author="Otter, Martin" w:date="2014-07-18T16:50:00Z">
        <w:r>
          <w:rPr>
            <w:rStyle w:val="Funotenzeichen"/>
          </w:rPr>
          <w:footnoteRef/>
        </w:r>
        <w:r>
          <w:t xml:space="preserve"> </w:t>
        </w:r>
        <w:r w:rsidRPr="003200BB">
          <w:t xml:space="preserve">Note, elements </w:t>
        </w:r>
        <w:r w:rsidRPr="00594D1D">
          <w:rPr>
            <w:rStyle w:val="CODE"/>
            <w:rPrChange w:id="1551" w:author="Otter, Martin" w:date="2014-07-18T16:51:00Z">
              <w:rPr>
                <w:lang w:val="de-DE"/>
              </w:rPr>
            </w:rPrChange>
          </w:rPr>
          <w:t>&lt;ModelVariable</w:t>
        </w:r>
      </w:ins>
      <w:ins w:id="1552" w:author="Otter, Martin" w:date="2014-07-18T16:51:00Z">
        <w:r w:rsidRPr="00594D1D">
          <w:rPr>
            <w:rStyle w:val="CODE"/>
            <w:rPrChange w:id="1553" w:author="Otter, Martin" w:date="2014-07-18T16:51:00Z">
              <w:rPr>
                <w:lang w:val="de-DE"/>
              </w:rPr>
            </w:rPrChange>
          </w:rPr>
          <w:t>s</w:t>
        </w:r>
      </w:ins>
      <w:ins w:id="1554" w:author="Otter, Martin" w:date="2014-07-18T16:50:00Z">
        <w:r w:rsidRPr="00594D1D">
          <w:rPr>
            <w:rStyle w:val="CODE"/>
            <w:rPrChange w:id="1555" w:author="Otter, Martin" w:date="2014-07-18T16:51:00Z">
              <w:rPr>
                <w:lang w:val="de-DE"/>
              </w:rPr>
            </w:rPrChange>
          </w:rPr>
          <w:t>&gt;</w:t>
        </w:r>
        <w:r w:rsidRPr="003200BB">
          <w:t xml:space="preserve"> and </w:t>
        </w:r>
        <w:r w:rsidRPr="00594D1D">
          <w:rPr>
            <w:rStyle w:val="CODE"/>
            <w:rPrChange w:id="1556" w:author="Otter, Martin" w:date="2014-07-18T16:51:00Z">
              <w:rPr>
                <w:lang w:val="de-DE"/>
              </w:rPr>
            </w:rPrChange>
          </w:rPr>
          <w:t>&lt;ModelStructure</w:t>
        </w:r>
      </w:ins>
      <w:ins w:id="1557" w:author="Otter, Martin" w:date="2014-07-18T16:51:00Z">
        <w:r w:rsidRPr="00594D1D">
          <w:rPr>
            <w:rStyle w:val="CODE"/>
            <w:rPrChange w:id="1558" w:author="Otter, Martin" w:date="2014-07-18T16:51:00Z">
              <w:rPr>
                <w:lang w:val="de-DE"/>
              </w:rPr>
            </w:rPrChange>
          </w:rPr>
          <w:t>&gt;</w:t>
        </w:r>
      </w:ins>
      <w:ins w:id="1559" w:author="Otter, Martin" w:date="2014-07-18T16:50:00Z">
        <w:r w:rsidRPr="003200BB">
          <w:t xml:space="preserve"> are mandatory, whereas </w:t>
        </w:r>
        <w:r w:rsidRPr="00594D1D">
          <w:rPr>
            <w:rStyle w:val="CODE"/>
            <w:rPrChange w:id="1560" w:author="Otter, Martin" w:date="2014-07-18T16:52:00Z">
              <w:rPr>
                <w:lang w:val="de-DE"/>
              </w:rPr>
            </w:rPrChange>
          </w:rPr>
          <w:t>&lt;</w:t>
        </w:r>
      </w:ins>
      <w:ins w:id="1561" w:author="Otter, Martin" w:date="2014-07-18T16:51:00Z">
        <w:r w:rsidRPr="00594D1D">
          <w:rPr>
            <w:rStyle w:val="CODE"/>
            <w:rPrChange w:id="1562" w:author="Otter, Martin" w:date="2014-07-18T16:52:00Z">
              <w:rPr>
                <w:lang w:val="de-DE"/>
              </w:rPr>
            </w:rPrChange>
          </w:rPr>
          <w:t>UnitDefinitions&gt;</w:t>
        </w:r>
        <w:r w:rsidRPr="003200BB">
          <w:t xml:space="preserve">, </w:t>
        </w:r>
        <w:r w:rsidRPr="00594D1D">
          <w:rPr>
            <w:rStyle w:val="CODE"/>
            <w:rPrChange w:id="1563" w:author="Otter, Martin" w:date="2014-07-18T16:52:00Z">
              <w:rPr>
                <w:lang w:val="de-DE"/>
              </w:rPr>
            </w:rPrChange>
          </w:rPr>
          <w:t>&lt;TypeDefinitions&gt;</w:t>
        </w:r>
        <w:r w:rsidRPr="003200BB">
          <w:t xml:space="preserve">, </w:t>
        </w:r>
        <w:r w:rsidRPr="00594D1D">
          <w:rPr>
            <w:rStyle w:val="CODE"/>
            <w:rPrChange w:id="1564" w:author="Otter, Martin" w:date="2014-07-18T16:52:00Z">
              <w:rPr>
                <w:lang w:val="de-DE"/>
              </w:rPr>
            </w:rPrChange>
          </w:rPr>
          <w:t>&lt;LogCategories&gt;</w:t>
        </w:r>
        <w:r w:rsidRPr="003200BB">
          <w:t xml:space="preserve">, </w:t>
        </w:r>
        <w:r w:rsidRPr="00594D1D">
          <w:rPr>
            <w:rStyle w:val="CODE"/>
            <w:rPrChange w:id="1565" w:author="Otter, Martin" w:date="2014-07-18T16:52:00Z">
              <w:rPr>
                <w:lang w:val="de-DE"/>
              </w:rPr>
            </w:rPrChange>
          </w:rPr>
          <w:t>&lt;DefaultExperiment&gt;</w:t>
        </w:r>
        <w:r w:rsidRPr="003200BB">
          <w:t xml:space="preserve">, </w:t>
        </w:r>
        <w:r w:rsidRPr="00594D1D">
          <w:rPr>
            <w:rStyle w:val="CODE"/>
            <w:rPrChange w:id="1566" w:author="Otter, Martin" w:date="2014-07-18T16:52:00Z">
              <w:rPr>
                <w:lang w:val="de-DE"/>
              </w:rPr>
            </w:rPrChange>
          </w:rPr>
          <w:t>&lt;VendorAnnotation&gt;</w:t>
        </w:r>
        <w:r w:rsidRPr="003200BB">
          <w:t xml:space="preserve"> are option</w:t>
        </w:r>
      </w:ins>
      <w:ins w:id="1567" w:author="Otter, Martin" w:date="2014-07-18T16:52:00Z">
        <w:r w:rsidRPr="003200BB">
          <w:t>al</w:t>
        </w:r>
      </w:ins>
      <w:ins w:id="1568" w:author="Otter, Martin" w:date="2014-07-18T16:51:00Z">
        <w:r w:rsidRPr="003200BB">
          <w:t>.</w:t>
        </w:r>
      </w:ins>
      <w:ins w:id="1569" w:author="Otter, Martin" w:date="2014-07-18T16:55:00Z">
        <w:r w:rsidRPr="003200BB">
          <w:t xml:space="preserve"> </w:t>
        </w:r>
        <w:proofErr w:type="gramStart"/>
        <w:r w:rsidRPr="003200BB">
          <w:t>If an optional element</w:t>
        </w:r>
      </w:ins>
      <w:ins w:id="1570" w:author="Otter, Martin" w:date="2014-07-18T16:56:00Z">
        <w:r w:rsidRPr="003200BB">
          <w:t xml:space="preserve"> </w:t>
        </w:r>
      </w:ins>
      <w:ins w:id="1571" w:author="Otter, Martin" w:date="2014-07-18T16:55:00Z">
        <w:r w:rsidRPr="003200BB">
          <w:t>is present</w:t>
        </w:r>
      </w:ins>
      <w:ins w:id="1572" w:author="Otter, Martin" w:date="2014-07-18T16:56:00Z">
        <w:r w:rsidRPr="003200BB">
          <w:t xml:space="preserve"> </w:t>
        </w:r>
      </w:ins>
      <w:ins w:id="1573" w:author="Otter, Martin" w:date="2014-07-18T16:58:00Z">
        <w:r w:rsidRPr="003200BB">
          <w:t xml:space="preserve">and defines a list </w:t>
        </w:r>
      </w:ins>
      <w:ins w:id="1574" w:author="Otter, Martin" w:date="2014-07-18T16:56:00Z">
        <w:r w:rsidRPr="003200BB">
          <w:t xml:space="preserve">(such as </w:t>
        </w:r>
        <w:r w:rsidRPr="006C77B1">
          <w:rPr>
            <w:rStyle w:val="CODE"/>
          </w:rPr>
          <w:t>&lt;UnitDefinitions&gt;</w:t>
        </w:r>
        <w:r>
          <w:rPr>
            <w:rStyle w:val="CODE"/>
          </w:rPr>
          <w:t>)</w:t>
        </w:r>
      </w:ins>
      <w:ins w:id="1575" w:author="Otter, Martin" w:date="2014-07-18T16:55:00Z">
        <w:r w:rsidRPr="003200BB">
          <w:t>,</w:t>
        </w:r>
      </w:ins>
      <w:ins w:id="1576" w:author="Otter, Martin" w:date="2014-07-18T16:58:00Z">
        <w:r w:rsidRPr="003200BB">
          <w:t xml:space="preserve"> the list must have at least one element</w:t>
        </w:r>
      </w:ins>
      <w:ins w:id="1577" w:author="Otter, Martin" w:date="2014-07-18T16:57:00Z">
        <w:r w:rsidRPr="003200BB">
          <w:t xml:space="preserve"> (such as </w:t>
        </w:r>
        <w:r w:rsidRPr="00ED499D">
          <w:rPr>
            <w:rStyle w:val="CODE"/>
            <w:rPrChange w:id="1578" w:author="Otter, Martin" w:date="2014-07-18T16:57:00Z">
              <w:rPr>
                <w:lang w:val="de-DE"/>
              </w:rPr>
            </w:rPrChange>
          </w:rPr>
          <w:t>&lt;Unit&gt;</w:t>
        </w:r>
        <w:r w:rsidRPr="003200BB">
          <w:t>).</w:t>
        </w:r>
      </w:ins>
      <w:proofErr w:type="gramEnd"/>
    </w:p>
  </w:footnote>
  <w:footnote w:id="9">
    <w:p w14:paraId="0B65CD00" w14:textId="2494497B" w:rsidR="003200BB" w:rsidRPr="003200BB" w:rsidRDefault="003200BB">
      <w:pPr>
        <w:pStyle w:val="Funotentext"/>
      </w:pPr>
      <w:ins w:id="1596" w:author="Otter, Martin" w:date="2014-07-18T16:49:00Z">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ins>
    </w:p>
  </w:footnote>
  <w:footnote w:id="10">
    <w:p w14:paraId="126D990A" w14:textId="77777777" w:rsidR="003200BB" w:rsidRPr="004865EB" w:rsidRDefault="003200BB">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77777777" w:rsidR="003200BB" w:rsidRPr="00DA68AF" w:rsidRDefault="003200BB">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is from (</w:t>
      </w:r>
      <w:r w:rsidRPr="00044F2D">
        <w:rPr>
          <w:i/>
        </w:rPr>
        <w:t>Benveniste et.al. 2010</w:t>
      </w:r>
      <w:r>
        <w:t>) adapted from non-standard analysis to super-dense time, in order to precisely define the value from the previous event iteration.</w:t>
      </w:r>
    </w:p>
  </w:footnote>
  <w:footnote w:id="12">
    <w:p w14:paraId="13B0ED24" w14:textId="77777777" w:rsidR="003200BB" w:rsidRPr="002E45B5" w:rsidRDefault="003200BB"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proofErr w:type="gramStart"/>
      <w:r w:rsidRPr="002E45B5">
        <w:rPr>
          <w:i/>
        </w:rPr>
        <w:t>z</w:t>
      </w:r>
      <w:r w:rsidRPr="002E45B5">
        <w:rPr>
          <w:i/>
          <w:vertAlign w:val="subscript"/>
        </w:rPr>
        <w:t>j</w:t>
      </w:r>
      <w:r w:rsidRPr="002E45B5">
        <w:t>(</w:t>
      </w:r>
      <w:proofErr w:type="gramEnd"/>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xml:space="preserve">. This often used definition has the severe drawback that </w:t>
      </w:r>
      <w:proofErr w:type="gramStart"/>
      <w:r w:rsidRPr="002E45B5">
        <w:rPr>
          <w:i/>
        </w:rPr>
        <w:t>z</w:t>
      </w:r>
      <w:r w:rsidRPr="002E45B5">
        <w:rPr>
          <w:i/>
          <w:vertAlign w:val="subscript"/>
        </w:rPr>
        <w:t>j</w:t>
      </w:r>
      <w:r w:rsidRPr="002E45B5">
        <w:t>(</w:t>
      </w:r>
      <w:proofErr w:type="gramEnd"/>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90433" w14:textId="485DC4F2" w:rsidR="003200BB" w:rsidRPr="008C464A" w:rsidRDefault="003200BB" w:rsidP="00433022">
    <w:pPr>
      <w:pStyle w:val="Headertext"/>
      <w:tabs>
        <w:tab w:val="left" w:pos="5400"/>
      </w:tabs>
      <w:spacing w:before="0"/>
      <w:jc w:val="right"/>
      <w:rPr>
        <w:color w:val="000000" w:themeColor="text1"/>
      </w:rPr>
    </w:pPr>
    <w:r>
      <w:tab/>
    </w:r>
    <w:r w:rsidRPr="008C464A">
      <w:rPr>
        <w:color w:val="000000" w:themeColor="text1"/>
      </w:rPr>
      <w:t>Functional M</w:t>
    </w:r>
    <w:r>
      <w:rPr>
        <w:color w:val="000000" w:themeColor="text1"/>
      </w:rPr>
      <w:t xml:space="preserve">ock-up Interface 2.0 </w:t>
    </w:r>
  </w:p>
  <w:p w14:paraId="4812F36A" w14:textId="00AB04CA" w:rsidR="003200BB" w:rsidRPr="008C464A" w:rsidRDefault="003200BB"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July 25, 2014</w:t>
    </w:r>
  </w:p>
  <w:p w14:paraId="1A111003" w14:textId="77777777" w:rsidR="003200BB" w:rsidRPr="008C464A" w:rsidRDefault="003200BB"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A0705A">
      <w:rPr>
        <w:noProof/>
        <w:color w:val="000000" w:themeColor="text1"/>
      </w:rPr>
      <w:t>129</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A0705A">
      <w:rPr>
        <w:rStyle w:val="Seitenzahl"/>
        <w:rFonts w:cs="Times New Roman"/>
        <w:noProof/>
        <w:color w:val="000000" w:themeColor="text1"/>
        <w:spacing w:val="0"/>
        <w:szCs w:val="18"/>
      </w:rPr>
      <w:t>133</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BCA46" w14:textId="77777777" w:rsidR="003200BB" w:rsidRDefault="003200BB">
    <w:pPr>
      <w:tabs>
        <w:tab w:val="left" w:pos="1440"/>
        <w:tab w:val="left" w:pos="3420"/>
        <w:tab w:val="left" w:pos="4984"/>
        <w:tab w:val="left" w:pos="6300"/>
        <w:tab w:val="left" w:pos="7251"/>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F06B9" w14:textId="77777777" w:rsidR="003200BB" w:rsidRDefault="003200B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nsid w:val="44A95782"/>
    <w:multiLevelType w:val="multilevel"/>
    <w:tmpl w:val="89A64E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947"/>
        </w:tabs>
        <w:ind w:left="947"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3">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4">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6">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1">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3">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4">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6">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7">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9">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1">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59"/>
  </w:num>
  <w:num w:numId="7">
    <w:abstractNumId w:val="33"/>
  </w:num>
  <w:num w:numId="8">
    <w:abstractNumId w:val="58"/>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3"/>
  </w:num>
  <w:num w:numId="22">
    <w:abstractNumId w:val="35"/>
  </w:num>
  <w:num w:numId="23">
    <w:abstractNumId w:val="27"/>
  </w:num>
  <w:num w:numId="24">
    <w:abstractNumId w:val="37"/>
  </w:num>
  <w:num w:numId="25">
    <w:abstractNumId w:val="62"/>
  </w:num>
  <w:num w:numId="26">
    <w:abstractNumId w:val="69"/>
  </w:num>
  <w:num w:numId="27">
    <w:abstractNumId w:val="52"/>
  </w:num>
  <w:num w:numId="28">
    <w:abstractNumId w:val="57"/>
  </w:num>
  <w:num w:numId="29">
    <w:abstractNumId w:val="9"/>
  </w:num>
  <w:num w:numId="30">
    <w:abstractNumId w:val="68"/>
  </w:num>
  <w:num w:numId="31">
    <w:abstractNumId w:val="10"/>
  </w:num>
  <w:num w:numId="32">
    <w:abstractNumId w:val="64"/>
  </w:num>
  <w:num w:numId="33">
    <w:abstractNumId w:val="66"/>
  </w:num>
  <w:num w:numId="34">
    <w:abstractNumId w:val="30"/>
  </w:num>
  <w:num w:numId="35">
    <w:abstractNumId w:val="61"/>
  </w:num>
  <w:num w:numId="36">
    <w:abstractNumId w:val="46"/>
  </w:num>
  <w:num w:numId="37">
    <w:abstractNumId w:val="15"/>
  </w:num>
  <w:num w:numId="38">
    <w:abstractNumId w:val="11"/>
  </w:num>
  <w:num w:numId="39">
    <w:abstractNumId w:val="44"/>
  </w:num>
  <w:num w:numId="40">
    <w:abstractNumId w:val="60"/>
  </w:num>
  <w:num w:numId="41">
    <w:abstractNumId w:val="13"/>
  </w:num>
  <w:num w:numId="42">
    <w:abstractNumId w:val="14"/>
  </w:num>
  <w:num w:numId="43">
    <w:abstractNumId w:val="70"/>
  </w:num>
  <w:num w:numId="44">
    <w:abstractNumId w:val="42"/>
  </w:num>
  <w:num w:numId="45">
    <w:abstractNumId w:val="28"/>
  </w:num>
  <w:num w:numId="46">
    <w:abstractNumId w:val="65"/>
  </w:num>
  <w:num w:numId="47">
    <w:abstractNumId w:val="71"/>
  </w:num>
  <w:num w:numId="48">
    <w:abstractNumId w:val="34"/>
  </w:num>
  <w:num w:numId="49">
    <w:abstractNumId w:val="32"/>
  </w:num>
  <w:num w:numId="50">
    <w:abstractNumId w:val="21"/>
  </w:num>
  <w:num w:numId="51">
    <w:abstractNumId w:val="55"/>
  </w:num>
  <w:num w:numId="52">
    <w:abstractNumId w:val="16"/>
  </w:num>
  <w:num w:numId="53">
    <w:abstractNumId w:val="26"/>
  </w:num>
  <w:num w:numId="54">
    <w:abstractNumId w:val="22"/>
  </w:num>
  <w:num w:numId="55">
    <w:abstractNumId w:val="18"/>
  </w:num>
  <w:num w:numId="56">
    <w:abstractNumId w:val="56"/>
  </w:num>
  <w:num w:numId="57">
    <w:abstractNumId w:val="25"/>
  </w:num>
  <w:num w:numId="58">
    <w:abstractNumId w:val="19"/>
  </w:num>
  <w:num w:numId="59">
    <w:abstractNumId w:val="12"/>
  </w:num>
  <w:num w:numId="60">
    <w:abstractNumId w:val="63"/>
  </w:num>
  <w:num w:numId="61">
    <w:abstractNumId w:val="54"/>
  </w:num>
  <w:num w:numId="62">
    <w:abstractNumId w:val="41"/>
  </w:num>
  <w:num w:numId="63">
    <w:abstractNumId w:val="23"/>
  </w:num>
  <w:num w:numId="64">
    <w:abstractNumId w:val="24"/>
  </w:num>
  <w:num w:numId="65">
    <w:abstractNumId w:val="31"/>
  </w:num>
  <w:num w:numId="66">
    <w:abstractNumId w:val="40"/>
  </w:num>
  <w:num w:numId="67">
    <w:abstractNumId w:val="67"/>
  </w:num>
  <w:num w:numId="68">
    <w:abstractNumId w:val="20"/>
  </w:num>
  <w:num w:numId="69">
    <w:abstractNumId w:val="36"/>
  </w:num>
  <w:num w:numId="70">
    <w:abstractNumId w:val="17"/>
  </w:num>
  <w:num w:numId="71">
    <w:abstractNumId w:val="43"/>
  </w:num>
  <w:num w:numId="72">
    <w:abstractNumId w:val="29"/>
  </w:num>
  <w:numIdMacAtCleanup w:val="7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 Fredriksson">
    <w15:presenceInfo w15:providerId="None" w15:userId="Emil Fredriksson"/>
  </w15:person>
  <w15:person w15:author="Iakov Nakhimovski">
    <w15:presenceInfo w15:providerId="None" w15:userId="Iakov Nakhimovski"/>
  </w15:person>
  <w15:person w15:author="bengt-arne_032">
    <w15:presenceInfo w15:providerId="None" w15:userId="bengt-arne_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fr-FR" w:vendorID="64" w:dllVersion="131078" w:nlCheck="1" w:checkStyle="1"/>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78F"/>
    <w:rsid w:val="0000007F"/>
    <w:rsid w:val="00001D11"/>
    <w:rsid w:val="00001E19"/>
    <w:rsid w:val="0000432F"/>
    <w:rsid w:val="00004724"/>
    <w:rsid w:val="000057B9"/>
    <w:rsid w:val="000061EF"/>
    <w:rsid w:val="00006D51"/>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73BA"/>
    <w:rsid w:val="000176B1"/>
    <w:rsid w:val="0002173E"/>
    <w:rsid w:val="00021D03"/>
    <w:rsid w:val="00022158"/>
    <w:rsid w:val="0002266C"/>
    <w:rsid w:val="00022A54"/>
    <w:rsid w:val="00024186"/>
    <w:rsid w:val="00025E22"/>
    <w:rsid w:val="00026C3C"/>
    <w:rsid w:val="00027598"/>
    <w:rsid w:val="00031D7F"/>
    <w:rsid w:val="00031E62"/>
    <w:rsid w:val="00031FF7"/>
    <w:rsid w:val="00033117"/>
    <w:rsid w:val="000334E7"/>
    <w:rsid w:val="00034265"/>
    <w:rsid w:val="000404A9"/>
    <w:rsid w:val="000406AB"/>
    <w:rsid w:val="00040963"/>
    <w:rsid w:val="00040D42"/>
    <w:rsid w:val="00042CE4"/>
    <w:rsid w:val="0004467B"/>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61C9"/>
    <w:rsid w:val="000664FC"/>
    <w:rsid w:val="000669FE"/>
    <w:rsid w:val="00066BB9"/>
    <w:rsid w:val="00067B13"/>
    <w:rsid w:val="00067BB4"/>
    <w:rsid w:val="00070309"/>
    <w:rsid w:val="000708A4"/>
    <w:rsid w:val="00070AEA"/>
    <w:rsid w:val="00071043"/>
    <w:rsid w:val="000713FD"/>
    <w:rsid w:val="000727C2"/>
    <w:rsid w:val="00072B37"/>
    <w:rsid w:val="00073F1A"/>
    <w:rsid w:val="000740AC"/>
    <w:rsid w:val="00074491"/>
    <w:rsid w:val="00074901"/>
    <w:rsid w:val="00076046"/>
    <w:rsid w:val="00076957"/>
    <w:rsid w:val="00077F08"/>
    <w:rsid w:val="0008026B"/>
    <w:rsid w:val="00080D92"/>
    <w:rsid w:val="00083E81"/>
    <w:rsid w:val="00084573"/>
    <w:rsid w:val="00085434"/>
    <w:rsid w:val="00085AD5"/>
    <w:rsid w:val="0008689E"/>
    <w:rsid w:val="00086E9A"/>
    <w:rsid w:val="00087261"/>
    <w:rsid w:val="00090989"/>
    <w:rsid w:val="00091CAC"/>
    <w:rsid w:val="00093778"/>
    <w:rsid w:val="000941A8"/>
    <w:rsid w:val="000954E9"/>
    <w:rsid w:val="00095727"/>
    <w:rsid w:val="00097A6B"/>
    <w:rsid w:val="000A06E7"/>
    <w:rsid w:val="000A0DBE"/>
    <w:rsid w:val="000A1398"/>
    <w:rsid w:val="000A1A8B"/>
    <w:rsid w:val="000A4C40"/>
    <w:rsid w:val="000A58EE"/>
    <w:rsid w:val="000A5E9B"/>
    <w:rsid w:val="000A6219"/>
    <w:rsid w:val="000A68B4"/>
    <w:rsid w:val="000A71BB"/>
    <w:rsid w:val="000A74F8"/>
    <w:rsid w:val="000B030B"/>
    <w:rsid w:val="000B09B1"/>
    <w:rsid w:val="000B18E8"/>
    <w:rsid w:val="000B283F"/>
    <w:rsid w:val="000B2CC1"/>
    <w:rsid w:val="000B3668"/>
    <w:rsid w:val="000B45D0"/>
    <w:rsid w:val="000B483E"/>
    <w:rsid w:val="000B4A3A"/>
    <w:rsid w:val="000B741C"/>
    <w:rsid w:val="000B7BEF"/>
    <w:rsid w:val="000C08FB"/>
    <w:rsid w:val="000C150E"/>
    <w:rsid w:val="000C1BB6"/>
    <w:rsid w:val="000C2815"/>
    <w:rsid w:val="000C2CB0"/>
    <w:rsid w:val="000C2F3D"/>
    <w:rsid w:val="000C5439"/>
    <w:rsid w:val="000C5ADC"/>
    <w:rsid w:val="000C5C54"/>
    <w:rsid w:val="000C5F6A"/>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ED2"/>
    <w:rsid w:val="000E16EB"/>
    <w:rsid w:val="000E3E17"/>
    <w:rsid w:val="000E429C"/>
    <w:rsid w:val="000E4CB8"/>
    <w:rsid w:val="000E65BB"/>
    <w:rsid w:val="000E6CD9"/>
    <w:rsid w:val="000E72C9"/>
    <w:rsid w:val="000F0528"/>
    <w:rsid w:val="000F1355"/>
    <w:rsid w:val="000F167A"/>
    <w:rsid w:val="000F1730"/>
    <w:rsid w:val="000F189A"/>
    <w:rsid w:val="000F1BDE"/>
    <w:rsid w:val="000F219B"/>
    <w:rsid w:val="000F539D"/>
    <w:rsid w:val="000F6FF0"/>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BCB"/>
    <w:rsid w:val="00107DF8"/>
    <w:rsid w:val="00110334"/>
    <w:rsid w:val="0011039F"/>
    <w:rsid w:val="00113D81"/>
    <w:rsid w:val="00113EF9"/>
    <w:rsid w:val="00114CA2"/>
    <w:rsid w:val="00114EC6"/>
    <w:rsid w:val="001153E0"/>
    <w:rsid w:val="00115A3A"/>
    <w:rsid w:val="00116277"/>
    <w:rsid w:val="0012081E"/>
    <w:rsid w:val="00121934"/>
    <w:rsid w:val="00121EF8"/>
    <w:rsid w:val="00122B97"/>
    <w:rsid w:val="00122BA1"/>
    <w:rsid w:val="00122F43"/>
    <w:rsid w:val="00123694"/>
    <w:rsid w:val="0012461D"/>
    <w:rsid w:val="00125265"/>
    <w:rsid w:val="00125943"/>
    <w:rsid w:val="00126C04"/>
    <w:rsid w:val="00127A46"/>
    <w:rsid w:val="00127DEA"/>
    <w:rsid w:val="00130200"/>
    <w:rsid w:val="00131F85"/>
    <w:rsid w:val="001322CB"/>
    <w:rsid w:val="00132A60"/>
    <w:rsid w:val="00132D52"/>
    <w:rsid w:val="0013300A"/>
    <w:rsid w:val="001341C2"/>
    <w:rsid w:val="001359D8"/>
    <w:rsid w:val="0013626B"/>
    <w:rsid w:val="0013669E"/>
    <w:rsid w:val="001366D8"/>
    <w:rsid w:val="00136FCD"/>
    <w:rsid w:val="00137921"/>
    <w:rsid w:val="00140C25"/>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3810"/>
    <w:rsid w:val="00153BE7"/>
    <w:rsid w:val="001544AB"/>
    <w:rsid w:val="00154908"/>
    <w:rsid w:val="0015495D"/>
    <w:rsid w:val="00155B22"/>
    <w:rsid w:val="00156C0B"/>
    <w:rsid w:val="001570C3"/>
    <w:rsid w:val="00157C09"/>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3102"/>
    <w:rsid w:val="001737A6"/>
    <w:rsid w:val="00173E6C"/>
    <w:rsid w:val="00174574"/>
    <w:rsid w:val="001755F2"/>
    <w:rsid w:val="0017658C"/>
    <w:rsid w:val="00176911"/>
    <w:rsid w:val="00177E74"/>
    <w:rsid w:val="00180796"/>
    <w:rsid w:val="00181049"/>
    <w:rsid w:val="00181397"/>
    <w:rsid w:val="001814F7"/>
    <w:rsid w:val="00181B13"/>
    <w:rsid w:val="00182E39"/>
    <w:rsid w:val="0018442A"/>
    <w:rsid w:val="00184560"/>
    <w:rsid w:val="00185DA7"/>
    <w:rsid w:val="0018784A"/>
    <w:rsid w:val="001878DE"/>
    <w:rsid w:val="00187937"/>
    <w:rsid w:val="00187E2C"/>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C28B8"/>
    <w:rsid w:val="001C398C"/>
    <w:rsid w:val="001C436E"/>
    <w:rsid w:val="001C49D8"/>
    <w:rsid w:val="001C53BD"/>
    <w:rsid w:val="001C544A"/>
    <w:rsid w:val="001C70E7"/>
    <w:rsid w:val="001D1F22"/>
    <w:rsid w:val="001D30BC"/>
    <w:rsid w:val="001D3504"/>
    <w:rsid w:val="001D5B58"/>
    <w:rsid w:val="001D5DEF"/>
    <w:rsid w:val="001D6859"/>
    <w:rsid w:val="001D709E"/>
    <w:rsid w:val="001D7275"/>
    <w:rsid w:val="001D7C59"/>
    <w:rsid w:val="001E0989"/>
    <w:rsid w:val="001E10E3"/>
    <w:rsid w:val="001E1485"/>
    <w:rsid w:val="001E3F57"/>
    <w:rsid w:val="001E48E4"/>
    <w:rsid w:val="001E552E"/>
    <w:rsid w:val="001E67EB"/>
    <w:rsid w:val="001E6B8A"/>
    <w:rsid w:val="001E72E6"/>
    <w:rsid w:val="001E7849"/>
    <w:rsid w:val="001E7DF9"/>
    <w:rsid w:val="001F035A"/>
    <w:rsid w:val="001F0CF5"/>
    <w:rsid w:val="001F14D8"/>
    <w:rsid w:val="001F1FA6"/>
    <w:rsid w:val="001F431B"/>
    <w:rsid w:val="001F608E"/>
    <w:rsid w:val="001F72F2"/>
    <w:rsid w:val="001F74AD"/>
    <w:rsid w:val="001F7FD8"/>
    <w:rsid w:val="00200CAD"/>
    <w:rsid w:val="00200F4D"/>
    <w:rsid w:val="00201F7B"/>
    <w:rsid w:val="00202408"/>
    <w:rsid w:val="002050A2"/>
    <w:rsid w:val="0020517F"/>
    <w:rsid w:val="00206366"/>
    <w:rsid w:val="0020707B"/>
    <w:rsid w:val="002105F8"/>
    <w:rsid w:val="0021157E"/>
    <w:rsid w:val="00211A1E"/>
    <w:rsid w:val="002126A9"/>
    <w:rsid w:val="00212AC4"/>
    <w:rsid w:val="00213357"/>
    <w:rsid w:val="00213980"/>
    <w:rsid w:val="00216ACF"/>
    <w:rsid w:val="002173EA"/>
    <w:rsid w:val="00217799"/>
    <w:rsid w:val="00220C29"/>
    <w:rsid w:val="00221157"/>
    <w:rsid w:val="00221488"/>
    <w:rsid w:val="00221E8A"/>
    <w:rsid w:val="00221EEB"/>
    <w:rsid w:val="00222D6C"/>
    <w:rsid w:val="00222FDF"/>
    <w:rsid w:val="00223157"/>
    <w:rsid w:val="00224526"/>
    <w:rsid w:val="00225675"/>
    <w:rsid w:val="00227275"/>
    <w:rsid w:val="00227EDA"/>
    <w:rsid w:val="00230B3E"/>
    <w:rsid w:val="00233C3F"/>
    <w:rsid w:val="00235634"/>
    <w:rsid w:val="00235809"/>
    <w:rsid w:val="002358C2"/>
    <w:rsid w:val="002369B9"/>
    <w:rsid w:val="00237090"/>
    <w:rsid w:val="00237B4D"/>
    <w:rsid w:val="0024035F"/>
    <w:rsid w:val="00240365"/>
    <w:rsid w:val="00243395"/>
    <w:rsid w:val="002444D8"/>
    <w:rsid w:val="00245317"/>
    <w:rsid w:val="00245EC6"/>
    <w:rsid w:val="00247652"/>
    <w:rsid w:val="00247AA6"/>
    <w:rsid w:val="002505E1"/>
    <w:rsid w:val="00251D6A"/>
    <w:rsid w:val="00252E95"/>
    <w:rsid w:val="0025394C"/>
    <w:rsid w:val="00253F18"/>
    <w:rsid w:val="00254183"/>
    <w:rsid w:val="00254898"/>
    <w:rsid w:val="00254B0B"/>
    <w:rsid w:val="0025530B"/>
    <w:rsid w:val="0025573E"/>
    <w:rsid w:val="00255F51"/>
    <w:rsid w:val="00257E67"/>
    <w:rsid w:val="00261237"/>
    <w:rsid w:val="00262057"/>
    <w:rsid w:val="002627DF"/>
    <w:rsid w:val="002631AE"/>
    <w:rsid w:val="00266514"/>
    <w:rsid w:val="00266E8F"/>
    <w:rsid w:val="00271703"/>
    <w:rsid w:val="0027188B"/>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82D"/>
    <w:rsid w:val="00282473"/>
    <w:rsid w:val="0028510F"/>
    <w:rsid w:val="00285F16"/>
    <w:rsid w:val="00286043"/>
    <w:rsid w:val="002862E5"/>
    <w:rsid w:val="00286B87"/>
    <w:rsid w:val="00286C9B"/>
    <w:rsid w:val="00286E41"/>
    <w:rsid w:val="002876BE"/>
    <w:rsid w:val="00291474"/>
    <w:rsid w:val="00291708"/>
    <w:rsid w:val="00291D44"/>
    <w:rsid w:val="002920AB"/>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E0A"/>
    <w:rsid w:val="002B435C"/>
    <w:rsid w:val="002B5A31"/>
    <w:rsid w:val="002B5B9A"/>
    <w:rsid w:val="002B7213"/>
    <w:rsid w:val="002C05B8"/>
    <w:rsid w:val="002C188E"/>
    <w:rsid w:val="002C1951"/>
    <w:rsid w:val="002C1BC8"/>
    <w:rsid w:val="002C1C9B"/>
    <w:rsid w:val="002C1F7D"/>
    <w:rsid w:val="002C287F"/>
    <w:rsid w:val="002C39EF"/>
    <w:rsid w:val="002C45FD"/>
    <w:rsid w:val="002C4B4C"/>
    <w:rsid w:val="002C553D"/>
    <w:rsid w:val="002C58DE"/>
    <w:rsid w:val="002C5A1B"/>
    <w:rsid w:val="002C6E30"/>
    <w:rsid w:val="002C77E3"/>
    <w:rsid w:val="002C7A3D"/>
    <w:rsid w:val="002C7B3D"/>
    <w:rsid w:val="002D18EB"/>
    <w:rsid w:val="002D1C5C"/>
    <w:rsid w:val="002D2F36"/>
    <w:rsid w:val="002D55AA"/>
    <w:rsid w:val="002D790A"/>
    <w:rsid w:val="002E0485"/>
    <w:rsid w:val="002E2E73"/>
    <w:rsid w:val="002E3415"/>
    <w:rsid w:val="002E45B5"/>
    <w:rsid w:val="002E4A77"/>
    <w:rsid w:val="002E5D50"/>
    <w:rsid w:val="002E7651"/>
    <w:rsid w:val="002F00A1"/>
    <w:rsid w:val="002F11E9"/>
    <w:rsid w:val="002F127B"/>
    <w:rsid w:val="002F1EF2"/>
    <w:rsid w:val="002F2A52"/>
    <w:rsid w:val="002F38DE"/>
    <w:rsid w:val="002F4336"/>
    <w:rsid w:val="002F5FCB"/>
    <w:rsid w:val="003006D6"/>
    <w:rsid w:val="003028E6"/>
    <w:rsid w:val="00302CB8"/>
    <w:rsid w:val="003058F3"/>
    <w:rsid w:val="0030662F"/>
    <w:rsid w:val="003069CE"/>
    <w:rsid w:val="00306FBB"/>
    <w:rsid w:val="003079D9"/>
    <w:rsid w:val="00312F29"/>
    <w:rsid w:val="003132BA"/>
    <w:rsid w:val="00313735"/>
    <w:rsid w:val="00313D87"/>
    <w:rsid w:val="00314599"/>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3699"/>
    <w:rsid w:val="00343ECE"/>
    <w:rsid w:val="0034455D"/>
    <w:rsid w:val="003448B0"/>
    <w:rsid w:val="0034655F"/>
    <w:rsid w:val="003469DE"/>
    <w:rsid w:val="0034786E"/>
    <w:rsid w:val="0035083F"/>
    <w:rsid w:val="00350DAD"/>
    <w:rsid w:val="00351E6E"/>
    <w:rsid w:val="003534BD"/>
    <w:rsid w:val="00354112"/>
    <w:rsid w:val="00355449"/>
    <w:rsid w:val="003557A3"/>
    <w:rsid w:val="0035592A"/>
    <w:rsid w:val="00357344"/>
    <w:rsid w:val="003577EC"/>
    <w:rsid w:val="00357805"/>
    <w:rsid w:val="00357C8B"/>
    <w:rsid w:val="00357DCF"/>
    <w:rsid w:val="0036230A"/>
    <w:rsid w:val="0036246F"/>
    <w:rsid w:val="00364630"/>
    <w:rsid w:val="003651C4"/>
    <w:rsid w:val="00366AA2"/>
    <w:rsid w:val="0036728D"/>
    <w:rsid w:val="003673F2"/>
    <w:rsid w:val="003674BE"/>
    <w:rsid w:val="00370202"/>
    <w:rsid w:val="00370EAD"/>
    <w:rsid w:val="003710F6"/>
    <w:rsid w:val="003714E7"/>
    <w:rsid w:val="00371D1C"/>
    <w:rsid w:val="003721A4"/>
    <w:rsid w:val="00372E7C"/>
    <w:rsid w:val="003734ED"/>
    <w:rsid w:val="00374343"/>
    <w:rsid w:val="00374F39"/>
    <w:rsid w:val="00375E5D"/>
    <w:rsid w:val="00375E8F"/>
    <w:rsid w:val="0037604B"/>
    <w:rsid w:val="00377397"/>
    <w:rsid w:val="003806A6"/>
    <w:rsid w:val="00380A28"/>
    <w:rsid w:val="00380EF7"/>
    <w:rsid w:val="00381135"/>
    <w:rsid w:val="00381199"/>
    <w:rsid w:val="00381BB0"/>
    <w:rsid w:val="00381C66"/>
    <w:rsid w:val="0038307A"/>
    <w:rsid w:val="00383452"/>
    <w:rsid w:val="00383673"/>
    <w:rsid w:val="0038379C"/>
    <w:rsid w:val="00383D0D"/>
    <w:rsid w:val="00384942"/>
    <w:rsid w:val="00386D0F"/>
    <w:rsid w:val="00386E25"/>
    <w:rsid w:val="0039036E"/>
    <w:rsid w:val="003914CA"/>
    <w:rsid w:val="00392FD9"/>
    <w:rsid w:val="003933D7"/>
    <w:rsid w:val="0039390C"/>
    <w:rsid w:val="00394B45"/>
    <w:rsid w:val="00396A0B"/>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A29"/>
    <w:rsid w:val="003B0B94"/>
    <w:rsid w:val="003B0DD0"/>
    <w:rsid w:val="003B1168"/>
    <w:rsid w:val="003B1792"/>
    <w:rsid w:val="003B1AB9"/>
    <w:rsid w:val="003B255A"/>
    <w:rsid w:val="003B2866"/>
    <w:rsid w:val="003B2BE5"/>
    <w:rsid w:val="003B3242"/>
    <w:rsid w:val="003B3C8C"/>
    <w:rsid w:val="003B3D3D"/>
    <w:rsid w:val="003B4105"/>
    <w:rsid w:val="003B4B88"/>
    <w:rsid w:val="003B4E9C"/>
    <w:rsid w:val="003B50CB"/>
    <w:rsid w:val="003B59AD"/>
    <w:rsid w:val="003B5CBA"/>
    <w:rsid w:val="003B5D48"/>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C5D"/>
    <w:rsid w:val="003E1D26"/>
    <w:rsid w:val="003E1FAF"/>
    <w:rsid w:val="003E2A0B"/>
    <w:rsid w:val="003E2D9B"/>
    <w:rsid w:val="003E31D6"/>
    <w:rsid w:val="003E4392"/>
    <w:rsid w:val="003E4B46"/>
    <w:rsid w:val="003E56B2"/>
    <w:rsid w:val="003E5933"/>
    <w:rsid w:val="003E5D39"/>
    <w:rsid w:val="003E652D"/>
    <w:rsid w:val="003E75F9"/>
    <w:rsid w:val="003E75FA"/>
    <w:rsid w:val="003E7F7F"/>
    <w:rsid w:val="003F0941"/>
    <w:rsid w:val="003F13CA"/>
    <w:rsid w:val="003F1689"/>
    <w:rsid w:val="003F2383"/>
    <w:rsid w:val="003F2438"/>
    <w:rsid w:val="003F3B37"/>
    <w:rsid w:val="003F4BC4"/>
    <w:rsid w:val="003F5351"/>
    <w:rsid w:val="003F53D0"/>
    <w:rsid w:val="003F58B3"/>
    <w:rsid w:val="003F58DF"/>
    <w:rsid w:val="003F679B"/>
    <w:rsid w:val="003F7ED2"/>
    <w:rsid w:val="003F7F3F"/>
    <w:rsid w:val="003F7FE3"/>
    <w:rsid w:val="004011E1"/>
    <w:rsid w:val="004034F8"/>
    <w:rsid w:val="00403992"/>
    <w:rsid w:val="0040473B"/>
    <w:rsid w:val="0040611D"/>
    <w:rsid w:val="004069C1"/>
    <w:rsid w:val="00406A61"/>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802"/>
    <w:rsid w:val="00417B33"/>
    <w:rsid w:val="00420F55"/>
    <w:rsid w:val="00422068"/>
    <w:rsid w:val="00422312"/>
    <w:rsid w:val="00422C71"/>
    <w:rsid w:val="00423520"/>
    <w:rsid w:val="0042375D"/>
    <w:rsid w:val="004248E3"/>
    <w:rsid w:val="00427E1A"/>
    <w:rsid w:val="00430246"/>
    <w:rsid w:val="004304ED"/>
    <w:rsid w:val="004306C6"/>
    <w:rsid w:val="004309EB"/>
    <w:rsid w:val="00432446"/>
    <w:rsid w:val="00433022"/>
    <w:rsid w:val="004330BC"/>
    <w:rsid w:val="004330D4"/>
    <w:rsid w:val="0043397F"/>
    <w:rsid w:val="004347D2"/>
    <w:rsid w:val="004348E3"/>
    <w:rsid w:val="00434C5F"/>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455E"/>
    <w:rsid w:val="004445E9"/>
    <w:rsid w:val="004452A6"/>
    <w:rsid w:val="004457DC"/>
    <w:rsid w:val="0044608C"/>
    <w:rsid w:val="0044608E"/>
    <w:rsid w:val="0045021A"/>
    <w:rsid w:val="00450388"/>
    <w:rsid w:val="004503AD"/>
    <w:rsid w:val="00450662"/>
    <w:rsid w:val="004514CF"/>
    <w:rsid w:val="00451916"/>
    <w:rsid w:val="00451AE3"/>
    <w:rsid w:val="0045220E"/>
    <w:rsid w:val="004528F0"/>
    <w:rsid w:val="00453781"/>
    <w:rsid w:val="00454665"/>
    <w:rsid w:val="00454A2A"/>
    <w:rsid w:val="00454F11"/>
    <w:rsid w:val="00455BF9"/>
    <w:rsid w:val="00460A21"/>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AA8"/>
    <w:rsid w:val="00477B23"/>
    <w:rsid w:val="004805A5"/>
    <w:rsid w:val="004807CE"/>
    <w:rsid w:val="004820E7"/>
    <w:rsid w:val="0048223C"/>
    <w:rsid w:val="0048303E"/>
    <w:rsid w:val="00484F13"/>
    <w:rsid w:val="00486122"/>
    <w:rsid w:val="004865EB"/>
    <w:rsid w:val="00486730"/>
    <w:rsid w:val="004875DF"/>
    <w:rsid w:val="004876EC"/>
    <w:rsid w:val="004901C0"/>
    <w:rsid w:val="00490449"/>
    <w:rsid w:val="00494244"/>
    <w:rsid w:val="004951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837"/>
    <w:rsid w:val="004A7922"/>
    <w:rsid w:val="004B0727"/>
    <w:rsid w:val="004B27C2"/>
    <w:rsid w:val="004B2C02"/>
    <w:rsid w:val="004B3502"/>
    <w:rsid w:val="004B3CA1"/>
    <w:rsid w:val="004B3F46"/>
    <w:rsid w:val="004B48B1"/>
    <w:rsid w:val="004B4BEE"/>
    <w:rsid w:val="004B6BCE"/>
    <w:rsid w:val="004B72B9"/>
    <w:rsid w:val="004B7790"/>
    <w:rsid w:val="004B7C3B"/>
    <w:rsid w:val="004B7D6A"/>
    <w:rsid w:val="004B7D78"/>
    <w:rsid w:val="004C07BA"/>
    <w:rsid w:val="004C22B1"/>
    <w:rsid w:val="004C2646"/>
    <w:rsid w:val="004C2FAA"/>
    <w:rsid w:val="004C3859"/>
    <w:rsid w:val="004C3E2A"/>
    <w:rsid w:val="004D0977"/>
    <w:rsid w:val="004D1570"/>
    <w:rsid w:val="004D16BB"/>
    <w:rsid w:val="004D1DD3"/>
    <w:rsid w:val="004D208B"/>
    <w:rsid w:val="004D298B"/>
    <w:rsid w:val="004D404E"/>
    <w:rsid w:val="004D471F"/>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2646"/>
    <w:rsid w:val="004F2EB6"/>
    <w:rsid w:val="004F4219"/>
    <w:rsid w:val="004F680F"/>
    <w:rsid w:val="004F6950"/>
    <w:rsid w:val="004F7ABC"/>
    <w:rsid w:val="00500126"/>
    <w:rsid w:val="00500280"/>
    <w:rsid w:val="00501790"/>
    <w:rsid w:val="005017F3"/>
    <w:rsid w:val="00501B6F"/>
    <w:rsid w:val="00502983"/>
    <w:rsid w:val="0050445E"/>
    <w:rsid w:val="005054AA"/>
    <w:rsid w:val="00505563"/>
    <w:rsid w:val="00505D8D"/>
    <w:rsid w:val="00506A87"/>
    <w:rsid w:val="00510825"/>
    <w:rsid w:val="0051082B"/>
    <w:rsid w:val="00510963"/>
    <w:rsid w:val="00510B8C"/>
    <w:rsid w:val="00511231"/>
    <w:rsid w:val="00512046"/>
    <w:rsid w:val="00512072"/>
    <w:rsid w:val="005122D1"/>
    <w:rsid w:val="0051239D"/>
    <w:rsid w:val="00512DA9"/>
    <w:rsid w:val="00512E08"/>
    <w:rsid w:val="00513166"/>
    <w:rsid w:val="00513392"/>
    <w:rsid w:val="005150A3"/>
    <w:rsid w:val="00515452"/>
    <w:rsid w:val="00520CE8"/>
    <w:rsid w:val="00521F2D"/>
    <w:rsid w:val="0052333C"/>
    <w:rsid w:val="00523AB9"/>
    <w:rsid w:val="005262FE"/>
    <w:rsid w:val="00526855"/>
    <w:rsid w:val="005269D1"/>
    <w:rsid w:val="00526C2A"/>
    <w:rsid w:val="00526E85"/>
    <w:rsid w:val="005273F1"/>
    <w:rsid w:val="0053248D"/>
    <w:rsid w:val="00534423"/>
    <w:rsid w:val="0053478F"/>
    <w:rsid w:val="005348C3"/>
    <w:rsid w:val="00534E42"/>
    <w:rsid w:val="00536F9E"/>
    <w:rsid w:val="005371B4"/>
    <w:rsid w:val="00537867"/>
    <w:rsid w:val="00537A04"/>
    <w:rsid w:val="00537C30"/>
    <w:rsid w:val="005407A8"/>
    <w:rsid w:val="00541574"/>
    <w:rsid w:val="00542C2C"/>
    <w:rsid w:val="0054387F"/>
    <w:rsid w:val="00544351"/>
    <w:rsid w:val="005447DE"/>
    <w:rsid w:val="00546500"/>
    <w:rsid w:val="00546D8B"/>
    <w:rsid w:val="005474F0"/>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7ABE"/>
    <w:rsid w:val="005711DA"/>
    <w:rsid w:val="0057224D"/>
    <w:rsid w:val="00573EF2"/>
    <w:rsid w:val="005741C7"/>
    <w:rsid w:val="00574215"/>
    <w:rsid w:val="00574816"/>
    <w:rsid w:val="00575460"/>
    <w:rsid w:val="00576A8E"/>
    <w:rsid w:val="00580A25"/>
    <w:rsid w:val="0058189F"/>
    <w:rsid w:val="005821AA"/>
    <w:rsid w:val="0058282F"/>
    <w:rsid w:val="00583D91"/>
    <w:rsid w:val="0058500C"/>
    <w:rsid w:val="0058525D"/>
    <w:rsid w:val="005853CD"/>
    <w:rsid w:val="0058564A"/>
    <w:rsid w:val="005867BF"/>
    <w:rsid w:val="00590D5C"/>
    <w:rsid w:val="00590F00"/>
    <w:rsid w:val="00591A14"/>
    <w:rsid w:val="00591F52"/>
    <w:rsid w:val="00592436"/>
    <w:rsid w:val="0059243D"/>
    <w:rsid w:val="005929CF"/>
    <w:rsid w:val="00593646"/>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B1C2F"/>
    <w:rsid w:val="005B1E93"/>
    <w:rsid w:val="005B3A24"/>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3BD2"/>
    <w:rsid w:val="005C461E"/>
    <w:rsid w:val="005C496E"/>
    <w:rsid w:val="005C6177"/>
    <w:rsid w:val="005C62D5"/>
    <w:rsid w:val="005C6B6B"/>
    <w:rsid w:val="005C7257"/>
    <w:rsid w:val="005C7656"/>
    <w:rsid w:val="005C7807"/>
    <w:rsid w:val="005D09CC"/>
    <w:rsid w:val="005D0DA3"/>
    <w:rsid w:val="005D1215"/>
    <w:rsid w:val="005D13FA"/>
    <w:rsid w:val="005D150C"/>
    <w:rsid w:val="005D2074"/>
    <w:rsid w:val="005D21EB"/>
    <w:rsid w:val="005D3062"/>
    <w:rsid w:val="005D4D39"/>
    <w:rsid w:val="005D5AF5"/>
    <w:rsid w:val="005D5E8B"/>
    <w:rsid w:val="005D6A25"/>
    <w:rsid w:val="005D78E8"/>
    <w:rsid w:val="005E06DF"/>
    <w:rsid w:val="005E07F2"/>
    <w:rsid w:val="005E26FE"/>
    <w:rsid w:val="005E3757"/>
    <w:rsid w:val="005E387F"/>
    <w:rsid w:val="005E69DF"/>
    <w:rsid w:val="005E6B68"/>
    <w:rsid w:val="005F0457"/>
    <w:rsid w:val="005F0FE3"/>
    <w:rsid w:val="005F19FB"/>
    <w:rsid w:val="005F21F5"/>
    <w:rsid w:val="005F244A"/>
    <w:rsid w:val="005F2F0A"/>
    <w:rsid w:val="005F4FBA"/>
    <w:rsid w:val="005F5F93"/>
    <w:rsid w:val="005F6D49"/>
    <w:rsid w:val="005F718B"/>
    <w:rsid w:val="005F71CF"/>
    <w:rsid w:val="005F74F5"/>
    <w:rsid w:val="006006E3"/>
    <w:rsid w:val="00602018"/>
    <w:rsid w:val="0060238D"/>
    <w:rsid w:val="00602618"/>
    <w:rsid w:val="00603190"/>
    <w:rsid w:val="00603B4D"/>
    <w:rsid w:val="00603B4F"/>
    <w:rsid w:val="006050E6"/>
    <w:rsid w:val="006052E2"/>
    <w:rsid w:val="006067CE"/>
    <w:rsid w:val="00606BBC"/>
    <w:rsid w:val="00607208"/>
    <w:rsid w:val="00610A28"/>
    <w:rsid w:val="00611033"/>
    <w:rsid w:val="00611628"/>
    <w:rsid w:val="00611A50"/>
    <w:rsid w:val="00611D03"/>
    <w:rsid w:val="00612AB3"/>
    <w:rsid w:val="006136A5"/>
    <w:rsid w:val="00614E53"/>
    <w:rsid w:val="006152D2"/>
    <w:rsid w:val="0061651C"/>
    <w:rsid w:val="006166DF"/>
    <w:rsid w:val="00616DB6"/>
    <w:rsid w:val="00617887"/>
    <w:rsid w:val="00617B76"/>
    <w:rsid w:val="00623D18"/>
    <w:rsid w:val="006249EA"/>
    <w:rsid w:val="006252F8"/>
    <w:rsid w:val="006265D2"/>
    <w:rsid w:val="006277A9"/>
    <w:rsid w:val="0062782C"/>
    <w:rsid w:val="00627830"/>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75AD"/>
    <w:rsid w:val="00647A00"/>
    <w:rsid w:val="00647CF4"/>
    <w:rsid w:val="0065098D"/>
    <w:rsid w:val="00650B14"/>
    <w:rsid w:val="00650C90"/>
    <w:rsid w:val="00651DCF"/>
    <w:rsid w:val="006523D8"/>
    <w:rsid w:val="00652A63"/>
    <w:rsid w:val="00652C66"/>
    <w:rsid w:val="006536CB"/>
    <w:rsid w:val="00653A5F"/>
    <w:rsid w:val="00653F79"/>
    <w:rsid w:val="0065442A"/>
    <w:rsid w:val="00654544"/>
    <w:rsid w:val="0065491B"/>
    <w:rsid w:val="00655CA0"/>
    <w:rsid w:val="00656442"/>
    <w:rsid w:val="00656764"/>
    <w:rsid w:val="00656908"/>
    <w:rsid w:val="00656E44"/>
    <w:rsid w:val="0065778A"/>
    <w:rsid w:val="00660A7D"/>
    <w:rsid w:val="00660C03"/>
    <w:rsid w:val="00660E0C"/>
    <w:rsid w:val="00660E18"/>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706A"/>
    <w:rsid w:val="006777C6"/>
    <w:rsid w:val="0067788C"/>
    <w:rsid w:val="00680345"/>
    <w:rsid w:val="00680409"/>
    <w:rsid w:val="00680939"/>
    <w:rsid w:val="00680A9E"/>
    <w:rsid w:val="00680BCD"/>
    <w:rsid w:val="0068271C"/>
    <w:rsid w:val="006831A7"/>
    <w:rsid w:val="00683EB8"/>
    <w:rsid w:val="00684276"/>
    <w:rsid w:val="006853EC"/>
    <w:rsid w:val="006902FF"/>
    <w:rsid w:val="0069062D"/>
    <w:rsid w:val="00690CBB"/>
    <w:rsid w:val="0069100E"/>
    <w:rsid w:val="00692421"/>
    <w:rsid w:val="00692BEA"/>
    <w:rsid w:val="00693681"/>
    <w:rsid w:val="006940C6"/>
    <w:rsid w:val="00694A30"/>
    <w:rsid w:val="00694AAD"/>
    <w:rsid w:val="00694F36"/>
    <w:rsid w:val="00695E23"/>
    <w:rsid w:val="00696845"/>
    <w:rsid w:val="00696F36"/>
    <w:rsid w:val="00697FDF"/>
    <w:rsid w:val="006A1530"/>
    <w:rsid w:val="006A16D2"/>
    <w:rsid w:val="006A20B2"/>
    <w:rsid w:val="006A29C4"/>
    <w:rsid w:val="006A3E94"/>
    <w:rsid w:val="006A489B"/>
    <w:rsid w:val="006A70A1"/>
    <w:rsid w:val="006A75A9"/>
    <w:rsid w:val="006A7786"/>
    <w:rsid w:val="006A7EF6"/>
    <w:rsid w:val="006B1005"/>
    <w:rsid w:val="006B1761"/>
    <w:rsid w:val="006B1926"/>
    <w:rsid w:val="006B1F0A"/>
    <w:rsid w:val="006B205E"/>
    <w:rsid w:val="006B4255"/>
    <w:rsid w:val="006B4388"/>
    <w:rsid w:val="006B4498"/>
    <w:rsid w:val="006B520D"/>
    <w:rsid w:val="006B668C"/>
    <w:rsid w:val="006B6A9D"/>
    <w:rsid w:val="006C007F"/>
    <w:rsid w:val="006C0162"/>
    <w:rsid w:val="006C08CE"/>
    <w:rsid w:val="006C0E43"/>
    <w:rsid w:val="006C1028"/>
    <w:rsid w:val="006C152B"/>
    <w:rsid w:val="006C2E60"/>
    <w:rsid w:val="006C31F9"/>
    <w:rsid w:val="006C39D4"/>
    <w:rsid w:val="006C4318"/>
    <w:rsid w:val="006C5046"/>
    <w:rsid w:val="006C5C52"/>
    <w:rsid w:val="006C5D89"/>
    <w:rsid w:val="006C6F13"/>
    <w:rsid w:val="006D0BCC"/>
    <w:rsid w:val="006D0E3B"/>
    <w:rsid w:val="006D1218"/>
    <w:rsid w:val="006D145D"/>
    <w:rsid w:val="006D18D1"/>
    <w:rsid w:val="006D238A"/>
    <w:rsid w:val="006D2460"/>
    <w:rsid w:val="006D2A0D"/>
    <w:rsid w:val="006D2A1B"/>
    <w:rsid w:val="006D3C5C"/>
    <w:rsid w:val="006D3E1F"/>
    <w:rsid w:val="006D7813"/>
    <w:rsid w:val="006E2326"/>
    <w:rsid w:val="006E2327"/>
    <w:rsid w:val="006E3B2B"/>
    <w:rsid w:val="006E58AB"/>
    <w:rsid w:val="006E59F5"/>
    <w:rsid w:val="006E5BE8"/>
    <w:rsid w:val="006E5BF4"/>
    <w:rsid w:val="006E60E6"/>
    <w:rsid w:val="006F0075"/>
    <w:rsid w:val="006F0CBD"/>
    <w:rsid w:val="006F0DA6"/>
    <w:rsid w:val="006F0EE0"/>
    <w:rsid w:val="006F1088"/>
    <w:rsid w:val="006F129C"/>
    <w:rsid w:val="006F22EF"/>
    <w:rsid w:val="006F2683"/>
    <w:rsid w:val="006F33C5"/>
    <w:rsid w:val="006F38D2"/>
    <w:rsid w:val="006F6689"/>
    <w:rsid w:val="006F68D6"/>
    <w:rsid w:val="006F6EA5"/>
    <w:rsid w:val="006F760E"/>
    <w:rsid w:val="006F795E"/>
    <w:rsid w:val="00701600"/>
    <w:rsid w:val="00701A86"/>
    <w:rsid w:val="00702B07"/>
    <w:rsid w:val="00702CF6"/>
    <w:rsid w:val="00702F30"/>
    <w:rsid w:val="007034CC"/>
    <w:rsid w:val="00704D3A"/>
    <w:rsid w:val="00706364"/>
    <w:rsid w:val="00706C0A"/>
    <w:rsid w:val="00711BEA"/>
    <w:rsid w:val="00712E70"/>
    <w:rsid w:val="00713624"/>
    <w:rsid w:val="007137D7"/>
    <w:rsid w:val="0071479F"/>
    <w:rsid w:val="007148FE"/>
    <w:rsid w:val="00714CC3"/>
    <w:rsid w:val="00715520"/>
    <w:rsid w:val="00715F9A"/>
    <w:rsid w:val="007160AB"/>
    <w:rsid w:val="00716644"/>
    <w:rsid w:val="00717BAE"/>
    <w:rsid w:val="0072035E"/>
    <w:rsid w:val="00721815"/>
    <w:rsid w:val="00722EB6"/>
    <w:rsid w:val="007239CD"/>
    <w:rsid w:val="00723F63"/>
    <w:rsid w:val="007241ED"/>
    <w:rsid w:val="00724522"/>
    <w:rsid w:val="00725BA3"/>
    <w:rsid w:val="00726F49"/>
    <w:rsid w:val="007273FB"/>
    <w:rsid w:val="0072798C"/>
    <w:rsid w:val="00730B3F"/>
    <w:rsid w:val="007328CD"/>
    <w:rsid w:val="00732A8D"/>
    <w:rsid w:val="00732B54"/>
    <w:rsid w:val="0073439E"/>
    <w:rsid w:val="007351E0"/>
    <w:rsid w:val="00735355"/>
    <w:rsid w:val="00735AC1"/>
    <w:rsid w:val="00736F8A"/>
    <w:rsid w:val="00736F8D"/>
    <w:rsid w:val="007378A3"/>
    <w:rsid w:val="00737CE0"/>
    <w:rsid w:val="0074029C"/>
    <w:rsid w:val="007406F8"/>
    <w:rsid w:val="00740D45"/>
    <w:rsid w:val="00741E29"/>
    <w:rsid w:val="00742034"/>
    <w:rsid w:val="00742413"/>
    <w:rsid w:val="007425E8"/>
    <w:rsid w:val="00744233"/>
    <w:rsid w:val="007468D6"/>
    <w:rsid w:val="00752D45"/>
    <w:rsid w:val="007534C8"/>
    <w:rsid w:val="00755AF2"/>
    <w:rsid w:val="00756106"/>
    <w:rsid w:val="00756924"/>
    <w:rsid w:val="00756F0A"/>
    <w:rsid w:val="00760DB5"/>
    <w:rsid w:val="00762565"/>
    <w:rsid w:val="007630CB"/>
    <w:rsid w:val="0076631B"/>
    <w:rsid w:val="00766DEF"/>
    <w:rsid w:val="007671F4"/>
    <w:rsid w:val="007673D7"/>
    <w:rsid w:val="00767B3E"/>
    <w:rsid w:val="00767EA3"/>
    <w:rsid w:val="007709FE"/>
    <w:rsid w:val="00771997"/>
    <w:rsid w:val="007749A7"/>
    <w:rsid w:val="00776F52"/>
    <w:rsid w:val="00781141"/>
    <w:rsid w:val="007813CC"/>
    <w:rsid w:val="00781A1F"/>
    <w:rsid w:val="00782170"/>
    <w:rsid w:val="00782197"/>
    <w:rsid w:val="007827EE"/>
    <w:rsid w:val="007833BD"/>
    <w:rsid w:val="007834EA"/>
    <w:rsid w:val="00783C67"/>
    <w:rsid w:val="007848A0"/>
    <w:rsid w:val="00787BFC"/>
    <w:rsid w:val="00790278"/>
    <w:rsid w:val="007906DD"/>
    <w:rsid w:val="007909D6"/>
    <w:rsid w:val="00790DF7"/>
    <w:rsid w:val="00791832"/>
    <w:rsid w:val="00793050"/>
    <w:rsid w:val="00793CAE"/>
    <w:rsid w:val="00794D85"/>
    <w:rsid w:val="007956F5"/>
    <w:rsid w:val="00795971"/>
    <w:rsid w:val="00796DC7"/>
    <w:rsid w:val="00797254"/>
    <w:rsid w:val="007A08A8"/>
    <w:rsid w:val="007A12E7"/>
    <w:rsid w:val="007A14F4"/>
    <w:rsid w:val="007A3D23"/>
    <w:rsid w:val="007A44BA"/>
    <w:rsid w:val="007A51FD"/>
    <w:rsid w:val="007A670E"/>
    <w:rsid w:val="007A6A51"/>
    <w:rsid w:val="007A73C3"/>
    <w:rsid w:val="007B0F62"/>
    <w:rsid w:val="007B1040"/>
    <w:rsid w:val="007B140D"/>
    <w:rsid w:val="007B252F"/>
    <w:rsid w:val="007B27B8"/>
    <w:rsid w:val="007B4C92"/>
    <w:rsid w:val="007B4CE0"/>
    <w:rsid w:val="007B5C23"/>
    <w:rsid w:val="007B6B6C"/>
    <w:rsid w:val="007B6D6B"/>
    <w:rsid w:val="007C0012"/>
    <w:rsid w:val="007C0100"/>
    <w:rsid w:val="007C044E"/>
    <w:rsid w:val="007C1A44"/>
    <w:rsid w:val="007C1A47"/>
    <w:rsid w:val="007C3BB2"/>
    <w:rsid w:val="007C4CE2"/>
    <w:rsid w:val="007C78D6"/>
    <w:rsid w:val="007D0B80"/>
    <w:rsid w:val="007D0E03"/>
    <w:rsid w:val="007D1217"/>
    <w:rsid w:val="007D15E7"/>
    <w:rsid w:val="007D19B9"/>
    <w:rsid w:val="007D1E2D"/>
    <w:rsid w:val="007D24DB"/>
    <w:rsid w:val="007D3084"/>
    <w:rsid w:val="007D4919"/>
    <w:rsid w:val="007D4D35"/>
    <w:rsid w:val="007D50B3"/>
    <w:rsid w:val="007D5356"/>
    <w:rsid w:val="007D550B"/>
    <w:rsid w:val="007D5B05"/>
    <w:rsid w:val="007D5B3B"/>
    <w:rsid w:val="007E0F17"/>
    <w:rsid w:val="007E1C3B"/>
    <w:rsid w:val="007E1C9D"/>
    <w:rsid w:val="007E1D3D"/>
    <w:rsid w:val="007E25CC"/>
    <w:rsid w:val="007E432B"/>
    <w:rsid w:val="007E4A0A"/>
    <w:rsid w:val="007E5129"/>
    <w:rsid w:val="007E55D6"/>
    <w:rsid w:val="007E605B"/>
    <w:rsid w:val="007E6431"/>
    <w:rsid w:val="007F1177"/>
    <w:rsid w:val="007F1471"/>
    <w:rsid w:val="007F17C3"/>
    <w:rsid w:val="007F1D29"/>
    <w:rsid w:val="007F3D42"/>
    <w:rsid w:val="007F495F"/>
    <w:rsid w:val="007F635A"/>
    <w:rsid w:val="007F6C29"/>
    <w:rsid w:val="007F6DC2"/>
    <w:rsid w:val="008000A2"/>
    <w:rsid w:val="0080028B"/>
    <w:rsid w:val="008016A5"/>
    <w:rsid w:val="00801DE7"/>
    <w:rsid w:val="00801E08"/>
    <w:rsid w:val="0080282E"/>
    <w:rsid w:val="00802A13"/>
    <w:rsid w:val="00803443"/>
    <w:rsid w:val="0080499A"/>
    <w:rsid w:val="00805541"/>
    <w:rsid w:val="008118AD"/>
    <w:rsid w:val="00812D11"/>
    <w:rsid w:val="008132D2"/>
    <w:rsid w:val="00813A46"/>
    <w:rsid w:val="00815317"/>
    <w:rsid w:val="00815639"/>
    <w:rsid w:val="00816532"/>
    <w:rsid w:val="0082183C"/>
    <w:rsid w:val="00822189"/>
    <w:rsid w:val="008236C0"/>
    <w:rsid w:val="00823CAF"/>
    <w:rsid w:val="00823EFC"/>
    <w:rsid w:val="0082448F"/>
    <w:rsid w:val="00824E82"/>
    <w:rsid w:val="0082529B"/>
    <w:rsid w:val="00825792"/>
    <w:rsid w:val="008262F0"/>
    <w:rsid w:val="0082697F"/>
    <w:rsid w:val="00827247"/>
    <w:rsid w:val="00827276"/>
    <w:rsid w:val="00827D43"/>
    <w:rsid w:val="00827E83"/>
    <w:rsid w:val="00830AA2"/>
    <w:rsid w:val="0083176E"/>
    <w:rsid w:val="00831BAC"/>
    <w:rsid w:val="00832103"/>
    <w:rsid w:val="008326EB"/>
    <w:rsid w:val="00835952"/>
    <w:rsid w:val="00836304"/>
    <w:rsid w:val="00836A96"/>
    <w:rsid w:val="00836C63"/>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6259"/>
    <w:rsid w:val="00857C56"/>
    <w:rsid w:val="00857EF1"/>
    <w:rsid w:val="0086061D"/>
    <w:rsid w:val="0086075A"/>
    <w:rsid w:val="00860E2E"/>
    <w:rsid w:val="00863468"/>
    <w:rsid w:val="00865610"/>
    <w:rsid w:val="00865CE0"/>
    <w:rsid w:val="00865D99"/>
    <w:rsid w:val="00865E89"/>
    <w:rsid w:val="00866194"/>
    <w:rsid w:val="008665B5"/>
    <w:rsid w:val="00867AA1"/>
    <w:rsid w:val="008713CD"/>
    <w:rsid w:val="00871A9C"/>
    <w:rsid w:val="008720C0"/>
    <w:rsid w:val="008725ED"/>
    <w:rsid w:val="00874CF0"/>
    <w:rsid w:val="00875ACA"/>
    <w:rsid w:val="00875BD4"/>
    <w:rsid w:val="00875F3B"/>
    <w:rsid w:val="0087628D"/>
    <w:rsid w:val="00876F6F"/>
    <w:rsid w:val="0087792E"/>
    <w:rsid w:val="00880226"/>
    <w:rsid w:val="00880A2A"/>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725E"/>
    <w:rsid w:val="008972A9"/>
    <w:rsid w:val="008A0504"/>
    <w:rsid w:val="008A08DD"/>
    <w:rsid w:val="008A18D4"/>
    <w:rsid w:val="008A1A14"/>
    <w:rsid w:val="008A391E"/>
    <w:rsid w:val="008A39AC"/>
    <w:rsid w:val="008A519D"/>
    <w:rsid w:val="008A59B2"/>
    <w:rsid w:val="008A6777"/>
    <w:rsid w:val="008A6B03"/>
    <w:rsid w:val="008B13FC"/>
    <w:rsid w:val="008B1B1F"/>
    <w:rsid w:val="008B1C73"/>
    <w:rsid w:val="008B53F3"/>
    <w:rsid w:val="008B5D7C"/>
    <w:rsid w:val="008B61D1"/>
    <w:rsid w:val="008B6F1B"/>
    <w:rsid w:val="008B73CE"/>
    <w:rsid w:val="008B74BA"/>
    <w:rsid w:val="008B7A77"/>
    <w:rsid w:val="008C1753"/>
    <w:rsid w:val="008C1DF1"/>
    <w:rsid w:val="008C334B"/>
    <w:rsid w:val="008C3F98"/>
    <w:rsid w:val="008C464A"/>
    <w:rsid w:val="008C50C5"/>
    <w:rsid w:val="008C5127"/>
    <w:rsid w:val="008C5F32"/>
    <w:rsid w:val="008C5F9E"/>
    <w:rsid w:val="008C7054"/>
    <w:rsid w:val="008D07F9"/>
    <w:rsid w:val="008D0AE3"/>
    <w:rsid w:val="008D2143"/>
    <w:rsid w:val="008D37B5"/>
    <w:rsid w:val="008D3A3F"/>
    <w:rsid w:val="008D4CA8"/>
    <w:rsid w:val="008D54D7"/>
    <w:rsid w:val="008D5880"/>
    <w:rsid w:val="008D6568"/>
    <w:rsid w:val="008D7CE9"/>
    <w:rsid w:val="008E029E"/>
    <w:rsid w:val="008E0F1C"/>
    <w:rsid w:val="008E2520"/>
    <w:rsid w:val="008E3517"/>
    <w:rsid w:val="008E3CF2"/>
    <w:rsid w:val="008E4296"/>
    <w:rsid w:val="008E44BE"/>
    <w:rsid w:val="008E4A3B"/>
    <w:rsid w:val="008E624D"/>
    <w:rsid w:val="008E76A9"/>
    <w:rsid w:val="008F04D2"/>
    <w:rsid w:val="008F099A"/>
    <w:rsid w:val="008F1EBD"/>
    <w:rsid w:val="008F34D0"/>
    <w:rsid w:val="008F35BB"/>
    <w:rsid w:val="008F4DC0"/>
    <w:rsid w:val="008F59C3"/>
    <w:rsid w:val="008F602F"/>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6E92"/>
    <w:rsid w:val="00937DD5"/>
    <w:rsid w:val="00941557"/>
    <w:rsid w:val="00941885"/>
    <w:rsid w:val="00941981"/>
    <w:rsid w:val="009421AD"/>
    <w:rsid w:val="009424D0"/>
    <w:rsid w:val="00942B82"/>
    <w:rsid w:val="009432B8"/>
    <w:rsid w:val="009433C7"/>
    <w:rsid w:val="00943583"/>
    <w:rsid w:val="009452D0"/>
    <w:rsid w:val="00945729"/>
    <w:rsid w:val="00946388"/>
    <w:rsid w:val="009469B6"/>
    <w:rsid w:val="00950893"/>
    <w:rsid w:val="00950F8C"/>
    <w:rsid w:val="0095119F"/>
    <w:rsid w:val="0095237A"/>
    <w:rsid w:val="009528FE"/>
    <w:rsid w:val="00952930"/>
    <w:rsid w:val="0095397E"/>
    <w:rsid w:val="00953E25"/>
    <w:rsid w:val="00954A19"/>
    <w:rsid w:val="00956DC2"/>
    <w:rsid w:val="00957123"/>
    <w:rsid w:val="00957217"/>
    <w:rsid w:val="009600A1"/>
    <w:rsid w:val="00960690"/>
    <w:rsid w:val="00960D66"/>
    <w:rsid w:val="0096100B"/>
    <w:rsid w:val="0096110B"/>
    <w:rsid w:val="00961E3C"/>
    <w:rsid w:val="0096259C"/>
    <w:rsid w:val="009626F7"/>
    <w:rsid w:val="00962FF3"/>
    <w:rsid w:val="009643C8"/>
    <w:rsid w:val="009654FE"/>
    <w:rsid w:val="00965B2D"/>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4AD"/>
    <w:rsid w:val="00975881"/>
    <w:rsid w:val="00975D84"/>
    <w:rsid w:val="009773A6"/>
    <w:rsid w:val="009775A5"/>
    <w:rsid w:val="0097786D"/>
    <w:rsid w:val="00977A1F"/>
    <w:rsid w:val="009808D4"/>
    <w:rsid w:val="00980C84"/>
    <w:rsid w:val="00980CFD"/>
    <w:rsid w:val="0098236A"/>
    <w:rsid w:val="0098259C"/>
    <w:rsid w:val="009826BC"/>
    <w:rsid w:val="0098318E"/>
    <w:rsid w:val="0098389B"/>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D66"/>
    <w:rsid w:val="009A54A7"/>
    <w:rsid w:val="009A6171"/>
    <w:rsid w:val="009A753C"/>
    <w:rsid w:val="009A7610"/>
    <w:rsid w:val="009A77E2"/>
    <w:rsid w:val="009A7D2C"/>
    <w:rsid w:val="009B0D3E"/>
    <w:rsid w:val="009B28F1"/>
    <w:rsid w:val="009B2B74"/>
    <w:rsid w:val="009B3D6C"/>
    <w:rsid w:val="009B3F72"/>
    <w:rsid w:val="009B473D"/>
    <w:rsid w:val="009B4E77"/>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7BF5"/>
    <w:rsid w:val="009D01D5"/>
    <w:rsid w:val="009D0879"/>
    <w:rsid w:val="009D22F5"/>
    <w:rsid w:val="009D2327"/>
    <w:rsid w:val="009D2D0D"/>
    <w:rsid w:val="009D358D"/>
    <w:rsid w:val="009D39A2"/>
    <w:rsid w:val="009D39EB"/>
    <w:rsid w:val="009D4408"/>
    <w:rsid w:val="009D4C5F"/>
    <w:rsid w:val="009D56AE"/>
    <w:rsid w:val="009D6ACB"/>
    <w:rsid w:val="009D6EA7"/>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A014FF"/>
    <w:rsid w:val="00A0166D"/>
    <w:rsid w:val="00A019C0"/>
    <w:rsid w:val="00A02D60"/>
    <w:rsid w:val="00A03015"/>
    <w:rsid w:val="00A03557"/>
    <w:rsid w:val="00A03DB6"/>
    <w:rsid w:val="00A04E71"/>
    <w:rsid w:val="00A0705A"/>
    <w:rsid w:val="00A1107A"/>
    <w:rsid w:val="00A11452"/>
    <w:rsid w:val="00A11986"/>
    <w:rsid w:val="00A12908"/>
    <w:rsid w:val="00A12C75"/>
    <w:rsid w:val="00A137EA"/>
    <w:rsid w:val="00A1480E"/>
    <w:rsid w:val="00A1546A"/>
    <w:rsid w:val="00A17D01"/>
    <w:rsid w:val="00A204D6"/>
    <w:rsid w:val="00A24922"/>
    <w:rsid w:val="00A26559"/>
    <w:rsid w:val="00A27150"/>
    <w:rsid w:val="00A279F2"/>
    <w:rsid w:val="00A303E8"/>
    <w:rsid w:val="00A307A2"/>
    <w:rsid w:val="00A31695"/>
    <w:rsid w:val="00A316AB"/>
    <w:rsid w:val="00A32205"/>
    <w:rsid w:val="00A326D8"/>
    <w:rsid w:val="00A33508"/>
    <w:rsid w:val="00A3399A"/>
    <w:rsid w:val="00A35D1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7F4F"/>
    <w:rsid w:val="00A60581"/>
    <w:rsid w:val="00A605DF"/>
    <w:rsid w:val="00A619BF"/>
    <w:rsid w:val="00A61A40"/>
    <w:rsid w:val="00A6303F"/>
    <w:rsid w:val="00A64125"/>
    <w:rsid w:val="00A642D6"/>
    <w:rsid w:val="00A6617F"/>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1AEC"/>
    <w:rsid w:val="00AA1EFD"/>
    <w:rsid w:val="00AA2436"/>
    <w:rsid w:val="00AA25D3"/>
    <w:rsid w:val="00AA4967"/>
    <w:rsid w:val="00AA57F2"/>
    <w:rsid w:val="00AA5ACA"/>
    <w:rsid w:val="00AA63BB"/>
    <w:rsid w:val="00AA797C"/>
    <w:rsid w:val="00AA79F2"/>
    <w:rsid w:val="00AA7A8C"/>
    <w:rsid w:val="00AA7C44"/>
    <w:rsid w:val="00AB01DA"/>
    <w:rsid w:val="00AB1725"/>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D04C4"/>
    <w:rsid w:val="00AD14F9"/>
    <w:rsid w:val="00AD29C4"/>
    <w:rsid w:val="00AD2B0F"/>
    <w:rsid w:val="00AD2C7F"/>
    <w:rsid w:val="00AD2D0F"/>
    <w:rsid w:val="00AD4034"/>
    <w:rsid w:val="00AD46CD"/>
    <w:rsid w:val="00AD55EC"/>
    <w:rsid w:val="00AD5F32"/>
    <w:rsid w:val="00AD71EE"/>
    <w:rsid w:val="00AD7A68"/>
    <w:rsid w:val="00AD7D98"/>
    <w:rsid w:val="00AE0166"/>
    <w:rsid w:val="00AE0662"/>
    <w:rsid w:val="00AE1320"/>
    <w:rsid w:val="00AE25D5"/>
    <w:rsid w:val="00AE2A4F"/>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B4"/>
    <w:rsid w:val="00B00DB6"/>
    <w:rsid w:val="00B011DD"/>
    <w:rsid w:val="00B0163A"/>
    <w:rsid w:val="00B01CCB"/>
    <w:rsid w:val="00B01D40"/>
    <w:rsid w:val="00B0279D"/>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68D3"/>
    <w:rsid w:val="00B207CA"/>
    <w:rsid w:val="00B2135F"/>
    <w:rsid w:val="00B221F5"/>
    <w:rsid w:val="00B22CD8"/>
    <w:rsid w:val="00B22F06"/>
    <w:rsid w:val="00B236F7"/>
    <w:rsid w:val="00B23BBA"/>
    <w:rsid w:val="00B24114"/>
    <w:rsid w:val="00B24353"/>
    <w:rsid w:val="00B26053"/>
    <w:rsid w:val="00B27DE7"/>
    <w:rsid w:val="00B30AF5"/>
    <w:rsid w:val="00B3126E"/>
    <w:rsid w:val="00B31C72"/>
    <w:rsid w:val="00B33F2E"/>
    <w:rsid w:val="00B34323"/>
    <w:rsid w:val="00B3456D"/>
    <w:rsid w:val="00B35DE5"/>
    <w:rsid w:val="00B366FA"/>
    <w:rsid w:val="00B36C83"/>
    <w:rsid w:val="00B36CCC"/>
    <w:rsid w:val="00B36EF7"/>
    <w:rsid w:val="00B42443"/>
    <w:rsid w:val="00B43651"/>
    <w:rsid w:val="00B43ECB"/>
    <w:rsid w:val="00B44461"/>
    <w:rsid w:val="00B46890"/>
    <w:rsid w:val="00B46B88"/>
    <w:rsid w:val="00B4733D"/>
    <w:rsid w:val="00B47E60"/>
    <w:rsid w:val="00B5005C"/>
    <w:rsid w:val="00B50ACD"/>
    <w:rsid w:val="00B5129D"/>
    <w:rsid w:val="00B51617"/>
    <w:rsid w:val="00B51930"/>
    <w:rsid w:val="00B51DC5"/>
    <w:rsid w:val="00B54E48"/>
    <w:rsid w:val="00B559EE"/>
    <w:rsid w:val="00B55EEC"/>
    <w:rsid w:val="00B575B3"/>
    <w:rsid w:val="00B6079A"/>
    <w:rsid w:val="00B61860"/>
    <w:rsid w:val="00B62C66"/>
    <w:rsid w:val="00B640B0"/>
    <w:rsid w:val="00B64291"/>
    <w:rsid w:val="00B644CC"/>
    <w:rsid w:val="00B64FF4"/>
    <w:rsid w:val="00B65FB1"/>
    <w:rsid w:val="00B70FF7"/>
    <w:rsid w:val="00B71600"/>
    <w:rsid w:val="00B72A80"/>
    <w:rsid w:val="00B72BE6"/>
    <w:rsid w:val="00B7310C"/>
    <w:rsid w:val="00B746F4"/>
    <w:rsid w:val="00B74887"/>
    <w:rsid w:val="00B76511"/>
    <w:rsid w:val="00B778E4"/>
    <w:rsid w:val="00B77C91"/>
    <w:rsid w:val="00B803F6"/>
    <w:rsid w:val="00B81720"/>
    <w:rsid w:val="00B819C8"/>
    <w:rsid w:val="00B81AFD"/>
    <w:rsid w:val="00B824F3"/>
    <w:rsid w:val="00B82BA3"/>
    <w:rsid w:val="00B8392D"/>
    <w:rsid w:val="00B84CE5"/>
    <w:rsid w:val="00B84FCD"/>
    <w:rsid w:val="00B85BF7"/>
    <w:rsid w:val="00B869D3"/>
    <w:rsid w:val="00B87945"/>
    <w:rsid w:val="00B87CD8"/>
    <w:rsid w:val="00B90144"/>
    <w:rsid w:val="00B90664"/>
    <w:rsid w:val="00B91CC7"/>
    <w:rsid w:val="00B91FFC"/>
    <w:rsid w:val="00B928F9"/>
    <w:rsid w:val="00B92B9B"/>
    <w:rsid w:val="00B93077"/>
    <w:rsid w:val="00B931AD"/>
    <w:rsid w:val="00B93492"/>
    <w:rsid w:val="00B93F47"/>
    <w:rsid w:val="00B9405A"/>
    <w:rsid w:val="00B941E5"/>
    <w:rsid w:val="00B94B26"/>
    <w:rsid w:val="00B9515D"/>
    <w:rsid w:val="00B95EF3"/>
    <w:rsid w:val="00B96F5B"/>
    <w:rsid w:val="00B9765A"/>
    <w:rsid w:val="00B979E3"/>
    <w:rsid w:val="00BA0D37"/>
    <w:rsid w:val="00BA0DBD"/>
    <w:rsid w:val="00BA1B95"/>
    <w:rsid w:val="00BA1DBA"/>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48D1"/>
    <w:rsid w:val="00BB5649"/>
    <w:rsid w:val="00BB6E50"/>
    <w:rsid w:val="00BB7025"/>
    <w:rsid w:val="00BC0087"/>
    <w:rsid w:val="00BC02A9"/>
    <w:rsid w:val="00BC057B"/>
    <w:rsid w:val="00BC1854"/>
    <w:rsid w:val="00BC3467"/>
    <w:rsid w:val="00BC37EF"/>
    <w:rsid w:val="00BC3DD5"/>
    <w:rsid w:val="00BC45AD"/>
    <w:rsid w:val="00BC54D4"/>
    <w:rsid w:val="00BC5F45"/>
    <w:rsid w:val="00BC7893"/>
    <w:rsid w:val="00BD0956"/>
    <w:rsid w:val="00BD1779"/>
    <w:rsid w:val="00BD23E6"/>
    <w:rsid w:val="00BD2ED5"/>
    <w:rsid w:val="00BD3024"/>
    <w:rsid w:val="00BD344E"/>
    <w:rsid w:val="00BD36D5"/>
    <w:rsid w:val="00BD4780"/>
    <w:rsid w:val="00BD5837"/>
    <w:rsid w:val="00BD587E"/>
    <w:rsid w:val="00BD6388"/>
    <w:rsid w:val="00BD6DFB"/>
    <w:rsid w:val="00BD704D"/>
    <w:rsid w:val="00BD7781"/>
    <w:rsid w:val="00BD7BDD"/>
    <w:rsid w:val="00BD7D94"/>
    <w:rsid w:val="00BE0369"/>
    <w:rsid w:val="00BE1244"/>
    <w:rsid w:val="00BE1273"/>
    <w:rsid w:val="00BE14AE"/>
    <w:rsid w:val="00BE1B3C"/>
    <w:rsid w:val="00BE1C3D"/>
    <w:rsid w:val="00BE2CD6"/>
    <w:rsid w:val="00BE3DFF"/>
    <w:rsid w:val="00BE4BDD"/>
    <w:rsid w:val="00BE4E91"/>
    <w:rsid w:val="00BE4FD9"/>
    <w:rsid w:val="00BE5486"/>
    <w:rsid w:val="00BE5570"/>
    <w:rsid w:val="00BE5C84"/>
    <w:rsid w:val="00BE60CB"/>
    <w:rsid w:val="00BE6CE3"/>
    <w:rsid w:val="00BE7360"/>
    <w:rsid w:val="00BF10BF"/>
    <w:rsid w:val="00BF243C"/>
    <w:rsid w:val="00BF3C07"/>
    <w:rsid w:val="00BF4C3E"/>
    <w:rsid w:val="00BF4E66"/>
    <w:rsid w:val="00BF54F8"/>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B9E"/>
    <w:rsid w:val="00C07CA5"/>
    <w:rsid w:val="00C1006F"/>
    <w:rsid w:val="00C10203"/>
    <w:rsid w:val="00C10A92"/>
    <w:rsid w:val="00C113CD"/>
    <w:rsid w:val="00C115D6"/>
    <w:rsid w:val="00C11D49"/>
    <w:rsid w:val="00C1220B"/>
    <w:rsid w:val="00C12648"/>
    <w:rsid w:val="00C12C1B"/>
    <w:rsid w:val="00C1359C"/>
    <w:rsid w:val="00C13813"/>
    <w:rsid w:val="00C14442"/>
    <w:rsid w:val="00C153FB"/>
    <w:rsid w:val="00C15E8C"/>
    <w:rsid w:val="00C15EBC"/>
    <w:rsid w:val="00C16519"/>
    <w:rsid w:val="00C17D71"/>
    <w:rsid w:val="00C20737"/>
    <w:rsid w:val="00C20EC1"/>
    <w:rsid w:val="00C2109D"/>
    <w:rsid w:val="00C22B4B"/>
    <w:rsid w:val="00C22D88"/>
    <w:rsid w:val="00C2398F"/>
    <w:rsid w:val="00C2416A"/>
    <w:rsid w:val="00C245C5"/>
    <w:rsid w:val="00C275B5"/>
    <w:rsid w:val="00C27A3E"/>
    <w:rsid w:val="00C30324"/>
    <w:rsid w:val="00C30C78"/>
    <w:rsid w:val="00C31261"/>
    <w:rsid w:val="00C317B5"/>
    <w:rsid w:val="00C32F39"/>
    <w:rsid w:val="00C33126"/>
    <w:rsid w:val="00C33572"/>
    <w:rsid w:val="00C34791"/>
    <w:rsid w:val="00C34B74"/>
    <w:rsid w:val="00C35041"/>
    <w:rsid w:val="00C35CA2"/>
    <w:rsid w:val="00C36535"/>
    <w:rsid w:val="00C36702"/>
    <w:rsid w:val="00C36FAB"/>
    <w:rsid w:val="00C407AA"/>
    <w:rsid w:val="00C413FB"/>
    <w:rsid w:val="00C4154B"/>
    <w:rsid w:val="00C420E6"/>
    <w:rsid w:val="00C423C3"/>
    <w:rsid w:val="00C42480"/>
    <w:rsid w:val="00C42CEF"/>
    <w:rsid w:val="00C432C9"/>
    <w:rsid w:val="00C4341F"/>
    <w:rsid w:val="00C43D87"/>
    <w:rsid w:val="00C443A3"/>
    <w:rsid w:val="00C445B2"/>
    <w:rsid w:val="00C447BE"/>
    <w:rsid w:val="00C44FA0"/>
    <w:rsid w:val="00C453EE"/>
    <w:rsid w:val="00C45E15"/>
    <w:rsid w:val="00C47A06"/>
    <w:rsid w:val="00C5010C"/>
    <w:rsid w:val="00C5283A"/>
    <w:rsid w:val="00C52DC6"/>
    <w:rsid w:val="00C53A61"/>
    <w:rsid w:val="00C55434"/>
    <w:rsid w:val="00C5546C"/>
    <w:rsid w:val="00C5597A"/>
    <w:rsid w:val="00C5610A"/>
    <w:rsid w:val="00C575D0"/>
    <w:rsid w:val="00C576B1"/>
    <w:rsid w:val="00C601EA"/>
    <w:rsid w:val="00C60A55"/>
    <w:rsid w:val="00C615FA"/>
    <w:rsid w:val="00C62863"/>
    <w:rsid w:val="00C63D10"/>
    <w:rsid w:val="00C654C7"/>
    <w:rsid w:val="00C663BA"/>
    <w:rsid w:val="00C6645C"/>
    <w:rsid w:val="00C66EE1"/>
    <w:rsid w:val="00C67444"/>
    <w:rsid w:val="00C706AF"/>
    <w:rsid w:val="00C707B3"/>
    <w:rsid w:val="00C70EAC"/>
    <w:rsid w:val="00C71768"/>
    <w:rsid w:val="00C71959"/>
    <w:rsid w:val="00C71CF9"/>
    <w:rsid w:val="00C72A6D"/>
    <w:rsid w:val="00C7423F"/>
    <w:rsid w:val="00C75B72"/>
    <w:rsid w:val="00C76E75"/>
    <w:rsid w:val="00C804C1"/>
    <w:rsid w:val="00C80AB6"/>
    <w:rsid w:val="00C81212"/>
    <w:rsid w:val="00C812DF"/>
    <w:rsid w:val="00C81421"/>
    <w:rsid w:val="00C81D70"/>
    <w:rsid w:val="00C82296"/>
    <w:rsid w:val="00C83166"/>
    <w:rsid w:val="00C83512"/>
    <w:rsid w:val="00C83FA5"/>
    <w:rsid w:val="00C84807"/>
    <w:rsid w:val="00C84907"/>
    <w:rsid w:val="00C854AD"/>
    <w:rsid w:val="00C85640"/>
    <w:rsid w:val="00C870ED"/>
    <w:rsid w:val="00C8792E"/>
    <w:rsid w:val="00C9030B"/>
    <w:rsid w:val="00C9041D"/>
    <w:rsid w:val="00C9056A"/>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DB4"/>
    <w:rsid w:val="00CA6387"/>
    <w:rsid w:val="00CA675C"/>
    <w:rsid w:val="00CA69AD"/>
    <w:rsid w:val="00CA7196"/>
    <w:rsid w:val="00CA7298"/>
    <w:rsid w:val="00CA7B74"/>
    <w:rsid w:val="00CB1276"/>
    <w:rsid w:val="00CB1840"/>
    <w:rsid w:val="00CB384F"/>
    <w:rsid w:val="00CB4701"/>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14FE"/>
    <w:rsid w:val="00CE2DBC"/>
    <w:rsid w:val="00CE3298"/>
    <w:rsid w:val="00CE4590"/>
    <w:rsid w:val="00CE5194"/>
    <w:rsid w:val="00CE64A9"/>
    <w:rsid w:val="00CE6FA9"/>
    <w:rsid w:val="00CE7157"/>
    <w:rsid w:val="00CE7940"/>
    <w:rsid w:val="00CE7AAF"/>
    <w:rsid w:val="00CE7C3F"/>
    <w:rsid w:val="00CF143F"/>
    <w:rsid w:val="00CF19FB"/>
    <w:rsid w:val="00CF1B7A"/>
    <w:rsid w:val="00CF1FAD"/>
    <w:rsid w:val="00CF245B"/>
    <w:rsid w:val="00CF3445"/>
    <w:rsid w:val="00CF3C3C"/>
    <w:rsid w:val="00CF434E"/>
    <w:rsid w:val="00CF4D77"/>
    <w:rsid w:val="00CF568C"/>
    <w:rsid w:val="00CF5EAB"/>
    <w:rsid w:val="00CF610D"/>
    <w:rsid w:val="00CF6339"/>
    <w:rsid w:val="00CF675B"/>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45B8"/>
    <w:rsid w:val="00D04CF1"/>
    <w:rsid w:val="00D05B7D"/>
    <w:rsid w:val="00D05EEF"/>
    <w:rsid w:val="00D075BA"/>
    <w:rsid w:val="00D07A67"/>
    <w:rsid w:val="00D07BFD"/>
    <w:rsid w:val="00D107D9"/>
    <w:rsid w:val="00D10BE8"/>
    <w:rsid w:val="00D1163E"/>
    <w:rsid w:val="00D134AE"/>
    <w:rsid w:val="00D134E6"/>
    <w:rsid w:val="00D1400B"/>
    <w:rsid w:val="00D16470"/>
    <w:rsid w:val="00D16733"/>
    <w:rsid w:val="00D17B68"/>
    <w:rsid w:val="00D22A2D"/>
    <w:rsid w:val="00D238BA"/>
    <w:rsid w:val="00D23AF9"/>
    <w:rsid w:val="00D23B8A"/>
    <w:rsid w:val="00D24819"/>
    <w:rsid w:val="00D24C76"/>
    <w:rsid w:val="00D256C9"/>
    <w:rsid w:val="00D26013"/>
    <w:rsid w:val="00D27119"/>
    <w:rsid w:val="00D2755F"/>
    <w:rsid w:val="00D27F40"/>
    <w:rsid w:val="00D30656"/>
    <w:rsid w:val="00D30AE4"/>
    <w:rsid w:val="00D31A5A"/>
    <w:rsid w:val="00D32175"/>
    <w:rsid w:val="00D33004"/>
    <w:rsid w:val="00D331DC"/>
    <w:rsid w:val="00D33779"/>
    <w:rsid w:val="00D33F4D"/>
    <w:rsid w:val="00D35827"/>
    <w:rsid w:val="00D35C38"/>
    <w:rsid w:val="00D36544"/>
    <w:rsid w:val="00D36ED4"/>
    <w:rsid w:val="00D37062"/>
    <w:rsid w:val="00D376CA"/>
    <w:rsid w:val="00D377DE"/>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B4F"/>
    <w:rsid w:val="00D544EA"/>
    <w:rsid w:val="00D54D07"/>
    <w:rsid w:val="00D5563E"/>
    <w:rsid w:val="00D55F4E"/>
    <w:rsid w:val="00D570FD"/>
    <w:rsid w:val="00D578EC"/>
    <w:rsid w:val="00D607F2"/>
    <w:rsid w:val="00D617AD"/>
    <w:rsid w:val="00D6299C"/>
    <w:rsid w:val="00D62F6F"/>
    <w:rsid w:val="00D62FB6"/>
    <w:rsid w:val="00D63593"/>
    <w:rsid w:val="00D66F7F"/>
    <w:rsid w:val="00D6747F"/>
    <w:rsid w:val="00D701CE"/>
    <w:rsid w:val="00D71004"/>
    <w:rsid w:val="00D714E0"/>
    <w:rsid w:val="00D71B24"/>
    <w:rsid w:val="00D71D7D"/>
    <w:rsid w:val="00D72791"/>
    <w:rsid w:val="00D73B94"/>
    <w:rsid w:val="00D74652"/>
    <w:rsid w:val="00D74940"/>
    <w:rsid w:val="00D74B3F"/>
    <w:rsid w:val="00D7618C"/>
    <w:rsid w:val="00D77AB4"/>
    <w:rsid w:val="00D77E5F"/>
    <w:rsid w:val="00D80A3B"/>
    <w:rsid w:val="00D80AB8"/>
    <w:rsid w:val="00D8119C"/>
    <w:rsid w:val="00D82462"/>
    <w:rsid w:val="00D83B08"/>
    <w:rsid w:val="00D8412F"/>
    <w:rsid w:val="00D85A7D"/>
    <w:rsid w:val="00D85E7D"/>
    <w:rsid w:val="00D862AA"/>
    <w:rsid w:val="00D866D5"/>
    <w:rsid w:val="00D873E8"/>
    <w:rsid w:val="00D900E6"/>
    <w:rsid w:val="00D91ED1"/>
    <w:rsid w:val="00D92CE5"/>
    <w:rsid w:val="00D93DE2"/>
    <w:rsid w:val="00D94708"/>
    <w:rsid w:val="00D94AB2"/>
    <w:rsid w:val="00D94E72"/>
    <w:rsid w:val="00D95C8E"/>
    <w:rsid w:val="00D95CBF"/>
    <w:rsid w:val="00D96DA8"/>
    <w:rsid w:val="00D978CC"/>
    <w:rsid w:val="00DA07F2"/>
    <w:rsid w:val="00DA083D"/>
    <w:rsid w:val="00DA0E55"/>
    <w:rsid w:val="00DA137A"/>
    <w:rsid w:val="00DA1722"/>
    <w:rsid w:val="00DA2CB4"/>
    <w:rsid w:val="00DA32EC"/>
    <w:rsid w:val="00DA3F66"/>
    <w:rsid w:val="00DA5DF4"/>
    <w:rsid w:val="00DA68AF"/>
    <w:rsid w:val="00DA6E1B"/>
    <w:rsid w:val="00DA6EB7"/>
    <w:rsid w:val="00DA71AC"/>
    <w:rsid w:val="00DA7231"/>
    <w:rsid w:val="00DA742D"/>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177C"/>
    <w:rsid w:val="00DD1ACE"/>
    <w:rsid w:val="00DD1E26"/>
    <w:rsid w:val="00DD25E5"/>
    <w:rsid w:val="00DD2AB5"/>
    <w:rsid w:val="00DD3001"/>
    <w:rsid w:val="00DD4124"/>
    <w:rsid w:val="00DD4922"/>
    <w:rsid w:val="00DD55A2"/>
    <w:rsid w:val="00DD6512"/>
    <w:rsid w:val="00DE038B"/>
    <w:rsid w:val="00DE0523"/>
    <w:rsid w:val="00DE0F9D"/>
    <w:rsid w:val="00DE1451"/>
    <w:rsid w:val="00DE1C0E"/>
    <w:rsid w:val="00DE247B"/>
    <w:rsid w:val="00DE3F01"/>
    <w:rsid w:val="00DE46C4"/>
    <w:rsid w:val="00DE58CF"/>
    <w:rsid w:val="00DE590F"/>
    <w:rsid w:val="00DE5DED"/>
    <w:rsid w:val="00DE61E6"/>
    <w:rsid w:val="00DE70C7"/>
    <w:rsid w:val="00DF000F"/>
    <w:rsid w:val="00DF023E"/>
    <w:rsid w:val="00DF063F"/>
    <w:rsid w:val="00DF2CC8"/>
    <w:rsid w:val="00DF37B1"/>
    <w:rsid w:val="00DF3BD1"/>
    <w:rsid w:val="00DF3C66"/>
    <w:rsid w:val="00DF4861"/>
    <w:rsid w:val="00DF498A"/>
    <w:rsid w:val="00DF4DB4"/>
    <w:rsid w:val="00DF5A5C"/>
    <w:rsid w:val="00DF617C"/>
    <w:rsid w:val="00DF6C32"/>
    <w:rsid w:val="00DF6FFE"/>
    <w:rsid w:val="00DF782B"/>
    <w:rsid w:val="00E00035"/>
    <w:rsid w:val="00E003C6"/>
    <w:rsid w:val="00E00B4E"/>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CF3"/>
    <w:rsid w:val="00E12D1D"/>
    <w:rsid w:val="00E151E9"/>
    <w:rsid w:val="00E15C88"/>
    <w:rsid w:val="00E15E65"/>
    <w:rsid w:val="00E15E7B"/>
    <w:rsid w:val="00E172DB"/>
    <w:rsid w:val="00E1733D"/>
    <w:rsid w:val="00E1761A"/>
    <w:rsid w:val="00E222E1"/>
    <w:rsid w:val="00E22E4F"/>
    <w:rsid w:val="00E23497"/>
    <w:rsid w:val="00E25213"/>
    <w:rsid w:val="00E25E8F"/>
    <w:rsid w:val="00E268D2"/>
    <w:rsid w:val="00E26BE2"/>
    <w:rsid w:val="00E26CB1"/>
    <w:rsid w:val="00E26FB8"/>
    <w:rsid w:val="00E273EA"/>
    <w:rsid w:val="00E276E8"/>
    <w:rsid w:val="00E30369"/>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3DC4"/>
    <w:rsid w:val="00E44833"/>
    <w:rsid w:val="00E4491E"/>
    <w:rsid w:val="00E45855"/>
    <w:rsid w:val="00E458DE"/>
    <w:rsid w:val="00E4632B"/>
    <w:rsid w:val="00E46760"/>
    <w:rsid w:val="00E4700E"/>
    <w:rsid w:val="00E47A50"/>
    <w:rsid w:val="00E51108"/>
    <w:rsid w:val="00E514AB"/>
    <w:rsid w:val="00E52E96"/>
    <w:rsid w:val="00E53758"/>
    <w:rsid w:val="00E53A5D"/>
    <w:rsid w:val="00E55161"/>
    <w:rsid w:val="00E5522E"/>
    <w:rsid w:val="00E557DF"/>
    <w:rsid w:val="00E55836"/>
    <w:rsid w:val="00E57182"/>
    <w:rsid w:val="00E57D40"/>
    <w:rsid w:val="00E60F37"/>
    <w:rsid w:val="00E62824"/>
    <w:rsid w:val="00E64A6E"/>
    <w:rsid w:val="00E659BA"/>
    <w:rsid w:val="00E7018B"/>
    <w:rsid w:val="00E70D42"/>
    <w:rsid w:val="00E70F27"/>
    <w:rsid w:val="00E7189A"/>
    <w:rsid w:val="00E71A51"/>
    <w:rsid w:val="00E722AD"/>
    <w:rsid w:val="00E73D03"/>
    <w:rsid w:val="00E74AF2"/>
    <w:rsid w:val="00E75028"/>
    <w:rsid w:val="00E752BA"/>
    <w:rsid w:val="00E75414"/>
    <w:rsid w:val="00E764D9"/>
    <w:rsid w:val="00E80CDF"/>
    <w:rsid w:val="00E81063"/>
    <w:rsid w:val="00E81646"/>
    <w:rsid w:val="00E817F8"/>
    <w:rsid w:val="00E81B37"/>
    <w:rsid w:val="00E8256D"/>
    <w:rsid w:val="00E8279E"/>
    <w:rsid w:val="00E829E1"/>
    <w:rsid w:val="00E8352A"/>
    <w:rsid w:val="00E84105"/>
    <w:rsid w:val="00E859CF"/>
    <w:rsid w:val="00E867BF"/>
    <w:rsid w:val="00E86A86"/>
    <w:rsid w:val="00E86BE6"/>
    <w:rsid w:val="00E86FD0"/>
    <w:rsid w:val="00E87161"/>
    <w:rsid w:val="00E879FD"/>
    <w:rsid w:val="00E902B7"/>
    <w:rsid w:val="00E90C8B"/>
    <w:rsid w:val="00E91C77"/>
    <w:rsid w:val="00E93784"/>
    <w:rsid w:val="00E93851"/>
    <w:rsid w:val="00E93AC0"/>
    <w:rsid w:val="00E93DE7"/>
    <w:rsid w:val="00E945BF"/>
    <w:rsid w:val="00E948A5"/>
    <w:rsid w:val="00E94F99"/>
    <w:rsid w:val="00E9550E"/>
    <w:rsid w:val="00E968DD"/>
    <w:rsid w:val="00E96FCF"/>
    <w:rsid w:val="00E970A6"/>
    <w:rsid w:val="00E97F06"/>
    <w:rsid w:val="00E97F3F"/>
    <w:rsid w:val="00EA038D"/>
    <w:rsid w:val="00EA07BC"/>
    <w:rsid w:val="00EA2710"/>
    <w:rsid w:val="00EA2F79"/>
    <w:rsid w:val="00EA3BB9"/>
    <w:rsid w:val="00EA55AC"/>
    <w:rsid w:val="00EA5B81"/>
    <w:rsid w:val="00EA6397"/>
    <w:rsid w:val="00EA6FFC"/>
    <w:rsid w:val="00EA717B"/>
    <w:rsid w:val="00EA7B3B"/>
    <w:rsid w:val="00EA7D14"/>
    <w:rsid w:val="00EA7D52"/>
    <w:rsid w:val="00EB01BD"/>
    <w:rsid w:val="00EB1532"/>
    <w:rsid w:val="00EB1FD5"/>
    <w:rsid w:val="00EB3C20"/>
    <w:rsid w:val="00EB3EDD"/>
    <w:rsid w:val="00EB43B5"/>
    <w:rsid w:val="00EB4501"/>
    <w:rsid w:val="00EB5245"/>
    <w:rsid w:val="00EB5441"/>
    <w:rsid w:val="00EC0AEA"/>
    <w:rsid w:val="00EC1A69"/>
    <w:rsid w:val="00EC1E63"/>
    <w:rsid w:val="00EC22A5"/>
    <w:rsid w:val="00EC2CAB"/>
    <w:rsid w:val="00EC2F50"/>
    <w:rsid w:val="00EC3F8C"/>
    <w:rsid w:val="00EC49DD"/>
    <w:rsid w:val="00EC508A"/>
    <w:rsid w:val="00EC54BB"/>
    <w:rsid w:val="00EC58B8"/>
    <w:rsid w:val="00EC5AE1"/>
    <w:rsid w:val="00EC6705"/>
    <w:rsid w:val="00EC7672"/>
    <w:rsid w:val="00EC7A7B"/>
    <w:rsid w:val="00ED08DD"/>
    <w:rsid w:val="00ED3E94"/>
    <w:rsid w:val="00ED492C"/>
    <w:rsid w:val="00ED499D"/>
    <w:rsid w:val="00ED54E4"/>
    <w:rsid w:val="00ED58AD"/>
    <w:rsid w:val="00ED5AA3"/>
    <w:rsid w:val="00ED5E1E"/>
    <w:rsid w:val="00ED5F53"/>
    <w:rsid w:val="00EE0002"/>
    <w:rsid w:val="00EE18CC"/>
    <w:rsid w:val="00EE1934"/>
    <w:rsid w:val="00EE2217"/>
    <w:rsid w:val="00EE24CC"/>
    <w:rsid w:val="00EE27A0"/>
    <w:rsid w:val="00EE29CD"/>
    <w:rsid w:val="00EE2B82"/>
    <w:rsid w:val="00EE3F8F"/>
    <w:rsid w:val="00EE3FFB"/>
    <w:rsid w:val="00EE53D2"/>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EC8"/>
    <w:rsid w:val="00EF7A27"/>
    <w:rsid w:val="00F01164"/>
    <w:rsid w:val="00F01730"/>
    <w:rsid w:val="00F02150"/>
    <w:rsid w:val="00F02AA4"/>
    <w:rsid w:val="00F02C88"/>
    <w:rsid w:val="00F03D5F"/>
    <w:rsid w:val="00F051C9"/>
    <w:rsid w:val="00F052D8"/>
    <w:rsid w:val="00F067A2"/>
    <w:rsid w:val="00F06914"/>
    <w:rsid w:val="00F1049A"/>
    <w:rsid w:val="00F108BD"/>
    <w:rsid w:val="00F10D84"/>
    <w:rsid w:val="00F123AE"/>
    <w:rsid w:val="00F1289A"/>
    <w:rsid w:val="00F12C55"/>
    <w:rsid w:val="00F141F9"/>
    <w:rsid w:val="00F15507"/>
    <w:rsid w:val="00F15EFF"/>
    <w:rsid w:val="00F17598"/>
    <w:rsid w:val="00F177D6"/>
    <w:rsid w:val="00F17855"/>
    <w:rsid w:val="00F17EC4"/>
    <w:rsid w:val="00F2036A"/>
    <w:rsid w:val="00F2079A"/>
    <w:rsid w:val="00F234CE"/>
    <w:rsid w:val="00F2367B"/>
    <w:rsid w:val="00F23CC7"/>
    <w:rsid w:val="00F24379"/>
    <w:rsid w:val="00F24F0A"/>
    <w:rsid w:val="00F25A9A"/>
    <w:rsid w:val="00F27308"/>
    <w:rsid w:val="00F27D01"/>
    <w:rsid w:val="00F3031F"/>
    <w:rsid w:val="00F304C8"/>
    <w:rsid w:val="00F315A5"/>
    <w:rsid w:val="00F319FB"/>
    <w:rsid w:val="00F31AFE"/>
    <w:rsid w:val="00F32621"/>
    <w:rsid w:val="00F34B03"/>
    <w:rsid w:val="00F34D51"/>
    <w:rsid w:val="00F36B25"/>
    <w:rsid w:val="00F36C7A"/>
    <w:rsid w:val="00F37E1E"/>
    <w:rsid w:val="00F4096B"/>
    <w:rsid w:val="00F40B10"/>
    <w:rsid w:val="00F40D23"/>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35D8"/>
    <w:rsid w:val="00F54046"/>
    <w:rsid w:val="00F54452"/>
    <w:rsid w:val="00F54856"/>
    <w:rsid w:val="00F554E4"/>
    <w:rsid w:val="00F55A02"/>
    <w:rsid w:val="00F6141B"/>
    <w:rsid w:val="00F61CBC"/>
    <w:rsid w:val="00F62310"/>
    <w:rsid w:val="00F62B93"/>
    <w:rsid w:val="00F6301C"/>
    <w:rsid w:val="00F6363D"/>
    <w:rsid w:val="00F63C1E"/>
    <w:rsid w:val="00F64AAF"/>
    <w:rsid w:val="00F651DE"/>
    <w:rsid w:val="00F65BF8"/>
    <w:rsid w:val="00F65DE5"/>
    <w:rsid w:val="00F6638D"/>
    <w:rsid w:val="00F709DC"/>
    <w:rsid w:val="00F70FA2"/>
    <w:rsid w:val="00F71100"/>
    <w:rsid w:val="00F7134B"/>
    <w:rsid w:val="00F71663"/>
    <w:rsid w:val="00F7175F"/>
    <w:rsid w:val="00F720E6"/>
    <w:rsid w:val="00F73DB8"/>
    <w:rsid w:val="00F74913"/>
    <w:rsid w:val="00F75147"/>
    <w:rsid w:val="00F80292"/>
    <w:rsid w:val="00F81BE5"/>
    <w:rsid w:val="00F82518"/>
    <w:rsid w:val="00F82586"/>
    <w:rsid w:val="00F82BB9"/>
    <w:rsid w:val="00F847E9"/>
    <w:rsid w:val="00F850D1"/>
    <w:rsid w:val="00F853A1"/>
    <w:rsid w:val="00F8568B"/>
    <w:rsid w:val="00F85FD8"/>
    <w:rsid w:val="00F868BE"/>
    <w:rsid w:val="00F87060"/>
    <w:rsid w:val="00F871EB"/>
    <w:rsid w:val="00F876DE"/>
    <w:rsid w:val="00F87F29"/>
    <w:rsid w:val="00F902D3"/>
    <w:rsid w:val="00F9067C"/>
    <w:rsid w:val="00F90712"/>
    <w:rsid w:val="00F90E0A"/>
    <w:rsid w:val="00F91D5D"/>
    <w:rsid w:val="00F9273C"/>
    <w:rsid w:val="00F93A3A"/>
    <w:rsid w:val="00F95DF8"/>
    <w:rsid w:val="00F96458"/>
    <w:rsid w:val="00F9660A"/>
    <w:rsid w:val="00F96E74"/>
    <w:rsid w:val="00F96EA4"/>
    <w:rsid w:val="00F9727D"/>
    <w:rsid w:val="00FA00CB"/>
    <w:rsid w:val="00FA0AC3"/>
    <w:rsid w:val="00FA0F76"/>
    <w:rsid w:val="00FA154B"/>
    <w:rsid w:val="00FA22ED"/>
    <w:rsid w:val="00FA3963"/>
    <w:rsid w:val="00FA42D8"/>
    <w:rsid w:val="00FA58C7"/>
    <w:rsid w:val="00FA5CD3"/>
    <w:rsid w:val="00FA6211"/>
    <w:rsid w:val="00FA6347"/>
    <w:rsid w:val="00FA7049"/>
    <w:rsid w:val="00FA7580"/>
    <w:rsid w:val="00FB1002"/>
    <w:rsid w:val="00FB152F"/>
    <w:rsid w:val="00FB1917"/>
    <w:rsid w:val="00FB1F9B"/>
    <w:rsid w:val="00FB3300"/>
    <w:rsid w:val="00FB334E"/>
    <w:rsid w:val="00FB3701"/>
    <w:rsid w:val="00FB39B8"/>
    <w:rsid w:val="00FB3D30"/>
    <w:rsid w:val="00FB3E34"/>
    <w:rsid w:val="00FB436F"/>
    <w:rsid w:val="00FB5AAC"/>
    <w:rsid w:val="00FB6820"/>
    <w:rsid w:val="00FB6EC2"/>
    <w:rsid w:val="00FB6FC1"/>
    <w:rsid w:val="00FC1564"/>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be0e3,#630,green,#060"/>
    </o:shapedefaults>
    <o:shapelayout v:ext="edit">
      <o:idmap v:ext="edit" data="1"/>
    </o:shapelayout>
  </w:shapeDefaults>
  <w:decimalSymbol w:val=","/>
  <w:listSeparator w:val=";"/>
  <w14:docId w14:val="680D5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Hyp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513392"/>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53478F"/>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ind w:left="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ind w:left="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Hyp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513392"/>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53478F"/>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ind w:left="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ind w:left="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hyperlink" Target="http://www.ep.liu.se/ecp/076/018/ecp12076018.pdf" TargetMode="External"/><Relationship Id="rId21" Type="http://schemas.openxmlformats.org/officeDocument/2006/relationships/image" Target="media/image2.wmf"/><Relationship Id="rId42" Type="http://schemas.openxmlformats.org/officeDocument/2006/relationships/oleObject" Target="embeddings/oleObject8.bin"/><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hyperlink" Target="http://www.cmake.org" TargetMode="External"/><Relationship Id="rId84" Type="http://schemas.openxmlformats.org/officeDocument/2006/relationships/oleObject" Target="embeddings/oleObject15.bin"/><Relationship Id="rId89" Type="http://schemas.openxmlformats.org/officeDocument/2006/relationships/image" Target="media/image46.wmf"/><Relationship Id="rId112" Type="http://schemas.openxmlformats.org/officeDocument/2006/relationships/oleObject" Target="embeddings/oleObject29.bin"/><Relationship Id="rId133" Type="http://schemas.openxmlformats.org/officeDocument/2006/relationships/hyperlink" Target="http://en.wikipedia.org/wiki/Xml" TargetMode="External"/><Relationship Id="rId16" Type="http://schemas.openxmlformats.org/officeDocument/2006/relationships/hyperlink" Target="http://en.wikipedia.org/wiki/Simple_API_for_XML" TargetMode="External"/><Relationship Id="rId107" Type="http://schemas.openxmlformats.org/officeDocument/2006/relationships/image" Target="media/image55.wmf"/><Relationship Id="rId11" Type="http://schemas.openxmlformats.org/officeDocument/2006/relationships/hyperlink" Target="https://www.fmi-standard.org/downloads" TargetMode="External"/><Relationship Id="rId32" Type="http://schemas.openxmlformats.org/officeDocument/2006/relationships/hyperlink" Target="http://www.cscapes.org/coloringpage/" TargetMode="External"/><Relationship Id="rId37" Type="http://schemas.openxmlformats.org/officeDocument/2006/relationships/image" Target="media/image7.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8.png"/><Relationship Id="rId79" Type="http://schemas.openxmlformats.org/officeDocument/2006/relationships/image" Target="media/image41.wmf"/><Relationship Id="rId102" Type="http://schemas.openxmlformats.org/officeDocument/2006/relationships/oleObject" Target="embeddings/oleObject24.bin"/><Relationship Id="rId123" Type="http://schemas.openxmlformats.org/officeDocument/2006/relationships/hyperlink" Target="https://www.modelica.org/documents/ModelicaSpec33.pdf" TargetMode="External"/><Relationship Id="rId128" Type="http://schemas.openxmlformats.org/officeDocument/2006/relationships/hyperlink" Target="http://www.itea2.org/" TargetMode="External"/><Relationship Id="rId5" Type="http://schemas.openxmlformats.org/officeDocument/2006/relationships/settings" Target="settings.xml"/><Relationship Id="rId90" Type="http://schemas.openxmlformats.org/officeDocument/2006/relationships/oleObject" Target="embeddings/oleObject18.bin"/><Relationship Id="rId95" Type="http://schemas.openxmlformats.org/officeDocument/2006/relationships/image" Target="media/image49.wmf"/><Relationship Id="rId14" Type="http://schemas.openxmlformats.org/officeDocument/2006/relationships/hyperlink" Target="http://en.wikipedia.org/wiki/Xml" TargetMode="External"/><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6.wmf"/><Relationship Id="rId35" Type="http://schemas.openxmlformats.org/officeDocument/2006/relationships/hyperlink" Target="http://www.w3.org/TR/xmlschema-2/" TargetMode="External"/><Relationship Id="rId43" Type="http://schemas.openxmlformats.org/officeDocument/2006/relationships/oleObject" Target="embeddings/oleObject9.bin"/><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3.png"/><Relationship Id="rId77" Type="http://schemas.openxmlformats.org/officeDocument/2006/relationships/image" Target="media/image40.wmf"/><Relationship Id="rId100" Type="http://schemas.openxmlformats.org/officeDocument/2006/relationships/oleObject" Target="embeddings/oleObject23.bin"/><Relationship Id="rId105" Type="http://schemas.openxmlformats.org/officeDocument/2006/relationships/image" Target="media/image54.wmf"/><Relationship Id="rId113" Type="http://schemas.openxmlformats.org/officeDocument/2006/relationships/image" Target="media/image58.png"/><Relationship Id="rId118" Type="http://schemas.openxmlformats.org/officeDocument/2006/relationships/hyperlink" Target="http://www.di.ens.fr/~pouzet/bib/cdc10.pdf" TargetMode="External"/><Relationship Id="rId126" Type="http://schemas.openxmlformats.org/officeDocument/2006/relationships/hyperlink" Target="http://en.wikipedia.org/wiki/Xml" TargetMode="External"/><Relationship Id="rId13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6.png"/><Relationship Id="rId80" Type="http://schemas.openxmlformats.org/officeDocument/2006/relationships/oleObject" Target="embeddings/oleObject13.bin"/><Relationship Id="rId85" Type="http://schemas.openxmlformats.org/officeDocument/2006/relationships/image" Target="media/image44.wmf"/><Relationship Id="rId93" Type="http://schemas.openxmlformats.org/officeDocument/2006/relationships/image" Target="media/image48.wmf"/><Relationship Id="rId98" Type="http://schemas.openxmlformats.org/officeDocument/2006/relationships/oleObject" Target="embeddings/oleObject22.bin"/><Relationship Id="rId121" Type="http://schemas.openxmlformats.org/officeDocument/2006/relationships/hyperlink" Target="http://ptolemy.eecs.berkeley.edu/publications/papers/07/unifying/LeeZheng_SRUnifying.pdf" TargetMode="External"/><Relationship Id="rId3" Type="http://schemas.openxmlformats.org/officeDocument/2006/relationships/styles" Target="styles.xml"/><Relationship Id="rId12" Type="http://schemas.openxmlformats.org/officeDocument/2006/relationships/hyperlink" Target="mailto:contact@fmi-standard.org" TargetMode="External"/><Relationship Id="rId17" Type="http://schemas.openxmlformats.org/officeDocument/2006/relationships/image" Target="media/image1.wmf"/><Relationship Id="rId25" Type="http://schemas.openxmlformats.org/officeDocument/2006/relationships/image" Target="media/image4.wmf"/><Relationship Id="rId33" Type="http://schemas.openxmlformats.org/officeDocument/2006/relationships/hyperlink" Target="http://www.netlib.org/toms/618" TargetMode="External"/><Relationship Id="rId38" Type="http://schemas.openxmlformats.org/officeDocument/2006/relationships/image" Target="media/image8.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hyperlink" Target="http://en.wikipedia.org/wiki/Depth-first_search" TargetMode="External"/><Relationship Id="rId103" Type="http://schemas.openxmlformats.org/officeDocument/2006/relationships/image" Target="media/image53.wmf"/><Relationship Id="rId108" Type="http://schemas.openxmlformats.org/officeDocument/2006/relationships/oleObject" Target="embeddings/oleObject27.bin"/><Relationship Id="rId116" Type="http://schemas.openxmlformats.org/officeDocument/2006/relationships/image" Target="media/image61.png"/><Relationship Id="rId124" Type="http://schemas.openxmlformats.org/officeDocument/2006/relationships/hyperlink" Target="http://www.di.ens.fr/~pouzet/lucid-synchrone/" TargetMode="External"/><Relationship Id="rId129" Type="http://schemas.openxmlformats.org/officeDocument/2006/relationships/hyperlink" Target="http://www.autosar.org/" TargetMode="External"/><Relationship Id="rId20" Type="http://schemas.openxmlformats.org/officeDocument/2006/relationships/hyperlink" Target="http://datatracker.ietf.org/doc/rfc3986/" TargetMode="External"/><Relationship Id="rId41" Type="http://schemas.openxmlformats.org/officeDocument/2006/relationships/image" Target="media/image11.w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4.png"/><Relationship Id="rId75" Type="http://schemas.openxmlformats.org/officeDocument/2006/relationships/image" Target="media/image39.wmf"/><Relationship Id="rId83" Type="http://schemas.openxmlformats.org/officeDocument/2006/relationships/image" Target="media/image43.wmf"/><Relationship Id="rId88" Type="http://schemas.openxmlformats.org/officeDocument/2006/relationships/oleObject" Target="embeddings/oleObject17.bin"/><Relationship Id="rId91" Type="http://schemas.openxmlformats.org/officeDocument/2006/relationships/image" Target="media/image47.wmf"/><Relationship Id="rId96" Type="http://schemas.openxmlformats.org/officeDocument/2006/relationships/oleObject" Target="embeddings/oleObject21.bin"/><Relationship Id="rId111" Type="http://schemas.openxmlformats.org/officeDocument/2006/relationships/image" Target="media/image57.wmf"/><Relationship Id="rId132" Type="http://schemas.openxmlformats.org/officeDocument/2006/relationships/hyperlink" Target="http://www.w3.org/XML/" TargetMode="External"/><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x.sourceforge.net/" TargetMode="External"/><Relationship Id="rId23" Type="http://schemas.openxmlformats.org/officeDocument/2006/relationships/image" Target="media/image3.wmf"/><Relationship Id="rId28" Type="http://schemas.openxmlformats.org/officeDocument/2006/relationships/image" Target="media/image5.wmf"/><Relationship Id="rId36" Type="http://schemas.openxmlformats.org/officeDocument/2006/relationships/hyperlink" Target="http://www.w3.org/TR/xml-infoset/"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oleObject" Target="embeddings/oleObject26.bin"/><Relationship Id="rId114" Type="http://schemas.openxmlformats.org/officeDocument/2006/relationships/image" Target="media/image59.png"/><Relationship Id="rId119" Type="http://schemas.openxmlformats.org/officeDocument/2006/relationships/hyperlink" Target="http://www.ep.liu.se/ecp/063/013/ecp11063013.pdf" TargetMode="External"/><Relationship Id="rId127" Type="http://schemas.openxmlformats.org/officeDocument/2006/relationships/hyperlink" Target="https://www.fmi-standard.org/" TargetMode="External"/><Relationship Id="rId10" Type="http://schemas.openxmlformats.org/officeDocument/2006/relationships/header" Target="header2.xml"/><Relationship Id="rId31" Type="http://schemas.openxmlformats.org/officeDocument/2006/relationships/oleObject" Target="embeddings/oleObject7.bin"/><Relationship Id="rId44" Type="http://schemas.openxmlformats.org/officeDocument/2006/relationships/image" Target="media/image12.wmf"/><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7.png"/><Relationship Id="rId78" Type="http://schemas.openxmlformats.org/officeDocument/2006/relationships/oleObject" Target="embeddings/oleObject12.bin"/><Relationship Id="rId81" Type="http://schemas.openxmlformats.org/officeDocument/2006/relationships/image" Target="media/image42.wmf"/><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hyperlink" Target="http://doi.acm.org/10.1145/1289927.1289949" TargetMode="External"/><Relationship Id="rId130" Type="http://schemas.openxmlformats.org/officeDocument/2006/relationships/hyperlink" Target="http://www.osek-vdx.org/" TargetMode="Externa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trac.fmi-standard.org" TargetMode="External"/><Relationship Id="rId18" Type="http://schemas.openxmlformats.org/officeDocument/2006/relationships/oleObject" Target="embeddings/oleObject1.bin"/><Relationship Id="rId39" Type="http://schemas.openxmlformats.org/officeDocument/2006/relationships/image" Target="media/image9.png"/><Relationship Id="rId109" Type="http://schemas.openxmlformats.org/officeDocument/2006/relationships/image" Target="media/image56.wmf"/><Relationship Id="rId34" Type="http://schemas.openxmlformats.org/officeDocument/2006/relationships/hyperlink" Target="http://www.w3.org/TR/xmlschema-2/"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oleObject" Target="embeddings/oleObject11.bin"/><Relationship Id="rId97" Type="http://schemas.openxmlformats.org/officeDocument/2006/relationships/image" Target="media/image50.wmf"/><Relationship Id="rId104" Type="http://schemas.openxmlformats.org/officeDocument/2006/relationships/oleObject" Target="embeddings/oleObject25.bin"/><Relationship Id="rId120" Type="http://schemas.openxmlformats.org/officeDocument/2006/relationships/hyperlink" Target="http://www.ep.liu.se/ecp/076/017/ecp12076017.pdf" TargetMode="External"/><Relationship Id="rId125" Type="http://schemas.openxmlformats.org/officeDocument/2006/relationships/hyperlink" Target="http://www.w3.org/XML/" TargetMode="External"/><Relationship Id="rId146"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image" Target="media/image10.png"/><Relationship Id="rId45" Type="http://schemas.openxmlformats.org/officeDocument/2006/relationships/oleObject" Target="embeddings/oleObject10.bin"/><Relationship Id="rId66" Type="http://schemas.openxmlformats.org/officeDocument/2006/relationships/hyperlink" Target="http://en.wikipedia.org/wiki/Extended_BNF" TargetMode="External"/><Relationship Id="rId87" Type="http://schemas.openxmlformats.org/officeDocument/2006/relationships/image" Target="media/image45.wmf"/><Relationship Id="rId110" Type="http://schemas.openxmlformats.org/officeDocument/2006/relationships/oleObject" Target="embeddings/oleObject28.bin"/><Relationship Id="rId115" Type="http://schemas.openxmlformats.org/officeDocument/2006/relationships/image" Target="media/image60.png"/><Relationship Id="rId131" Type="http://schemas.openxmlformats.org/officeDocument/2006/relationships/hyperlink" Target="http://de.wikipedia.org/wiki/OSEK" TargetMode="External"/><Relationship Id="rId136"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oleObject" Target="embeddings/oleObject14.bin"/><Relationship Id="rId19" Type="http://schemas.openxmlformats.org/officeDocument/2006/relationships/hyperlink" Target="http://msdn.microsoft.com/en-us/library/aa365247%28VS.85%29.asp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5FD9F-7C54-4393-8DA9-CBBECCB56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133</Pages>
  <Words>48318</Words>
  <Characters>275418</Characters>
  <Application>Microsoft Office Word</Application>
  <DocSecurity>0</DocSecurity>
  <Lines>2295</Lines>
  <Paragraphs>646</Paragraphs>
  <ScaleCrop>false</ScaleCrop>
  <HeadingPairs>
    <vt:vector size="6" baseType="variant">
      <vt:variant>
        <vt:lpstr>Titel</vt:lpstr>
      </vt:variant>
      <vt:variant>
        <vt:i4>1</vt:i4>
      </vt:variant>
      <vt:variant>
        <vt:lpstr>Rubrik</vt:lpstr>
      </vt:variant>
      <vt:variant>
        <vt:i4>1</vt:i4>
      </vt:variant>
      <vt:variant>
        <vt:lpstr>Title</vt:lpstr>
      </vt:variant>
      <vt:variant>
        <vt:i4>1</vt:i4>
      </vt:variant>
    </vt:vector>
  </HeadingPairs>
  <TitlesOfParts>
    <vt:vector size="3" baseType="lpstr">
      <vt:lpstr>General Document template</vt:lpstr>
      <vt:lpstr>General Document template</vt:lpstr>
      <vt:lpstr>General Document template</vt:lpstr>
    </vt:vector>
  </TitlesOfParts>
  <Company>DLR</Company>
  <LinksUpToDate>false</LinksUpToDate>
  <CharactersWithSpaces>323090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Document template</dc:title>
  <dc:creator>Martin Otter</dc:creator>
  <cp:lastModifiedBy>Torsten Blochwitz</cp:lastModifiedBy>
  <cp:revision>38</cp:revision>
  <cp:lastPrinted>2012-08-09T11:44:00Z</cp:lastPrinted>
  <dcterms:created xsi:type="dcterms:W3CDTF">2014-07-16T16:17:00Z</dcterms:created>
  <dcterms:modified xsi:type="dcterms:W3CDTF">2014-07-25T11:15:00Z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